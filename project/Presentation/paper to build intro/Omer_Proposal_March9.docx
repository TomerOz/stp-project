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51FB3B" w14:textId="745EB373" w:rsidR="00C37C0B" w:rsidRPr="006A4A9B" w:rsidRDefault="00C739CD" w:rsidP="003F6CCB">
      <w:pPr>
        <w:spacing w:after="0"/>
        <w:contextualSpacing/>
        <w:jc w:val="both"/>
        <w:rPr>
          <w:rFonts w:ascii="David" w:hAnsi="David" w:cs="David"/>
          <w:b/>
          <w:bCs/>
          <w:sz w:val="24"/>
          <w:szCs w:val="24"/>
          <w:lang w:val="en-GB"/>
        </w:rPr>
      </w:pPr>
      <w:bookmarkStart w:id="0" w:name="_Hlk25751160"/>
      <w:ins w:id="1" w:author="0mer dar" w:date="2020-02-10T09:30:00Z">
        <w:r w:rsidRPr="0013159B">
          <w:rPr>
            <w:rFonts w:ascii="David" w:hAnsi="David" w:cs="David"/>
            <w:b/>
            <w:bCs/>
            <w:sz w:val="24"/>
            <w:szCs w:val="24"/>
          </w:rPr>
          <w:t xml:space="preserve"> </w:t>
        </w:r>
      </w:ins>
      <w:r w:rsidR="00C37C0B" w:rsidRPr="006A4A9B">
        <w:rPr>
          <w:rFonts w:ascii="David" w:hAnsi="David" w:cs="David"/>
          <w:noProof/>
          <w:sz w:val="24"/>
          <w:szCs w:val="24"/>
        </w:rPr>
        <w:drawing>
          <wp:inline distT="0" distB="0" distL="0" distR="0" wp14:anchorId="4F3303BD" wp14:editId="73234751">
            <wp:extent cx="747395" cy="659765"/>
            <wp:effectExtent l="0" t="0" r="0" b="6985"/>
            <wp:docPr id="1" name="Picture 1" descr="C:\Users\mgur\AppData\Local\Microsoft\Windows\Temporary Internet Files\Content.Outlook\W0THWGS4\לוגו עברית אנגלית ערבי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descr="C:\Users\mgur\AppData\Local\Microsoft\Windows\Temporary Internet Files\Content.Outlook\W0THWGS4\לוגו עברית אנגלית ערבית.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7395" cy="659765"/>
                    </a:xfrm>
                    <a:prstGeom prst="rect">
                      <a:avLst/>
                    </a:prstGeom>
                    <a:noFill/>
                    <a:ln>
                      <a:noFill/>
                    </a:ln>
                  </pic:spPr>
                </pic:pic>
              </a:graphicData>
            </a:graphic>
          </wp:inline>
        </w:drawing>
      </w:r>
    </w:p>
    <w:p w14:paraId="191FD4A9" w14:textId="77777777" w:rsidR="00C37C0B" w:rsidRPr="006A4A9B" w:rsidRDefault="00C37C0B" w:rsidP="003F6CCB">
      <w:pPr>
        <w:spacing w:after="0"/>
        <w:contextualSpacing/>
        <w:rPr>
          <w:rFonts w:ascii="David" w:hAnsi="David" w:cs="David"/>
          <w:b/>
          <w:bCs/>
          <w:sz w:val="24"/>
          <w:szCs w:val="24"/>
          <w:rtl/>
          <w:lang w:val="en-GB"/>
        </w:rPr>
      </w:pPr>
      <w:r w:rsidRPr="006A4A9B">
        <w:rPr>
          <w:rFonts w:ascii="David" w:hAnsi="David" w:cs="David"/>
          <w:b/>
          <w:bCs/>
          <w:sz w:val="24"/>
          <w:szCs w:val="24"/>
          <w:lang w:val="en-GB"/>
        </w:rPr>
        <w:t>Department of Psychology</w:t>
      </w:r>
    </w:p>
    <w:p w14:paraId="752E2325" w14:textId="77777777" w:rsidR="00C37C0B" w:rsidRPr="0013159B" w:rsidRDefault="00C37C0B" w:rsidP="003F6CCB">
      <w:pPr>
        <w:spacing w:after="0"/>
        <w:contextualSpacing/>
        <w:jc w:val="center"/>
        <w:rPr>
          <w:rFonts w:ascii="David" w:hAnsi="David" w:cs="David"/>
          <w:b/>
          <w:bCs/>
          <w:sz w:val="24"/>
          <w:szCs w:val="24"/>
          <w:lang w:val="en-GB"/>
        </w:rPr>
      </w:pPr>
    </w:p>
    <w:p w14:paraId="44C84F18" w14:textId="77777777" w:rsidR="00C37C0B" w:rsidRPr="0013159B" w:rsidRDefault="00C37C0B" w:rsidP="003F6CCB">
      <w:pPr>
        <w:spacing w:after="0"/>
        <w:contextualSpacing/>
        <w:jc w:val="center"/>
        <w:rPr>
          <w:rFonts w:ascii="David" w:hAnsi="David" w:cs="David"/>
          <w:b/>
          <w:bCs/>
          <w:sz w:val="24"/>
          <w:szCs w:val="24"/>
          <w:lang w:val="en-GB"/>
        </w:rPr>
      </w:pPr>
    </w:p>
    <w:p w14:paraId="538F178C" w14:textId="77777777" w:rsidR="00C37C0B" w:rsidRPr="0013159B" w:rsidRDefault="00C37C0B" w:rsidP="003F6CCB">
      <w:pPr>
        <w:spacing w:after="0"/>
        <w:contextualSpacing/>
        <w:jc w:val="center"/>
        <w:rPr>
          <w:rFonts w:ascii="David" w:hAnsi="David" w:cs="David"/>
          <w:b/>
          <w:bCs/>
          <w:sz w:val="24"/>
          <w:szCs w:val="24"/>
          <w:lang w:val="en-GB"/>
        </w:rPr>
      </w:pPr>
      <w:r w:rsidRPr="0013159B">
        <w:rPr>
          <w:rFonts w:ascii="David" w:hAnsi="David" w:cs="David"/>
          <w:b/>
          <w:bCs/>
          <w:sz w:val="24"/>
          <w:szCs w:val="24"/>
          <w:lang w:val="en-GB"/>
        </w:rPr>
        <w:t>Research Proposal</w:t>
      </w:r>
    </w:p>
    <w:p w14:paraId="338728CE" w14:textId="4495C0F1" w:rsidR="00C37C0B" w:rsidRPr="0013159B" w:rsidRDefault="00C37C0B" w:rsidP="003F6CCB">
      <w:pPr>
        <w:spacing w:after="0"/>
        <w:contextualSpacing/>
        <w:jc w:val="center"/>
        <w:rPr>
          <w:rFonts w:ascii="David" w:hAnsi="David" w:cs="David"/>
          <w:b/>
          <w:bCs/>
          <w:sz w:val="24"/>
          <w:szCs w:val="24"/>
          <w:lang w:val="en-GB"/>
        </w:rPr>
      </w:pPr>
      <w:r w:rsidRPr="0013159B">
        <w:rPr>
          <w:rFonts w:ascii="David" w:hAnsi="David" w:cs="David"/>
          <w:b/>
          <w:bCs/>
          <w:sz w:val="24"/>
          <w:szCs w:val="24"/>
          <w:lang w:val="en-GB"/>
        </w:rPr>
        <w:t xml:space="preserve">The </w:t>
      </w:r>
      <w:r w:rsidR="00394FC4" w:rsidRPr="0013159B">
        <w:rPr>
          <w:rFonts w:ascii="David" w:hAnsi="David" w:cs="David"/>
          <w:b/>
          <w:bCs/>
          <w:sz w:val="24"/>
          <w:szCs w:val="24"/>
          <w:lang w:val="en-GB"/>
        </w:rPr>
        <w:t>Influence of Mindfulness Meditation Training</w:t>
      </w:r>
    </w:p>
    <w:p w14:paraId="0D6F197B" w14:textId="6B502D10" w:rsidR="00C37C0B" w:rsidRPr="0013159B" w:rsidRDefault="00394FC4" w:rsidP="003F6CCB">
      <w:pPr>
        <w:spacing w:after="0"/>
        <w:contextualSpacing/>
        <w:jc w:val="center"/>
        <w:rPr>
          <w:rFonts w:ascii="David" w:hAnsi="David" w:cs="David"/>
          <w:b/>
          <w:bCs/>
          <w:sz w:val="24"/>
          <w:szCs w:val="24"/>
          <w:rtl/>
          <w:lang w:val="en-GB"/>
        </w:rPr>
      </w:pPr>
      <w:r w:rsidRPr="0013159B">
        <w:rPr>
          <w:rFonts w:ascii="David" w:hAnsi="David" w:cs="David"/>
          <w:b/>
          <w:bCs/>
          <w:sz w:val="24"/>
          <w:szCs w:val="24"/>
          <w:lang w:val="en-GB"/>
        </w:rPr>
        <w:t xml:space="preserve">on Attention to Internal Experience </w:t>
      </w:r>
    </w:p>
    <w:p w14:paraId="7A312F70" w14:textId="77777777" w:rsidR="00C37C0B" w:rsidRPr="0013159B" w:rsidRDefault="00C37C0B" w:rsidP="003F6CCB">
      <w:pPr>
        <w:spacing w:after="0"/>
        <w:contextualSpacing/>
        <w:jc w:val="center"/>
        <w:rPr>
          <w:rFonts w:ascii="David" w:hAnsi="David" w:cs="David"/>
          <w:b/>
          <w:bCs/>
          <w:sz w:val="24"/>
          <w:szCs w:val="24"/>
          <w:lang w:val="en-GB"/>
        </w:rPr>
      </w:pPr>
    </w:p>
    <w:p w14:paraId="4BF5DEE3" w14:textId="77777777" w:rsidR="00C37C0B" w:rsidRPr="0013159B" w:rsidRDefault="00C37C0B" w:rsidP="003F6CCB">
      <w:pPr>
        <w:spacing w:after="0"/>
        <w:contextualSpacing/>
        <w:jc w:val="center"/>
        <w:rPr>
          <w:rFonts w:ascii="David" w:hAnsi="David" w:cs="David"/>
          <w:b/>
          <w:bCs/>
          <w:sz w:val="24"/>
          <w:szCs w:val="24"/>
          <w:lang w:val="en-GB"/>
        </w:rPr>
      </w:pPr>
    </w:p>
    <w:p w14:paraId="32748667" w14:textId="77777777" w:rsidR="00C37C0B" w:rsidRPr="0013159B" w:rsidRDefault="00C37C0B" w:rsidP="003F6CCB">
      <w:pPr>
        <w:spacing w:after="0"/>
        <w:contextualSpacing/>
        <w:jc w:val="center"/>
        <w:rPr>
          <w:rFonts w:ascii="David" w:hAnsi="David" w:cs="David"/>
          <w:b/>
          <w:bCs/>
          <w:sz w:val="24"/>
          <w:szCs w:val="24"/>
          <w:lang w:val="en-GB"/>
        </w:rPr>
      </w:pPr>
    </w:p>
    <w:p w14:paraId="3B54F263" w14:textId="77777777" w:rsidR="00C37C0B" w:rsidRPr="0013159B" w:rsidRDefault="00C37C0B" w:rsidP="003F6CCB">
      <w:pPr>
        <w:spacing w:after="0"/>
        <w:contextualSpacing/>
        <w:jc w:val="center"/>
        <w:rPr>
          <w:rFonts w:ascii="David" w:hAnsi="David" w:cs="David"/>
          <w:sz w:val="24"/>
          <w:szCs w:val="24"/>
          <w:lang w:val="en-GB"/>
        </w:rPr>
      </w:pPr>
      <w:r w:rsidRPr="0013159B">
        <w:rPr>
          <w:rFonts w:ascii="David" w:hAnsi="David" w:cs="David"/>
          <w:sz w:val="24"/>
          <w:szCs w:val="24"/>
          <w:lang w:val="en-GB"/>
        </w:rPr>
        <w:t>By: Omer Dar, B.A.</w:t>
      </w:r>
    </w:p>
    <w:p w14:paraId="44E3990E" w14:textId="4E351997" w:rsidR="00C37C0B" w:rsidRPr="0013159B" w:rsidRDefault="00C37C0B" w:rsidP="003F6CCB">
      <w:pPr>
        <w:spacing w:after="0"/>
        <w:contextualSpacing/>
        <w:jc w:val="center"/>
        <w:rPr>
          <w:rFonts w:ascii="David" w:hAnsi="David" w:cs="David"/>
          <w:sz w:val="24"/>
          <w:szCs w:val="24"/>
          <w:lang w:val="en-GB"/>
        </w:rPr>
      </w:pPr>
      <w:r w:rsidRPr="0013159B">
        <w:rPr>
          <w:rFonts w:ascii="David" w:hAnsi="David" w:cs="David"/>
          <w:sz w:val="24"/>
          <w:szCs w:val="24"/>
          <w:lang w:val="en-GB"/>
        </w:rPr>
        <w:t xml:space="preserve">Supervised </w:t>
      </w:r>
      <w:proofErr w:type="gramStart"/>
      <w:r w:rsidRPr="0013159B">
        <w:rPr>
          <w:rFonts w:ascii="David" w:hAnsi="David" w:cs="David"/>
          <w:sz w:val="24"/>
          <w:szCs w:val="24"/>
          <w:lang w:val="en-GB"/>
        </w:rPr>
        <w:t>by:</w:t>
      </w:r>
      <w:proofErr w:type="gramEnd"/>
      <w:r w:rsidRPr="0013159B">
        <w:rPr>
          <w:rFonts w:ascii="David" w:hAnsi="David" w:cs="David"/>
          <w:sz w:val="24"/>
          <w:szCs w:val="24"/>
          <w:lang w:val="en-GB"/>
        </w:rPr>
        <w:t xml:space="preserve"> Prof. Amit Bernstein, Ph</w:t>
      </w:r>
      <w:r w:rsidR="00F73A73" w:rsidRPr="0013159B">
        <w:rPr>
          <w:rFonts w:ascii="David" w:hAnsi="David" w:cs="David"/>
          <w:sz w:val="24"/>
          <w:szCs w:val="24"/>
          <w:lang w:val="en-GB"/>
        </w:rPr>
        <w:t>.</w:t>
      </w:r>
      <w:r w:rsidRPr="0013159B">
        <w:rPr>
          <w:rFonts w:ascii="David" w:hAnsi="David" w:cs="David"/>
          <w:sz w:val="24"/>
          <w:szCs w:val="24"/>
          <w:lang w:val="en-GB"/>
        </w:rPr>
        <w:t>D.</w:t>
      </w:r>
    </w:p>
    <w:p w14:paraId="6A7386CC" w14:textId="77777777" w:rsidR="00C37C0B" w:rsidRPr="0013159B" w:rsidRDefault="00C37C0B" w:rsidP="003F6CCB">
      <w:pPr>
        <w:spacing w:after="0"/>
        <w:contextualSpacing/>
        <w:jc w:val="center"/>
        <w:rPr>
          <w:rFonts w:ascii="David" w:hAnsi="David" w:cs="David"/>
          <w:sz w:val="24"/>
          <w:szCs w:val="24"/>
          <w:lang w:val="en-GB"/>
        </w:rPr>
      </w:pPr>
    </w:p>
    <w:p w14:paraId="6D0742B5" w14:textId="6623917E" w:rsidR="00C37C0B" w:rsidRPr="0013159B" w:rsidRDefault="00F73A73" w:rsidP="003F6CCB">
      <w:pPr>
        <w:spacing w:after="0"/>
        <w:contextualSpacing/>
        <w:jc w:val="center"/>
        <w:rPr>
          <w:rFonts w:ascii="David" w:hAnsi="David" w:cs="David"/>
          <w:sz w:val="24"/>
          <w:szCs w:val="24"/>
          <w:lang w:val="en-GB"/>
        </w:rPr>
      </w:pPr>
      <w:r w:rsidRPr="0013159B">
        <w:rPr>
          <w:rFonts w:ascii="David" w:hAnsi="David" w:cs="David"/>
          <w:sz w:val="24"/>
          <w:szCs w:val="24"/>
          <w:lang w:val="en-GB"/>
        </w:rPr>
        <w:t xml:space="preserve">The </w:t>
      </w:r>
      <w:r w:rsidR="00C37C0B" w:rsidRPr="0013159B">
        <w:rPr>
          <w:rFonts w:ascii="David" w:hAnsi="David" w:cs="David"/>
          <w:sz w:val="24"/>
          <w:szCs w:val="24"/>
          <w:lang w:val="en-GB"/>
        </w:rPr>
        <w:t>University of Haifa,</w:t>
      </w:r>
    </w:p>
    <w:p w14:paraId="4A970A98" w14:textId="77777777" w:rsidR="00C37C0B" w:rsidRPr="0013159B" w:rsidRDefault="00C37C0B" w:rsidP="003F6CCB">
      <w:pPr>
        <w:spacing w:after="0"/>
        <w:contextualSpacing/>
        <w:jc w:val="center"/>
        <w:rPr>
          <w:rFonts w:ascii="David" w:hAnsi="David" w:cs="David"/>
          <w:sz w:val="24"/>
          <w:szCs w:val="24"/>
          <w:lang w:val="en-GB"/>
        </w:rPr>
      </w:pPr>
      <w:r w:rsidRPr="0013159B">
        <w:rPr>
          <w:rFonts w:ascii="David" w:hAnsi="David" w:cs="David"/>
          <w:sz w:val="24"/>
          <w:szCs w:val="24"/>
          <w:lang w:val="en-GB"/>
        </w:rPr>
        <w:t>Department of Psychology</w:t>
      </w:r>
    </w:p>
    <w:p w14:paraId="1F7E5857" w14:textId="5053424C" w:rsidR="00C37C0B" w:rsidRPr="0013159B" w:rsidRDefault="006F3FEE" w:rsidP="003F6CCB">
      <w:pPr>
        <w:spacing w:after="0"/>
        <w:contextualSpacing/>
        <w:jc w:val="center"/>
        <w:rPr>
          <w:rFonts w:ascii="David" w:hAnsi="David" w:cs="David"/>
          <w:sz w:val="24"/>
          <w:szCs w:val="24"/>
          <w:lang w:val="en-GB"/>
        </w:rPr>
      </w:pPr>
      <w:r w:rsidRPr="0013159B">
        <w:rPr>
          <w:rFonts w:ascii="David" w:hAnsi="David" w:cs="David"/>
          <w:sz w:val="24"/>
          <w:szCs w:val="24"/>
          <w:highlight w:val="yellow"/>
          <w:lang w:val="en-GB"/>
        </w:rPr>
        <w:t>XXXXXX</w:t>
      </w:r>
      <w:r w:rsidR="00F73A73" w:rsidRPr="0013159B">
        <w:rPr>
          <w:rFonts w:ascii="David" w:hAnsi="David" w:cs="David"/>
          <w:sz w:val="24"/>
          <w:szCs w:val="24"/>
          <w:lang w:val="en-GB"/>
        </w:rPr>
        <w:t xml:space="preserve"> </w:t>
      </w:r>
      <w:r w:rsidR="00C37C0B" w:rsidRPr="0013159B">
        <w:rPr>
          <w:rFonts w:ascii="David" w:hAnsi="David" w:cs="David"/>
          <w:sz w:val="24"/>
          <w:szCs w:val="24"/>
          <w:lang w:val="en-GB"/>
        </w:rPr>
        <w:t>2019</w:t>
      </w:r>
    </w:p>
    <w:p w14:paraId="13CEC733" w14:textId="77777777" w:rsidR="0021544B" w:rsidRPr="0013159B" w:rsidRDefault="0021544B" w:rsidP="003F6CCB">
      <w:pPr>
        <w:spacing w:after="0"/>
        <w:contextualSpacing/>
        <w:rPr>
          <w:rFonts w:ascii="David" w:hAnsi="David" w:cs="David"/>
          <w:b/>
          <w:bCs/>
          <w:sz w:val="24"/>
          <w:szCs w:val="24"/>
          <w:rtl/>
        </w:rPr>
      </w:pPr>
    </w:p>
    <w:p w14:paraId="2884741D" w14:textId="77777777" w:rsidR="00BB7D03" w:rsidRPr="0013159B" w:rsidRDefault="00BB7D03" w:rsidP="003F6CCB">
      <w:pPr>
        <w:spacing w:after="0"/>
        <w:contextualSpacing/>
        <w:rPr>
          <w:rFonts w:ascii="David" w:hAnsi="David" w:cs="David"/>
          <w:b/>
          <w:bCs/>
          <w:sz w:val="24"/>
          <w:szCs w:val="24"/>
          <w:lang w:val="en-GB"/>
        </w:rPr>
      </w:pPr>
    </w:p>
    <w:p w14:paraId="1FC61C73" w14:textId="77777777" w:rsidR="00BB7D03" w:rsidRPr="0013159B" w:rsidRDefault="00BB7D03" w:rsidP="003F6CCB">
      <w:pPr>
        <w:spacing w:after="0"/>
        <w:contextualSpacing/>
        <w:rPr>
          <w:rFonts w:ascii="David" w:hAnsi="David" w:cs="David"/>
          <w:b/>
          <w:bCs/>
          <w:sz w:val="24"/>
          <w:szCs w:val="24"/>
          <w:lang w:val="en-GB"/>
        </w:rPr>
      </w:pPr>
    </w:p>
    <w:p w14:paraId="043D2986" w14:textId="77777777" w:rsidR="00BB7D03" w:rsidRPr="0013159B" w:rsidRDefault="00BB7D03" w:rsidP="003F6CCB">
      <w:pPr>
        <w:spacing w:after="0"/>
        <w:contextualSpacing/>
        <w:rPr>
          <w:rFonts w:ascii="David" w:hAnsi="David" w:cs="David"/>
          <w:b/>
          <w:bCs/>
          <w:sz w:val="24"/>
          <w:szCs w:val="24"/>
          <w:lang w:val="en-GB"/>
        </w:rPr>
      </w:pPr>
    </w:p>
    <w:p w14:paraId="66E15E99" w14:textId="77777777" w:rsidR="00BB7D03" w:rsidRPr="0013159B" w:rsidRDefault="00BB7D03" w:rsidP="003F6CCB">
      <w:pPr>
        <w:spacing w:after="0"/>
        <w:contextualSpacing/>
        <w:rPr>
          <w:rFonts w:ascii="David" w:hAnsi="David" w:cs="David"/>
          <w:b/>
          <w:bCs/>
          <w:sz w:val="24"/>
          <w:szCs w:val="24"/>
          <w:lang w:val="en-GB"/>
        </w:rPr>
      </w:pPr>
    </w:p>
    <w:p w14:paraId="1516DBB6" w14:textId="77777777" w:rsidR="002F3DD4" w:rsidRPr="0013159B" w:rsidRDefault="002F3DD4" w:rsidP="003F6CCB">
      <w:pPr>
        <w:spacing w:after="0"/>
        <w:contextualSpacing/>
        <w:rPr>
          <w:rFonts w:ascii="David" w:hAnsi="David" w:cs="David"/>
          <w:b/>
          <w:bCs/>
          <w:sz w:val="24"/>
          <w:szCs w:val="24"/>
          <w:lang w:val="en-GB"/>
        </w:rPr>
      </w:pPr>
    </w:p>
    <w:p w14:paraId="7823FBCC" w14:textId="77777777" w:rsidR="002F3DD4" w:rsidRPr="0013159B" w:rsidRDefault="002F3DD4" w:rsidP="003F6CCB">
      <w:pPr>
        <w:spacing w:after="0"/>
        <w:contextualSpacing/>
        <w:rPr>
          <w:rFonts w:ascii="David" w:hAnsi="David" w:cs="David"/>
          <w:b/>
          <w:bCs/>
          <w:sz w:val="24"/>
          <w:szCs w:val="24"/>
          <w:lang w:val="en-GB"/>
        </w:rPr>
      </w:pPr>
    </w:p>
    <w:p w14:paraId="186FF046" w14:textId="22B59820" w:rsidR="002F3DD4" w:rsidRPr="0013159B" w:rsidRDefault="002F3DD4" w:rsidP="003F6CCB">
      <w:pPr>
        <w:spacing w:after="0"/>
        <w:contextualSpacing/>
        <w:rPr>
          <w:ins w:id="2" w:author="0mer dar" w:date="2020-02-26T17:42:00Z"/>
          <w:rFonts w:ascii="David" w:hAnsi="David" w:cs="David"/>
          <w:b/>
          <w:bCs/>
          <w:sz w:val="24"/>
          <w:szCs w:val="24"/>
          <w:lang w:val="en-GB"/>
        </w:rPr>
      </w:pPr>
    </w:p>
    <w:p w14:paraId="2B99CACF" w14:textId="77777777" w:rsidR="003F6CCB" w:rsidRPr="0013159B" w:rsidRDefault="003F6CCB" w:rsidP="003F6CCB">
      <w:pPr>
        <w:spacing w:after="0"/>
        <w:contextualSpacing/>
        <w:rPr>
          <w:rFonts w:ascii="David" w:hAnsi="David" w:cs="David"/>
          <w:b/>
          <w:bCs/>
          <w:sz w:val="24"/>
          <w:szCs w:val="24"/>
          <w:lang w:val="en-GB"/>
        </w:rPr>
      </w:pPr>
    </w:p>
    <w:p w14:paraId="54C5143F" w14:textId="7A9AB532" w:rsidR="002D2C62" w:rsidRPr="0013159B" w:rsidRDefault="002D2C62" w:rsidP="002D2C62">
      <w:pPr>
        <w:pStyle w:val="Heading1"/>
        <w:rPr>
          <w:ins w:id="3" w:author="0mer dar" w:date="2020-02-26T18:09:00Z"/>
          <w:rFonts w:ascii="David" w:hAnsi="David" w:cs="David"/>
          <w:rPrChange w:id="4" w:author="0mer dar" w:date="2020-03-08T20:10:00Z">
            <w:rPr>
              <w:ins w:id="5" w:author="0mer dar" w:date="2020-02-26T18:09:00Z"/>
            </w:rPr>
          </w:rPrChange>
        </w:rPr>
      </w:pPr>
      <w:ins w:id="6" w:author="0mer dar" w:date="2020-02-26T18:09:00Z">
        <w:r w:rsidRPr="0013159B">
          <w:rPr>
            <w:rFonts w:ascii="David" w:hAnsi="David" w:cs="David"/>
            <w:highlight w:val="yellow"/>
            <w:rPrChange w:id="7" w:author="0mer dar" w:date="2020-03-08T20:10:00Z">
              <w:rPr>
                <w:highlight w:val="yellow"/>
              </w:rPr>
            </w:rPrChange>
          </w:rPr>
          <w:lastRenderedPageBreak/>
          <w:t>Abstract</w:t>
        </w:r>
        <w:r w:rsidRPr="0013159B">
          <w:rPr>
            <w:rFonts w:ascii="David" w:hAnsi="David" w:cs="David"/>
            <w:rPrChange w:id="8" w:author="0mer dar" w:date="2020-03-08T20:10:00Z">
              <w:rPr/>
            </w:rPrChange>
          </w:rPr>
          <w:t xml:space="preserve"> </w:t>
        </w:r>
      </w:ins>
    </w:p>
    <w:p w14:paraId="495E2C57" w14:textId="27AA8BE2" w:rsidR="002F3DD4" w:rsidRPr="0013159B" w:rsidDel="003F6CCB" w:rsidRDefault="003F6CCB">
      <w:pPr>
        <w:pStyle w:val="Heading1"/>
        <w:rPr>
          <w:del w:id="9" w:author="0mer dar" w:date="2020-02-26T17:42:00Z"/>
          <w:rFonts w:ascii="David" w:hAnsi="David" w:cs="David"/>
          <w:rPrChange w:id="10" w:author="0mer dar" w:date="2020-03-08T20:10:00Z">
            <w:rPr>
              <w:del w:id="11" w:author="0mer dar" w:date="2020-02-26T17:42:00Z"/>
            </w:rPr>
          </w:rPrChange>
        </w:rPr>
        <w:pPrChange w:id="12" w:author="0mer dar" w:date="2020-02-26T18:09:00Z">
          <w:pPr>
            <w:spacing w:after="0"/>
            <w:contextualSpacing/>
          </w:pPr>
        </w:pPrChange>
      </w:pPr>
      <w:ins w:id="13" w:author="0mer dar" w:date="2020-02-26T17:42:00Z">
        <w:r w:rsidRPr="0013159B">
          <w:rPr>
            <w:rFonts w:ascii="David" w:hAnsi="David" w:cs="David"/>
            <w:rPrChange w:id="14" w:author="0mer dar" w:date="2020-03-08T20:10:00Z">
              <w:rPr/>
            </w:rPrChange>
          </w:rPr>
          <w:t xml:space="preserve">Introduction </w:t>
        </w:r>
      </w:ins>
    </w:p>
    <w:p w14:paraId="7D30AD20" w14:textId="77777777" w:rsidR="002F3DD4" w:rsidRPr="0013159B" w:rsidDel="003F6CCB" w:rsidRDefault="002F3DD4">
      <w:pPr>
        <w:pStyle w:val="Heading1"/>
        <w:rPr>
          <w:del w:id="15" w:author="0mer dar" w:date="2020-02-26T17:42:00Z"/>
          <w:rFonts w:ascii="David" w:hAnsi="David" w:cs="David"/>
          <w:rPrChange w:id="16" w:author="0mer dar" w:date="2020-03-08T20:10:00Z">
            <w:rPr>
              <w:del w:id="17" w:author="0mer dar" w:date="2020-02-26T17:42:00Z"/>
            </w:rPr>
          </w:rPrChange>
        </w:rPr>
        <w:pPrChange w:id="18" w:author="0mer dar" w:date="2020-02-26T18:09:00Z">
          <w:pPr>
            <w:spacing w:after="0"/>
            <w:contextualSpacing/>
          </w:pPr>
        </w:pPrChange>
      </w:pPr>
      <w:bookmarkStart w:id="19" w:name="_Hlk21370336"/>
    </w:p>
    <w:p w14:paraId="3F538985" w14:textId="2B32224F" w:rsidR="003F6CCB" w:rsidRPr="0013159B" w:rsidRDefault="003F6CCB" w:rsidP="002D2C62">
      <w:pPr>
        <w:pStyle w:val="Heading1"/>
        <w:rPr>
          <w:rFonts w:ascii="David" w:hAnsi="David" w:cs="David"/>
          <w:color w:val="auto"/>
          <w:rtl/>
          <w:lang w:val="en-GB"/>
          <w:rPrChange w:id="20" w:author="0mer dar" w:date="2020-03-08T20:10:00Z">
            <w:rPr>
              <w:color w:val="auto"/>
              <w:rtl/>
              <w:lang w:val="en-GB"/>
            </w:rPr>
          </w:rPrChange>
        </w:rPr>
      </w:pPr>
      <w:bookmarkStart w:id="21" w:name="_Hlk21556183"/>
      <w:bookmarkEnd w:id="19"/>
    </w:p>
    <w:p w14:paraId="50352DFB" w14:textId="34EE9193" w:rsidR="001A16AE" w:rsidRPr="006A4A9B" w:rsidRDefault="001A16AE" w:rsidP="003F6CCB">
      <w:pPr>
        <w:pStyle w:val="Heading1"/>
        <w:spacing w:before="0"/>
        <w:rPr>
          <w:rFonts w:ascii="David" w:hAnsi="David" w:cs="David"/>
          <w:b/>
          <w:bCs/>
          <w:color w:val="auto"/>
          <w:sz w:val="24"/>
          <w:szCs w:val="24"/>
          <w:lang w:val="en-GB"/>
        </w:rPr>
      </w:pPr>
      <w:r w:rsidRPr="006A4A9B">
        <w:rPr>
          <w:rFonts w:ascii="David" w:hAnsi="David" w:cs="David"/>
          <w:b/>
          <w:bCs/>
          <w:color w:val="auto"/>
          <w:sz w:val="24"/>
          <w:szCs w:val="24"/>
          <w:lang w:val="en-GB"/>
        </w:rPr>
        <w:t xml:space="preserve">Background &amp; Significance </w:t>
      </w:r>
    </w:p>
    <w:p w14:paraId="2331E66E" w14:textId="3B28F6BB" w:rsidR="001A16AE" w:rsidRPr="006A4A9B" w:rsidRDefault="001A16AE" w:rsidP="003F6CCB">
      <w:pPr>
        <w:spacing w:after="0"/>
        <w:contextualSpacing/>
        <w:rPr>
          <w:rFonts w:ascii="David" w:hAnsi="David" w:cs="David"/>
          <w:sz w:val="24"/>
          <w:szCs w:val="24"/>
          <w:lang w:val="en-GB" w:bidi="ar-SA"/>
        </w:rPr>
      </w:pPr>
      <w:r w:rsidRPr="006A4A9B">
        <w:rPr>
          <w:rFonts w:ascii="David" w:hAnsi="David" w:cs="David"/>
          <w:b/>
          <w:bCs/>
          <w:sz w:val="24"/>
          <w:szCs w:val="24"/>
          <w:lang w:val="en-GB"/>
        </w:rPr>
        <w:tab/>
      </w:r>
      <w:r w:rsidRPr="0013159B">
        <w:rPr>
          <w:rFonts w:ascii="David" w:hAnsi="David" w:cs="David"/>
          <w:sz w:val="24"/>
          <w:szCs w:val="24"/>
          <w:lang w:val="en-GB"/>
        </w:rPr>
        <w:t>There</w:t>
      </w:r>
      <w:r w:rsidRPr="0013159B">
        <w:rPr>
          <w:rFonts w:ascii="David" w:hAnsi="David" w:cs="David"/>
          <w:b/>
          <w:bCs/>
          <w:sz w:val="24"/>
          <w:szCs w:val="24"/>
          <w:lang w:val="en-GB"/>
        </w:rPr>
        <w:t xml:space="preserve"> </w:t>
      </w:r>
      <w:r w:rsidRPr="0013159B">
        <w:rPr>
          <w:rFonts w:ascii="David" w:hAnsi="David" w:cs="David"/>
          <w:sz w:val="24"/>
          <w:szCs w:val="24"/>
          <w:lang w:val="en-GB"/>
        </w:rPr>
        <w:t xml:space="preserve"> is a growing body of evidence linking </w:t>
      </w:r>
      <w:r w:rsidRPr="0013159B">
        <w:rPr>
          <w:rFonts w:ascii="David" w:hAnsi="David" w:cs="David"/>
          <w:sz w:val="24"/>
          <w:szCs w:val="24"/>
        </w:rPr>
        <w:t xml:space="preserve">mindfulness meditation training (MMT) to wellbeing, reduced stress-related mental health problems and their chronicity and relapse, as well as related salutary intra- and inter-personal processes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{"citationItems":[{"id":"ITEM-1","itemData":{"DOI":"10.1016/j.cpr.2017.10.011","ISSN":"18737811","abstract":"Despite widespread scientific and popular interest in mindfulness-based interventions, questions regarding the empirical status of these treatments remain. We sought to examine the efficacy of mindfulness-based interventions for clinical populations on disorder-specific symptoms. To address the question of relative efficacy, we</w:instrText>
      </w:r>
      <w:r w:rsidR="00785498" w:rsidRPr="0013159B">
        <w:rPr>
          <w:rFonts w:ascii="David" w:hAnsi="David" w:cs="David"/>
          <w:sz w:val="24"/>
          <w:szCs w:val="24"/>
        </w:rPr>
        <w:instrText xml:space="preserve"> coded the strength of the comparison group into five categories: no treatment, minimal treatment, non-specific active control, specific active control, and evidence-based treatment. A total of 142 non-overlapping samples and 12,005 participants were included. At post-treatment, mindfulness-based interventions were superior to no treatment (d = 0.55), minimal treatment (d = 0.37), non-specific active controls (d = 0.35), and specific active controls (d = 0.23). Mindfulness conditions did not differ from evidence-based treatments (d = </w:instrText>
      </w:r>
      <w:r w:rsidR="00785498" w:rsidRPr="0013159B">
        <w:rPr>
          <w:rFonts w:ascii="Arial" w:hAnsi="Arial" w:cs="Arial"/>
          <w:sz w:val="24"/>
          <w:szCs w:val="24"/>
        </w:rPr>
        <w:instrText>−</w:instrText>
      </w:r>
      <w:r w:rsidR="00785498" w:rsidRPr="0013159B">
        <w:rPr>
          <w:rFonts w:ascii="David" w:hAnsi="David" w:cs="David"/>
          <w:sz w:val="24"/>
          <w:szCs w:val="24"/>
        </w:rPr>
        <w:instrText xml:space="preserve"> 0.004). At follow-up, mindfulness-based interventions were superior to no treatment conditions (d = 0.50), non-specific active controls (d = 0.52), and specific active controls (d = 0.29). Mindfulness conditions did not differ from minimal treatment conditions (d = 0.38) and evidence-based treatments (d = 0.09). Effects on specific disorder subgroups showed the most consistent evidence in support of mindfulness for depression, pain conditions, smoking, and addictive disorders. Results support the notion that mindfulness-based interventions hold promise as evidence-based treatments.","author":[{"dropping-particle":"","family":"Goldberg","given":"Simon B.","non-dropping-particle":"","parse-names":false,"suffix":""},{"dropping-particle":"","family":"Tucker","given":"Raymond P.","non-dropping-particle":"","parse-names":false,"suffix":""},{"dropping-particle":"","family":"Greene","given":"Preston A.","non-dropping-particle":"","parse-names":false,"suffix":""},{"dropping-particle":"","family":"Davidson","given":"Richard J.","non-dropping-particle":"","parse-names":false,"suffix":""},{"dropping-particle":"","family":"Wampold","given":"Bruce E.","non-dropping-particle":"","parse-names":false,"suffix":""},{"dropping-particle":"","family":"Kearney","given":"David J.","non-dropping-particle":"","parse-names":false,"suffix":""},{"dropping-particle":"","family":"Simpson","given":"Tracy L.","non-dropping-particle":"","parse-names":false,"suffix":""}],"container-title":"Clinical Psychology Review","id":"ITEM-1","issued":{"date-parts":[["2018"]]},"title":"Mindfulness-based interventions for psychiatric disorders: A systematic review and meta-analysis","type":"article","volume":"59"},"uris":["http://www.mendeley.com/documents/?uuid=33fd2ef5-2ff1-3609-b30a-c433a64e5a84"]},{"id":"ITEM-2","itemData":{"DOI":"10.1016/S0022-3999(03)00573-7","ISSN":"00223999","abstract":"Objective Mindfulness-based stress reduction (MBSR) is a structured group program that employs mindfulness meditation to alleviate suffering associated with physical, psychosomatic and psychiatric disorders. The program, nonreligious and nonesoteric, is based upon a systematic procedure to develop enhanced awareness of moment-to-moment experience of perceptible mental processes. The approach assumes that greater awareness will provide more veridical perception, reduce negative affect and improve vitality and coping. In the last two decades, a number of research reports appeared that seem to support many of these claims. We performed a comprehensive review and meta-analysis of published and unpublished studies of health-related studies related to MBSR. Methods Sixty-four empirical studies were found, but only 20 reports met criteria of acceptable quality or relevance to be included in the meta-analysis. Reports were excluded due to (1) insufficient information about interventions, (2) poor quantitative health evaluation, (3) inadequate statistical analysis, (4) mindfulness not being the central component of intervention, or (5) the setting of intervention or sample composition deviating too widely from the health-related MBSR program. Acceptable studies covered a wide spectrum of clinical populations (e.g., pain, cancer, heart disease, depression, and anxiety), as well as stressed nonclinical groups. Both controlled and observational investigations were included. Standardized measures of physical and mental well-being constituted the dependent variables of the analysis. Results Overall, both controlled and uncontrolled studies showed similar effect sizes of approximately 0.5 (P&lt;.0001) with homogeneity of distribution. Conclusion Although derived from a relatively small number of studies, these results suggest that MBSR may help a broad range of individuals to cope with their clinical and nonclinical problems. © 2004 Elsevier Inc. All rights reserved.","author":[{"dropping-particle":"","family":"Grossman","given":"Paul","non-dropping-particle":"","parse-names":false,"suffix":""},{"dropping-particle":"","family":"Niemann","given":"Ludger","non-dropping-particle":"","parse-names":false,"suffix":""},{"dropping-particle":"","family":"Schmidt","given":"Stefan","non-dropping-particle":"","parse-names":false,"suffix":""},{"dropping-particle":"","family":"Walach","given":"Harald","non-dropping-particle":"","parse-names":false,"suffix":""}],"container-title":"Journal of Psychosomatic Research","id":"ITEM-2","issue":"1","issued":{"date-parts":[["2004"]]},"page":"35-43","title":"Mindfulness-based stress reduction and health benefits: A meta-analysis","type":"article-journal","volume":"57"},"uris":["http://www.mendeley.com/documents/?uuid=3b3d69d0-8d0e-4854-982e-94250860352e"]},{"id":"ITEM-3","itemData":{"DOI":"10.1016/j.psychres.2010.08.011","ISSN":"01651781","abstract":"Mindfulness- based Cognitive Therapy (MBCT) is a meditation program based on an integration of Cognitive behavioural therapy and Mindfulness-based stress reduction. The aim of the present work is to review and conduct a meta-analysis of the current findings about the efficacy of MBCT for psychiatric patients. A literature search was undertaken using five electronic databases and references of retrieved articles. Main findings included the following: 1) MBCT in adjunct to usual care was significantly better than usual care alone for reducing major depression (MD) relapses in patients with three or more prior depressive episodes (4 studies), 2) MBCT plus gradual discontinuation of maintenance ADs was associated to similar relapse rates at 1. year as compared with continuation of maintenance antidepressants (1 study), 3) the augmentation of MBCT could be useful for reducing residual depressive symptoms in patients with MD (2 studies) and for reducing anxiety symptoms in patients with bipolar disorder in remission (1 study) and in patients with some anxiety disorders (2 studies). However, several methodological shortcomings including small sample sizes, non-randomized design of some studies and the absence of studies comparing MBCT to control groups designed to distinguish specific from non-specific effects of such practice underscore the necessity for further research. © 2010 Elsevier Ireland Ltd.","author":[{"dropping-particle":"","family":"Chiesa","given":"Alberto","non-dropping-particle":"","parse-names":false,"suffix":""},{"dropping-particle":"","family":"Serretti","given":"Alessandro","non-dropping-particle":"","parse-names":false,"suffix":""}],"container-title":"Psychiatry Research","id":"ITEM-3","issue":"3","issued":{"date-parts":[["2011"]]},"page":"441-453","publisher":"Elsevier Ireland Ltd","title":"Mindfulness based cognitive therapy for psychiatric disorders: A systematic review and meta-analysis","type":"article-journal","volume":"187"},"uris":["http://www.mendeley.com/documents/?uuid=c87302a0-6982-4292-8dfa-5d9ad1305906"]},{"id":"ITEM-4","itemData":{"DOI":"10.1037/a0018555","ISSN":"1939-2117","author":[{"dropping-particle":"","family":"Hofmann","given":"Stefan G.","non-dropping-particle":"","parse-names":false,"suffix":""},{"dropping-particle":"","family":"Sawyer","given":"Alice T.","non-dropping-particle":"","parse-names":false,"suffix":""},{"dropping-particle":"","family":"Witt","given":"Ashley A.","non-dropping-particle":"","parse-names":false,"suffix":""},{"dropping-particle":"","family":"Oh","given":"Diana","non-dropping-particle":"","parse-names":false,"suffix":""}],"container-title":"Journal of Consulting and Clinical Psychology","id":"ITEM-4","issue":"2","issued":{"date-parts":[["2010"]]},"page":"169-183","title":"The effect of mindfulness-based therapy on anxiety and depression: A meta-analytic review.","type":"article-journal","volume":"78"},"uris":["http://www.mendeley.com/documents/?uuid=03ec5913-de1b-35d3-95c2-6322ef909091"]},{"id":"ITEM-5","itemData":{"DOI":"10.1146/annurev-psych-042716-051139","ISSN":"0066-4308","abstract":"Mindfulness interventions aim to foster greater attention to and awareness of present moment experience. There has been a dramatic increase in randomized controlled trials (RCTs) of mindfulness interventions over the past two decades. This article evaluates the growing evidence of mindfulness intervention RCTs by reviewing and discussing (a) the effects of mindfulness interventions on health, cognitive, affective, and interpersonal outcomes; (b) evidence-based applications of mindfulness interventions to new settings and populations (e.g., the workplace, military, schools); (c) psychological and neurobiological mechanisms of mindfulness interventions; (d) mindfulness intervention dosing considerations; and (e) potential risks of mindfulness interventions. Methodologically rigorous RCTs have demonstrated that mindfulness interventions improve outcomes in multiple domains (e.g., chronic pain, depression relapse, addiction). Discussion focuses on opportunities and challenges for mindfulness intervention research and on community applications. ","author":[{"dropping-particle":"","family":"Creswell","given":"J. David","non-dropping-particle":"","parse-names":false,"suffix":""}],"container-title":"Annual Review of Psychology","id":"ITEM-5","issue":"1","issued":{"date-parts":[["2017"]]},"page":"491-516","title":"Mindfulness Interventions","type":"article-journal","volume":"68"},"uris":["http://www.mendeley.com/documents/?uuid=6460ab1c-9439-4261-bc91-3394330baeaf"]},{"id":"ITEM-6","itemData":{"DOI":"10.1016/j.copsyc.2019.08.001","ISSN":"2352250X","author":[{"dropping-particle":"","family":"Bernstein","given":"Amit","non-dropping-particle":"","parse-names":false,"suffix":""},{"dropping-particle":"","family":"Vago","given":"David R.","non-dropping-particle":"","parse-names":false,"suffix":""},{"dropping-particle":"","family":"Barnhofer","given":"Thorsten","non-dropping-particle":"","parse-names":false,"suffix":""}],"container-title":"Current Opinion in Psychology","id":"ITEM-6","issue":"August","issued":{"date-parts":[["2019"]]},"page":"vi-x","publisher":"Elsevier Ltd","title":"Understanding mindfulness, one moment at a time: an introduction to the special issue","type":"article-journal","volume":"28"},"uris":["http://www.mendeley.com/documents/?uuid=a47cc2bd-e0c4-4ee6-b2d9-a37ebdce4f3f"]}],"mendeley":{"formattedCitation":"(Bernstein, Vago, &amp; Barnhofer, 2019; Chiesa &amp; Serretti, 2011; Creswell, 2017; Goldberg et al., 2018; Grossman, Niemann, Schmidt, &amp; Walach, 2004; Hofmann, Sawyer, Witt, &amp; Oh, 2010)","plainTextFormattedCitation":"(Bernstein, Vago, &amp; Barnhofer, 2019; Chiesa &amp; Serretti, 2011; Creswell, 2017; Goldberg et al., 2018; Grossman, Niemann, Schmidt, &amp; Walach, 2004; Hofmann, Sawyer, Witt, &amp; Oh, 2010)","previouslyFormattedCitation":"(Bernstein, Vago, &amp; Barnhofer, 2019; Chiesa &amp; Serretti, 2011; Creswell, 2017; Goldberg et al., 2018; Grossman, Niemann, Schmidt, &amp; Walach, 2004; Hofmann, Sawyer, Witt, &amp; Oh, 2010)"},"properties":{"noteIndex":0},"schema":"https://github.com/citation-style-language/schema/raw/master/csl-citation.json"}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(Bernstein, Vago, &amp; Barnhofer, 2019; Chiesa &amp; Serretti, 2011; Creswell, 2017; Goldberg et al., 2018; Grossman, Niemann, Schmidt, &amp; Walach, 2004; Hofmann, Sawyer, Witt, &amp; Oh, 2010)</w:t>
      </w:r>
      <w:r w:rsidRPr="006A4A9B">
        <w:rPr>
          <w:rFonts w:ascii="David" w:hAnsi="David" w:cs="David"/>
          <w:sz w:val="24"/>
          <w:szCs w:val="24"/>
        </w:rPr>
        <w:fldChar w:fldCharType="end"/>
      </w:r>
      <w:r w:rsidRPr="006A4A9B">
        <w:rPr>
          <w:rFonts w:ascii="David" w:hAnsi="David" w:cs="David"/>
          <w:sz w:val="24"/>
          <w:szCs w:val="24"/>
        </w:rPr>
        <w:t xml:space="preserve">. In turn, there is fast-growing interest in the mechanisms that may explain or mediate these salutary and curative effects of mindfulness training </w:t>
      </w:r>
      <w:r w:rsidRPr="006A4A9B">
        <w:rPr>
          <w:rFonts w:ascii="David" w:hAnsi="David" w:cs="David"/>
          <w:sz w:val="24"/>
          <w:szCs w:val="24"/>
        </w:rPr>
        <w:fldChar w:fldCharType="begin" w:fldLock="1"/>
      </w:r>
      <w:r w:rsidR="00785498" w:rsidRPr="006A4A9B">
        <w:rPr>
          <w:rFonts w:ascii="David" w:hAnsi="David" w:cs="David"/>
          <w:sz w:val="24"/>
          <w:szCs w:val="24"/>
        </w:rPr>
        <w:instrText xml:space="preserve">ADDIN CSL_CITATION {"citationItems":[{"id":"ITEM-1","itemData":{"DOI":"10.1016/j.cpr.2015.01.006","ISSN":"18737811","abstract":"Given the extensive evidence base for the efficacy of mindfulness-based stress reduction (MBSR) and mindfulness-based cognitive therapy (MBCT), researchers have started to explore the mechanisms underlying their therapeutic effects on psychological outcomes, using methods of mediation analysis. No known studies </w:instrText>
      </w:r>
      <w:r w:rsidR="00785498" w:rsidRPr="0013159B">
        <w:rPr>
          <w:rFonts w:ascii="David" w:hAnsi="David" w:cs="David"/>
          <w:sz w:val="24"/>
          <w:szCs w:val="24"/>
        </w:rPr>
        <w:instrText>have systematically reviewed and statistically integrated mediation studies in this field. The present study aimed to systematically review mediation studies in the literature on mindfulness-based interventions (MBIs), to identify potential psychological mechanisms underlying MBCT and MBSR's effects on psychological functioning and wellbeing, and evaluate the strength and consistency of evidence for each mechanism. For the identified mechanisms with sufficient evidence, quantitative synthesis using two-stage meta-analytic structural equation modelling (TSSEM) was used to examine whether these mechanisms mediate the impact of MBIs on clinical outcomes. This review identified strong, consistent evidence for cognitive and emotional reactivity, moderate and consistent evidence for mindfulness, rumination, and worry, and preliminary but insufficient evidence for self-compassion and psychological flexibility as mechanisms underlying MBIs. TSSEM demonstrated evidence for mindfulness, rumination and worry as significant mediators of the effects of MBIs on mental health outcomes. Most reviewed mediation studies have several key methodological shortcomings which preclude robust conclusions regarding mediation. However, they provide important groundwork on which future studies could build.","author":[{"dropping-particle":"","family":"Gu","given":"Jenny","non-dropping-particle":"","parse-names":false,"suffix":""},{"dropping-particle":"","family":"Strauss","given":"Clara","non-dropping-particle":"","parse-names":false,"suffix":""},{"dropping-particle":"","family":"Bond","given":"Rod","non-dropping-particle":"","parse-names":false,"suffix":""},{"dropping-particle":"","family":"Cavanagh","given":"Kate","non-dropping-particle":"","parse-names":false,"suffix":""}],"container-title":"Clinical Psychology Review","id":"ITEM-1","issued":{"date-parts":[["2015"]]},"note":"</w:instrText>
      </w:r>
      <w:r w:rsidR="00785498" w:rsidRPr="0013159B">
        <w:rPr>
          <w:rFonts w:ascii="David" w:hAnsi="David" w:cs="David"/>
          <w:sz w:val="24"/>
          <w:szCs w:val="24"/>
          <w:rtl/>
        </w:rPr>
        <w:instrText>קשר תיווך מיינדפולנס</w:instrText>
      </w:r>
      <w:r w:rsidR="00785498" w:rsidRPr="0013159B">
        <w:rPr>
          <w:rFonts w:ascii="David" w:hAnsi="David" w:cs="David"/>
          <w:sz w:val="24"/>
          <w:szCs w:val="24"/>
        </w:rPr>
        <w:instrText xml:space="preserve"> &amp;gt; </w:instrText>
      </w:r>
      <w:r w:rsidR="00785498" w:rsidRPr="0013159B">
        <w:rPr>
          <w:rFonts w:ascii="David" w:hAnsi="David" w:cs="David"/>
          <w:sz w:val="24"/>
          <w:szCs w:val="24"/>
          <w:rtl/>
        </w:rPr>
        <w:instrText>קשב</w:instrText>
      </w:r>
      <w:r w:rsidR="00785498" w:rsidRPr="0013159B">
        <w:rPr>
          <w:rFonts w:ascii="David" w:hAnsi="David" w:cs="David"/>
          <w:sz w:val="24"/>
          <w:szCs w:val="24"/>
        </w:rPr>
        <w:instrText xml:space="preserve"> &amp;gt; outcomes ? </w:instrText>
      </w:r>
      <w:r w:rsidR="00785498" w:rsidRPr="0013159B">
        <w:rPr>
          <w:rFonts w:ascii="David" w:hAnsi="David" w:cs="David"/>
          <w:sz w:val="24"/>
          <w:szCs w:val="24"/>
          <w:rtl/>
        </w:rPr>
        <w:instrText>נראה שלא כאן</w:instrText>
      </w:r>
      <w:r w:rsidR="00785498" w:rsidRPr="0013159B">
        <w:rPr>
          <w:rFonts w:ascii="David" w:hAnsi="David" w:cs="David"/>
          <w:sz w:val="24"/>
          <w:szCs w:val="24"/>
        </w:rPr>
        <w:instrText>","page":"1-12","publisher":"Elsevier Ltd","title":"How do mindfulness-based cognitive therapy and mindfulness-based stress reduction improve mental health and wellbeing? A systematic review and meta-analysis of mediation studies","type":"article-journal","volume":"37"},"uris":["http://www.mendeley.com/documents/?uuid=5e0c81f0-f500-4561-ac14-8f22464164a6"]}],"mendeley":{"formattedCitation":"(Gu, Strauss, Bond, &amp; Cavanagh, 2015)","plainTextFormattedCitation":"(Gu, Strauss, Bond, &amp; Cavanagh, 2015)","previouslyFormattedCitation":"(Gu, Strauss, Bond, &amp; Cavanagh, 2015)"},"properties":{"noteIndex":0},"schema":"https://github.com/citation-style-language/schema/raw/master/csl-citation.json"}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(Gu, Strauss, Bond, &amp; Cavanagh, 2015)</w:t>
      </w:r>
      <w:r w:rsidRPr="006A4A9B">
        <w:rPr>
          <w:rFonts w:ascii="David" w:hAnsi="David" w:cs="David"/>
          <w:sz w:val="24"/>
          <w:szCs w:val="24"/>
        </w:rPr>
        <w:fldChar w:fldCharType="end"/>
      </w:r>
      <w:r w:rsidRPr="006A4A9B">
        <w:rPr>
          <w:rFonts w:ascii="David" w:hAnsi="David" w:cs="David"/>
          <w:sz w:val="24"/>
          <w:szCs w:val="24"/>
        </w:rPr>
        <w:t xml:space="preserve">. Attention represents a particularly important focus of such theory and research. </w:t>
      </w:r>
      <w:r w:rsidRPr="006A4A9B">
        <w:rPr>
          <w:rFonts w:ascii="David" w:hAnsi="David" w:cs="David"/>
          <w:sz w:val="24"/>
          <w:szCs w:val="24"/>
          <w:lang w:val="en-GB"/>
        </w:rPr>
        <w:t xml:space="preserve">Meditation practices that directly target attentional processes </w:t>
      </w:r>
      <w:r w:rsidRPr="0013159B">
        <w:rPr>
          <w:rFonts w:ascii="David" w:hAnsi="David" w:cs="David"/>
          <w:sz w:val="24"/>
          <w:szCs w:val="24"/>
        </w:rPr>
        <w:t>are integral to</w:t>
      </w:r>
      <w:r w:rsidRPr="0013159B">
        <w:rPr>
          <w:rFonts w:ascii="David" w:hAnsi="David" w:cs="David"/>
          <w:sz w:val="24"/>
          <w:szCs w:val="24"/>
          <w:lang w:val="en-GB"/>
        </w:rPr>
        <w:t xml:space="preserve"> MMT </w:t>
      </w:r>
      <w:r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{"citationItems":[{"id":"ITEM-1","itemData":{"DOI":"10.1093/clipsy/bph077","ISBN":"09695893 (ISSN)","ISSN":"09695893","PMID":"764","abstract":"There has been substantial interest in mindfulness as an approach to reduce cognitive vulnerability to stress and emotional di</w:instrText>
      </w:r>
      <w:r w:rsidR="00785498" w:rsidRPr="0013159B">
        <w:rPr>
          <w:rFonts w:ascii="David" w:hAnsi="David" w:cs="David"/>
          <w:sz w:val="24"/>
          <w:szCs w:val="24"/>
          <w:lang w:val="en-GB"/>
        </w:rPr>
        <w:instrText>stress in recent years. However, thus far mindfulness has not been de</w:instrText>
      </w:r>
      <w:r w:rsidR="00785498" w:rsidRPr="0013159B">
        <w:rPr>
          <w:rFonts w:ascii="Arial" w:hAnsi="Arial" w:cs="Arial"/>
          <w:sz w:val="24"/>
          <w:szCs w:val="24"/>
          <w:lang w:val="en-GB"/>
        </w:rPr>
        <w:instrText>ﬁ</w:instrText>
      </w:r>
      <w:r w:rsidR="00785498" w:rsidRPr="0013159B">
        <w:rPr>
          <w:rFonts w:ascii="David" w:hAnsi="David" w:cs="David"/>
          <w:sz w:val="24"/>
          <w:szCs w:val="24"/>
          <w:lang w:val="en-GB"/>
        </w:rPr>
        <w:instrText>ned operationally. This paper describes the results of recent meetings held to establish a consensus on mindfulness and to develop conjointly a testable operational de</w:instrText>
      </w:r>
      <w:r w:rsidR="00785498" w:rsidRPr="0013159B">
        <w:rPr>
          <w:rFonts w:ascii="Arial" w:hAnsi="Arial" w:cs="Arial"/>
          <w:sz w:val="24"/>
          <w:szCs w:val="24"/>
          <w:lang w:val="en-GB"/>
        </w:rPr>
        <w:instrText>ﬁ</w:instrText>
      </w:r>
      <w:r w:rsidR="00785498" w:rsidRPr="0013159B">
        <w:rPr>
          <w:rFonts w:ascii="David" w:hAnsi="David" w:cs="David"/>
          <w:sz w:val="24"/>
          <w:szCs w:val="24"/>
          <w:lang w:val="en-GB"/>
        </w:rPr>
        <w:instrText>nition. We propose a two-component model of mindfulness and specify each component in terms of speci</w:instrText>
      </w:r>
      <w:r w:rsidR="00785498" w:rsidRPr="0013159B">
        <w:rPr>
          <w:rFonts w:ascii="Arial" w:hAnsi="Arial" w:cs="Arial"/>
          <w:sz w:val="24"/>
          <w:szCs w:val="24"/>
          <w:lang w:val="en-GB"/>
        </w:rPr>
        <w:instrText>ﬁ</w:instrText>
      </w:r>
      <w:r w:rsidR="00785498" w:rsidRPr="0013159B">
        <w:rPr>
          <w:rFonts w:ascii="David" w:hAnsi="David" w:cs="David"/>
          <w:sz w:val="24"/>
          <w:szCs w:val="24"/>
          <w:lang w:val="en-GB"/>
        </w:rPr>
        <w:instrText>c behaviors, experiential manifestations, and implicated psychological processes. We then address issues regarding temporal stability and situational speci</w:instrText>
      </w:r>
      <w:r w:rsidR="00785498" w:rsidRPr="0013159B">
        <w:rPr>
          <w:rFonts w:ascii="Arial" w:hAnsi="Arial" w:cs="Arial"/>
          <w:sz w:val="24"/>
          <w:szCs w:val="24"/>
          <w:lang w:val="en-GB"/>
        </w:rPr>
        <w:instrText>ﬁ</w:instrText>
      </w:r>
      <w:r w:rsidR="00785498" w:rsidRPr="0013159B">
        <w:rPr>
          <w:rFonts w:ascii="David" w:hAnsi="David" w:cs="David"/>
          <w:sz w:val="24"/>
          <w:szCs w:val="24"/>
          <w:lang w:val="en-GB"/>
        </w:rPr>
        <w:instrText>city and speculate on the conceptual and operational distinctiveness of mindfulness. We con- clude this paper by discussing implications for instrument development and brie</w:instrText>
      </w:r>
      <w:r w:rsidR="00785498" w:rsidRPr="0013159B">
        <w:rPr>
          <w:rFonts w:ascii="Arial" w:hAnsi="Arial" w:cs="Arial"/>
          <w:sz w:val="24"/>
          <w:szCs w:val="24"/>
          <w:lang w:val="en-GB"/>
        </w:rPr>
        <w:instrText>ﬂ</w:instrText>
      </w:r>
      <w:r w:rsidR="00785498" w:rsidRPr="0013159B">
        <w:rPr>
          <w:rFonts w:ascii="David" w:hAnsi="David" w:cs="David"/>
          <w:sz w:val="24"/>
          <w:szCs w:val="24"/>
          <w:lang w:val="en-GB"/>
        </w:rPr>
        <w:instrText>y describing our own approach to measurement.","author":[{"dropping-particle":"","family":"Bishop","given":"Scott R.","non-dropping-particle":"","parse-names":false,"suffix":""},{"dropping-particle":"","family":"Lau","given":"Mark","non-dropping-particle":"","parse-names":false,"suffix":""},{"dropping-particle":"","family":"Shapiro","given":"Shauna","non-dropping-particle":"","parse-names":false,"suffix":""},{"dropping-particle":"","family":"Carlson","given":"Linda","non-dropping-particle":"","parse-names":false,"suffix":""},{"dropping-particle":"","family":"Anderson","given":"Nicole D.","non-dropping-particle":"","parse-names":false,"suffix":""},{"dropping-particle":"","family":"Carmody","given":"James","non-dropping-particle":"","parse-names":false,"suffix":""},{"dropping-particle":"V.","family":"Segal","given":"Zindel","non-dropping-particle":"","parse-names":false,"suffix":""},{"dropping-particle":"","family":"Abbey","given":"Susan","non-dropping-particle":"","parse-names":false,"suffix":""},{"dropping-particle":"","family":"Speca","given":"Michael","non-dropping-particle":"","parse-names":false,"suffix":""},{"dropping-particle":"","family":"Velting","given":"Drew","non-dropping-particle":"","parse-names":false,"suffix":""},{"dropping-particle":"","family":"Devins","given":"Gerald","non-dropping-particle":"","parse-names":false,"suffix":""}],"container-title":"Clinical Psychology: Science and Practice","id":"ITEM-1","issue":"3","issued":{"date-parts":[["2004"]]},"note":"</w:instrText>
      </w:r>
      <w:r w:rsidR="00785498" w:rsidRPr="0013159B">
        <w:rPr>
          <w:rFonts w:ascii="David" w:hAnsi="David" w:cs="David"/>
          <w:sz w:val="24"/>
          <w:szCs w:val="24"/>
          <w:rtl/>
          <w:lang w:val="en-GB"/>
        </w:rPr>
        <w:instrText>מודל עם 2 מרכיבים - המאמר מציע</w:instrText>
      </w:r>
      <w:r w:rsidR="00785498" w:rsidRPr="0013159B">
        <w:rPr>
          <w:rFonts w:ascii="David" w:hAnsi="David" w:cs="David"/>
          <w:sz w:val="24"/>
          <w:szCs w:val="24"/>
          <w:lang w:val="en-GB"/>
        </w:rPr>
        <w:instrText xml:space="preserve"> outcomes </w:instrText>
      </w:r>
      <w:r w:rsidR="00785498" w:rsidRPr="0013159B">
        <w:rPr>
          <w:rFonts w:ascii="David" w:hAnsi="David" w:cs="David"/>
          <w:sz w:val="24"/>
          <w:szCs w:val="24"/>
          <w:rtl/>
          <w:lang w:val="en-GB"/>
        </w:rPr>
        <w:instrText>של מיינדפולנס שניתן למדוד על מנת להשוות למדדי דיווח עצמי, ולזהות תהליך למידה של היכולת. (תוך נבדקי או בין מנוסים לחסרי נסיון)</w:instrText>
      </w:r>
      <w:r w:rsidR="00785498" w:rsidRPr="0013159B">
        <w:rPr>
          <w:rFonts w:ascii="David" w:hAnsi="David" w:cs="David"/>
          <w:sz w:val="24"/>
          <w:szCs w:val="24"/>
          <w:lang w:val="en-GB"/>
        </w:rPr>
        <w:instrText xml:space="preserve"> \n\n1 .self regulation of attention - </w:instrText>
      </w:r>
      <w:r w:rsidR="00785498" w:rsidRPr="0013159B">
        <w:rPr>
          <w:rFonts w:ascii="David" w:hAnsi="David" w:cs="David"/>
          <w:sz w:val="24"/>
          <w:szCs w:val="24"/>
          <w:rtl/>
          <w:lang w:val="en-GB"/>
        </w:rPr>
        <w:instrText>הגברת קשב לרגע . הנוכחי</w:instrText>
      </w:r>
      <w:r w:rsidR="00785498" w:rsidRPr="0013159B">
        <w:rPr>
          <w:rFonts w:ascii="David" w:hAnsi="David" w:cs="David"/>
          <w:sz w:val="24"/>
          <w:szCs w:val="24"/>
          <w:lang w:val="en-GB"/>
        </w:rPr>
        <w:instrText xml:space="preserve">\n- </w:instrText>
      </w:r>
      <w:r w:rsidR="00785498" w:rsidRPr="0013159B">
        <w:rPr>
          <w:rFonts w:ascii="David" w:hAnsi="David" w:cs="David"/>
          <w:sz w:val="24"/>
          <w:szCs w:val="24"/>
          <w:rtl/>
          <w:lang w:val="en-GB"/>
        </w:rPr>
        <w:instrText>רמת הקשב</w:instrText>
      </w:r>
      <w:r w:rsidR="00785498" w:rsidRPr="0013159B">
        <w:rPr>
          <w:rFonts w:ascii="David" w:hAnsi="David" w:cs="David"/>
          <w:sz w:val="24"/>
          <w:szCs w:val="24"/>
          <w:lang w:val="en-GB"/>
        </w:rPr>
        <w:instrText xml:space="preserve">\n\n\nsustained attention - </w:instrText>
      </w:r>
      <w:r w:rsidR="00785498" w:rsidRPr="0013159B">
        <w:rPr>
          <w:rFonts w:ascii="David" w:hAnsi="David" w:cs="David"/>
          <w:sz w:val="24"/>
          <w:szCs w:val="24"/>
          <w:rtl/>
          <w:lang w:val="en-GB"/>
        </w:rPr>
        <w:instrText>שמירה על ערנות קשבית לאורך זמן</w:instrText>
      </w:r>
      <w:r w:rsidR="00785498" w:rsidRPr="0013159B">
        <w:rPr>
          <w:rFonts w:ascii="David" w:hAnsi="David" w:cs="David"/>
          <w:sz w:val="24"/>
          <w:szCs w:val="24"/>
          <w:lang w:val="en-GB"/>
        </w:rPr>
        <w:instrText xml:space="preserve">\n\n\nswitching </w:instrText>
      </w:r>
      <w:r w:rsidR="00785498" w:rsidRPr="0013159B">
        <w:rPr>
          <w:rFonts w:ascii="David" w:hAnsi="David" w:cs="David"/>
          <w:sz w:val="24"/>
          <w:szCs w:val="24"/>
          <w:rtl/>
          <w:lang w:val="en-GB"/>
        </w:rPr>
        <w:instrText>החזרת הקשב לרגע הנתון או לאוביקט</w:instrText>
      </w:r>
      <w:r w:rsidR="00785498" w:rsidRPr="0013159B">
        <w:rPr>
          <w:rFonts w:ascii="David" w:hAnsi="David" w:cs="David"/>
          <w:sz w:val="24"/>
          <w:szCs w:val="24"/>
          <w:lang w:val="en-GB"/>
        </w:rPr>
        <w:instrText xml:space="preserve"> \n\n\n</w:instrText>
      </w:r>
      <w:r w:rsidR="00785498" w:rsidRPr="0013159B">
        <w:rPr>
          <w:rFonts w:ascii="David" w:hAnsi="David" w:cs="David"/>
          <w:sz w:val="24"/>
          <w:szCs w:val="24"/>
          <w:rtl/>
          <w:lang w:val="en-GB"/>
        </w:rPr>
        <w:instrText>תחזית של המודל</w:instrText>
      </w:r>
      <w:r w:rsidR="00785498" w:rsidRPr="0013159B">
        <w:rPr>
          <w:rFonts w:ascii="David" w:hAnsi="David" w:cs="David"/>
          <w:sz w:val="24"/>
          <w:szCs w:val="24"/>
          <w:lang w:val="en-GB"/>
        </w:rPr>
        <w:instrText xml:space="preserve"> - outcomes \n\n-</w:instrText>
      </w:r>
      <w:r w:rsidR="00785498" w:rsidRPr="0013159B">
        <w:rPr>
          <w:rFonts w:ascii="David" w:hAnsi="David" w:cs="David"/>
          <w:sz w:val="24"/>
          <w:szCs w:val="24"/>
          <w:rtl/>
          <w:lang w:val="en-GB"/>
        </w:rPr>
        <w:instrText>עלייה ביכולת להשהות קשב מתמשך ולבצע סוויצ' בין הסחה למיקוד הקשב ברגע או באוביקט שדרכו נמצאים ברגע</w:instrText>
      </w:r>
      <w:r w:rsidR="00785498" w:rsidRPr="0013159B">
        <w:rPr>
          <w:rFonts w:ascii="David" w:hAnsi="David" w:cs="David"/>
          <w:sz w:val="24"/>
          <w:szCs w:val="24"/>
          <w:lang w:val="en-GB"/>
        </w:rPr>
        <w:instrText>. \n\n-</w:instrText>
      </w:r>
      <w:r w:rsidR="00785498" w:rsidRPr="0013159B">
        <w:rPr>
          <w:rFonts w:ascii="David" w:hAnsi="David" w:cs="David"/>
          <w:sz w:val="24"/>
          <w:szCs w:val="24"/>
          <w:rtl/>
          <w:lang w:val="en-GB"/>
        </w:rPr>
        <w:instrText>עליה ביכולת לבצע אינהיביציה, מתוך ההרגל להשהות תהליכים שניוניים הנלווים למחשבה \\ תחושה \\ רגש\\ גירוי חיצוני</w:instrText>
      </w:r>
      <w:r w:rsidR="00785498" w:rsidRPr="0013159B">
        <w:rPr>
          <w:rFonts w:ascii="David" w:hAnsi="David" w:cs="David"/>
          <w:sz w:val="24"/>
          <w:szCs w:val="24"/>
          <w:lang w:val="en-GB"/>
        </w:rPr>
        <w:instrText>. \n\n*</w:instrText>
      </w:r>
      <w:r w:rsidR="00785498" w:rsidRPr="0013159B">
        <w:rPr>
          <w:rFonts w:ascii="David" w:hAnsi="David" w:cs="David"/>
          <w:sz w:val="24"/>
          <w:szCs w:val="24"/>
          <w:rtl/>
          <w:lang w:val="en-GB"/>
        </w:rPr>
        <w:instrText>ישנם מדדים אובייקטיבים דוגמת מבחן סטרופ</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רגשי לבדיקת אינהיביציה של עיבוד סמנטי</w:instrText>
      </w:r>
      <w:r w:rsidR="00785498" w:rsidRPr="0013159B">
        <w:rPr>
          <w:rFonts w:ascii="David" w:hAnsi="David" w:cs="David"/>
          <w:sz w:val="24"/>
          <w:szCs w:val="24"/>
          <w:lang w:val="en-GB"/>
        </w:rPr>
        <w:instrText xml:space="preserve">\n- </w:instrText>
      </w:r>
      <w:r w:rsidR="00785498" w:rsidRPr="0013159B">
        <w:rPr>
          <w:rFonts w:ascii="David" w:hAnsi="David" w:cs="David"/>
          <w:sz w:val="24"/>
          <w:szCs w:val="24"/>
          <w:rtl/>
          <w:lang w:val="en-GB"/>
        </w:rPr>
        <w:instrText>עלייה ביכולת להגיב לגירוי לא צפוי. מגיעים עם קשב נקי שלא נובע מאמונות והטיות מוקדמות</w:instrText>
      </w:r>
      <w:r w:rsidR="00785498" w:rsidRPr="0013159B">
        <w:rPr>
          <w:rFonts w:ascii="David" w:hAnsi="David" w:cs="David"/>
          <w:sz w:val="24"/>
          <w:szCs w:val="24"/>
          <w:lang w:val="en-GB"/>
        </w:rPr>
        <w:instrText xml:space="preserve">.\n- \n\n\n2. orientation to experiences in the moment - </w:instrText>
      </w:r>
      <w:r w:rsidR="00785498" w:rsidRPr="0013159B">
        <w:rPr>
          <w:rFonts w:ascii="David" w:hAnsi="David" w:cs="David"/>
          <w:sz w:val="24"/>
          <w:szCs w:val="24"/>
          <w:rtl/>
          <w:lang w:val="en-GB"/>
        </w:rPr>
        <w:instrText>אימוץ גישה לחוויות הרגע - סקרנית</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פתוחה ומקבלת</w:instrText>
      </w:r>
      <w:r w:rsidR="00785498" w:rsidRPr="0013159B">
        <w:rPr>
          <w:rFonts w:ascii="David" w:hAnsi="David" w:cs="David"/>
          <w:sz w:val="24"/>
          <w:szCs w:val="24"/>
          <w:lang w:val="en-GB"/>
        </w:rPr>
        <w:instrText>. \n\n</w:instrText>
      </w:r>
      <w:r w:rsidR="00785498" w:rsidRPr="0013159B">
        <w:rPr>
          <w:rFonts w:ascii="David" w:hAnsi="David" w:cs="David"/>
          <w:sz w:val="24"/>
          <w:szCs w:val="24"/>
          <w:rtl/>
          <w:lang w:val="en-GB"/>
        </w:rPr>
        <w:instrText>תחזיות</w:instrText>
      </w:r>
      <w:r w:rsidR="00785498" w:rsidRPr="0013159B">
        <w:rPr>
          <w:rFonts w:ascii="David" w:hAnsi="David" w:cs="David"/>
          <w:sz w:val="24"/>
          <w:szCs w:val="24"/>
          <w:lang w:val="en-GB"/>
        </w:rPr>
        <w:instrText xml:space="preserve"> - \n\n- </w:instrText>
      </w:r>
      <w:r w:rsidR="00785498" w:rsidRPr="0013159B">
        <w:rPr>
          <w:rFonts w:ascii="David" w:hAnsi="David" w:cs="David"/>
          <w:sz w:val="24"/>
          <w:szCs w:val="24"/>
          <w:rtl/>
          <w:lang w:val="en-GB"/>
        </w:rPr>
        <w:instrText>מקטין המנעות מרגשות ומצבים שליליים - יכולת לקבל אותם</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יכול להוריד סבל ממחשבה מטרידה מתוך קבלה של הקיום שלה ? של המצב</w:instrText>
      </w:r>
      <w:r w:rsidR="00785498" w:rsidRPr="0013159B">
        <w:rPr>
          <w:rFonts w:ascii="David" w:hAnsi="David" w:cs="David"/>
          <w:sz w:val="24"/>
          <w:szCs w:val="24"/>
          <w:lang w:val="en-GB"/>
        </w:rPr>
        <w:instrText xml:space="preserve"> ? \n\n\n</w:instrText>
      </w:r>
      <w:r w:rsidR="00785498" w:rsidRPr="0013159B">
        <w:rPr>
          <w:rFonts w:ascii="David" w:hAnsi="David" w:cs="David"/>
          <w:sz w:val="24"/>
          <w:szCs w:val="24"/>
          <w:rtl/>
          <w:lang w:val="en-GB"/>
        </w:rPr>
        <w:instrText>חקירה של דפוסים - האם מחשבה מטרידה מעוררת מחשבה שיפוטית ולתחושה פיזית ויש לופ שלילי ? (שייתכן</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ויכול להמנע מתוך קבלה או העדר שיפוטיות</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הבחנה בין תחושה גופנית לרגש. אפשרי</w:instrText>
      </w:r>
      <w:r w:rsidR="00785498" w:rsidRPr="0013159B">
        <w:rPr>
          <w:rFonts w:ascii="David" w:hAnsi="David" w:cs="David"/>
          <w:sz w:val="24"/>
          <w:szCs w:val="24"/>
          <w:lang w:val="en-GB"/>
        </w:rPr>
        <w:instrText>? \n\n\n\n</w:instrText>
      </w:r>
      <w:r w:rsidR="00785498" w:rsidRPr="0013159B">
        <w:rPr>
          <w:rFonts w:ascii="David" w:hAnsi="David" w:cs="David"/>
          <w:sz w:val="24"/>
          <w:szCs w:val="24"/>
          <w:rtl/>
          <w:lang w:val="en-GB"/>
        </w:rPr>
        <w:instrText>אלקסיתימיה</w:instrText>
      </w:r>
      <w:r w:rsidR="00785498" w:rsidRPr="0013159B">
        <w:rPr>
          <w:rFonts w:ascii="David" w:hAnsi="David" w:cs="David"/>
          <w:sz w:val="24"/>
          <w:szCs w:val="24"/>
          <w:lang w:val="en-GB"/>
        </w:rPr>
        <w:instrText xml:space="preserve"> (Alexithymia) </w:instrText>
      </w:r>
      <w:r w:rsidR="00785498" w:rsidRPr="0013159B">
        <w:rPr>
          <w:rFonts w:ascii="David" w:hAnsi="David" w:cs="David"/>
          <w:sz w:val="24"/>
          <w:szCs w:val="24"/>
          <w:rtl/>
          <w:lang w:val="en-GB"/>
        </w:rPr>
        <w:instrText>היא חוסר יכולת להרגיש, להביע או לזהות רגשות</w:instrText>
      </w:r>
      <w:r w:rsidR="00785498" w:rsidRPr="0013159B">
        <w:rPr>
          <w:rFonts w:ascii="David" w:hAnsi="David" w:cs="David"/>
          <w:sz w:val="24"/>
          <w:szCs w:val="24"/>
          <w:lang w:val="en-GB"/>
        </w:rPr>
        <w:instrText>\n\n\n</w:instrText>
      </w:r>
      <w:r w:rsidR="00785498" w:rsidRPr="0013159B">
        <w:rPr>
          <w:rFonts w:ascii="David" w:hAnsi="David" w:cs="David"/>
          <w:sz w:val="24"/>
          <w:szCs w:val="24"/>
          <w:rtl/>
          <w:lang w:val="en-GB"/>
        </w:rPr>
        <w:instrText>אלקסיתמיה תפחת בזמן תרגול מיינדפולנס</w:instrText>
      </w:r>
      <w:r w:rsidR="00785498" w:rsidRPr="0013159B">
        <w:rPr>
          <w:rFonts w:ascii="David" w:hAnsi="David" w:cs="David"/>
          <w:sz w:val="24"/>
          <w:szCs w:val="24"/>
          <w:lang w:val="en-GB"/>
        </w:rPr>
        <w:instrText xml:space="preserve">. \n- </w:instrText>
      </w:r>
      <w:r w:rsidR="00785498" w:rsidRPr="0013159B">
        <w:rPr>
          <w:rFonts w:ascii="David" w:hAnsi="David" w:cs="David"/>
          <w:sz w:val="24"/>
          <w:szCs w:val="24"/>
          <w:rtl/>
          <w:lang w:val="en-GB"/>
        </w:rPr>
        <w:instrText>רמת העיבוד</w:instrText>
      </w:r>
      <w:r w:rsidR="00785498" w:rsidRPr="0013159B">
        <w:rPr>
          <w:rFonts w:ascii="David" w:hAnsi="David" w:cs="David"/>
          <w:sz w:val="24"/>
          <w:szCs w:val="24"/>
          <w:lang w:val="en-GB"/>
        </w:rPr>
        <w:instrText>?","page":"230-241","title":"Mindfulness: A proposed operational definition","type":"article-journal","volume":"11"},"uris":["http://www.mendeley.com/documents/?uuid=76072f51-dd33-4946-a8c2-ccbbf5dcf19d"]},{"id":"ITEM-2","itemData":{"DOI":"10.1177/1745691611419671","ISBN":"1745-6916\\r1745-6924","ISSN":"17456916","PMID":"11982931","abstract":"Cultivation of mindfulness, the nonjudgmental awareness of experiences in the present moment, produces beneficial effects on well-being and ameliorates psychiatric and stress-related symptoms. Mindfulness meditation has therefore increasingly been incorporated into psychotherapeutic interventions. Although the number of publications in the field has sharply increased over the last two decades, there is a paucity of theoretical reviews that integrate the existing literature into a comprehensive theoretical framework. In this article, we explore several components through which mindfulness meditation exerts its effects: (a) attention regulation, (b) body awareness, (c) emotion regulation (including reappraisal and exposure, extinction, and reconsolidation), and (d) change in perspective on the self. Recent empirical research, including practitioners’ self-reports and experimental data, provides evidence supporting these mechanisms. Functional and structural neuroimaging studies have begun to explore the neuroscientific processes underlying these components. Evidence suggests that mindfulness practice is associated with neuroplastic changes in the anterior cingulate cortex, insula, temporo-parietal junction, fronto-limbic network, and default mode network structures. The authors suggest that the mechanisms described here work synergistically, establishing a process of enhanced self-regulation. Differentiating between these components seems useful to guide future basic research and to specifically target areas of development in the treatment of psychological disorders","author":[{"dropping-particle":"","family":"Hölzel","given":"Britta K.","non-dropping-particle":"","parse-names":false,"suffix":""},{"dropping-particle":"","family":"Lazar","given":"Sara W.","non-dropping-particle":"","parse-names":false,"suffix":""},{"dropping-particle":"","family":"Gard","given":"Tim","non-dropping-particle":"","parse-names":false,"suffix":""},{"dropping-particle":"","family":"Schuman-Olivier","given":"Zev","non-dropping-particle":"","parse-names":false,"suffix":""},{"dropping-particle":"","family":"Vago","given":"David R.","non-dropping-particle":"","parse-names":false,"suffix":""},{"dropping-particle":"","family":"Ott","given":"Ulrich","non-dropping-particle":"","parse-names":false,"suffix":""}],"container-title":"Perspectives on Psychological Science","id":"ITEM-2","issued":{"date-parts":[["2011"]]},"note":"</w:instrText>
      </w:r>
      <w:r w:rsidR="00785498" w:rsidRPr="0013159B">
        <w:rPr>
          <w:rFonts w:ascii="David" w:hAnsi="David" w:cs="David"/>
          <w:sz w:val="24"/>
          <w:szCs w:val="24"/>
          <w:rtl/>
          <w:lang w:val="en-GB"/>
        </w:rPr>
        <w:instrText>איך מיינדפולמס עובד? הצעת מנגנונים של פעולה - קונספטואלית ומוחית</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מאמר סקירה</w:instrText>
      </w:r>
      <w:r w:rsidR="00785498" w:rsidRPr="0013159B">
        <w:rPr>
          <w:rFonts w:ascii="David" w:hAnsi="David" w:cs="David"/>
          <w:sz w:val="24"/>
          <w:szCs w:val="24"/>
          <w:lang w:val="en-GB"/>
        </w:rPr>
        <w:instrText xml:space="preserve"> \n\n</w:instrText>
      </w:r>
      <w:r w:rsidR="00785498" w:rsidRPr="0013159B">
        <w:rPr>
          <w:rFonts w:ascii="David" w:hAnsi="David" w:cs="David"/>
          <w:sz w:val="24"/>
          <w:szCs w:val="24"/>
          <w:rtl/>
          <w:lang w:val="en-GB"/>
        </w:rPr>
        <w:instrText>מנגנונים מתווכים שמאפשרים למיינדפולנס להשיג את ההשפעה של שיפור ב</w:instrText>
      </w:r>
      <w:r w:rsidR="00785498" w:rsidRPr="0013159B">
        <w:rPr>
          <w:rFonts w:ascii="David" w:hAnsi="David" w:cs="David"/>
          <w:sz w:val="24"/>
          <w:szCs w:val="24"/>
          <w:lang w:val="en-GB"/>
        </w:rPr>
        <w:instrText xml:space="preserve">-well being </w:instrText>
      </w:r>
      <w:r w:rsidR="00785498" w:rsidRPr="0013159B">
        <w:rPr>
          <w:rFonts w:ascii="David" w:hAnsi="David" w:cs="David"/>
          <w:sz w:val="24"/>
          <w:szCs w:val="24"/>
          <w:rtl/>
          <w:lang w:val="en-GB"/>
        </w:rPr>
        <w:instrText>והפחתת סרטס</w:instrText>
      </w:r>
      <w:r w:rsidR="00785498" w:rsidRPr="0013159B">
        <w:rPr>
          <w:rFonts w:ascii="David" w:hAnsi="David" w:cs="David"/>
          <w:sz w:val="24"/>
          <w:szCs w:val="24"/>
          <w:lang w:val="en-GB"/>
        </w:rPr>
        <w:instrText xml:space="preserve">- \n1. </w:instrText>
      </w:r>
      <w:r w:rsidR="00785498" w:rsidRPr="0013159B">
        <w:rPr>
          <w:rFonts w:ascii="David" w:hAnsi="David" w:cs="David"/>
          <w:sz w:val="24"/>
          <w:szCs w:val="24"/>
          <w:rtl/>
          <w:lang w:val="en-GB"/>
        </w:rPr>
        <w:instrText>בקרה על קשב</w:instrText>
      </w:r>
      <w:r w:rsidR="00785498" w:rsidRPr="0013159B">
        <w:rPr>
          <w:rFonts w:ascii="David" w:hAnsi="David" w:cs="David"/>
          <w:sz w:val="24"/>
          <w:szCs w:val="24"/>
          <w:lang w:val="en-GB"/>
        </w:rPr>
        <w:instrText xml:space="preserve">\n2. </w:instrText>
      </w:r>
      <w:r w:rsidR="00785498" w:rsidRPr="0013159B">
        <w:rPr>
          <w:rFonts w:ascii="David" w:hAnsi="David" w:cs="David"/>
          <w:sz w:val="24"/>
          <w:szCs w:val="24"/>
          <w:rtl/>
          <w:lang w:val="en-GB"/>
        </w:rPr>
        <w:instrText>מודעות לגוף</w:instrText>
      </w:r>
      <w:r w:rsidR="00785498" w:rsidRPr="0013159B">
        <w:rPr>
          <w:rFonts w:ascii="David" w:hAnsi="David" w:cs="David"/>
          <w:sz w:val="24"/>
          <w:szCs w:val="24"/>
          <w:lang w:val="en-GB"/>
        </w:rPr>
        <w:instrText xml:space="preserve">\n3. </w:instrText>
      </w:r>
      <w:r w:rsidR="00785498" w:rsidRPr="0013159B">
        <w:rPr>
          <w:rFonts w:ascii="David" w:hAnsi="David" w:cs="David"/>
          <w:sz w:val="24"/>
          <w:szCs w:val="24"/>
          <w:rtl/>
          <w:lang w:val="en-GB"/>
        </w:rPr>
        <w:instrText>בקרה רגשית</w:instrText>
      </w:r>
      <w:r w:rsidR="00785498" w:rsidRPr="0013159B">
        <w:rPr>
          <w:rFonts w:ascii="David" w:hAnsi="David" w:cs="David"/>
          <w:sz w:val="24"/>
          <w:szCs w:val="24"/>
          <w:lang w:val="en-GB"/>
        </w:rPr>
        <w:instrText xml:space="preserve"> - \n</w:instrText>
      </w:r>
      <w:r w:rsidR="00785498" w:rsidRPr="0013159B">
        <w:rPr>
          <w:rFonts w:ascii="David" w:hAnsi="David" w:cs="David"/>
          <w:sz w:val="24"/>
          <w:szCs w:val="24"/>
          <w:rtl/>
          <w:lang w:val="en-GB"/>
        </w:rPr>
        <w:instrText>הערכת מחדש</w:instrText>
      </w:r>
      <w:r w:rsidR="00785498" w:rsidRPr="0013159B">
        <w:rPr>
          <w:rFonts w:ascii="David" w:hAnsi="David" w:cs="David"/>
          <w:sz w:val="24"/>
          <w:szCs w:val="24"/>
          <w:lang w:val="en-GB"/>
        </w:rPr>
        <w:instrText xml:space="preserve"> - reapraisal - \n- </w:instrText>
      </w:r>
      <w:r w:rsidR="00785498" w:rsidRPr="0013159B">
        <w:rPr>
          <w:rFonts w:ascii="David" w:hAnsi="David" w:cs="David"/>
          <w:sz w:val="24"/>
          <w:szCs w:val="24"/>
          <w:rtl/>
          <w:lang w:val="en-GB"/>
        </w:rPr>
        <w:instrText>הערכה חיובית מחודשת של הגירוי או החוויה הפנימית - שינוי בבקרה הקוגניטיבית של ה</w:instrText>
      </w:r>
      <w:r w:rsidR="00785498" w:rsidRPr="0013159B">
        <w:rPr>
          <w:rFonts w:ascii="David" w:hAnsi="David" w:cs="David"/>
          <w:sz w:val="24"/>
          <w:szCs w:val="24"/>
          <w:lang w:val="en-GB"/>
        </w:rPr>
        <w:instrText xml:space="preserve">-PFC </w:instrText>
      </w:r>
      <w:r w:rsidR="00785498" w:rsidRPr="0013159B">
        <w:rPr>
          <w:rFonts w:ascii="David" w:hAnsi="David" w:cs="David"/>
          <w:sz w:val="24"/>
          <w:szCs w:val="24"/>
          <w:rtl/>
          <w:lang w:val="en-GB"/>
        </w:rPr>
        <w:instrText>על תהליכים מוחיים נמוכים של קשב</w:instrText>
      </w:r>
      <w:r w:rsidR="00785498" w:rsidRPr="0013159B">
        <w:rPr>
          <w:rFonts w:ascii="David" w:hAnsi="David" w:cs="David"/>
          <w:sz w:val="24"/>
          <w:szCs w:val="24"/>
          <w:lang w:val="en-GB"/>
        </w:rPr>
        <w:instrText xml:space="preserve">.\n- </w:instrText>
      </w:r>
      <w:r w:rsidR="00785498" w:rsidRPr="0013159B">
        <w:rPr>
          <w:rFonts w:ascii="David" w:hAnsi="David" w:cs="David"/>
          <w:sz w:val="24"/>
          <w:szCs w:val="24"/>
          <w:rtl/>
          <w:lang w:val="en-GB"/>
        </w:rPr>
        <w:instrText>מנגד - יש הטוענים שיש</w:instrText>
      </w:r>
      <w:r w:rsidR="00785498" w:rsidRPr="0013159B">
        <w:rPr>
          <w:rFonts w:ascii="David" w:hAnsi="David" w:cs="David"/>
          <w:sz w:val="24"/>
          <w:szCs w:val="24"/>
          <w:lang w:val="en-GB"/>
        </w:rPr>
        <w:instrText xml:space="preserve"> nonapraisal -</w:instrText>
      </w:r>
      <w:r w:rsidR="00785498" w:rsidRPr="0013159B">
        <w:rPr>
          <w:rFonts w:ascii="David" w:hAnsi="David" w:cs="David"/>
          <w:sz w:val="24"/>
          <w:szCs w:val="24"/>
          <w:rtl/>
          <w:lang w:val="en-GB"/>
        </w:rPr>
        <w:instrText>העדר הערכה (או שיפוט) שנלווה לאימון ומתבטא מוחית בירידה בפעילות של ה</w:instrText>
      </w:r>
      <w:r w:rsidR="00785498" w:rsidRPr="0013159B">
        <w:rPr>
          <w:rFonts w:ascii="David" w:hAnsi="David" w:cs="David"/>
          <w:sz w:val="24"/>
          <w:szCs w:val="24"/>
          <w:lang w:val="en-GB"/>
        </w:rPr>
        <w:instrText xml:space="preserve">-PFC &amp;gt; </w:instrText>
      </w:r>
      <w:r w:rsidR="00785498" w:rsidRPr="0013159B">
        <w:rPr>
          <w:rFonts w:ascii="David" w:hAnsi="David" w:cs="David"/>
          <w:sz w:val="24"/>
          <w:szCs w:val="24"/>
          <w:rtl/>
          <w:lang w:val="en-GB"/>
        </w:rPr>
        <w:instrText>פחות בקרה קוגניטיבית - ירידה במנגנון האיניהיביטורי והמכוון</w:instrText>
      </w:r>
      <w:r w:rsidR="00785498" w:rsidRPr="0013159B">
        <w:rPr>
          <w:rFonts w:ascii="David" w:hAnsi="David" w:cs="David"/>
          <w:sz w:val="24"/>
          <w:szCs w:val="24"/>
          <w:lang w:val="en-GB"/>
        </w:rPr>
        <w:instrText xml:space="preserve"> top down.\n</w:instrText>
      </w:r>
      <w:r w:rsidR="00785498" w:rsidRPr="0013159B">
        <w:rPr>
          <w:rFonts w:ascii="David" w:hAnsi="David" w:cs="David"/>
          <w:sz w:val="24"/>
          <w:szCs w:val="24"/>
          <w:rtl/>
          <w:lang w:val="en-GB"/>
        </w:rPr>
        <w:instrText>ייתכן ובקרב מתחילים יהיה צורך בהגברת הבקרה הקוג' על מנת לשנות דפוסים אוטומאטיים</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ואצל מתקדמים העמדה האוטומאטית תשתנה ועל כן תצפה ירידה בבקרה קוג</w:instrText>
      </w:r>
      <w:r w:rsidR="00785498" w:rsidRPr="0013159B">
        <w:rPr>
          <w:rFonts w:ascii="David" w:hAnsi="David" w:cs="David"/>
          <w:sz w:val="24"/>
          <w:szCs w:val="24"/>
          <w:lang w:val="en-GB"/>
        </w:rPr>
        <w:instrText>' (=</w:instrText>
      </w:r>
      <w:r w:rsidR="00785498" w:rsidRPr="0013159B">
        <w:rPr>
          <w:rFonts w:ascii="David" w:hAnsi="David" w:cs="David"/>
          <w:sz w:val="24"/>
          <w:szCs w:val="24"/>
          <w:rtl/>
          <w:lang w:val="en-GB"/>
        </w:rPr>
        <w:instrText>פעילות ה</w:instrText>
      </w:r>
      <w:r w:rsidR="00785498" w:rsidRPr="0013159B">
        <w:rPr>
          <w:rFonts w:ascii="David" w:hAnsi="David" w:cs="David"/>
          <w:sz w:val="24"/>
          <w:szCs w:val="24"/>
          <w:lang w:val="en-GB"/>
        </w:rPr>
        <w:instrText>-PFC).\n\n</w:instrText>
      </w:r>
      <w:r w:rsidR="00785498" w:rsidRPr="0013159B">
        <w:rPr>
          <w:rFonts w:ascii="David" w:hAnsi="David" w:cs="David"/>
          <w:sz w:val="24"/>
          <w:szCs w:val="24"/>
          <w:rtl/>
          <w:lang w:val="en-GB"/>
        </w:rPr>
        <w:instrText>חשיפה, הכחדה ורה-קונסלידציה</w:instrText>
      </w:r>
      <w:r w:rsidR="00785498" w:rsidRPr="0013159B">
        <w:rPr>
          <w:rFonts w:ascii="David" w:hAnsi="David" w:cs="David"/>
          <w:sz w:val="24"/>
          <w:szCs w:val="24"/>
          <w:lang w:val="en-GB"/>
        </w:rPr>
        <w:instrText xml:space="preserve"> &amp;gt; </w:instrText>
      </w:r>
      <w:r w:rsidR="00785498" w:rsidRPr="0013159B">
        <w:rPr>
          <w:rFonts w:ascii="David" w:hAnsi="David" w:cs="David"/>
          <w:sz w:val="24"/>
          <w:szCs w:val="24"/>
          <w:rtl/>
          <w:lang w:val="en-GB"/>
        </w:rPr>
        <w:instrText>הווצרות זכרונות מחדש</w:instrText>
      </w:r>
      <w:r w:rsidR="00785498" w:rsidRPr="0013159B">
        <w:rPr>
          <w:rFonts w:ascii="David" w:hAnsi="David" w:cs="David"/>
          <w:sz w:val="24"/>
          <w:szCs w:val="24"/>
          <w:lang w:val="en-GB"/>
        </w:rPr>
        <w:instrText xml:space="preserve"> ? \n4. </w:instrText>
      </w:r>
      <w:r w:rsidR="00785498" w:rsidRPr="0013159B">
        <w:rPr>
          <w:rFonts w:ascii="David" w:hAnsi="David" w:cs="David"/>
          <w:sz w:val="24"/>
          <w:szCs w:val="24"/>
          <w:rtl/>
          <w:lang w:val="en-GB"/>
        </w:rPr>
        <w:instrText>שינוי פרספטיבה על העצמי</w:instrText>
      </w:r>
      <w:r w:rsidR="00785498" w:rsidRPr="0013159B">
        <w:rPr>
          <w:rFonts w:ascii="David" w:hAnsi="David" w:cs="David"/>
          <w:sz w:val="24"/>
          <w:szCs w:val="24"/>
          <w:lang w:val="en-GB"/>
        </w:rPr>
        <w:instrText xml:space="preserve"> .","title":"How does mindfulness meditation work? Proposing mechanisms of action from a conceptual and neural perspective","type":"article"},"uris":["http://www.mendeley.com/documents/?uuid=318d63f1-df51-3148-a428-9203a83843f8"]},{"id":"ITEM-3","itemData":{"DOI":"10.1037/a0039585","ISSN":"1935-990X","author":[{"dropping-particle":"","family":"Lutz","given":"Antoine","non-dropping-particle":"","parse-names":false,"suffix":""},{"dropping-particle":"","family":"Jha","given":"Amishi P.","non-dropping-particle":"","parse-names":false,"suffix":""},{"dropping-particle":"","family":"Dunne","given":"John D.","non-dropping-particle":"","parse-names":false,"suffix":""},{"dropping-particle":"","family":"Saron","given":"Clifford D.","non-dropping-particle":"","parse-names":false,"suffix":""}],"container-title":"American Psychologist","id":"ITEM-3","issue":"7","issued":{"date-parts":[["2015","10"]]},"page":"632-658","publisher":"US: American Psychological Association","title":"Investigating the phenomenological matrix of mindfulness-related practices from a neurocognitive perspective.","type":"article-journal","volume":"70"},"uris":["http://www.mendeley.com/documents/?uuid=92add063-71c2-3006-82c9-3328f932e8b3"]},{"id":"ITEM-4","itemData":{"DOI":"10.1002/jclp.20237","ISBN":"0021-9762","ISSN":"00219762","PMID":"16385481","abstract":"Recently, the psychological construct mindfulness has received a great deal of attention. The majority of research has focused on clinical studies to evaluate the efficacy of mindfulness-based interventions. This line of research has led to promising data suggesting mindfulness-based interventions are effective for treatment of both psychological and physical symptoms. However, an equally important direction for future research is to investigate questions concerning mechanisms of action underlying mindfulness-based interventions. This theoretical paper proposes a model of mindfulness, in an effort to elucidate potential mechanisms to explain how mindfulness affects positive change. Potential implications and future directions for the empirical study of mechanisms involved in mindfulness are addressed.","author":[{"dropping-particle":"","family":"Shapiro","given":"Shauna L.","non-dropping-particle":"","parse-names":false,"suffix":""},{"dropping-particle":"","family":"Carlson","given":"Linda E.","non-dropping-particle":"","parse-names":false,"suffix":""},{"dropping-particle":"","family":"Astin","given":"John A.","non-dropping-particle":"","parse-names":false,"suffix":""},{"dropping-particle":"","family":"Freedman","given":"Benedict","non-dropping-particle":"","parse-names":false,"suffix":""}],"container-title":"Journal of Clinical Psychology","id":"ITEM-4","issued":{"date-parts":[["2006"]]},"note":"</w:instrText>
      </w:r>
      <w:r w:rsidR="00785498" w:rsidRPr="0013159B">
        <w:rPr>
          <w:rFonts w:ascii="David" w:hAnsi="David" w:cs="David"/>
          <w:sz w:val="24"/>
          <w:szCs w:val="24"/>
          <w:rtl/>
          <w:lang w:val="en-GB"/>
        </w:rPr>
        <w:instrText>לרפרך שוב</w:instrText>
      </w:r>
      <w:r w:rsidR="00785498" w:rsidRPr="0013159B">
        <w:rPr>
          <w:rFonts w:ascii="David" w:hAnsi="David" w:cs="David"/>
          <w:sz w:val="24"/>
          <w:szCs w:val="24"/>
          <w:lang w:val="en-GB"/>
        </w:rPr>
        <w:instrText>!","title":"Mechanisms of mindfulness","type":"article"},"uris":["http://www.mendeley.com/documents/?uuid=f1d2de10-47b1-3b13-b3ac-034cd904bed8"]}],"mendeley":{"formattedCitation":"(Bishop et al., 2004; Hölzel et al., 2011; Lutz, Jha, Dunne, &amp; Saron, 2015; Shapiro, Carlson, Astin, &amp; Freedman, 2006a)","plainTextFormattedCitation":"(Bishop et al., 2004; Hölzel et al., 2011; Lutz, Jha, Dunne, &amp; Saron, 2015; Shapiro, Carlson, Astin, &amp; Freedman, 2006a)","previouslyFormattedCitation":"(Bishop et al., 2004; Hölzel et al., 2011; Lutz, Jha, Dunne, &amp; Saron, 2015; Shapiro, Carlson, Astin, &amp; Freedman, 2006a)"},"properties":{"noteIndex":0},"schema":"https://github.com/citation-style-language/schema/raw/master/csl-citation.json"}</w:instrText>
      </w:r>
      <w:r w:rsidRPr="006A4A9B">
        <w:rPr>
          <w:rFonts w:ascii="David" w:hAnsi="David" w:cs="David"/>
          <w:sz w:val="24"/>
          <w:szCs w:val="24"/>
          <w:lang w:val="en-GB"/>
        </w:rPr>
        <w:fldChar w:fldCharType="separate"/>
      </w:r>
      <w:r w:rsidR="001E2173" w:rsidRPr="006A4A9B">
        <w:rPr>
          <w:rFonts w:ascii="David" w:hAnsi="David" w:cs="David"/>
          <w:noProof/>
          <w:sz w:val="24"/>
          <w:szCs w:val="24"/>
          <w:lang w:val="en-GB"/>
        </w:rPr>
        <w:t>(Bishop et al., 2004; Hölzel et al., 2011; Lutz, Jha, Dunne, &amp; Saron, 2015; Shapiro, Carlson, Astin, &amp; Freedman, 2006a)</w:t>
      </w:r>
      <w:r w:rsidRPr="006A4A9B">
        <w:rPr>
          <w:rFonts w:ascii="David" w:hAnsi="David" w:cs="David"/>
          <w:sz w:val="24"/>
          <w:szCs w:val="24"/>
          <w:lang w:val="en-GB"/>
        </w:rPr>
        <w:fldChar w:fldCharType="end"/>
      </w:r>
      <w:r w:rsidRPr="006A4A9B">
        <w:rPr>
          <w:rFonts w:ascii="David" w:hAnsi="David" w:cs="David"/>
          <w:sz w:val="24"/>
          <w:szCs w:val="24"/>
          <w:lang w:val="en-GB"/>
        </w:rPr>
        <w:t xml:space="preserve">. </w:t>
      </w:r>
      <w:r w:rsidRPr="006A4A9B">
        <w:rPr>
          <w:rFonts w:ascii="David" w:hAnsi="David" w:cs="David"/>
          <w:sz w:val="24"/>
          <w:szCs w:val="24"/>
        </w:rPr>
        <w:t xml:space="preserve">Yet, empirical evidence directly linking MMT practices and their salutary effects to targeted attention processes is mixed and, when observed, effects are modest </w:t>
      </w:r>
      <w:r w:rsidRPr="006A4A9B">
        <w:rPr>
          <w:rFonts w:ascii="David" w:hAnsi="David" w:cs="David"/>
          <w:sz w:val="24"/>
          <w:szCs w:val="24"/>
          <w:lang w:val="en-GB" w:bidi="ar-SA"/>
        </w:rPr>
        <w:fldChar w:fldCharType="begin" w:fldLock="1"/>
      </w:r>
      <w:r w:rsidR="00785498" w:rsidRPr="006A4A9B">
        <w:rPr>
          <w:rFonts w:ascii="David" w:hAnsi="David" w:cs="David"/>
          <w:sz w:val="24"/>
          <w:szCs w:val="24"/>
          <w:lang w:val="en-GB" w:bidi="ar-SA"/>
        </w:rPr>
        <w:instrText>ADDIN CSL_CITATION {"citationItems":[{"id":"ITEM-1","itemData":{"DOI":"10.1016/j.copsyc.2018.12.015","ISSN":"2352-250X","author":[{"dropping-particle":"","family":"Vago","given":"David R","non-dropping-particle":"","parse-names":false,"suffix":""},{"dropping-pa</w:instrText>
      </w:r>
      <w:r w:rsidR="00785498" w:rsidRPr="0013159B">
        <w:rPr>
          <w:rFonts w:ascii="David" w:hAnsi="David" w:cs="David"/>
          <w:sz w:val="24"/>
          <w:szCs w:val="24"/>
          <w:lang w:val="en-GB" w:bidi="ar-SA"/>
        </w:rPr>
        <w:instrText>rticle":"","family":"Gupta","given":"Resh S","non-dropping-particle":"","parse-names":false,"suffix":""},{"dropping-particle":"","family":"Lazar","given":"Sara W","non-dropping-particle":"","parse-names":false,"suffix":""}],"container-title":"Current Opinion in Psychology","id":"ITEM-1","issued":{"date-parts":[["2019"]]},"note":"</w:instrText>
      </w:r>
      <w:r w:rsidR="00785498" w:rsidRPr="0013159B">
        <w:rPr>
          <w:rFonts w:ascii="David" w:hAnsi="David" w:cs="David"/>
          <w:sz w:val="24"/>
          <w:szCs w:val="24"/>
          <w:rtl/>
          <w:lang w:val="en-GB"/>
        </w:rPr>
        <w:instrText>מדידת השלכות קוג' של מיינדפולנס</w:instrText>
      </w:r>
      <w:r w:rsidR="00785498" w:rsidRPr="0013159B">
        <w:rPr>
          <w:rFonts w:ascii="David" w:hAnsi="David" w:cs="David"/>
          <w:sz w:val="24"/>
          <w:szCs w:val="24"/>
          <w:lang w:val="en-GB" w:bidi="ar-SA"/>
        </w:rPr>
        <w:instrText xml:space="preserve"> -\n</w:instrText>
      </w:r>
      <w:r w:rsidR="00785498" w:rsidRPr="0013159B">
        <w:rPr>
          <w:rFonts w:ascii="David" w:hAnsi="David" w:cs="David"/>
          <w:sz w:val="24"/>
          <w:szCs w:val="24"/>
          <w:rtl/>
          <w:lang w:val="en-GB"/>
        </w:rPr>
        <w:instrText>קונפאונדים וגבולות מתודולוגיים</w:instrText>
      </w:r>
      <w:r w:rsidR="00785498" w:rsidRPr="0013159B">
        <w:rPr>
          <w:rFonts w:ascii="David" w:hAnsi="David" w:cs="David"/>
          <w:sz w:val="24"/>
          <w:szCs w:val="24"/>
          <w:lang w:val="en-GB" w:bidi="ar-SA"/>
        </w:rPr>
        <w:instrText xml:space="preserve"> \n\n","page":"143-150","publisher":"Elsevier Ltd","title":"ScienceDirect Measuring cognitive outcomes in mindfulness-based intervention research : a reflection on confounding factors and methodological limitations","type":"article-journal","volume":"28"},"uris":["http://www.mendeley.com/documents/?uuid=1f8f359d-fdc6-44ca-8048-63f39867ed87"]},{"id":"ITEM-2","itemData":{"DOI":"10.1016/j.cpr.2010.11.003","ISBN":"02727358 (ISSN)","ISSN":"02727358","PMID":"21183265","abstract":"Mindfulness meditation practices (MMPs) are a subgroup of meditation practices which are receiving growing attention. The present paper reviews current evidence about the effects of MMPs on objective measures of cognitive functions. Five databases were searched. Twenty three studies providing measures of attention, memory, executive functions and further miscellaneous measures of cognition were included. Fifteen were controlled or randomized controlled studies and 8 were case-control studies. Overall, reviewed studies suggested that early phases of mindfulness training, which are more concerned with the development of focused attention, could be associated with significant improvements in selective and executive attention whereas the following phases, which are characterized by an open monitoring of internal and external stimuli, could be mainly associated with improved unfocused sustained attention abilities. Additionally, MMPs could enhance working memory capacity and some executive functions. However, many of the included studies show methodological limitations and negative results have been reported as well, plausibly reflecting differences in study design, study duration and patients' populations. Accordingly, even though findings here reviewed provided preliminary evidence suggesting that MMPs could enhance cognitive functions, available evidence should be considered with caution and further high quality studies investigating more standardized mindfulness meditation programs are needed. © 2010 Elsevier Ltd.","author":[{"dropping-particle":"","family":"Chiesa","given":"Alberto","non-dropping-particle":"","parse-names":false,"suffix":""},{"dropping-particle":"","family":"Calati","given":"Raffaella","non-dropping-particle":"","parse-names":false,"suffix":""},{"dropping-particle":"","family":"Serretti","given":"Alessandro","non-dropping-particle":"","parse-names":false,"suffix":""}],"container-title":"Clinical Psychology Review","id":"ITEM-2","issue":"3","issued":{"date-parts":[["2011"]]},"note":"</w:instrText>
      </w:r>
      <w:r w:rsidR="00785498" w:rsidRPr="0013159B">
        <w:rPr>
          <w:rFonts w:ascii="David" w:hAnsi="David" w:cs="David"/>
          <w:sz w:val="24"/>
          <w:szCs w:val="24"/>
          <w:rtl/>
          <w:lang w:val="en-GB"/>
        </w:rPr>
        <w:instrText>האם מיינדפולנס משפר יכולות קוג</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מאמר סקירה, זווית נוירופסיכולוגית</w:instrText>
      </w:r>
      <w:r w:rsidR="00785498" w:rsidRPr="0013159B">
        <w:rPr>
          <w:rFonts w:ascii="David" w:hAnsi="David" w:cs="David"/>
          <w:sz w:val="24"/>
          <w:szCs w:val="24"/>
          <w:lang w:val="en-GB" w:bidi="ar-SA"/>
        </w:rPr>
        <w:instrText xml:space="preserve"> \n</w:instrText>
      </w:r>
      <w:r w:rsidR="00785498" w:rsidRPr="0013159B">
        <w:rPr>
          <w:rFonts w:ascii="David" w:hAnsi="David" w:cs="David"/>
          <w:sz w:val="24"/>
          <w:szCs w:val="24"/>
          <w:rtl/>
          <w:lang w:val="en-GB"/>
        </w:rPr>
        <w:instrText>טבלת הזהב של המדדים</w:instrText>
      </w:r>
      <w:r w:rsidR="00785498" w:rsidRPr="0013159B">
        <w:rPr>
          <w:rFonts w:ascii="David" w:hAnsi="David" w:cs="David"/>
          <w:sz w:val="24"/>
          <w:szCs w:val="24"/>
          <w:lang w:val="en-GB" w:bidi="ar-SA"/>
        </w:rPr>
        <w:instrText xml:space="preserve"> \n2011","page":"449-464","publisher":"Elsevier Ltd","title":"Does mindfulness training improve cognitive abilities? A systematic review of neuropsychological findings","type":"article-journal","volume":"31"},"uris":["http://www.mendeley.com/documents/?uuid=e234f459-0418-4616-9497-1498868e34bb"]},{"id":"ITEM-3","itemData":{"DOI":"10.1016/j.concog.2016.08.017","ISBN":"1090-2376\\r1053-8100","ISSN":"10902376","PMID":"27580462","abstract":"Mindfulness is theorised to improve attention regulation and other cognitive processes. This systematic review examines whether 8-week standardised and manualised mindfulness training programs such as Mindfulness Based Cognitive Therapy (MBCT) and Mindfulness Based Stress Reduction (MBSR) enhances attention, memory and executive function abilities measured by objective neuropsychological tests. Seven databases were searched resulting in 18 studies meeting inclusion criteria for review. Overall studies did not support attention or executive function improvements. We found preliminary evidence for improvements in working memory and autobiographical memory as well as cognitive flexibility and meta-awareness. Short-term mindfulness meditation training did not enhance theorised attentional pathways. Results call into question the theoretical underpinnings of mindfulness, further highlighting the need for a comprehensive theoretical framework.","author":[{"dropping-particle":"","family":"Lao","given":"So An","non-dropping-particle":"","parse-names":false,"suffix":""},{"dropping-particle":"","family":"Kissane","given":"David","non-dropping-particle":"","parse-names":false,"suffix":""},{"dropping-particle":"","family":"Meadows","given":"Graham","non-dropping-particle":"","parse-names":false,"suffix":""}],"container-title":"Consciousness and Cognition","id":"ITEM-3","issued":{"date-parts":[["2016"]]},"note":"</w:instrText>
      </w:r>
      <w:r w:rsidR="00785498" w:rsidRPr="0013159B">
        <w:rPr>
          <w:rFonts w:ascii="David" w:hAnsi="David" w:cs="David"/>
          <w:sz w:val="24"/>
          <w:szCs w:val="24"/>
          <w:rtl/>
          <w:lang w:val="en-GB"/>
        </w:rPr>
        <w:instrText>השפעות קוגניטביות של</w:instrText>
      </w:r>
      <w:r w:rsidR="00785498" w:rsidRPr="0013159B">
        <w:rPr>
          <w:rFonts w:ascii="David" w:hAnsi="David" w:cs="David"/>
          <w:sz w:val="24"/>
          <w:szCs w:val="24"/>
          <w:lang w:val="en-GB" w:bidi="ar-SA"/>
        </w:rPr>
        <w:instrText xml:space="preserve"> \nMBSR\\MBCT\n\n</w:instrText>
      </w:r>
      <w:r w:rsidR="00785498" w:rsidRPr="0013159B">
        <w:rPr>
          <w:rFonts w:ascii="David" w:hAnsi="David" w:cs="David"/>
          <w:sz w:val="24"/>
          <w:szCs w:val="24"/>
          <w:rtl/>
          <w:lang w:val="en-GB"/>
        </w:rPr>
        <w:instrText>מיינדפולנס באופו תיאורטי אמור לשפר בקרת קשב ותהליכים קוגניטביים אחרים</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מאמר סקירה זה סוקר את ה</w:instrText>
      </w:r>
      <w:r w:rsidR="00785498" w:rsidRPr="0013159B">
        <w:rPr>
          <w:rFonts w:ascii="David" w:hAnsi="David" w:cs="David"/>
          <w:sz w:val="24"/>
          <w:szCs w:val="24"/>
          <w:lang w:val="en-GB" w:bidi="ar-SA"/>
        </w:rPr>
        <w:instrText xml:space="preserve">-MBSR MBCT </w:instrText>
      </w:r>
      <w:r w:rsidR="00785498" w:rsidRPr="0013159B">
        <w:rPr>
          <w:rFonts w:ascii="David" w:hAnsi="David" w:cs="David"/>
          <w:sz w:val="24"/>
          <w:szCs w:val="24"/>
          <w:rtl/>
          <w:lang w:val="en-GB"/>
        </w:rPr>
        <w:instrText>בהקשר של קשב, זכרון וביצוע, מדידות נוירופיזיולוגיות</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בכללי - לא נמצא שיפור בפונק' ביצועיות</w:instrText>
      </w:r>
      <w:r w:rsidR="00785498" w:rsidRPr="0013159B">
        <w:rPr>
          <w:rFonts w:ascii="David" w:hAnsi="David" w:cs="David"/>
          <w:sz w:val="24"/>
          <w:szCs w:val="24"/>
          <w:lang w:val="en-GB" w:bidi="ar-SA"/>
        </w:rPr>
        <w:instrText>. \n</w:instrText>
      </w:r>
      <w:r w:rsidR="00785498" w:rsidRPr="0013159B">
        <w:rPr>
          <w:rFonts w:ascii="David" w:hAnsi="David" w:cs="David"/>
          <w:sz w:val="24"/>
          <w:szCs w:val="24"/>
          <w:rtl/>
          <w:lang w:val="en-GB"/>
        </w:rPr>
        <w:instrText>נמצאו ראיות ראשוניות לשיפור ב</w:instrText>
      </w:r>
      <w:r w:rsidR="00785498" w:rsidRPr="0013159B">
        <w:rPr>
          <w:rFonts w:ascii="David" w:hAnsi="David" w:cs="David"/>
          <w:sz w:val="24"/>
          <w:szCs w:val="24"/>
          <w:lang w:val="en-GB" w:bidi="ar-SA"/>
        </w:rPr>
        <w:instrText xml:space="preserve">-WM </w:instrText>
      </w:r>
      <w:r w:rsidR="00785498" w:rsidRPr="0013159B">
        <w:rPr>
          <w:rFonts w:ascii="David" w:hAnsi="David" w:cs="David"/>
          <w:sz w:val="24"/>
          <w:szCs w:val="24"/>
          <w:rtl/>
          <w:lang w:val="en-GB"/>
        </w:rPr>
        <w:instrText>ובזכרון אוטוביוגרפי</w:instrText>
      </w:r>
      <w:r w:rsidR="00785498" w:rsidRPr="0013159B">
        <w:rPr>
          <w:rFonts w:ascii="David" w:hAnsi="David" w:cs="David"/>
          <w:sz w:val="24"/>
          <w:szCs w:val="24"/>
          <w:lang w:val="en-GB" w:bidi="ar-SA"/>
        </w:rPr>
        <w:instrText xml:space="preserve"> .\n</w:instrText>
      </w:r>
      <w:r w:rsidR="00785498" w:rsidRPr="0013159B">
        <w:rPr>
          <w:rFonts w:ascii="David" w:hAnsi="David" w:cs="David"/>
          <w:sz w:val="24"/>
          <w:szCs w:val="24"/>
          <w:rtl/>
          <w:lang w:val="en-GB"/>
        </w:rPr>
        <w:instrText>ובגמישות קוגניטיביות ומטא-מודעות</w:instrText>
      </w:r>
      <w:r w:rsidR="00785498" w:rsidRPr="0013159B">
        <w:rPr>
          <w:rFonts w:ascii="David" w:hAnsi="David" w:cs="David"/>
          <w:sz w:val="24"/>
          <w:szCs w:val="24"/>
          <w:lang w:val="en-GB" w:bidi="ar-SA"/>
        </w:rPr>
        <w:instrText>.","page":"109-123","publisher":"Elsevier Inc.","title":"Cognitive effects of MBSR/MBCT: A systematic review of neuropsychological outcomes","type":"article-journal","volume":"45"},"uris":["http://www.mendeley.com/documents/?uuid=2893b431-8639-466d-8eaf-fa14607a6f18"]},{"id":"ITEM-4","itemData":{"DOI":"10.1038/nrn3916","ISBN":"978-3-319-46321-6","ISSN":"14710048","PMID":"25783612","abstract":"On page 220 of this article, the third sentence of the fourth paragraph was incorrect. The sentence should have read 'Furthermore, a preliminary analysis from a study of a state of 'non-dual awareness' (a state of awareness in which perceived dualities, such as the distinction between subject and object, are absent) showed increased functional connectivity of the central precuneus with the dorsolateral PFC'. This has been corrected in the online version of the article.","author":[{"dropping-particle":"","family":"Tang","given":"Yi Yuan","non-dropping-particle":"","parse-names":false,"suffix":""},{"dropping-particle":"","family":"Hölzel","given":"Britta K.","non-dropping-particle":"","parse-names":false,"suffix":""},{"dropping-particle":"","family":"Posner","given":"Michael I.","non-dropping-particle":"","parse-names":false,"suffix":""}],"container-title":"Nature Reviews Neuroscience","id":"ITEM-4","issue":"4","issued":{"date-parts":[["2015"]]},"note":"</w:instrText>
      </w:r>
      <w:r w:rsidR="00785498" w:rsidRPr="0013159B">
        <w:rPr>
          <w:rFonts w:ascii="David" w:hAnsi="David" w:cs="David"/>
          <w:sz w:val="24"/>
          <w:szCs w:val="24"/>
          <w:rtl/>
          <w:lang w:val="en-GB"/>
        </w:rPr>
        <w:instrText>מחקר מוחי של מיינדפולנס - סקירה</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אולי העדכנית ביותר</w:instrText>
      </w:r>
      <w:r w:rsidR="00785498" w:rsidRPr="0013159B">
        <w:rPr>
          <w:rFonts w:ascii="David" w:hAnsi="David" w:cs="David"/>
          <w:sz w:val="24"/>
          <w:szCs w:val="24"/>
          <w:lang w:val="en-GB" w:bidi="ar-SA"/>
        </w:rPr>
        <w:instrText>?) \n\n</w:instrText>
      </w:r>
      <w:r w:rsidR="00785498" w:rsidRPr="0013159B">
        <w:rPr>
          <w:rFonts w:ascii="David" w:hAnsi="David" w:cs="David"/>
          <w:sz w:val="24"/>
          <w:szCs w:val="24"/>
          <w:rtl/>
          <w:lang w:val="en-GB"/>
        </w:rPr>
        <w:instrText>אזורים מוחיים</w:instrText>
      </w:r>
      <w:r w:rsidR="00785498" w:rsidRPr="0013159B">
        <w:rPr>
          <w:rFonts w:ascii="David" w:hAnsi="David" w:cs="David"/>
          <w:sz w:val="24"/>
          <w:szCs w:val="24"/>
          <w:lang w:val="en-GB" w:bidi="ar-SA"/>
        </w:rPr>
        <w:instrText xml:space="preserve"> - </w:instrText>
      </w:r>
      <w:r w:rsidR="00785498" w:rsidRPr="0013159B">
        <w:rPr>
          <w:rFonts w:ascii="David" w:hAnsi="David" w:cs="David"/>
          <w:sz w:val="24"/>
          <w:szCs w:val="24"/>
          <w:rtl/>
          <w:lang w:val="en-GB"/>
        </w:rPr>
        <w:instrText>מבנה</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רשתות - פעילות</w:instrText>
      </w:r>
      <w:r w:rsidR="00785498" w:rsidRPr="0013159B">
        <w:rPr>
          <w:rFonts w:ascii="David" w:hAnsi="David" w:cs="David"/>
          <w:sz w:val="24"/>
          <w:szCs w:val="24"/>
          <w:lang w:val="en-GB" w:bidi="ar-SA"/>
        </w:rPr>
        <w:instrText>\n\n</w:instrText>
      </w:r>
      <w:r w:rsidR="00785498" w:rsidRPr="0013159B">
        <w:rPr>
          <w:rFonts w:ascii="David" w:hAnsi="David" w:cs="David"/>
          <w:sz w:val="24"/>
          <w:szCs w:val="24"/>
          <w:rtl/>
          <w:lang w:val="en-GB"/>
        </w:rPr>
        <w:instrText>רמה נורינולית (חשמל), רמה מולקולרית (גנטיקה)</w:instrText>
      </w:r>
      <w:r w:rsidR="00785498" w:rsidRPr="0013159B">
        <w:rPr>
          <w:rFonts w:ascii="David" w:hAnsi="David" w:cs="David"/>
          <w:sz w:val="24"/>
          <w:szCs w:val="24"/>
          <w:lang w:val="en-GB" w:bidi="ar-SA"/>
        </w:rPr>
        <w:instrText xml:space="preserve"> \n\n</w:instrText>
      </w:r>
      <w:r w:rsidR="00785498" w:rsidRPr="0013159B">
        <w:rPr>
          <w:rFonts w:ascii="David" w:hAnsi="David" w:cs="David"/>
          <w:sz w:val="24"/>
          <w:szCs w:val="24"/>
          <w:rtl/>
          <w:lang w:val="en-GB"/>
        </w:rPr>
        <w:instrText>המנגנון המוחי עדיין לא ברור. (נכון ל-2015 וכנראה גם היום, כמו כל דבר מוחי חוץ מראייה נגיד)</w:instrText>
      </w:r>
      <w:r w:rsidR="00785498" w:rsidRPr="0013159B">
        <w:rPr>
          <w:rFonts w:ascii="David" w:hAnsi="David" w:cs="David"/>
          <w:sz w:val="24"/>
          <w:szCs w:val="24"/>
          <w:lang w:val="en-GB" w:bidi="ar-SA"/>
        </w:rPr>
        <w:instrText>","page":"213-225","publisher":"Nature Publishing Group","title":"The neuroscience of mindfulness meditation","type":"article-journal","volume":"16"},"uris":["http://www.mendeley.com/documents/?uuid=051d65f5-7e4b-41eb-bfec-1de8819a2d3a"]},{"id":"ITEM-5","itemData":{"DOI":"10.3389/fnins.2013.00008","ISBN":"1662-453X","ISSN":"16624548","PMID":"23382709","abstract":"The scientific interest in meditation and mindfulness practice has recently seen an unprecedented surge. After an initial phase of presenting beneficial effects of mindfulness practice in various domains, research is now seeking to unravel the underlying psychological and neurophysiological mechanisms. Advances in understanding these processes are required for improving and fine-tuning mindfulness-based interventions that target specific conditions such as eating disorders or attention deficit hyperactivity disorders. This review presents a theoretical framework that emphasizes the central role of attentional control mechanisms in the development of mindfulness skills. It discusses the phenomenological level of experience during meditation, the different attentional functions that are involved, and relates these to the brain networks that subserve these functions. On the basis of currently available empirical evidence specific processes as to how attention exerts its positive influence are considered and it is concluded that meditation practice appears to positively impact attentional functions by improving resource allocation processes. As a result, attentional resources are allocated more fully during early processing phases which subsequently enhance further processing. Neural changes resulting from a pure form of mindfulness practice that is central to most mindfulness programs are considered from the perspective that they constitute a useful reference point for future research. Furthermore, possible interrelations between the improvement of attentional control and emotion regulation skills are discussed.","author":[{"dropping-particle":"","family":"Malinowski","given":"Peter","non-dropping-particle":"","parse-names":false,"suffix":""}],"container-title":"Frontiers in Neuroscience","id":"ITEM-5","issue":"7 FEB","issued":{"date-parts":[["2013"]]},"note":"</w:instrText>
      </w:r>
      <w:r w:rsidR="00785498" w:rsidRPr="0013159B">
        <w:rPr>
          <w:rFonts w:ascii="David" w:hAnsi="David" w:cs="David"/>
          <w:sz w:val="24"/>
          <w:szCs w:val="24"/>
          <w:rtl/>
          <w:lang w:val="en-GB"/>
        </w:rPr>
        <w:instrText>מנגנונים נוירונליים של הקצאת קשב בתרגול מיינדפולנס</w:instrText>
      </w:r>
      <w:r w:rsidR="00785498" w:rsidRPr="0013159B">
        <w:rPr>
          <w:rFonts w:ascii="David" w:hAnsi="David" w:cs="David"/>
          <w:sz w:val="24"/>
          <w:szCs w:val="24"/>
          <w:lang w:val="en-GB" w:bidi="ar-SA"/>
        </w:rPr>
        <w:instrText>\n\n</w:instrText>
      </w:r>
      <w:r w:rsidR="00785498" w:rsidRPr="0013159B">
        <w:rPr>
          <w:rFonts w:ascii="David" w:hAnsi="David" w:cs="David"/>
          <w:sz w:val="24"/>
          <w:szCs w:val="24"/>
          <w:rtl/>
          <w:lang w:val="en-GB"/>
        </w:rPr>
        <w:instrText>מאמר סקירה למסגרת תיאורתית שמדגיש את התפקיד של בקרת קשב בפיתוח יכולות מיינדפולנס, דרך האימון</w:instrText>
      </w:r>
      <w:r w:rsidR="00785498" w:rsidRPr="0013159B">
        <w:rPr>
          <w:rFonts w:ascii="David" w:hAnsi="David" w:cs="David"/>
          <w:sz w:val="24"/>
          <w:szCs w:val="24"/>
          <w:lang w:val="en-GB" w:bidi="ar-SA"/>
        </w:rPr>
        <w:instrText>. \n</w:instrText>
      </w:r>
      <w:r w:rsidR="00785498" w:rsidRPr="0013159B">
        <w:rPr>
          <w:rFonts w:ascii="David" w:hAnsi="David" w:cs="David"/>
          <w:sz w:val="24"/>
          <w:szCs w:val="24"/>
          <w:rtl/>
          <w:lang w:val="en-GB"/>
        </w:rPr>
        <w:instrText>שיפור בהקצאת משאבים, שינויים נוירולוגיים</w:instrText>
      </w:r>
      <w:r w:rsidR="00785498" w:rsidRPr="0013159B">
        <w:rPr>
          <w:rFonts w:ascii="David" w:hAnsi="David" w:cs="David"/>
          <w:sz w:val="24"/>
          <w:szCs w:val="24"/>
          <w:lang w:val="en-GB" w:bidi="ar-SA"/>
        </w:rPr>
        <w:instrText>.\n\nattentional control &amp;gt; emotional regulation\n\n\n","page":"1-11","title":"Neural mechanisms of attentional control in mindfulness meditation","type":"article-journal","volume":"7"},"uris":["http://www.mendeley.com/documents/?uuid=05c40323-c649-4a1f-969c-474eeae2670e"]}],"mendeley":{"formattedCitation":"(Chiesa, Calati, &amp; Serretti, 2011; Lao, Kissane, &amp; Meadows, 2016; Malinowski, 2013; Y. Y. Tang, Hölzel, &amp; Posner, 2015; Vago, Gupta, &amp; Lazar, 2019)","plainTextFormattedCitation":"(Chiesa, Calati, &amp; Serretti, 2011; Lao, Kissane, &amp; Meadows, 2016; Malinowski, 2013; Y. Y. Tang, Hölzel, &amp; Posner, 2015; Vago, Gupta, &amp; Lazar, 2019)","previouslyFormattedCitation":"(Chiesa, Calati, &amp; Serretti, 2011; Lao, Kissane, &amp; Meadows, 2016; Malinowski, 2013; Y. Y. Tang, Hölzel, &amp; Posner, 2015; Vago, Gupta, &amp; Lazar, 2019)"},"properties":{"noteIndex":0},"schema":"https://github.com/citation-style-language/schema/raw/master/csl-citation.json"}</w:instrText>
      </w:r>
      <w:r w:rsidRPr="006A4A9B">
        <w:rPr>
          <w:rFonts w:ascii="David" w:hAnsi="David" w:cs="David"/>
          <w:sz w:val="24"/>
          <w:szCs w:val="24"/>
          <w:lang w:val="en-GB" w:bidi="ar-SA"/>
        </w:rPr>
        <w:fldChar w:fldCharType="separate"/>
      </w:r>
      <w:r w:rsidR="001E2173" w:rsidRPr="006A4A9B">
        <w:rPr>
          <w:rFonts w:ascii="David" w:hAnsi="David" w:cs="David"/>
          <w:noProof/>
          <w:sz w:val="24"/>
          <w:szCs w:val="24"/>
          <w:lang w:val="en-GB" w:bidi="ar-SA"/>
        </w:rPr>
        <w:t>(Chiesa, Calati, &amp; Serretti, 2011; Lao, Kissane, &amp; Meadows, 2016; Malinowski, 2013; Y. Y. Tang, Hölzel, &amp; Posner, 2015; Vago, Gupta, &amp; Lazar, 2019)</w:t>
      </w:r>
      <w:r w:rsidRPr="006A4A9B">
        <w:rPr>
          <w:rFonts w:ascii="David" w:hAnsi="David" w:cs="David"/>
          <w:sz w:val="24"/>
          <w:szCs w:val="24"/>
          <w:lang w:val="en-GB" w:bidi="ar-SA"/>
        </w:rPr>
        <w:fldChar w:fldCharType="end"/>
      </w:r>
      <w:r w:rsidRPr="006A4A9B">
        <w:rPr>
          <w:rFonts w:ascii="David" w:hAnsi="David" w:cs="David"/>
          <w:sz w:val="24"/>
          <w:szCs w:val="24"/>
          <w:lang w:val="en-GB" w:bidi="ar-SA"/>
        </w:rPr>
        <w:t>. The proposed dissertation research seeks to explore this paradox – the discrepancy between theory regarding the essential role of attention change processes in MMT versus extant limited and mixed empirical evidence of such effects. Specifically, the propos</w:t>
      </w:r>
      <w:r w:rsidRPr="0013159B">
        <w:rPr>
          <w:rFonts w:ascii="David" w:hAnsi="David" w:cs="David"/>
          <w:sz w:val="24"/>
          <w:szCs w:val="24"/>
          <w:lang w:val="en-GB" w:bidi="ar-SA"/>
        </w:rPr>
        <w:t>ed dissertation is focused on one possible explanatory framework that may</w:t>
      </w:r>
      <w:ins w:id="22" w:author="עמית ברנשטיין" w:date="2020-02-02T13:00:00Z">
        <w:r w:rsidR="00DD2895" w:rsidRPr="0013159B">
          <w:rPr>
            <w:rFonts w:ascii="David" w:hAnsi="David" w:cs="David"/>
            <w:sz w:val="24"/>
            <w:szCs w:val="24"/>
            <w:lang w:val="en-GB" w:bidi="ar-SA"/>
          </w:rPr>
          <w:t>,</w:t>
        </w:r>
      </w:ins>
      <w:r w:rsidRPr="0013159B">
        <w:rPr>
          <w:rFonts w:ascii="David" w:hAnsi="David" w:cs="David"/>
          <w:sz w:val="24"/>
          <w:szCs w:val="24"/>
          <w:lang w:val="en-GB" w:bidi="ar-SA"/>
        </w:rPr>
        <w:t xml:space="preserve"> in part</w:t>
      </w:r>
      <w:ins w:id="23" w:author="עמית ברנשטיין" w:date="2020-02-02T13:01:00Z">
        <w:r w:rsidR="00DD2895" w:rsidRPr="0013159B">
          <w:rPr>
            <w:rFonts w:ascii="David" w:hAnsi="David" w:cs="David"/>
            <w:sz w:val="24"/>
            <w:szCs w:val="24"/>
            <w:lang w:val="en-GB" w:bidi="ar-SA"/>
          </w:rPr>
          <w:t>,</w:t>
        </w:r>
      </w:ins>
      <w:r w:rsidRPr="0013159B">
        <w:rPr>
          <w:rFonts w:ascii="David" w:hAnsi="David" w:cs="David"/>
          <w:sz w:val="24"/>
          <w:szCs w:val="24"/>
          <w:lang w:val="en-GB" w:bidi="ar-SA"/>
        </w:rPr>
        <w:t xml:space="preserve"> account for this discrepancy – the field’s focus on </w:t>
      </w:r>
      <w:r w:rsidRPr="0013159B">
        <w:rPr>
          <w:rFonts w:ascii="David" w:hAnsi="David" w:cs="David"/>
          <w:i/>
          <w:iCs/>
          <w:sz w:val="24"/>
          <w:szCs w:val="24"/>
          <w:lang w:val="en-GB" w:bidi="ar-SA"/>
        </w:rPr>
        <w:t xml:space="preserve">external </w:t>
      </w:r>
      <w:r w:rsidRPr="0013159B">
        <w:rPr>
          <w:rFonts w:ascii="David" w:hAnsi="David" w:cs="David"/>
          <w:sz w:val="24"/>
          <w:szCs w:val="24"/>
          <w:lang w:val="en-GB" w:bidi="ar-SA"/>
        </w:rPr>
        <w:t xml:space="preserve">environmental stimuli or objects of attention (e.g., visual attention) rather than </w:t>
      </w:r>
      <w:r w:rsidRPr="0013159B">
        <w:rPr>
          <w:rFonts w:ascii="David" w:hAnsi="David" w:cs="David"/>
          <w:i/>
          <w:iCs/>
          <w:sz w:val="24"/>
          <w:szCs w:val="24"/>
          <w:lang w:val="en-GB" w:bidi="ar-SA"/>
        </w:rPr>
        <w:t>internal</w:t>
      </w:r>
      <w:r w:rsidRPr="0013159B">
        <w:rPr>
          <w:rFonts w:ascii="David" w:hAnsi="David" w:cs="David"/>
          <w:sz w:val="24"/>
          <w:szCs w:val="24"/>
          <w:lang w:val="en-GB" w:bidi="ar-SA"/>
        </w:rPr>
        <w:t xml:space="preserve"> stimuli or objects of attention (e.g., thoughts,  bodily sensations) targeted by MMT </w:t>
      </w:r>
      <w:r w:rsidRPr="006A4A9B">
        <w:rPr>
          <w:rFonts w:ascii="David" w:hAnsi="David" w:cs="David"/>
          <w:sz w:val="24"/>
          <w:szCs w:val="24"/>
          <w:lang w:val="en-GB" w:bidi="ar-SA"/>
        </w:rPr>
        <w:fldChar w:fldCharType="begin" w:fldLock="1"/>
      </w:r>
      <w:r w:rsidR="00785498" w:rsidRPr="006A4A9B">
        <w:rPr>
          <w:rFonts w:ascii="David" w:hAnsi="David" w:cs="David"/>
          <w:sz w:val="24"/>
          <w:szCs w:val="24"/>
          <w:lang w:val="en-GB" w:bidi="ar-SA"/>
        </w:rPr>
        <w:instrText>ADDIN CSL_CITATION {"citationItems":[{"id":"ITEM-1","itemData":{"DOI":"10.1016/j.cpr.2010.11.003","ISBN":"02727358 (ISSN)","ISSN":"02727358","PMID":"21183265","abstract":"Mindfulness meditation practices (MMPs) are a subgroup of meditation practices which are receiving growing attention. The present paper reviews current evidence about the effects of MMPs on objective measures of cognitive functions. Five databases were searched. Twenty three</w:instrText>
      </w:r>
      <w:r w:rsidR="00785498" w:rsidRPr="0013159B">
        <w:rPr>
          <w:rFonts w:ascii="David" w:hAnsi="David" w:cs="David"/>
          <w:sz w:val="24"/>
          <w:szCs w:val="24"/>
          <w:lang w:val="en-GB" w:bidi="ar-SA"/>
        </w:rPr>
        <w:instrText xml:space="preserve"> studies providing measures of attention, memory, executive functions and further miscellaneous measures of cognition were included. Fifteen were controlled or randomized controlled studies and 8 were case-control studies. Overall, reviewed studies suggested that early phases of mindfulness training, which are more concerned with the development of focused attention, could be associated with significant improvements in selective and executive attention whereas the following phases, which are characterized by an open monitoring of internal and external stimuli, could be mainly associated with improved unfocused sustained attention abilities. Additionally, MMPs could enhance working memory capacity and some executive functions. However, many of the included studies show methodological limitations and negative results have been reported as well, plausibly reflecting differences in study design, study duration and patients' populations. Accordingly, even though findings here reviewed provided preliminary evidence suggesting that MMPs could enhance cognitive functions, available evidence should be considered with caution and further high quality studies investigating more standardized mindfulness meditation programs are needed. © 2010 Elsevier Ltd.","author":[{"dropping-particle":"","family":"Chiesa","given":"Alberto","non-dropping-particle":"","parse-names":false,"suffix":""},{"dropping-particle":"","family":"Calati","given":"Raffaella","non-dropping-particle":"","parse-names":false,"suffix":""},{"dropping-particle":"","family":"Serretti","given":"Alessandro","non-dropping-particle":"","parse-names":false,"suffix":""}],"container-title":"Clinical Psychology Review","id":"ITEM-1","issue":"3","issued":{"date-parts":[["2011"]]},"note":"</w:instrText>
      </w:r>
      <w:r w:rsidR="00785498" w:rsidRPr="0013159B">
        <w:rPr>
          <w:rFonts w:ascii="David" w:hAnsi="David" w:cs="David"/>
          <w:sz w:val="24"/>
          <w:szCs w:val="24"/>
          <w:rtl/>
          <w:lang w:val="en-GB"/>
        </w:rPr>
        <w:instrText>האם מיינדפולנס משפר יכולות קוג</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מאמר סקירה, זווית נוירופסיכולוגית</w:instrText>
      </w:r>
      <w:r w:rsidR="00785498" w:rsidRPr="0013159B">
        <w:rPr>
          <w:rFonts w:ascii="David" w:hAnsi="David" w:cs="David"/>
          <w:sz w:val="24"/>
          <w:szCs w:val="24"/>
          <w:lang w:val="en-GB" w:bidi="ar-SA"/>
        </w:rPr>
        <w:instrText xml:space="preserve"> \n</w:instrText>
      </w:r>
      <w:r w:rsidR="00785498" w:rsidRPr="0013159B">
        <w:rPr>
          <w:rFonts w:ascii="David" w:hAnsi="David" w:cs="David"/>
          <w:sz w:val="24"/>
          <w:szCs w:val="24"/>
          <w:rtl/>
          <w:lang w:val="en-GB"/>
        </w:rPr>
        <w:instrText>טבלת הזהב של המדדים</w:instrText>
      </w:r>
      <w:r w:rsidR="00785498" w:rsidRPr="0013159B">
        <w:rPr>
          <w:rFonts w:ascii="David" w:hAnsi="David" w:cs="David"/>
          <w:sz w:val="24"/>
          <w:szCs w:val="24"/>
          <w:lang w:val="en-GB" w:bidi="ar-SA"/>
        </w:rPr>
        <w:instrText xml:space="preserve"> \n2011","page":"449-464","publisher":"Elsevier Ltd","title":"Does mindfulness training improve cognitive abilities? A systematic review of neuropsychological findings","type":"article-journal","volume":"31"},"uris":["http://www.mendeley.com/documents/?uuid=e234f459-0418-4616-9497-1498868e34bb"]},{"id":"ITEM-2","itemData":{"author":[{"dropping-particle":"","family":"Cusens","given":"Bryany","non-dropping-particle":"","parse-names":false,"suffix":""},{"dropping-particle":"","family":"Duggan","given":"Geoffrey B","non-dropping-particle":"","parse-names":false,"suffix":""},{"dropping-particle":"","family":"Thorne","given":"Kirsty","non-dropping-particle":"","parse-names":false,"suffix":""},{"dropping-particle":"","family":"Burch","given":"Vidyamala","non-dropping-particle":"","parse-names":false,"suffix":""}],"id":"ITEM-2","issue":"November 2009","issued":{"date-parts":[["2010"]]},"note":"</w:instrText>
      </w:r>
      <w:r w:rsidR="00785498" w:rsidRPr="0013159B">
        <w:rPr>
          <w:rFonts w:ascii="David" w:hAnsi="David" w:cs="David"/>
          <w:sz w:val="24"/>
          <w:szCs w:val="24"/>
          <w:rtl/>
          <w:lang w:val="en-GB"/>
        </w:rPr>
        <w:instrText>מצוטט בדיון של</w:instrText>
      </w:r>
      <w:r w:rsidR="00785498" w:rsidRPr="0013159B">
        <w:rPr>
          <w:rFonts w:ascii="David" w:hAnsi="David" w:cs="David"/>
          <w:sz w:val="24"/>
          <w:szCs w:val="24"/>
          <w:lang w:val="en-GB" w:bidi="ar-SA"/>
        </w:rPr>
        <w:instrText xml:space="preserve"> cheisa </w:instrText>
      </w:r>
      <w:r w:rsidR="00785498" w:rsidRPr="0013159B">
        <w:rPr>
          <w:rFonts w:ascii="David" w:hAnsi="David" w:cs="David"/>
          <w:sz w:val="24"/>
          <w:szCs w:val="24"/>
          <w:rtl/>
          <w:lang w:val="en-GB"/>
        </w:rPr>
        <w:instrText>כהסבר לכך שצריך להתמקד בפנים ולא בחוץ</w:instrText>
      </w:r>
      <w:r w:rsidR="00785498" w:rsidRPr="0013159B">
        <w:rPr>
          <w:rFonts w:ascii="David" w:hAnsi="David" w:cs="David"/>
          <w:sz w:val="24"/>
          <w:szCs w:val="24"/>
          <w:lang w:val="en-GB" w:bidi="ar-SA"/>
        </w:rPr>
        <w:instrText xml:space="preserve"> \n\n</w:instrText>
      </w:r>
      <w:r w:rsidR="00785498" w:rsidRPr="0013159B">
        <w:rPr>
          <w:rFonts w:ascii="David" w:hAnsi="David" w:cs="David"/>
          <w:sz w:val="24"/>
          <w:szCs w:val="24"/>
          <w:rtl/>
          <w:lang w:val="en-GB"/>
        </w:rPr>
        <w:instrText>שום שינוי במדדים של קשב</w:instrText>
      </w:r>
      <w:r w:rsidR="00785498" w:rsidRPr="0013159B">
        <w:rPr>
          <w:rFonts w:ascii="David" w:hAnsi="David" w:cs="David"/>
          <w:sz w:val="24"/>
          <w:szCs w:val="24"/>
          <w:lang w:val="en-GB" w:bidi="ar-SA"/>
        </w:rPr>
        <w:instrText>! \n</w:instrText>
      </w:r>
      <w:r w:rsidR="00785498" w:rsidRPr="0013159B">
        <w:rPr>
          <w:rFonts w:ascii="David" w:hAnsi="David" w:cs="David"/>
          <w:sz w:val="24"/>
          <w:szCs w:val="24"/>
          <w:rtl/>
          <w:lang w:val="en-GB"/>
        </w:rPr>
        <w:instrText>הערכה של תרגול נשימה מבוסס מיינדפולנס לניהול כאב</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אפקטים על</w:instrText>
      </w:r>
      <w:r w:rsidR="00785498" w:rsidRPr="0013159B">
        <w:rPr>
          <w:rFonts w:ascii="David" w:hAnsi="David" w:cs="David"/>
          <w:sz w:val="24"/>
          <w:szCs w:val="24"/>
          <w:lang w:val="en-GB" w:bidi="ar-SA"/>
        </w:rPr>
        <w:instrText xml:space="preserve"> well being </w:instrText>
      </w:r>
      <w:r w:rsidR="00785498" w:rsidRPr="0013159B">
        <w:rPr>
          <w:rFonts w:ascii="David" w:hAnsi="David" w:cs="David"/>
          <w:sz w:val="24"/>
          <w:szCs w:val="24"/>
          <w:rtl/>
          <w:lang w:val="en-GB"/>
        </w:rPr>
        <w:instrText>ומדדים רבים של מיינדפולנס</w:instrText>
      </w:r>
      <w:r w:rsidR="00785498" w:rsidRPr="0013159B">
        <w:rPr>
          <w:rFonts w:ascii="David" w:hAnsi="David" w:cs="David"/>
          <w:sz w:val="24"/>
          <w:szCs w:val="24"/>
          <w:lang w:val="en-GB" w:bidi="ar-SA"/>
        </w:rPr>
        <w:instrText xml:space="preserve">\n\n2 </w:instrText>
      </w:r>
      <w:r w:rsidR="00785498" w:rsidRPr="0013159B">
        <w:rPr>
          <w:rFonts w:ascii="David" w:hAnsi="David" w:cs="David"/>
          <w:sz w:val="24"/>
          <w:szCs w:val="24"/>
          <w:rtl/>
          <w:lang w:val="en-GB"/>
        </w:rPr>
        <w:instrText>מחקרים :1</w:instrText>
      </w:r>
      <w:r w:rsidR="00785498" w:rsidRPr="0013159B">
        <w:rPr>
          <w:rFonts w:ascii="David" w:hAnsi="David" w:cs="David"/>
          <w:sz w:val="24"/>
          <w:szCs w:val="24"/>
          <w:lang w:val="en-GB" w:bidi="ar-SA"/>
        </w:rPr>
        <w:instrText xml:space="preserve">\n1- </w:instrText>
      </w:r>
      <w:r w:rsidR="00785498" w:rsidRPr="0013159B">
        <w:rPr>
          <w:rFonts w:ascii="David" w:hAnsi="David" w:cs="David"/>
          <w:sz w:val="24"/>
          <w:szCs w:val="24"/>
          <w:rtl/>
          <w:lang w:val="en-GB"/>
        </w:rPr>
        <w:instrText>פיילוט - ההשפעה על איכות חיים של תרגול מבוסס נשימה לניהול כאב. נצפה אפקט מובהק בדיווח עצמי על דכאון</w:instrText>
      </w:r>
      <w:r w:rsidR="00785498" w:rsidRPr="0013159B">
        <w:rPr>
          <w:rFonts w:ascii="David" w:hAnsi="David" w:cs="David"/>
          <w:sz w:val="24"/>
          <w:szCs w:val="24"/>
          <w:lang w:val="en-GB" w:bidi="ar-SA"/>
        </w:rPr>
        <w:instrText xml:space="preserve">, ....\n2- </w:instrText>
      </w:r>
      <w:r w:rsidR="00785498" w:rsidRPr="0013159B">
        <w:rPr>
          <w:rFonts w:ascii="David" w:hAnsi="David" w:cs="David"/>
          <w:sz w:val="24"/>
          <w:szCs w:val="24"/>
          <w:rtl/>
          <w:lang w:val="en-GB"/>
        </w:rPr>
        <w:instrText>מדידות סויבקטיביות ואל בוביקטיביות של מיינדפולנס .לא נצפה שינוי בהשהיית קשב! מבחן</w:instrText>
      </w:r>
      <w:r w:rsidR="00785498" w:rsidRPr="0013159B">
        <w:rPr>
          <w:rFonts w:ascii="David" w:hAnsi="David" w:cs="David"/>
          <w:sz w:val="24"/>
          <w:szCs w:val="24"/>
          <w:lang w:val="en-GB" w:bidi="ar-SA"/>
        </w:rPr>
        <w:instrText xml:space="preserve"> IAT </w:instrText>
      </w:r>
      <w:r w:rsidR="00785498" w:rsidRPr="0013159B">
        <w:rPr>
          <w:rFonts w:ascii="David" w:hAnsi="David" w:cs="David"/>
          <w:sz w:val="24"/>
          <w:szCs w:val="24"/>
          <w:rtl/>
          <w:lang w:val="en-GB"/>
        </w:rPr>
        <w:instrText>תמך בעלייה בערנות לגירוי חיובי, לאחר ההתערבות</w:instrText>
      </w:r>
      <w:r w:rsidR="00785498" w:rsidRPr="0013159B">
        <w:rPr>
          <w:rFonts w:ascii="David" w:hAnsi="David" w:cs="David"/>
          <w:sz w:val="24"/>
          <w:szCs w:val="24"/>
          <w:lang w:val="en-GB" w:bidi="ar-SA"/>
        </w:rPr>
        <w:instrText>. \n</w:instrText>
      </w:r>
      <w:r w:rsidR="00785498" w:rsidRPr="0013159B">
        <w:rPr>
          <w:rFonts w:ascii="David" w:hAnsi="David" w:cs="David"/>
          <w:sz w:val="24"/>
          <w:szCs w:val="24"/>
          <w:rtl/>
          <w:lang w:val="en-GB"/>
        </w:rPr>
        <w:instrText>המחקר השני התמקד יותר במנגנונים</w:instrText>
      </w:r>
      <w:r w:rsidR="00785498" w:rsidRPr="0013159B">
        <w:rPr>
          <w:rFonts w:ascii="David" w:hAnsi="David" w:cs="David"/>
          <w:sz w:val="24"/>
          <w:szCs w:val="24"/>
          <w:lang w:val="en-GB" w:bidi="ar-SA"/>
        </w:rPr>
        <w:instrText>.","page":"63-78","title":"Report the Breathworks Pain Management Programme : Effects on Well-Being and Multiple Measures of Mindfulness","type":"article-journal","volume":"78"},"uris":["http://www.mendeley.com/documents/?uuid=8c311a61-d185-475d-a33b-072423f44865"]},{"id":"ITEM-3","itemData":{"DOI":"10.1080/13674670903578621","ISBN":"1469-9737(Electronic);1367-4676(Print)","ISSN":"13674676","abstract":"In order to gain a deeper understanding of the mindfulness construct and the mental health benefits associated with mindfulness-based programmes, the relation between mindfulness and its proposed core component attention was studied. Buddhist and Western mindfulness meditators were compared with non-meditators on tasks of sustained (SART) and executive (the Stroop Task) attention. Relations between self-reported mindfulness (FFMQ) and sustained and executive attention were also analysed. No significant differences were found between meditators and non-meditators either in sustained or executive attention. High scores on the FFMQ total scale and on Describe were related to fewer SART errors. High scores on Describe were also related to low Stroop interference. Mindfulness meditators may have an increased awareness of internal processes and the ability to quickly attend to them but this type of refined attentional ability does not seem to be related to performance on attention tests requiring responses to external targets. (PsycINFO Database Record (c) 2012 APA, all rights reserved)","author":[{"dropping-particle":"","family":"Josefsson","given":"Torbjörn","non-dropping-particle":"","parse-names":false,"suffix":""},{"dropping-particle":"","family":"Broberg","given":"Anders","non-dropping-particle":"","parse-names":false,"suffix":""}],"container-title":"Mental Health, Religion and Culture","id":"ITEM-3","issue":"3","issued":{"date-parts":[["2011"]]},"page":"291-309","title":"Meditators and non-meditators on sustained and executive attentional performance","type":"article-journal","volume":"14"},"uris":["http://www.mendeley.com/documents/?uuid=e5907480-7108-45cf-82b7-5010e7a7b7e9"]}],"mendeley":{"formattedCitation":"(Chiesa et al., 2011; Cusens, Duggan, Thorne, &amp; Burch, 2010; Josefsson &amp; Broberg, 2011)","plainTextFormattedCitation":"(Chiesa et al., 2011; Cusens, Duggan, Thorne, &amp; Burch, 2010; Josefsson &amp; Broberg, 2011)","previouslyFormattedCitation":"(Chiesa et al., 2011; Cusens, Duggan, Thorne, &amp; Burch, 2010; Josefsson &amp; Broberg, 2011)"},"properties":{"noteIndex":0},"schema":"https://github.com/citation-style-language/schema/raw/master/csl-citation.json"}</w:instrText>
      </w:r>
      <w:r w:rsidRPr="006A4A9B">
        <w:rPr>
          <w:rFonts w:ascii="David" w:hAnsi="David" w:cs="David"/>
          <w:sz w:val="24"/>
          <w:szCs w:val="24"/>
          <w:lang w:val="en-GB" w:bidi="ar-SA"/>
        </w:rPr>
        <w:fldChar w:fldCharType="separate"/>
      </w:r>
      <w:r w:rsidR="001E2173" w:rsidRPr="006A4A9B">
        <w:rPr>
          <w:rFonts w:ascii="David" w:hAnsi="David" w:cs="David"/>
          <w:noProof/>
          <w:sz w:val="24"/>
          <w:szCs w:val="24"/>
          <w:lang w:val="en-GB" w:bidi="ar-SA"/>
        </w:rPr>
        <w:t>(Chiesa et al., 2011; Cusens, Duggan, Thorne, &amp; Burch, 2010; Josefsson &amp; Broberg, 2011)</w:t>
      </w:r>
      <w:r w:rsidRPr="006A4A9B">
        <w:rPr>
          <w:rFonts w:ascii="David" w:hAnsi="David" w:cs="David"/>
          <w:sz w:val="24"/>
          <w:szCs w:val="24"/>
          <w:lang w:val="en-GB" w:bidi="ar-SA"/>
        </w:rPr>
        <w:fldChar w:fldCharType="end"/>
      </w:r>
      <w:r w:rsidRPr="006A4A9B">
        <w:rPr>
          <w:rFonts w:ascii="David" w:hAnsi="David" w:cs="David"/>
          <w:sz w:val="24"/>
          <w:szCs w:val="24"/>
          <w:lang w:val="en-GB" w:bidi="ar-SA"/>
        </w:rPr>
        <w:t xml:space="preserve">. </w:t>
      </w:r>
    </w:p>
    <w:p w14:paraId="6ECA7C8C" w14:textId="7FF354BC" w:rsidR="004847AA" w:rsidRPr="0013159B" w:rsidRDefault="001A16AE" w:rsidP="00917BBA">
      <w:pPr>
        <w:spacing w:after="0"/>
        <w:ind w:firstLine="720"/>
        <w:rPr>
          <w:rFonts w:ascii="David" w:hAnsi="David" w:cs="David"/>
          <w:sz w:val="24"/>
          <w:szCs w:val="24"/>
          <w:lang w:val="en-GB" w:bidi="ar-SA"/>
        </w:rPr>
      </w:pPr>
      <w:r w:rsidRPr="006A4A9B">
        <w:rPr>
          <w:rFonts w:ascii="David" w:hAnsi="David" w:cs="David"/>
          <w:sz w:val="24"/>
          <w:szCs w:val="24"/>
          <w:lang w:val="en-GB" w:bidi="ar-SA"/>
        </w:rPr>
        <w:lastRenderedPageBreak/>
        <w:t>Before laying out the proposed research aims and methods, we first review the following literatures and ideas important to the proposed research: (1) Buddhi</w:t>
      </w:r>
      <w:r w:rsidRPr="0013159B">
        <w:rPr>
          <w:rFonts w:ascii="David" w:hAnsi="David" w:cs="David"/>
          <w:sz w:val="24"/>
          <w:szCs w:val="24"/>
          <w:lang w:val="en-GB" w:bidi="ar-SA"/>
        </w:rPr>
        <w:t>st and contemporary thinking on mindfulness as an attentional training practice</w:t>
      </w:r>
      <w:r w:rsidR="00997AD5" w:rsidRPr="0013159B" w:rsidDel="00997AD5">
        <w:rPr>
          <w:rFonts w:ascii="David" w:hAnsi="David" w:cs="David"/>
          <w:sz w:val="24"/>
          <w:szCs w:val="24"/>
          <w:lang w:val="en-GB" w:bidi="ar-SA"/>
        </w:rPr>
        <w:t xml:space="preserve"> </w:t>
      </w:r>
      <w:r w:rsidRPr="0013159B">
        <w:rPr>
          <w:rFonts w:ascii="David" w:hAnsi="David" w:cs="David"/>
          <w:sz w:val="24"/>
          <w:szCs w:val="24"/>
          <w:lang w:val="en-GB" w:bidi="ar-SA"/>
        </w:rPr>
        <w:t>(</w:t>
      </w:r>
      <w:r w:rsidR="00997AD5" w:rsidRPr="0013159B">
        <w:rPr>
          <w:rFonts w:ascii="David" w:hAnsi="David" w:cs="David"/>
          <w:sz w:val="24"/>
          <w:szCs w:val="24"/>
          <w:lang w:val="en-GB" w:bidi="ar-SA"/>
        </w:rPr>
        <w:t>2</w:t>
      </w:r>
      <w:r w:rsidRPr="0013159B">
        <w:rPr>
          <w:rFonts w:ascii="David" w:hAnsi="David" w:cs="David"/>
          <w:sz w:val="24"/>
          <w:szCs w:val="24"/>
          <w:lang w:val="en-GB" w:bidi="ar-SA"/>
        </w:rPr>
        <w:t>) Contemporary models of attention and MMT; (</w:t>
      </w:r>
      <w:r w:rsidR="00997AD5" w:rsidRPr="0013159B">
        <w:rPr>
          <w:rFonts w:ascii="David" w:hAnsi="David" w:cs="David"/>
          <w:sz w:val="24"/>
          <w:szCs w:val="24"/>
          <w:lang w:val="en-GB" w:bidi="ar-SA"/>
        </w:rPr>
        <w:t>3</w:t>
      </w:r>
      <w:r w:rsidRPr="0013159B">
        <w:rPr>
          <w:rFonts w:ascii="David" w:hAnsi="David" w:cs="David"/>
          <w:sz w:val="24"/>
          <w:szCs w:val="24"/>
          <w:lang w:val="en-GB" w:bidi="ar-SA"/>
        </w:rPr>
        <w:t>) Empirical findings linking MMT to attentional processes; (</w:t>
      </w:r>
      <w:r w:rsidR="00997AD5" w:rsidRPr="0013159B">
        <w:rPr>
          <w:rFonts w:ascii="David" w:hAnsi="David" w:cs="David"/>
          <w:sz w:val="24"/>
          <w:szCs w:val="24"/>
          <w:lang w:val="en-GB" w:bidi="ar-SA"/>
        </w:rPr>
        <w:t>4</w:t>
      </w:r>
      <w:r w:rsidRPr="0013159B">
        <w:rPr>
          <w:rFonts w:ascii="David" w:hAnsi="David" w:cs="David"/>
          <w:sz w:val="24"/>
          <w:szCs w:val="24"/>
          <w:lang w:val="en-GB" w:bidi="ar-SA"/>
        </w:rPr>
        <w:t>) External versus internal attention in MMT</w:t>
      </w:r>
      <w:r w:rsidRPr="0013159B">
        <w:rPr>
          <w:rFonts w:ascii="David" w:hAnsi="David" w:cs="David"/>
          <w:sz w:val="24"/>
          <w:szCs w:val="24"/>
          <w:lang w:val="en-GB"/>
        </w:rPr>
        <w:t>;</w:t>
      </w:r>
      <w:r w:rsidRPr="0013159B">
        <w:rPr>
          <w:rFonts w:ascii="David" w:hAnsi="David" w:cs="David"/>
          <w:sz w:val="24"/>
          <w:szCs w:val="24"/>
          <w:lang w:val="en-GB" w:bidi="ar-SA"/>
        </w:rPr>
        <w:t xml:space="preserve"> (</w:t>
      </w:r>
      <w:r w:rsidR="00997AD5" w:rsidRPr="0013159B">
        <w:rPr>
          <w:rFonts w:ascii="David" w:hAnsi="David" w:cs="David"/>
          <w:sz w:val="24"/>
          <w:szCs w:val="24"/>
          <w:lang w:val="en-GB" w:bidi="ar-SA"/>
        </w:rPr>
        <w:t>5</w:t>
      </w:r>
      <w:r w:rsidRPr="0013159B">
        <w:rPr>
          <w:rFonts w:ascii="David" w:hAnsi="David" w:cs="David"/>
          <w:sz w:val="24"/>
          <w:szCs w:val="24"/>
          <w:lang w:val="en-GB" w:bidi="ar-SA"/>
        </w:rPr>
        <w:t>) MMT, mind and internal attention: Theory, empirical findings, and emerging methods</w:t>
      </w:r>
      <w:r w:rsidRPr="0013159B">
        <w:rPr>
          <w:rFonts w:ascii="David" w:hAnsi="David" w:cs="David"/>
          <w:sz w:val="24"/>
          <w:szCs w:val="24"/>
          <w:lang w:val="en-GB"/>
        </w:rPr>
        <w:t>; (</w:t>
      </w:r>
      <w:r w:rsidR="00997AD5" w:rsidRPr="0013159B">
        <w:rPr>
          <w:rFonts w:ascii="David" w:hAnsi="David" w:cs="David"/>
          <w:sz w:val="24"/>
          <w:szCs w:val="24"/>
          <w:lang w:val="en-GB"/>
        </w:rPr>
        <w:t>6</w:t>
      </w:r>
      <w:r w:rsidRPr="0013159B">
        <w:rPr>
          <w:rFonts w:ascii="David" w:hAnsi="David" w:cs="David"/>
          <w:sz w:val="24"/>
          <w:szCs w:val="24"/>
          <w:lang w:val="en-GB"/>
        </w:rPr>
        <w:t>)</w:t>
      </w:r>
      <w:r w:rsidRPr="0013159B">
        <w:rPr>
          <w:rFonts w:ascii="David" w:hAnsi="David" w:cs="David"/>
          <w:sz w:val="24"/>
          <w:szCs w:val="24"/>
          <w:lang w:val="en-GB" w:bidi="ar-SA"/>
        </w:rPr>
        <w:t xml:space="preserve"> </w:t>
      </w:r>
      <w:r w:rsidRPr="0013159B">
        <w:rPr>
          <w:rFonts w:ascii="David" w:hAnsi="David" w:cs="David"/>
          <w:sz w:val="24"/>
          <w:szCs w:val="24"/>
          <w:lang w:val="en-GB"/>
        </w:rPr>
        <w:t xml:space="preserve">MMT, body and interoceptive attention: Theory, empirical findings, </w:t>
      </w:r>
      <w:r w:rsidR="006E3670" w:rsidRPr="0013159B">
        <w:rPr>
          <w:rFonts w:ascii="David" w:hAnsi="David" w:cs="David"/>
          <w:sz w:val="24"/>
          <w:szCs w:val="24"/>
          <w:lang w:val="en-GB"/>
        </w:rPr>
        <w:t xml:space="preserve">and </w:t>
      </w:r>
      <w:r w:rsidRPr="0013159B">
        <w:rPr>
          <w:rFonts w:ascii="David" w:hAnsi="David" w:cs="David"/>
          <w:sz w:val="24"/>
          <w:szCs w:val="24"/>
          <w:lang w:val="en-GB"/>
        </w:rPr>
        <w:t>emerging methods</w:t>
      </w:r>
      <w:r w:rsidRPr="0013159B">
        <w:rPr>
          <w:rFonts w:ascii="David" w:hAnsi="David" w:cs="David"/>
          <w:sz w:val="24"/>
          <w:szCs w:val="24"/>
          <w:lang w:val="en-GB" w:bidi="ar-SA"/>
        </w:rPr>
        <w:t xml:space="preserve">. </w:t>
      </w:r>
    </w:p>
    <w:p w14:paraId="3506BE83" w14:textId="77777777" w:rsidR="003C4750" w:rsidRPr="0013159B" w:rsidRDefault="003C4750" w:rsidP="00917BBA">
      <w:pPr>
        <w:spacing w:after="0"/>
        <w:ind w:firstLine="720"/>
        <w:rPr>
          <w:rFonts w:ascii="David" w:hAnsi="David" w:cs="David"/>
          <w:b/>
          <w:bCs/>
          <w:sz w:val="24"/>
          <w:szCs w:val="24"/>
          <w:u w:val="single"/>
          <w:lang w:val="en-GB"/>
        </w:rPr>
      </w:pPr>
    </w:p>
    <w:p w14:paraId="07BEA859" w14:textId="77777777" w:rsidR="001A16AE" w:rsidRPr="0013159B" w:rsidRDefault="001A16AE" w:rsidP="00917BBA">
      <w:pPr>
        <w:pStyle w:val="ListParagraph"/>
        <w:numPr>
          <w:ilvl w:val="0"/>
          <w:numId w:val="14"/>
        </w:numPr>
        <w:spacing w:after="0"/>
        <w:ind w:left="0" w:firstLine="0"/>
        <w:outlineLvl w:val="0"/>
        <w:rPr>
          <w:rFonts w:ascii="David" w:hAnsi="David" w:cs="David"/>
          <w:b/>
          <w:bCs/>
          <w:sz w:val="24"/>
          <w:szCs w:val="24"/>
          <w:u w:val="single"/>
          <w:lang w:val="en-GB" w:bidi="ar-SA"/>
        </w:rPr>
      </w:pPr>
      <w:r w:rsidRPr="0013159B">
        <w:rPr>
          <w:rFonts w:ascii="David" w:hAnsi="David" w:cs="David"/>
          <w:b/>
          <w:bCs/>
          <w:sz w:val="24"/>
          <w:szCs w:val="24"/>
          <w:lang w:val="en-GB" w:bidi="ar-SA"/>
        </w:rPr>
        <w:t>Buddhist and contemporary thinking on mindfulness as an attentional training practice</w:t>
      </w:r>
    </w:p>
    <w:p w14:paraId="384D18ED" w14:textId="71EA04BD" w:rsidR="001A16AE" w:rsidRPr="006A4A9B" w:rsidRDefault="001A16AE" w:rsidP="00917BBA">
      <w:pPr>
        <w:spacing w:after="0"/>
        <w:ind w:firstLine="720"/>
        <w:contextualSpacing/>
        <w:rPr>
          <w:rFonts w:ascii="David" w:hAnsi="David" w:cs="David"/>
          <w:sz w:val="24"/>
          <w:szCs w:val="24"/>
        </w:rPr>
      </w:pPr>
      <w:r w:rsidRPr="0013159B">
        <w:rPr>
          <w:rFonts w:ascii="David" w:hAnsi="David" w:cs="David"/>
          <w:sz w:val="24"/>
          <w:szCs w:val="24"/>
        </w:rPr>
        <w:t xml:space="preserve">MMT refers to a variety of meditation practices that target attention </w:t>
      </w:r>
      <w:r w:rsidRPr="006A4A9B">
        <w:rPr>
          <w:rFonts w:ascii="David" w:hAnsi="David" w:cs="David"/>
          <w:sz w:val="24"/>
          <w:szCs w:val="24"/>
        </w:rPr>
        <w:fldChar w:fldCharType="begin" w:fldLock="1"/>
      </w:r>
      <w:r w:rsidR="00785498" w:rsidRPr="006A4A9B">
        <w:rPr>
          <w:rFonts w:ascii="David" w:hAnsi="David" w:cs="David"/>
          <w:sz w:val="24"/>
          <w:szCs w:val="24"/>
        </w:rPr>
        <w:instrText xml:space="preserve">ADDIN CSL_CITATION {"citationItems":[{"id":"ITEM-1","itemData":{"DOI":"10.1016/j.tics.2008.01.005","ISBN":"1364-6613 (Print)\\r1364-6613 (Linking)","ISSN":"13646613","PMID":"18329323","abstract":"Meditation can be conceptualized as a family of complex emotional and attentional regulatory training regimes developed for various ends, including the cultivation of well-being and emotional balance. Among these various practices, there are two </w:instrText>
      </w:r>
      <w:r w:rsidR="00785498" w:rsidRPr="0013159B">
        <w:rPr>
          <w:rFonts w:ascii="David" w:hAnsi="David" w:cs="David"/>
          <w:sz w:val="24"/>
          <w:szCs w:val="24"/>
        </w:rPr>
        <w:instrText>styles that are commonly studied. One style, focused attention meditation, entails the voluntary focusing of attention on a chosen object. The other style, open monitoring meditation, involves nonreactive monitoring of the content of experience from moment to moment. The potential regulatory functions of these practices on attention and emotion processes could have a long-term impact on the brain and behavior. © 2008 Elsevier Ltd. All rights reserved.","author":[{"dropping-particle":"","family":"Lutz","given":"Antoine","non-dropping-particle":"","parse-names":false,"suffix":""},{"dropping-particle":"","family":"Slagter","given":"Heleen A.","non-dropping-particle":"","parse-names":false,"suffix":""},{"dropping-particle":"","family":"Dunne","given":"John D.","non-dropping-particle":"","parse-names":false,"suffix":""},{"dropping-particle":"","family":"Davidson","given":"Richard J.","non-dropping-particle":"","parse-names":false,"suffix":""}],"container-title":"Trends in Cognitive Sciences","id":"ITEM-1","issue":"4","issued":{"date-parts":[["2008"]]},"note":"</w:instrText>
      </w:r>
      <w:r w:rsidR="00785498" w:rsidRPr="0013159B">
        <w:rPr>
          <w:rFonts w:ascii="David" w:hAnsi="David" w:cs="David"/>
          <w:sz w:val="24"/>
          <w:szCs w:val="24"/>
          <w:rtl/>
        </w:rPr>
        <w:instrText>להוציא מכאן את מרכיבי הקשב השונים במדיטציה למצגת</w:instrText>
      </w:r>
      <w:r w:rsidR="00785498" w:rsidRPr="0013159B">
        <w:rPr>
          <w:rFonts w:ascii="David" w:hAnsi="David" w:cs="David"/>
          <w:sz w:val="24"/>
          <w:szCs w:val="24"/>
        </w:rPr>
        <w:instrText>!!!\n</w:instrText>
      </w:r>
      <w:r w:rsidR="00785498" w:rsidRPr="0013159B">
        <w:rPr>
          <w:rFonts w:ascii="David" w:hAnsi="David" w:cs="David"/>
          <w:sz w:val="24"/>
          <w:szCs w:val="24"/>
          <w:rtl/>
        </w:rPr>
        <w:instrText>ולנסות לקשר אותם לדומיינים ב</w:instrText>
      </w:r>
      <w:r w:rsidR="00785498" w:rsidRPr="0013159B">
        <w:rPr>
          <w:rFonts w:ascii="David" w:hAnsi="David" w:cs="David"/>
          <w:sz w:val="24"/>
          <w:szCs w:val="24"/>
        </w:rPr>
        <w:instrText xml:space="preserve">-MAT </w:instrText>
      </w:r>
      <w:r w:rsidR="00785498" w:rsidRPr="0013159B">
        <w:rPr>
          <w:rFonts w:ascii="David" w:hAnsi="David" w:cs="David"/>
          <w:sz w:val="24"/>
          <w:szCs w:val="24"/>
          <w:rtl/>
        </w:rPr>
        <w:instrText>ולאחר מכן לשיטות מדידה</w:instrText>
      </w:r>
      <w:r w:rsidR="00785498" w:rsidRPr="0013159B">
        <w:rPr>
          <w:rFonts w:ascii="David" w:hAnsi="David" w:cs="David"/>
          <w:sz w:val="24"/>
          <w:szCs w:val="24"/>
        </w:rPr>
        <w:instrText>!\n\n</w:instrText>
      </w:r>
      <w:r w:rsidR="00785498" w:rsidRPr="0013159B">
        <w:rPr>
          <w:rFonts w:ascii="David" w:hAnsi="David" w:cs="David"/>
          <w:sz w:val="24"/>
          <w:szCs w:val="24"/>
          <w:rtl/>
        </w:rPr>
        <w:instrText>ויסקוניסין - מדיסון 1</w:instrText>
      </w:r>
      <w:r w:rsidR="00785498" w:rsidRPr="0013159B">
        <w:rPr>
          <w:rFonts w:ascii="David" w:hAnsi="David" w:cs="David"/>
          <w:sz w:val="24"/>
          <w:szCs w:val="24"/>
        </w:rPr>
        <w:instrText>\n\n</w:instrText>
      </w:r>
      <w:r w:rsidR="00785498" w:rsidRPr="0013159B">
        <w:rPr>
          <w:rFonts w:ascii="David" w:hAnsi="David" w:cs="David"/>
          <w:sz w:val="24"/>
          <w:szCs w:val="24"/>
          <w:rtl/>
        </w:rPr>
        <w:instrText>מיקוד רב בשינויים מוחיים. יהיה רלוונטי אם אמשיך ל</w:instrText>
      </w:r>
      <w:r w:rsidR="00785498" w:rsidRPr="0013159B">
        <w:rPr>
          <w:rFonts w:ascii="David" w:hAnsi="David" w:cs="David"/>
          <w:sz w:val="24"/>
          <w:szCs w:val="24"/>
        </w:rPr>
        <w:instrText>NYX\n\n</w:instrText>
      </w:r>
      <w:r w:rsidR="00785498" w:rsidRPr="0013159B">
        <w:rPr>
          <w:rFonts w:ascii="David" w:hAnsi="David" w:cs="David"/>
          <w:sz w:val="24"/>
          <w:szCs w:val="24"/>
          <w:rtl/>
        </w:rPr>
        <w:instrText>הגדרה נרחבת ל</w:instrText>
      </w:r>
      <w:r w:rsidR="00785498" w:rsidRPr="0013159B">
        <w:rPr>
          <w:rFonts w:ascii="David" w:hAnsi="David" w:cs="David"/>
          <w:sz w:val="24"/>
          <w:szCs w:val="24"/>
        </w:rPr>
        <w:instrText xml:space="preserve"> FA </w:instrText>
      </w:r>
      <w:r w:rsidR="00785498" w:rsidRPr="0013159B">
        <w:rPr>
          <w:rFonts w:ascii="David" w:hAnsi="David" w:cs="David"/>
          <w:sz w:val="24"/>
          <w:szCs w:val="24"/>
          <w:rtl/>
        </w:rPr>
        <w:instrText>ו</w:instrText>
      </w:r>
      <w:r w:rsidR="00785498" w:rsidRPr="0013159B">
        <w:rPr>
          <w:rFonts w:ascii="David" w:hAnsi="David" w:cs="David"/>
          <w:sz w:val="24"/>
          <w:szCs w:val="24"/>
        </w:rPr>
        <w:instrText>-OM\n</w:instrText>
      </w:r>
      <w:r w:rsidR="00785498" w:rsidRPr="0013159B">
        <w:rPr>
          <w:rFonts w:ascii="David" w:hAnsi="David" w:cs="David"/>
          <w:sz w:val="24"/>
          <w:szCs w:val="24"/>
          <w:rtl/>
        </w:rPr>
        <w:instrText>הסבר על מרכיבי קשב שונים במדיטציה</w:instrText>
      </w:r>
      <w:r w:rsidR="00785498" w:rsidRPr="0013159B">
        <w:rPr>
          <w:rFonts w:ascii="David" w:hAnsi="David" w:cs="David"/>
          <w:sz w:val="24"/>
          <w:szCs w:val="24"/>
        </w:rPr>
        <w:instrText>. \n\n</w:instrText>
      </w:r>
      <w:r w:rsidR="00785498" w:rsidRPr="0013159B">
        <w:rPr>
          <w:rFonts w:ascii="David" w:hAnsi="David" w:cs="David"/>
          <w:sz w:val="24"/>
          <w:szCs w:val="24"/>
          <w:rtl/>
        </w:rPr>
        <w:instrText>מבחן של</w:instrText>
      </w:r>
      <w:r w:rsidR="00785498" w:rsidRPr="0013159B">
        <w:rPr>
          <w:rFonts w:ascii="David" w:hAnsi="David" w:cs="David"/>
          <w:sz w:val="24"/>
          <w:szCs w:val="24"/>
        </w:rPr>
        <w:instrText xml:space="preserve"> binocular rivalry </w:instrText>
      </w:r>
      <w:r w:rsidR="00785498" w:rsidRPr="0013159B">
        <w:rPr>
          <w:rFonts w:ascii="David" w:hAnsi="David" w:cs="David"/>
          <w:sz w:val="24"/>
          <w:szCs w:val="24"/>
          <w:rtl/>
        </w:rPr>
        <w:instrText>ושל שמיעה דיכוטומית</w:instrText>
      </w:r>
      <w:r w:rsidR="00785498" w:rsidRPr="0013159B">
        <w:rPr>
          <w:rFonts w:ascii="David" w:hAnsi="David" w:cs="David"/>
          <w:sz w:val="24"/>
          <w:szCs w:val="24"/>
        </w:rPr>
        <w:instrText>\n</w:instrText>
      </w:r>
      <w:r w:rsidR="00785498" w:rsidRPr="0013159B">
        <w:rPr>
          <w:rFonts w:ascii="David" w:hAnsi="David" w:cs="David"/>
          <w:sz w:val="24"/>
          <w:szCs w:val="24"/>
          <w:rtl/>
        </w:rPr>
        <w:instrText>ניטור קונפליקטים, קשב מושהה</w:instrText>
      </w:r>
      <w:r w:rsidR="00785498" w:rsidRPr="0013159B">
        <w:rPr>
          <w:rFonts w:ascii="David" w:hAnsi="David" w:cs="David"/>
          <w:sz w:val="24"/>
          <w:szCs w:val="24"/>
        </w:rPr>
        <w:instrText>.","page":"163-169","title":"Attention regulation and monitoring in meditation","type":"article-journal","volume":"12"},"uris":["http://www.mendeley.com/documents/?uuid=8ff88481-2e66-47a9-8fdb-b6a4f5855f8a"]}],"mendeley":{"formattedCitation":"(Lutz, Slagter, Dunne, &amp; Davidson, 2008)","plainTextFormattedCitation":"(Lutz, Slagter, Dunne, &amp; Davidson, 2008)","previouslyFormattedCitation":"(Lutz, Slagter, Dunne, &amp; Davidson, 2008)"},"properties":{"noteIndex":0},"schema":"https://github.com/citation-style-language/schema/raw/master/csl-citation.json"}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(Lutz, Slagter, Dunne, &amp; Davidson, 2008)</w:t>
      </w:r>
      <w:r w:rsidRPr="006A4A9B">
        <w:rPr>
          <w:rFonts w:ascii="David" w:hAnsi="David" w:cs="David"/>
          <w:sz w:val="24"/>
          <w:szCs w:val="24"/>
        </w:rPr>
        <w:fldChar w:fldCharType="end"/>
      </w:r>
      <w:r w:rsidRPr="006A4A9B">
        <w:rPr>
          <w:rFonts w:ascii="David" w:hAnsi="David" w:cs="David"/>
          <w:sz w:val="24"/>
          <w:szCs w:val="24"/>
        </w:rPr>
        <w:t>. The Buddhist and</w:t>
      </w:r>
      <w:r w:rsidRPr="006A4A9B">
        <w:rPr>
          <w:rFonts w:ascii="David" w:hAnsi="David" w:cs="David"/>
          <w:sz w:val="24"/>
          <w:szCs w:val="24"/>
          <w:rtl/>
        </w:rPr>
        <w:t xml:space="preserve"> </w:t>
      </w:r>
      <w:r w:rsidRPr="006A4A9B">
        <w:rPr>
          <w:rFonts w:ascii="David" w:hAnsi="David" w:cs="David"/>
          <w:sz w:val="24"/>
          <w:szCs w:val="24"/>
        </w:rPr>
        <w:t>contemporary definitions o</w:t>
      </w:r>
      <w:r w:rsidRPr="0013159B">
        <w:rPr>
          <w:rFonts w:ascii="David" w:hAnsi="David" w:cs="David"/>
          <w:sz w:val="24"/>
          <w:szCs w:val="24"/>
        </w:rPr>
        <w:t xml:space="preserve">f MMT highlight the role of attention and many scholars conceptualize MMT as a cognitive-attentional training </w:t>
      </w:r>
      <w:r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{"citationItems":[{"id":"ITEM-1","itemData":{"DOI":"10.1093/clipsy/bph077","ISBN":"09695893 (ISSN)","ISSN":"09695893","PMID":"764","abstract":"There has been substantial interest in mindfulness as an approach to reduce cognitive vulnerability to stress and emotional distress in recent years. However, thus far mindfulness has not been de</w:instrText>
      </w:r>
      <w:r w:rsidR="00785498" w:rsidRPr="0013159B">
        <w:rPr>
          <w:rFonts w:ascii="Arial" w:hAnsi="Arial" w:cs="Arial"/>
          <w:sz w:val="24"/>
          <w:szCs w:val="24"/>
          <w:lang w:val="en-GB"/>
        </w:rPr>
        <w:instrText>ﬁ</w:instrText>
      </w:r>
      <w:r w:rsidR="00785498" w:rsidRPr="0013159B">
        <w:rPr>
          <w:rFonts w:ascii="David" w:hAnsi="David" w:cs="David"/>
          <w:sz w:val="24"/>
          <w:szCs w:val="24"/>
          <w:lang w:val="en-GB"/>
        </w:rPr>
        <w:instrText>ned operationally. This paper describes the results of recent meetings held to establish a consensus on mindfulness and to develop conjointly a testable operational de</w:instrText>
      </w:r>
      <w:r w:rsidR="00785498" w:rsidRPr="0013159B">
        <w:rPr>
          <w:rFonts w:ascii="Arial" w:hAnsi="Arial" w:cs="Arial"/>
          <w:sz w:val="24"/>
          <w:szCs w:val="24"/>
          <w:lang w:val="en-GB"/>
        </w:rPr>
        <w:instrText>ﬁ</w:instrText>
      </w:r>
      <w:r w:rsidR="00785498" w:rsidRPr="0013159B">
        <w:rPr>
          <w:rFonts w:ascii="David" w:hAnsi="David" w:cs="David"/>
          <w:sz w:val="24"/>
          <w:szCs w:val="24"/>
          <w:lang w:val="en-GB"/>
        </w:rPr>
        <w:instrText>nition. We propose a two-component model of mindfulness and specify each component in terms of speci</w:instrText>
      </w:r>
      <w:r w:rsidR="00785498" w:rsidRPr="0013159B">
        <w:rPr>
          <w:rFonts w:ascii="Arial" w:hAnsi="Arial" w:cs="Arial"/>
          <w:sz w:val="24"/>
          <w:szCs w:val="24"/>
          <w:lang w:val="en-GB"/>
        </w:rPr>
        <w:instrText>ﬁ</w:instrText>
      </w:r>
      <w:r w:rsidR="00785498" w:rsidRPr="0013159B">
        <w:rPr>
          <w:rFonts w:ascii="David" w:hAnsi="David" w:cs="David"/>
          <w:sz w:val="24"/>
          <w:szCs w:val="24"/>
          <w:lang w:val="en-GB"/>
        </w:rPr>
        <w:instrText>c behaviors, experiential manifestations, and implicated psychological processes. We then address issues regarding temporal stability and situational speci</w:instrText>
      </w:r>
      <w:r w:rsidR="00785498" w:rsidRPr="0013159B">
        <w:rPr>
          <w:rFonts w:ascii="Arial" w:hAnsi="Arial" w:cs="Arial"/>
          <w:sz w:val="24"/>
          <w:szCs w:val="24"/>
          <w:lang w:val="en-GB"/>
        </w:rPr>
        <w:instrText>ﬁ</w:instrText>
      </w:r>
      <w:r w:rsidR="00785498" w:rsidRPr="0013159B">
        <w:rPr>
          <w:rFonts w:ascii="David" w:hAnsi="David" w:cs="David"/>
          <w:sz w:val="24"/>
          <w:szCs w:val="24"/>
          <w:lang w:val="en-GB"/>
        </w:rPr>
        <w:instrText>city and speculate on the conceptual and operational distinctiveness of mindfulness. We con- clude this paper by discussing implications for instrument development and brie</w:instrText>
      </w:r>
      <w:r w:rsidR="00785498" w:rsidRPr="0013159B">
        <w:rPr>
          <w:rFonts w:ascii="Arial" w:hAnsi="Arial" w:cs="Arial"/>
          <w:sz w:val="24"/>
          <w:szCs w:val="24"/>
          <w:lang w:val="en-GB"/>
        </w:rPr>
        <w:instrText>ﬂ</w:instrText>
      </w:r>
      <w:r w:rsidR="00785498" w:rsidRPr="0013159B">
        <w:rPr>
          <w:rFonts w:ascii="David" w:hAnsi="David" w:cs="David"/>
          <w:sz w:val="24"/>
          <w:szCs w:val="24"/>
          <w:lang w:val="en-GB"/>
        </w:rPr>
        <w:instrText>y describing our own approach to measurement.","author":[{"dropping-particle":"","family":"Bishop","given":"Scott R.","non-dropping-particle":"","parse-names":false,"suffix":""},{"dropping-particle":"","family":"Lau","given":"Mark","non-dropping-particle":"","parse-names":false,"suffix":""},{"dropping-particle":"","family":"Shapiro","given":"Shauna","non-dropping-particle":"","parse-names":false,"suffix":""},{"dropping-particle":"","family":"Carlson","given":"Linda","non-dropping-particle":"","parse-names":false,"suffix":""},{"dropping-particle":"","family":"Anderson","given":"Nicole D.","non-dropping-particle":"","parse-names":false,"suffix":""},{"dropping-particle":"","family":"Carmody","given":"James","non-dropping-particle":"","parse-names":false,"suffix":""},{"dropping-particle":"V.","family":"Segal","given":"Zindel","non-dropping-particle":"","parse-names":false,"suffix":""},{"dropping-particle":"","family":"Abbey","given":"Susan","non-dropping-particle":"","parse-names":false,"suffix":""},{"dropping-particle":"","family":"Speca","given":"Michael","non-dropping-particle":"","parse-names":false,"suffix":""},{"dropping-particle":"","family":"Velting","given":"Drew","non-dropping-particle":"","parse-names":false,"suffix":""},{"dropping-particle":"","family":"Devins","given":"Gerald","non-dropping-particle":"","parse-names":false,"suffix":""}],"container-title":"Clinical Psychology: Science and Practice","id":"ITEM-1","issue":"3","issued":{"date-parts":[["2004"]]},"note":"</w:instrText>
      </w:r>
      <w:r w:rsidR="00785498" w:rsidRPr="0013159B">
        <w:rPr>
          <w:rFonts w:ascii="David" w:hAnsi="David" w:cs="David"/>
          <w:sz w:val="24"/>
          <w:szCs w:val="24"/>
          <w:rtl/>
          <w:lang w:val="en-GB"/>
        </w:rPr>
        <w:instrText>מודל עם 2 מרכיבים - המאמר מציע</w:instrText>
      </w:r>
      <w:r w:rsidR="00785498" w:rsidRPr="0013159B">
        <w:rPr>
          <w:rFonts w:ascii="David" w:hAnsi="David" w:cs="David"/>
          <w:sz w:val="24"/>
          <w:szCs w:val="24"/>
          <w:lang w:val="en-GB"/>
        </w:rPr>
        <w:instrText xml:space="preserve"> outcomes </w:instrText>
      </w:r>
      <w:r w:rsidR="00785498" w:rsidRPr="0013159B">
        <w:rPr>
          <w:rFonts w:ascii="David" w:hAnsi="David" w:cs="David"/>
          <w:sz w:val="24"/>
          <w:szCs w:val="24"/>
          <w:rtl/>
          <w:lang w:val="en-GB"/>
        </w:rPr>
        <w:instrText>של מיינדפולנס שניתן למדוד על מנת להשוות למדדי דיווח עצמי, ולזהות תהליך למידה של היכולת. (תוך נבדקי או בין מנוסים לחסרי נסיון)</w:instrText>
      </w:r>
      <w:r w:rsidR="00785498" w:rsidRPr="0013159B">
        <w:rPr>
          <w:rFonts w:ascii="David" w:hAnsi="David" w:cs="David"/>
          <w:sz w:val="24"/>
          <w:szCs w:val="24"/>
          <w:lang w:val="en-GB"/>
        </w:rPr>
        <w:instrText xml:space="preserve"> \n\n1 .self regulation of attention - </w:instrText>
      </w:r>
      <w:r w:rsidR="00785498" w:rsidRPr="0013159B">
        <w:rPr>
          <w:rFonts w:ascii="David" w:hAnsi="David" w:cs="David"/>
          <w:sz w:val="24"/>
          <w:szCs w:val="24"/>
          <w:rtl/>
          <w:lang w:val="en-GB"/>
        </w:rPr>
        <w:instrText>הגברת קשב לרגע . הנוכחי</w:instrText>
      </w:r>
      <w:r w:rsidR="00785498" w:rsidRPr="0013159B">
        <w:rPr>
          <w:rFonts w:ascii="David" w:hAnsi="David" w:cs="David"/>
          <w:sz w:val="24"/>
          <w:szCs w:val="24"/>
          <w:lang w:val="en-GB"/>
        </w:rPr>
        <w:instrText xml:space="preserve">\n- </w:instrText>
      </w:r>
      <w:r w:rsidR="00785498" w:rsidRPr="0013159B">
        <w:rPr>
          <w:rFonts w:ascii="David" w:hAnsi="David" w:cs="David"/>
          <w:sz w:val="24"/>
          <w:szCs w:val="24"/>
          <w:rtl/>
          <w:lang w:val="en-GB"/>
        </w:rPr>
        <w:instrText>רמת הקשב</w:instrText>
      </w:r>
      <w:r w:rsidR="00785498" w:rsidRPr="0013159B">
        <w:rPr>
          <w:rFonts w:ascii="David" w:hAnsi="David" w:cs="David"/>
          <w:sz w:val="24"/>
          <w:szCs w:val="24"/>
          <w:lang w:val="en-GB"/>
        </w:rPr>
        <w:instrText xml:space="preserve">\n\n\nsustained attention - </w:instrText>
      </w:r>
      <w:r w:rsidR="00785498" w:rsidRPr="0013159B">
        <w:rPr>
          <w:rFonts w:ascii="David" w:hAnsi="David" w:cs="David"/>
          <w:sz w:val="24"/>
          <w:szCs w:val="24"/>
          <w:rtl/>
          <w:lang w:val="en-GB"/>
        </w:rPr>
        <w:instrText>שמירה על ערנות קשבית לאורך זמן</w:instrText>
      </w:r>
      <w:r w:rsidR="00785498" w:rsidRPr="0013159B">
        <w:rPr>
          <w:rFonts w:ascii="David" w:hAnsi="David" w:cs="David"/>
          <w:sz w:val="24"/>
          <w:szCs w:val="24"/>
          <w:lang w:val="en-GB"/>
        </w:rPr>
        <w:instrText xml:space="preserve">\n\n\nswitching </w:instrText>
      </w:r>
      <w:r w:rsidR="00785498" w:rsidRPr="0013159B">
        <w:rPr>
          <w:rFonts w:ascii="David" w:hAnsi="David" w:cs="David"/>
          <w:sz w:val="24"/>
          <w:szCs w:val="24"/>
          <w:rtl/>
          <w:lang w:val="en-GB"/>
        </w:rPr>
        <w:instrText>החזרת הקשב לרגע הנתון או לאוביקט</w:instrText>
      </w:r>
      <w:r w:rsidR="00785498" w:rsidRPr="0013159B">
        <w:rPr>
          <w:rFonts w:ascii="David" w:hAnsi="David" w:cs="David"/>
          <w:sz w:val="24"/>
          <w:szCs w:val="24"/>
          <w:lang w:val="en-GB"/>
        </w:rPr>
        <w:instrText xml:space="preserve"> \n\n\n</w:instrText>
      </w:r>
      <w:r w:rsidR="00785498" w:rsidRPr="0013159B">
        <w:rPr>
          <w:rFonts w:ascii="David" w:hAnsi="David" w:cs="David"/>
          <w:sz w:val="24"/>
          <w:szCs w:val="24"/>
          <w:rtl/>
          <w:lang w:val="en-GB"/>
        </w:rPr>
        <w:instrText>תחזית של המודל</w:instrText>
      </w:r>
      <w:r w:rsidR="00785498" w:rsidRPr="0013159B">
        <w:rPr>
          <w:rFonts w:ascii="David" w:hAnsi="David" w:cs="David"/>
          <w:sz w:val="24"/>
          <w:szCs w:val="24"/>
          <w:lang w:val="en-GB"/>
        </w:rPr>
        <w:instrText xml:space="preserve"> - outcomes \n\n-</w:instrText>
      </w:r>
      <w:r w:rsidR="00785498" w:rsidRPr="0013159B">
        <w:rPr>
          <w:rFonts w:ascii="David" w:hAnsi="David" w:cs="David"/>
          <w:sz w:val="24"/>
          <w:szCs w:val="24"/>
          <w:rtl/>
          <w:lang w:val="en-GB"/>
        </w:rPr>
        <w:instrText>עלייה ביכולת להשהות קשב מתמשך ולבצע סוויצ' בין הסחה למיקוד הקשב ברגע או באוביקט שדרכו נמצאים ברגע</w:instrText>
      </w:r>
      <w:r w:rsidR="00785498" w:rsidRPr="0013159B">
        <w:rPr>
          <w:rFonts w:ascii="David" w:hAnsi="David" w:cs="David"/>
          <w:sz w:val="24"/>
          <w:szCs w:val="24"/>
          <w:lang w:val="en-GB"/>
        </w:rPr>
        <w:instrText>. \n\n-</w:instrText>
      </w:r>
      <w:r w:rsidR="00785498" w:rsidRPr="0013159B">
        <w:rPr>
          <w:rFonts w:ascii="David" w:hAnsi="David" w:cs="David"/>
          <w:sz w:val="24"/>
          <w:szCs w:val="24"/>
          <w:rtl/>
          <w:lang w:val="en-GB"/>
        </w:rPr>
        <w:instrText>עליה ביכולת לבצע אינהיביציה, מתוך ההרגל להשהות תהליכים שניוניים הנלווים למחשבה \\ תחושה \\ רגש\\ גירוי חיצוני</w:instrText>
      </w:r>
      <w:r w:rsidR="00785498" w:rsidRPr="0013159B">
        <w:rPr>
          <w:rFonts w:ascii="David" w:hAnsi="David" w:cs="David"/>
          <w:sz w:val="24"/>
          <w:szCs w:val="24"/>
          <w:lang w:val="en-GB"/>
        </w:rPr>
        <w:instrText>. \n\n*</w:instrText>
      </w:r>
      <w:r w:rsidR="00785498" w:rsidRPr="0013159B">
        <w:rPr>
          <w:rFonts w:ascii="David" w:hAnsi="David" w:cs="David"/>
          <w:sz w:val="24"/>
          <w:szCs w:val="24"/>
          <w:rtl/>
          <w:lang w:val="en-GB"/>
        </w:rPr>
        <w:instrText>ישנם מדדים אובייקטיבים דוגמת מבחן סטרופ</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רגשי לבדיקת אינהיביציה של עיבוד סמנטי</w:instrText>
      </w:r>
      <w:r w:rsidR="00785498" w:rsidRPr="0013159B">
        <w:rPr>
          <w:rFonts w:ascii="David" w:hAnsi="David" w:cs="David"/>
          <w:sz w:val="24"/>
          <w:szCs w:val="24"/>
          <w:lang w:val="en-GB"/>
        </w:rPr>
        <w:instrText xml:space="preserve">\n- </w:instrText>
      </w:r>
      <w:r w:rsidR="00785498" w:rsidRPr="0013159B">
        <w:rPr>
          <w:rFonts w:ascii="David" w:hAnsi="David" w:cs="David"/>
          <w:sz w:val="24"/>
          <w:szCs w:val="24"/>
          <w:rtl/>
          <w:lang w:val="en-GB"/>
        </w:rPr>
        <w:instrText>עלייה ביכולת להגיב לגירוי לא צפוי. מגיעים עם קשב נקי שלא נובע מאמונות והטיות מוקדמות</w:instrText>
      </w:r>
      <w:r w:rsidR="00785498" w:rsidRPr="0013159B">
        <w:rPr>
          <w:rFonts w:ascii="David" w:hAnsi="David" w:cs="David"/>
          <w:sz w:val="24"/>
          <w:szCs w:val="24"/>
          <w:lang w:val="en-GB"/>
        </w:rPr>
        <w:instrText xml:space="preserve">.\n- \n\n\n2. orientation to experiences in the moment - </w:instrText>
      </w:r>
      <w:r w:rsidR="00785498" w:rsidRPr="0013159B">
        <w:rPr>
          <w:rFonts w:ascii="David" w:hAnsi="David" w:cs="David"/>
          <w:sz w:val="24"/>
          <w:szCs w:val="24"/>
          <w:rtl/>
          <w:lang w:val="en-GB"/>
        </w:rPr>
        <w:instrText>אימוץ גישה לחוויות הרגע - סקרנית</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פתוחה ומקבלת</w:instrText>
      </w:r>
      <w:r w:rsidR="00785498" w:rsidRPr="0013159B">
        <w:rPr>
          <w:rFonts w:ascii="David" w:hAnsi="David" w:cs="David"/>
          <w:sz w:val="24"/>
          <w:szCs w:val="24"/>
          <w:lang w:val="en-GB"/>
        </w:rPr>
        <w:instrText>. \n\n</w:instrText>
      </w:r>
      <w:r w:rsidR="00785498" w:rsidRPr="0013159B">
        <w:rPr>
          <w:rFonts w:ascii="David" w:hAnsi="David" w:cs="David"/>
          <w:sz w:val="24"/>
          <w:szCs w:val="24"/>
          <w:rtl/>
          <w:lang w:val="en-GB"/>
        </w:rPr>
        <w:instrText>תחזיות</w:instrText>
      </w:r>
      <w:r w:rsidR="00785498" w:rsidRPr="0013159B">
        <w:rPr>
          <w:rFonts w:ascii="David" w:hAnsi="David" w:cs="David"/>
          <w:sz w:val="24"/>
          <w:szCs w:val="24"/>
          <w:lang w:val="en-GB"/>
        </w:rPr>
        <w:instrText xml:space="preserve"> - \n\n- </w:instrText>
      </w:r>
      <w:r w:rsidR="00785498" w:rsidRPr="0013159B">
        <w:rPr>
          <w:rFonts w:ascii="David" w:hAnsi="David" w:cs="David"/>
          <w:sz w:val="24"/>
          <w:szCs w:val="24"/>
          <w:rtl/>
          <w:lang w:val="en-GB"/>
        </w:rPr>
        <w:instrText>מקטין המנעות מרגשות ומצבים שליליים - יכולת לקבל אותם</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יכול להוריד סבל ממחשבה מטרידה מתוך קבלה של הקיום שלה ? של המצב</w:instrText>
      </w:r>
      <w:r w:rsidR="00785498" w:rsidRPr="0013159B">
        <w:rPr>
          <w:rFonts w:ascii="David" w:hAnsi="David" w:cs="David"/>
          <w:sz w:val="24"/>
          <w:szCs w:val="24"/>
          <w:lang w:val="en-GB"/>
        </w:rPr>
        <w:instrText xml:space="preserve"> ? \n\n\n</w:instrText>
      </w:r>
      <w:r w:rsidR="00785498" w:rsidRPr="0013159B">
        <w:rPr>
          <w:rFonts w:ascii="David" w:hAnsi="David" w:cs="David"/>
          <w:sz w:val="24"/>
          <w:szCs w:val="24"/>
          <w:rtl/>
          <w:lang w:val="en-GB"/>
        </w:rPr>
        <w:instrText>חקירה של דפוסים - האם מחשבה מטרידה מעוררת מחשבה שיפוטית ולתחושה פיזית ויש לופ שלילי ? (שייתכן</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ויכול להמנע מתוך קבלה או העדר שיפוטיות</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הבחנה בין תחושה גופנית לרגש. אפשרי</w:instrText>
      </w:r>
      <w:r w:rsidR="00785498" w:rsidRPr="0013159B">
        <w:rPr>
          <w:rFonts w:ascii="David" w:hAnsi="David" w:cs="David"/>
          <w:sz w:val="24"/>
          <w:szCs w:val="24"/>
          <w:lang w:val="en-GB"/>
        </w:rPr>
        <w:instrText>? \n\n\n\n</w:instrText>
      </w:r>
      <w:r w:rsidR="00785498" w:rsidRPr="0013159B">
        <w:rPr>
          <w:rFonts w:ascii="David" w:hAnsi="David" w:cs="David"/>
          <w:sz w:val="24"/>
          <w:szCs w:val="24"/>
          <w:rtl/>
          <w:lang w:val="en-GB"/>
        </w:rPr>
        <w:instrText>אלקסיתימיה</w:instrText>
      </w:r>
      <w:r w:rsidR="00785498" w:rsidRPr="0013159B">
        <w:rPr>
          <w:rFonts w:ascii="David" w:hAnsi="David" w:cs="David"/>
          <w:sz w:val="24"/>
          <w:szCs w:val="24"/>
          <w:lang w:val="en-GB"/>
        </w:rPr>
        <w:instrText xml:space="preserve"> (Alexithymia) </w:instrText>
      </w:r>
      <w:r w:rsidR="00785498" w:rsidRPr="0013159B">
        <w:rPr>
          <w:rFonts w:ascii="David" w:hAnsi="David" w:cs="David"/>
          <w:sz w:val="24"/>
          <w:szCs w:val="24"/>
          <w:rtl/>
          <w:lang w:val="en-GB"/>
        </w:rPr>
        <w:instrText>היא חוסר יכולת להרגיש, להביע או לזהות רגשות</w:instrText>
      </w:r>
      <w:r w:rsidR="00785498" w:rsidRPr="0013159B">
        <w:rPr>
          <w:rFonts w:ascii="David" w:hAnsi="David" w:cs="David"/>
          <w:sz w:val="24"/>
          <w:szCs w:val="24"/>
          <w:lang w:val="en-GB"/>
        </w:rPr>
        <w:instrText>\n\n\n</w:instrText>
      </w:r>
      <w:r w:rsidR="00785498" w:rsidRPr="0013159B">
        <w:rPr>
          <w:rFonts w:ascii="David" w:hAnsi="David" w:cs="David"/>
          <w:sz w:val="24"/>
          <w:szCs w:val="24"/>
          <w:rtl/>
          <w:lang w:val="en-GB"/>
        </w:rPr>
        <w:instrText>אלקסיתמיה תפחת בזמן תרגול מיינדפולנס</w:instrText>
      </w:r>
      <w:r w:rsidR="00785498" w:rsidRPr="0013159B">
        <w:rPr>
          <w:rFonts w:ascii="David" w:hAnsi="David" w:cs="David"/>
          <w:sz w:val="24"/>
          <w:szCs w:val="24"/>
          <w:lang w:val="en-GB"/>
        </w:rPr>
        <w:instrText xml:space="preserve">. \n- </w:instrText>
      </w:r>
      <w:r w:rsidR="00785498" w:rsidRPr="0013159B">
        <w:rPr>
          <w:rFonts w:ascii="David" w:hAnsi="David" w:cs="David"/>
          <w:sz w:val="24"/>
          <w:szCs w:val="24"/>
          <w:rtl/>
          <w:lang w:val="en-GB"/>
        </w:rPr>
        <w:instrText>רמת העיבוד</w:instrText>
      </w:r>
      <w:r w:rsidR="00785498" w:rsidRPr="0013159B">
        <w:rPr>
          <w:rFonts w:ascii="David" w:hAnsi="David" w:cs="David"/>
          <w:sz w:val="24"/>
          <w:szCs w:val="24"/>
          <w:lang w:val="en-GB"/>
        </w:rPr>
        <w:instrText>?","page":"230-241","title":"Mindfulness: A proposed operational definition","type":"article-journal","volume":"11"},"uris":["http://www.mendeley.com/documents/?uuid=76072f51-dd33-4946-a8c2-ccbbf5dcf19d"]},{"id":"ITEM-2","itemData":{"DOI":"10.1177/1745691611419671","ISBN":"1745-6916\\r1745-6924","ISSN":"17456916","PMID":"11982931","abstract":"Cultivation of mindfulness, the nonjudgmental awareness of experiences in the present moment, produces beneficial effects on well-being and ameliorates psychiatric and stress-related symptoms. Mindfulness meditation has therefore increasingly been incorporated into psychotherapeutic interventions. Although the number of publications in the field has sharply increased over the last two decades, there is a paucity of theoretical reviews that integrate the existing literature into a comprehensive theoretical framework. In this article, we explore several components through which mindfulness meditation exerts its effects: (a) attention regulation, (b) body awareness, (c) emotion regulation (including reappraisal and exposure, extinction, and reconsolidation), and (d) change in perspective on the self. Recent empirical research, including practitioners’ self-reports and experimental data, provides evidence supporting these mechanisms. Functional and structural neuroimaging studies have begun to explore the neuroscientific processes underlying these components. Evidence suggests that mindfulness practice is associated with neuroplastic changes in the anterior cingulate cortex, insula, temporo-parietal junction, fronto-limbic network, and default mode network structures. The authors suggest that the mechanisms described here work synergistically, establishing a process of enhanced self-regulation. Differentiating between these components seems useful to guide future basic research and to specifically target areas of development in the treatment of psychological disorders","author":[{"dropping-particle":"","family":"Hölzel","given":"Britta K.","non-dropping-particle":"","parse-names":false,"suffix":""},{"dropping-particle":"","family":"Lazar","given":"Sara W.","non-dropping-particle":"","parse-names":false,"suffix":""},{"dropping-particle":"","family":"Gard","given":"Tim","non-dropping-particle":"","parse-names":false,"suffix":""},{"dropping-particle":"","family":"Schuman-Olivier","given":"Zev","non-dropping-particle":"","parse-names":false,"suffix":""},{"dropping-particle":"","family":"Vago","given":"David R.","non-dropping-particle":"","parse-names":false,"suffix":""},{"dropping-particle":"","family":"Ott","given":"Ulrich","non-dropping-particle":"","parse-names":false,"suffix":""}],"container-title":"Perspectives on Psychological Science","id":"ITEM-2","issued":{"date-parts":[["2011"]]},"note":"</w:instrText>
      </w:r>
      <w:r w:rsidR="00785498" w:rsidRPr="0013159B">
        <w:rPr>
          <w:rFonts w:ascii="David" w:hAnsi="David" w:cs="David"/>
          <w:sz w:val="24"/>
          <w:szCs w:val="24"/>
          <w:rtl/>
          <w:lang w:val="en-GB"/>
        </w:rPr>
        <w:instrText>איך מיינדפולמס עובד? הצעת מנגנונים של פעולה - קונספטואלית ומוחית</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מאמר סקירה</w:instrText>
      </w:r>
      <w:r w:rsidR="00785498" w:rsidRPr="0013159B">
        <w:rPr>
          <w:rFonts w:ascii="David" w:hAnsi="David" w:cs="David"/>
          <w:sz w:val="24"/>
          <w:szCs w:val="24"/>
          <w:lang w:val="en-GB"/>
        </w:rPr>
        <w:instrText xml:space="preserve"> \n\n</w:instrText>
      </w:r>
      <w:r w:rsidR="00785498" w:rsidRPr="0013159B">
        <w:rPr>
          <w:rFonts w:ascii="David" w:hAnsi="David" w:cs="David"/>
          <w:sz w:val="24"/>
          <w:szCs w:val="24"/>
          <w:rtl/>
          <w:lang w:val="en-GB"/>
        </w:rPr>
        <w:instrText>מנגנונים מתווכים שמאפשרים למיינדפולנס להשיג את ההשפעה של שיפור ב</w:instrText>
      </w:r>
      <w:r w:rsidR="00785498" w:rsidRPr="0013159B">
        <w:rPr>
          <w:rFonts w:ascii="David" w:hAnsi="David" w:cs="David"/>
          <w:sz w:val="24"/>
          <w:szCs w:val="24"/>
          <w:lang w:val="en-GB"/>
        </w:rPr>
        <w:instrText xml:space="preserve">-well being </w:instrText>
      </w:r>
      <w:r w:rsidR="00785498" w:rsidRPr="0013159B">
        <w:rPr>
          <w:rFonts w:ascii="David" w:hAnsi="David" w:cs="David"/>
          <w:sz w:val="24"/>
          <w:szCs w:val="24"/>
          <w:rtl/>
          <w:lang w:val="en-GB"/>
        </w:rPr>
        <w:instrText>והפחתת סרטס</w:instrText>
      </w:r>
      <w:r w:rsidR="00785498" w:rsidRPr="0013159B">
        <w:rPr>
          <w:rFonts w:ascii="David" w:hAnsi="David" w:cs="David"/>
          <w:sz w:val="24"/>
          <w:szCs w:val="24"/>
          <w:lang w:val="en-GB"/>
        </w:rPr>
        <w:instrText xml:space="preserve">- \n1. </w:instrText>
      </w:r>
      <w:r w:rsidR="00785498" w:rsidRPr="0013159B">
        <w:rPr>
          <w:rFonts w:ascii="David" w:hAnsi="David" w:cs="David"/>
          <w:sz w:val="24"/>
          <w:szCs w:val="24"/>
          <w:rtl/>
          <w:lang w:val="en-GB"/>
        </w:rPr>
        <w:instrText>בקרה על קשב</w:instrText>
      </w:r>
      <w:r w:rsidR="00785498" w:rsidRPr="0013159B">
        <w:rPr>
          <w:rFonts w:ascii="David" w:hAnsi="David" w:cs="David"/>
          <w:sz w:val="24"/>
          <w:szCs w:val="24"/>
          <w:lang w:val="en-GB"/>
        </w:rPr>
        <w:instrText xml:space="preserve">\n2. </w:instrText>
      </w:r>
      <w:r w:rsidR="00785498" w:rsidRPr="0013159B">
        <w:rPr>
          <w:rFonts w:ascii="David" w:hAnsi="David" w:cs="David"/>
          <w:sz w:val="24"/>
          <w:szCs w:val="24"/>
          <w:rtl/>
          <w:lang w:val="en-GB"/>
        </w:rPr>
        <w:instrText>מודעות לגוף</w:instrText>
      </w:r>
      <w:r w:rsidR="00785498" w:rsidRPr="0013159B">
        <w:rPr>
          <w:rFonts w:ascii="David" w:hAnsi="David" w:cs="David"/>
          <w:sz w:val="24"/>
          <w:szCs w:val="24"/>
          <w:lang w:val="en-GB"/>
        </w:rPr>
        <w:instrText xml:space="preserve">\n3. </w:instrText>
      </w:r>
      <w:r w:rsidR="00785498" w:rsidRPr="0013159B">
        <w:rPr>
          <w:rFonts w:ascii="David" w:hAnsi="David" w:cs="David"/>
          <w:sz w:val="24"/>
          <w:szCs w:val="24"/>
          <w:rtl/>
          <w:lang w:val="en-GB"/>
        </w:rPr>
        <w:instrText>בקרה רגשית</w:instrText>
      </w:r>
      <w:r w:rsidR="00785498" w:rsidRPr="0013159B">
        <w:rPr>
          <w:rFonts w:ascii="David" w:hAnsi="David" w:cs="David"/>
          <w:sz w:val="24"/>
          <w:szCs w:val="24"/>
          <w:lang w:val="en-GB"/>
        </w:rPr>
        <w:instrText xml:space="preserve"> - \n</w:instrText>
      </w:r>
      <w:r w:rsidR="00785498" w:rsidRPr="0013159B">
        <w:rPr>
          <w:rFonts w:ascii="David" w:hAnsi="David" w:cs="David"/>
          <w:sz w:val="24"/>
          <w:szCs w:val="24"/>
          <w:rtl/>
          <w:lang w:val="en-GB"/>
        </w:rPr>
        <w:instrText>הערכת מחדש</w:instrText>
      </w:r>
      <w:r w:rsidR="00785498" w:rsidRPr="0013159B">
        <w:rPr>
          <w:rFonts w:ascii="David" w:hAnsi="David" w:cs="David"/>
          <w:sz w:val="24"/>
          <w:szCs w:val="24"/>
          <w:lang w:val="en-GB"/>
        </w:rPr>
        <w:instrText xml:space="preserve"> - reapraisal - \n- </w:instrText>
      </w:r>
      <w:r w:rsidR="00785498" w:rsidRPr="0013159B">
        <w:rPr>
          <w:rFonts w:ascii="David" w:hAnsi="David" w:cs="David"/>
          <w:sz w:val="24"/>
          <w:szCs w:val="24"/>
          <w:rtl/>
          <w:lang w:val="en-GB"/>
        </w:rPr>
        <w:instrText>הערכה חיובית מחודשת של הגירוי או החוויה הפנימית - שינוי בבקרה הקוגניטיבית של ה</w:instrText>
      </w:r>
      <w:r w:rsidR="00785498" w:rsidRPr="0013159B">
        <w:rPr>
          <w:rFonts w:ascii="David" w:hAnsi="David" w:cs="David"/>
          <w:sz w:val="24"/>
          <w:szCs w:val="24"/>
          <w:lang w:val="en-GB"/>
        </w:rPr>
        <w:instrText xml:space="preserve">-PFC </w:instrText>
      </w:r>
      <w:r w:rsidR="00785498" w:rsidRPr="0013159B">
        <w:rPr>
          <w:rFonts w:ascii="David" w:hAnsi="David" w:cs="David"/>
          <w:sz w:val="24"/>
          <w:szCs w:val="24"/>
          <w:rtl/>
          <w:lang w:val="en-GB"/>
        </w:rPr>
        <w:instrText>על תהליכים מוחיים נמוכים של קשב</w:instrText>
      </w:r>
      <w:r w:rsidR="00785498" w:rsidRPr="0013159B">
        <w:rPr>
          <w:rFonts w:ascii="David" w:hAnsi="David" w:cs="David"/>
          <w:sz w:val="24"/>
          <w:szCs w:val="24"/>
          <w:lang w:val="en-GB"/>
        </w:rPr>
        <w:instrText xml:space="preserve">.\n- </w:instrText>
      </w:r>
      <w:r w:rsidR="00785498" w:rsidRPr="0013159B">
        <w:rPr>
          <w:rFonts w:ascii="David" w:hAnsi="David" w:cs="David"/>
          <w:sz w:val="24"/>
          <w:szCs w:val="24"/>
          <w:rtl/>
          <w:lang w:val="en-GB"/>
        </w:rPr>
        <w:instrText>מנגד - יש הטוענים שיש</w:instrText>
      </w:r>
      <w:r w:rsidR="00785498" w:rsidRPr="0013159B">
        <w:rPr>
          <w:rFonts w:ascii="David" w:hAnsi="David" w:cs="David"/>
          <w:sz w:val="24"/>
          <w:szCs w:val="24"/>
          <w:lang w:val="en-GB"/>
        </w:rPr>
        <w:instrText xml:space="preserve"> nonapraisal -</w:instrText>
      </w:r>
      <w:r w:rsidR="00785498" w:rsidRPr="0013159B">
        <w:rPr>
          <w:rFonts w:ascii="David" w:hAnsi="David" w:cs="David"/>
          <w:sz w:val="24"/>
          <w:szCs w:val="24"/>
          <w:rtl/>
          <w:lang w:val="en-GB"/>
        </w:rPr>
        <w:instrText>העדר הערכה (או שיפוט) שנלווה לאימון ומתבטא מוחית בירידה בפעילות של ה</w:instrText>
      </w:r>
      <w:r w:rsidR="00785498" w:rsidRPr="0013159B">
        <w:rPr>
          <w:rFonts w:ascii="David" w:hAnsi="David" w:cs="David"/>
          <w:sz w:val="24"/>
          <w:szCs w:val="24"/>
          <w:lang w:val="en-GB"/>
        </w:rPr>
        <w:instrText xml:space="preserve">-PFC &amp;gt; </w:instrText>
      </w:r>
      <w:r w:rsidR="00785498" w:rsidRPr="0013159B">
        <w:rPr>
          <w:rFonts w:ascii="David" w:hAnsi="David" w:cs="David"/>
          <w:sz w:val="24"/>
          <w:szCs w:val="24"/>
          <w:rtl/>
          <w:lang w:val="en-GB"/>
        </w:rPr>
        <w:instrText>פחות בקרה קוגניטיבית - ירידה במנגנון האיניהיביטורי והמכוון</w:instrText>
      </w:r>
      <w:r w:rsidR="00785498" w:rsidRPr="0013159B">
        <w:rPr>
          <w:rFonts w:ascii="David" w:hAnsi="David" w:cs="David"/>
          <w:sz w:val="24"/>
          <w:szCs w:val="24"/>
          <w:lang w:val="en-GB"/>
        </w:rPr>
        <w:instrText xml:space="preserve"> top down.\n</w:instrText>
      </w:r>
      <w:r w:rsidR="00785498" w:rsidRPr="0013159B">
        <w:rPr>
          <w:rFonts w:ascii="David" w:hAnsi="David" w:cs="David"/>
          <w:sz w:val="24"/>
          <w:szCs w:val="24"/>
          <w:rtl/>
          <w:lang w:val="en-GB"/>
        </w:rPr>
        <w:instrText>ייתכן ובקרב מתחילים יהיה צורך בהגברת הבקרה הקוג' על מנת לשנות דפוסים אוטומאטיים</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ואצל מתקדמים העמדה האוטומאטית תשתנה ועל כן תצפה ירידה בבקרה קוג</w:instrText>
      </w:r>
      <w:r w:rsidR="00785498" w:rsidRPr="0013159B">
        <w:rPr>
          <w:rFonts w:ascii="David" w:hAnsi="David" w:cs="David"/>
          <w:sz w:val="24"/>
          <w:szCs w:val="24"/>
          <w:lang w:val="en-GB"/>
        </w:rPr>
        <w:instrText>' (=</w:instrText>
      </w:r>
      <w:r w:rsidR="00785498" w:rsidRPr="0013159B">
        <w:rPr>
          <w:rFonts w:ascii="David" w:hAnsi="David" w:cs="David"/>
          <w:sz w:val="24"/>
          <w:szCs w:val="24"/>
          <w:rtl/>
          <w:lang w:val="en-GB"/>
        </w:rPr>
        <w:instrText>פעילות ה</w:instrText>
      </w:r>
      <w:r w:rsidR="00785498" w:rsidRPr="0013159B">
        <w:rPr>
          <w:rFonts w:ascii="David" w:hAnsi="David" w:cs="David"/>
          <w:sz w:val="24"/>
          <w:szCs w:val="24"/>
          <w:lang w:val="en-GB"/>
        </w:rPr>
        <w:instrText>-PFC).\n\n</w:instrText>
      </w:r>
      <w:r w:rsidR="00785498" w:rsidRPr="0013159B">
        <w:rPr>
          <w:rFonts w:ascii="David" w:hAnsi="David" w:cs="David"/>
          <w:sz w:val="24"/>
          <w:szCs w:val="24"/>
          <w:rtl/>
          <w:lang w:val="en-GB"/>
        </w:rPr>
        <w:instrText>חשיפה, הכחדה ורה-קונסלידציה</w:instrText>
      </w:r>
      <w:r w:rsidR="00785498" w:rsidRPr="0013159B">
        <w:rPr>
          <w:rFonts w:ascii="David" w:hAnsi="David" w:cs="David"/>
          <w:sz w:val="24"/>
          <w:szCs w:val="24"/>
          <w:lang w:val="en-GB"/>
        </w:rPr>
        <w:instrText xml:space="preserve"> &amp;gt; </w:instrText>
      </w:r>
      <w:r w:rsidR="00785498" w:rsidRPr="0013159B">
        <w:rPr>
          <w:rFonts w:ascii="David" w:hAnsi="David" w:cs="David"/>
          <w:sz w:val="24"/>
          <w:szCs w:val="24"/>
          <w:rtl/>
          <w:lang w:val="en-GB"/>
        </w:rPr>
        <w:instrText>הווצרות זכרונות מחדש</w:instrText>
      </w:r>
      <w:r w:rsidR="00785498" w:rsidRPr="0013159B">
        <w:rPr>
          <w:rFonts w:ascii="David" w:hAnsi="David" w:cs="David"/>
          <w:sz w:val="24"/>
          <w:szCs w:val="24"/>
          <w:lang w:val="en-GB"/>
        </w:rPr>
        <w:instrText xml:space="preserve"> ? \n4. </w:instrText>
      </w:r>
      <w:r w:rsidR="00785498" w:rsidRPr="0013159B">
        <w:rPr>
          <w:rFonts w:ascii="David" w:hAnsi="David" w:cs="David"/>
          <w:sz w:val="24"/>
          <w:szCs w:val="24"/>
          <w:rtl/>
          <w:lang w:val="en-GB"/>
        </w:rPr>
        <w:instrText>שינוי פרספטיבה על העצמי</w:instrText>
      </w:r>
      <w:r w:rsidR="00785498" w:rsidRPr="0013159B">
        <w:rPr>
          <w:rFonts w:ascii="David" w:hAnsi="David" w:cs="David"/>
          <w:sz w:val="24"/>
          <w:szCs w:val="24"/>
          <w:lang w:val="en-GB"/>
        </w:rPr>
        <w:instrText xml:space="preserve"> .","title":"How does mindfulness meditation work? Proposing mechanisms of action from a conceptual and neural perspective","type":"article"},"uris":["http://www.mendeley.com/documents/?uuid=318d63f1-df51-3148-a428-9203a83843f8"]},{"id":"ITEM-3","itemData":{"DOI":"10.1037/a0039585","ISSN":"1935-990X","author":[{"dropping-particle":"","family":"Lutz","given":"Antoine","non-dropping-particle":"","parse-names":false,"suffix":""},{"dropping-particle":"","family":"Jha","given":"Amishi P.","non-dropping-particle":"","parse-names":false,"suffix":""},{"dropping-particle":"","family":"Dunne","given":"John D.","non-dropping-particle":"","parse-names":false,"suffix":""},{"dropping-particle":"","family":"Saron","given":"Clifford D.","non-dropping-particle":"","parse-names":false,"suffix":""}],"container-title":"American Psychologist","id":"ITEM-3","issue":"7","issued":{"date-parts":[["2015","10"]]},"page":"632-658","publisher":"US: American Psychological Association","title":"Investigating the phenomenological matrix of mindfulness-related practices from a neurocognitive perspective.","type":"article-journal","volume":"70"},"uris":["http://www.mendeley.com/documents/?uuid=92add063-71c2-3006-82c9-3328f932e8b3"]},{"id":"ITEM-4","itemData":{"DOI":"10.1002/jclp.20237","ISBN":"0021-9762","ISSN":"00219762","PMID":"16385481","abstract":"Recently, the psychological construct mindfulness has received a great deal of attention. The majority of research has focused on clinical studies to evaluate the efficacy of mindfulness-based interventions. This line of research has led to promising data suggesting mindfulness-based interventions are effective for treatment of both psychological and physical symptoms. However, an equally important direction for future research is to investigate questions concerning mechanisms of action underlying mindfulness-based interventions. This theoretical paper proposes a model of mindfulness, in an effort to elucidate potential mechanisms to explain how mindfulness affects positive change. Potential implications and future directions for the empirical study of mechanisms involved in mindfulness are addressed.","author":[{"dropping-particle":"","family":"Shapiro","given":"Shauna L.","non-dropping-particle":"","parse-names":false,"suffix":""},{"dropping-particle":"","family":"Carlson","given":"Linda E.","non-dropping-particle":"","parse-names":false,"suffix":""},{"dropping-particle":"","family":"Astin","given":"John A.","non-dropping-particle":"","parse-names":false,"suffix":""},{"dropping-particle":"","family":"Freedman","given":"Benedict","non-dropping-particle":"","parse-names":false,"suffix":""}],"container-title":"Journal of Clinical Psychology","id":"ITEM-4","issued":{"date-parts":[["2006"]]},"note":"</w:instrText>
      </w:r>
      <w:r w:rsidR="00785498" w:rsidRPr="0013159B">
        <w:rPr>
          <w:rFonts w:ascii="David" w:hAnsi="David" w:cs="David"/>
          <w:sz w:val="24"/>
          <w:szCs w:val="24"/>
          <w:rtl/>
          <w:lang w:val="en-GB"/>
        </w:rPr>
        <w:instrText>לרפרך שוב</w:instrText>
      </w:r>
      <w:r w:rsidR="00785498" w:rsidRPr="0013159B">
        <w:rPr>
          <w:rFonts w:ascii="David" w:hAnsi="David" w:cs="David"/>
          <w:sz w:val="24"/>
          <w:szCs w:val="24"/>
          <w:lang w:val="en-GB"/>
        </w:rPr>
        <w:instrText>!","title":"Mechanisms of mindfulness","type":"article"},"uris":["http://www.mendeley.com/documents/?uuid=f1d2de10-47b1-3b13-b3ac-034cd904bed8"]}],"mendeley":{"formattedCitation":"(Bishop et al., 2004; Hölzel et al., 2011; Lutz et al., 2015; Shapiro et al., 2006a)","plainTextFormattedCitation":"(Bishop et al., 2004; Hölzel et al., 2011; Lutz et al., 2015; Shapiro et al., 2006a)","previouslyFormattedCitation":"(Bishop et al., 2004; Hölzel et al., 2011; Lutz et al., 2015; Shapiro et al., 2006a)"},"properties":{"noteIndex":0},"schema":"https://github.com/citation-style-language/schema/raw/master/csl-citation.json"}</w:instrText>
      </w:r>
      <w:r w:rsidRPr="006A4A9B">
        <w:rPr>
          <w:rFonts w:ascii="David" w:hAnsi="David" w:cs="David"/>
          <w:sz w:val="24"/>
          <w:szCs w:val="24"/>
          <w:lang w:val="en-GB"/>
        </w:rPr>
        <w:fldChar w:fldCharType="separate"/>
      </w:r>
      <w:r w:rsidR="001E2173" w:rsidRPr="006A4A9B">
        <w:rPr>
          <w:rFonts w:ascii="David" w:hAnsi="David" w:cs="David"/>
          <w:noProof/>
          <w:sz w:val="24"/>
          <w:szCs w:val="24"/>
          <w:lang w:val="en-GB"/>
        </w:rPr>
        <w:t>(Bishop et al., 2004; Hölzel et al., 2011; Lutz et al., 2015; Shapiro et al., 2006a)</w:t>
      </w:r>
      <w:r w:rsidRPr="006A4A9B">
        <w:rPr>
          <w:rFonts w:ascii="David" w:hAnsi="David" w:cs="David"/>
          <w:sz w:val="24"/>
          <w:szCs w:val="24"/>
          <w:lang w:val="en-GB"/>
        </w:rPr>
        <w:fldChar w:fldCharType="end"/>
      </w:r>
      <w:r w:rsidRPr="006A4A9B">
        <w:rPr>
          <w:rFonts w:ascii="David" w:hAnsi="David" w:cs="David"/>
          <w:sz w:val="24"/>
          <w:szCs w:val="24"/>
          <w:lang w:val="en-GB"/>
        </w:rPr>
        <w:t xml:space="preserve">. </w:t>
      </w:r>
      <w:r w:rsidR="000A66D4" w:rsidRPr="006A4A9B">
        <w:rPr>
          <w:rFonts w:ascii="David" w:hAnsi="David" w:cs="David"/>
          <w:sz w:val="24"/>
          <w:szCs w:val="24"/>
        </w:rPr>
        <w:t>T</w:t>
      </w:r>
      <w:r w:rsidRPr="006A4A9B">
        <w:rPr>
          <w:rFonts w:ascii="David" w:hAnsi="David" w:cs="David"/>
          <w:sz w:val="24"/>
          <w:szCs w:val="24"/>
          <w:lang w:val="en-GB"/>
        </w:rPr>
        <w:t xml:space="preserve">he Pali word </w:t>
      </w:r>
      <w:r w:rsidRPr="0013159B">
        <w:rPr>
          <w:rFonts w:ascii="David" w:hAnsi="David" w:cs="David"/>
          <w:b/>
          <w:bCs/>
          <w:i/>
          <w:iCs/>
          <w:sz w:val="24"/>
          <w:szCs w:val="24"/>
        </w:rPr>
        <w:t>‘sati’</w:t>
      </w:r>
      <w:r w:rsidRPr="0013159B">
        <w:rPr>
          <w:rFonts w:ascii="David" w:hAnsi="David" w:cs="David"/>
          <w:sz w:val="24"/>
          <w:szCs w:val="24"/>
        </w:rPr>
        <w:t xml:space="preserve">  has been translated to mean 'mindfulness’ and understood to mean ‘lucid awareness’</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{"citationItems":[{"id":"ITEM-1","itemData":{"DOI":"10.1080/14639947.2011.564813","ISBN":"1463-9947 1476-7953","ISSN":"1463-9947","abstract":"The purpose of this paper is to determine the meaning and function of mindfulness meditation using as the source of inquiry the Pa ¯li Canon, the oldest complete collection of Buddhist texts to survive intact. Mindfulness is the chief factor in the practice of satipa</w:instrText>
      </w:r>
      <w:r w:rsidR="00785498" w:rsidRPr="0013159B">
        <w:rPr>
          <w:rFonts w:ascii="David" w:hAnsi="David" w:cs="David"/>
          <w:sz w:val="24"/>
          <w:szCs w:val="24"/>
        </w:rPr>
        <w:instrText>_ t_ tha ¯na, the best known system of Buddhist meditation. In descriptions of satipa_ t_ tha ¯na two terms constantly recur: mindfulness (sati) and clear comprehension (sampajan˜a). An understanding of these terms based on the canonical texts is ˜n important not only from a philological angle but because such understanding has major bearings on the actual practice of meditation. The word sati originally meant ‘memory,’ but the Buddha ascribed to this old term a new meaning determined by the aims of his teaching. This meaning, the author holds, might best be characterized as ‘lucid awareness.’ He questions the common explanation of mindfulness as ‘bare attention,’ pointing out problems that lurk behind both words in this expression. He also briefly discusses the role of clear comprehension (sampajan ˜n ˜a) and shows that it serves as a bridge between the observational function of mindfulness and the development of insight. Finally, he takes up the question whether mindfulness can legitimately be extracted from its traditional context and employed for secular purposes. He maintains that such non-traditional applications of mindfulness are acceptable and even admirable on the ground that they help alleviate human suffering, but he also cautions against a reductionist understanding of mindfulness and urges that investigators respect the religious tradition in which it is rooted.","author":[{"dropping-particle":"","family":"Bodhi","given":"Bhikkhu","non-dropping-particle":"","parse-names":false,"suffix":""}],"container-title":"Contemporary Buddhism","id":"ITEM-1","issue":"1","issued":{"date-parts":[["2011"]]},"note":"</w:instrText>
      </w:r>
      <w:r w:rsidR="00785498" w:rsidRPr="0013159B">
        <w:rPr>
          <w:rFonts w:ascii="David" w:hAnsi="David" w:cs="David"/>
          <w:sz w:val="24"/>
          <w:szCs w:val="24"/>
          <w:rtl/>
        </w:rPr>
        <w:instrText>מה זה מיינדפולנס</w:instrText>
      </w:r>
      <w:r w:rsidR="00785498" w:rsidRPr="0013159B">
        <w:rPr>
          <w:rFonts w:ascii="David" w:hAnsi="David" w:cs="David"/>
          <w:sz w:val="24"/>
          <w:szCs w:val="24"/>
        </w:rPr>
        <w:instrText>?\n</w:instrText>
      </w:r>
      <w:r w:rsidR="00785498" w:rsidRPr="0013159B">
        <w:rPr>
          <w:rFonts w:ascii="David" w:hAnsi="David" w:cs="David"/>
          <w:sz w:val="24"/>
          <w:szCs w:val="24"/>
          <w:rtl/>
        </w:rPr>
        <w:instrText>ביקו בודהי</w:instrText>
      </w:r>
      <w:r w:rsidR="00785498" w:rsidRPr="0013159B">
        <w:rPr>
          <w:rFonts w:ascii="David" w:hAnsi="David" w:cs="David"/>
          <w:sz w:val="24"/>
          <w:szCs w:val="24"/>
        </w:rPr>
        <w:instrText>\n2011\n\n\n","page":"19-39","title":"What does mindfulness really mean? A canonical perspective","type":"article-journal","volume":"12"},"uris":["http://www.mendeley.com/documents/?uuid=45e650f9-9463-4553-9330-175fa975040f"]}],"mendeley":{"formattedCitation":"(Bodhi, 2011)","plainTextFormattedCitation":"(Bodhi, 2011)","previouslyFormattedCitation":"(Bodhi, 2011)"},"properties":{"noteIndex":0},"schema":"https://github.com/citation-style-language/schema/raw/master/csl-citation.json"}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(Bodhi, 2011)</w:t>
      </w:r>
      <w:r w:rsidRPr="006A4A9B">
        <w:rPr>
          <w:rFonts w:ascii="David" w:hAnsi="David" w:cs="David"/>
          <w:sz w:val="24"/>
          <w:szCs w:val="24"/>
        </w:rPr>
        <w:fldChar w:fldCharType="end"/>
      </w:r>
      <w:r w:rsidRPr="006A4A9B">
        <w:rPr>
          <w:rFonts w:ascii="David" w:hAnsi="David" w:cs="David"/>
          <w:sz w:val="24"/>
          <w:szCs w:val="24"/>
        </w:rPr>
        <w:t xml:space="preserve">. </w:t>
      </w:r>
      <w:r w:rsidRPr="006A4A9B">
        <w:rPr>
          <w:rFonts w:ascii="David" w:hAnsi="David" w:cs="David"/>
          <w:sz w:val="24"/>
          <w:szCs w:val="24"/>
          <w:lang w:val="en-GB"/>
        </w:rPr>
        <w:t xml:space="preserve">The canonical </w:t>
      </w:r>
      <w:r w:rsidRPr="006A4A9B">
        <w:rPr>
          <w:rFonts w:ascii="David" w:hAnsi="David" w:cs="David"/>
          <w:i/>
          <w:iCs/>
          <w:sz w:val="24"/>
          <w:szCs w:val="24"/>
        </w:rPr>
        <w:t>Satipatthana Sutta</w:t>
      </w:r>
      <w:r w:rsidRPr="0013159B">
        <w:rPr>
          <w:rFonts w:ascii="David" w:hAnsi="David" w:cs="David"/>
          <w:sz w:val="24"/>
          <w:szCs w:val="24"/>
        </w:rPr>
        <w:t>,</w:t>
      </w:r>
      <w:r w:rsidRPr="0013159B">
        <w:rPr>
          <w:rFonts w:ascii="David" w:hAnsi="David" w:cs="David"/>
          <w:sz w:val="24"/>
          <w:szCs w:val="24"/>
          <w:lang w:val="en-GB"/>
        </w:rPr>
        <w:t xml:space="preserve"> refers to </w:t>
      </w:r>
      <w:r w:rsidRPr="0013159B">
        <w:rPr>
          <w:rFonts w:ascii="David" w:hAnsi="David" w:cs="David"/>
          <w:sz w:val="24"/>
          <w:szCs w:val="24"/>
        </w:rPr>
        <w:t xml:space="preserve">the four establishments of mindfulness, each referring to experience to which one may attend in mindfulness practice: body (e.g. breath, pain), feelings (e.g., pleasant, unpleasant, neutral feeling), states of mind (e.g., thought, concentration ), and experiential states conductive to wisdom  (e.g., conditions leading to doubt or equanimity )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{"citationItems":[{"id":"ITEM-1","itemData":{"DOI":"10.1016/j.copsyc.2018.09.013","author":[{"dropping-particle":"","family":"Analayo","given":"Bhikkhu","non-dropping-particle":"","parse-names":false,"suffix":""}],"id":"ITEM-1","issued":{"date-parts":[["2019"]]},"</w:instrText>
      </w:r>
      <w:r w:rsidR="00785498" w:rsidRPr="0013159B">
        <w:rPr>
          <w:rFonts w:ascii="David" w:hAnsi="David" w:cs="David"/>
          <w:sz w:val="24"/>
          <w:szCs w:val="24"/>
        </w:rPr>
        <w:instrText>note":"</w:instrText>
      </w:r>
      <w:r w:rsidR="00785498" w:rsidRPr="0013159B">
        <w:rPr>
          <w:rFonts w:ascii="David" w:hAnsi="David" w:cs="David"/>
          <w:sz w:val="24"/>
          <w:szCs w:val="24"/>
          <w:rtl/>
        </w:rPr>
        <w:instrText>עומק היסטורי להגדרה של מיינדפולנס</w:instrText>
      </w:r>
      <w:r w:rsidR="00785498" w:rsidRPr="0013159B">
        <w:rPr>
          <w:rFonts w:ascii="David" w:hAnsi="David" w:cs="David"/>
          <w:sz w:val="24"/>
          <w:szCs w:val="24"/>
        </w:rPr>
        <w:instrText>\n</w:instrText>
      </w:r>
      <w:r w:rsidR="00785498" w:rsidRPr="0013159B">
        <w:rPr>
          <w:rFonts w:ascii="David" w:hAnsi="David" w:cs="David"/>
          <w:sz w:val="24"/>
          <w:szCs w:val="24"/>
          <w:rtl/>
        </w:rPr>
        <w:instrText>המאמר של ביקהו בודהי יותר עמוק ומובן לדעתי</w:instrText>
      </w:r>
      <w:r w:rsidR="00785498" w:rsidRPr="0013159B">
        <w:rPr>
          <w:rFonts w:ascii="David" w:hAnsi="David" w:cs="David"/>
          <w:sz w:val="24"/>
          <w:szCs w:val="24"/>
        </w:rPr>
        <w:instrText xml:space="preserve"> (overcoming desire and discontent, 2011)","page":"11-14","title":"ScienceDirect Adding historical depth to definitions of mindfulness","type":"article-journal"},"uris":["http://www.mendeley.com/documents/?uuid=7d138c32-cd0d-4637-abdc-429a9e60e626"]},{"id":"ITEM-2","itemData":{"DOI":"10.1080/14639947.2011.564813","ISBN":"1463-9947 1476-7953","ISSN":"1463-9947","abstract":"The purpose of this paper is to determine the meaning and function of mindfulness meditation using as the source of inquiry the Pa ¯li Canon, the oldest complete collection of Buddhist texts to survive intact. Mindfulness is the chief factor in the practice of satipa_ t_ tha ¯na, the best known system of Buddhist meditation. In descriptions of satipa_ t_ tha ¯na two terms constantly recur: mindfulness (sati) and clear comprehension (sampajan˜a). An understanding of these terms based on the canonical texts is ˜n important not only from a philological angle but because such understanding has major bearings on the actual practice of meditation. The word sati originally meant ‘memory,’ but the Buddha ascribed to this old term a new meaning determined by the aims of his teaching. This meaning, the author holds, might best be characterized as ‘lucid awareness.’ He questions the common explanation of mindfulness as ‘bare attention,’ pointing out problems that lurk behind both words in this expression. He also briefly discusses the role of clear comprehension (sampajan ˜n ˜a) and shows that it serves as a bridge between the observational function of mindfulness and the development of insight. Finally, he takes up the question whether mindfulness can legitimately be extracted from its traditional context and employed for secular purposes. He maintains that such non-traditional applications of mindfulness are acceptable and even admirable on the ground that they help alleviate human suffering, but he also cautions against a reductionist understanding of mindfulness and urges that investigators respect the religious tradition in which it is rooted.","author":[{"dropping-particle":"","family":"Bodhi","given":"Bhikkhu","non-dropping-particle":"","parse-names":false,"suffix":""}],"container-title":"Contemporary Buddhism","id":"ITEM-2","issue":"1","issued":{"date-parts":[["2011"]]},"note":"</w:instrText>
      </w:r>
      <w:r w:rsidR="00785498" w:rsidRPr="0013159B">
        <w:rPr>
          <w:rFonts w:ascii="David" w:hAnsi="David" w:cs="David"/>
          <w:sz w:val="24"/>
          <w:szCs w:val="24"/>
          <w:rtl/>
        </w:rPr>
        <w:instrText>מה זה מיינדפולנס</w:instrText>
      </w:r>
      <w:r w:rsidR="00785498" w:rsidRPr="0013159B">
        <w:rPr>
          <w:rFonts w:ascii="David" w:hAnsi="David" w:cs="David"/>
          <w:sz w:val="24"/>
          <w:szCs w:val="24"/>
        </w:rPr>
        <w:instrText>?\n</w:instrText>
      </w:r>
      <w:r w:rsidR="00785498" w:rsidRPr="0013159B">
        <w:rPr>
          <w:rFonts w:ascii="David" w:hAnsi="David" w:cs="David"/>
          <w:sz w:val="24"/>
          <w:szCs w:val="24"/>
          <w:rtl/>
        </w:rPr>
        <w:instrText>ביקו בודהי</w:instrText>
      </w:r>
      <w:r w:rsidR="00785498" w:rsidRPr="0013159B">
        <w:rPr>
          <w:rFonts w:ascii="David" w:hAnsi="David" w:cs="David"/>
          <w:sz w:val="24"/>
          <w:szCs w:val="24"/>
        </w:rPr>
        <w:instrText>\n2011\n\n\n","page":"19-39","title":"What does mindfulness really mean? A canonical perspective","type":"article-journal","volume":"12"},"uris":["http://www.mendeley.com/documents/?uuid=45e650f9-9463-4553-9330-175fa975040f"]}],"mendeley":{"formattedCitation":"(Analayo, 2019; Bodhi, 2011)","plainTextFormattedCitation":"(Analayo, 2019; Bodhi, 2011)","previouslyFormattedCitation":"(Analayo, 2019; Bodhi, 2011)"},"properties":{"noteIndex":0},"schema":"https://github.com/citation-style-language/schema/raw/master/csl-citation.json"}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(Analayo, 2019; Bodhi, 2011)</w:t>
      </w:r>
      <w:r w:rsidRPr="006A4A9B">
        <w:rPr>
          <w:rFonts w:ascii="David" w:hAnsi="David" w:cs="David"/>
          <w:sz w:val="24"/>
          <w:szCs w:val="24"/>
        </w:rPr>
        <w:fldChar w:fldCharType="end"/>
      </w:r>
      <w:r w:rsidRPr="006A4A9B">
        <w:rPr>
          <w:rFonts w:ascii="David" w:hAnsi="David" w:cs="David"/>
          <w:sz w:val="24"/>
          <w:szCs w:val="24"/>
        </w:rPr>
        <w:t xml:space="preserve">.Thus, MMT entails orienting of attention to specific experiential states. Furthermore, the </w:t>
      </w:r>
      <w:r w:rsidRPr="006A4A9B">
        <w:rPr>
          <w:rFonts w:ascii="David" w:hAnsi="David" w:cs="David"/>
          <w:i/>
          <w:iCs/>
          <w:sz w:val="24"/>
          <w:szCs w:val="24"/>
        </w:rPr>
        <w:t xml:space="preserve">Satipatthana Sutta </w:t>
      </w:r>
      <w:r w:rsidRPr="006A4A9B">
        <w:rPr>
          <w:rFonts w:ascii="David" w:hAnsi="David" w:cs="David"/>
          <w:sz w:val="24"/>
          <w:szCs w:val="24"/>
        </w:rPr>
        <w:t>als</w:t>
      </w:r>
      <w:r w:rsidRPr="0013159B">
        <w:rPr>
          <w:rFonts w:ascii="David" w:hAnsi="David" w:cs="David"/>
          <w:sz w:val="24"/>
          <w:szCs w:val="24"/>
        </w:rPr>
        <w:t xml:space="preserve">o </w:t>
      </w:r>
      <w:r w:rsidR="00A20AAC" w:rsidRPr="0013159B">
        <w:rPr>
          <w:rFonts w:ascii="David" w:hAnsi="David" w:cs="David"/>
          <w:sz w:val="24"/>
          <w:szCs w:val="24"/>
        </w:rPr>
        <w:t xml:space="preserve">explain </w:t>
      </w:r>
      <w:r w:rsidRPr="0013159B">
        <w:rPr>
          <w:rFonts w:ascii="David" w:hAnsi="David" w:cs="David"/>
          <w:sz w:val="24"/>
          <w:szCs w:val="24"/>
        </w:rPr>
        <w:t xml:space="preserve">that MMT </w:t>
      </w:r>
      <w:r w:rsidR="000A66D4" w:rsidRPr="0013159B">
        <w:rPr>
          <w:rFonts w:ascii="David" w:hAnsi="David" w:cs="David"/>
          <w:sz w:val="24"/>
          <w:szCs w:val="24"/>
        </w:rPr>
        <w:t xml:space="preserve">characterizes key features of attending to </w:t>
      </w:r>
      <w:r w:rsidR="00A20AAC" w:rsidRPr="0013159B">
        <w:rPr>
          <w:rFonts w:ascii="David" w:hAnsi="David" w:cs="David"/>
          <w:sz w:val="24"/>
          <w:szCs w:val="24"/>
        </w:rPr>
        <w:t>these</w:t>
      </w:r>
      <w:r w:rsidRPr="0013159B">
        <w:rPr>
          <w:rFonts w:ascii="David" w:hAnsi="David" w:cs="David"/>
          <w:sz w:val="24"/>
          <w:szCs w:val="24"/>
        </w:rPr>
        <w:t xml:space="preserve"> experiential states</w:t>
      </w:r>
      <w:r w:rsidR="000A66D4" w:rsidRPr="0013159B">
        <w:rPr>
          <w:rFonts w:ascii="David" w:hAnsi="David" w:cs="David"/>
          <w:sz w:val="24"/>
          <w:szCs w:val="24"/>
        </w:rPr>
        <w:t xml:space="preserve"> - such as with</w:t>
      </w:r>
      <w:r w:rsidRPr="0013159B">
        <w:rPr>
          <w:rFonts w:ascii="David" w:hAnsi="David" w:cs="David"/>
          <w:sz w:val="24"/>
          <w:szCs w:val="24"/>
        </w:rPr>
        <w:t xml:space="preserve"> </w:t>
      </w:r>
      <w:r w:rsidR="00A20AAC" w:rsidRPr="0013159B">
        <w:rPr>
          <w:rFonts w:ascii="David" w:hAnsi="David" w:cs="David"/>
          <w:sz w:val="24"/>
          <w:szCs w:val="24"/>
        </w:rPr>
        <w:t>“</w:t>
      </w:r>
      <w:r w:rsidRPr="0013159B">
        <w:rPr>
          <w:rFonts w:ascii="David" w:hAnsi="David" w:cs="David"/>
          <w:sz w:val="24"/>
          <w:szCs w:val="24"/>
        </w:rPr>
        <w:t>continuity of awareness" (</w:t>
      </w:r>
      <w:proofErr w:type="spellStart"/>
      <w:r w:rsidRPr="0013159B">
        <w:rPr>
          <w:rFonts w:ascii="David" w:hAnsi="David" w:cs="David"/>
          <w:sz w:val="24"/>
          <w:szCs w:val="24"/>
        </w:rPr>
        <w:t>An</w:t>
      </w:r>
      <w:r w:rsidRPr="0013159B">
        <w:rPr>
          <w:rFonts w:ascii="Calibri" w:hAnsi="Calibri" w:cs="Calibri"/>
          <w:sz w:val="24"/>
          <w:szCs w:val="24"/>
        </w:rPr>
        <w:t>ā</w:t>
      </w:r>
      <w:r w:rsidRPr="0013159B">
        <w:rPr>
          <w:rFonts w:ascii="David" w:hAnsi="David" w:cs="David"/>
          <w:sz w:val="24"/>
          <w:szCs w:val="24"/>
        </w:rPr>
        <w:t>layo</w:t>
      </w:r>
      <w:proofErr w:type="spellEnd"/>
      <w:r w:rsidRPr="0013159B">
        <w:rPr>
          <w:rFonts w:ascii="David" w:hAnsi="David" w:cs="David"/>
          <w:sz w:val="24"/>
          <w:szCs w:val="24"/>
        </w:rPr>
        <w:t>, 2003, p. 267) and with a capacity “for stopping rash interference” (</w:t>
      </w:r>
      <w:proofErr w:type="spellStart"/>
      <w:r w:rsidRPr="0013159B">
        <w:rPr>
          <w:rFonts w:ascii="David" w:hAnsi="David" w:cs="David"/>
          <w:sz w:val="24"/>
          <w:szCs w:val="24"/>
        </w:rPr>
        <w:t>Nyanaponika</w:t>
      </w:r>
      <w:proofErr w:type="spellEnd"/>
      <w:r w:rsidRPr="0013159B">
        <w:rPr>
          <w:rFonts w:ascii="David" w:hAnsi="David" w:cs="David"/>
          <w:sz w:val="24"/>
          <w:szCs w:val="24"/>
        </w:rPr>
        <w:t xml:space="preserve">, 1968, p. 25). In the contemporary secular or “mainstream” </w:t>
      </w:r>
      <w:r w:rsidR="00A62644" w:rsidRPr="0013159B">
        <w:rPr>
          <w:rFonts w:ascii="David" w:hAnsi="David" w:cs="David"/>
          <w:sz w:val="24"/>
          <w:szCs w:val="24"/>
        </w:rPr>
        <w:t xml:space="preserve">contemplative </w:t>
      </w:r>
      <w:r w:rsidRPr="0013159B">
        <w:rPr>
          <w:rFonts w:ascii="David" w:hAnsi="David" w:cs="David"/>
          <w:sz w:val="24"/>
          <w:szCs w:val="24"/>
        </w:rPr>
        <w:t xml:space="preserve">literature, mindfulness is defined as paying attention to the present moment experience without evaluation or judgment to what is being observed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{"citationItems":[{"id":"ITEM-1","itemData":{"DOI":"10.1080/14639947.2011.564844","ISSN":"1463-9947","abstract":"The author recounts some of the early history of what is now known as MBSR, and its relationship to mainstream medicine and the science of the mind/body connection and health. He stresses the import</w:instrText>
      </w:r>
      <w:r w:rsidR="00785498" w:rsidRPr="0013159B">
        <w:rPr>
          <w:rFonts w:ascii="David" w:hAnsi="David" w:cs="David"/>
          <w:sz w:val="24"/>
          <w:szCs w:val="24"/>
        </w:rPr>
        <w:instrText>ance that MBSR and other mindfulness-based interventions be grounded in a universal dharma understanding that is congruent with Buddhadharma but not constrained by its historical, cultural and religious manifestations associated with its counties of origin and their unique traditions. He locates these developments within an historic confluence of two very different epistemologies encountering each other for the first time, that of science and that of the meditative traditions. The author addresses the ethical ground of MBSR, as well as questions of lineage and of skillful ?languaging? and other means for maximizing the possibility that the value of cultivating mindfulness in the largest sense can be heard and embraced and cultivated in commonsensical and universal ways in secular settings. He directly addresses mindfulness-based instructors on the subject of embodying and drawing forth the essence of the dharma without depending on the vocabulary, texts, and teaching forms of traditional Buddhist environments, even though they are important to know to one degree or another as part of one's own development. The author's perspective is grounded in what the Zen tradition refers to as the one thousand year view. Although it is not stated explicitly in this text, he sees the current interest in mindfulness and its applications as signaling a multi-dimensional emergence of great transformative and liberative promise, one which, if cared for and tended, may give rise to a flourishing on this planet akin to a second, and this time global, Renaissance, for the benefit of all sentient beings and our world.","author":[{"dropping-particle":"","family":"Kabat-Zinn","given":"Jon","non-dropping-particle":"","parse-names":false,"suffix":""}],"container-title":"Contemporary Buddhism","id":"ITEM-1","issue":"1","issued":{"date-parts":[["2011"]]},"page":"281-306","title":"Some reflections on the origins of MBSR, skillful means, and the trouble with maps","type":"article-journal","volume":"12"},"uris":["http://www.mendeley.com/documents/?uuid=54165843-0348-4647-a1d9-53f94c388500"]}],"mendeley":{"formattedCitation":"(Kabat-Zinn, 2011)","plainTextFormattedCitation":"(Kabat-Zinn, 2011)","previouslyFormattedCitation":"(Kabat-Zinn, 2011)"},"properties":{"noteIndex":0},"schema":"https://github.com/citation-style-language/schema/raw/master/csl-citation.json"}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(Kabat-Zinn, 2011)</w:t>
      </w:r>
      <w:r w:rsidRPr="006A4A9B">
        <w:rPr>
          <w:rFonts w:ascii="David" w:hAnsi="David" w:cs="David"/>
          <w:sz w:val="24"/>
          <w:szCs w:val="24"/>
        </w:rPr>
        <w:fldChar w:fldCharType="end"/>
      </w:r>
      <w:r w:rsidRPr="006A4A9B">
        <w:rPr>
          <w:rFonts w:ascii="David" w:hAnsi="David" w:cs="David"/>
          <w:sz w:val="24"/>
          <w:szCs w:val="24"/>
        </w:rPr>
        <w:t xml:space="preserve">. Despite an ongoing debate regarding definitions of </w:t>
      </w:r>
      <w:r w:rsidRPr="006A4A9B">
        <w:rPr>
          <w:rFonts w:ascii="David" w:hAnsi="David" w:cs="David"/>
          <w:sz w:val="24"/>
          <w:szCs w:val="24"/>
        </w:rPr>
        <w:lastRenderedPageBreak/>
        <w:t xml:space="preserve">mindfulness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{"citationItems":[{"id":"ITEM-1","itemData":{"DOI":"10.1016/j.copsyc.2018.11.008","ISSN":"2352250X","abstract":"Mindfulness, derived from Buddhist psychology and philosophy, has gained broad popularity in the last decades, due importantly to scientific interest and findings. Yet Buddhist mindfulness developed in Asian pre-scientific cul</w:instrText>
      </w:r>
      <w:r w:rsidR="00785498" w:rsidRPr="0013159B">
        <w:rPr>
          <w:rFonts w:ascii="David" w:hAnsi="David" w:cs="David"/>
          <w:sz w:val="24"/>
          <w:szCs w:val="24"/>
        </w:rPr>
        <w:instrText>ture and religion, and is predicated upon long-term cultivation of introspective awareness of lived experience, not highly accessible to empirical study. Further complicating the ‘science’ of mindfulness, mindfulness's very definition is multifaceted, resistant to dismantling and requires substantial amounts of personal practice to gain expertise. Most scientists investigating mindfulness have not achieved a high level of this expertise. Here I address how mindfulness is currently being invented as a scientific fact or object of inquiry. The intrinsic porosity of subjective and objective factors influencing the investigation of mindfulness is highlighted: the evolving body of ‘scientific’ experts, instruments used to measure mindfulness, the alliances of funders and other supporters of mindfulness research, and the public representation of the related findings.","author":[{"dropping-particle":"","family":"Grossman","given":"Paul","non-dropping-particle":"","parse-names":false,"suffix":""}],"container-title":"Current Opinion in Psychology","id":"ITEM-1","issued":{"date-parts":[["2019"]]},"note":"</w:instrText>
      </w:r>
      <w:r w:rsidR="00785498" w:rsidRPr="0013159B">
        <w:rPr>
          <w:rFonts w:ascii="David" w:hAnsi="David" w:cs="David"/>
          <w:sz w:val="24"/>
          <w:szCs w:val="24"/>
          <w:rtl/>
        </w:rPr>
        <w:instrText>קריאה לסמינר מיינדפולנס 28.05</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על הסובייקט והאובייקט במחקר</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מיינדפולנס</w:instrText>
      </w:r>
      <w:r w:rsidR="00785498" w:rsidRPr="0013159B">
        <w:rPr>
          <w:rFonts w:ascii="David" w:hAnsi="David" w:cs="David"/>
          <w:sz w:val="24"/>
          <w:szCs w:val="24"/>
        </w:rPr>
        <w:instrText>': \n</w:instrText>
      </w:r>
      <w:r w:rsidR="00785498" w:rsidRPr="0013159B">
        <w:rPr>
          <w:rFonts w:ascii="David" w:hAnsi="David" w:cs="David"/>
          <w:sz w:val="24"/>
          <w:szCs w:val="24"/>
          <w:rtl/>
        </w:rPr>
        <w:instrText>אתגרים במבנה 'מדעי', אופרציונליזציה ומדידה של מיינדפולנס</w:instrText>
      </w:r>
      <w:r w:rsidR="00785498" w:rsidRPr="0013159B">
        <w:rPr>
          <w:rFonts w:ascii="David" w:hAnsi="David" w:cs="David"/>
          <w:sz w:val="24"/>
          <w:szCs w:val="24"/>
        </w:rPr>
        <w:instrText>\n\n</w:instrText>
      </w:r>
      <w:r w:rsidR="00785498" w:rsidRPr="0013159B">
        <w:rPr>
          <w:rFonts w:ascii="David" w:hAnsi="David" w:cs="David"/>
          <w:sz w:val="24"/>
          <w:szCs w:val="24"/>
          <w:rtl/>
        </w:rPr>
        <w:instrText>מיינדפולנס בודהיסטי פותח באסיה לפני התרבות המדעית</w:instrText>
      </w:r>
      <w:r w:rsidR="00785498" w:rsidRPr="0013159B">
        <w:rPr>
          <w:rFonts w:ascii="David" w:hAnsi="David" w:cs="David"/>
          <w:sz w:val="24"/>
          <w:szCs w:val="24"/>
        </w:rPr>
        <w:instrText>. \n</w:instrText>
      </w:r>
      <w:r w:rsidR="00785498" w:rsidRPr="0013159B">
        <w:rPr>
          <w:rFonts w:ascii="David" w:hAnsi="David" w:cs="David"/>
          <w:sz w:val="24"/>
          <w:szCs w:val="24"/>
          <w:rtl/>
        </w:rPr>
        <w:instrText>לא מאוד נגיש למחקר אמפירי</w:instrText>
      </w:r>
      <w:r w:rsidR="00785498" w:rsidRPr="0013159B">
        <w:rPr>
          <w:rFonts w:ascii="David" w:hAnsi="David" w:cs="David"/>
          <w:sz w:val="24"/>
          <w:szCs w:val="24"/>
        </w:rPr>
        <w:instrText>.\n</w:instrText>
      </w:r>
      <w:r w:rsidR="00785498" w:rsidRPr="0013159B">
        <w:rPr>
          <w:rFonts w:ascii="David" w:hAnsi="David" w:cs="David"/>
          <w:sz w:val="24"/>
          <w:szCs w:val="24"/>
          <w:rtl/>
        </w:rPr>
        <w:instrText>החוקרים לא מנוסים מספיק בתרגול</w:instrText>
      </w:r>
      <w:r w:rsidR="00785498" w:rsidRPr="0013159B">
        <w:rPr>
          <w:rFonts w:ascii="David" w:hAnsi="David" w:cs="David"/>
          <w:sz w:val="24"/>
          <w:szCs w:val="24"/>
        </w:rPr>
        <w:instrText>.\n</w:instrText>
      </w:r>
      <w:r w:rsidR="00785498" w:rsidRPr="0013159B">
        <w:rPr>
          <w:rFonts w:ascii="David" w:hAnsi="David" w:cs="David"/>
          <w:sz w:val="24"/>
          <w:szCs w:val="24"/>
          <w:rtl/>
        </w:rPr>
        <w:instrText>אוביקטיים סובייקטיבים ואובייקטיבים משפיעים על החקירה של מיינדפולנס</w:instrText>
      </w:r>
      <w:r w:rsidR="00785498" w:rsidRPr="0013159B">
        <w:rPr>
          <w:rFonts w:ascii="David" w:hAnsi="David" w:cs="David"/>
          <w:sz w:val="24"/>
          <w:szCs w:val="24"/>
        </w:rPr>
        <w:instrText>.\n</w:instrText>
      </w:r>
      <w:r w:rsidR="00785498" w:rsidRPr="0013159B">
        <w:rPr>
          <w:rFonts w:ascii="David" w:hAnsi="David" w:cs="David"/>
          <w:sz w:val="24"/>
          <w:szCs w:val="24"/>
          <w:rtl/>
        </w:rPr>
        <w:instrText>בנייה של קב' נבדקים מנוסים שעליהם מנסים את המחקר, כלים לביצוע המחקר, מיון וייצוג ציבורי</w:instrText>
      </w:r>
      <w:r w:rsidR="00785498" w:rsidRPr="0013159B">
        <w:rPr>
          <w:rFonts w:ascii="David" w:hAnsi="David" w:cs="David"/>
          <w:sz w:val="24"/>
          <w:szCs w:val="24"/>
        </w:rPr>
        <w:instrText>....","page":"102-107","publisher":"Elsevier Ltd","title":"On the porosity of subject and object in ‘mindfulness’ scientific study: challenges to ‘scientific’ construction, operationalization and measurement of mindfulness","type":"article-journal","volume":"28"},"uris":["http://www.mendeley.com/documents/?uuid=8d6260a6-dafb-4ad5-9c8b-2998ea3cad10"]},{"id":"ITEM-2","itemData":{"DOI":"10.1177/1745691617709589","ISBN":"1745-6924 (Electronic) 1745-6916 (Linking)","ISSN":"17456924","PMID":"29016274","abstract":"During the past two decades, mindfulness meditation has gone from being a fringe topic of scientific investigation to being an occasional replacement for psychotherapy, tool of corporate well-being, widely implemented educational practice, and \"key to building more resilient soldiers.\" Yet the mindfulness movement and empirical evidence supporting it have not gone without criticism. Misinformation and poor methodology associated with past studies of mindfulness may lead public consumers to be harmed, misled, and disappointed. Addressing such concerns, the present article discusses the difficulties of defining mindfulness, delineates the proper scope of research into mindfulness practices, and explicates crucial methodological issues for interpreting results from investigations of mindfulness. For doing so, the authors draw on their diverse areas of expertise to review the present state of mindfulness research, comprehensively summarizing what we do and do not know, while providing a prescriptive agenda for contemplative science, with a particular focus on assessment, mindfulness training, possible adverse effects, and intersection with brain imaging. Our goals are to inform interested scientists, the news media, and the public, to minimize harm, curb poor research practices, and staunch the flow of misinformation about the benefits, costs, and future prospects of mindfulness meditation.","author":[{"dropping-particle":"","family":"Dam","given":"Nicholas T.","non-dropping-particle":"Van","parse-names":false,"suffix":""},{"dropping-particle":"","family":"Vugt","given":"Marieke K.","non-dropping-particle":"van","parse-names":false,"suffix":""},{"dropping-particle":"","family":"Vago","given":"David R.","non-dropping-particle":"","parse-names":false,"suffix":""},{"dropping-particle":"","family":"Schmalzl","given":"Laura","non-dropping-particle":"","parse-names":false,"suffix":""},{"dropping-particle":"","family":"Saron","given":"Clifford D.","non-dropping-particle":"","parse-names":false,"suffix":""},{"dropping-particle":"","family":"Olendzki","given":"Andrew","non-dropping-particle":"","parse-names":false,"suffix":""},{"dropping-particle":"","family":"Meissner","given":"Ted","non-dropping-particle":"","parse-names":false,"suffix":""},{"dropping-particle":"","family":"Lazar","given":"Sara W.","non-dropping-particle":"","parse-names":false,"suffix":""},{"dropping-particle":"","family":"Kerr","given":"Catherine E.","non-dropping-particle":"","parse-names":false,"suffix":""},{"dropping-particle":"","family":"Gorchov","given":"Jolie","non-dropping-particle":"","parse-names":false,"suffix":""},{"dropping-particle":"","family":"Fox","given":"Kieran C.R.","non-dropping-particle":"","parse-names":false,"suffix":""},{"dropping-particle":"","family":"Field","given":"Brent A.","non-dropping-particle":"","parse-names":false,"suffix":""},{"dropping-particle":"","family":"Britton","given":"Willoughby B.","non-dropping-particle":"","parse-names":false,"suffix":""},{"dropping-particle":"","family":"Brefczynski-Lewis","given":"Julie A.","non-dropping-particle":"","parse-names":false,"suffix":""},{"dropping-particle":"","family":"Meyer","given":"David E.","non-dropping-particle":"","parse-names":false,"suffix":""}],"container-title":"Perspectives on Psychological Science","id":"ITEM-2","issue":"1","issued":{"date-parts":[["2018"]]},"note":"</w:instrText>
      </w:r>
      <w:r w:rsidR="00785498" w:rsidRPr="0013159B">
        <w:rPr>
          <w:rFonts w:ascii="David" w:hAnsi="David" w:cs="David"/>
          <w:sz w:val="24"/>
          <w:szCs w:val="24"/>
          <w:rtl/>
        </w:rPr>
        <w:instrText>בעייתיות של דיווח עצמי ועוד</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וגם של מדד מוחי</w:instrText>
      </w:r>
      <w:r w:rsidR="00785498" w:rsidRPr="0013159B">
        <w:rPr>
          <w:rFonts w:ascii="David" w:hAnsi="David" w:cs="David"/>
          <w:sz w:val="24"/>
          <w:szCs w:val="24"/>
        </w:rPr>
        <w:instrText>!!","page":"36-61","title":"Mind the Hype: A Critical Evaluation and Prescriptive Agenda for Research on Mindfulness and Meditation","type":"article-journal","volume":"13"},"uris":["http://www.mendeley.com/documents/?uuid=9b0959e9-b2dd-4a65-b5bb-dd5ad251b4a4"]}],"mendeley":{"formattedCitation":"(Grossman, 2019; Van Dam et al., 2018)","plainTextFormattedCitation":"(Grossman, 2019; Van Dam et al., 2018)","previouslyFormattedCitation":"(Grossman, 2019; Van Dam et al., 2018)"},"properties":{"noteIndex":0},"schema":"https://github.com/citation-style-language/schema/raw/master/csl-citation.json"}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(Grossman, 2019; Van Dam et al., 2018)</w:t>
      </w:r>
      <w:r w:rsidRPr="006A4A9B">
        <w:rPr>
          <w:rFonts w:ascii="David" w:hAnsi="David" w:cs="David"/>
          <w:sz w:val="24"/>
          <w:szCs w:val="24"/>
        </w:rPr>
        <w:fldChar w:fldCharType="end"/>
      </w:r>
      <w:r w:rsidRPr="006A4A9B">
        <w:rPr>
          <w:rFonts w:ascii="David" w:hAnsi="David" w:cs="David"/>
          <w:sz w:val="24"/>
          <w:szCs w:val="24"/>
        </w:rPr>
        <w:t xml:space="preserve">, </w:t>
      </w:r>
      <w:r w:rsidR="000A66D4" w:rsidRPr="006A4A9B">
        <w:rPr>
          <w:rFonts w:ascii="David" w:hAnsi="David" w:cs="David"/>
          <w:sz w:val="24"/>
          <w:szCs w:val="24"/>
        </w:rPr>
        <w:t xml:space="preserve">it is important here to highlight that </w:t>
      </w:r>
      <w:r w:rsidRPr="006A4A9B">
        <w:rPr>
          <w:rFonts w:ascii="David" w:hAnsi="David" w:cs="David"/>
          <w:i/>
          <w:iCs/>
          <w:sz w:val="24"/>
          <w:szCs w:val="24"/>
        </w:rPr>
        <w:t>attention</w:t>
      </w:r>
      <w:r w:rsidRPr="0013159B">
        <w:rPr>
          <w:rFonts w:ascii="David" w:hAnsi="David" w:cs="David"/>
          <w:sz w:val="24"/>
          <w:szCs w:val="24"/>
        </w:rPr>
        <w:t xml:space="preserve"> </w:t>
      </w:r>
      <w:r w:rsidR="000A66D4" w:rsidRPr="0013159B">
        <w:rPr>
          <w:rFonts w:ascii="David" w:hAnsi="David" w:cs="David"/>
          <w:sz w:val="24"/>
          <w:szCs w:val="24"/>
        </w:rPr>
        <w:t>transcends</w:t>
      </w:r>
      <w:r w:rsidRPr="0013159B">
        <w:rPr>
          <w:rFonts w:ascii="David" w:hAnsi="David" w:cs="David"/>
          <w:sz w:val="24"/>
          <w:szCs w:val="24"/>
        </w:rPr>
        <w:t xml:space="preserve"> these conceptual perspectives </w:t>
      </w:r>
      <w:r w:rsidR="000A66D4" w:rsidRPr="0013159B">
        <w:rPr>
          <w:rFonts w:ascii="David" w:hAnsi="David" w:cs="David"/>
          <w:sz w:val="24"/>
          <w:szCs w:val="24"/>
        </w:rPr>
        <w:t xml:space="preserve">in its definitive and functional role in </w:t>
      </w:r>
      <w:r w:rsidR="006A3545" w:rsidRPr="0013159B">
        <w:rPr>
          <w:rFonts w:ascii="David" w:hAnsi="David" w:cs="David"/>
          <w:sz w:val="24"/>
          <w:szCs w:val="24"/>
        </w:rPr>
        <w:t xml:space="preserve">mindful awareness and </w:t>
      </w:r>
      <w:r w:rsidR="000A66D4" w:rsidRPr="0013159B">
        <w:rPr>
          <w:rFonts w:ascii="David" w:hAnsi="David" w:cs="David"/>
          <w:sz w:val="24"/>
          <w:szCs w:val="24"/>
        </w:rPr>
        <w:t xml:space="preserve">mindfulness meditation </w:t>
      </w:r>
      <w:r w:rsidRPr="006A4A9B">
        <w:rPr>
          <w:rFonts w:ascii="David" w:hAnsi="David" w:cs="David"/>
          <w:sz w:val="24"/>
          <w:szCs w:val="24"/>
        </w:rPr>
        <w:fldChar w:fldCharType="begin" w:fldLock="1"/>
      </w:r>
      <w:r w:rsidR="00785498" w:rsidRPr="006A4A9B">
        <w:rPr>
          <w:rFonts w:ascii="David" w:hAnsi="David" w:cs="David"/>
          <w:sz w:val="24"/>
          <w:szCs w:val="24"/>
        </w:rPr>
        <w:instrText xml:space="preserve">ADDIN CSL_CITATION {"citationItems":[{"id":"ITEM-1","itemData":{"DOI":"10.1080/14639947.2011.564844","ISSN":"1463-9947","abstract":"The author recounts some of the early history of what is now known as MBSR, and its relationship to mainstream medicine and the science of the </w:instrText>
      </w:r>
      <w:r w:rsidR="00785498" w:rsidRPr="0013159B">
        <w:rPr>
          <w:rFonts w:ascii="David" w:hAnsi="David" w:cs="David"/>
          <w:sz w:val="24"/>
          <w:szCs w:val="24"/>
        </w:rPr>
        <w:instrText>mind/body connection and health. He stresses the importance that MBSR and other mindfulness-based interventions be grounded in a universal dharma understanding that is congruent with Buddhadharma but not constrained by its historical, cultural and religious manifestations associated with its counties of origin and their unique traditions. He locates these developments within an historic confluence of two very different epistemologies encountering each other for the first time, that of science and that of the meditative traditions. The author addresses the ethical ground of MBSR, as well as questions of lineage and of skillful ?languaging? and other means for maximizing the possibility that the value of cultivating mindfulness in the largest sense can be heard and embraced and cultivated in commonsensical and universal ways in secular settings. He directly addresses mindfulness-based instructors on the subject of embodying and drawing forth the essence of the dharma without depending on the vocabulary, texts, and teaching forms of traditional Buddhist environments, even though they are important to know to one degree or another as part of one's own development. The author's perspective is grounded in what the Zen tradition refers to as the one thousand year view. Although it is not stated explicitly in this text, he sees the current interest in mindfulness and its applications as signaling a multi-dimensional emergence of great transformative and liberative promise, one which, if cared for and tended, may give rise to a flourishing on this planet akin to a second, and this time global, Renaissance, for the benefit of all sentient beings and our world.","author":[{"dropping-particle":"","family":"Kabat-Zinn","given":"Jon","non-dropping-particle":"","parse-names":false,"suffix":""}],"container-title":"Contemporary Buddhism","id":"ITEM-1","issue":"1","issued":{"date-parts":[["2011"]]},"page":"281-306","title":"Some reflections on the origins of MBSR, skillful means, and the trouble with maps","type":"article-journal","volume":"12"},"uris":["http://www.mendeley.com/documents/?uuid=54165843-0348-4647-a1d9-53f94c388500"]},{"id":"ITEM-2","itemData":{"DOI":"10.1037/0022-3514.84.4.822","ISSN":"1939-1315","author":[{"dropping-particle":"","family":"Brown","given":"Kirk Warren","non-dropping-particle":"","parse-names":false,"suffix":""},{"dropping-particle":"","family":"Ryan","given":"Richard M.","non-dropping-particle":"","parse-names":false,"suffix":""}],"container-title":"Journal of Personality and Social Psychology","id":"ITEM-2","issue":"4","issued":{"date-parts":[["2003"]]},"note":"The authors distinguish what they view to be key concepts associated with mindfulness– consciousness, attention, and awareness, and sug- gest that “a core characteristic of mindfulness has been an open or receptive awareness and attention, which may be reflected in a more regular or sustained consciousness of ongoing events or experiences","page":"822-848","publisher":"US: American Psychological Association","title":"The benefits of being present: Mindfulness and its role in psychological well-being.","type":"article-journal","volume":"84"},"uris":["http://www.mendeley.com/documents/?uuid=9fc1d1c7-6a66-3531-b6e9-d638cc832d00"]},{"id":"ITEM-3","itemData":{"DOI":"10.1093/clipsy/bph077","ISBN":"09695893 (ISSN)","ISSN":"09695893","PMID":"764","abstract":"There has been substantial interest in mindfulness as an approach to reduce cognitive vulnerability to stress and emotional distress in recent years. However, thus far mindfulness has not been de</w:instrText>
      </w:r>
      <w:r w:rsidR="00785498" w:rsidRPr="0013159B">
        <w:rPr>
          <w:rFonts w:ascii="Arial" w:hAnsi="Arial" w:cs="Arial"/>
          <w:sz w:val="24"/>
          <w:szCs w:val="24"/>
        </w:rPr>
        <w:instrText>ﬁ</w:instrText>
      </w:r>
      <w:r w:rsidR="00785498" w:rsidRPr="0013159B">
        <w:rPr>
          <w:rFonts w:ascii="David" w:hAnsi="David" w:cs="David"/>
          <w:sz w:val="24"/>
          <w:szCs w:val="24"/>
        </w:rPr>
        <w:instrText>ned operationally. This paper describes the results of recent meetings held to establish a consensus on mindfulness and to develop conjointly a testable operational de</w:instrText>
      </w:r>
      <w:r w:rsidR="00785498" w:rsidRPr="0013159B">
        <w:rPr>
          <w:rFonts w:ascii="Arial" w:hAnsi="Arial" w:cs="Arial"/>
          <w:sz w:val="24"/>
          <w:szCs w:val="24"/>
        </w:rPr>
        <w:instrText>ﬁ</w:instrText>
      </w:r>
      <w:r w:rsidR="00785498" w:rsidRPr="0013159B">
        <w:rPr>
          <w:rFonts w:ascii="David" w:hAnsi="David" w:cs="David"/>
          <w:sz w:val="24"/>
          <w:szCs w:val="24"/>
        </w:rPr>
        <w:instrText>nition. We propose a two-component model of mindfulness and specify each component in terms of speci</w:instrText>
      </w:r>
      <w:r w:rsidR="00785498" w:rsidRPr="0013159B">
        <w:rPr>
          <w:rFonts w:ascii="Arial" w:hAnsi="Arial" w:cs="Arial"/>
          <w:sz w:val="24"/>
          <w:szCs w:val="24"/>
        </w:rPr>
        <w:instrText>ﬁ</w:instrText>
      </w:r>
      <w:r w:rsidR="00785498" w:rsidRPr="0013159B">
        <w:rPr>
          <w:rFonts w:ascii="David" w:hAnsi="David" w:cs="David"/>
          <w:sz w:val="24"/>
          <w:szCs w:val="24"/>
        </w:rPr>
        <w:instrText>c behaviors, experiential manifestations, and implicated psychological processes. We then address issues regarding temporal stability and situational speci</w:instrText>
      </w:r>
      <w:r w:rsidR="00785498" w:rsidRPr="0013159B">
        <w:rPr>
          <w:rFonts w:ascii="Arial" w:hAnsi="Arial" w:cs="Arial"/>
          <w:sz w:val="24"/>
          <w:szCs w:val="24"/>
        </w:rPr>
        <w:instrText>ﬁ</w:instrText>
      </w:r>
      <w:r w:rsidR="00785498" w:rsidRPr="0013159B">
        <w:rPr>
          <w:rFonts w:ascii="David" w:hAnsi="David" w:cs="David"/>
          <w:sz w:val="24"/>
          <w:szCs w:val="24"/>
        </w:rPr>
        <w:instrText>city and speculate on the conceptual and operational distinctiveness of mindfulness. We con- clude this paper by discussing implications for instrument development and brie</w:instrText>
      </w:r>
      <w:r w:rsidR="00785498" w:rsidRPr="0013159B">
        <w:rPr>
          <w:rFonts w:ascii="Arial" w:hAnsi="Arial" w:cs="Arial"/>
          <w:sz w:val="24"/>
          <w:szCs w:val="24"/>
        </w:rPr>
        <w:instrText>ﬂ</w:instrText>
      </w:r>
      <w:r w:rsidR="00785498" w:rsidRPr="0013159B">
        <w:rPr>
          <w:rFonts w:ascii="David" w:hAnsi="David" w:cs="David"/>
          <w:sz w:val="24"/>
          <w:szCs w:val="24"/>
        </w:rPr>
        <w:instrText>y describing our own approach to measurement.","author":[{"dropping-particle":"","family":"Bishop","given":"Scott R.","non-dropping-particle":"","parse-names":false,"suffix":""},{"dropping-particle":"","family":"Lau","given":"Mark","non-dropping-particle":"","parse-names":false,"suffix":""},{"dropping-particle":"","family":"Shapiro","given":"Shauna","non-dropping-particle":"","parse-names":false,"suffix":""},{"dropping-particle":"","family":"Carlson","given":"Linda","non-dropping-particle":"","parse-names":false,"suffix":""},{"dropping-particle":"","family":"Anderson","given":"Nicole D.","non-dropping-particle":"","parse-names":false,"suffix":""},{"dropping-particle":"","family":"Carmody","given":"James","non-dropping-particle":"","parse-names":false,"suffix":""},{"dropping-particle":"V.","family":"Segal","given":"Zindel","non-dropping-particle":"","parse-names":false,"suffix":""},{"dropping-particle":"","family":"Abbey","given":"Susan","non-dropping-particle":"","parse-names":false,"suffix":""},{"dropping-particle":"","family":"Speca","given":"Michael","non-dropping-particle":"","parse-names":false,"suffix":""},{"dropping-particle":"","family":"Velting","given":"Drew","non-dropping-particle":"","parse-names":false,"suffix":""},{"dropping-particle":"","family":"Devins","given":"Gerald","non-dropping-particle":"","parse-names":false,"suffix":""}],"container-title":"Clinical Psychology: Science and Practice","id":"ITEM-3","issue":"3","issued":{"date-parts":[["2004"]]},"note":"</w:instrText>
      </w:r>
      <w:r w:rsidR="00785498" w:rsidRPr="0013159B">
        <w:rPr>
          <w:rFonts w:ascii="David" w:hAnsi="David" w:cs="David"/>
          <w:sz w:val="24"/>
          <w:szCs w:val="24"/>
          <w:rtl/>
        </w:rPr>
        <w:instrText>מודל עם 2 מרכיבים - המאמר מציע</w:instrText>
      </w:r>
      <w:r w:rsidR="00785498" w:rsidRPr="0013159B">
        <w:rPr>
          <w:rFonts w:ascii="David" w:hAnsi="David" w:cs="David"/>
          <w:sz w:val="24"/>
          <w:szCs w:val="24"/>
        </w:rPr>
        <w:instrText xml:space="preserve"> outcomes </w:instrText>
      </w:r>
      <w:r w:rsidR="00785498" w:rsidRPr="0013159B">
        <w:rPr>
          <w:rFonts w:ascii="David" w:hAnsi="David" w:cs="David"/>
          <w:sz w:val="24"/>
          <w:szCs w:val="24"/>
          <w:rtl/>
        </w:rPr>
        <w:instrText>של מיינדפולנס שניתן למדוד על מנת להשוות למדדי דיווח עצמי, ולזהות תהליך למידה של היכולת. (תוך נבדקי או בין מנוסים לחסרי נסיון)</w:instrText>
      </w:r>
      <w:r w:rsidR="00785498" w:rsidRPr="0013159B">
        <w:rPr>
          <w:rFonts w:ascii="David" w:hAnsi="David" w:cs="David"/>
          <w:sz w:val="24"/>
          <w:szCs w:val="24"/>
        </w:rPr>
        <w:instrText xml:space="preserve"> \n\n1 .self regulation of attention - </w:instrText>
      </w:r>
      <w:r w:rsidR="00785498" w:rsidRPr="0013159B">
        <w:rPr>
          <w:rFonts w:ascii="David" w:hAnsi="David" w:cs="David"/>
          <w:sz w:val="24"/>
          <w:szCs w:val="24"/>
          <w:rtl/>
        </w:rPr>
        <w:instrText>הגברת קשב לרגע . הנוכחי</w:instrText>
      </w:r>
      <w:r w:rsidR="00785498" w:rsidRPr="0013159B">
        <w:rPr>
          <w:rFonts w:ascii="David" w:hAnsi="David" w:cs="David"/>
          <w:sz w:val="24"/>
          <w:szCs w:val="24"/>
        </w:rPr>
        <w:instrText xml:space="preserve">\n- </w:instrText>
      </w:r>
      <w:r w:rsidR="00785498" w:rsidRPr="0013159B">
        <w:rPr>
          <w:rFonts w:ascii="David" w:hAnsi="David" w:cs="David"/>
          <w:sz w:val="24"/>
          <w:szCs w:val="24"/>
          <w:rtl/>
        </w:rPr>
        <w:instrText>רמת הקשב</w:instrText>
      </w:r>
      <w:r w:rsidR="00785498" w:rsidRPr="0013159B">
        <w:rPr>
          <w:rFonts w:ascii="David" w:hAnsi="David" w:cs="David"/>
          <w:sz w:val="24"/>
          <w:szCs w:val="24"/>
        </w:rPr>
        <w:instrText xml:space="preserve">\n\n\nsustained attention - </w:instrText>
      </w:r>
      <w:r w:rsidR="00785498" w:rsidRPr="0013159B">
        <w:rPr>
          <w:rFonts w:ascii="David" w:hAnsi="David" w:cs="David"/>
          <w:sz w:val="24"/>
          <w:szCs w:val="24"/>
          <w:rtl/>
        </w:rPr>
        <w:instrText>שמירה על ערנות קשבית לאורך זמן</w:instrText>
      </w:r>
      <w:r w:rsidR="00785498" w:rsidRPr="0013159B">
        <w:rPr>
          <w:rFonts w:ascii="David" w:hAnsi="David" w:cs="David"/>
          <w:sz w:val="24"/>
          <w:szCs w:val="24"/>
        </w:rPr>
        <w:instrText xml:space="preserve">\n\n\nswitching </w:instrText>
      </w:r>
      <w:r w:rsidR="00785498" w:rsidRPr="0013159B">
        <w:rPr>
          <w:rFonts w:ascii="David" w:hAnsi="David" w:cs="David"/>
          <w:sz w:val="24"/>
          <w:szCs w:val="24"/>
          <w:rtl/>
        </w:rPr>
        <w:instrText>החזרת הקשב לרגע הנתון או לאוביקט</w:instrText>
      </w:r>
      <w:r w:rsidR="00785498" w:rsidRPr="0013159B">
        <w:rPr>
          <w:rFonts w:ascii="David" w:hAnsi="David" w:cs="David"/>
          <w:sz w:val="24"/>
          <w:szCs w:val="24"/>
        </w:rPr>
        <w:instrText xml:space="preserve"> \n\n\n</w:instrText>
      </w:r>
      <w:r w:rsidR="00785498" w:rsidRPr="0013159B">
        <w:rPr>
          <w:rFonts w:ascii="David" w:hAnsi="David" w:cs="David"/>
          <w:sz w:val="24"/>
          <w:szCs w:val="24"/>
          <w:rtl/>
        </w:rPr>
        <w:instrText>תחזית של המודל</w:instrText>
      </w:r>
      <w:r w:rsidR="00785498" w:rsidRPr="0013159B">
        <w:rPr>
          <w:rFonts w:ascii="David" w:hAnsi="David" w:cs="David"/>
          <w:sz w:val="24"/>
          <w:szCs w:val="24"/>
        </w:rPr>
        <w:instrText xml:space="preserve"> - outcomes \n\n-</w:instrText>
      </w:r>
      <w:r w:rsidR="00785498" w:rsidRPr="0013159B">
        <w:rPr>
          <w:rFonts w:ascii="David" w:hAnsi="David" w:cs="David"/>
          <w:sz w:val="24"/>
          <w:szCs w:val="24"/>
          <w:rtl/>
        </w:rPr>
        <w:instrText>עלייה ביכולת להשהות קשב מתמשך ולבצע סוויצ' בין הסחה למיקוד הקשב ברגע או באוביקט שדרכו נמצאים ברגע</w:instrText>
      </w:r>
      <w:r w:rsidR="00785498" w:rsidRPr="0013159B">
        <w:rPr>
          <w:rFonts w:ascii="David" w:hAnsi="David" w:cs="David"/>
          <w:sz w:val="24"/>
          <w:szCs w:val="24"/>
        </w:rPr>
        <w:instrText>. \n\n-</w:instrText>
      </w:r>
      <w:r w:rsidR="00785498" w:rsidRPr="0013159B">
        <w:rPr>
          <w:rFonts w:ascii="David" w:hAnsi="David" w:cs="David"/>
          <w:sz w:val="24"/>
          <w:szCs w:val="24"/>
          <w:rtl/>
        </w:rPr>
        <w:instrText>עליה ביכולת לבצע אינהיביציה, מתוך ההרגל להשהות תהליכים שניוניים הנלווים למחשבה \\ תחושה \\ רגש\\ גירוי חיצוני</w:instrText>
      </w:r>
      <w:r w:rsidR="00785498" w:rsidRPr="0013159B">
        <w:rPr>
          <w:rFonts w:ascii="David" w:hAnsi="David" w:cs="David"/>
          <w:sz w:val="24"/>
          <w:szCs w:val="24"/>
        </w:rPr>
        <w:instrText>. \n\n*</w:instrText>
      </w:r>
      <w:r w:rsidR="00785498" w:rsidRPr="0013159B">
        <w:rPr>
          <w:rFonts w:ascii="David" w:hAnsi="David" w:cs="David"/>
          <w:sz w:val="24"/>
          <w:szCs w:val="24"/>
          <w:rtl/>
        </w:rPr>
        <w:instrText>ישנם מדדים אובייקטיבים דוגמת מבחן סטרופ</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רגשי לבדיקת אינהיביציה של עיבוד סמנטי</w:instrText>
      </w:r>
      <w:r w:rsidR="00785498" w:rsidRPr="0013159B">
        <w:rPr>
          <w:rFonts w:ascii="David" w:hAnsi="David" w:cs="David"/>
          <w:sz w:val="24"/>
          <w:szCs w:val="24"/>
        </w:rPr>
        <w:instrText xml:space="preserve">\n- </w:instrText>
      </w:r>
      <w:r w:rsidR="00785498" w:rsidRPr="0013159B">
        <w:rPr>
          <w:rFonts w:ascii="David" w:hAnsi="David" w:cs="David"/>
          <w:sz w:val="24"/>
          <w:szCs w:val="24"/>
          <w:rtl/>
        </w:rPr>
        <w:instrText>עלייה ביכולת להגיב לגירוי לא צפוי. מגיעים עם קשב נקי שלא נובע מאמונות והטיות מוקדמות</w:instrText>
      </w:r>
      <w:r w:rsidR="00785498" w:rsidRPr="0013159B">
        <w:rPr>
          <w:rFonts w:ascii="David" w:hAnsi="David" w:cs="David"/>
          <w:sz w:val="24"/>
          <w:szCs w:val="24"/>
        </w:rPr>
        <w:instrText xml:space="preserve">.\n- \n\n\n2. orientation to experiences in the moment - </w:instrText>
      </w:r>
      <w:r w:rsidR="00785498" w:rsidRPr="0013159B">
        <w:rPr>
          <w:rFonts w:ascii="David" w:hAnsi="David" w:cs="David"/>
          <w:sz w:val="24"/>
          <w:szCs w:val="24"/>
          <w:rtl/>
        </w:rPr>
        <w:instrText>אימוץ גישה לחוויות הרגע - סקרנית, פתוחה ומקבלת</w:instrText>
      </w:r>
      <w:r w:rsidR="00785498" w:rsidRPr="0013159B">
        <w:rPr>
          <w:rFonts w:ascii="David" w:hAnsi="David" w:cs="David"/>
          <w:sz w:val="24"/>
          <w:szCs w:val="24"/>
        </w:rPr>
        <w:instrText>. \n\n</w:instrText>
      </w:r>
      <w:r w:rsidR="00785498" w:rsidRPr="0013159B">
        <w:rPr>
          <w:rFonts w:ascii="David" w:hAnsi="David" w:cs="David"/>
          <w:sz w:val="24"/>
          <w:szCs w:val="24"/>
          <w:rtl/>
        </w:rPr>
        <w:instrText>תחזיות</w:instrText>
      </w:r>
      <w:r w:rsidR="00785498" w:rsidRPr="0013159B">
        <w:rPr>
          <w:rFonts w:ascii="David" w:hAnsi="David" w:cs="David"/>
          <w:sz w:val="24"/>
          <w:szCs w:val="24"/>
        </w:rPr>
        <w:instrText xml:space="preserve"> - \n\n- </w:instrText>
      </w:r>
      <w:r w:rsidR="00785498" w:rsidRPr="0013159B">
        <w:rPr>
          <w:rFonts w:ascii="David" w:hAnsi="David" w:cs="David"/>
          <w:sz w:val="24"/>
          <w:szCs w:val="24"/>
          <w:rtl/>
        </w:rPr>
        <w:instrText>מקטין המנעות מרגשות ומצבים שליליים - יכולת לקבל אותם</w:instrText>
      </w:r>
      <w:r w:rsidR="00785498" w:rsidRPr="0013159B">
        <w:rPr>
          <w:rFonts w:ascii="David" w:hAnsi="David" w:cs="David"/>
          <w:sz w:val="24"/>
          <w:szCs w:val="24"/>
        </w:rPr>
        <w:instrText>.\n*</w:instrText>
      </w:r>
      <w:r w:rsidR="00785498" w:rsidRPr="0013159B">
        <w:rPr>
          <w:rFonts w:ascii="David" w:hAnsi="David" w:cs="David"/>
          <w:sz w:val="24"/>
          <w:szCs w:val="24"/>
          <w:rtl/>
        </w:rPr>
        <w:instrText>יכול להוריד סבל ממחשבה מטרידה מתוך קבלה של הקיום שלה ? של המצב</w:instrText>
      </w:r>
      <w:r w:rsidR="00785498" w:rsidRPr="0013159B">
        <w:rPr>
          <w:rFonts w:ascii="David" w:hAnsi="David" w:cs="David"/>
          <w:sz w:val="24"/>
          <w:szCs w:val="24"/>
        </w:rPr>
        <w:instrText xml:space="preserve"> ? \n\n\n</w:instrText>
      </w:r>
      <w:r w:rsidR="00785498" w:rsidRPr="0013159B">
        <w:rPr>
          <w:rFonts w:ascii="David" w:hAnsi="David" w:cs="David"/>
          <w:sz w:val="24"/>
          <w:szCs w:val="24"/>
          <w:rtl/>
        </w:rPr>
        <w:instrText>חקירה של דפוסים - האם מחשבה מטרידה מעוררת מחשבה שיפוטית ולתחושה פיזית ויש לופ שלילי ? (שייתכן ויכול להמנע מתוך קבלה או העדר שיפוטיות)</w:instrText>
      </w:r>
      <w:r w:rsidR="00785498" w:rsidRPr="0013159B">
        <w:rPr>
          <w:rFonts w:ascii="David" w:hAnsi="David" w:cs="David"/>
          <w:sz w:val="24"/>
          <w:szCs w:val="24"/>
        </w:rPr>
        <w:instrText>\n\n</w:instrText>
      </w:r>
      <w:r w:rsidR="00785498" w:rsidRPr="0013159B">
        <w:rPr>
          <w:rFonts w:ascii="David" w:hAnsi="David" w:cs="David"/>
          <w:sz w:val="24"/>
          <w:szCs w:val="24"/>
          <w:rtl/>
        </w:rPr>
        <w:instrText>הבחנה בין תחושה גופנית לרגש. אפשרי</w:instrText>
      </w:r>
      <w:r w:rsidR="00785498" w:rsidRPr="0013159B">
        <w:rPr>
          <w:rFonts w:ascii="David" w:hAnsi="David" w:cs="David"/>
          <w:sz w:val="24"/>
          <w:szCs w:val="24"/>
        </w:rPr>
        <w:instrText>? \n\n\n\n</w:instrText>
      </w:r>
      <w:r w:rsidR="00785498" w:rsidRPr="0013159B">
        <w:rPr>
          <w:rFonts w:ascii="David" w:hAnsi="David" w:cs="David"/>
          <w:sz w:val="24"/>
          <w:szCs w:val="24"/>
          <w:rtl/>
        </w:rPr>
        <w:instrText>אלקסיתימיה</w:instrText>
      </w:r>
      <w:r w:rsidR="00785498" w:rsidRPr="0013159B">
        <w:rPr>
          <w:rFonts w:ascii="David" w:hAnsi="David" w:cs="David"/>
          <w:sz w:val="24"/>
          <w:szCs w:val="24"/>
        </w:rPr>
        <w:instrText xml:space="preserve"> (Alexithymia) </w:instrText>
      </w:r>
      <w:r w:rsidR="00785498" w:rsidRPr="0013159B">
        <w:rPr>
          <w:rFonts w:ascii="David" w:hAnsi="David" w:cs="David"/>
          <w:sz w:val="24"/>
          <w:szCs w:val="24"/>
          <w:rtl/>
        </w:rPr>
        <w:instrText>היא חוסר יכולת להרגיש, להביע או לזהות רגשות</w:instrText>
      </w:r>
      <w:r w:rsidR="00785498" w:rsidRPr="0013159B">
        <w:rPr>
          <w:rFonts w:ascii="David" w:hAnsi="David" w:cs="David"/>
          <w:sz w:val="24"/>
          <w:szCs w:val="24"/>
        </w:rPr>
        <w:instrText>\n\n\n</w:instrText>
      </w:r>
      <w:r w:rsidR="00785498" w:rsidRPr="0013159B">
        <w:rPr>
          <w:rFonts w:ascii="David" w:hAnsi="David" w:cs="David"/>
          <w:sz w:val="24"/>
          <w:szCs w:val="24"/>
          <w:rtl/>
        </w:rPr>
        <w:instrText>אלקסיתמיה תפחת בזמן תרגול מיינדפולנס</w:instrText>
      </w:r>
      <w:r w:rsidR="00785498" w:rsidRPr="0013159B">
        <w:rPr>
          <w:rFonts w:ascii="David" w:hAnsi="David" w:cs="David"/>
          <w:sz w:val="24"/>
          <w:szCs w:val="24"/>
        </w:rPr>
        <w:instrText xml:space="preserve">. \n- </w:instrText>
      </w:r>
      <w:r w:rsidR="00785498" w:rsidRPr="0013159B">
        <w:rPr>
          <w:rFonts w:ascii="David" w:hAnsi="David" w:cs="David"/>
          <w:sz w:val="24"/>
          <w:szCs w:val="24"/>
          <w:rtl/>
        </w:rPr>
        <w:instrText>רמת העיבוד</w:instrText>
      </w:r>
      <w:r w:rsidR="00785498" w:rsidRPr="0013159B">
        <w:rPr>
          <w:rFonts w:ascii="David" w:hAnsi="David" w:cs="David"/>
          <w:sz w:val="24"/>
          <w:szCs w:val="24"/>
        </w:rPr>
        <w:instrText>?","page":"230-241","title":"Mindfulness: A proposed operational definition","type":"article-journal","volume":"11"},"uris":["http://www.mendeley.com/documents/?uuid=76072f51-dd33-4946-a8c2-ccbbf5dcf19d"]},{"id":"ITEM-4","itemData":{"DOI":"10.1371/journal.pbio.0050138","ISBN":"1545-7885 (Electronic)","ISSN":"15449173","PMID":"17488185","abstract":"The information processing capacity of the human mind is limited, as is evidenced by the so-called \"attentional-blink\" deficit: When two targets (T1 and T2) embedded in a rapid stream of events are presented in close temporal proximity, the second target is often not seen. This deficit is believed to result from competition between the two targets for limited attentional resources. Here we show, using performance in an attentional-blink task and scalp-recorded brain potentials, that meditation, or mental training, affects the distribution of limited brain resources. Three months of intensive mental training resulted in a smaller attentional blink and reduced brain-resource allocation to the first target, as reflected by a smaller T1-elicited P3b, a brain-potential index of resource allocation. Furthermore, those individuals that showed the largest decrease in brain-resource allocation to T1 generally showed the greatest reduction in attentional-blink size. These observations provide novel support for the view that the ability to accurately identify T2 depends upon the efficient deployment of resources to T1. The results also demonstrate that mental training can result in increased control over the distribution of limited brain resources. Our study supports the idea that plasticity in brain and mental function exists throughout life and illustrates the usefulness of systematic mental training in the study of the human mind.","author":[{"dropping-particle":"","family":"Slagter","given":"Heleen A.","non-dropping-particle":"","parse-names":false,"suffix":""},{"dropping-particle":"","family":"Lutz","given":"Antoine","non-dropping-particle":"","parse-names":false,"suffix":""},{"dropping-particle":"","family":"Greischar","given":"Lawrence L.","non-dropping-particle":"","parse-names":false,"suffix":""},{"dropping-particle":"","family":"Francis","given":"Andrew D.","non-dropping-particle":"","parse-names":false,"suffix":""},{"dropping-particle":"","family":"Nieuwenhuis","given":"Sander","non-dropping-particle":"","parse-names":false,"suffix":""},{"dropping-particle":"","family":"Davis","given":"James M.","non-dropping-particle":"","parse-names":false,"suffix":""},{"dropping-particle":"","family":"Davidson","given":"Richard J.","non-dropping-particle":"","parse-names":false,"suffix":""}],"container-title":"PLoS Biology","id":"ITEM-4","issue":"6","issued":{"date-parts":[["2007"]]},"note":"</w:instrText>
      </w:r>
      <w:r w:rsidR="00785498" w:rsidRPr="0013159B">
        <w:rPr>
          <w:rFonts w:ascii="David" w:hAnsi="David" w:cs="David"/>
          <w:sz w:val="24"/>
          <w:szCs w:val="24"/>
          <w:rtl/>
        </w:rPr>
        <w:instrText>מחקר אורך עצום שמראה על שיפור ביכולת במטלת קשב</w:instrText>
      </w:r>
      <w:r w:rsidR="00785498" w:rsidRPr="0013159B">
        <w:rPr>
          <w:rFonts w:ascii="David" w:hAnsi="David" w:cs="David"/>
          <w:sz w:val="24"/>
          <w:szCs w:val="24"/>
        </w:rPr>
        <w:instrText xml:space="preserve"> attentional eyes blink </w:instrText>
      </w:r>
      <w:r w:rsidR="00785498" w:rsidRPr="0013159B">
        <w:rPr>
          <w:rFonts w:ascii="David" w:hAnsi="David" w:cs="David"/>
          <w:sz w:val="24"/>
          <w:szCs w:val="24"/>
          <w:rtl/>
        </w:rPr>
        <w:instrText>לאחר 3 חודשים של ריטריט ויפאסנה אינטנסיבי</w:instrText>
      </w:r>
      <w:r w:rsidR="00785498" w:rsidRPr="0013159B">
        <w:rPr>
          <w:rFonts w:ascii="David" w:hAnsi="David" w:cs="David"/>
          <w:sz w:val="24"/>
          <w:szCs w:val="24"/>
        </w:rPr>
        <w:instrText xml:space="preserve"> \nslagter, antony lutz (mind&amp;amp;life?)","page":"1228-1235","title":"Mental training affects distribution of limited brain resources","type":"article-journal","volume":"5"},"uris":["http://www.mendeley.com/documents/?uuid=a30d2224-6fe3-41d3-a08e-074bf408965d"]}],"mendeley":{"formattedCitation":"(Bishop et al., 2004; Brown &amp; Ryan, 2003; Kabat-Zinn, 2011; Slagter et al., 2007)","plainTextFormattedCitation":"(Bishop et al., 2004; Brown &amp; Ryan, 2003; Kabat-Zinn, 2011; Slagter et al., 2007)","previouslyFormattedCitation":"(Bishop et al., 2004; Brown &amp; Ryan, 2003; Kabat-Zinn, 2011; Slagter et al., 2007)"},"properties":{"noteIndex":0},"schema":"https://github.com/citation-style-language/schema/raw/master/csl-citation.json"}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(Bishop et al., 2004; Brown &amp; Ryan, 2003; Kabat-Zinn, 2011; Slagter et al., 2007)</w:t>
      </w:r>
      <w:r w:rsidRPr="006A4A9B">
        <w:rPr>
          <w:rFonts w:ascii="David" w:hAnsi="David" w:cs="David"/>
          <w:sz w:val="24"/>
          <w:szCs w:val="24"/>
        </w:rPr>
        <w:fldChar w:fldCharType="end"/>
      </w:r>
      <w:r w:rsidRPr="006A4A9B">
        <w:rPr>
          <w:rFonts w:ascii="David" w:hAnsi="David" w:cs="David"/>
          <w:sz w:val="24"/>
          <w:szCs w:val="24"/>
        </w:rPr>
        <w:t xml:space="preserve">. </w:t>
      </w:r>
    </w:p>
    <w:p w14:paraId="6C74B90B" w14:textId="77777777" w:rsidR="00F02802" w:rsidRPr="006A4A9B" w:rsidRDefault="00F02802" w:rsidP="00917BBA">
      <w:pPr>
        <w:spacing w:after="0"/>
        <w:ind w:firstLine="720"/>
        <w:contextualSpacing/>
        <w:rPr>
          <w:rFonts w:ascii="David" w:hAnsi="David" w:cs="David"/>
          <w:sz w:val="24"/>
          <w:szCs w:val="24"/>
        </w:rPr>
      </w:pPr>
    </w:p>
    <w:p w14:paraId="5274D9BA" w14:textId="77777777" w:rsidR="003252C5" w:rsidRPr="0013159B" w:rsidRDefault="001A16AE" w:rsidP="00917BBA">
      <w:pPr>
        <w:pStyle w:val="ListParagraph"/>
        <w:numPr>
          <w:ilvl w:val="0"/>
          <w:numId w:val="14"/>
        </w:numPr>
        <w:spacing w:after="0"/>
        <w:outlineLvl w:val="0"/>
        <w:rPr>
          <w:rFonts w:ascii="David" w:hAnsi="David" w:cs="David"/>
          <w:sz w:val="24"/>
          <w:szCs w:val="24"/>
        </w:rPr>
      </w:pPr>
      <w:bookmarkStart w:id="24" w:name="_Hlk20507279"/>
      <w:r w:rsidRPr="0013159B">
        <w:rPr>
          <w:rFonts w:ascii="David" w:hAnsi="David" w:cs="David"/>
          <w:b/>
          <w:bCs/>
          <w:sz w:val="24"/>
          <w:szCs w:val="24"/>
          <w:u w:val="single"/>
          <w:lang w:val="en-GB"/>
        </w:rPr>
        <w:t>C</w:t>
      </w:r>
      <w:r w:rsidRPr="0013159B">
        <w:rPr>
          <w:rFonts w:ascii="David" w:hAnsi="David" w:cs="David"/>
          <w:b/>
          <w:bCs/>
          <w:sz w:val="24"/>
          <w:szCs w:val="24"/>
          <w:lang w:val="en-GB" w:bidi="ar-SA"/>
        </w:rPr>
        <w:t>ontemporary models of attention change processes in MMT</w:t>
      </w:r>
    </w:p>
    <w:p w14:paraId="7E3DB3DC" w14:textId="23B11A68" w:rsidR="003252C5" w:rsidRPr="006A4A9B" w:rsidRDefault="001A16AE" w:rsidP="00917BBA">
      <w:pPr>
        <w:spacing w:after="0"/>
        <w:ind w:firstLine="720"/>
        <w:contextualSpacing/>
        <w:rPr>
          <w:rFonts w:ascii="David" w:hAnsi="David" w:cs="David"/>
          <w:sz w:val="24"/>
          <w:szCs w:val="24"/>
        </w:rPr>
      </w:pPr>
      <w:r w:rsidRPr="0013159B">
        <w:rPr>
          <w:rFonts w:ascii="David" w:hAnsi="David" w:cs="David"/>
          <w:sz w:val="24"/>
          <w:szCs w:val="24"/>
        </w:rPr>
        <w:t xml:space="preserve">One way to </w:t>
      </w:r>
      <w:r w:rsidR="00AF1030" w:rsidRPr="0013159B">
        <w:rPr>
          <w:rFonts w:ascii="David" w:hAnsi="David" w:cs="David"/>
          <w:sz w:val="24"/>
          <w:szCs w:val="24"/>
        </w:rPr>
        <w:t xml:space="preserve">think about </w:t>
      </w:r>
      <w:r w:rsidRPr="0013159B">
        <w:rPr>
          <w:rFonts w:ascii="David" w:hAnsi="David" w:cs="David"/>
          <w:sz w:val="24"/>
          <w:szCs w:val="24"/>
        </w:rPr>
        <w:t>the theorized role</w:t>
      </w:r>
      <w:r w:rsidR="00AF1030" w:rsidRPr="0013159B">
        <w:rPr>
          <w:rFonts w:ascii="David" w:hAnsi="David" w:cs="David"/>
          <w:sz w:val="24"/>
          <w:szCs w:val="24"/>
        </w:rPr>
        <w:t>(s)</w:t>
      </w:r>
      <w:r w:rsidRPr="0013159B">
        <w:rPr>
          <w:rFonts w:ascii="David" w:hAnsi="David" w:cs="David"/>
          <w:sz w:val="24"/>
          <w:szCs w:val="24"/>
        </w:rPr>
        <w:t xml:space="preserve"> of attentional processes in MMT is through contemporary cognitive models of sustained attention, attentional selection, and a number of executive functions often referred to collectively as attentional control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{"citationItems":[{"id":"ITEM-1","itemData":{"DOI":"10.1038/nrn3916","ISBN":"978-3-319-46321-6","ISSN":"14710048","PMID":"25783612","abstract":"On page 220 of this article, the third sentence of the fourth paragraph was incorrect. The sentence should have read 'Furthermore,</w:instrText>
      </w:r>
      <w:r w:rsidR="00785498" w:rsidRPr="0013159B">
        <w:rPr>
          <w:rFonts w:ascii="David" w:hAnsi="David" w:cs="David"/>
          <w:sz w:val="24"/>
          <w:szCs w:val="24"/>
        </w:rPr>
        <w:instrText xml:space="preserve"> a preliminary analysis from a study of a state of 'non-dual awareness' (a state of awareness in which perceived dualities, such as the distinction between subject and object, are absent) showed increased functional connectivity of the central precuneus with the dorsolateral PFC'. This has been corrected in the online version of the article.","author":[{"dropping-particle":"","family":"Tang","given":"Yi Yuan","non-dropping-particle":"","parse-names":false,"suffix":""},{"dropping-particle":"","family":"Hölzel","given":"Britta K.","non-dropping-particle":"","parse-names":false,"suffix":""},{"dropping-particle":"","family":"Posner","given":"Michael I.","non-dropping-particle":"","parse-names":false,"suffix":""}],"container-title":"Nature Reviews Neuroscience","id":"ITEM-1","issue":"4","issued":{"date-parts":[["2015"]]},"note":"</w:instrText>
      </w:r>
      <w:r w:rsidR="00785498" w:rsidRPr="0013159B">
        <w:rPr>
          <w:rFonts w:ascii="David" w:hAnsi="David" w:cs="David"/>
          <w:sz w:val="24"/>
          <w:szCs w:val="24"/>
          <w:rtl/>
        </w:rPr>
        <w:instrText>מחקר מוחי של מיינדפולנס - סקירה</w:instrText>
      </w:r>
      <w:r w:rsidR="00785498" w:rsidRPr="0013159B">
        <w:rPr>
          <w:rFonts w:ascii="David" w:hAnsi="David" w:cs="David"/>
          <w:sz w:val="24"/>
          <w:szCs w:val="24"/>
        </w:rPr>
        <w:instrText>\n(</w:instrText>
      </w:r>
      <w:r w:rsidR="00785498" w:rsidRPr="0013159B">
        <w:rPr>
          <w:rFonts w:ascii="David" w:hAnsi="David" w:cs="David"/>
          <w:sz w:val="24"/>
          <w:szCs w:val="24"/>
          <w:rtl/>
        </w:rPr>
        <w:instrText>אולי העדכנית ביותר</w:instrText>
      </w:r>
      <w:r w:rsidR="00785498" w:rsidRPr="0013159B">
        <w:rPr>
          <w:rFonts w:ascii="David" w:hAnsi="David" w:cs="David"/>
          <w:sz w:val="24"/>
          <w:szCs w:val="24"/>
        </w:rPr>
        <w:instrText>?) \n\n</w:instrText>
      </w:r>
      <w:r w:rsidR="00785498" w:rsidRPr="0013159B">
        <w:rPr>
          <w:rFonts w:ascii="David" w:hAnsi="David" w:cs="David"/>
          <w:sz w:val="24"/>
          <w:szCs w:val="24"/>
          <w:rtl/>
        </w:rPr>
        <w:instrText>אזורים מוחיים - מבנה</w:instrText>
      </w:r>
      <w:r w:rsidR="00785498" w:rsidRPr="0013159B">
        <w:rPr>
          <w:rFonts w:ascii="David" w:hAnsi="David" w:cs="David"/>
          <w:sz w:val="24"/>
          <w:szCs w:val="24"/>
        </w:rPr>
        <w:instrText>\n</w:instrText>
      </w:r>
      <w:r w:rsidR="00785498" w:rsidRPr="0013159B">
        <w:rPr>
          <w:rFonts w:ascii="David" w:hAnsi="David" w:cs="David"/>
          <w:sz w:val="24"/>
          <w:szCs w:val="24"/>
          <w:rtl/>
        </w:rPr>
        <w:instrText>רשתות - פעילות</w:instrText>
      </w:r>
      <w:r w:rsidR="00785498" w:rsidRPr="0013159B">
        <w:rPr>
          <w:rFonts w:ascii="David" w:hAnsi="David" w:cs="David"/>
          <w:sz w:val="24"/>
          <w:szCs w:val="24"/>
        </w:rPr>
        <w:instrText>\n\n</w:instrText>
      </w:r>
      <w:r w:rsidR="00785498" w:rsidRPr="0013159B">
        <w:rPr>
          <w:rFonts w:ascii="David" w:hAnsi="David" w:cs="David"/>
          <w:sz w:val="24"/>
          <w:szCs w:val="24"/>
          <w:rtl/>
        </w:rPr>
        <w:instrText>רמה נורינולית (חשמל), רמה מולקולרית (גנטיקה)</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המנגנון המוחי עדיין לא ברור. (נכון ל-2015 וכנראה גם היום, כמו כל דבר מוחי חוץ מראייה נגיד)</w:instrText>
      </w:r>
      <w:r w:rsidR="00785498" w:rsidRPr="0013159B">
        <w:rPr>
          <w:rFonts w:ascii="David" w:hAnsi="David" w:cs="David"/>
          <w:sz w:val="24"/>
          <w:szCs w:val="24"/>
        </w:rPr>
        <w:instrText>","page":"213-225","publisher":"Nature Publishing Group","title":"The neuroscience of mindfulness meditation","type":"article-journal","volume":"16"},"uris":["http://www.mendeley.com/documents/?uuid=051d65f5-7e4b-41eb-bfec-1de8819a2d3a"]},{"id":"ITEM-2","itemData":{"DOI":"10.3389/fnins.2013.00008","ISBN":"1662-453X","ISSN":"16624548","PMID":"23382709","abstract":"The scientific interest in meditation and mindfulness practice has recently seen an unprecedented surge. After an initial phase of presenting beneficial effects of mindfulness practice in various domains, research is now seeking to unravel the underlying psychological and neurophysiological mechanisms. Advances in understanding these processes are required for improving and fine-tuning mindfulness-based interventions that target specific conditions such as eating disorders or attention deficit hyperactivity disorders. This review presents a theoretical framework that emphasizes the central role of attentional control mechanisms in the development of mindfulness skills. It discusses the phenomenological level of experience during meditation, the different attentional functions that are involved, and relates these to the brain networks that subserve these functions. On the basis of currently available empirical evidence specific processes as to how attention exerts its positive influence are considered and it is concluded that meditation practice appears to positively impact attentional functions by improving resource allocation processes. As a result, attentional resources are allocated more fully during early processing phases which subsequently enhance further processing. Neural changes resulting from a pure form of mindfulness practice that is central to most mindfulness programs are considered from the perspective that they constitute a useful reference point for future research. Furthermore, possible interrelations between the improvement of attentional control and emotion regulation skills are discussed.","author":[{"dropping-particle":"","family":"Malinowski","given":"Peter","non-dropping-particle":"","parse-names":false,"suffix":""}],"container-title":"Frontiers in Neuroscience","id":"ITEM-2","issue":"7 FEB","issued":{"date-parts":[["2013"]]},"note":"</w:instrText>
      </w:r>
      <w:r w:rsidR="00785498" w:rsidRPr="0013159B">
        <w:rPr>
          <w:rFonts w:ascii="David" w:hAnsi="David" w:cs="David"/>
          <w:sz w:val="24"/>
          <w:szCs w:val="24"/>
          <w:rtl/>
        </w:rPr>
        <w:instrText>מנגנונים נוירונליים של הקצאת קשב בתרגול מיינדפולנס</w:instrText>
      </w:r>
      <w:r w:rsidR="00785498" w:rsidRPr="0013159B">
        <w:rPr>
          <w:rFonts w:ascii="David" w:hAnsi="David" w:cs="David"/>
          <w:sz w:val="24"/>
          <w:szCs w:val="24"/>
        </w:rPr>
        <w:instrText>\n\n</w:instrText>
      </w:r>
      <w:r w:rsidR="00785498" w:rsidRPr="0013159B">
        <w:rPr>
          <w:rFonts w:ascii="David" w:hAnsi="David" w:cs="David"/>
          <w:sz w:val="24"/>
          <w:szCs w:val="24"/>
          <w:rtl/>
        </w:rPr>
        <w:instrText>מאמר סקירה למסגרת תיאורתית שמדגיש את התפקיד של בקרת קשב בפיתוח יכולות מיינדפולנס, דרך האימון</w:instrText>
      </w:r>
      <w:r w:rsidR="00785498" w:rsidRPr="0013159B">
        <w:rPr>
          <w:rFonts w:ascii="David" w:hAnsi="David" w:cs="David"/>
          <w:sz w:val="24"/>
          <w:szCs w:val="24"/>
        </w:rPr>
        <w:instrText>. \n</w:instrText>
      </w:r>
      <w:r w:rsidR="00785498" w:rsidRPr="0013159B">
        <w:rPr>
          <w:rFonts w:ascii="David" w:hAnsi="David" w:cs="David"/>
          <w:sz w:val="24"/>
          <w:szCs w:val="24"/>
          <w:rtl/>
        </w:rPr>
        <w:instrText>שיפור בהקצאת משאבים, שינויים נוירולוגיים</w:instrText>
      </w:r>
      <w:r w:rsidR="00785498" w:rsidRPr="0013159B">
        <w:rPr>
          <w:rFonts w:ascii="David" w:hAnsi="David" w:cs="David"/>
          <w:sz w:val="24"/>
          <w:szCs w:val="24"/>
        </w:rPr>
        <w:instrText>.\n\nattentional control &amp;gt; emotional regulation\n\n\n","page":"1-11","title":"Neural mechanisms of attentional control in mindfulness meditation","type":"article-journal","volume":"7"},"uris":["http://www.mendeley.com/documents/?uuid=05c40323-c649-4a1f-969c-474eeae2670e"]},{"id":"ITEM-3","itemData":{"DOI":"10.1093/clipsy/bph077","ISBN":"09695893 (ISSN)","ISSN":"09695893","PMID":"764","abstract":"There has been substantial interest in mindfulness as an approach to reduce cognitive vulnerability to stress and emotional distress in recent years. However, thus far mindfulness has not been de</w:instrText>
      </w:r>
      <w:r w:rsidR="00785498" w:rsidRPr="0013159B">
        <w:rPr>
          <w:rFonts w:ascii="Arial" w:hAnsi="Arial" w:cs="Arial"/>
          <w:sz w:val="24"/>
          <w:szCs w:val="24"/>
        </w:rPr>
        <w:instrText>ﬁ</w:instrText>
      </w:r>
      <w:r w:rsidR="00785498" w:rsidRPr="0013159B">
        <w:rPr>
          <w:rFonts w:ascii="David" w:hAnsi="David" w:cs="David"/>
          <w:sz w:val="24"/>
          <w:szCs w:val="24"/>
        </w:rPr>
        <w:instrText>ned operationally. This paper describes the results of recent meetings held to establish a consensus on mindfulness and to develop conjointly a testable operational de</w:instrText>
      </w:r>
      <w:r w:rsidR="00785498" w:rsidRPr="0013159B">
        <w:rPr>
          <w:rFonts w:ascii="Arial" w:hAnsi="Arial" w:cs="Arial"/>
          <w:sz w:val="24"/>
          <w:szCs w:val="24"/>
        </w:rPr>
        <w:instrText>ﬁ</w:instrText>
      </w:r>
      <w:r w:rsidR="00785498" w:rsidRPr="0013159B">
        <w:rPr>
          <w:rFonts w:ascii="David" w:hAnsi="David" w:cs="David"/>
          <w:sz w:val="24"/>
          <w:szCs w:val="24"/>
        </w:rPr>
        <w:instrText>nition. We propose a two-component model of mindfulness and specify each component in terms of speci</w:instrText>
      </w:r>
      <w:r w:rsidR="00785498" w:rsidRPr="0013159B">
        <w:rPr>
          <w:rFonts w:ascii="Arial" w:hAnsi="Arial" w:cs="Arial"/>
          <w:sz w:val="24"/>
          <w:szCs w:val="24"/>
        </w:rPr>
        <w:instrText>ﬁ</w:instrText>
      </w:r>
      <w:r w:rsidR="00785498" w:rsidRPr="0013159B">
        <w:rPr>
          <w:rFonts w:ascii="David" w:hAnsi="David" w:cs="David"/>
          <w:sz w:val="24"/>
          <w:szCs w:val="24"/>
        </w:rPr>
        <w:instrText>c behaviors, experiential manifestations, and implicated psychological processes. We then address issues regarding temporal stability and situational speci</w:instrText>
      </w:r>
      <w:r w:rsidR="00785498" w:rsidRPr="0013159B">
        <w:rPr>
          <w:rFonts w:ascii="Arial" w:hAnsi="Arial" w:cs="Arial"/>
          <w:sz w:val="24"/>
          <w:szCs w:val="24"/>
        </w:rPr>
        <w:instrText>ﬁ</w:instrText>
      </w:r>
      <w:r w:rsidR="00785498" w:rsidRPr="0013159B">
        <w:rPr>
          <w:rFonts w:ascii="David" w:hAnsi="David" w:cs="David"/>
          <w:sz w:val="24"/>
          <w:szCs w:val="24"/>
        </w:rPr>
        <w:instrText>city and speculate on the conceptual and operational distinctiveness of mindfulness. We con- clude this paper by discussing implications for instrument development and brie</w:instrText>
      </w:r>
      <w:r w:rsidR="00785498" w:rsidRPr="0013159B">
        <w:rPr>
          <w:rFonts w:ascii="Arial" w:hAnsi="Arial" w:cs="Arial"/>
          <w:sz w:val="24"/>
          <w:szCs w:val="24"/>
        </w:rPr>
        <w:instrText>ﬂ</w:instrText>
      </w:r>
      <w:r w:rsidR="00785498" w:rsidRPr="0013159B">
        <w:rPr>
          <w:rFonts w:ascii="David" w:hAnsi="David" w:cs="David"/>
          <w:sz w:val="24"/>
          <w:szCs w:val="24"/>
        </w:rPr>
        <w:instrText>y describing our own approach to measurement.","author":[{"dropping-particle":"","family":"Bishop","given":"Scott R.","non-dropping-particle":"","parse-names":false,"suffix":""},{"dropping-particle":"","family":"Lau","given":"Mark","non-dropping-particle":"","parse-names":false,"suffix":""},{"dropping-particle":"","family":"Shapiro","given":"Shauna","non-dropping-particle":"","parse-names":false,"suffix":""},{"dropping-particle":"","family":"Carlson","given":"Linda","non-dropping-particle":"","parse-names":false,"suffix":""},{"dropping-particle":"","family":"Anderson","given":"Nicole D.","non-dropping-particle":"","parse-names":false,"suffix":""},{"dropping-particle":"","family":"Carmody","given":"James","non-dropping-particle":"","parse-names":false,"suffix":""},{"dropping-particle":"V.","family":"Segal","given":"Zindel","non-dropping-particle":"","parse-names":false,"suffix":""},{"dropping-particle":"","family":"Abbey","given":"Susan","non-dropping-particle":"","parse-names":false,"suffix":""},{"dropping-particle":"","family":"Speca","given":"Michael","non-dropping-particle":"","parse-names":false,"suffix":""},{"dropping-particle":"","family":"Velting","given":"Drew","non-dropping-particle":"","parse-names":false,"suffix":""},{"dropping-particle":"","family":"Devins","given":"Gerald","non-dropping-particle":"","parse-names":false,"suffix":""}],"container-title":"Clinical Psychology: Science and Practice","id":"ITEM-3","issue":"3","issued":{"date-parts":[["2004"]]},"note":"</w:instrText>
      </w:r>
      <w:r w:rsidR="00785498" w:rsidRPr="0013159B">
        <w:rPr>
          <w:rFonts w:ascii="David" w:hAnsi="David" w:cs="David"/>
          <w:sz w:val="24"/>
          <w:szCs w:val="24"/>
          <w:rtl/>
        </w:rPr>
        <w:instrText>מודל עם 2 מרכיבים - המאמר מציע</w:instrText>
      </w:r>
      <w:r w:rsidR="00785498" w:rsidRPr="0013159B">
        <w:rPr>
          <w:rFonts w:ascii="David" w:hAnsi="David" w:cs="David"/>
          <w:sz w:val="24"/>
          <w:szCs w:val="24"/>
        </w:rPr>
        <w:instrText xml:space="preserve"> outcomes </w:instrText>
      </w:r>
      <w:r w:rsidR="00785498" w:rsidRPr="0013159B">
        <w:rPr>
          <w:rFonts w:ascii="David" w:hAnsi="David" w:cs="David"/>
          <w:sz w:val="24"/>
          <w:szCs w:val="24"/>
          <w:rtl/>
        </w:rPr>
        <w:instrText>של מיינדפולנס שניתן למדוד על מנת להשוות למדדי דיווח עצמי, ולזהות תהליך למידה של היכולת. (תוך נבדקי או בין מנוסים לחסרי נסיון)</w:instrText>
      </w:r>
      <w:r w:rsidR="00785498" w:rsidRPr="0013159B">
        <w:rPr>
          <w:rFonts w:ascii="David" w:hAnsi="David" w:cs="David"/>
          <w:sz w:val="24"/>
          <w:szCs w:val="24"/>
        </w:rPr>
        <w:instrText xml:space="preserve"> \n\n1 .self regulation of attention - </w:instrText>
      </w:r>
      <w:r w:rsidR="00785498" w:rsidRPr="0013159B">
        <w:rPr>
          <w:rFonts w:ascii="David" w:hAnsi="David" w:cs="David"/>
          <w:sz w:val="24"/>
          <w:szCs w:val="24"/>
          <w:rtl/>
        </w:rPr>
        <w:instrText>הגברת קשב לרגע . הנוכחי</w:instrText>
      </w:r>
      <w:r w:rsidR="00785498" w:rsidRPr="0013159B">
        <w:rPr>
          <w:rFonts w:ascii="David" w:hAnsi="David" w:cs="David"/>
          <w:sz w:val="24"/>
          <w:szCs w:val="24"/>
        </w:rPr>
        <w:instrText xml:space="preserve">\n- </w:instrText>
      </w:r>
      <w:r w:rsidR="00785498" w:rsidRPr="0013159B">
        <w:rPr>
          <w:rFonts w:ascii="David" w:hAnsi="David" w:cs="David"/>
          <w:sz w:val="24"/>
          <w:szCs w:val="24"/>
          <w:rtl/>
        </w:rPr>
        <w:instrText>רמת הקשב</w:instrText>
      </w:r>
      <w:r w:rsidR="00785498" w:rsidRPr="0013159B">
        <w:rPr>
          <w:rFonts w:ascii="David" w:hAnsi="David" w:cs="David"/>
          <w:sz w:val="24"/>
          <w:szCs w:val="24"/>
        </w:rPr>
        <w:instrText xml:space="preserve">\n\n\nsustained attention - </w:instrText>
      </w:r>
      <w:r w:rsidR="00785498" w:rsidRPr="0013159B">
        <w:rPr>
          <w:rFonts w:ascii="David" w:hAnsi="David" w:cs="David"/>
          <w:sz w:val="24"/>
          <w:szCs w:val="24"/>
          <w:rtl/>
        </w:rPr>
        <w:instrText>שמירה על ערנות קשבית לאורך זמן</w:instrText>
      </w:r>
      <w:r w:rsidR="00785498" w:rsidRPr="0013159B">
        <w:rPr>
          <w:rFonts w:ascii="David" w:hAnsi="David" w:cs="David"/>
          <w:sz w:val="24"/>
          <w:szCs w:val="24"/>
        </w:rPr>
        <w:instrText xml:space="preserve">\n\n\nswitching </w:instrText>
      </w:r>
      <w:r w:rsidR="00785498" w:rsidRPr="0013159B">
        <w:rPr>
          <w:rFonts w:ascii="David" w:hAnsi="David" w:cs="David"/>
          <w:sz w:val="24"/>
          <w:szCs w:val="24"/>
          <w:rtl/>
        </w:rPr>
        <w:instrText>החזרת הקשב לרגע הנתון או לאוביקט</w:instrText>
      </w:r>
      <w:r w:rsidR="00785498" w:rsidRPr="0013159B">
        <w:rPr>
          <w:rFonts w:ascii="David" w:hAnsi="David" w:cs="David"/>
          <w:sz w:val="24"/>
          <w:szCs w:val="24"/>
        </w:rPr>
        <w:instrText xml:space="preserve"> \n\n\n</w:instrText>
      </w:r>
      <w:r w:rsidR="00785498" w:rsidRPr="0013159B">
        <w:rPr>
          <w:rFonts w:ascii="David" w:hAnsi="David" w:cs="David"/>
          <w:sz w:val="24"/>
          <w:szCs w:val="24"/>
          <w:rtl/>
        </w:rPr>
        <w:instrText>תחזית של המודל</w:instrText>
      </w:r>
      <w:r w:rsidR="00785498" w:rsidRPr="0013159B">
        <w:rPr>
          <w:rFonts w:ascii="David" w:hAnsi="David" w:cs="David"/>
          <w:sz w:val="24"/>
          <w:szCs w:val="24"/>
        </w:rPr>
        <w:instrText xml:space="preserve"> - outcomes \n\n-</w:instrText>
      </w:r>
      <w:r w:rsidR="00785498" w:rsidRPr="0013159B">
        <w:rPr>
          <w:rFonts w:ascii="David" w:hAnsi="David" w:cs="David"/>
          <w:sz w:val="24"/>
          <w:szCs w:val="24"/>
          <w:rtl/>
        </w:rPr>
        <w:instrText>עלייה ביכולת להשהות קשב מתמשך ולבצע סוויצ' בין הסחה למיקוד הקשב ברגע או באוביקט שדרכו נמצאים ברגע</w:instrText>
      </w:r>
      <w:r w:rsidR="00785498" w:rsidRPr="0013159B">
        <w:rPr>
          <w:rFonts w:ascii="David" w:hAnsi="David" w:cs="David"/>
          <w:sz w:val="24"/>
          <w:szCs w:val="24"/>
        </w:rPr>
        <w:instrText>. \n\n-</w:instrText>
      </w:r>
      <w:r w:rsidR="00785498" w:rsidRPr="0013159B">
        <w:rPr>
          <w:rFonts w:ascii="David" w:hAnsi="David" w:cs="David"/>
          <w:sz w:val="24"/>
          <w:szCs w:val="24"/>
          <w:rtl/>
        </w:rPr>
        <w:instrText>עליה ביכולת לבצע אינהיביציה, מתוך ההרגל להשהות תהליכים שניוניים הנלווים למחשבה \\ תחושה \\ רגש\\ גירוי חיצוני</w:instrText>
      </w:r>
      <w:r w:rsidR="00785498" w:rsidRPr="0013159B">
        <w:rPr>
          <w:rFonts w:ascii="David" w:hAnsi="David" w:cs="David"/>
          <w:sz w:val="24"/>
          <w:szCs w:val="24"/>
        </w:rPr>
        <w:instrText>. \n\n*</w:instrText>
      </w:r>
      <w:r w:rsidR="00785498" w:rsidRPr="0013159B">
        <w:rPr>
          <w:rFonts w:ascii="David" w:hAnsi="David" w:cs="David"/>
          <w:sz w:val="24"/>
          <w:szCs w:val="24"/>
          <w:rtl/>
        </w:rPr>
        <w:instrText>ישנם מדדים אובייקטיבים דוגמת</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מבחן סטרופ</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רגשי לבדיקת אינהיביציה של עיבוד סמנטי</w:instrText>
      </w:r>
      <w:r w:rsidR="00785498" w:rsidRPr="0013159B">
        <w:rPr>
          <w:rFonts w:ascii="David" w:hAnsi="David" w:cs="David"/>
          <w:sz w:val="24"/>
          <w:szCs w:val="24"/>
        </w:rPr>
        <w:instrText xml:space="preserve">\n- </w:instrText>
      </w:r>
      <w:r w:rsidR="00785498" w:rsidRPr="0013159B">
        <w:rPr>
          <w:rFonts w:ascii="David" w:hAnsi="David" w:cs="David"/>
          <w:sz w:val="24"/>
          <w:szCs w:val="24"/>
          <w:rtl/>
        </w:rPr>
        <w:instrText>עלייה ביכולת להגיב לגירוי לא צפוי. מגיעים עם קשב נקי שלא נובע מאמונות והטיות מוקדמות</w:instrText>
      </w:r>
      <w:r w:rsidR="00785498" w:rsidRPr="0013159B">
        <w:rPr>
          <w:rFonts w:ascii="David" w:hAnsi="David" w:cs="David"/>
          <w:sz w:val="24"/>
          <w:szCs w:val="24"/>
        </w:rPr>
        <w:instrText xml:space="preserve">.\n- \n\n\n2. orientation to experiences in the moment - </w:instrText>
      </w:r>
      <w:r w:rsidR="00785498" w:rsidRPr="0013159B">
        <w:rPr>
          <w:rFonts w:ascii="David" w:hAnsi="David" w:cs="David"/>
          <w:sz w:val="24"/>
          <w:szCs w:val="24"/>
          <w:rtl/>
        </w:rPr>
        <w:instrText>אימוץ גישה לחוויות הרגע - סקרנית, פתוחה ומקבלת</w:instrText>
      </w:r>
      <w:r w:rsidR="00785498" w:rsidRPr="0013159B">
        <w:rPr>
          <w:rFonts w:ascii="David" w:hAnsi="David" w:cs="David"/>
          <w:sz w:val="24"/>
          <w:szCs w:val="24"/>
        </w:rPr>
        <w:instrText>. \n\n</w:instrText>
      </w:r>
      <w:r w:rsidR="00785498" w:rsidRPr="0013159B">
        <w:rPr>
          <w:rFonts w:ascii="David" w:hAnsi="David" w:cs="David"/>
          <w:sz w:val="24"/>
          <w:szCs w:val="24"/>
          <w:rtl/>
        </w:rPr>
        <w:instrText>תחזיות</w:instrText>
      </w:r>
      <w:r w:rsidR="00785498" w:rsidRPr="0013159B">
        <w:rPr>
          <w:rFonts w:ascii="David" w:hAnsi="David" w:cs="David"/>
          <w:sz w:val="24"/>
          <w:szCs w:val="24"/>
        </w:rPr>
        <w:instrText xml:space="preserve"> - \n\n- </w:instrText>
      </w:r>
      <w:r w:rsidR="00785498" w:rsidRPr="0013159B">
        <w:rPr>
          <w:rFonts w:ascii="David" w:hAnsi="David" w:cs="David"/>
          <w:sz w:val="24"/>
          <w:szCs w:val="24"/>
          <w:rtl/>
        </w:rPr>
        <w:instrText>מקטין המנעות מרגשות ומצבים שליליים - יכולת לקבל אותם</w:instrText>
      </w:r>
      <w:r w:rsidR="00785498" w:rsidRPr="0013159B">
        <w:rPr>
          <w:rFonts w:ascii="David" w:hAnsi="David" w:cs="David"/>
          <w:sz w:val="24"/>
          <w:szCs w:val="24"/>
        </w:rPr>
        <w:instrText>.\n*</w:instrText>
      </w:r>
      <w:r w:rsidR="00785498" w:rsidRPr="0013159B">
        <w:rPr>
          <w:rFonts w:ascii="David" w:hAnsi="David" w:cs="David"/>
          <w:sz w:val="24"/>
          <w:szCs w:val="24"/>
          <w:rtl/>
        </w:rPr>
        <w:instrText>יכול להוריד סבל ממחשבה מטרידה מתוך קבלה של הקיום שלה ? של המצב</w:instrText>
      </w:r>
      <w:r w:rsidR="00785498" w:rsidRPr="0013159B">
        <w:rPr>
          <w:rFonts w:ascii="David" w:hAnsi="David" w:cs="David"/>
          <w:sz w:val="24"/>
          <w:szCs w:val="24"/>
        </w:rPr>
        <w:instrText xml:space="preserve"> ? \n\n\n</w:instrText>
      </w:r>
      <w:r w:rsidR="00785498" w:rsidRPr="0013159B">
        <w:rPr>
          <w:rFonts w:ascii="David" w:hAnsi="David" w:cs="David"/>
          <w:sz w:val="24"/>
          <w:szCs w:val="24"/>
          <w:rtl/>
        </w:rPr>
        <w:instrText>חקירה של דפוסים - האם מחשבה מטרידה מעוררת מחשבה שיפוטית ולתחושה פיזית ויש לופ שלילי ? (שייתכן ויכול להמנע מתוך קבלה או העדר שיפוטיות</w:instrText>
      </w:r>
      <w:r w:rsidR="00785498" w:rsidRPr="0013159B">
        <w:rPr>
          <w:rFonts w:ascii="David" w:hAnsi="David" w:cs="David"/>
          <w:sz w:val="24"/>
          <w:szCs w:val="24"/>
        </w:rPr>
        <w:instrText>)\n\n</w:instrText>
      </w:r>
      <w:r w:rsidR="00785498" w:rsidRPr="0013159B">
        <w:rPr>
          <w:rFonts w:ascii="David" w:hAnsi="David" w:cs="David"/>
          <w:sz w:val="24"/>
          <w:szCs w:val="24"/>
          <w:rtl/>
        </w:rPr>
        <w:instrText>הבחנה בין תחושה גופנית לרגש. אפשרי</w:instrText>
      </w:r>
      <w:r w:rsidR="00785498" w:rsidRPr="0013159B">
        <w:rPr>
          <w:rFonts w:ascii="David" w:hAnsi="David" w:cs="David"/>
          <w:sz w:val="24"/>
          <w:szCs w:val="24"/>
        </w:rPr>
        <w:instrText>? \n\n\n\n</w:instrText>
      </w:r>
      <w:r w:rsidR="00785498" w:rsidRPr="0013159B">
        <w:rPr>
          <w:rFonts w:ascii="David" w:hAnsi="David" w:cs="David"/>
          <w:sz w:val="24"/>
          <w:szCs w:val="24"/>
          <w:rtl/>
        </w:rPr>
        <w:instrText>אלקסיתימיה</w:instrText>
      </w:r>
      <w:r w:rsidR="00785498" w:rsidRPr="0013159B">
        <w:rPr>
          <w:rFonts w:ascii="David" w:hAnsi="David" w:cs="David"/>
          <w:sz w:val="24"/>
          <w:szCs w:val="24"/>
        </w:rPr>
        <w:instrText xml:space="preserve"> (Alexithymia) </w:instrText>
      </w:r>
      <w:r w:rsidR="00785498" w:rsidRPr="0013159B">
        <w:rPr>
          <w:rFonts w:ascii="David" w:hAnsi="David" w:cs="David"/>
          <w:sz w:val="24"/>
          <w:szCs w:val="24"/>
          <w:rtl/>
        </w:rPr>
        <w:instrText>היא חוסר יכולת להרגיש, להביע או לזהות רגשות</w:instrText>
      </w:r>
      <w:r w:rsidR="00785498" w:rsidRPr="0013159B">
        <w:rPr>
          <w:rFonts w:ascii="David" w:hAnsi="David" w:cs="David"/>
          <w:sz w:val="24"/>
          <w:szCs w:val="24"/>
        </w:rPr>
        <w:instrText>\n\n\n</w:instrText>
      </w:r>
      <w:r w:rsidR="00785498" w:rsidRPr="0013159B">
        <w:rPr>
          <w:rFonts w:ascii="David" w:hAnsi="David" w:cs="David"/>
          <w:sz w:val="24"/>
          <w:szCs w:val="24"/>
          <w:rtl/>
        </w:rPr>
        <w:instrText>אלקסיתמיה תפחת בזמן תרגול מיינדפולנס</w:instrText>
      </w:r>
      <w:r w:rsidR="00785498" w:rsidRPr="0013159B">
        <w:rPr>
          <w:rFonts w:ascii="David" w:hAnsi="David" w:cs="David"/>
          <w:sz w:val="24"/>
          <w:szCs w:val="24"/>
        </w:rPr>
        <w:instrText xml:space="preserve">. \n- </w:instrText>
      </w:r>
      <w:r w:rsidR="00785498" w:rsidRPr="0013159B">
        <w:rPr>
          <w:rFonts w:ascii="David" w:hAnsi="David" w:cs="David"/>
          <w:sz w:val="24"/>
          <w:szCs w:val="24"/>
          <w:rtl/>
        </w:rPr>
        <w:instrText>רמת העיבוד</w:instrText>
      </w:r>
      <w:r w:rsidR="00785498" w:rsidRPr="0013159B">
        <w:rPr>
          <w:rFonts w:ascii="David" w:hAnsi="David" w:cs="David"/>
          <w:sz w:val="24"/>
          <w:szCs w:val="24"/>
        </w:rPr>
        <w:instrText>?","page":"230-241","title":"Mindfulness: A proposed operational definition","type":"article-journal","volume":"11"},"uris":["http://www.mendeley.com/documents/?uuid=76072f51-dd33-4946-a8c2-ccbbf5dcf19d"]},{"id":"ITEM-4","itemData":{"DOI":"10.1177/1745691611419671","ISBN":"1745-6916\\r1745-6924","ISSN":"17456916","PMID":"11982931","abstract":"Cultivation of mindfulness, the nonjudgmental awareness of experiences in the present moment, produces beneficial effects on well-being and ameliorates psychiatric and stress-related symptoms. Mindfulness meditation has therefore increasingly been incorporated into psychotherapeutic interventions. Although the number of publications in the field has sharply increased over the last two decades, there is a paucity of theoretical reviews that integrate the existing literature into a comprehensive theoretical framework. In this article, we explore several components through which mindfulness meditation exerts its effects: (a) attention regulation, (b) body awareness, (c) emotion regulation (including reappraisal and exposure, extinction, and reconsolidation), and (d) change in perspective on the self. Recent empirical research, including practitioners’ self-reports and experimental data, provides evidence supporting these mechanisms. Functional and structural neuroimaging studies have begun to explore the neuroscientific processes underlying these components. Evidence suggests that mindfulness practice is associated with neuroplastic changes in the anterior cingulate cortex, insula, temporo-parietal junction, fronto-limbic network, and default mode network structures. The authors suggest that the mechanisms described here work synergistically, establishing a process of enhanced self-regulation. Differentiating between these components seems useful to guide future basic research and to specifically target areas of development in the treatment of psychological disorders","author":[{"dropping-particle":"","family":"Hölzel","given":"Britta K.","non-dropping-particle":"","parse-names":false,"suffix":""},{"dropping-particle":"","family":"Lazar","given":"Sara W.","non-dropping-particle":"","parse-names":false,"suffix":""},{"dropping-particle":"","family":"Gard","given":"Tim","non-dropping-particle":"","parse-names":false,"suffix":""},{"dropping-particle":"","family":"Schuman-Olivier","given":"Zev","non-dropping-particle":"","parse-names":false,"suffix":""},{"dropping-particle":"","family":"Vago","given":"David R.","non-dropping-particle":"","parse-names":false,"suffix":""},{"dropping-particle":"","family":"Ott","given":"Ulrich","non-dropping-particle":"","parse-names":false,"suffix":""}],"container-title":"Perspectives on Psychological Science","id":"ITEM-4","issued":{"date-parts":[["2011"]]},"note":"</w:instrText>
      </w:r>
      <w:r w:rsidR="00785498" w:rsidRPr="0013159B">
        <w:rPr>
          <w:rFonts w:ascii="David" w:hAnsi="David" w:cs="David"/>
          <w:sz w:val="24"/>
          <w:szCs w:val="24"/>
          <w:rtl/>
        </w:rPr>
        <w:instrText>איך מיינדפולמס עובד? הצעת מנגנונים של פעולה - קונספטואלית ומוחית</w:instrText>
      </w:r>
      <w:r w:rsidR="00785498" w:rsidRPr="0013159B">
        <w:rPr>
          <w:rFonts w:ascii="David" w:hAnsi="David" w:cs="David"/>
          <w:sz w:val="24"/>
          <w:szCs w:val="24"/>
        </w:rPr>
        <w:instrText>\n\n</w:instrText>
      </w:r>
      <w:r w:rsidR="00785498" w:rsidRPr="0013159B">
        <w:rPr>
          <w:rFonts w:ascii="David" w:hAnsi="David" w:cs="David"/>
          <w:sz w:val="24"/>
          <w:szCs w:val="24"/>
          <w:rtl/>
        </w:rPr>
        <w:instrText>מאמר סקירה</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מנגנונים מתווכים שמאפשרים למיינדפולנס להשיג את ההשפעה של שיפור ב</w:instrText>
      </w:r>
      <w:r w:rsidR="00785498" w:rsidRPr="0013159B">
        <w:rPr>
          <w:rFonts w:ascii="David" w:hAnsi="David" w:cs="David"/>
          <w:sz w:val="24"/>
          <w:szCs w:val="24"/>
        </w:rPr>
        <w:instrText xml:space="preserve">-well being </w:instrText>
      </w:r>
      <w:r w:rsidR="00785498" w:rsidRPr="0013159B">
        <w:rPr>
          <w:rFonts w:ascii="David" w:hAnsi="David" w:cs="David"/>
          <w:sz w:val="24"/>
          <w:szCs w:val="24"/>
          <w:rtl/>
        </w:rPr>
        <w:instrText>והפחתת סרטס</w:instrText>
      </w:r>
      <w:r w:rsidR="00785498" w:rsidRPr="0013159B">
        <w:rPr>
          <w:rFonts w:ascii="David" w:hAnsi="David" w:cs="David"/>
          <w:sz w:val="24"/>
          <w:szCs w:val="24"/>
        </w:rPr>
        <w:instrText xml:space="preserve">- \n1. </w:instrText>
      </w:r>
      <w:r w:rsidR="00785498" w:rsidRPr="0013159B">
        <w:rPr>
          <w:rFonts w:ascii="David" w:hAnsi="David" w:cs="David"/>
          <w:sz w:val="24"/>
          <w:szCs w:val="24"/>
          <w:rtl/>
        </w:rPr>
        <w:instrText>בקרה על קשב</w:instrText>
      </w:r>
      <w:r w:rsidR="00785498" w:rsidRPr="0013159B">
        <w:rPr>
          <w:rFonts w:ascii="David" w:hAnsi="David" w:cs="David"/>
          <w:sz w:val="24"/>
          <w:szCs w:val="24"/>
        </w:rPr>
        <w:instrText xml:space="preserve">\n2. </w:instrText>
      </w:r>
      <w:r w:rsidR="00785498" w:rsidRPr="0013159B">
        <w:rPr>
          <w:rFonts w:ascii="David" w:hAnsi="David" w:cs="David"/>
          <w:sz w:val="24"/>
          <w:szCs w:val="24"/>
          <w:rtl/>
        </w:rPr>
        <w:instrText>מודעות לגוף</w:instrText>
      </w:r>
      <w:r w:rsidR="00785498" w:rsidRPr="0013159B">
        <w:rPr>
          <w:rFonts w:ascii="David" w:hAnsi="David" w:cs="David"/>
          <w:sz w:val="24"/>
          <w:szCs w:val="24"/>
        </w:rPr>
        <w:instrText xml:space="preserve">\n3. </w:instrText>
      </w:r>
      <w:r w:rsidR="00785498" w:rsidRPr="0013159B">
        <w:rPr>
          <w:rFonts w:ascii="David" w:hAnsi="David" w:cs="David"/>
          <w:sz w:val="24"/>
          <w:szCs w:val="24"/>
          <w:rtl/>
        </w:rPr>
        <w:instrText>בקרה רגשית</w:instrText>
      </w:r>
      <w:r w:rsidR="00785498" w:rsidRPr="0013159B">
        <w:rPr>
          <w:rFonts w:ascii="David" w:hAnsi="David" w:cs="David"/>
          <w:sz w:val="24"/>
          <w:szCs w:val="24"/>
        </w:rPr>
        <w:instrText xml:space="preserve"> - \n</w:instrText>
      </w:r>
      <w:r w:rsidR="00785498" w:rsidRPr="0013159B">
        <w:rPr>
          <w:rFonts w:ascii="David" w:hAnsi="David" w:cs="David"/>
          <w:sz w:val="24"/>
          <w:szCs w:val="24"/>
          <w:rtl/>
        </w:rPr>
        <w:instrText>הערכת מחדש</w:instrText>
      </w:r>
      <w:r w:rsidR="00785498" w:rsidRPr="0013159B">
        <w:rPr>
          <w:rFonts w:ascii="David" w:hAnsi="David" w:cs="David"/>
          <w:sz w:val="24"/>
          <w:szCs w:val="24"/>
        </w:rPr>
        <w:instrText xml:space="preserve"> - reapraisal - \n- </w:instrText>
      </w:r>
      <w:r w:rsidR="00785498" w:rsidRPr="0013159B">
        <w:rPr>
          <w:rFonts w:ascii="David" w:hAnsi="David" w:cs="David"/>
          <w:sz w:val="24"/>
          <w:szCs w:val="24"/>
          <w:rtl/>
        </w:rPr>
        <w:instrText>הערכה חיובית מחודשת של הגירוי או החוויה הפנימית - שינוי בבקרה הקוגניטיבית של ה</w:instrText>
      </w:r>
      <w:r w:rsidR="00785498" w:rsidRPr="0013159B">
        <w:rPr>
          <w:rFonts w:ascii="David" w:hAnsi="David" w:cs="David"/>
          <w:sz w:val="24"/>
          <w:szCs w:val="24"/>
        </w:rPr>
        <w:instrText xml:space="preserve">-PFC </w:instrText>
      </w:r>
      <w:r w:rsidR="00785498" w:rsidRPr="0013159B">
        <w:rPr>
          <w:rFonts w:ascii="David" w:hAnsi="David" w:cs="David"/>
          <w:sz w:val="24"/>
          <w:szCs w:val="24"/>
          <w:rtl/>
        </w:rPr>
        <w:instrText>על תהליכים מוחיים נמוכים של קשב</w:instrText>
      </w:r>
      <w:r w:rsidR="00785498" w:rsidRPr="0013159B">
        <w:rPr>
          <w:rFonts w:ascii="David" w:hAnsi="David" w:cs="David"/>
          <w:sz w:val="24"/>
          <w:szCs w:val="24"/>
        </w:rPr>
        <w:instrText xml:space="preserve">.\n- </w:instrText>
      </w:r>
      <w:r w:rsidR="00785498" w:rsidRPr="0013159B">
        <w:rPr>
          <w:rFonts w:ascii="David" w:hAnsi="David" w:cs="David"/>
          <w:sz w:val="24"/>
          <w:szCs w:val="24"/>
          <w:rtl/>
        </w:rPr>
        <w:instrText>מנגד - יש הטוענים שיש</w:instrText>
      </w:r>
      <w:r w:rsidR="00785498" w:rsidRPr="0013159B">
        <w:rPr>
          <w:rFonts w:ascii="David" w:hAnsi="David" w:cs="David"/>
          <w:sz w:val="24"/>
          <w:szCs w:val="24"/>
        </w:rPr>
        <w:instrText xml:space="preserve"> nonapraisal -</w:instrText>
      </w:r>
      <w:r w:rsidR="00785498" w:rsidRPr="0013159B">
        <w:rPr>
          <w:rFonts w:ascii="David" w:hAnsi="David" w:cs="David"/>
          <w:sz w:val="24"/>
          <w:szCs w:val="24"/>
          <w:rtl/>
        </w:rPr>
        <w:instrText>העדר הערכה (או שיפוט) שנלווה לאימון ומתבטא מוחית בירידה בפעילות של ה</w:instrText>
      </w:r>
      <w:r w:rsidR="00785498" w:rsidRPr="0013159B">
        <w:rPr>
          <w:rFonts w:ascii="David" w:hAnsi="David" w:cs="David"/>
          <w:sz w:val="24"/>
          <w:szCs w:val="24"/>
        </w:rPr>
        <w:instrText xml:space="preserve">-PFC &amp;gt; </w:instrText>
      </w:r>
      <w:r w:rsidR="00785498" w:rsidRPr="0013159B">
        <w:rPr>
          <w:rFonts w:ascii="David" w:hAnsi="David" w:cs="David"/>
          <w:sz w:val="24"/>
          <w:szCs w:val="24"/>
          <w:rtl/>
        </w:rPr>
        <w:instrText>פחות בקרה קוגניטיבית - ירידה במנגנון האיניהיביטורי והמכוון</w:instrText>
      </w:r>
      <w:r w:rsidR="00785498" w:rsidRPr="0013159B">
        <w:rPr>
          <w:rFonts w:ascii="David" w:hAnsi="David" w:cs="David"/>
          <w:sz w:val="24"/>
          <w:szCs w:val="24"/>
        </w:rPr>
        <w:instrText xml:space="preserve"> top down.\n</w:instrText>
      </w:r>
      <w:r w:rsidR="00785498" w:rsidRPr="0013159B">
        <w:rPr>
          <w:rFonts w:ascii="David" w:hAnsi="David" w:cs="David"/>
          <w:sz w:val="24"/>
          <w:szCs w:val="24"/>
          <w:rtl/>
        </w:rPr>
        <w:instrText>ייתכן ובקרב מתחילים יהיה צורך בהגברת הבקרה הקוג' על מנת לשנות דפוסים אוטומאטיים</w:instrText>
      </w:r>
      <w:r w:rsidR="00785498" w:rsidRPr="0013159B">
        <w:rPr>
          <w:rFonts w:ascii="David" w:hAnsi="David" w:cs="David"/>
          <w:sz w:val="24"/>
          <w:szCs w:val="24"/>
        </w:rPr>
        <w:instrText>,\n</w:instrText>
      </w:r>
      <w:r w:rsidR="00785498" w:rsidRPr="0013159B">
        <w:rPr>
          <w:rFonts w:ascii="David" w:hAnsi="David" w:cs="David"/>
          <w:sz w:val="24"/>
          <w:szCs w:val="24"/>
          <w:rtl/>
        </w:rPr>
        <w:instrText>ואצל מתקדמים העמדה האוטומאטית תשתנה ועל כן תצפה ירידה בבקרה קוג</w:instrText>
      </w:r>
      <w:r w:rsidR="00785498" w:rsidRPr="0013159B">
        <w:rPr>
          <w:rFonts w:ascii="David" w:hAnsi="David" w:cs="David"/>
          <w:sz w:val="24"/>
          <w:szCs w:val="24"/>
        </w:rPr>
        <w:instrText>' (=</w:instrText>
      </w:r>
      <w:r w:rsidR="00785498" w:rsidRPr="0013159B">
        <w:rPr>
          <w:rFonts w:ascii="David" w:hAnsi="David" w:cs="David"/>
          <w:sz w:val="24"/>
          <w:szCs w:val="24"/>
          <w:rtl/>
        </w:rPr>
        <w:instrText>פעילות ה</w:instrText>
      </w:r>
      <w:r w:rsidR="00785498" w:rsidRPr="0013159B">
        <w:rPr>
          <w:rFonts w:ascii="David" w:hAnsi="David" w:cs="David"/>
          <w:sz w:val="24"/>
          <w:szCs w:val="24"/>
        </w:rPr>
        <w:instrText>-PFC).\n\n</w:instrText>
      </w:r>
      <w:r w:rsidR="00785498" w:rsidRPr="0013159B">
        <w:rPr>
          <w:rFonts w:ascii="David" w:hAnsi="David" w:cs="David"/>
          <w:sz w:val="24"/>
          <w:szCs w:val="24"/>
          <w:rtl/>
        </w:rPr>
        <w:instrText>חשיפה, הכחדה ורה-קונסלידציה</w:instrText>
      </w:r>
      <w:r w:rsidR="00785498" w:rsidRPr="0013159B">
        <w:rPr>
          <w:rFonts w:ascii="David" w:hAnsi="David" w:cs="David"/>
          <w:sz w:val="24"/>
          <w:szCs w:val="24"/>
        </w:rPr>
        <w:instrText xml:space="preserve"> &amp;gt; </w:instrText>
      </w:r>
      <w:r w:rsidR="00785498" w:rsidRPr="0013159B">
        <w:rPr>
          <w:rFonts w:ascii="David" w:hAnsi="David" w:cs="David"/>
          <w:sz w:val="24"/>
          <w:szCs w:val="24"/>
          <w:rtl/>
        </w:rPr>
        <w:instrText>הווצרות זכרונות מחדש</w:instrText>
      </w:r>
      <w:r w:rsidR="00785498" w:rsidRPr="0013159B">
        <w:rPr>
          <w:rFonts w:ascii="David" w:hAnsi="David" w:cs="David"/>
          <w:sz w:val="24"/>
          <w:szCs w:val="24"/>
        </w:rPr>
        <w:instrText xml:space="preserve"> ? \n4. </w:instrText>
      </w:r>
      <w:r w:rsidR="00785498" w:rsidRPr="0013159B">
        <w:rPr>
          <w:rFonts w:ascii="David" w:hAnsi="David" w:cs="David"/>
          <w:sz w:val="24"/>
          <w:szCs w:val="24"/>
          <w:rtl/>
        </w:rPr>
        <w:instrText>שינוי פרספטיבה על העצמי</w:instrText>
      </w:r>
      <w:r w:rsidR="00785498" w:rsidRPr="0013159B">
        <w:rPr>
          <w:rFonts w:ascii="David" w:hAnsi="David" w:cs="David"/>
          <w:sz w:val="24"/>
          <w:szCs w:val="24"/>
        </w:rPr>
        <w:instrText xml:space="preserve"> .","title":"How does mindfulness meditation work? Proposing mechanisms of action from a conceptual and neural perspective","type":"article"},"uris":["http://www.mendeley.com/documents/?uuid=318d63f1-df51-3148-a428-9203a83843f8"]},{"id":"ITEM-5","itemData":{"DOI":"10.1037/a0039585","ISSN":"1935-990X","author":[{"dropping-particle":"","family":"Lutz","given":"Antoine","non-dropping-particle":"","parse-names":false,"suffix":""},{"dropping-particle":"","family":"Jha","given":"Amishi P.","non-dropping-particle":"","parse-names":false,"suffix":""},{"dropping-particle":"","family":"Dunne","given":"John D.","non-dropping-particle":"","parse-names":false,"suffix":""},{"dropping-particle":"","family":"Saron","given":"Clifford D.","non-dropping-particle":"","parse-names":false,"suffix":""}],"container-title":"American Psychologist","id":"ITEM-5","issue":"7","issued":{"date-parts":[["2015","10"]]},"page":"632-658","publisher":"US: American Psychological Association","title":"Investigating the phenomenological matrix of mindfulness-related practices from a neurocognitive perspective.","type":"article-journal","volume":"70"},"uris":["http://www.mendeley.com/documents/?uuid=92add063-71c2-3006-82c9-3328f932e8b3"]},{"id":"ITEM-6","itemData":{"DOI":"10.1002/jclp.20237","ISSN":"0021-9762","author":[{"dropping-particle":"","family":"Shapiro","given":"Shauna L.","non-dropping-particle":"","parse-names":false,"suffix":""},{"dropping-particle":"","family":"Carlson","given":"Linda E.","non-dropping-particle":"","parse-names":false,"suffix":""},{"dropping-particle":"","family":"Astin","given":"John A.","non-dropping-particle":"","parse-names":false,"suffix":""},{"dropping-particle":"","family":"Freedman","given":"Benedict","non-dropping-particle":"","parse-names":false,"suffix":""}],"container-title":"Journal of Clinical Psychology","id":"ITEM-6","issue":"3","issued":{"date-parts":[["2006","3"]]},"page":"373-386","title":"Mechanisms of mindfulness","type":"article-journal","volume":"62"},"uris":["http://www.mendeley.com/documents/?uuid=ec696dfc-d883-3e28-a151-0423bb2986af"]},{"id":"ITEM-7","itemData":{"DOI":"10.3389/fnhum.2012.00296","ISBN":"0021-9738 (Print)\\r0021-9738 (Linking)","ISSN":"00219738","PMID":"15395282","abstract":"Mindfulness—as a state; trait; process; type of meditation; and intervention has proven to be beneficial across a diverse group of psychological disorders as well as for general stress reduction. Yet; there remains a lack of clarity in the operationalization of this construct; and underlying mechanisms. Here; we provide an integrative theoretical framework and systems-based neurobiological model that explains the mechanisms by which mindfulness reduces biases related to self-processing and creates a sustainable healthy mind. Mindfulness is described through systematic mental training that develops meta-awareness (self-awareness); an ability to effectively modulate one’s behavior (self-regulation); and a positive relationship between self and other that transcends self-focused needs and increases prosocial characteristics (self-transcendence). This framework of self-awareness; -regulation; and -transcendence (S-ART) illustrates a method for becoming aware of the conditions that cause (and remove) distortions or biases. The development of S-ART through meditation is proposed to modulate self-specifying and narrative self-networks through an integrative fronto-parietal control network. Relevant perceptual; cognitive; emotional; and behavioral neuropsychological processes are highlighted as supporting mechanisms for S-ART; including intention and motivation; attention regulation; emotion regulation; extinction and reconsolidation; prosociality; non-attachment; and decentering. The S-ART framework and neurobiological model is based on our growing understanding of the mechanisms for neurocognition; empirical literature; and through dismantling the specific meditation practices thought to cultivate mindfulness. The proposed framework will inform future research in the contemplative sciences and target specific areas for development in the treatment of psychological disorders.","author":[{"dropping-particle":"","family":"Functional","given":"David R. Vago*andDavid A. Silbersweig","non-dropping-particle":"","parse-names":false,"suffix":""}],"container-title":"The Journal of clinical investigation","id":"ITEM-7","issued":{"date-parts":[["2012"]]},"note":"</w:instrText>
      </w:r>
      <w:r w:rsidR="00785498" w:rsidRPr="0013159B">
        <w:rPr>
          <w:rFonts w:ascii="David" w:hAnsi="David" w:cs="David"/>
          <w:sz w:val="24"/>
          <w:szCs w:val="24"/>
          <w:rtl/>
        </w:rPr>
        <w:instrText>מודעות עצמית, רגולציה עצמית, התעלות עצמית</w:instrText>
      </w:r>
      <w:r w:rsidR="00785498" w:rsidRPr="0013159B">
        <w:rPr>
          <w:rFonts w:ascii="David" w:hAnsi="David" w:cs="David"/>
          <w:sz w:val="24"/>
          <w:szCs w:val="24"/>
        </w:rPr>
        <w:instrText>\n\nS-ART\n\n</w:instrText>
      </w:r>
      <w:r w:rsidR="00785498" w:rsidRPr="0013159B">
        <w:rPr>
          <w:rFonts w:ascii="David" w:hAnsi="David" w:cs="David"/>
          <w:sz w:val="24"/>
          <w:szCs w:val="24"/>
          <w:rtl/>
        </w:rPr>
        <w:instrText>מכניזם נוירו-ביולוגי של מיינדפולנס</w:instrText>
      </w:r>
      <w:r w:rsidR="00785498" w:rsidRPr="0013159B">
        <w:rPr>
          <w:rFonts w:ascii="David" w:hAnsi="David" w:cs="David"/>
          <w:sz w:val="24"/>
          <w:szCs w:val="24"/>
        </w:rPr>
        <w:instrText>","title":"Self-awareness, self-regulation, and self-transcendence (S-ART): a framework for understanding the neurobiological mechanisms of mindfulness","type":"article-journal"},"uris":["http://www.mendeley.com/documents/?uuid=0006686b-83d4-3585-8f99-1e320045bd6f"]},{"id":"ITEM-8","itemData":{"DOI":"10.1016/j.cpr.2010.11.003","ISBN":"02727358 (ISSN)","ISSN":"02727358","PMID":"21183265","abstract":"Mindfulness meditation practices (MMPs) are a subgroup of meditation practices which are receiving growing attention. The present paper reviews current evidence about the effects of MMPs on objective measures of cognitive functions. Five databases were searched. Twenty three studies providing measures of attention, memory, executive functions and further miscellaneous measures of cognition were included. Fifteen were controlled or randomized controlled studies and 8 were case-control studies. Overall, reviewed studies suggested that early phases of mindfulness training, which are more concerned with the development of focused attention, could be associated with significant improvements in selective and executive attention whereas the following phases, which are characterized by an open monitoring of internal and external stimuli, could be mainly associated with improved unfocused sustained attention abilities. Additionally, MMPs could enhance working memory capacity and some executive functions. However, many of the included studies show methodological limitations and negative results have been reported as well, plausibly reflecting differences in study design, study duration and patients' populations. Accordingly, even though findings here reviewed provided preliminary evidence suggesting that MMPs could enhance cognitive functions, available evidence should be considered with caution and further high quality studies investigating more standardized mindfulness meditation programs are needed. © 2010 Elsevier Ltd.","author":[{"dropping-particle":"","family":"Chiesa","given":"Alberto","non-dropping-particle":"","parse-names":false,"suffix":""},{"dropping-particle":"","family":"Calati","given":"Raffaella","non-dropping-particle":"","parse-names":false,"suffix":""},{"dropping-particle":"","family":"Serretti","given":"Alessandro","non-dropping-particle":"","parse-names":false,"suffix":""}],"container-title":"Clinical Psychology Review","id":"ITEM-8","issue":"3","issued":{"date-parts":[["2011"]]},"note":"</w:instrText>
      </w:r>
      <w:r w:rsidR="00785498" w:rsidRPr="0013159B">
        <w:rPr>
          <w:rFonts w:ascii="David" w:hAnsi="David" w:cs="David"/>
          <w:sz w:val="24"/>
          <w:szCs w:val="24"/>
          <w:rtl/>
        </w:rPr>
        <w:instrText>האם מיינדפולנס משפר יכולות קוג</w:instrText>
      </w:r>
      <w:r w:rsidR="00785498" w:rsidRPr="0013159B">
        <w:rPr>
          <w:rFonts w:ascii="David" w:hAnsi="David" w:cs="David"/>
          <w:sz w:val="24"/>
          <w:szCs w:val="24"/>
        </w:rPr>
        <w:instrText>'?\n</w:instrText>
      </w:r>
      <w:r w:rsidR="00785498" w:rsidRPr="0013159B">
        <w:rPr>
          <w:rFonts w:ascii="David" w:hAnsi="David" w:cs="David"/>
          <w:sz w:val="24"/>
          <w:szCs w:val="24"/>
          <w:rtl/>
        </w:rPr>
        <w:instrText>מאמר סקירה, זווית נוירופסיכולוגית</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טבלת הזהב של המדדים</w:instrText>
      </w:r>
      <w:r w:rsidR="00785498" w:rsidRPr="0013159B">
        <w:rPr>
          <w:rFonts w:ascii="David" w:hAnsi="David" w:cs="David"/>
          <w:sz w:val="24"/>
          <w:szCs w:val="24"/>
        </w:rPr>
        <w:instrText xml:space="preserve"> \n2011","page":"449-464","publisher":"Elsevier Ltd","title":"Does mindfulness training improve cognitive abilities? A systematic review of neuropsychological findings","type":"article-journal","volume":"31"},"uris":["http://www.mendeley.com/documents/?uuid=e234f459-0418-4616-9497-1498868e34bb"]},{"id":"ITEM-9","itemData":{"DOI":"10.1016/j.concog.2016.08.017","ISBN":"1090-2376\\r1053-8100","ISSN":"10902376","PMID":"27580462","abstract":"Mindfulness is theorised to improve attention regulation and other cognitive processes. This systematic review examines whether 8-week standardised and manualised mindfulness training programs such as Mindfulness Based Cognitive Therapy (MBCT) and Mindfulness Based Stress Reduction (MBSR) enhances attention, memory and executive function abilities measured by objective neuropsychological tests. Seven databases were searched resulting in 18 studies meeting inclusion criteria for review. Overall studies did not support attention or executive function improvements. We found preliminary evidence for improvements in working memory and autobiographical memory as well as cognitive flexibility and meta-awareness. Short-term mindfulness meditation training did not enhance theorised attentional pathways. Results call into question the theoretical underpinnings of mindfulness, further highlighting the need for a comprehensive theoretical framework.","author":[{"dropping-particle":"","family":"Lao","given":"So An","non-dropping-particle":"","parse-names":false,"suffix":""},{"dropping-particle":"","family":"Kissane","given":"David","non-dropping-particle":"","parse-names":false,"suffix":""},{"dropping-particle":"","family":"Meadows","given":"Graham","non-dropping-particle":"","parse-names":false,"suffix":""}],"container-title":"Consciousness and Cognition","id":"ITEM-9","issued":{"date-parts":[["2016"]]},"note":"</w:instrText>
      </w:r>
      <w:r w:rsidR="00785498" w:rsidRPr="0013159B">
        <w:rPr>
          <w:rFonts w:ascii="David" w:hAnsi="David" w:cs="David"/>
          <w:sz w:val="24"/>
          <w:szCs w:val="24"/>
          <w:rtl/>
        </w:rPr>
        <w:instrText>השפעות קוגניטביות של</w:instrText>
      </w:r>
      <w:r w:rsidR="00785498" w:rsidRPr="0013159B">
        <w:rPr>
          <w:rFonts w:ascii="David" w:hAnsi="David" w:cs="David"/>
          <w:sz w:val="24"/>
          <w:szCs w:val="24"/>
        </w:rPr>
        <w:instrText xml:space="preserve"> \nMBSR\\MBCT\n\n</w:instrText>
      </w:r>
      <w:r w:rsidR="00785498" w:rsidRPr="0013159B">
        <w:rPr>
          <w:rFonts w:ascii="David" w:hAnsi="David" w:cs="David"/>
          <w:sz w:val="24"/>
          <w:szCs w:val="24"/>
          <w:rtl/>
        </w:rPr>
        <w:instrText>מיינדפולנס באופו תיאורטי אמור לשפר בקרת קשב ותהליכים קוגניטביים אחרים</w:instrText>
      </w:r>
      <w:r w:rsidR="00785498" w:rsidRPr="0013159B">
        <w:rPr>
          <w:rFonts w:ascii="David" w:hAnsi="David" w:cs="David"/>
          <w:sz w:val="24"/>
          <w:szCs w:val="24"/>
        </w:rPr>
        <w:instrText>.\n</w:instrText>
      </w:r>
      <w:r w:rsidR="00785498" w:rsidRPr="0013159B">
        <w:rPr>
          <w:rFonts w:ascii="David" w:hAnsi="David" w:cs="David"/>
          <w:sz w:val="24"/>
          <w:szCs w:val="24"/>
          <w:rtl/>
        </w:rPr>
        <w:instrText>מאמר סקירה זה סוקר את ה</w:instrText>
      </w:r>
      <w:r w:rsidR="00785498" w:rsidRPr="0013159B">
        <w:rPr>
          <w:rFonts w:ascii="David" w:hAnsi="David" w:cs="David"/>
          <w:sz w:val="24"/>
          <w:szCs w:val="24"/>
        </w:rPr>
        <w:instrText xml:space="preserve">-MBSR MBCT </w:instrText>
      </w:r>
      <w:r w:rsidR="00785498" w:rsidRPr="0013159B">
        <w:rPr>
          <w:rFonts w:ascii="David" w:hAnsi="David" w:cs="David"/>
          <w:sz w:val="24"/>
          <w:szCs w:val="24"/>
          <w:rtl/>
        </w:rPr>
        <w:instrText>בהקשר של קשב, זכרון וביצוע, מדידות נוירופיזיולוגיות</w:instrText>
      </w:r>
      <w:r w:rsidR="00785498" w:rsidRPr="0013159B">
        <w:rPr>
          <w:rFonts w:ascii="David" w:hAnsi="David" w:cs="David"/>
          <w:sz w:val="24"/>
          <w:szCs w:val="24"/>
        </w:rPr>
        <w:instrText>.\n</w:instrText>
      </w:r>
      <w:r w:rsidR="00785498" w:rsidRPr="0013159B">
        <w:rPr>
          <w:rFonts w:ascii="David" w:hAnsi="David" w:cs="David"/>
          <w:sz w:val="24"/>
          <w:szCs w:val="24"/>
          <w:rtl/>
        </w:rPr>
        <w:instrText>בכללי - לא נמצא שיפור בפונק' ביצועיות</w:instrText>
      </w:r>
      <w:r w:rsidR="00785498" w:rsidRPr="0013159B">
        <w:rPr>
          <w:rFonts w:ascii="David" w:hAnsi="David" w:cs="David"/>
          <w:sz w:val="24"/>
          <w:szCs w:val="24"/>
        </w:rPr>
        <w:instrText>. \n</w:instrText>
      </w:r>
      <w:r w:rsidR="00785498" w:rsidRPr="0013159B">
        <w:rPr>
          <w:rFonts w:ascii="David" w:hAnsi="David" w:cs="David"/>
          <w:sz w:val="24"/>
          <w:szCs w:val="24"/>
          <w:rtl/>
        </w:rPr>
        <w:instrText>נמצאו ראיות ראשוניות לשיפור ב</w:instrText>
      </w:r>
      <w:r w:rsidR="00785498" w:rsidRPr="0013159B">
        <w:rPr>
          <w:rFonts w:ascii="David" w:hAnsi="David" w:cs="David"/>
          <w:sz w:val="24"/>
          <w:szCs w:val="24"/>
        </w:rPr>
        <w:instrText xml:space="preserve">-WM </w:instrText>
      </w:r>
      <w:r w:rsidR="00785498" w:rsidRPr="0013159B">
        <w:rPr>
          <w:rFonts w:ascii="David" w:hAnsi="David" w:cs="David"/>
          <w:sz w:val="24"/>
          <w:szCs w:val="24"/>
          <w:rtl/>
        </w:rPr>
        <w:instrText>ובזכרון אוטוביוגרפי</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ובגמישות קוגניטיביות ומטא-מודעות</w:instrText>
      </w:r>
      <w:r w:rsidR="00785498" w:rsidRPr="0013159B">
        <w:rPr>
          <w:rFonts w:ascii="David" w:hAnsi="David" w:cs="David"/>
          <w:sz w:val="24"/>
          <w:szCs w:val="24"/>
        </w:rPr>
        <w:instrText>.","page":"109-123","publisher":"Elsevier Inc.","title":"Cognitive effects of MBSR/MBCT: A systematic review of neuropsychological outcomes","type":"article-journal","volume":"45"},"uris":["http://www.mendeley.com/documents/?uuid=2893b431-8639-466d-8eaf-fa14607a6f18"]}],"mendeley":{"formattedCitation":"(Bishop et al., 2004; Chiesa et al., 2011; Functional, 2012; Hölzel et al., 2011; Lao et al., 2016; Lutz et al., 2015; Malinowski, 2013; Shapiro, Carlson, Astin, &amp; Freedman, 2006b; Y. Y. Tang et al., 2015)","plainTextFormattedCitation":"(Bishop et al., 2004; Chiesa et al., 2011; Functional, 2012; Hölzel et al., 2011; Lao et al., 2016; Lutz et al., 2015; Malinowski, 2013; Shapiro, Carlson, Astin, &amp; Freedman, 2006b; Y. Y. Tang et al., 2015)","previouslyFormattedCitation":"(Bishop et al., 2004; Chiesa et al., 2011; Functional, 2012; Hölzel et al., 2011; Lao et al., 2016; Lutz et al., 2015; Malinowski, 2013; Shapiro, Carlson, Astin, &amp; Freedman, 2006b; Y. Y. Tang et al., 2015)"},"properties":{"noteIndex":0},"schema":"https://github.com/citation-style-language/schema/raw/master/csl-citation.json"}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(Bishop et al., 2004; Chiesa et al., 2011; Functional, 2012; Hölzel et al., 2011; Lao et al., 2016; Lutz et al., 2015; Malinowski, 2013; Shapiro, Carlson, Astin, &amp; Freedman, 2006b; Y. Y. Tang et al., 2015)</w:t>
      </w:r>
      <w:r w:rsidRPr="006A4A9B">
        <w:rPr>
          <w:rFonts w:ascii="David" w:hAnsi="David" w:cs="David"/>
          <w:sz w:val="24"/>
          <w:szCs w:val="24"/>
        </w:rPr>
        <w:fldChar w:fldCharType="end"/>
      </w:r>
      <w:r w:rsidRPr="006A4A9B">
        <w:rPr>
          <w:rFonts w:ascii="David" w:hAnsi="David" w:cs="David"/>
          <w:sz w:val="24"/>
          <w:szCs w:val="24"/>
        </w:rPr>
        <w:t xml:space="preserve">. First, sub-served </w:t>
      </w:r>
      <w:r w:rsidR="000D6EBD" w:rsidRPr="006A4A9B">
        <w:rPr>
          <w:rFonts w:ascii="David" w:hAnsi="David" w:cs="David"/>
          <w:sz w:val="24"/>
          <w:szCs w:val="24"/>
        </w:rPr>
        <w:t xml:space="preserve">mainly </w:t>
      </w:r>
      <w:r w:rsidRPr="006A4A9B">
        <w:rPr>
          <w:rFonts w:ascii="David" w:hAnsi="David" w:cs="David"/>
          <w:sz w:val="24"/>
          <w:szCs w:val="24"/>
        </w:rPr>
        <w:t xml:space="preserve">by the alerting network, sustained attention is the ability to maintain a state of vigilance over a prolonged </w:t>
      </w:r>
      <w:proofErr w:type="gramStart"/>
      <w:r w:rsidRPr="006A4A9B">
        <w:rPr>
          <w:rFonts w:ascii="David" w:hAnsi="David" w:cs="David"/>
          <w:sz w:val="24"/>
          <w:szCs w:val="24"/>
        </w:rPr>
        <w:t>period of time</w:t>
      </w:r>
      <w:proofErr w:type="gramEnd"/>
      <w:r w:rsidRPr="006A4A9B">
        <w:rPr>
          <w:rFonts w:ascii="David" w:hAnsi="David" w:cs="David"/>
          <w:sz w:val="24"/>
          <w:szCs w:val="24"/>
        </w:rPr>
        <w:t xml:space="preserve">. Second, sub-served </w:t>
      </w:r>
      <w:r w:rsidR="000D6EBD" w:rsidRPr="0013159B">
        <w:rPr>
          <w:rFonts w:ascii="David" w:hAnsi="David" w:cs="David"/>
          <w:sz w:val="24"/>
          <w:szCs w:val="24"/>
        </w:rPr>
        <w:t xml:space="preserve">mainly </w:t>
      </w:r>
      <w:r w:rsidRPr="0013159B">
        <w:rPr>
          <w:rFonts w:ascii="David" w:hAnsi="David" w:cs="David"/>
          <w:sz w:val="24"/>
          <w:szCs w:val="24"/>
        </w:rPr>
        <w:t xml:space="preserve">by the orienting network, attentional selection refers to the preferential </w:t>
      </w:r>
      <w:r w:rsidR="00AF1030" w:rsidRPr="0013159B">
        <w:rPr>
          <w:rFonts w:ascii="David" w:hAnsi="David" w:cs="David"/>
          <w:sz w:val="24"/>
          <w:szCs w:val="24"/>
        </w:rPr>
        <w:t xml:space="preserve">or biased </w:t>
      </w:r>
      <w:r w:rsidRPr="0013159B">
        <w:rPr>
          <w:rFonts w:ascii="David" w:hAnsi="David" w:cs="David"/>
          <w:sz w:val="24"/>
          <w:szCs w:val="24"/>
        </w:rPr>
        <w:t xml:space="preserve">allocation of limited resources of attention to certain information from multiple competing sensory stimuli. Third, sub-served </w:t>
      </w:r>
      <w:r w:rsidR="000D6EBD" w:rsidRPr="0013159B">
        <w:rPr>
          <w:rFonts w:ascii="David" w:hAnsi="David" w:cs="David"/>
          <w:sz w:val="24"/>
          <w:szCs w:val="24"/>
        </w:rPr>
        <w:t xml:space="preserve">mainly </w:t>
      </w:r>
      <w:r w:rsidRPr="0013159B">
        <w:rPr>
          <w:rFonts w:ascii="David" w:hAnsi="David" w:cs="David"/>
          <w:sz w:val="24"/>
          <w:szCs w:val="24"/>
        </w:rPr>
        <w:t>by the executive network, attentional control refers to cognitive functions that underlie monitoring and regulation of attentional focus. These include conflict monitoring,</w:t>
      </w:r>
      <w:r w:rsidR="00227C52" w:rsidRPr="0013159B">
        <w:rPr>
          <w:rFonts w:ascii="David" w:hAnsi="David" w:cs="David"/>
          <w:sz w:val="24"/>
          <w:szCs w:val="24"/>
        </w:rPr>
        <w:t xml:space="preserve"> disengagement from an object,</w:t>
      </w:r>
      <w:r w:rsidRPr="0013159B">
        <w:rPr>
          <w:rFonts w:ascii="David" w:hAnsi="David" w:cs="David"/>
          <w:sz w:val="24"/>
          <w:szCs w:val="24"/>
        </w:rPr>
        <w:t xml:space="preserve"> mental set shifting</w:t>
      </w:r>
      <w:r w:rsidR="00227C52" w:rsidRPr="0013159B">
        <w:rPr>
          <w:rFonts w:ascii="David" w:hAnsi="David" w:cs="David"/>
          <w:sz w:val="24"/>
          <w:szCs w:val="24"/>
        </w:rPr>
        <w:t xml:space="preserve"> and </w:t>
      </w:r>
      <w:r w:rsidR="00A56C7B" w:rsidRPr="0013159B">
        <w:rPr>
          <w:rFonts w:ascii="David" w:hAnsi="David" w:cs="David"/>
          <w:sz w:val="24"/>
          <w:szCs w:val="24"/>
        </w:rPr>
        <w:t xml:space="preserve"> </w:t>
      </w:r>
      <w:r w:rsidRPr="0013159B">
        <w:rPr>
          <w:rFonts w:ascii="David" w:hAnsi="David" w:cs="David"/>
          <w:sz w:val="24"/>
          <w:szCs w:val="24"/>
        </w:rPr>
        <w:t>inhibition</w:t>
      </w:r>
      <w:r w:rsidR="00DD2895" w:rsidRPr="0013159B">
        <w:rPr>
          <w:rFonts w:ascii="David" w:hAnsi="David" w:cs="David"/>
          <w:sz w:val="24"/>
          <w:szCs w:val="24"/>
        </w:rPr>
        <w:t xml:space="preserve"> </w:t>
      </w:r>
      <w:r w:rsidRPr="0013159B">
        <w:rPr>
          <w:rFonts w:ascii="David" w:hAnsi="David" w:cs="David"/>
          <w:sz w:val="24"/>
          <w:szCs w:val="24"/>
        </w:rPr>
        <w:t xml:space="preserve">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{"citationItems":[{"id":"ITEM-1","itemData":{"DOI":"10.1146/annurev-neuro-062111-150525","ISBN":"3171527383","ISSN":"0147-006X","PMID":"22209601","abstract":"Here, we update our 1990 article, “The Attention System of the Human Brain.” The framework present</w:instrText>
      </w:r>
      <w:r w:rsidR="00785498" w:rsidRPr="0013159B">
        <w:rPr>
          <w:rFonts w:ascii="David" w:hAnsi="David" w:cs="David"/>
          <w:sz w:val="24"/>
          <w:szCs w:val="24"/>
        </w:rPr>
        <w:instrText>ed in the original article has helped to integrate behavioral, systems, cellular, and molecular approaches to common problems in attention research. Our framework has been both elaborated and expanded in subsequent years. Research on orienting and executive functions has supported the addition of new networks of brain regions. Developmental studies have shown important changes in control systems between infancy and childhood. In some Annual Review of Neuroscience cases, evidence has supported the role of specific genetic variations, often in conjunction with experience, that account for some of the individual differences in the efficiency of attentional networks. The findings have led to increased understanding of aspects of pathology and to some new interventions. Keywords","author":[{"dropping-particle":"","family":"Petersen","given":"Steven E.","non-dropping-particle":"","parse-names":false,"suffix":""},{"dropping-particle":"","family":"Posner","given":"Michael I.","non-dropping-particle":"","parse-names":false,"suffix":""}],"container-title":"Annual Review of Neuroscience","id":"ITEM-1","issue":"1","issued":{"date-parts":[["2012"]]},"note":"</w:instrText>
      </w:r>
      <w:r w:rsidR="00785498" w:rsidRPr="0013159B">
        <w:rPr>
          <w:rFonts w:ascii="David" w:hAnsi="David" w:cs="David"/>
          <w:sz w:val="24"/>
          <w:szCs w:val="24"/>
          <w:rtl/>
        </w:rPr>
        <w:instrText>מערכת הקשב של המוח האנושי: 20 שנים אחרי</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פוזנר</w:instrText>
      </w:r>
      <w:r w:rsidR="00785498" w:rsidRPr="0013159B">
        <w:rPr>
          <w:rFonts w:ascii="David" w:hAnsi="David" w:cs="David"/>
          <w:sz w:val="24"/>
          <w:szCs w:val="24"/>
        </w:rPr>
        <w:instrText>\n</w:instrText>
      </w:r>
      <w:r w:rsidR="00785498" w:rsidRPr="0013159B">
        <w:rPr>
          <w:rFonts w:ascii="David" w:hAnsi="David" w:cs="David"/>
          <w:sz w:val="24"/>
          <w:szCs w:val="24"/>
          <w:rtl/>
        </w:rPr>
        <w:instrText>מאמר שלדעת יפתח יעזור לי להסגר טוב יותר על</w:instrText>
      </w:r>
      <w:r w:rsidR="00785498" w:rsidRPr="0013159B">
        <w:rPr>
          <w:rFonts w:ascii="David" w:hAnsi="David" w:cs="David"/>
          <w:sz w:val="24"/>
          <w:szCs w:val="24"/>
        </w:rPr>
        <w:instrText xml:space="preserve"> 3 </w:instrText>
      </w:r>
      <w:r w:rsidR="00785498" w:rsidRPr="0013159B">
        <w:rPr>
          <w:rFonts w:ascii="David" w:hAnsi="David" w:cs="David"/>
          <w:sz w:val="24"/>
          <w:szCs w:val="24"/>
          <w:rtl/>
        </w:rPr>
        <w:instrText>המערכות ולקשר אותן למיינדפולנס</w:instrText>
      </w:r>
      <w:r w:rsidR="00785498" w:rsidRPr="0013159B">
        <w:rPr>
          <w:rFonts w:ascii="David" w:hAnsi="David" w:cs="David"/>
          <w:sz w:val="24"/>
          <w:szCs w:val="24"/>
        </w:rPr>
        <w:instrText>","page":"73-89","title":"The Attention System of the Human Brain: 20 Years After","type":"article-journal","volume":"35"},"uris":["http://www.mendeley.com/documents/?uuid=486f2b64-6c87-4ffa-ac2d-3be0a03d2bde"]},{"id":"ITEM-2","itemData":{"DOI":"10.1146/annurev.neuro.13.1.25","ISSN":"0147006X","abstract":"Annu. Rev. Neurosci. 1990.13:25-42","author":[{"dropping-particle":"","family":"Posner","given":"M.","non-dropping-particle":"","parse-names":false,"suffix":""}],"container-title":"Annual Review of Neuroscience","id":"ITEM-2","issue":"1","issued":{"date-parts":[["1990"]]},"note":"</w:instrText>
      </w:r>
      <w:r w:rsidR="00785498" w:rsidRPr="0013159B">
        <w:rPr>
          <w:rFonts w:ascii="David" w:hAnsi="David" w:cs="David"/>
          <w:sz w:val="24"/>
          <w:szCs w:val="24"/>
          <w:rtl/>
        </w:rPr>
        <w:instrText>המאמר הקלאסי של פוזנר על רשתות הקשב</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האם מוזכר קשב ויזואלי</w:instrText>
      </w:r>
      <w:r w:rsidR="00785498" w:rsidRPr="0013159B">
        <w:rPr>
          <w:rFonts w:ascii="David" w:hAnsi="David" w:cs="David"/>
          <w:sz w:val="24"/>
          <w:szCs w:val="24"/>
        </w:rPr>
        <w:instrText>?","page":"25-42","title":"The Attention System Of The Human Brain","type":"article-journal","volume":"13"},"uris":["http://www.mendeley.com/documents/?uuid=5666ebbb-2b22-4bf0-a04d-d3f7a87d3db7"]},{"id":"ITEM-3","itemData":{"DOI":"10.1006/cogp.1999.0734","ISSN":"00100285","PMID":"10945922","abstract":"This individual differences study examined the separability of three often postulated executive functions - mental set shifting (\"Shifting\"), information updating and monitoring (\"Updating\"), and inhibition of prepotent responses (\"Inhibition\") - and their roles in complex \"frontal lobe\" or \"executive\" tasks. One hundred thirty-seven college students performed a set of relatively simple experimental tasks that are considered to predominantly tap each target executive function as well as a set of frequently used executive tasks: the Wisconsin Card Sorting Test (WCST), Tower of Hanoi (TOH), random number generation (RNG), operation span, and dual tasking. Confirmatory factor analysis indicated that the three target executive functions are moderately correlated with one another, but are clearly separable. Moreover, structural equation modeling suggested that the three functions contribute differentially to performance on complex executive tasks. Specifically, WCST performance was related most strongly to Shifting, TOH to Inhibition, RNG to Inhibition and Updating, and operation span to Updating. Dual task performance was not related to any of the three target functions. These results suggest that it is important to recognize both the unity and diversity of executive functions and that latent variable analysis is a useful approach to studying the organization and roles of executive functions. © 2000 Academic Press.","author":[{"dropping-particle":"","family":"Miyake","given":"Akira","non-dropping-particle":"","parse-names":false,"suffix":""},{"dropping-particle":"","family":"Friedman","given":"Naomi P.","non-dropping-particle":"","parse-names":false,"suffix":""},{"dropping-particle":"","family":"Emerson","given":"Michael J.","non-dropping-particle":"","parse-names":false,"suffix":""},{"dropping-particle":"","family":"Witzki","given":"Alexander H.","non-dropping-particle":"","parse-names":false,"suffix":""},{"dropping-particle":"","family":"Howerter","given":"Amy","non-dropping-particle":"","parse-names":false,"suffix":""},{"dropping-particle":"","family":"Wager","given":"Tor D.","non-dropping-particle":"","parse-names":false,"suffix":""}],"container-title":"Cognitive Psychology","id":"ITEM-3","issue":"1","issued":{"date-parts":[["2000"]]},"page":"49-100","publisher":"Academic Press Inc.","title":"The Unity and Diversity of Executive Functions and Their Contributions to Complex \"Frontal Lobe\" Tasks: A Latent Variable Analysis","type":"article-journal","volume":"41"},"uris":["http://www.mendeley.com/documents/?uuid=0b9e330c-e474-3431-a217-c4a8eb60667b"]}],"mendeley":{"formattedCitation":"(Miyake et al., 2000; Petersen &amp; Posner, 2012; Posner, 1990)","plainTextFormattedCitation":"(Miyake et al., 2000; Petersen &amp; Posner, 2012; Posner, 1990)","previouslyFormattedCitation":"(Miyake et al., 2000; Petersen &amp; Posner, 2012; Posner, 1990)"},"properties":{"noteIndex":0},"schema":"https://github.com/citation-style-language/schema/raw/master/csl-citation.json"}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(Miyake et al., 2000; Petersen &amp; Posner, 2012; Posner, 1990)</w:t>
      </w:r>
      <w:r w:rsidRPr="006A4A9B">
        <w:rPr>
          <w:rFonts w:ascii="David" w:hAnsi="David" w:cs="David"/>
          <w:sz w:val="24"/>
          <w:szCs w:val="24"/>
        </w:rPr>
        <w:fldChar w:fldCharType="end"/>
      </w:r>
      <w:r w:rsidRPr="006A4A9B">
        <w:rPr>
          <w:rFonts w:ascii="David" w:hAnsi="David" w:cs="David"/>
          <w:sz w:val="24"/>
          <w:szCs w:val="24"/>
        </w:rPr>
        <w:t xml:space="preserve">. </w:t>
      </w:r>
    </w:p>
    <w:p w14:paraId="0521EC7A" w14:textId="41FD5A53" w:rsidR="003252C5" w:rsidRPr="006A4A9B" w:rsidRDefault="001A16AE" w:rsidP="00917BBA">
      <w:pPr>
        <w:spacing w:after="0"/>
        <w:ind w:firstLine="720"/>
        <w:contextualSpacing/>
        <w:rPr>
          <w:rFonts w:ascii="David" w:hAnsi="David" w:cs="David"/>
          <w:sz w:val="24"/>
          <w:szCs w:val="24"/>
        </w:rPr>
      </w:pPr>
      <w:r w:rsidRPr="006A4A9B">
        <w:rPr>
          <w:rFonts w:ascii="David" w:hAnsi="David" w:cs="David"/>
          <w:sz w:val="24"/>
          <w:szCs w:val="24"/>
        </w:rPr>
        <w:t xml:space="preserve">To </w:t>
      </w:r>
      <w:r w:rsidR="005F315A" w:rsidRPr="0013159B">
        <w:rPr>
          <w:rFonts w:ascii="David" w:hAnsi="David" w:cs="David"/>
          <w:sz w:val="24"/>
          <w:szCs w:val="24"/>
        </w:rPr>
        <w:t xml:space="preserve">begin to illustrate </w:t>
      </w:r>
      <w:r w:rsidRPr="0013159B">
        <w:rPr>
          <w:rFonts w:ascii="David" w:hAnsi="David" w:cs="David"/>
          <w:sz w:val="24"/>
          <w:szCs w:val="24"/>
        </w:rPr>
        <w:t>the theorized role</w:t>
      </w:r>
      <w:r w:rsidR="005F315A" w:rsidRPr="0013159B">
        <w:rPr>
          <w:rFonts w:ascii="David" w:hAnsi="David" w:cs="David"/>
          <w:sz w:val="24"/>
          <w:szCs w:val="24"/>
        </w:rPr>
        <w:t>(s)</w:t>
      </w:r>
      <w:r w:rsidRPr="0013159B">
        <w:rPr>
          <w:rFonts w:ascii="David" w:hAnsi="David" w:cs="David"/>
          <w:sz w:val="24"/>
          <w:szCs w:val="24"/>
        </w:rPr>
        <w:t xml:space="preserve"> of these attention processes in MMT, it is useful to </w:t>
      </w:r>
      <w:r w:rsidR="005F315A" w:rsidRPr="0013159B">
        <w:rPr>
          <w:rFonts w:ascii="David" w:hAnsi="David" w:cs="David"/>
          <w:sz w:val="24"/>
          <w:szCs w:val="24"/>
        </w:rPr>
        <w:t xml:space="preserve">differentiate </w:t>
      </w:r>
      <w:r w:rsidRPr="0013159B">
        <w:rPr>
          <w:rFonts w:ascii="David" w:hAnsi="David" w:cs="David"/>
          <w:sz w:val="24"/>
          <w:szCs w:val="24"/>
        </w:rPr>
        <w:t xml:space="preserve">between focused attention and open monitoring </w:t>
      </w:r>
      <w:r w:rsidR="005F315A" w:rsidRPr="0013159B">
        <w:rPr>
          <w:rFonts w:ascii="David" w:hAnsi="David" w:cs="David"/>
          <w:sz w:val="24"/>
          <w:szCs w:val="24"/>
        </w:rPr>
        <w:t xml:space="preserve">meditation </w:t>
      </w:r>
      <w:r w:rsidRPr="0013159B">
        <w:rPr>
          <w:rFonts w:ascii="David" w:hAnsi="David" w:cs="David"/>
          <w:sz w:val="24"/>
          <w:szCs w:val="24"/>
        </w:rPr>
        <w:t xml:space="preserve">practices </w:t>
      </w:r>
      <w:r w:rsidRPr="006A4A9B">
        <w:rPr>
          <w:rFonts w:ascii="David" w:hAnsi="David" w:cs="David"/>
          <w:sz w:val="24"/>
          <w:szCs w:val="24"/>
        </w:rPr>
        <w:fldChar w:fldCharType="begin" w:fldLock="1"/>
      </w:r>
      <w:r w:rsidR="00785498" w:rsidRPr="006A4A9B">
        <w:rPr>
          <w:rFonts w:ascii="David" w:hAnsi="David" w:cs="David"/>
          <w:sz w:val="24"/>
          <w:szCs w:val="24"/>
        </w:rPr>
        <w:instrText xml:space="preserve">ADDIN CSL_CITATION {"citationItems":[{"id":"ITEM-1","itemData":{"DOI":"10.1016/j.tics.2008.01.005","ISBN":"1364-6613 (Print)\\r1364-6613 (Linking)","ISSN":"13646613","PMID":"18329323","abstract":"Meditation can be conceptualized as a family of complex emotional and attentional regulatory training regimes developed for various ends, including the cultivation of well-being and emotional balance. </w:instrText>
      </w:r>
      <w:r w:rsidR="00785498" w:rsidRPr="0013159B">
        <w:rPr>
          <w:rFonts w:ascii="David" w:hAnsi="David" w:cs="David"/>
          <w:sz w:val="24"/>
          <w:szCs w:val="24"/>
        </w:rPr>
        <w:instrText>Among these various practices, there are two styles that are commonly studied. One style, focused attention meditation, entails the voluntary focusing of attention on a chosen object. The other style, open monitoring meditation, involves nonreactive monitoring of the content of experience from moment to moment. The potential regulatory functions of these practices on attention and emotion processes could have a long-term impact on the brain and behavior. © 2008 Elsevier Ltd. All rights reserved.","author":[{"dropping-particle":"","family":"Lutz","given":"Antoine","non-dropping-particle":"","parse-names":false,"suffix":""},{"dropping-particle":"","family":"Slagter","given":"Heleen A.","non-dropping-particle":"","parse-names":false,"suffix":""},{"dropping-particle":"","family":"Dunne","given":"John D.","non-dropping-particle":"","parse-names":false,"suffix":""},{"dropping-particle":"","family":"Davidson","given":"Richard J.","non-dropping-particle":"","parse-names":false,"suffix":""}],"container-title":"Trends in Cognitive Sciences","id":"ITEM-1","issue":"4","issued":{"date-parts":[["2008"]]},"note":"</w:instrText>
      </w:r>
      <w:r w:rsidR="00785498" w:rsidRPr="0013159B">
        <w:rPr>
          <w:rFonts w:ascii="David" w:hAnsi="David" w:cs="David"/>
          <w:sz w:val="24"/>
          <w:szCs w:val="24"/>
          <w:rtl/>
        </w:rPr>
        <w:instrText>להוציא מכאן את מרכיבי הקשב השונים במדיטציה למצגת</w:instrText>
      </w:r>
      <w:r w:rsidR="00785498" w:rsidRPr="0013159B">
        <w:rPr>
          <w:rFonts w:ascii="David" w:hAnsi="David" w:cs="David"/>
          <w:sz w:val="24"/>
          <w:szCs w:val="24"/>
        </w:rPr>
        <w:instrText>!!!\n</w:instrText>
      </w:r>
      <w:r w:rsidR="00785498" w:rsidRPr="0013159B">
        <w:rPr>
          <w:rFonts w:ascii="David" w:hAnsi="David" w:cs="David"/>
          <w:sz w:val="24"/>
          <w:szCs w:val="24"/>
          <w:rtl/>
        </w:rPr>
        <w:instrText>ולנסות לקשר אותם לדומיינים ב</w:instrText>
      </w:r>
      <w:r w:rsidR="00785498" w:rsidRPr="0013159B">
        <w:rPr>
          <w:rFonts w:ascii="David" w:hAnsi="David" w:cs="David"/>
          <w:sz w:val="24"/>
          <w:szCs w:val="24"/>
        </w:rPr>
        <w:instrText xml:space="preserve">-MAT </w:instrText>
      </w:r>
      <w:r w:rsidR="00785498" w:rsidRPr="0013159B">
        <w:rPr>
          <w:rFonts w:ascii="David" w:hAnsi="David" w:cs="David"/>
          <w:sz w:val="24"/>
          <w:szCs w:val="24"/>
          <w:rtl/>
        </w:rPr>
        <w:instrText>ולאחר מכן לשיטות מדידה</w:instrText>
      </w:r>
      <w:r w:rsidR="00785498" w:rsidRPr="0013159B">
        <w:rPr>
          <w:rFonts w:ascii="David" w:hAnsi="David" w:cs="David"/>
          <w:sz w:val="24"/>
          <w:szCs w:val="24"/>
        </w:rPr>
        <w:instrText>!\n\n</w:instrText>
      </w:r>
      <w:r w:rsidR="00785498" w:rsidRPr="0013159B">
        <w:rPr>
          <w:rFonts w:ascii="David" w:hAnsi="David" w:cs="David"/>
          <w:sz w:val="24"/>
          <w:szCs w:val="24"/>
          <w:rtl/>
        </w:rPr>
        <w:instrText>ויסקוניסין - מדיסון 1</w:instrText>
      </w:r>
      <w:r w:rsidR="00785498" w:rsidRPr="0013159B">
        <w:rPr>
          <w:rFonts w:ascii="David" w:hAnsi="David" w:cs="David"/>
          <w:sz w:val="24"/>
          <w:szCs w:val="24"/>
        </w:rPr>
        <w:instrText>\n\n</w:instrText>
      </w:r>
      <w:r w:rsidR="00785498" w:rsidRPr="0013159B">
        <w:rPr>
          <w:rFonts w:ascii="David" w:hAnsi="David" w:cs="David"/>
          <w:sz w:val="24"/>
          <w:szCs w:val="24"/>
          <w:rtl/>
        </w:rPr>
        <w:instrText>מיקוד רב בשינויים מוחיים. יהיה רלוונטי אם אמשיך ל</w:instrText>
      </w:r>
      <w:r w:rsidR="00785498" w:rsidRPr="0013159B">
        <w:rPr>
          <w:rFonts w:ascii="David" w:hAnsi="David" w:cs="David"/>
          <w:sz w:val="24"/>
          <w:szCs w:val="24"/>
        </w:rPr>
        <w:instrText>NYX\n\n</w:instrText>
      </w:r>
      <w:r w:rsidR="00785498" w:rsidRPr="0013159B">
        <w:rPr>
          <w:rFonts w:ascii="David" w:hAnsi="David" w:cs="David"/>
          <w:sz w:val="24"/>
          <w:szCs w:val="24"/>
          <w:rtl/>
        </w:rPr>
        <w:instrText>הגדרה נרחבת ל</w:instrText>
      </w:r>
      <w:r w:rsidR="00785498" w:rsidRPr="0013159B">
        <w:rPr>
          <w:rFonts w:ascii="David" w:hAnsi="David" w:cs="David"/>
          <w:sz w:val="24"/>
          <w:szCs w:val="24"/>
        </w:rPr>
        <w:instrText xml:space="preserve"> FA </w:instrText>
      </w:r>
      <w:r w:rsidR="00785498" w:rsidRPr="0013159B">
        <w:rPr>
          <w:rFonts w:ascii="David" w:hAnsi="David" w:cs="David"/>
          <w:sz w:val="24"/>
          <w:szCs w:val="24"/>
          <w:rtl/>
        </w:rPr>
        <w:instrText>ו</w:instrText>
      </w:r>
      <w:r w:rsidR="00785498" w:rsidRPr="0013159B">
        <w:rPr>
          <w:rFonts w:ascii="David" w:hAnsi="David" w:cs="David"/>
          <w:sz w:val="24"/>
          <w:szCs w:val="24"/>
        </w:rPr>
        <w:instrText>-OM\n</w:instrText>
      </w:r>
      <w:r w:rsidR="00785498" w:rsidRPr="0013159B">
        <w:rPr>
          <w:rFonts w:ascii="David" w:hAnsi="David" w:cs="David"/>
          <w:sz w:val="24"/>
          <w:szCs w:val="24"/>
          <w:rtl/>
        </w:rPr>
        <w:instrText>הסבר על מרכיבי קשב שונים במדיטציה</w:instrText>
      </w:r>
      <w:r w:rsidR="00785498" w:rsidRPr="0013159B">
        <w:rPr>
          <w:rFonts w:ascii="David" w:hAnsi="David" w:cs="David"/>
          <w:sz w:val="24"/>
          <w:szCs w:val="24"/>
        </w:rPr>
        <w:instrText>. \n\n</w:instrText>
      </w:r>
      <w:r w:rsidR="00785498" w:rsidRPr="0013159B">
        <w:rPr>
          <w:rFonts w:ascii="David" w:hAnsi="David" w:cs="David"/>
          <w:sz w:val="24"/>
          <w:szCs w:val="24"/>
          <w:rtl/>
        </w:rPr>
        <w:instrText>מבחן של</w:instrText>
      </w:r>
      <w:r w:rsidR="00785498" w:rsidRPr="0013159B">
        <w:rPr>
          <w:rFonts w:ascii="David" w:hAnsi="David" w:cs="David"/>
          <w:sz w:val="24"/>
          <w:szCs w:val="24"/>
        </w:rPr>
        <w:instrText xml:space="preserve"> binocular rivalry </w:instrText>
      </w:r>
      <w:r w:rsidR="00785498" w:rsidRPr="0013159B">
        <w:rPr>
          <w:rFonts w:ascii="David" w:hAnsi="David" w:cs="David"/>
          <w:sz w:val="24"/>
          <w:szCs w:val="24"/>
          <w:rtl/>
        </w:rPr>
        <w:instrText>ושל שמיעה דיכוטומית</w:instrText>
      </w:r>
      <w:r w:rsidR="00785498" w:rsidRPr="0013159B">
        <w:rPr>
          <w:rFonts w:ascii="David" w:hAnsi="David" w:cs="David"/>
          <w:sz w:val="24"/>
          <w:szCs w:val="24"/>
        </w:rPr>
        <w:instrText>\n</w:instrText>
      </w:r>
      <w:r w:rsidR="00785498" w:rsidRPr="0013159B">
        <w:rPr>
          <w:rFonts w:ascii="David" w:hAnsi="David" w:cs="David"/>
          <w:sz w:val="24"/>
          <w:szCs w:val="24"/>
          <w:rtl/>
        </w:rPr>
        <w:instrText>ניטור קונפליקטים, קשב מושהה</w:instrText>
      </w:r>
      <w:r w:rsidR="00785498" w:rsidRPr="0013159B">
        <w:rPr>
          <w:rFonts w:ascii="David" w:hAnsi="David" w:cs="David"/>
          <w:sz w:val="24"/>
          <w:szCs w:val="24"/>
        </w:rPr>
        <w:instrText>.","page":"163-169","title":"Attention regulation and monitoring in meditation","type":"article-journal","volume":"12"},"uris":["http://www.mendeley.com/documents/?uuid=8ff88481-2e66-47a9-8fdb-b6a4f5855f8a"]},{"id":"ITEM-2","itemData":{"DOI":"10.1002/jclp.20776","ISBN":"1097-4679","ISSN":"00219762","PMID":"21254062","abstract":"Mindfulness-based approaches are increasingly employed as interventions for treating a variety of psychological, psychiatric and physical problems. Such approaches include ancient Buddhist mindfulness meditations such as Vipassana and Zen meditations, modern group-based standardized meditations, such as mindfulness-based stress reduction and mindfulness-based cognitive therapy, and further psychological interventions, such as dialectical behavioral therapy and acceptance and commitment therapy. We review commonalities and differences of these interventions regarding philosophical background, main techniques, aims, outcomes, neurobiology and psychological mechanisms. In sum, the currently applied mindfulness-based interventions show large differences in the way mindfulness is conceptualized and practiced. The decision to consider such practices as unitary or as distinct phenomena will probably influence the direction of future research.","author":[{"dropping-particle":"","family":"Chiesa","given":"Alberto","non-dropping-particle":"","parse-names":false,"suffix":""},{"dropping-particle":"","family":"Malinowski","given":"Peter","non-dropping-particle":"","parse-names":false,"suffix":""}],"container-title":"Journal of Clinical Psychology","id":"ITEM-2","issue":"4","issued":{"date-parts":[["2011"]]},"note":"</w:instrText>
      </w:r>
      <w:r w:rsidR="00785498" w:rsidRPr="0013159B">
        <w:rPr>
          <w:rFonts w:ascii="David" w:hAnsi="David" w:cs="David"/>
          <w:sz w:val="24"/>
          <w:szCs w:val="24"/>
          <w:rtl/>
        </w:rPr>
        <w:instrText>לקרוא מתישהו</w:instrText>
      </w:r>
      <w:r w:rsidR="00785498" w:rsidRPr="0013159B">
        <w:rPr>
          <w:rFonts w:ascii="David" w:hAnsi="David" w:cs="David"/>
          <w:sz w:val="24"/>
          <w:szCs w:val="24"/>
        </w:rPr>
        <w:instrText>","page":"404-424","title":"Mindfulness-based approaches: Are they all the same?","type":"article-journal","volume":"67"},"uris":["http://www.mendeley.com/documents/?uuid=23f9c474-9fad-4d87-8ed3-9b90a8f199ab"]}],"mendeley":{"formattedCitation":"(Chiesa &amp; Malinowski, 2011; Lutz et al., 2008)","plainTextFormattedCitation":"(Chiesa &amp; Malinowski, 2011; Lutz et al., 2008)","previouslyFormattedCitation":"(Chiesa &amp; Malinowski, 2011; Lutz et al., 2008)"},"properties":{"noteIndex":0},"schema":"https://github.com/citation-style-language/schema/raw/master/csl-citation.json"}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(Chiesa &amp; Malinowski, 2011; Lutz et al., 2008)</w:t>
      </w:r>
      <w:r w:rsidRPr="006A4A9B">
        <w:rPr>
          <w:rFonts w:ascii="David" w:hAnsi="David" w:cs="David"/>
          <w:sz w:val="24"/>
          <w:szCs w:val="24"/>
        </w:rPr>
        <w:fldChar w:fldCharType="end"/>
      </w:r>
      <w:r w:rsidRPr="006A4A9B">
        <w:rPr>
          <w:rFonts w:ascii="David" w:hAnsi="David" w:cs="David"/>
          <w:sz w:val="24"/>
          <w:szCs w:val="24"/>
        </w:rPr>
        <w:t xml:space="preserve">. Focused attention or concentration entail sustained attention on a specific selected object of experience (e.g., breathe). </w:t>
      </w:r>
      <w:r w:rsidR="00A20AAC" w:rsidRPr="006A4A9B">
        <w:rPr>
          <w:rFonts w:ascii="David" w:hAnsi="David" w:cs="David"/>
          <w:sz w:val="24"/>
          <w:szCs w:val="24"/>
        </w:rPr>
        <w:t>Here, attenti</w:t>
      </w:r>
      <w:r w:rsidR="00A20AAC" w:rsidRPr="0013159B">
        <w:rPr>
          <w:rFonts w:ascii="David" w:hAnsi="David" w:cs="David"/>
          <w:sz w:val="24"/>
          <w:szCs w:val="24"/>
        </w:rPr>
        <w:t>onal control</w:t>
      </w:r>
      <w:r w:rsidR="005F315A" w:rsidRPr="0013159B">
        <w:rPr>
          <w:rFonts w:ascii="David" w:hAnsi="David" w:cs="David"/>
          <w:sz w:val="24"/>
          <w:szCs w:val="24"/>
        </w:rPr>
        <w:t>,</w:t>
      </w:r>
      <w:r w:rsidR="00A20AAC" w:rsidRPr="0013159B">
        <w:rPr>
          <w:rFonts w:ascii="David" w:hAnsi="David" w:cs="David"/>
          <w:sz w:val="24"/>
          <w:szCs w:val="24"/>
        </w:rPr>
        <w:t xml:space="preserve"> such as </w:t>
      </w:r>
      <w:r w:rsidR="005F315A" w:rsidRPr="0013159B">
        <w:rPr>
          <w:rFonts w:ascii="David" w:hAnsi="David" w:cs="David"/>
          <w:sz w:val="24"/>
          <w:szCs w:val="24"/>
        </w:rPr>
        <w:t xml:space="preserve">via the inhibition of </w:t>
      </w:r>
      <w:r w:rsidR="00A20AAC" w:rsidRPr="0013159B">
        <w:rPr>
          <w:rFonts w:ascii="David" w:hAnsi="David" w:cs="David"/>
          <w:sz w:val="24"/>
          <w:szCs w:val="24"/>
        </w:rPr>
        <w:t>wandering of attention</w:t>
      </w:r>
      <w:r w:rsidR="00583ABE" w:rsidRPr="0013159B">
        <w:rPr>
          <w:rFonts w:ascii="David" w:hAnsi="David" w:cs="David"/>
          <w:sz w:val="24"/>
          <w:szCs w:val="24"/>
        </w:rPr>
        <w:t>,</w:t>
      </w:r>
      <w:r w:rsidR="00A20AAC" w:rsidRPr="0013159B">
        <w:rPr>
          <w:rFonts w:ascii="David" w:hAnsi="David" w:cs="David"/>
          <w:sz w:val="24"/>
          <w:szCs w:val="24"/>
        </w:rPr>
        <w:t xml:space="preserve"> is needed to maintain sustained focus on a given object. </w:t>
      </w:r>
      <w:bookmarkEnd w:id="24"/>
      <w:r w:rsidR="00A20AAC" w:rsidRPr="0013159B">
        <w:rPr>
          <w:rFonts w:ascii="David" w:hAnsi="David" w:cs="David"/>
          <w:sz w:val="24"/>
          <w:szCs w:val="24"/>
        </w:rPr>
        <w:t>Attentional control is</w:t>
      </w:r>
      <w:r w:rsidR="00B33FDB" w:rsidRPr="0013159B">
        <w:rPr>
          <w:rFonts w:ascii="David" w:hAnsi="David" w:cs="David"/>
          <w:sz w:val="24"/>
          <w:szCs w:val="24"/>
        </w:rPr>
        <w:t xml:space="preserve"> </w:t>
      </w:r>
      <w:r w:rsidR="00F8554F" w:rsidRPr="0013159B">
        <w:rPr>
          <w:rFonts w:ascii="David" w:hAnsi="David" w:cs="David"/>
          <w:sz w:val="24"/>
          <w:szCs w:val="24"/>
        </w:rPr>
        <w:t xml:space="preserve">also </w:t>
      </w:r>
      <w:r w:rsidR="00A20AAC" w:rsidRPr="0013159B">
        <w:rPr>
          <w:rFonts w:ascii="David" w:hAnsi="David" w:cs="David"/>
          <w:sz w:val="24"/>
          <w:szCs w:val="24"/>
        </w:rPr>
        <w:t>important to when one’s attention is no longer focused on the selected object of experience to some othe</w:t>
      </w:r>
      <w:r w:rsidR="00583ABE" w:rsidRPr="0013159B">
        <w:rPr>
          <w:rFonts w:ascii="David" w:hAnsi="David" w:cs="David"/>
          <w:sz w:val="24"/>
          <w:szCs w:val="24"/>
        </w:rPr>
        <w:t>r</w:t>
      </w:r>
      <w:r w:rsidR="00A20AAC" w:rsidRPr="0013159B">
        <w:rPr>
          <w:rFonts w:ascii="David" w:hAnsi="David" w:cs="David"/>
          <w:sz w:val="24"/>
          <w:szCs w:val="24"/>
        </w:rPr>
        <w:t xml:space="preserve"> off-task mental process (e.g., mind wandering, mental time travel, self-referential processing)</w:t>
      </w:r>
      <w:r w:rsidR="00781725" w:rsidRPr="0013159B">
        <w:rPr>
          <w:rFonts w:ascii="David" w:hAnsi="David" w:cs="David"/>
          <w:sz w:val="24"/>
          <w:szCs w:val="24"/>
        </w:rPr>
        <w:t>.</w:t>
      </w:r>
      <w:ins w:id="25" w:author="עמית ברנשטיין" w:date="2020-02-02T13:04:00Z">
        <w:r w:rsidR="00DD2895" w:rsidRPr="0013159B">
          <w:rPr>
            <w:rFonts w:ascii="David" w:hAnsi="David" w:cs="David"/>
            <w:sz w:val="24"/>
            <w:szCs w:val="24"/>
          </w:rPr>
          <w:t xml:space="preserve"> </w:t>
        </w:r>
      </w:ins>
      <w:r w:rsidR="00781725" w:rsidRPr="0013159B">
        <w:rPr>
          <w:rFonts w:ascii="David" w:hAnsi="David" w:cs="David"/>
          <w:sz w:val="24"/>
          <w:szCs w:val="24"/>
        </w:rPr>
        <w:lastRenderedPageBreak/>
        <w:t>T</w:t>
      </w:r>
      <w:r w:rsidR="00A20AAC" w:rsidRPr="0013159B">
        <w:rPr>
          <w:rFonts w:ascii="David" w:hAnsi="David" w:cs="David"/>
          <w:sz w:val="24"/>
          <w:szCs w:val="24"/>
        </w:rPr>
        <w:t>hen</w:t>
      </w:r>
      <w:r w:rsidR="00781725" w:rsidRPr="0013159B">
        <w:rPr>
          <w:rFonts w:ascii="David" w:hAnsi="David" w:cs="David"/>
          <w:sz w:val="24"/>
          <w:szCs w:val="24"/>
        </w:rPr>
        <w:t>,</w:t>
      </w:r>
      <w:r w:rsidR="00A20AAC" w:rsidRPr="0013159B">
        <w:rPr>
          <w:rFonts w:ascii="David" w:hAnsi="David" w:cs="David"/>
          <w:sz w:val="24"/>
          <w:szCs w:val="24"/>
        </w:rPr>
        <w:t xml:space="preserve"> the ability to disengage attention from that object and to re-orient and select the chosen object</w:t>
      </w:r>
      <w:r w:rsidR="00B33FDB" w:rsidRPr="0013159B">
        <w:rPr>
          <w:rFonts w:ascii="David" w:hAnsi="David" w:cs="David"/>
          <w:sz w:val="24"/>
          <w:szCs w:val="24"/>
        </w:rPr>
        <w:t xml:space="preserve"> </w:t>
      </w:r>
      <w:r w:rsidR="00781725" w:rsidRPr="0013159B">
        <w:rPr>
          <w:rFonts w:ascii="David" w:hAnsi="David" w:cs="David"/>
          <w:sz w:val="24"/>
          <w:szCs w:val="24"/>
        </w:rPr>
        <w:t xml:space="preserve">is </w:t>
      </w:r>
      <w:r w:rsidR="00F8554F" w:rsidRPr="0013159B">
        <w:rPr>
          <w:rFonts w:ascii="David" w:hAnsi="David" w:cs="David"/>
          <w:sz w:val="24"/>
          <w:szCs w:val="24"/>
        </w:rPr>
        <w:t>essential</w:t>
      </w:r>
      <w:r w:rsidR="00A20AAC" w:rsidRPr="0013159B">
        <w:rPr>
          <w:rFonts w:ascii="David" w:hAnsi="David" w:cs="David"/>
          <w:sz w:val="24"/>
          <w:szCs w:val="24"/>
        </w:rPr>
        <w:t xml:space="preserve">. </w:t>
      </w:r>
      <w:r w:rsidRPr="0013159B">
        <w:rPr>
          <w:rFonts w:ascii="David" w:hAnsi="David" w:cs="David"/>
          <w:sz w:val="24"/>
          <w:szCs w:val="24"/>
        </w:rPr>
        <w:t xml:space="preserve">Open monitoring practices are thought to entail moment by moment attention to anything that occurs in experience (e.g., thoughts, body sensations), without selective focus and sustained focused attention </w:t>
      </w:r>
      <w:r w:rsidR="00463AD3" w:rsidRPr="0013159B">
        <w:rPr>
          <w:rFonts w:ascii="David" w:hAnsi="David" w:cs="David"/>
          <w:sz w:val="24"/>
          <w:szCs w:val="24"/>
        </w:rPr>
        <w:t xml:space="preserve">on </w:t>
      </w:r>
      <w:r w:rsidRPr="0013159B">
        <w:rPr>
          <w:rFonts w:ascii="David" w:hAnsi="David" w:cs="David"/>
          <w:sz w:val="24"/>
          <w:szCs w:val="24"/>
        </w:rPr>
        <w:t xml:space="preserve">a single object of experience (e.g., breathe)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{"citationItems":[{"id":"ITEM-1","itemData":{"DOI":"10.1007/s12671-011-0054-5","ISBN":"1868-8527","ISSN":"18688527","PMID":"18309327","abstract":"Several models have explored the possible change mechanisms underlying mindfulness-based inter- ventions from the perspectives of m</w:instrText>
      </w:r>
      <w:r w:rsidR="00785498" w:rsidRPr="0013159B">
        <w:rPr>
          <w:rFonts w:ascii="David" w:hAnsi="David" w:cs="David"/>
          <w:sz w:val="24"/>
          <w:szCs w:val="24"/>
        </w:rPr>
        <w:instrText>ultiple disciplines, including cognitive science, affective neuroscience, clinical psychiatry, and psychology. Together, these models high- light the complexity of the change process underlying these interventions. However, no one model appears to be sufficiently comprehensive in describing the mechanistic details of this change process. In an attempt to address this gap, we propose a psychological model derived from Buddhist contemplative traditions. We use the proposed Buddhist psychological model to describe what occurs during mindfulness practice and identify specific mecha- nisms through which mindfulness and attention regulation practices may result in symptom reduction as well as improvements in well-being. Other explanatory models of mindfulness interventions are summarized and evaluated in the context of this model. We conclude that the compre- hensive and detailed nature of the proposed model offers several advantages for understanding how mindfulness- based interventions exert their clinical benefits and that it is amenable to research investigation","author":[{"dropping-particle":"","family":"Grabovac","given":"Andrea D.","non-dropping-particle":"","parse-names":false,"suffix":""},{"dropping-particle":"","family":"Lau","given":"Mark A.","non-dropping-particle":"","parse-names":false,"suffix":""},{"dropping-particle":"","family":"Willett","given":"Brandilyn R.","non-dropping-particle":"","parse-names":false,"suffix":""}],"container-title":"Mindfulness","id":"ITEM-1","issued":{"date-parts":[["2011"]]},"title":"Mechanisms of Mindfulness: A Buddhist Psychological Model","type":"article-journal"},"uris":["http://www.mendeley.com/documents/?uuid=df75543d-b905-371e-b8f2-bfce3395294e"]},{"id":"ITEM-2","itemData":{"DOI":"10.3389/fnins.2013.00008","ISBN":"1662-453X","ISSN":"16624548","PMID":"23382709","abstract":"The scientific interest in meditation and mindfulness practice has recently seen an unprecedented surge. After an initial phase of presenting beneficial effects of mindfulness practice in various domains, research is now seeking to unravel the underlying psychological and neurophysiological mechanisms. Advances in understanding these processes are required for improving and fine-tuning mindfulness-based interventions that target specific conditions such as eating disorders or attention deficit hyperactivity disorders. This review presents a theoretical framework that emphasizes the central role of attentional control mechanisms in the development of mindfulness skills. It discusses the phenomenological level of experience during meditation, the different attentional functions that are involved, and relates these to the brain networks that subserve these functions. On the basis of currently available empirical evidence specific processes as to how attention exerts its positive influence are considered and it is concluded that meditation practice appears to positively impact attentional functions by improving resource allocation processes. As a result, attentional resources are allocated more fully during early processing phases which subsequently enhance further processing. Neural changes resulting from a pure form of mindfulness practice that is central to most mindfulness programs are considered from the perspective that they constitute a useful reference point for future research. Furthermore, possible interrelations between the improvement of attentional control and emotion regulation skills are discussed.","author":[{"dropping-particle":"","family":"Malinowski","given":"Peter","non-dropping-particle":"","parse-names":false,"suffix":""}],"container-title":"Frontiers in Neuroscience","id":"ITEM-2","issue":"7 FEB","issued":{"date-parts":[["2013"]]},"note":"</w:instrText>
      </w:r>
      <w:r w:rsidR="00785498" w:rsidRPr="0013159B">
        <w:rPr>
          <w:rFonts w:ascii="David" w:hAnsi="David" w:cs="David"/>
          <w:sz w:val="24"/>
          <w:szCs w:val="24"/>
          <w:rtl/>
        </w:rPr>
        <w:instrText>מנגנונים נוירונליים של הקצאת קשב בתרגול מיינדפולנס</w:instrText>
      </w:r>
      <w:r w:rsidR="00785498" w:rsidRPr="0013159B">
        <w:rPr>
          <w:rFonts w:ascii="David" w:hAnsi="David" w:cs="David"/>
          <w:sz w:val="24"/>
          <w:szCs w:val="24"/>
        </w:rPr>
        <w:instrText>\n\n</w:instrText>
      </w:r>
      <w:r w:rsidR="00785498" w:rsidRPr="0013159B">
        <w:rPr>
          <w:rFonts w:ascii="David" w:hAnsi="David" w:cs="David"/>
          <w:sz w:val="24"/>
          <w:szCs w:val="24"/>
          <w:rtl/>
        </w:rPr>
        <w:instrText>מאמר סקירה למסגרת תיאורתית שמדגיש את התפקיד של בקרת קשב בפיתוח יכולות מיינדפולנס, דרך האימון</w:instrText>
      </w:r>
      <w:r w:rsidR="00785498" w:rsidRPr="0013159B">
        <w:rPr>
          <w:rFonts w:ascii="David" w:hAnsi="David" w:cs="David"/>
          <w:sz w:val="24"/>
          <w:szCs w:val="24"/>
        </w:rPr>
        <w:instrText>. \n</w:instrText>
      </w:r>
      <w:r w:rsidR="00785498" w:rsidRPr="0013159B">
        <w:rPr>
          <w:rFonts w:ascii="David" w:hAnsi="David" w:cs="David"/>
          <w:sz w:val="24"/>
          <w:szCs w:val="24"/>
          <w:rtl/>
        </w:rPr>
        <w:instrText>שיפור בהקצאת משאבים, שינויים נוירולוגיים</w:instrText>
      </w:r>
      <w:r w:rsidR="00785498" w:rsidRPr="0013159B">
        <w:rPr>
          <w:rFonts w:ascii="David" w:hAnsi="David" w:cs="David"/>
          <w:sz w:val="24"/>
          <w:szCs w:val="24"/>
        </w:rPr>
        <w:instrText>.\n\nattentional control &amp;gt; emotional regulation\n\n\n","page":"1-11","title":"Neural mechanisms of attentional control in mindfulness meditation","type":"article-journal","volume":"7"},"uris":["http://www.mendeley.com/documents/?uuid=05c40323-c649-4a1f-969c-474eeae2670e"]},{"id":"ITEM-3","itemData":{"DOI":"10.1037/a0039585","ISSN":"1935-990X","author":[{"dropping-particle":"","family":"Lutz","given":"Antoine","non-dropping-particle":"","parse-names":false,"suffix":""},{"dropping-particle":"","family":"Jha","given":"Amishi P.","non-dropping-particle":"","parse-names":false,"suffix":""},{"dropping-particle":"","family":"Dunne","given":"John D.","non-dropping-particle":"","parse-names":false,"suffix":""},{"dropping-particle":"","family":"Saron","given":"Clifford D.","non-dropping-particle":"","parse-names":false,"suffix":""}],"container-title":"American Psychologist","id":"ITEM-3","issue":"7","issued":{"date-parts":[["2015","10"]]},"page":"632-658","publisher":"US: American Psychological Association","title":"Investigating the phenomenological matrix of mindfulness-related practices from a neurocognitive perspective.","type":"article-journal","volume":"70"},"uris":["http://www.mendeley.com/documents/?uuid=92add063-71c2-3006-82c9-3328f932e8b3"]}],"mendeley":{"formattedCitation":"(Grabovac, Lau, &amp; Willett, 2011; Lutz et al., 2015; Malinowski, 2013)","plainTextFormattedCitation":"(Grabovac, Lau, &amp; Willett, 2011; Lutz et al., 2015; Malinowski, 2013)","previouslyFormattedCitation":"(Grabovac, Lau, &amp; Willett, 2011; Lutz et al., 2015; Malinowski, 2013)"},"properties":{"noteIndex":0},"schema":"https://github.com/citation-style-language/schema/raw/master/csl-citation.json"}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(Grabovac, Lau, &amp; Willett, 2011; Lutz et al., 2015; Malinowski, 2013)</w:t>
      </w:r>
      <w:r w:rsidRPr="006A4A9B">
        <w:rPr>
          <w:rFonts w:ascii="David" w:hAnsi="David" w:cs="David"/>
          <w:sz w:val="24"/>
          <w:szCs w:val="24"/>
        </w:rPr>
        <w:fldChar w:fldCharType="end"/>
      </w:r>
      <w:r w:rsidRPr="006A4A9B">
        <w:rPr>
          <w:rFonts w:ascii="David" w:hAnsi="David" w:cs="David"/>
          <w:sz w:val="24"/>
          <w:szCs w:val="24"/>
        </w:rPr>
        <w:t xml:space="preserve">. </w:t>
      </w:r>
      <w:r w:rsidR="00A20AAC" w:rsidRPr="006A4A9B">
        <w:rPr>
          <w:rFonts w:ascii="David" w:hAnsi="David" w:cs="David"/>
          <w:sz w:val="24"/>
          <w:szCs w:val="24"/>
        </w:rPr>
        <w:t>Attention control is also important to open monitoring but serves</w:t>
      </w:r>
      <w:ins w:id="26" w:author="עמית ברנשטיין" w:date="2020-02-02T13:05:00Z">
        <w:r w:rsidR="00DD2895" w:rsidRPr="006A4A9B">
          <w:rPr>
            <w:rFonts w:ascii="David" w:hAnsi="David" w:cs="David"/>
            <w:sz w:val="24"/>
            <w:szCs w:val="24"/>
          </w:rPr>
          <w:t xml:space="preserve"> a</w:t>
        </w:r>
      </w:ins>
      <w:r w:rsidR="00A20AAC" w:rsidRPr="0013159B">
        <w:rPr>
          <w:rFonts w:ascii="David" w:hAnsi="David" w:cs="David"/>
          <w:sz w:val="24"/>
          <w:szCs w:val="24"/>
        </w:rPr>
        <w:t xml:space="preserve"> somewhat different function</w:t>
      </w:r>
      <w:ins w:id="27" w:author="עמית ברנשטיין" w:date="2020-02-02T13:05:00Z">
        <w:r w:rsidR="00DD2895" w:rsidRPr="0013159B">
          <w:rPr>
            <w:rFonts w:ascii="David" w:hAnsi="David" w:cs="David"/>
            <w:sz w:val="24"/>
            <w:szCs w:val="24"/>
          </w:rPr>
          <w:t>(s)</w:t>
        </w:r>
      </w:ins>
      <w:del w:id="28" w:author="עמית ברנשטיין" w:date="2020-02-02T13:05:00Z">
        <w:r w:rsidR="00A20AAC" w:rsidRPr="0013159B" w:rsidDel="00DD2895">
          <w:rPr>
            <w:rFonts w:ascii="David" w:hAnsi="David" w:cs="David"/>
            <w:sz w:val="24"/>
            <w:szCs w:val="24"/>
          </w:rPr>
          <w:delText>s</w:delText>
        </w:r>
      </w:del>
      <w:r w:rsidR="00A20AAC" w:rsidRPr="0013159B">
        <w:rPr>
          <w:rFonts w:ascii="David" w:hAnsi="David" w:cs="David"/>
          <w:sz w:val="24"/>
          <w:szCs w:val="24"/>
        </w:rPr>
        <w:t xml:space="preserve"> relative to focused attention</w:t>
      </w:r>
      <w:ins w:id="29" w:author="עמית ברנשטיין" w:date="2020-02-02T13:05:00Z">
        <w:r w:rsidR="00DD2895" w:rsidRPr="0013159B">
          <w:rPr>
            <w:rFonts w:ascii="David" w:hAnsi="David" w:cs="David"/>
            <w:sz w:val="24"/>
            <w:szCs w:val="24"/>
          </w:rPr>
          <w:t xml:space="preserve">. In open monitoring, </w:t>
        </w:r>
      </w:ins>
      <w:commentRangeStart w:id="30"/>
      <w:ins w:id="31" w:author="עמית ברנשטיין" w:date="2020-02-02T13:06:00Z">
        <w:r w:rsidR="00DD2895" w:rsidRPr="0013159B">
          <w:rPr>
            <w:rFonts w:ascii="David" w:hAnsi="David" w:cs="David"/>
            <w:sz w:val="24"/>
            <w:szCs w:val="24"/>
          </w:rPr>
          <w:t>XXXXXXX</w:t>
        </w:r>
      </w:ins>
      <w:del w:id="32" w:author="עמית ברנשטיין" w:date="2020-02-02T13:05:00Z">
        <w:r w:rsidR="00463AD3" w:rsidRPr="0013159B" w:rsidDel="00DD2895">
          <w:rPr>
            <w:rFonts w:ascii="David" w:hAnsi="David" w:cs="David"/>
            <w:sz w:val="24"/>
            <w:szCs w:val="24"/>
          </w:rPr>
          <w:delText>,</w:delText>
        </w:r>
      </w:del>
      <w:r w:rsidR="00463AD3" w:rsidRPr="0013159B">
        <w:rPr>
          <w:rFonts w:ascii="David" w:hAnsi="David" w:cs="David"/>
          <w:sz w:val="24"/>
          <w:szCs w:val="24"/>
        </w:rPr>
        <w:t xml:space="preserve"> while monitoring faculty and switching between objects are emphasized</w:t>
      </w:r>
      <w:r w:rsidR="00A20AAC" w:rsidRPr="0013159B">
        <w:rPr>
          <w:rFonts w:ascii="David" w:hAnsi="David" w:cs="David"/>
          <w:sz w:val="24"/>
          <w:szCs w:val="24"/>
        </w:rPr>
        <w:t>. For example,</w:t>
      </w:r>
      <w:r w:rsidR="00463AD3" w:rsidRPr="0013159B">
        <w:rPr>
          <w:rFonts w:ascii="David" w:hAnsi="David" w:cs="David"/>
          <w:sz w:val="24"/>
          <w:szCs w:val="24"/>
        </w:rPr>
        <w:t xml:space="preserve"> </w:t>
      </w:r>
      <w:ins w:id="33" w:author="עמית ברנשטיין" w:date="2020-02-02T13:06:00Z">
        <w:r w:rsidR="00DD2895" w:rsidRPr="0013159B">
          <w:rPr>
            <w:rFonts w:ascii="David" w:hAnsi="David" w:cs="David"/>
            <w:sz w:val="24"/>
            <w:szCs w:val="24"/>
          </w:rPr>
          <w:t xml:space="preserve">in open monitoring attention is deployed and re-deployed from one object of experience to the next </w:t>
        </w:r>
      </w:ins>
      <w:del w:id="34" w:author="עמית ברנשטיין" w:date="2020-02-02T13:06:00Z">
        <w:r w:rsidR="00463AD3" w:rsidRPr="0013159B" w:rsidDel="00DD2895">
          <w:rPr>
            <w:rFonts w:ascii="David" w:hAnsi="David" w:cs="David"/>
            <w:sz w:val="24"/>
            <w:szCs w:val="24"/>
          </w:rPr>
          <w:delText>attend</w:delText>
        </w:r>
        <w:r w:rsidR="00951B5A" w:rsidRPr="0013159B" w:rsidDel="00DD2895">
          <w:rPr>
            <w:rFonts w:ascii="David" w:hAnsi="David" w:cs="David"/>
            <w:sz w:val="24"/>
            <w:szCs w:val="24"/>
          </w:rPr>
          <w:delText>in</w:delText>
        </w:r>
        <w:r w:rsidR="00F27BC3" w:rsidRPr="0013159B" w:rsidDel="00DD2895">
          <w:rPr>
            <w:rFonts w:ascii="David" w:hAnsi="David" w:cs="David"/>
            <w:sz w:val="24"/>
            <w:szCs w:val="24"/>
          </w:rPr>
          <w:delText>g</w:delText>
        </w:r>
        <w:r w:rsidR="00463AD3" w:rsidRPr="0013159B" w:rsidDel="00DD2895">
          <w:rPr>
            <w:rFonts w:ascii="David" w:hAnsi="David" w:cs="David"/>
            <w:sz w:val="24"/>
            <w:szCs w:val="24"/>
          </w:rPr>
          <w:delText xml:space="preserve"> to an</w:delText>
        </w:r>
        <w:r w:rsidR="00A20AAC" w:rsidRPr="0013159B" w:rsidDel="00DD2895">
          <w:rPr>
            <w:rFonts w:ascii="David" w:hAnsi="David" w:cs="David"/>
            <w:sz w:val="24"/>
            <w:szCs w:val="24"/>
          </w:rPr>
          <w:delText xml:space="preserve"> object</w:delText>
        </w:r>
        <w:r w:rsidR="00463AD3" w:rsidRPr="0013159B" w:rsidDel="00DD2895">
          <w:rPr>
            <w:rFonts w:ascii="David" w:hAnsi="David" w:cs="David"/>
            <w:sz w:val="24"/>
            <w:szCs w:val="24"/>
          </w:rPr>
          <w:delText xml:space="preserve"> of experience</w:delText>
        </w:r>
        <w:r w:rsidR="00A20AAC" w:rsidRPr="0013159B" w:rsidDel="00DD2895">
          <w:rPr>
            <w:rFonts w:ascii="David" w:hAnsi="David" w:cs="David"/>
            <w:sz w:val="24"/>
            <w:szCs w:val="24"/>
          </w:rPr>
          <w:delText xml:space="preserve">, then dis-engagement </w:delText>
        </w:r>
        <w:r w:rsidR="00583ABE" w:rsidRPr="0013159B" w:rsidDel="00DD2895">
          <w:rPr>
            <w:rFonts w:ascii="David" w:hAnsi="David" w:cs="David"/>
            <w:sz w:val="24"/>
            <w:szCs w:val="24"/>
          </w:rPr>
          <w:delText>of</w:delText>
        </w:r>
        <w:r w:rsidR="00A20AAC" w:rsidRPr="0013159B" w:rsidDel="00DD2895">
          <w:rPr>
            <w:rFonts w:ascii="David" w:hAnsi="David" w:cs="David"/>
            <w:sz w:val="24"/>
            <w:szCs w:val="24"/>
          </w:rPr>
          <w:delText xml:space="preserve"> attention from that object to another experience</w:delText>
        </w:r>
        <w:r w:rsidR="00C80153" w:rsidRPr="0013159B" w:rsidDel="00DD2895">
          <w:rPr>
            <w:rFonts w:ascii="David" w:hAnsi="David" w:cs="David"/>
            <w:sz w:val="24"/>
            <w:szCs w:val="24"/>
          </w:rPr>
          <w:delText xml:space="preserve"> </w:delText>
        </w:r>
      </w:del>
      <w:r w:rsidR="00C80153" w:rsidRPr="0013159B">
        <w:rPr>
          <w:rFonts w:ascii="David" w:hAnsi="David" w:cs="David"/>
          <w:sz w:val="24"/>
          <w:szCs w:val="24"/>
        </w:rPr>
        <w:t>(i.e. switching)</w:t>
      </w:r>
      <w:del w:id="35" w:author="עמית ברנשטיין" w:date="2020-02-02T13:07:00Z">
        <w:r w:rsidR="00A20AAC" w:rsidRPr="0013159B" w:rsidDel="00DD2895">
          <w:rPr>
            <w:rFonts w:ascii="David" w:hAnsi="David" w:cs="David"/>
            <w:sz w:val="24"/>
            <w:szCs w:val="24"/>
          </w:rPr>
          <w:delText>,</w:delText>
        </w:r>
      </w:del>
      <w:r w:rsidR="00A20AAC" w:rsidRPr="0013159B">
        <w:rPr>
          <w:rFonts w:ascii="David" w:hAnsi="David" w:cs="David"/>
          <w:sz w:val="24"/>
          <w:szCs w:val="24"/>
        </w:rPr>
        <w:t xml:space="preserve"> while </w:t>
      </w:r>
      <w:r w:rsidR="00583ABE" w:rsidRPr="0013159B">
        <w:rPr>
          <w:rFonts w:ascii="David" w:hAnsi="David" w:cs="David"/>
          <w:sz w:val="24"/>
          <w:szCs w:val="24"/>
        </w:rPr>
        <w:t>inhibiting</w:t>
      </w:r>
      <w:r w:rsidR="00A20AAC" w:rsidRPr="0013159B">
        <w:rPr>
          <w:rFonts w:ascii="David" w:hAnsi="David" w:cs="David"/>
          <w:sz w:val="24"/>
          <w:szCs w:val="24"/>
        </w:rPr>
        <w:t xml:space="preserve"> sustained </w:t>
      </w:r>
      <w:commentRangeEnd w:id="30"/>
      <w:r w:rsidR="00DD2895" w:rsidRPr="006A4A9B">
        <w:rPr>
          <w:rFonts w:ascii="David" w:hAnsi="David" w:cs="David"/>
          <w:sz w:val="24"/>
          <w:szCs w:val="24"/>
        </w:rPr>
        <w:commentReference w:id="30"/>
      </w:r>
      <w:r w:rsidR="00A20AAC" w:rsidRPr="006A4A9B">
        <w:rPr>
          <w:rFonts w:ascii="David" w:hAnsi="David" w:cs="David"/>
          <w:sz w:val="24"/>
          <w:szCs w:val="24"/>
        </w:rPr>
        <w:t xml:space="preserve">focused attention on any </w:t>
      </w:r>
      <w:r w:rsidR="00463AD3" w:rsidRPr="006A4A9B">
        <w:rPr>
          <w:rFonts w:ascii="David" w:hAnsi="David" w:cs="David"/>
          <w:sz w:val="24"/>
          <w:szCs w:val="24"/>
        </w:rPr>
        <w:t>object</w:t>
      </w:r>
      <w:r w:rsidR="00C80153" w:rsidRPr="006A4A9B">
        <w:rPr>
          <w:rFonts w:ascii="David" w:hAnsi="David" w:cs="David"/>
          <w:sz w:val="24"/>
          <w:szCs w:val="24"/>
        </w:rPr>
        <w:t xml:space="preserve"> of experience</w:t>
      </w:r>
      <w:r w:rsidR="00463AD3" w:rsidRPr="0013159B">
        <w:rPr>
          <w:rFonts w:ascii="David" w:hAnsi="David" w:cs="David"/>
          <w:sz w:val="24"/>
          <w:szCs w:val="24"/>
        </w:rPr>
        <w:t>,</w:t>
      </w:r>
      <w:r w:rsidR="00A20AAC" w:rsidRPr="0013159B">
        <w:rPr>
          <w:rFonts w:ascii="David" w:hAnsi="David" w:cs="David"/>
          <w:sz w:val="24"/>
          <w:szCs w:val="24"/>
        </w:rPr>
        <w:t xml:space="preserve"> even salient </w:t>
      </w:r>
      <w:r w:rsidR="00C80153" w:rsidRPr="0013159B">
        <w:rPr>
          <w:rFonts w:ascii="David" w:hAnsi="David" w:cs="David"/>
          <w:sz w:val="24"/>
          <w:szCs w:val="24"/>
        </w:rPr>
        <w:t>object</w:t>
      </w:r>
      <w:ins w:id="36" w:author="עמית ברנשטיין" w:date="2020-02-02T13:07:00Z">
        <w:r w:rsidR="00DD2895" w:rsidRPr="0013159B">
          <w:rPr>
            <w:rFonts w:ascii="David" w:hAnsi="David" w:cs="David"/>
            <w:sz w:val="24"/>
            <w:szCs w:val="24"/>
          </w:rPr>
          <w:t>s that would normally capture sustained focused attention</w:t>
        </w:r>
      </w:ins>
      <w:r w:rsidR="003F1BA1" w:rsidRPr="0013159B">
        <w:rPr>
          <w:rFonts w:ascii="David" w:hAnsi="David" w:cs="David"/>
          <w:sz w:val="24"/>
          <w:szCs w:val="24"/>
        </w:rPr>
        <w:t xml:space="preserve"> </w:t>
      </w:r>
      <w:r w:rsidR="003F1BA1"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{"citationItems":[{"id":"ITEM-1","itemData":{"DOI":"10.1177/1745691611419671","ISBN":"1745-6916\\r1745-6924","ISSN":"17456916","PMID":"11982931","abstract":"Cultivation of mindfulness, the nonjudgmental awareness of experiences in the present moment, produces beneficial effects on well-being and ameliorates psychiatric</w:instrText>
      </w:r>
      <w:r w:rsidR="00785498" w:rsidRPr="0013159B">
        <w:rPr>
          <w:rFonts w:ascii="David" w:hAnsi="David" w:cs="David"/>
          <w:sz w:val="24"/>
          <w:szCs w:val="24"/>
        </w:rPr>
        <w:instrText xml:space="preserve"> and stress-related symptoms. Mindfulness meditation has therefore increasingly been incorporated into psychotherapeutic interventions. Although the number of publications in the field has sharply increased over the last two decades, there is a paucity of theoretical reviews that integrate the existing literature into a comprehensive theoretical framework. In this article, we explore several components through which mindfulness meditation exerts its effects: (a) attention regulation, (b) body awareness, (c) emotion regulation (including reappraisal and exposure, extinction, and reconsolidation), and (d) change in perspective on the self. Recent empirical research, including practitioners’ self-reports and experimental data, provides evidence supporting these mechanisms. Functional and structural neuroimaging studies have begun to explore the neuroscientific processes underlying these components. Evidence suggests that mindfulness practice is associated with neuroplastic changes in the anterior cingulate cortex, insula, temporo-parietal junction, fronto-limbic network, and default mode network structures. The authors suggest that the mechanisms described here work synergistically, establishing a process of enhanced self-regulation. Differentiating between these components seems useful to guide future basic research and to specifically target areas of development in the treatment of psychological disorders","author":[{"dropping-particle":"","family":"Hölzel","given":"Britta K.","non-dropping-particle":"","parse-names":false,"suffix":""},{"dropping-particle":"","family":"Lazar","given":"Sara W.","non-dropping-particle":"","parse-names":false,"suffix":""},{"dropping-particle":"","family":"Gard","given":"Tim","non-dropping-particle":"","parse-names":false,"suffix":""},{"dropping-particle":"","family":"Schuman-Olivier","given":"Zev","non-dropping-particle":"","parse-names":false,"suffix":""},{"dropping-particle":"","family":"Vago","given":"David R.","non-dropping-particle":"","parse-names":false,"suffix":""},{"dropping-particle":"","family":"Ott","given":"Ulrich","non-dropping-particle":"","parse-names":false,"suffix":""}],"container-title":"Perspectives on Psychological Science","id":"ITEM-1","issued":{"date-parts":[["2011"]]},"note":"</w:instrText>
      </w:r>
      <w:r w:rsidR="00785498" w:rsidRPr="0013159B">
        <w:rPr>
          <w:rFonts w:ascii="David" w:hAnsi="David" w:cs="David"/>
          <w:sz w:val="24"/>
          <w:szCs w:val="24"/>
          <w:rtl/>
        </w:rPr>
        <w:instrText>איך מיינדפולמס עובד? הצעת מנגנונים של פעולה - קונספטואלית ומוחית</w:instrText>
      </w:r>
      <w:r w:rsidR="00785498" w:rsidRPr="0013159B">
        <w:rPr>
          <w:rFonts w:ascii="David" w:hAnsi="David" w:cs="David"/>
          <w:sz w:val="24"/>
          <w:szCs w:val="24"/>
        </w:rPr>
        <w:instrText>\n\n</w:instrText>
      </w:r>
      <w:r w:rsidR="00785498" w:rsidRPr="0013159B">
        <w:rPr>
          <w:rFonts w:ascii="David" w:hAnsi="David" w:cs="David"/>
          <w:sz w:val="24"/>
          <w:szCs w:val="24"/>
          <w:rtl/>
        </w:rPr>
        <w:instrText>מאמר סקירה</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מנגנונים מתווכים שמאפשרים למיינדפולנס להשיג את ההשפעה של שיפור ב</w:instrText>
      </w:r>
      <w:r w:rsidR="00785498" w:rsidRPr="0013159B">
        <w:rPr>
          <w:rFonts w:ascii="David" w:hAnsi="David" w:cs="David"/>
          <w:sz w:val="24"/>
          <w:szCs w:val="24"/>
        </w:rPr>
        <w:instrText xml:space="preserve">-well being </w:instrText>
      </w:r>
      <w:r w:rsidR="00785498" w:rsidRPr="0013159B">
        <w:rPr>
          <w:rFonts w:ascii="David" w:hAnsi="David" w:cs="David"/>
          <w:sz w:val="24"/>
          <w:szCs w:val="24"/>
          <w:rtl/>
        </w:rPr>
        <w:instrText>והפחתת סרטס</w:instrText>
      </w:r>
      <w:r w:rsidR="00785498" w:rsidRPr="0013159B">
        <w:rPr>
          <w:rFonts w:ascii="David" w:hAnsi="David" w:cs="David"/>
          <w:sz w:val="24"/>
          <w:szCs w:val="24"/>
        </w:rPr>
        <w:instrText xml:space="preserve">- \n1. </w:instrText>
      </w:r>
      <w:r w:rsidR="00785498" w:rsidRPr="0013159B">
        <w:rPr>
          <w:rFonts w:ascii="David" w:hAnsi="David" w:cs="David"/>
          <w:sz w:val="24"/>
          <w:szCs w:val="24"/>
          <w:rtl/>
        </w:rPr>
        <w:instrText>בקרה על קשב</w:instrText>
      </w:r>
      <w:r w:rsidR="00785498" w:rsidRPr="0013159B">
        <w:rPr>
          <w:rFonts w:ascii="David" w:hAnsi="David" w:cs="David"/>
          <w:sz w:val="24"/>
          <w:szCs w:val="24"/>
        </w:rPr>
        <w:instrText xml:space="preserve">\n2. </w:instrText>
      </w:r>
      <w:r w:rsidR="00785498" w:rsidRPr="0013159B">
        <w:rPr>
          <w:rFonts w:ascii="David" w:hAnsi="David" w:cs="David"/>
          <w:sz w:val="24"/>
          <w:szCs w:val="24"/>
          <w:rtl/>
        </w:rPr>
        <w:instrText>מודעות לגוף</w:instrText>
      </w:r>
      <w:r w:rsidR="00785498" w:rsidRPr="0013159B">
        <w:rPr>
          <w:rFonts w:ascii="David" w:hAnsi="David" w:cs="David"/>
          <w:sz w:val="24"/>
          <w:szCs w:val="24"/>
        </w:rPr>
        <w:instrText xml:space="preserve">\n3. </w:instrText>
      </w:r>
      <w:r w:rsidR="00785498" w:rsidRPr="0013159B">
        <w:rPr>
          <w:rFonts w:ascii="David" w:hAnsi="David" w:cs="David"/>
          <w:sz w:val="24"/>
          <w:szCs w:val="24"/>
          <w:rtl/>
        </w:rPr>
        <w:instrText>בקרה רגשית</w:instrText>
      </w:r>
      <w:r w:rsidR="00785498" w:rsidRPr="0013159B">
        <w:rPr>
          <w:rFonts w:ascii="David" w:hAnsi="David" w:cs="David"/>
          <w:sz w:val="24"/>
          <w:szCs w:val="24"/>
        </w:rPr>
        <w:instrText xml:space="preserve"> - \n</w:instrText>
      </w:r>
      <w:r w:rsidR="00785498" w:rsidRPr="0013159B">
        <w:rPr>
          <w:rFonts w:ascii="David" w:hAnsi="David" w:cs="David"/>
          <w:sz w:val="24"/>
          <w:szCs w:val="24"/>
          <w:rtl/>
        </w:rPr>
        <w:instrText>הערכת מחדש</w:instrText>
      </w:r>
      <w:r w:rsidR="00785498" w:rsidRPr="0013159B">
        <w:rPr>
          <w:rFonts w:ascii="David" w:hAnsi="David" w:cs="David"/>
          <w:sz w:val="24"/>
          <w:szCs w:val="24"/>
        </w:rPr>
        <w:instrText xml:space="preserve"> - reapraisal - \n- </w:instrText>
      </w:r>
      <w:r w:rsidR="00785498" w:rsidRPr="0013159B">
        <w:rPr>
          <w:rFonts w:ascii="David" w:hAnsi="David" w:cs="David"/>
          <w:sz w:val="24"/>
          <w:szCs w:val="24"/>
          <w:rtl/>
        </w:rPr>
        <w:instrText>הערכה חיובית מחודשת של הגירוי או החוויה הפנימית - שינוי בבקרה הקוגניטיבית של ה</w:instrText>
      </w:r>
      <w:r w:rsidR="00785498" w:rsidRPr="0013159B">
        <w:rPr>
          <w:rFonts w:ascii="David" w:hAnsi="David" w:cs="David"/>
          <w:sz w:val="24"/>
          <w:szCs w:val="24"/>
        </w:rPr>
        <w:instrText xml:space="preserve">-PFC </w:instrText>
      </w:r>
      <w:r w:rsidR="00785498" w:rsidRPr="0013159B">
        <w:rPr>
          <w:rFonts w:ascii="David" w:hAnsi="David" w:cs="David"/>
          <w:sz w:val="24"/>
          <w:szCs w:val="24"/>
          <w:rtl/>
        </w:rPr>
        <w:instrText>על תהליכים מוחיים נמוכים של קשב</w:instrText>
      </w:r>
      <w:r w:rsidR="00785498" w:rsidRPr="0013159B">
        <w:rPr>
          <w:rFonts w:ascii="David" w:hAnsi="David" w:cs="David"/>
          <w:sz w:val="24"/>
          <w:szCs w:val="24"/>
        </w:rPr>
        <w:instrText xml:space="preserve">.\n- </w:instrText>
      </w:r>
      <w:r w:rsidR="00785498" w:rsidRPr="0013159B">
        <w:rPr>
          <w:rFonts w:ascii="David" w:hAnsi="David" w:cs="David"/>
          <w:sz w:val="24"/>
          <w:szCs w:val="24"/>
          <w:rtl/>
        </w:rPr>
        <w:instrText>מנגד - יש הטוענים שיש</w:instrText>
      </w:r>
      <w:r w:rsidR="00785498" w:rsidRPr="0013159B">
        <w:rPr>
          <w:rFonts w:ascii="David" w:hAnsi="David" w:cs="David"/>
          <w:sz w:val="24"/>
          <w:szCs w:val="24"/>
        </w:rPr>
        <w:instrText xml:space="preserve"> nonapraisal -</w:instrText>
      </w:r>
      <w:r w:rsidR="00785498" w:rsidRPr="0013159B">
        <w:rPr>
          <w:rFonts w:ascii="David" w:hAnsi="David" w:cs="David"/>
          <w:sz w:val="24"/>
          <w:szCs w:val="24"/>
          <w:rtl/>
        </w:rPr>
        <w:instrText>העדר הערכה (או שיפוט) שנלווה לאימון ומתבטא</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מוחית בירידה בפעילות של ה</w:instrText>
      </w:r>
      <w:r w:rsidR="00785498" w:rsidRPr="0013159B">
        <w:rPr>
          <w:rFonts w:ascii="David" w:hAnsi="David" w:cs="David"/>
          <w:sz w:val="24"/>
          <w:szCs w:val="24"/>
        </w:rPr>
        <w:instrText xml:space="preserve">-PFC &amp;gt; </w:instrText>
      </w:r>
      <w:r w:rsidR="00785498" w:rsidRPr="0013159B">
        <w:rPr>
          <w:rFonts w:ascii="David" w:hAnsi="David" w:cs="David"/>
          <w:sz w:val="24"/>
          <w:szCs w:val="24"/>
          <w:rtl/>
        </w:rPr>
        <w:instrText>פחות בקרה קוגניטיבית - ירידה במנגנון האיניהיביטורי והמכוון</w:instrText>
      </w:r>
      <w:r w:rsidR="00785498" w:rsidRPr="0013159B">
        <w:rPr>
          <w:rFonts w:ascii="David" w:hAnsi="David" w:cs="David"/>
          <w:sz w:val="24"/>
          <w:szCs w:val="24"/>
        </w:rPr>
        <w:instrText xml:space="preserve"> top down.\n</w:instrText>
      </w:r>
      <w:r w:rsidR="00785498" w:rsidRPr="0013159B">
        <w:rPr>
          <w:rFonts w:ascii="David" w:hAnsi="David" w:cs="David"/>
          <w:sz w:val="24"/>
          <w:szCs w:val="24"/>
          <w:rtl/>
        </w:rPr>
        <w:instrText>ייתכן ובקרב מתחילים יהיה צורך בהגברת הבקרה הקוג' על מנת לשנות דפוסים אוטומאטיים</w:instrText>
      </w:r>
      <w:r w:rsidR="00785498" w:rsidRPr="0013159B">
        <w:rPr>
          <w:rFonts w:ascii="David" w:hAnsi="David" w:cs="David"/>
          <w:sz w:val="24"/>
          <w:szCs w:val="24"/>
        </w:rPr>
        <w:instrText>,\n</w:instrText>
      </w:r>
      <w:r w:rsidR="00785498" w:rsidRPr="0013159B">
        <w:rPr>
          <w:rFonts w:ascii="David" w:hAnsi="David" w:cs="David"/>
          <w:sz w:val="24"/>
          <w:szCs w:val="24"/>
          <w:rtl/>
        </w:rPr>
        <w:instrText>ואצל מתקדמים העמדה האוטומאטית תשתנה ועל כן תצפה ירידה בבקרה קוג' (=פעילות ה</w:instrText>
      </w:r>
      <w:r w:rsidR="00785498" w:rsidRPr="0013159B">
        <w:rPr>
          <w:rFonts w:ascii="David" w:hAnsi="David" w:cs="David"/>
          <w:sz w:val="24"/>
          <w:szCs w:val="24"/>
        </w:rPr>
        <w:instrText>-PFC).\n\n</w:instrText>
      </w:r>
      <w:r w:rsidR="00785498" w:rsidRPr="0013159B">
        <w:rPr>
          <w:rFonts w:ascii="David" w:hAnsi="David" w:cs="David"/>
          <w:sz w:val="24"/>
          <w:szCs w:val="24"/>
          <w:rtl/>
        </w:rPr>
        <w:instrText>חשיפה, הכחדה ורה-קונסלידציה</w:instrText>
      </w:r>
      <w:r w:rsidR="00785498" w:rsidRPr="0013159B">
        <w:rPr>
          <w:rFonts w:ascii="David" w:hAnsi="David" w:cs="David"/>
          <w:sz w:val="24"/>
          <w:szCs w:val="24"/>
        </w:rPr>
        <w:instrText xml:space="preserve"> &amp;gt; </w:instrText>
      </w:r>
      <w:r w:rsidR="00785498" w:rsidRPr="0013159B">
        <w:rPr>
          <w:rFonts w:ascii="David" w:hAnsi="David" w:cs="David"/>
          <w:sz w:val="24"/>
          <w:szCs w:val="24"/>
          <w:rtl/>
        </w:rPr>
        <w:instrText>הווצרות זכרונות מחדש</w:instrText>
      </w:r>
      <w:r w:rsidR="00785498" w:rsidRPr="0013159B">
        <w:rPr>
          <w:rFonts w:ascii="David" w:hAnsi="David" w:cs="David"/>
          <w:sz w:val="24"/>
          <w:szCs w:val="24"/>
        </w:rPr>
        <w:instrText xml:space="preserve"> ? \n4. </w:instrText>
      </w:r>
      <w:r w:rsidR="00785498" w:rsidRPr="0013159B">
        <w:rPr>
          <w:rFonts w:ascii="David" w:hAnsi="David" w:cs="David"/>
          <w:sz w:val="24"/>
          <w:szCs w:val="24"/>
          <w:rtl/>
        </w:rPr>
        <w:instrText>שינוי פרספטיבה על העצמי</w:instrText>
      </w:r>
      <w:r w:rsidR="00785498" w:rsidRPr="0013159B">
        <w:rPr>
          <w:rFonts w:ascii="David" w:hAnsi="David" w:cs="David"/>
          <w:sz w:val="24"/>
          <w:szCs w:val="24"/>
        </w:rPr>
        <w:instrText xml:space="preserve"> .","title":"How does mindfulness meditation work? Proposing mechanisms of action from a conceptual and neural perspective","type":"article"},"uris":["http://www.mendeley.com/documents/?uuid=318d63f1-df51-3148-a428-9203a83843f8"]},{"id":"ITEM-2","itemData":{"DOI":"10.1016/j.tics.2008.01.005","ISBN":"1364-6613 (Print)\\r1364-6613 (Linking)","ISSN":"13646613","PMID":"18329323","abstract":"Meditation can be conceptualized as a family of complex emotional and attentional regulatory training regimes developed for various ends, including the cultivation of well-being and emotional balance. Among these various practices, there are two styles that are commonly studied. One style, focused attention meditation, entails the voluntary focusing of attention on a chosen object. The other style, open monitoring meditation, involves nonreactive monitoring of the content of experience from moment to moment. The potential regulatory functions of these practices on attention and emotion processes could have a long-term impact on the brain and behavior. © 2008 Elsevier Ltd. All rights reserved.","author":[{"dropping-particle":"","family":"Lutz","given":"Antoine","non-dropping-particle":"","parse-names":false,"suffix":""},{"dropping-particle":"","family":"Slagter","given":"Heleen A.","non-dropping-particle":"","parse-names":false,"suffix":""},{"dropping-particle":"","family":"Dunne","given":"John D.","non-dropping-particle":"","parse-names":false,"suffix":""},{"dropping-particle":"","family":"Davidson","given":"Richard J.","non-dropping-particle":"","parse-names":false,"suffix":""}],"container-title":"Trends in Cognitive Sciences","id":"ITEM-2","issue":"4","issued":{"date-parts":[["2008"]]},"note":"</w:instrText>
      </w:r>
      <w:r w:rsidR="00785498" w:rsidRPr="0013159B">
        <w:rPr>
          <w:rFonts w:ascii="David" w:hAnsi="David" w:cs="David"/>
          <w:sz w:val="24"/>
          <w:szCs w:val="24"/>
          <w:rtl/>
        </w:rPr>
        <w:instrText>להוציא מכאן את מרכיבי הקשב השונים במדיטציה למצגת</w:instrText>
      </w:r>
      <w:r w:rsidR="00785498" w:rsidRPr="0013159B">
        <w:rPr>
          <w:rFonts w:ascii="David" w:hAnsi="David" w:cs="David"/>
          <w:sz w:val="24"/>
          <w:szCs w:val="24"/>
        </w:rPr>
        <w:instrText>!!!\n</w:instrText>
      </w:r>
      <w:r w:rsidR="00785498" w:rsidRPr="0013159B">
        <w:rPr>
          <w:rFonts w:ascii="David" w:hAnsi="David" w:cs="David"/>
          <w:sz w:val="24"/>
          <w:szCs w:val="24"/>
          <w:rtl/>
        </w:rPr>
        <w:instrText>ולנסות לקשר אותם לדומיינים ב</w:instrText>
      </w:r>
      <w:r w:rsidR="00785498" w:rsidRPr="0013159B">
        <w:rPr>
          <w:rFonts w:ascii="David" w:hAnsi="David" w:cs="David"/>
          <w:sz w:val="24"/>
          <w:szCs w:val="24"/>
        </w:rPr>
        <w:instrText xml:space="preserve">-MAT </w:instrText>
      </w:r>
      <w:r w:rsidR="00785498" w:rsidRPr="0013159B">
        <w:rPr>
          <w:rFonts w:ascii="David" w:hAnsi="David" w:cs="David"/>
          <w:sz w:val="24"/>
          <w:szCs w:val="24"/>
          <w:rtl/>
        </w:rPr>
        <w:instrText>ולאחר מכן לשיטות מדידה</w:instrText>
      </w:r>
      <w:r w:rsidR="00785498" w:rsidRPr="0013159B">
        <w:rPr>
          <w:rFonts w:ascii="David" w:hAnsi="David" w:cs="David"/>
          <w:sz w:val="24"/>
          <w:szCs w:val="24"/>
        </w:rPr>
        <w:instrText>!\n\n</w:instrText>
      </w:r>
      <w:r w:rsidR="00785498" w:rsidRPr="0013159B">
        <w:rPr>
          <w:rFonts w:ascii="David" w:hAnsi="David" w:cs="David"/>
          <w:sz w:val="24"/>
          <w:szCs w:val="24"/>
          <w:rtl/>
        </w:rPr>
        <w:instrText>ויסקוניסין - מדיסון 1</w:instrText>
      </w:r>
      <w:r w:rsidR="00785498" w:rsidRPr="0013159B">
        <w:rPr>
          <w:rFonts w:ascii="David" w:hAnsi="David" w:cs="David"/>
          <w:sz w:val="24"/>
          <w:szCs w:val="24"/>
        </w:rPr>
        <w:instrText>\n\n</w:instrText>
      </w:r>
      <w:r w:rsidR="00785498" w:rsidRPr="0013159B">
        <w:rPr>
          <w:rFonts w:ascii="David" w:hAnsi="David" w:cs="David"/>
          <w:sz w:val="24"/>
          <w:szCs w:val="24"/>
          <w:rtl/>
        </w:rPr>
        <w:instrText>מיקוד רב בשינויים מוחיים. יהיה רלוונטי אם אמשיך ל</w:instrText>
      </w:r>
      <w:r w:rsidR="00785498" w:rsidRPr="0013159B">
        <w:rPr>
          <w:rFonts w:ascii="David" w:hAnsi="David" w:cs="David"/>
          <w:sz w:val="24"/>
          <w:szCs w:val="24"/>
        </w:rPr>
        <w:instrText>NYX\n\n</w:instrText>
      </w:r>
      <w:r w:rsidR="00785498" w:rsidRPr="0013159B">
        <w:rPr>
          <w:rFonts w:ascii="David" w:hAnsi="David" w:cs="David"/>
          <w:sz w:val="24"/>
          <w:szCs w:val="24"/>
          <w:rtl/>
        </w:rPr>
        <w:instrText>הגדרה נרחבת ל</w:instrText>
      </w:r>
      <w:r w:rsidR="00785498" w:rsidRPr="0013159B">
        <w:rPr>
          <w:rFonts w:ascii="David" w:hAnsi="David" w:cs="David"/>
          <w:sz w:val="24"/>
          <w:szCs w:val="24"/>
        </w:rPr>
        <w:instrText xml:space="preserve"> FA </w:instrText>
      </w:r>
      <w:r w:rsidR="00785498" w:rsidRPr="0013159B">
        <w:rPr>
          <w:rFonts w:ascii="David" w:hAnsi="David" w:cs="David"/>
          <w:sz w:val="24"/>
          <w:szCs w:val="24"/>
          <w:rtl/>
        </w:rPr>
        <w:instrText>ו</w:instrText>
      </w:r>
      <w:r w:rsidR="00785498" w:rsidRPr="0013159B">
        <w:rPr>
          <w:rFonts w:ascii="David" w:hAnsi="David" w:cs="David"/>
          <w:sz w:val="24"/>
          <w:szCs w:val="24"/>
        </w:rPr>
        <w:instrText>-OM\n</w:instrText>
      </w:r>
      <w:r w:rsidR="00785498" w:rsidRPr="0013159B">
        <w:rPr>
          <w:rFonts w:ascii="David" w:hAnsi="David" w:cs="David"/>
          <w:sz w:val="24"/>
          <w:szCs w:val="24"/>
          <w:rtl/>
        </w:rPr>
        <w:instrText>הסבר על מרכיבי</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קשב שונים במדיטציה</w:instrText>
      </w:r>
      <w:r w:rsidR="00785498" w:rsidRPr="0013159B">
        <w:rPr>
          <w:rFonts w:ascii="David" w:hAnsi="David" w:cs="David"/>
          <w:sz w:val="24"/>
          <w:szCs w:val="24"/>
        </w:rPr>
        <w:instrText>. \n\n</w:instrText>
      </w:r>
      <w:r w:rsidR="00785498" w:rsidRPr="0013159B">
        <w:rPr>
          <w:rFonts w:ascii="David" w:hAnsi="David" w:cs="David"/>
          <w:sz w:val="24"/>
          <w:szCs w:val="24"/>
          <w:rtl/>
        </w:rPr>
        <w:instrText>מבחן של</w:instrText>
      </w:r>
      <w:r w:rsidR="00785498" w:rsidRPr="0013159B">
        <w:rPr>
          <w:rFonts w:ascii="David" w:hAnsi="David" w:cs="David"/>
          <w:sz w:val="24"/>
          <w:szCs w:val="24"/>
        </w:rPr>
        <w:instrText xml:space="preserve"> binocular rivalry </w:instrText>
      </w:r>
      <w:r w:rsidR="00785498" w:rsidRPr="0013159B">
        <w:rPr>
          <w:rFonts w:ascii="David" w:hAnsi="David" w:cs="David"/>
          <w:sz w:val="24"/>
          <w:szCs w:val="24"/>
          <w:rtl/>
        </w:rPr>
        <w:instrText>ושל שמיעה דיכוטומית</w:instrText>
      </w:r>
      <w:r w:rsidR="00785498" w:rsidRPr="0013159B">
        <w:rPr>
          <w:rFonts w:ascii="David" w:hAnsi="David" w:cs="David"/>
          <w:sz w:val="24"/>
          <w:szCs w:val="24"/>
        </w:rPr>
        <w:instrText>\n</w:instrText>
      </w:r>
      <w:r w:rsidR="00785498" w:rsidRPr="0013159B">
        <w:rPr>
          <w:rFonts w:ascii="David" w:hAnsi="David" w:cs="David"/>
          <w:sz w:val="24"/>
          <w:szCs w:val="24"/>
          <w:rtl/>
        </w:rPr>
        <w:instrText>ניטור קונפליקטים, קשב מושהה</w:instrText>
      </w:r>
      <w:r w:rsidR="00785498" w:rsidRPr="0013159B">
        <w:rPr>
          <w:rFonts w:ascii="David" w:hAnsi="David" w:cs="David"/>
          <w:sz w:val="24"/>
          <w:szCs w:val="24"/>
        </w:rPr>
        <w:instrText>.","page":"163-169","title":"Attention regulation and monitoring in meditation","type":"article-journal","volume":"12"},"uris":["http://www.mendeley.com/documents/?uuid=8ff88481-2e66-47a9-8fdb-b6a4f5855f8a"]},{"id":"ITEM-3","itemData":{"DOI":"10.1037/a0039585","ISSN":"1935-990X","author":[{"dropping-particle":"","family":"Lutz","given":"Antoine","non-dropping-particle":"","parse-names":false,"suffix":""},{"dropping-particle":"","family":"Jha","given":"Amishi P.","non-dropping-particle":"","parse-names":false,"suffix":""},{"dropping-particle":"","family":"Dunne","given":"John D.","non-dropping-particle":"","parse-names":false,"suffix":""},{"dropping-particle":"","family":"Saron","given":"Clifford D.","non-dropping-particle":"","parse-names":false,"suffix":""}],"container-title":"American Psychologist","id":"ITEM-3","issue":"7","issued":{"date-parts":[["2015","10"]]},"page":"632-658","publisher":"US: American Psychological Association","title":"Investigating the phenomenological matrix of mindfulness-related practices from a neurocognitive perspective.","type":"article-journal","volume":"70"},"uris":["http://www.mendeley.com/documents/?uuid=92add063-71c2-3006-82c9-3328f932e8b3"]}],"mendeley":{"formattedCitation":"(Hölzel et al., 2011; Lutz et al., 2015, 2008)","plainTextFormattedCitation":"(Hölzel et al., 2011; Lutz et al., 2015, 2008)","previouslyFormattedCitation":"(Hölzel et al., 2011; Lutz et al., 2015, 2008)"},"properties":{"noteIndex":0},"schema":"https://github.com/citation-style-language/schema/raw/master/csl-citation.json"}</w:instrText>
      </w:r>
      <w:r w:rsidR="003F1BA1" w:rsidRPr="006A4A9B">
        <w:rPr>
          <w:rFonts w:ascii="David" w:hAnsi="David" w:cs="David"/>
          <w:sz w:val="24"/>
          <w:szCs w:val="24"/>
        </w:rPr>
        <w:fldChar w:fldCharType="separate"/>
      </w:r>
      <w:r w:rsidR="001E2173" w:rsidRPr="006A4A9B">
        <w:rPr>
          <w:rFonts w:ascii="David" w:hAnsi="David" w:cs="David"/>
          <w:noProof/>
          <w:sz w:val="24"/>
          <w:szCs w:val="24"/>
        </w:rPr>
        <w:t>(Hölzel et al., 2011; Lutz et al., 2015, 2008)</w:t>
      </w:r>
      <w:r w:rsidR="003F1BA1" w:rsidRPr="006A4A9B">
        <w:rPr>
          <w:rFonts w:ascii="David" w:hAnsi="David" w:cs="David"/>
          <w:sz w:val="24"/>
          <w:szCs w:val="24"/>
        </w:rPr>
        <w:fldChar w:fldCharType="end"/>
      </w:r>
      <w:r w:rsidR="00A20AAC" w:rsidRPr="006A4A9B">
        <w:rPr>
          <w:rFonts w:ascii="David" w:hAnsi="David" w:cs="David"/>
          <w:sz w:val="24"/>
          <w:szCs w:val="24"/>
        </w:rPr>
        <w:t xml:space="preserve">.  </w:t>
      </w:r>
    </w:p>
    <w:p w14:paraId="451FE9BF" w14:textId="77777777" w:rsidR="003C4750" w:rsidRPr="006A4A9B" w:rsidRDefault="003C4750" w:rsidP="00917BBA">
      <w:pPr>
        <w:spacing w:after="0"/>
        <w:ind w:firstLine="720"/>
        <w:contextualSpacing/>
        <w:rPr>
          <w:rFonts w:ascii="David" w:hAnsi="David" w:cs="David"/>
          <w:sz w:val="24"/>
          <w:szCs w:val="24"/>
        </w:rPr>
      </w:pPr>
    </w:p>
    <w:p w14:paraId="4677E045" w14:textId="02EC415F" w:rsidR="001A16AE" w:rsidRPr="0013159B" w:rsidRDefault="00B21540" w:rsidP="00917BBA">
      <w:pPr>
        <w:pStyle w:val="ListParagraph"/>
        <w:numPr>
          <w:ilvl w:val="0"/>
          <w:numId w:val="22"/>
        </w:numPr>
        <w:spacing w:after="0"/>
        <w:outlineLvl w:val="0"/>
        <w:rPr>
          <w:rFonts w:ascii="David" w:hAnsi="David" w:cs="David"/>
          <w:b/>
          <w:bCs/>
          <w:sz w:val="24"/>
          <w:szCs w:val="24"/>
          <w:lang w:val="en-GB" w:bidi="ar-SA"/>
        </w:rPr>
      </w:pPr>
      <w:bookmarkStart w:id="37" w:name="_Hlk22153036"/>
      <w:bookmarkStart w:id="38" w:name="_Hlk19215559"/>
      <w:bookmarkStart w:id="39" w:name="_Hlk21783258"/>
      <w:bookmarkStart w:id="40" w:name="_Hlk21464666"/>
      <w:r w:rsidRPr="0013159B">
        <w:rPr>
          <w:rFonts w:ascii="David" w:hAnsi="David" w:cs="David"/>
          <w:b/>
          <w:bCs/>
          <w:sz w:val="24"/>
          <w:szCs w:val="24"/>
          <w:lang w:val="en-GB" w:bidi="ar-SA"/>
        </w:rPr>
        <w:t xml:space="preserve">Empirical </w:t>
      </w:r>
      <w:r w:rsidRPr="0013159B">
        <w:rPr>
          <w:rFonts w:ascii="David" w:hAnsi="David" w:cs="David"/>
          <w:b/>
          <w:bCs/>
          <w:sz w:val="24"/>
          <w:szCs w:val="24"/>
        </w:rPr>
        <w:t>f</w:t>
      </w:r>
      <w:r w:rsidR="001A16AE" w:rsidRPr="0013159B">
        <w:rPr>
          <w:rFonts w:ascii="David" w:hAnsi="David" w:cs="David"/>
          <w:b/>
          <w:bCs/>
          <w:sz w:val="24"/>
          <w:szCs w:val="24"/>
          <w:lang w:val="en-GB" w:bidi="ar-SA"/>
        </w:rPr>
        <w:t>indings linking MMT to attentional processes</w:t>
      </w:r>
      <w:r w:rsidR="001A16AE" w:rsidRPr="0013159B">
        <w:rPr>
          <w:rFonts w:ascii="David" w:hAnsi="David" w:cs="David"/>
          <w:b/>
          <w:bCs/>
          <w:sz w:val="24"/>
          <w:szCs w:val="24"/>
          <w:lang w:val="en-GB" w:bidi="ar-SA"/>
        </w:rPr>
        <w:tab/>
      </w:r>
    </w:p>
    <w:p w14:paraId="5D3E26AA" w14:textId="26B974D1" w:rsidR="00994454" w:rsidRPr="006A4A9B" w:rsidRDefault="0062527F" w:rsidP="00917BBA">
      <w:pPr>
        <w:spacing w:after="0"/>
        <w:ind w:firstLine="720"/>
        <w:rPr>
          <w:rFonts w:ascii="David" w:hAnsi="David" w:cs="David"/>
          <w:sz w:val="24"/>
          <w:szCs w:val="24"/>
          <w:lang w:bidi="ar-SA"/>
        </w:rPr>
      </w:pPr>
      <w:r w:rsidRPr="0013159B">
        <w:rPr>
          <w:rFonts w:ascii="David" w:hAnsi="David" w:cs="David"/>
          <w:sz w:val="24"/>
          <w:szCs w:val="24"/>
          <w:lang w:val="en-GB"/>
        </w:rPr>
        <w:t xml:space="preserve">Scholarship on MMT and attention to-date has not been limited to theory alone </w:t>
      </w:r>
      <w:del w:id="41" w:author="עמית ברנשטיין" w:date="2020-02-02T13:07:00Z">
        <w:r w:rsidRPr="0013159B" w:rsidDel="00071FC4">
          <w:rPr>
            <w:rFonts w:ascii="David" w:hAnsi="David" w:cs="David"/>
            <w:sz w:val="24"/>
            <w:szCs w:val="24"/>
            <w:lang w:val="en-GB"/>
          </w:rPr>
          <w:delText>-</w:delText>
        </w:r>
      </w:del>
      <w:ins w:id="42" w:author="עמית ברנשטיין" w:date="2020-02-02T13:07:00Z">
        <w:r w:rsidR="00071FC4" w:rsidRPr="0013159B">
          <w:rPr>
            <w:rFonts w:ascii="David" w:hAnsi="David" w:cs="David"/>
            <w:sz w:val="24"/>
            <w:szCs w:val="24"/>
            <w:lang w:val="en-GB"/>
          </w:rPr>
          <w:t>–</w:t>
        </w:r>
      </w:ins>
      <w:r w:rsidRPr="0013159B">
        <w:rPr>
          <w:rFonts w:ascii="David" w:hAnsi="David" w:cs="David"/>
          <w:sz w:val="24"/>
          <w:szCs w:val="24"/>
          <w:lang w:val="en-GB"/>
        </w:rPr>
        <w:t xml:space="preserve"> a</w:t>
      </w:r>
      <w:r w:rsidR="001A16AE" w:rsidRPr="0013159B">
        <w:rPr>
          <w:rFonts w:ascii="David" w:hAnsi="David" w:cs="David"/>
          <w:sz w:val="24"/>
          <w:szCs w:val="24"/>
          <w:lang w:val="en-GB"/>
        </w:rPr>
        <w:t xml:space="preserve"> growing body of </w:t>
      </w:r>
      <w:r w:rsidRPr="0013159B">
        <w:rPr>
          <w:rFonts w:ascii="David" w:hAnsi="David" w:cs="David"/>
          <w:sz w:val="24"/>
          <w:szCs w:val="24"/>
          <w:lang w:val="en-GB"/>
        </w:rPr>
        <w:t xml:space="preserve">empirical </w:t>
      </w:r>
      <w:r w:rsidR="001A16AE" w:rsidRPr="0013159B">
        <w:rPr>
          <w:rFonts w:ascii="David" w:hAnsi="David" w:cs="David"/>
          <w:sz w:val="24"/>
          <w:szCs w:val="24"/>
          <w:lang w:val="en-GB"/>
        </w:rPr>
        <w:t xml:space="preserve">research has explored the theorized role(s) of attention in MMT (see </w:t>
      </w:r>
      <w:r w:rsidR="001A16AE"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{"citationItems":[{"id":"ITEM-1","itemData":{"DOI":"10.1016/j.concog.2016.08.017","ISBN":"1090-2376\\r1053-8100","ISSN":"10902376","PMID":"27580462","abstract":"Mindfulness is theorised to improve attention regulation and other cognitive processes. This systematic review examines whether 8-week standardised and ma</w:instrText>
      </w:r>
      <w:r w:rsidR="00785498" w:rsidRPr="0013159B">
        <w:rPr>
          <w:rFonts w:ascii="David" w:hAnsi="David" w:cs="David"/>
          <w:sz w:val="24"/>
          <w:szCs w:val="24"/>
          <w:lang w:val="en-GB"/>
        </w:rPr>
        <w:instrText>nualised mindfulness training programs such as Mindfulness Based Cognitive Therapy (MBCT) and Mindfulness Based Stress Reduction (MBSR) enhances attention, memory and executive function abilities measured by objective neuropsychological tests. Seven databases were searched resulting in 18 studies meeting inclusion criteria for review. Overall studies did not support attention or executive function improvements. We found preliminary evidence for improvements in working memory and autobiographical memory as well as cognitive flexibility and meta-awareness. Short-term mindfulness meditation training did not enhance theorised attentional pathways. Results call into question the theoretical underpinnings of mindfulness, further highlighting the need for a comprehensive theoretical framework.","author":[{"dropping-particle":"","family":"Lao","given":"So An","non-dropping-particle":"","parse-names":false,"suffix":""},{"dropping-particle":"","family":"Kissane","given":"David","non-dropping-particle":"","parse-names":false,"suffix":""},{"dropping-particle":"","family":"Meadows","given":"Graham","non-dropping-particle":"","parse-names":false,"suffix":""}],"container-title":"Consciousness and Cognition","id":"ITEM-1","issued":{"date-parts":[["2016"]]},"note":"</w:instrText>
      </w:r>
      <w:r w:rsidR="00785498" w:rsidRPr="0013159B">
        <w:rPr>
          <w:rFonts w:ascii="David" w:hAnsi="David" w:cs="David"/>
          <w:sz w:val="24"/>
          <w:szCs w:val="24"/>
          <w:rtl/>
          <w:lang w:val="en-GB"/>
        </w:rPr>
        <w:instrText>השפעות קוגניטביות של</w:instrText>
      </w:r>
      <w:r w:rsidR="00785498" w:rsidRPr="0013159B">
        <w:rPr>
          <w:rFonts w:ascii="David" w:hAnsi="David" w:cs="David"/>
          <w:sz w:val="24"/>
          <w:szCs w:val="24"/>
          <w:lang w:val="en-GB"/>
        </w:rPr>
        <w:instrText xml:space="preserve"> \nMBSR\\MBCT\n\n</w:instrText>
      </w:r>
      <w:r w:rsidR="00785498" w:rsidRPr="0013159B">
        <w:rPr>
          <w:rFonts w:ascii="David" w:hAnsi="David" w:cs="David"/>
          <w:sz w:val="24"/>
          <w:szCs w:val="24"/>
          <w:rtl/>
          <w:lang w:val="en-GB"/>
        </w:rPr>
        <w:instrText>מיינדפולנס באופו תיאורטי אמור לשפר בקרת קשב ותהליכים קוגניטביים אחרים</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מאמר סקירה זה סוקר את ה</w:instrText>
      </w:r>
      <w:r w:rsidR="00785498" w:rsidRPr="0013159B">
        <w:rPr>
          <w:rFonts w:ascii="David" w:hAnsi="David" w:cs="David"/>
          <w:sz w:val="24"/>
          <w:szCs w:val="24"/>
          <w:lang w:val="en-GB"/>
        </w:rPr>
        <w:instrText xml:space="preserve">-MBSR MBCT </w:instrText>
      </w:r>
      <w:r w:rsidR="00785498" w:rsidRPr="0013159B">
        <w:rPr>
          <w:rFonts w:ascii="David" w:hAnsi="David" w:cs="David"/>
          <w:sz w:val="24"/>
          <w:szCs w:val="24"/>
          <w:rtl/>
          <w:lang w:val="en-GB"/>
        </w:rPr>
        <w:instrText>בהקשר של קשב, זכרון וביצוע, מדידות נוירופיזיולוגיות</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בכללי - לא נמצא שיפור בפונק' ביצועיות</w:instrText>
      </w:r>
      <w:r w:rsidR="00785498" w:rsidRPr="0013159B">
        <w:rPr>
          <w:rFonts w:ascii="David" w:hAnsi="David" w:cs="David"/>
          <w:sz w:val="24"/>
          <w:szCs w:val="24"/>
          <w:lang w:val="en-GB"/>
        </w:rPr>
        <w:instrText>. \n</w:instrText>
      </w:r>
      <w:r w:rsidR="00785498" w:rsidRPr="0013159B">
        <w:rPr>
          <w:rFonts w:ascii="David" w:hAnsi="David" w:cs="David"/>
          <w:sz w:val="24"/>
          <w:szCs w:val="24"/>
          <w:rtl/>
          <w:lang w:val="en-GB"/>
        </w:rPr>
        <w:instrText>נמצאו ראיות ראשוניות לשיפור ב</w:instrText>
      </w:r>
      <w:r w:rsidR="00785498" w:rsidRPr="0013159B">
        <w:rPr>
          <w:rFonts w:ascii="David" w:hAnsi="David" w:cs="David"/>
          <w:sz w:val="24"/>
          <w:szCs w:val="24"/>
          <w:lang w:val="en-GB"/>
        </w:rPr>
        <w:instrText xml:space="preserve">-WM </w:instrText>
      </w:r>
      <w:r w:rsidR="00785498" w:rsidRPr="0013159B">
        <w:rPr>
          <w:rFonts w:ascii="David" w:hAnsi="David" w:cs="David"/>
          <w:sz w:val="24"/>
          <w:szCs w:val="24"/>
          <w:rtl/>
          <w:lang w:val="en-GB"/>
        </w:rPr>
        <w:instrText>ובזכרון אוטוביוגרפי</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ובגמישות קוגניטיביות ומטא-מודעות</w:instrText>
      </w:r>
      <w:r w:rsidR="00785498" w:rsidRPr="0013159B">
        <w:rPr>
          <w:rFonts w:ascii="David" w:hAnsi="David" w:cs="David"/>
          <w:sz w:val="24"/>
          <w:szCs w:val="24"/>
          <w:lang w:val="en-GB"/>
        </w:rPr>
        <w:instrText>.","page":"109-123","publisher":"Elsevier Inc.","title":"Cognitive effects of MBSR/MBCT: A systematic review of neuropsychological outcomes","type":"article-journal","volume":"45"},"uris":["http://www.mendeley.com/documents/?uuid=2893b431-8639-466d-8eaf-fa14607a6f18"]},{"id":"ITEM-2","itemData":{"DOI":"10.1016/j.cpr.2010.11.003","ISBN":"02727358 (ISSN)","ISSN":"02727358","PMID":"21183265","abstract":"Mindfulness meditation practices (MMPs) are a subgroup of meditation practices which are receiving growing attention. The present paper reviews current evidence about the effects of MMPs on objective measures of cognitive functions. Five databases were searched. Twenty three studies providing measures of attention, memory, executive functions and further miscellaneous measures of cognition were included. Fifteen were controlled or randomized controlled studies and 8 were case-control studies. Overall, reviewed studies suggested that early phases of mindfulness training, which are more concerned with the development of focused attention, could be associated with significant improvements in selective and executive attention whereas the following phases, which are characterized by an open monitoring of internal and external stimuli, could be mainly associated with improved unfocused sustained attention abilities. Additionally, MMPs could enhance working memory capacity and some executive functions. However, many of the included studies show methodological limitations and negative results have been reported as well, plausibly reflecting differences in study design, study duration and patients' populations. Accordingly, even though findings here reviewed provided preliminary evidence suggesting that MMPs could enhance cognitive functions, available evidence should be considered with caution and further high quality studies investigating more standardized mindfulness meditation programs are needed. © 2010 Elsevier Ltd.","author":[{"dropping-particle":"","family":"Chiesa","given":"Alberto","non-dropping-particle":"","parse-names":false,"suffix":""},{"dropping-particle":"","family":"Calati","given":"Raffaella","non-dropping-particle":"","parse-names":false,"suffix":""},{"dropping-particle":"","family":"Serretti","given":"Alessandro","non-dropping-particle":"","parse-names":false,"suffix":""}],"container-title":"Clinical Psychology Review","id":"ITEM-2","issue":"3","issued":{"date-parts":[["2011"]]},"note":"</w:instrText>
      </w:r>
      <w:r w:rsidR="00785498" w:rsidRPr="0013159B">
        <w:rPr>
          <w:rFonts w:ascii="David" w:hAnsi="David" w:cs="David"/>
          <w:sz w:val="24"/>
          <w:szCs w:val="24"/>
          <w:rtl/>
          <w:lang w:val="en-GB"/>
        </w:rPr>
        <w:instrText>האם מיינדפולנס משפר יכולות קוג</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מאמר סקירה, זווית נוירופסיכולוגית</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טבלת הזהב של המדדים</w:instrText>
      </w:r>
      <w:r w:rsidR="00785498" w:rsidRPr="0013159B">
        <w:rPr>
          <w:rFonts w:ascii="David" w:hAnsi="David" w:cs="David"/>
          <w:sz w:val="24"/>
          <w:szCs w:val="24"/>
          <w:lang w:val="en-GB"/>
        </w:rPr>
        <w:instrText xml:space="preserve"> \n2011","page":"449-464","publisher":"Elsevier Ltd","title":"Does mindfulness training improve cognitive abilities? A systematic review of neuropsychological findings","type":"article-journal","volume":"31"},"uris":["http://www.mendeley.com/documents/?uuid=e234f459-0418-4616-9497-1498868e34bb"]},{"id":"ITEM-3","itemData":{"DOI":"10.1016/j.copsyc.2018.12.015","ISSN":"2352-250X","author":[{"dropping-particle":"","family":"Vago","given":"David R","non-dropping-particle":"","parse-names":false,"suffix":""},{"dropping-particle":"","family":"Gupta","given":"Resh S","non-dropping-particle":"","parse-names":false,"suffix":""},{"dropping-particle":"","family":"Lazar","given":"Sara W","non-dropping-particle":"","parse-names":false,"suffix":""}],"container-title":"Current Opinion in Psychology","id":"ITEM-3","issued":{"date-parts":[["2019"]]},"note":"</w:instrText>
      </w:r>
      <w:r w:rsidR="00785498" w:rsidRPr="0013159B">
        <w:rPr>
          <w:rFonts w:ascii="David" w:hAnsi="David" w:cs="David"/>
          <w:sz w:val="24"/>
          <w:szCs w:val="24"/>
          <w:rtl/>
          <w:lang w:val="en-GB"/>
        </w:rPr>
        <w:instrText>מדידת השלכות קוג' של מיינדפולנס</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קונפאונדים</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וגבולות מתודולוגיים</w:instrText>
      </w:r>
      <w:r w:rsidR="00785498" w:rsidRPr="0013159B">
        <w:rPr>
          <w:rFonts w:ascii="David" w:hAnsi="David" w:cs="David"/>
          <w:sz w:val="24"/>
          <w:szCs w:val="24"/>
          <w:lang w:val="en-GB"/>
        </w:rPr>
        <w:instrText xml:space="preserve"> \n\n","page":"143-150","publisher":"Elsevier Ltd","title":"ScienceDirect Measuring cognitive outcomes in mindfulness-based intervention research : a reflection on confounding factors and methodological limitations","type":"article-journal","volume":"28"},"uris":["http://www.mendeley.com/documents/?uuid=1f8f359d-fdc6-44ca-8048-63f39867ed87"]},{"id":"ITEM-4","itemData":{"DOI":"10.3389/fnins.2013.00008","ISBN":"1662-453X","ISSN":"16624548","PMID":"23382709","abstract":"The scientific interest in meditation and mindfulness practice has recently seen an unprecedented surge. After an initial phase of presenting beneficial effects of mindfulness practice in various domains, research is now seeking to unravel the underlying psychological and neurophysiological mechanisms. Advances in understanding these processes are required for improving and fine-tuning mindfulness-based interventions that target specific conditions such as eating disorders or attention deficit hyperactivity disorders. This review presents a theoretical framework that emphasizes the central role of attentional control mechanisms in the development of mindfulness skills. It discusses the phenomenological level of experience during meditation, the different attentional functions that are involved, and relates these to the brain networks that subserve these functions. On the basis of currently available empirical evidence specific processes as to how attention exerts its positive influence are considered and it is concluded that meditation practice appears to positively impact attentional functions by improving resource allocation processes. As a result, attentional resources are allocated more fully during early processing phases which subsequently enhance further processing. Neural changes resulting from a pure form of mindfulness practice that is central to most mindfulness programs are considered from the perspective that they constitute a useful reference point for future research. Furthermore, possible interrelations between the improvement of attentional control and emotion regulation skills are discussed.","author":[{"dropping-particle":"","family":"Malinowski","given":"Peter","non-dropping-particle":"","parse-names":false,"suffix":""}],"container-title":"Frontiers in Neuroscience","id":"ITEM-4","issue":"7 FEB","issued":{"date-parts":[["2013"]]},"note":"</w:instrText>
      </w:r>
      <w:r w:rsidR="00785498" w:rsidRPr="0013159B">
        <w:rPr>
          <w:rFonts w:ascii="David" w:hAnsi="David" w:cs="David"/>
          <w:sz w:val="24"/>
          <w:szCs w:val="24"/>
          <w:rtl/>
          <w:lang w:val="en-GB"/>
        </w:rPr>
        <w:instrText>מנגנונים נוירונליים של הקצאת קשב בתרגול מיינדפולנס</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מאמר סקירה למסגרת תיאורתית שמדגיש את התפקיד של בקרת קשב בפיתוח יכולות מיינדפולנס, דרך האימון</w:instrText>
      </w:r>
      <w:r w:rsidR="00785498" w:rsidRPr="0013159B">
        <w:rPr>
          <w:rFonts w:ascii="David" w:hAnsi="David" w:cs="David"/>
          <w:sz w:val="24"/>
          <w:szCs w:val="24"/>
          <w:lang w:val="en-GB"/>
        </w:rPr>
        <w:instrText>. \n</w:instrText>
      </w:r>
      <w:r w:rsidR="00785498" w:rsidRPr="0013159B">
        <w:rPr>
          <w:rFonts w:ascii="David" w:hAnsi="David" w:cs="David"/>
          <w:sz w:val="24"/>
          <w:szCs w:val="24"/>
          <w:rtl/>
          <w:lang w:val="en-GB"/>
        </w:rPr>
        <w:instrText>שיפור בהקצאת משאבים</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שינויים נוירולוגיים</w:instrText>
      </w:r>
      <w:r w:rsidR="00785498" w:rsidRPr="0013159B">
        <w:rPr>
          <w:rFonts w:ascii="David" w:hAnsi="David" w:cs="David"/>
          <w:sz w:val="24"/>
          <w:szCs w:val="24"/>
          <w:lang w:val="en-GB"/>
        </w:rPr>
        <w:instrText>.\n\nattentional control &amp;gt; emotional regulation\n\n\n","page":"1-11","title":"Neural mechanisms of attentional control in mindfulness meditation","type":"article-journal","volume":"7"},"uris":["http://www.mendeley.com/documents/?uuid=05c40323-c649-4a1f-969c-474eeae2670e"]},{"id":"ITEM-5","itemData":{"DOI":"10.1038/nrn3916","ISBN":"978-3-319-46321-6","ISSN":"14710048","PMID":"25783612","abstract":"On page 220 of this article, the third sentence of the fourth paragraph was incorrect. The sentence should have read 'Furthermore, a preliminary analysis from a study of a state of 'non-dual awareness' (a state of awareness in which perceived dualities, such as the distinction between subject and object, are absent) showed increased functional connectivity of the central precuneus with the dorsolateral PFC'. This has been corrected in the online version of the article.","author":[{"dropping-particle":"","family":"Tang","given":"Yi Yuan","non-dropping-particle":"","parse-names":false,"suffix":""},{"dropping-particle":"","family":"Hölzel","given":"Britta K.","non-dropping-particle":"","parse-names":false,"suffix":""},{"dropping-particle":"","family":"Posner","given":"Michael I.","non-dropping-particle":"","parse-names":false,"suffix":""}],"container-title":"Nature Reviews Neuroscience","id":"ITEM-5","issue":"4","issued":{"date-parts":[["2015"]]},"note":"</w:instrText>
      </w:r>
      <w:r w:rsidR="00785498" w:rsidRPr="0013159B">
        <w:rPr>
          <w:rFonts w:ascii="David" w:hAnsi="David" w:cs="David"/>
          <w:sz w:val="24"/>
          <w:szCs w:val="24"/>
          <w:rtl/>
          <w:lang w:val="en-GB"/>
        </w:rPr>
        <w:instrText>מחקר מוחי של מיינדפולנס - סקירה</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אולי העדכנית ביותר</w:instrText>
      </w:r>
      <w:r w:rsidR="00785498" w:rsidRPr="0013159B">
        <w:rPr>
          <w:rFonts w:ascii="David" w:hAnsi="David" w:cs="David"/>
          <w:sz w:val="24"/>
          <w:szCs w:val="24"/>
          <w:lang w:val="en-GB"/>
        </w:rPr>
        <w:instrText>?) \n\n</w:instrText>
      </w:r>
      <w:r w:rsidR="00785498" w:rsidRPr="0013159B">
        <w:rPr>
          <w:rFonts w:ascii="David" w:hAnsi="David" w:cs="David"/>
          <w:sz w:val="24"/>
          <w:szCs w:val="24"/>
          <w:rtl/>
          <w:lang w:val="en-GB"/>
        </w:rPr>
        <w:instrText>אזורים מוחיים - מבנה</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רשתות - פעילות</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רמה נורינולית (חשמל), רמה מולקולרית (גנטיקה</w:instrText>
      </w:r>
      <w:r w:rsidR="00785498" w:rsidRPr="0013159B">
        <w:rPr>
          <w:rFonts w:ascii="David" w:hAnsi="David" w:cs="David"/>
          <w:sz w:val="24"/>
          <w:szCs w:val="24"/>
          <w:lang w:val="en-GB"/>
        </w:rPr>
        <w:instrText>) \n\n</w:instrText>
      </w:r>
      <w:r w:rsidR="00785498" w:rsidRPr="0013159B">
        <w:rPr>
          <w:rFonts w:ascii="David" w:hAnsi="David" w:cs="David"/>
          <w:sz w:val="24"/>
          <w:szCs w:val="24"/>
          <w:rtl/>
          <w:lang w:val="en-GB"/>
        </w:rPr>
        <w:instrText>המנגנון המוחי עדיין לא ברור. (נכון ל-2015 וכנראה גם היום, כמו כל דבר מוחי חוץ מראייה נגיד</w:instrText>
      </w:r>
      <w:r w:rsidR="00785498" w:rsidRPr="0013159B">
        <w:rPr>
          <w:rFonts w:ascii="David" w:hAnsi="David" w:cs="David"/>
          <w:sz w:val="24"/>
          <w:szCs w:val="24"/>
          <w:lang w:val="en-GB"/>
        </w:rPr>
        <w:instrText>)","page":"213-225","publisher":"Nature Publishing Group","title":"The neuroscience of mindfulness meditation","type":"article-journal","volume":"16"},"uris":["http://www.mendeley.com/documents/?uuid=051d65f5-7e4b-41eb-bfec-1de8819a2d3a"]},{"id":"ITEM-6","itemData":{"DOI":"10.1016/j.concog.2016.01.005","ISBN":"1053-8100","ISSN":"10902376","PMID":"26784917","abstract":"This paper focuses on evidence for mindfulness meditation-related benefits to executive functioning, processes important for much of human volitional behaviour. Miyake et al. (2000) have shown that executive functions can be fractionated into three distinct domains including inhibition, working memory updating, and mental set shifting. Considering these separable domains, it is important to determine whether the effects of mindfulness can generalize to all three sub-functions or are specific to certain domains. To address this, the current review applied Miyake et al.'s (2000) fractionated model of executive functioning to the mindfulness literature. Empirical studies assessing the benefits of mindfulness to measures tapping the inhibition, updating, and shifting components of executive functioning were examined. Results suggest a relatively specific as opposed to general benefit resulting from mindfulness, with consistent inhibitory improvement, but more variable advantages to the updating and shifting domains. Recommendations surrounding application of mindfulness practice and future research are discussed.","author":[{"dropping-particle":"","family":"Gallant","given":"Sara N.","non-dropping-particle":"","parse-names":false,"suffix":""}],"container-title":"Consciousness and Cognition","id":"ITEM-6","issued":{"date-parts":[["2016"]]},"title":"Mindfulness meditation practice and executive functioning: Breaking down the benefit","type":"article","volume":"40"},"uris":["http://www.mendeley.com/documents/?uuid=b90b21d9-6a00-34e7-a051-6188bfb324dd"]}],"mendeley":{"formattedCitation":"(Chiesa et al., 2011; Gallant, 2016; Lao et al., 2016; Malinowski, 2013; Y. Y. Tang et al., 2015; Vago et al., 2019)","plainTextFormattedCitation":"(Chiesa et al., 2011; Gallant, 2016; Lao et al., 2016; Malinowski, 2013; Y. Y. Tang et al., 2015; Vago et al., 2019)","previouslyFormattedCitation":"(Chiesa et al., 2011; Gallant, 2016; Lao et al., 2016; Malinowski, 2013; Y. Y. Tang et al., 2015; Vago et al., 2019)"},"properties":{"noteIndex":0},"schema":"https://github.com/citation-style-language/schema/raw/master/csl-citation.json"}</w:instrText>
      </w:r>
      <w:r w:rsidR="001A16AE" w:rsidRPr="006A4A9B">
        <w:rPr>
          <w:rFonts w:ascii="David" w:hAnsi="David" w:cs="David"/>
          <w:sz w:val="24"/>
          <w:szCs w:val="24"/>
          <w:lang w:val="en-GB"/>
        </w:rPr>
        <w:fldChar w:fldCharType="separate"/>
      </w:r>
      <w:r w:rsidR="001E2173" w:rsidRPr="006A4A9B">
        <w:rPr>
          <w:rFonts w:ascii="David" w:hAnsi="David" w:cs="David"/>
          <w:noProof/>
          <w:sz w:val="24"/>
          <w:szCs w:val="24"/>
          <w:lang w:val="en-GB"/>
        </w:rPr>
        <w:t>(Chiesa et al., 2011; Gallant, 2016; Lao et al., 2016; Malinowski, 2013; Y. Y. Tang et al., 2015; Vago et al., 2019)</w:t>
      </w:r>
      <w:r w:rsidR="001A16AE" w:rsidRPr="006A4A9B">
        <w:rPr>
          <w:rFonts w:ascii="David" w:hAnsi="David" w:cs="David"/>
          <w:sz w:val="24"/>
          <w:szCs w:val="24"/>
          <w:lang w:val="en-GB"/>
        </w:rPr>
        <w:fldChar w:fldCharType="end"/>
      </w:r>
      <w:r w:rsidR="001A16AE" w:rsidRPr="006A4A9B">
        <w:rPr>
          <w:rFonts w:ascii="David" w:hAnsi="David" w:cs="David"/>
          <w:sz w:val="24"/>
          <w:szCs w:val="24"/>
          <w:lang w:val="en-GB"/>
        </w:rPr>
        <w:t xml:space="preserve"> for a review). One </w:t>
      </w:r>
      <w:r w:rsidRPr="006A4A9B">
        <w:rPr>
          <w:rFonts w:ascii="David" w:hAnsi="David" w:cs="David"/>
          <w:sz w:val="24"/>
          <w:szCs w:val="24"/>
          <w:lang w:val="en-GB"/>
        </w:rPr>
        <w:t xml:space="preserve">set of studies </w:t>
      </w:r>
      <w:del w:id="43" w:author="עמית ברנשטיין" w:date="2020-02-02T13:08:00Z">
        <w:r w:rsidRPr="006A4A9B" w:rsidDel="00071FC4">
          <w:rPr>
            <w:rFonts w:ascii="David" w:hAnsi="David" w:cs="David"/>
            <w:sz w:val="24"/>
            <w:szCs w:val="24"/>
            <w:lang w:val="en-GB"/>
          </w:rPr>
          <w:delText xml:space="preserve">have </w:delText>
        </w:r>
      </w:del>
      <w:r w:rsidRPr="0013159B">
        <w:rPr>
          <w:rFonts w:ascii="David" w:hAnsi="David" w:cs="David"/>
          <w:sz w:val="24"/>
          <w:szCs w:val="24"/>
          <w:lang w:val="en-GB"/>
        </w:rPr>
        <w:t xml:space="preserve">examined </w:t>
      </w:r>
      <w:r w:rsidR="001A16AE" w:rsidRPr="0013159B">
        <w:rPr>
          <w:rFonts w:ascii="David" w:hAnsi="David" w:cs="David"/>
          <w:b/>
          <w:bCs/>
          <w:sz w:val="24"/>
          <w:szCs w:val="24"/>
          <w:lang w:val="en-GB"/>
        </w:rPr>
        <w:t xml:space="preserve">subjective experience </w:t>
      </w:r>
      <w:r w:rsidRPr="0013159B">
        <w:rPr>
          <w:rFonts w:ascii="David" w:hAnsi="David" w:cs="David"/>
          <w:b/>
          <w:bCs/>
          <w:sz w:val="24"/>
          <w:szCs w:val="24"/>
          <w:lang w:val="en-GB"/>
        </w:rPr>
        <w:t xml:space="preserve">of </w:t>
      </w:r>
      <w:r w:rsidR="001A16AE" w:rsidRPr="0013159B">
        <w:rPr>
          <w:rFonts w:ascii="David" w:hAnsi="David" w:cs="David"/>
          <w:b/>
          <w:bCs/>
          <w:sz w:val="24"/>
          <w:szCs w:val="24"/>
          <w:lang w:val="en-GB"/>
        </w:rPr>
        <w:t xml:space="preserve">attention via self-report. </w:t>
      </w:r>
      <w:r w:rsidR="001A16AE" w:rsidRPr="0013159B">
        <w:rPr>
          <w:rFonts w:ascii="David" w:hAnsi="David" w:cs="David"/>
          <w:sz w:val="24"/>
          <w:szCs w:val="24"/>
          <w:lang w:val="en-GB"/>
        </w:rPr>
        <w:t>Broadly</w:t>
      </w:r>
      <w:r w:rsidR="001A16AE" w:rsidRPr="0013159B">
        <w:rPr>
          <w:rFonts w:ascii="David" w:hAnsi="David" w:cs="David"/>
          <w:b/>
          <w:bCs/>
          <w:sz w:val="24"/>
          <w:szCs w:val="24"/>
          <w:lang w:val="en-GB"/>
        </w:rPr>
        <w:t xml:space="preserve">, </w:t>
      </w:r>
      <w:r w:rsidR="001A16AE" w:rsidRPr="0013159B">
        <w:rPr>
          <w:rFonts w:ascii="David" w:hAnsi="David" w:cs="David"/>
          <w:sz w:val="24"/>
          <w:szCs w:val="24"/>
          <w:lang w:bidi="ar-SA"/>
        </w:rPr>
        <w:t xml:space="preserve">meditators report better attentional abilities relative to non-practitioners </w:t>
      </w:r>
      <w:r w:rsidR="001A16AE"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{"citationItems":[{"id":"ITEM-1","itemData":{"DOI":"10.1177/1745691611419671","ISBN":"1745-6916\\r1745-6924","ISSN":"17456916","PMID":"11982931","abstract":"Cultivation of mindfulness, the nonjudgmental awareness of experiences in the present moment, produces beneficial effects on well-being and ameliorates psychiatric and stress-related symptoms. Mindfulness m</w:instrText>
      </w:r>
      <w:r w:rsidR="00785498" w:rsidRPr="0013159B">
        <w:rPr>
          <w:rFonts w:ascii="David" w:hAnsi="David" w:cs="David"/>
          <w:sz w:val="24"/>
          <w:szCs w:val="24"/>
          <w:lang w:bidi="ar-SA"/>
        </w:rPr>
        <w:instrText>editation has therefore increasingly been incorporated into psychotherapeutic interventions. Although the number of publications in the field has sharply increased over the last two decades, there is a paucity of theoretical reviews that integrate the existing literature into a comprehensive theoretical framework. In this article, we explore several components through which mindfulness meditation exerts its effects: (a) attention regulation, (b) body awareness, (c) emotion regulation (including reappraisal and exposure, extinction, and reconsolidation), and (d) change in perspective on the self. Recent empirical research, including practitioners’ self-reports and experimental data, provides evidence supporting these mechanisms. Functional and structural neuroimaging studies have begun to explore the neuroscientific processes underlying these components. Evidence suggests that mindfulness practice is associated with neuroplastic changes in the anterior cingulate cortex, insula, temporo-parietal junction, fronto-limbic network, and default mode network structures. The authors suggest that the mechanisms described here work synergistically, establishing a process of enhanced self-regulation. Differentiating between these components seems useful to guide future basic research and to specifically target areas of development in the treatment of psychological disorders","author":[{"dropping-particle":"","family":"Hölzel","given":"Britta K.","non-dropping-particle":"","parse-names":false,"suffix":""},{"dropping-particle":"","family":"Lazar","given":"Sara W.","non-dropping-particle":"","parse-names":false,"suffix":""},{"dropping-particle":"","family":"Gard","given":"Tim","non-dropping-particle":"","parse-names":false,"suffix":""},{"dropping-particle":"","family":"Schuman-Olivier","given":"Zev","non-dropping-particle":"","parse-names":false,"suffix":""},{"dropping-particle":"","family":"Vago","given":"David R.","non-dropping-particle":"","parse-names":false,"suffix":""},{"dropping-particle":"","family":"Ott","given":"Ulrich","non-dropping-particle":"","parse-names":false,"suffix":""}],"container-title":"Perspectives on Psychological Science","id":"ITEM-1","issued":{"date-parts":[["2011"]]},"note":"</w:instrText>
      </w:r>
      <w:r w:rsidR="00785498" w:rsidRPr="0013159B">
        <w:rPr>
          <w:rFonts w:ascii="David" w:hAnsi="David" w:cs="David"/>
          <w:sz w:val="24"/>
          <w:szCs w:val="24"/>
          <w:rtl/>
        </w:rPr>
        <w:instrText>איך מיינדפולמס עובד? הצעת מנגנונים של פעולה - קונספטואלית ומוחית</w:instrText>
      </w:r>
      <w:r w:rsidR="00785498" w:rsidRPr="0013159B">
        <w:rPr>
          <w:rFonts w:ascii="David" w:hAnsi="David" w:cs="David"/>
          <w:sz w:val="24"/>
          <w:szCs w:val="24"/>
          <w:lang w:bidi="ar-SA"/>
        </w:rPr>
        <w:instrText>\n\n</w:instrText>
      </w:r>
      <w:r w:rsidR="00785498" w:rsidRPr="0013159B">
        <w:rPr>
          <w:rFonts w:ascii="David" w:hAnsi="David" w:cs="David"/>
          <w:sz w:val="24"/>
          <w:szCs w:val="24"/>
          <w:rtl/>
        </w:rPr>
        <w:instrText>מאמר סקירה</w:instrText>
      </w:r>
      <w:r w:rsidR="00785498" w:rsidRPr="0013159B">
        <w:rPr>
          <w:rFonts w:ascii="David" w:hAnsi="David" w:cs="David"/>
          <w:sz w:val="24"/>
          <w:szCs w:val="24"/>
          <w:lang w:bidi="ar-SA"/>
        </w:rPr>
        <w:instrText xml:space="preserve"> \n\n</w:instrText>
      </w:r>
      <w:r w:rsidR="00785498" w:rsidRPr="0013159B">
        <w:rPr>
          <w:rFonts w:ascii="David" w:hAnsi="David" w:cs="David"/>
          <w:sz w:val="24"/>
          <w:szCs w:val="24"/>
          <w:rtl/>
        </w:rPr>
        <w:instrText>מנגנונים מתווכים שמאפשרים למיינדפולנס להשיג את ההשפעה של שיפור ב</w:instrText>
      </w:r>
      <w:r w:rsidR="00785498" w:rsidRPr="0013159B">
        <w:rPr>
          <w:rFonts w:ascii="David" w:hAnsi="David" w:cs="David"/>
          <w:sz w:val="24"/>
          <w:szCs w:val="24"/>
          <w:lang w:bidi="ar-SA"/>
        </w:rPr>
        <w:instrText xml:space="preserve">-well being </w:instrText>
      </w:r>
      <w:r w:rsidR="00785498" w:rsidRPr="0013159B">
        <w:rPr>
          <w:rFonts w:ascii="David" w:hAnsi="David" w:cs="David"/>
          <w:sz w:val="24"/>
          <w:szCs w:val="24"/>
          <w:rtl/>
        </w:rPr>
        <w:instrText>והפחתת סרטס</w:instrText>
      </w:r>
      <w:r w:rsidR="00785498" w:rsidRPr="0013159B">
        <w:rPr>
          <w:rFonts w:ascii="David" w:hAnsi="David" w:cs="David"/>
          <w:sz w:val="24"/>
          <w:szCs w:val="24"/>
          <w:lang w:bidi="ar-SA"/>
        </w:rPr>
        <w:instrText xml:space="preserve">- \n1. </w:instrText>
      </w:r>
      <w:r w:rsidR="00785498" w:rsidRPr="0013159B">
        <w:rPr>
          <w:rFonts w:ascii="David" w:hAnsi="David" w:cs="David"/>
          <w:sz w:val="24"/>
          <w:szCs w:val="24"/>
          <w:rtl/>
        </w:rPr>
        <w:instrText>בקרה על קשב</w:instrText>
      </w:r>
      <w:r w:rsidR="00785498" w:rsidRPr="0013159B">
        <w:rPr>
          <w:rFonts w:ascii="David" w:hAnsi="David" w:cs="David"/>
          <w:sz w:val="24"/>
          <w:szCs w:val="24"/>
          <w:lang w:bidi="ar-SA"/>
        </w:rPr>
        <w:instrText xml:space="preserve">\n2. </w:instrText>
      </w:r>
      <w:r w:rsidR="00785498" w:rsidRPr="0013159B">
        <w:rPr>
          <w:rFonts w:ascii="David" w:hAnsi="David" w:cs="David"/>
          <w:sz w:val="24"/>
          <w:szCs w:val="24"/>
          <w:rtl/>
        </w:rPr>
        <w:instrText>מודעות לגוף</w:instrText>
      </w:r>
      <w:r w:rsidR="00785498" w:rsidRPr="0013159B">
        <w:rPr>
          <w:rFonts w:ascii="David" w:hAnsi="David" w:cs="David"/>
          <w:sz w:val="24"/>
          <w:szCs w:val="24"/>
          <w:lang w:bidi="ar-SA"/>
        </w:rPr>
        <w:instrText xml:space="preserve">\n3. </w:instrText>
      </w:r>
      <w:r w:rsidR="00785498" w:rsidRPr="0013159B">
        <w:rPr>
          <w:rFonts w:ascii="David" w:hAnsi="David" w:cs="David"/>
          <w:sz w:val="24"/>
          <w:szCs w:val="24"/>
          <w:rtl/>
        </w:rPr>
        <w:instrText>בקרה רגשית</w:instrText>
      </w:r>
      <w:r w:rsidR="00785498" w:rsidRPr="0013159B">
        <w:rPr>
          <w:rFonts w:ascii="David" w:hAnsi="David" w:cs="David"/>
          <w:sz w:val="24"/>
          <w:szCs w:val="24"/>
          <w:lang w:bidi="ar-SA"/>
        </w:rPr>
        <w:instrText xml:space="preserve"> - \n</w:instrText>
      </w:r>
      <w:r w:rsidR="00785498" w:rsidRPr="0013159B">
        <w:rPr>
          <w:rFonts w:ascii="David" w:hAnsi="David" w:cs="David"/>
          <w:sz w:val="24"/>
          <w:szCs w:val="24"/>
          <w:rtl/>
        </w:rPr>
        <w:instrText>הערכת מחדש</w:instrText>
      </w:r>
      <w:r w:rsidR="00785498" w:rsidRPr="0013159B">
        <w:rPr>
          <w:rFonts w:ascii="David" w:hAnsi="David" w:cs="David"/>
          <w:sz w:val="24"/>
          <w:szCs w:val="24"/>
          <w:lang w:bidi="ar-SA"/>
        </w:rPr>
        <w:instrText xml:space="preserve"> - reapraisal - \n- </w:instrText>
      </w:r>
      <w:r w:rsidR="00785498" w:rsidRPr="0013159B">
        <w:rPr>
          <w:rFonts w:ascii="David" w:hAnsi="David" w:cs="David"/>
          <w:sz w:val="24"/>
          <w:szCs w:val="24"/>
          <w:rtl/>
        </w:rPr>
        <w:instrText>הערכה חיובית מחודשת של הגירוי או החוויה הפנימית - שינוי בבקרה הקוגניטיבית של ה</w:instrText>
      </w:r>
      <w:r w:rsidR="00785498" w:rsidRPr="0013159B">
        <w:rPr>
          <w:rFonts w:ascii="David" w:hAnsi="David" w:cs="David"/>
          <w:sz w:val="24"/>
          <w:szCs w:val="24"/>
          <w:lang w:bidi="ar-SA"/>
        </w:rPr>
        <w:instrText xml:space="preserve">-PFC </w:instrText>
      </w:r>
      <w:r w:rsidR="00785498" w:rsidRPr="0013159B">
        <w:rPr>
          <w:rFonts w:ascii="David" w:hAnsi="David" w:cs="David"/>
          <w:sz w:val="24"/>
          <w:szCs w:val="24"/>
          <w:rtl/>
        </w:rPr>
        <w:instrText>על תהליכים מוחיים נמוכים של קשב</w:instrText>
      </w:r>
      <w:r w:rsidR="00785498" w:rsidRPr="0013159B">
        <w:rPr>
          <w:rFonts w:ascii="David" w:hAnsi="David" w:cs="David"/>
          <w:sz w:val="24"/>
          <w:szCs w:val="24"/>
          <w:lang w:bidi="ar-SA"/>
        </w:rPr>
        <w:instrText xml:space="preserve">.\n- </w:instrText>
      </w:r>
      <w:r w:rsidR="00785498" w:rsidRPr="0013159B">
        <w:rPr>
          <w:rFonts w:ascii="David" w:hAnsi="David" w:cs="David"/>
          <w:sz w:val="24"/>
          <w:szCs w:val="24"/>
          <w:rtl/>
        </w:rPr>
        <w:instrText>מנגד - יש הטוענים שיש</w:instrText>
      </w:r>
      <w:r w:rsidR="00785498" w:rsidRPr="0013159B">
        <w:rPr>
          <w:rFonts w:ascii="David" w:hAnsi="David" w:cs="David"/>
          <w:sz w:val="24"/>
          <w:szCs w:val="24"/>
          <w:lang w:bidi="ar-SA"/>
        </w:rPr>
        <w:instrText xml:space="preserve"> nonapraisal -</w:instrText>
      </w:r>
      <w:r w:rsidR="00785498" w:rsidRPr="0013159B">
        <w:rPr>
          <w:rFonts w:ascii="David" w:hAnsi="David" w:cs="David"/>
          <w:sz w:val="24"/>
          <w:szCs w:val="24"/>
          <w:rtl/>
        </w:rPr>
        <w:instrText>העדר הערכה (או שיפוט) שנלווה לאימון ומתבטא</w:instrText>
      </w:r>
      <w:r w:rsidR="00785498" w:rsidRPr="0013159B">
        <w:rPr>
          <w:rFonts w:ascii="David" w:hAnsi="David" w:cs="David"/>
          <w:sz w:val="24"/>
          <w:szCs w:val="24"/>
          <w:lang w:bidi="ar-SA"/>
        </w:rPr>
        <w:instrText xml:space="preserve"> </w:instrText>
      </w:r>
      <w:r w:rsidR="00785498" w:rsidRPr="0013159B">
        <w:rPr>
          <w:rFonts w:ascii="David" w:hAnsi="David" w:cs="David"/>
          <w:sz w:val="24"/>
          <w:szCs w:val="24"/>
          <w:rtl/>
        </w:rPr>
        <w:instrText>מוחית בירידה בפעילות של ה</w:instrText>
      </w:r>
      <w:r w:rsidR="00785498" w:rsidRPr="0013159B">
        <w:rPr>
          <w:rFonts w:ascii="David" w:hAnsi="David" w:cs="David"/>
          <w:sz w:val="24"/>
          <w:szCs w:val="24"/>
          <w:lang w:bidi="ar-SA"/>
        </w:rPr>
        <w:instrText xml:space="preserve">-PFC &amp;gt; </w:instrText>
      </w:r>
      <w:r w:rsidR="00785498" w:rsidRPr="0013159B">
        <w:rPr>
          <w:rFonts w:ascii="David" w:hAnsi="David" w:cs="David"/>
          <w:sz w:val="24"/>
          <w:szCs w:val="24"/>
          <w:rtl/>
        </w:rPr>
        <w:instrText>פחות בקרה קוגניטיבית - ירידה במנגנון האיניהיביטורי והמכוון</w:instrText>
      </w:r>
      <w:r w:rsidR="00785498" w:rsidRPr="0013159B">
        <w:rPr>
          <w:rFonts w:ascii="David" w:hAnsi="David" w:cs="David"/>
          <w:sz w:val="24"/>
          <w:szCs w:val="24"/>
          <w:lang w:bidi="ar-SA"/>
        </w:rPr>
        <w:instrText xml:space="preserve"> top down.\n</w:instrText>
      </w:r>
      <w:r w:rsidR="00785498" w:rsidRPr="0013159B">
        <w:rPr>
          <w:rFonts w:ascii="David" w:hAnsi="David" w:cs="David"/>
          <w:sz w:val="24"/>
          <w:szCs w:val="24"/>
          <w:rtl/>
        </w:rPr>
        <w:instrText>ייתכן ובקרב מתחילים יהיה צורך בהגברת הבקרה הקוג' על מנת לשנות דפוסים אוטומאטיים</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ואצל מתקדמים העמדה האוטומאטית תשתנה ועל כן תצפה ירידה בבקרה קוג' (=פעילות ה</w:instrText>
      </w:r>
      <w:r w:rsidR="00785498" w:rsidRPr="0013159B">
        <w:rPr>
          <w:rFonts w:ascii="David" w:hAnsi="David" w:cs="David"/>
          <w:sz w:val="24"/>
          <w:szCs w:val="24"/>
          <w:lang w:bidi="ar-SA"/>
        </w:rPr>
        <w:instrText>-PFC).\n\n</w:instrText>
      </w:r>
      <w:r w:rsidR="00785498" w:rsidRPr="0013159B">
        <w:rPr>
          <w:rFonts w:ascii="David" w:hAnsi="David" w:cs="David"/>
          <w:sz w:val="24"/>
          <w:szCs w:val="24"/>
          <w:rtl/>
        </w:rPr>
        <w:instrText>חשיפה, הכחדה ורה-קונסלידציה</w:instrText>
      </w:r>
      <w:r w:rsidR="00785498" w:rsidRPr="0013159B">
        <w:rPr>
          <w:rFonts w:ascii="David" w:hAnsi="David" w:cs="David"/>
          <w:sz w:val="24"/>
          <w:szCs w:val="24"/>
          <w:lang w:bidi="ar-SA"/>
        </w:rPr>
        <w:instrText xml:space="preserve"> &amp;gt; </w:instrText>
      </w:r>
      <w:r w:rsidR="00785498" w:rsidRPr="0013159B">
        <w:rPr>
          <w:rFonts w:ascii="David" w:hAnsi="David" w:cs="David"/>
          <w:sz w:val="24"/>
          <w:szCs w:val="24"/>
          <w:rtl/>
        </w:rPr>
        <w:instrText>הווצרות זכרונות מחדש</w:instrText>
      </w:r>
      <w:r w:rsidR="00785498" w:rsidRPr="0013159B">
        <w:rPr>
          <w:rFonts w:ascii="David" w:hAnsi="David" w:cs="David"/>
          <w:sz w:val="24"/>
          <w:szCs w:val="24"/>
          <w:lang w:bidi="ar-SA"/>
        </w:rPr>
        <w:instrText xml:space="preserve"> ? \n4. </w:instrText>
      </w:r>
      <w:r w:rsidR="00785498" w:rsidRPr="0013159B">
        <w:rPr>
          <w:rFonts w:ascii="David" w:hAnsi="David" w:cs="David"/>
          <w:sz w:val="24"/>
          <w:szCs w:val="24"/>
          <w:rtl/>
        </w:rPr>
        <w:instrText>שינוי פרספטיבה על העצמי</w:instrText>
      </w:r>
      <w:r w:rsidR="00785498" w:rsidRPr="0013159B">
        <w:rPr>
          <w:rFonts w:ascii="David" w:hAnsi="David" w:cs="David"/>
          <w:sz w:val="24"/>
          <w:szCs w:val="24"/>
          <w:lang w:bidi="ar-SA"/>
        </w:rPr>
        <w:instrText xml:space="preserve"> .","title":"How does mindfulness meditation work? Proposing mechanisms of action from a conceptual and neural perspective","type":"article"},"uris":["http://www.mendeley.com/documents/?uuid=318d63f1-df51-3148-a428-9203a83843f8"]},{"id":"ITEM-2","itemData":{"DOI":"10.1016/j.concog.2008.12.008","ISBN":"1090-2376 (Electronic)\\r1053-8100 (Linking)","ISSN":"10538100","PMID":"19181542","abstract":"This study investigated the link between meditation, self-reported mindfulness and cognitive flexibility as well as other attentional functions. It compared a group of meditators experienced in mindfulness meditation with a meditation-naïve control group on measures of Stroop interference and the \"d2-concentration and endurance test\". Overall the results suggest that attentional performance and cognitive flexibility are positively related to meditation practice and levels of mindfulness. Meditators performed significantly better than non-meditators on all measures of attention. Furthermore, self-reported mindfulness was higher in meditators than non-meditators and correlations with all attention measures were of moderate to high strength. This pattern of results suggests that mindfulness is intimately linked to improvements of attentional functions and cognitive flexibility. The relevance of these findings for mental balance and well-being are discussed. © 2008 Elsevier Inc. All rights reserved.","author":[{"dropping-particle":"","family":"Moore","given":"Adam","non-dropping-particle":"","parse-names":false,"suffix":""},{"dropping-particle":"","family":"Malinowski","given":"Peter","non-dropping-particle":"","parse-names":false,"suffix":""}],"container-title":"Consciousness and Cognition","id":"ITEM-2","issue":"1","issued":{"date-parts":[["2009"]]},"note":"</w:instrText>
      </w:r>
      <w:r w:rsidR="00785498" w:rsidRPr="0013159B">
        <w:rPr>
          <w:rFonts w:ascii="David" w:hAnsi="David" w:cs="David"/>
          <w:sz w:val="24"/>
          <w:szCs w:val="24"/>
          <w:rtl/>
        </w:rPr>
        <w:instrText>מדיטציה, מיינדפולנס וגמישות קוגניטיבית</w:instrText>
      </w:r>
      <w:r w:rsidR="00785498" w:rsidRPr="0013159B">
        <w:rPr>
          <w:rFonts w:ascii="David" w:hAnsi="David" w:cs="David"/>
          <w:sz w:val="24"/>
          <w:szCs w:val="24"/>
          <w:lang w:bidi="ar-SA"/>
        </w:rPr>
        <w:instrText>\ncognitive flexibility\n2009\n\n</w:instrText>
      </w:r>
      <w:r w:rsidR="00785498" w:rsidRPr="0013159B">
        <w:rPr>
          <w:rFonts w:ascii="David" w:hAnsi="David" w:cs="David"/>
          <w:sz w:val="24"/>
          <w:szCs w:val="24"/>
          <w:rtl/>
        </w:rPr>
        <w:instrText>הקשר בין מדיטציה, דיווח עצמי של מיינדפולנס וגמישות קוג', ופונקציות קשביות אחרות</w:instrText>
      </w:r>
      <w:r w:rsidR="00785498" w:rsidRPr="0013159B">
        <w:rPr>
          <w:rFonts w:ascii="David" w:hAnsi="David" w:cs="David"/>
          <w:sz w:val="24"/>
          <w:szCs w:val="24"/>
          <w:lang w:bidi="ar-SA"/>
        </w:rPr>
        <w:instrText>.\n\n</w:instrText>
      </w:r>
      <w:r w:rsidR="00785498" w:rsidRPr="0013159B">
        <w:rPr>
          <w:rFonts w:ascii="David" w:hAnsi="David" w:cs="David"/>
          <w:sz w:val="24"/>
          <w:szCs w:val="24"/>
          <w:rtl/>
        </w:rPr>
        <w:instrText>השוואה</w:instrText>
      </w:r>
      <w:r w:rsidR="00785498" w:rsidRPr="0013159B">
        <w:rPr>
          <w:rFonts w:ascii="David" w:hAnsi="David" w:cs="David"/>
          <w:sz w:val="24"/>
          <w:szCs w:val="24"/>
          <w:lang w:bidi="ar-SA"/>
        </w:rPr>
        <w:instrText xml:space="preserve"> </w:instrText>
      </w:r>
      <w:r w:rsidR="00785498" w:rsidRPr="0013159B">
        <w:rPr>
          <w:rFonts w:ascii="David" w:hAnsi="David" w:cs="David"/>
          <w:sz w:val="24"/>
          <w:szCs w:val="24"/>
          <w:rtl/>
        </w:rPr>
        <w:instrText>של מנוסים בתרגול עם לא מנוסים כקונטרול</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מדידה של סטרופ (פעם ראשונה!, הבאה הייתה ב-12' כאשר זה היה מחקר אורך, והשיג תוצאות הפוכות ברמה ההתנהגותית)</w:instrText>
      </w:r>
      <w:r w:rsidR="00785498" w:rsidRPr="0013159B">
        <w:rPr>
          <w:rFonts w:ascii="David" w:hAnsi="David" w:cs="David"/>
          <w:sz w:val="24"/>
          <w:szCs w:val="24"/>
          <w:lang w:bidi="ar-SA"/>
        </w:rPr>
        <w:instrText xml:space="preserve"> \n</w:instrText>
      </w:r>
      <w:r w:rsidR="00785498" w:rsidRPr="0013159B">
        <w:rPr>
          <w:rFonts w:ascii="David" w:hAnsi="David" w:cs="David"/>
          <w:sz w:val="24"/>
          <w:szCs w:val="24"/>
          <w:rtl/>
        </w:rPr>
        <w:instrText>ו</w:instrText>
      </w:r>
      <w:r w:rsidR="00785498" w:rsidRPr="0013159B">
        <w:rPr>
          <w:rFonts w:ascii="David" w:hAnsi="David" w:cs="David"/>
          <w:sz w:val="24"/>
          <w:szCs w:val="24"/>
          <w:lang w:bidi="ar-SA"/>
        </w:rPr>
        <w:instrText>-d2-concentration and endurance test\n\n</w:instrText>
      </w:r>
      <w:r w:rsidR="00785498" w:rsidRPr="0013159B">
        <w:rPr>
          <w:rFonts w:ascii="David" w:hAnsi="David" w:cs="David"/>
          <w:sz w:val="24"/>
          <w:szCs w:val="24"/>
          <w:rtl/>
        </w:rPr>
        <w:instrText>התוצאות מציעות שביצוע קשב וגמישות קוג' קשורות לתרגול ולרמות המיינדפולנס כתכונה</w:instrText>
      </w:r>
      <w:r w:rsidR="00785498" w:rsidRPr="0013159B">
        <w:rPr>
          <w:rFonts w:ascii="David" w:hAnsi="David" w:cs="David"/>
          <w:sz w:val="24"/>
          <w:szCs w:val="24"/>
          <w:lang w:bidi="ar-SA"/>
        </w:rPr>
        <w:instrText>.\n\n</w:instrText>
      </w:r>
      <w:r w:rsidR="00785498" w:rsidRPr="0013159B">
        <w:rPr>
          <w:rFonts w:ascii="David" w:hAnsi="David" w:cs="David"/>
          <w:sz w:val="24"/>
          <w:szCs w:val="24"/>
          <w:rtl/>
        </w:rPr>
        <w:instrText>הרלוונטיות של הממצאים בהקשר של איזון מנטאלי ו</w:instrText>
      </w:r>
      <w:r w:rsidR="00785498" w:rsidRPr="0013159B">
        <w:rPr>
          <w:rFonts w:ascii="David" w:hAnsi="David" w:cs="David"/>
          <w:sz w:val="24"/>
          <w:szCs w:val="24"/>
          <w:lang w:bidi="ar-SA"/>
        </w:rPr>
        <w:instrText xml:space="preserve">well being - </w:instrText>
      </w:r>
      <w:r w:rsidR="00785498" w:rsidRPr="0013159B">
        <w:rPr>
          <w:rFonts w:ascii="David" w:hAnsi="David" w:cs="David"/>
          <w:sz w:val="24"/>
          <w:szCs w:val="24"/>
          <w:rtl/>
        </w:rPr>
        <w:instrText>בדיון</w:instrText>
      </w:r>
      <w:r w:rsidR="00785498" w:rsidRPr="0013159B">
        <w:rPr>
          <w:rFonts w:ascii="David" w:hAnsi="David" w:cs="David"/>
          <w:sz w:val="24"/>
          <w:szCs w:val="24"/>
          <w:lang w:bidi="ar-SA"/>
        </w:rPr>
        <w:instrText xml:space="preserve"> ?","page":"176-186","publisher":"Elsevier Inc.","title":"Meditation, mindfulness and cognitive flexibility","type":"article-journal","volume":"18"},"uris":["http://www.mendeley.com/documents/?uuid=e09c375d-6a30-4c24-bc0a-2fd534968fe1"]},{"id":"ITEM-3","itemData":{"DOI":"10.1073/pnas.0707678104","ISSN":"0027-8424","PMID":"17940025","abstract":"Recent studies suggest that months to years of intensive and systematic meditation training can improve attention. However, the lengthy training required has made it difficult to use random assignment of participants to conditions to confirm these findings. This article shows that a group randomly assigned to 5 days of meditation practice with the integrative body-mind training method shows significantly better attention and control of stress than a similarly chosen control group given relaxation training. The training method comes from traditional Chinese medicine and incorporates aspects of other meditation and mindfulness training. Compared with the control group, the experimental group of 40 undergraduate Chinese students given 5 days of 20-min integrative training showed greater improvement in conflict scores on the Attention Network Test, lower anxiety, depression, anger, and fatigue, and higher vigor on the Profile of Mood States scale, a significant decrease in stress-related cortisol, and an increase in immunoreactivity. These results provide a convenient method for studying the influence of meditation training by using experimental and control methods similar to those used to test drugs or other interventions.","author":[{"dropping-particle":"","family":"Tang","given":"Yi-Yuan","non-dropping-particle":"","parse-names":false,"suffix":""},{"dropping-particle":"","family":"Ma","given":"Yinghua","non-dropping-particle":"","parse-names":false,"suffix":""},{"dropping-particle":"","family":"Wang","given":"Junhong","non-dropping-particle":"","parse-names":false,"suffix":""},{"dropping-particle":"","family":"Fan","given":"Yaxin","non-dropping-particle":"","parse-names":false,"suffix":""},{"dropping-particle":"","family":"Feng","given":"Shigang","non-dropping-particle":"","parse-names":false,"suffix":""},{"dropping-particle":"","family":"Lu","given":"Qilin","non-dropping-particle":"","parse-names":false,"suffix":""},{"dropping-particle":"","family":"Yu","given":"Qingbao","non-dropping-particle":"","parse-names":false,"suffix":""},{"dropping-particle":"","family":"Sui","given":"Danni","non-dropping-particle":"","parse-names":false,"suffix":""},{"dropping-particle":"","family":"Rothbart","given":"Mary K","non-dropping-particle":"","parse-names":false,"suffix":""},{"dropping-particle":"","family":"Fan","given":"Ming","non-dropping-particle":"","parse-names":false,"suffix":""},{"dropping-particle":"","family":"Posner","given":"Michael I","non-dropping-particle":"","parse-names":false,"suffix":""}],"container-title":"Proceedings of the National Academy of Sciences of the United States of America","id":"ITEM-3","issue":"43","issued":{"date-parts":[["2007","10","23"]]},"page":"17152-6","publisher":"National Academy of Sciences","title":"Short-term meditation training improves attention and self-regulation.","type":"article-journal","volume":"104"},"uris":["http://www.mendeley.com/documents/?uuid=529f6ac7-d2ad-3e69-9df9-e0e31acb96dd"]}],"mendeley":{"formattedCitation":"(Hölzel et al., 2011; Moore &amp; Malinowski, 2009; Y.-Y. Tang et al., 2007)","plainTextFormattedCitation":"(Hölzel et al., 2011; Moore &amp; Malinowski, 2009; Y.-Y. Tang et al., 2007)","previouslyFormattedCitation":"(Hölzel et al., 2011; Moore &amp; Malinowski, 2009; Y.-Y. Tang et al., 2007)"},"properties":{"noteIndex":0},"schema":"https://github.com/citation-style-language/schema/raw/master/csl-citation.json"}</w:instrText>
      </w:r>
      <w:r w:rsidR="001A16AE" w:rsidRPr="006A4A9B">
        <w:rPr>
          <w:rFonts w:ascii="David" w:hAnsi="David" w:cs="David"/>
          <w:sz w:val="24"/>
          <w:szCs w:val="24"/>
          <w:lang w:bidi="ar-SA"/>
        </w:rPr>
        <w:fldChar w:fldCharType="separate"/>
      </w:r>
      <w:r w:rsidR="001E2173" w:rsidRPr="006A4A9B">
        <w:rPr>
          <w:rFonts w:ascii="David" w:hAnsi="David" w:cs="David"/>
          <w:noProof/>
          <w:sz w:val="24"/>
          <w:szCs w:val="24"/>
          <w:lang w:bidi="ar-SA"/>
        </w:rPr>
        <w:t>(Hölzel et al., 2011; Moore &amp; Malinowski, 2009; Y.-Y. Tang et al., 2007)</w:t>
      </w:r>
      <w:r w:rsidR="001A16AE" w:rsidRPr="006A4A9B">
        <w:rPr>
          <w:rFonts w:ascii="David" w:hAnsi="David" w:cs="David"/>
          <w:sz w:val="24"/>
          <w:szCs w:val="24"/>
          <w:lang w:bidi="ar-SA"/>
        </w:rPr>
        <w:fldChar w:fldCharType="end"/>
      </w:r>
      <w:r w:rsidR="001A16AE" w:rsidRPr="006A4A9B">
        <w:rPr>
          <w:rFonts w:ascii="David" w:hAnsi="David" w:cs="David"/>
          <w:sz w:val="24"/>
          <w:szCs w:val="24"/>
          <w:lang w:bidi="ar-SA"/>
        </w:rPr>
        <w:t xml:space="preserve">. For example, meditators report that meditation practice enable them to focus their attention for an extended period of time, and distractions disturb this focus less frequently during formal meditation practice and in everyday life </w:t>
      </w:r>
      <w:r w:rsidR="001A16AE"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{"citationItems":[{"id":"ITEM-1","itemData":{"DOI":"10.1126/science.302.5642.44","ISSN":"00368075","abstract":"Buddhist monks and Western scientists are comparing notes on how the mind works and collaborating to test insights gleaned from meditation.","author":[{"dropping-particle":"","family":"Barinaga","given":"Marcia","no</w:instrText>
      </w:r>
      <w:r w:rsidR="00785498" w:rsidRPr="0013159B">
        <w:rPr>
          <w:rFonts w:ascii="David" w:hAnsi="David" w:cs="David"/>
          <w:sz w:val="24"/>
          <w:szCs w:val="24"/>
          <w:lang w:bidi="ar-SA"/>
        </w:rPr>
        <w:instrText>n-dropping-particle":"","parse-names":false,"suffix":""}],"container-title":"Science","id":"ITEM-1","issue":"October","issued":{"date-parts":[["2003"]]},"note":"</w:instrText>
      </w:r>
      <w:r w:rsidR="00785498" w:rsidRPr="0013159B">
        <w:rPr>
          <w:rFonts w:ascii="David" w:hAnsi="David" w:cs="David"/>
          <w:sz w:val="24"/>
          <w:szCs w:val="24"/>
          <w:rtl/>
        </w:rPr>
        <w:instrText>מאמר</w:instrText>
      </w:r>
      <w:r w:rsidR="00785498" w:rsidRPr="0013159B">
        <w:rPr>
          <w:rFonts w:ascii="David" w:hAnsi="David" w:cs="David"/>
          <w:sz w:val="24"/>
          <w:szCs w:val="24"/>
          <w:lang w:bidi="ar-SA"/>
        </w:rPr>
        <w:instrText xml:space="preserve"> </w:instrText>
      </w:r>
      <w:r w:rsidR="00785498" w:rsidRPr="0013159B">
        <w:rPr>
          <w:rFonts w:ascii="David" w:hAnsi="David" w:cs="David"/>
          <w:sz w:val="24"/>
          <w:szCs w:val="24"/>
          <w:rtl/>
        </w:rPr>
        <w:instrText>מ-2003, הגעתי אליו מהולצר שאמרה ש</w:instrText>
      </w:r>
      <w:r w:rsidR="00785498" w:rsidRPr="0013159B">
        <w:rPr>
          <w:rFonts w:ascii="David" w:hAnsi="David" w:cs="David"/>
          <w:sz w:val="24"/>
          <w:szCs w:val="24"/>
          <w:lang w:bidi="ar-SA"/>
        </w:rPr>
        <w:instrText xml:space="preserve"> \nmeditators report that the regular practice enables them to focus their attention for an extended period of time (Barinaga, 2003)\n</w:instrText>
      </w:r>
      <w:r w:rsidR="00785498" w:rsidRPr="0013159B">
        <w:rPr>
          <w:rFonts w:ascii="David" w:hAnsi="David" w:cs="David"/>
          <w:sz w:val="24"/>
          <w:szCs w:val="24"/>
          <w:rtl/>
        </w:rPr>
        <w:instrText>דיווח עצמי ומיינדפולנס, לפסקה 2</w:instrText>
      </w:r>
      <w:r w:rsidR="00785498" w:rsidRPr="0013159B">
        <w:rPr>
          <w:rFonts w:ascii="David" w:hAnsi="David" w:cs="David"/>
          <w:sz w:val="24"/>
          <w:szCs w:val="24"/>
          <w:lang w:bidi="ar-SA"/>
        </w:rPr>
        <w:instrText>","page":"44-47","title":"Studying the well-trained mind","type":"article-journal","volume":"302"},"uris":["http://www.mendeley.com/documents/?uuid=e2a0d660-4390-4670-9e49-1f6fbb8e7234"]}],"mendeley":{"formattedCitation":"(Barinaga, 2003)","plainTextFormattedCitation":"(Barinaga, 2003)","previouslyFormattedCitation":"(Barinaga, 2003)"},"properties":{"noteIndex":0},"schema":"https://github.com/citation-style-language/schema/raw/master/csl-citation.json"}</w:instrText>
      </w:r>
      <w:r w:rsidR="001A16AE" w:rsidRPr="006A4A9B">
        <w:rPr>
          <w:rFonts w:ascii="David" w:hAnsi="David" w:cs="David"/>
          <w:sz w:val="24"/>
          <w:szCs w:val="24"/>
          <w:lang w:bidi="ar-SA"/>
        </w:rPr>
        <w:fldChar w:fldCharType="separate"/>
      </w:r>
      <w:r w:rsidR="001E2173" w:rsidRPr="006A4A9B">
        <w:rPr>
          <w:rFonts w:ascii="David" w:hAnsi="David" w:cs="David"/>
          <w:noProof/>
          <w:sz w:val="24"/>
          <w:szCs w:val="24"/>
          <w:lang w:bidi="ar-SA"/>
        </w:rPr>
        <w:t>(Barinaga, 2003)</w:t>
      </w:r>
      <w:r w:rsidR="001A16AE" w:rsidRPr="006A4A9B">
        <w:rPr>
          <w:rFonts w:ascii="David" w:hAnsi="David" w:cs="David"/>
          <w:sz w:val="24"/>
          <w:szCs w:val="24"/>
          <w:lang w:bidi="ar-SA"/>
        </w:rPr>
        <w:fldChar w:fldCharType="end"/>
      </w:r>
      <w:r w:rsidR="001A16AE" w:rsidRPr="006A4A9B">
        <w:rPr>
          <w:rFonts w:ascii="David" w:hAnsi="David" w:cs="David"/>
          <w:sz w:val="24"/>
          <w:szCs w:val="24"/>
          <w:lang w:bidi="ar-SA"/>
        </w:rPr>
        <w:t xml:space="preserve">. Whereas experienced meditators trained to observe their own minds </w:t>
      </w:r>
      <w:r w:rsidR="001A16AE" w:rsidRPr="006A4A9B">
        <w:rPr>
          <w:rFonts w:ascii="David" w:hAnsi="David" w:cs="David"/>
          <w:sz w:val="24"/>
          <w:szCs w:val="24"/>
        </w:rPr>
        <w:t>may</w:t>
      </w:r>
      <w:r w:rsidR="001A16AE" w:rsidRPr="006A4A9B">
        <w:rPr>
          <w:rFonts w:ascii="David" w:hAnsi="David" w:cs="David"/>
          <w:sz w:val="24"/>
          <w:szCs w:val="24"/>
          <w:lang w:bidi="ar-SA"/>
        </w:rPr>
        <w:t xml:space="preserve"> be more valid repo</w:t>
      </w:r>
      <w:r w:rsidR="001A16AE" w:rsidRPr="0013159B">
        <w:rPr>
          <w:rFonts w:ascii="David" w:hAnsi="David" w:cs="David"/>
          <w:sz w:val="24"/>
          <w:szCs w:val="24"/>
          <w:lang w:bidi="ar-SA"/>
        </w:rPr>
        <w:t xml:space="preserve">rters as to the subjective experience of their attentional behavior, it is likely that most people are not </w:t>
      </w:r>
      <w:r w:rsidR="001A16AE"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{"citationItems":[{"id":"ITEM-1","itemData":{"DOI":"10.1177/1745691617709589","ISBN":"1745-6924 (Electronic) 1745-6916 (Linking)","ISSN":"17456924","PMID":"29016274","abstract":"During the past two decades, mindfulness meditation has gone from being a fringe topic of scien</w:instrText>
      </w:r>
      <w:r w:rsidR="00785498" w:rsidRPr="0013159B">
        <w:rPr>
          <w:rFonts w:ascii="David" w:hAnsi="David" w:cs="David"/>
          <w:sz w:val="24"/>
          <w:szCs w:val="24"/>
          <w:lang w:bidi="ar-SA"/>
        </w:rPr>
        <w:instrText>tific investigation to being an occasional replacement for psychotherapy, tool of corporate well-being, widely implemented educational practice, and \"key to building more resilient soldiers.\" Yet the mindfulness movement and empirical evidence supporting it have not gone without criticism. Misinformation and poor methodology associated with past studies of mindfulness may lead public consumers to be harmed, misled, and disappointed. Addressing such concerns, the present article discusses the difficulties of defining mindfulness, delineates the proper scope of research into mindfulness practices, and explicates crucial methodological issues for interpreting results from investigations of mindfulness. For doing so, the authors draw on their diverse areas of expertise to review the present state of mindfulness research, comprehensively summarizing what we do and do not know, while providing a prescriptive agenda for contemplative science, with a particular focus on assessment, mindfulness training, possible adverse effects, and intersection with brain imaging. Our goals are to inform interested scientists, the news media, and the public, to minimize harm, curb poor research practices, and staunch the flow of misinformation about the benefits, costs, and future prospects of mindfulness meditation.","author":[{"dropping-particle":"","family":"Dam","given":"Nicholas T.","non-dropping-particle":"Van","parse-names":false,"suffix":""},{"dropping-particle":"","family":"Vugt","given":"Marieke K.","non-dropping-particle":"van","parse-names":false,"suffix":""},{"dropping-particle":"","family":"Vago","given":"David R.","non-dropping-particle":"","parse-names":false,"suffix":""},{"dropping-particle":"","family":"Schmalzl","given":"Laura","non-dropping-particle":"","parse-names":false,"suffix":""},{"dropping-particle":"","family":"Saron","given":"Clifford D.","non-dropping-particle":"","parse-names":false,"suffix":""},{"dropping-particle":"","family":"Olendzki","given":"Andrew","non-dropping-particle":"","parse-names":false,"suffix":""},{"dropping-particle":"","family":"Meissner","given":"Ted","non-dropping-particle":"","parse-names":false,"suffix":""},{"dropping-particle":"","family":"Lazar","given":"Sara W.","non-dropping-particle":"","parse-names":false,"suffix":""},{"dropping-particle":"","family":"Kerr","given":"Catherine E.","non-dropping-particle":"","parse-names":false,"suffix":""},{"dropping-particle":"","family":"Gorchov","given":"Jolie","non-dropping-particle":"","parse-names":false,"suffix":""},{"dropping-particle":"","family":"Fox","given":"Kieran C.R.","non-dropping-particle":"","parse-names":false,"suffix":""},{"dropping-particle":"","family":"Field","given":"Brent A.","non-dropping-particle":"","parse-names":false,"suffix":""},{"dropping-particle":"","family":"Britton","given":"Willoughby B.","non-dropping-particle":"","parse-names":false,"suffix":""},{"dropping-particle":"","family":"Brefczynski-Lewis","given":"Julie A.","non-dropping-particle":"","parse-names":false,"suffix":""},{"dropping-particle":"","family":"Meyer","given":"David E.","non-dropping-particle":"","parse-names":false,"suffix":""}],"container-title":"Perspectives on Psychological Science","id":"ITEM-1","issue":"1","issued":{"date-parts":[["2018"]]},"note":"</w:instrText>
      </w:r>
      <w:r w:rsidR="00785498" w:rsidRPr="0013159B">
        <w:rPr>
          <w:rFonts w:ascii="David" w:hAnsi="David" w:cs="David"/>
          <w:sz w:val="24"/>
          <w:szCs w:val="24"/>
          <w:rtl/>
        </w:rPr>
        <w:instrText>בעייתיות של דיווח עצמי ועוד</w:instrText>
      </w:r>
      <w:r w:rsidR="00785498" w:rsidRPr="0013159B">
        <w:rPr>
          <w:rFonts w:ascii="David" w:hAnsi="David" w:cs="David"/>
          <w:sz w:val="24"/>
          <w:szCs w:val="24"/>
          <w:lang w:bidi="ar-SA"/>
        </w:rPr>
        <w:instrText xml:space="preserve"> \n</w:instrText>
      </w:r>
      <w:r w:rsidR="00785498" w:rsidRPr="0013159B">
        <w:rPr>
          <w:rFonts w:ascii="David" w:hAnsi="David" w:cs="David"/>
          <w:sz w:val="24"/>
          <w:szCs w:val="24"/>
          <w:rtl/>
        </w:rPr>
        <w:instrText>וגם של מדד מוחי</w:instrText>
      </w:r>
      <w:r w:rsidR="00785498" w:rsidRPr="0013159B">
        <w:rPr>
          <w:rFonts w:ascii="David" w:hAnsi="David" w:cs="David"/>
          <w:sz w:val="24"/>
          <w:szCs w:val="24"/>
          <w:lang w:bidi="ar-SA"/>
        </w:rPr>
        <w:instrText>!!","page":"36-61","title":"Mind the Hype: A Critical Evaluation and Prescriptive Agenda for Research on Mindfulness and Meditation","type":"article-journal","volume":"13"},"uris":["http://www.mendeley.com/documents/?uuid=9b0959e9-b2dd-4a65-b5bb-dd5ad251b4a4"]},{"id":"ITEM-2","itemData":{"DOI":"10.1037/a0022713","ISSN":"1939-134X","author":[{"dropping-particle":"","family":"Grossman","given":"Paul","non-dropping-particle":"","parse-names":false,"suffix":""}],"container-title":"Psychological Assessment","id":"ITEM-2","issue":"4","issued":{"date-parts":[["2011"]]},"page":"1034-1040","title":"Defining mindfulness by how poorly I think I pay attention during everyday awareness and other intractable problems for psychology's (re)invention of mindfulness: Comment on Brown et al. (2011).","type":"article-journal","volume":"23"},"uris":["http://www.mendeley.com/documents/?uuid=e6dc6297-e2c1-3920-a9cb-f69a86d02a36"]},{"id":"ITEM-3","itemData":{"DOI":"10.1126/science.302.5642.44","ISSN":"00368075","abstract":"Buddhist monks and Western scientists are comparing notes on how the mind works and collaborating to test insights gleaned from meditation.","author":[{"dropping-particle":"","family":"Barinaga","given":"Marcia","non-dropping-particle":"","parse-names":false,"suffix":""}],"container-title":"Science","id":"ITEM-3","issue":"October","issued":{"date-parts":[["2003"]]},"note":"</w:instrText>
      </w:r>
      <w:r w:rsidR="00785498" w:rsidRPr="0013159B">
        <w:rPr>
          <w:rFonts w:ascii="David" w:hAnsi="David" w:cs="David"/>
          <w:sz w:val="24"/>
          <w:szCs w:val="24"/>
          <w:rtl/>
        </w:rPr>
        <w:instrText>מאמר מ-2003, הגעתי אליו מהולצר שאמרה ש</w:instrText>
      </w:r>
      <w:r w:rsidR="00785498" w:rsidRPr="0013159B">
        <w:rPr>
          <w:rFonts w:ascii="David" w:hAnsi="David" w:cs="David"/>
          <w:sz w:val="24"/>
          <w:szCs w:val="24"/>
          <w:lang w:bidi="ar-SA"/>
        </w:rPr>
        <w:instrText xml:space="preserve"> \nmeditators report that the regular practice enables them to focus their attention for an extended period of time (Barinaga, 2003)\n</w:instrText>
      </w:r>
      <w:r w:rsidR="00785498" w:rsidRPr="0013159B">
        <w:rPr>
          <w:rFonts w:ascii="David" w:hAnsi="David" w:cs="David"/>
          <w:sz w:val="24"/>
          <w:szCs w:val="24"/>
          <w:rtl/>
        </w:rPr>
        <w:instrText>דיווח עצמי ומיינדפולנס, לפסקה 2</w:instrText>
      </w:r>
      <w:r w:rsidR="00785498" w:rsidRPr="0013159B">
        <w:rPr>
          <w:rFonts w:ascii="David" w:hAnsi="David" w:cs="David"/>
          <w:sz w:val="24"/>
          <w:szCs w:val="24"/>
          <w:lang w:bidi="ar-SA"/>
        </w:rPr>
        <w:instrText>","page":"44-47","title":"Studying the well-trained mind","type":"article-journal","volume":"302"},"uris":["http://www.mendeley.com/documents/?uuid=e2a0d660-4390-4670-9e49-1f6fbb8e7234"]}],"mendeley":{"formattedCitation":"(Barinaga, 2003; Grossman, 2011; Van Dam et al., 2018)","plainTextFormattedCitation":"(Barinaga, 2003; Grossman, 2011; Van Dam et al., 2018)","previouslyFormattedCitation":"(Barinaga, 2003; Grossman, 2011; Van Dam et al., 2018)"},"properties":{"noteIndex":0},"schema":"https://github.com/citation-style-language/schema/raw/master/csl-citation.json"}</w:instrText>
      </w:r>
      <w:r w:rsidR="001A16AE" w:rsidRPr="006A4A9B">
        <w:rPr>
          <w:rFonts w:ascii="David" w:hAnsi="David" w:cs="David"/>
          <w:sz w:val="24"/>
          <w:szCs w:val="24"/>
          <w:lang w:bidi="ar-SA"/>
        </w:rPr>
        <w:fldChar w:fldCharType="separate"/>
      </w:r>
      <w:r w:rsidR="001E2173" w:rsidRPr="006A4A9B">
        <w:rPr>
          <w:rFonts w:ascii="David" w:hAnsi="David" w:cs="David"/>
          <w:noProof/>
          <w:sz w:val="24"/>
          <w:szCs w:val="24"/>
          <w:lang w:bidi="ar-SA"/>
        </w:rPr>
        <w:t>(Barinaga, 2003; Grossman, 2011; Van Dam et al., 2018)</w:t>
      </w:r>
      <w:r w:rsidR="001A16AE" w:rsidRPr="006A4A9B">
        <w:rPr>
          <w:rFonts w:ascii="David" w:hAnsi="David" w:cs="David"/>
          <w:sz w:val="24"/>
          <w:szCs w:val="24"/>
          <w:lang w:bidi="ar-SA"/>
        </w:rPr>
        <w:fldChar w:fldCharType="end"/>
      </w:r>
      <w:r w:rsidR="001A16AE" w:rsidRPr="006A4A9B">
        <w:rPr>
          <w:rFonts w:ascii="David" w:hAnsi="David" w:cs="David"/>
          <w:sz w:val="24"/>
          <w:szCs w:val="24"/>
          <w:lang w:bidi="ar-SA"/>
        </w:rPr>
        <w:t xml:space="preserve">. Consequently, </w:t>
      </w:r>
      <w:r w:rsidR="001A16AE" w:rsidRPr="006A4A9B">
        <w:rPr>
          <w:rFonts w:ascii="David" w:hAnsi="David" w:cs="David"/>
          <w:sz w:val="24"/>
          <w:szCs w:val="24"/>
          <w:lang w:bidi="ar-SA"/>
        </w:rPr>
        <w:lastRenderedPageBreak/>
        <w:t>cognitive-experimental or behavioral tasks designed to experimentally measure and quantify attention processes may be a more optimal means to study attention in MMT.</w:t>
      </w:r>
    </w:p>
    <w:p w14:paraId="0230CB77" w14:textId="790650B8" w:rsidR="00EC3ED3" w:rsidRPr="006A4A9B" w:rsidRDefault="00676F6A" w:rsidP="00917BBA">
      <w:pPr>
        <w:spacing w:after="0"/>
        <w:ind w:firstLine="720"/>
        <w:rPr>
          <w:rFonts w:ascii="David" w:hAnsi="David" w:cs="David"/>
          <w:sz w:val="24"/>
          <w:szCs w:val="24"/>
          <w:rtl/>
          <w:lang w:bidi="ar-SA"/>
        </w:rPr>
      </w:pPr>
      <w:r w:rsidRPr="0013159B">
        <w:rPr>
          <w:rFonts w:ascii="David" w:hAnsi="David" w:cs="David"/>
          <w:sz w:val="24"/>
          <w:szCs w:val="24"/>
          <w:lang w:val="en-GB" w:bidi="ar-SA"/>
        </w:rPr>
        <w:t xml:space="preserve">Another </w:t>
      </w:r>
      <w:r w:rsidR="00071FC4" w:rsidRPr="0013159B">
        <w:rPr>
          <w:rFonts w:ascii="David" w:hAnsi="David" w:cs="David"/>
          <w:sz w:val="24"/>
          <w:szCs w:val="24"/>
          <w:lang w:bidi="ar-SA"/>
        </w:rPr>
        <w:t xml:space="preserve">body of work entails </w:t>
      </w:r>
      <w:commentRangeStart w:id="44"/>
      <w:r w:rsidR="000F7599" w:rsidRPr="0013159B">
        <w:rPr>
          <w:rFonts w:ascii="David" w:hAnsi="David" w:cs="David"/>
          <w:b/>
          <w:bCs/>
          <w:sz w:val="24"/>
          <w:szCs w:val="24"/>
          <w:lang w:val="en-GB"/>
        </w:rPr>
        <w:t>c</w:t>
      </w:r>
      <w:commentRangeEnd w:id="44"/>
      <w:r w:rsidR="007F0624" w:rsidRPr="006A4A9B">
        <w:rPr>
          <w:rStyle w:val="CommentReference"/>
          <w:rFonts w:ascii="David" w:hAnsi="David" w:cs="David"/>
          <w:sz w:val="24"/>
          <w:szCs w:val="24"/>
        </w:rPr>
        <w:commentReference w:id="44"/>
      </w:r>
      <w:r w:rsidR="001A16AE" w:rsidRPr="006A4A9B">
        <w:rPr>
          <w:rFonts w:ascii="David" w:hAnsi="David" w:cs="David"/>
          <w:b/>
          <w:bCs/>
          <w:sz w:val="24"/>
          <w:szCs w:val="24"/>
          <w:lang w:val="en-GB"/>
        </w:rPr>
        <w:t>ross-sectional between-group studies</w:t>
      </w:r>
      <w:r w:rsidR="001A16AE" w:rsidRPr="006A4A9B">
        <w:rPr>
          <w:rFonts w:ascii="David" w:hAnsi="David" w:cs="David"/>
          <w:sz w:val="24"/>
          <w:szCs w:val="24"/>
          <w:lang w:val="en-GB"/>
        </w:rPr>
        <w:t xml:space="preserve"> – most often comparing experienced meditators</w:t>
      </w:r>
      <w:r w:rsidR="001A16AE" w:rsidRPr="006A4A9B" w:rsidDel="0012107F">
        <w:rPr>
          <w:rFonts w:ascii="David" w:hAnsi="David" w:cs="David"/>
          <w:sz w:val="24"/>
          <w:szCs w:val="24"/>
          <w:lang w:val="en-GB"/>
        </w:rPr>
        <w:t xml:space="preserve"> </w:t>
      </w:r>
      <w:r w:rsidR="001A16AE" w:rsidRPr="0013159B">
        <w:rPr>
          <w:rFonts w:ascii="David" w:hAnsi="David" w:cs="David"/>
          <w:sz w:val="24"/>
          <w:szCs w:val="24"/>
          <w:lang w:val="en-GB"/>
        </w:rPr>
        <w:t>to novices or non-practitioners</w:t>
      </w:r>
      <w:r w:rsidR="00071FC4" w:rsidRPr="0013159B">
        <w:rPr>
          <w:rFonts w:ascii="David" w:hAnsi="David" w:cs="David"/>
          <w:sz w:val="24"/>
          <w:szCs w:val="24"/>
          <w:lang w:val="en-GB"/>
        </w:rPr>
        <w:t>. These studies</w:t>
      </w:r>
      <w:r w:rsidR="001A16AE" w:rsidRPr="0013159B">
        <w:rPr>
          <w:rFonts w:ascii="David" w:hAnsi="David" w:cs="David"/>
          <w:b/>
          <w:bCs/>
          <w:sz w:val="24"/>
          <w:szCs w:val="24"/>
          <w:lang w:val="en-GB"/>
        </w:rPr>
        <w:t xml:space="preserve"> </w:t>
      </w:r>
      <w:r w:rsidR="001A16AE" w:rsidRPr="0013159B">
        <w:rPr>
          <w:rFonts w:ascii="David" w:hAnsi="David" w:cs="David"/>
          <w:sz w:val="24"/>
          <w:szCs w:val="24"/>
          <w:lang w:val="en-GB"/>
        </w:rPr>
        <w:t>have documented that experienced meditators demonstrate superior performance (i.e., sustained attention, attentional selection and attentional control) relative to non-meditators on a number of tasks (</w:t>
      </w:r>
      <w:r w:rsidR="001A16AE"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{"citationItems":[{"id":"ITEM-1","itemData":{"DOI":"10.1016/j.cpr.2012.10.006","ISBN":"0272-7358","ISSN":"02727358","PMID":"23142788","abstract":"The beneficial clinical effects of mindfulness practices are receiving increasing support from empirical studies. However, the functional neural mechanisms underlying these benefits have not been thoroughly investigated. Some authors suggest that mindf</w:instrText>
      </w:r>
      <w:r w:rsidR="00785498" w:rsidRPr="0013159B">
        <w:rPr>
          <w:rFonts w:ascii="David" w:hAnsi="David" w:cs="David"/>
          <w:sz w:val="24"/>
          <w:szCs w:val="24"/>
          <w:lang w:val="en-GB"/>
        </w:rPr>
        <w:instrText>ulness should be described as a 'top-down' emotion regulation strategy, while others suggest that mindfulness should be described as a 'bottom-up' emotion regulation strategy. Current discrepancies might derive from the many different descriptions and applications of mindfulness. The present review aims to discuss current descriptions of mindfulness and the relationship existing between mindfulness practice and most commonly investigated emotion regulation strategies. Recent results from functional neuro-imaging studies investigating mindfulness training within the context of emotion regulation are presented. We suggest that mindfulness training is associated with 'top-down' emotion regulation in short-term practitioners and with 'bottom-up' emotion regulation in long-term practitioners. Limitations of current evidence and suggestions for future research on this topic are discussed. © 2012 Elsevier Ltd.","author":[{"dropping-particle":"","family":"Chiesa","given":"Alberto","non-dropping-particle":"","parse-names":false,"suffix":""},{"dropping-particle":"","family":"Serretti","given":"Alessandro","non-dropping-particle":"","parse-names":false,"suffix":""},{"dropping-particle":"","family":"Jakobsen","given":"Janus Christian","non-dropping-particle":"","parse-names":false,"suffix":""}],"container-title":"Clinical Psychology Review","id":"ITEM-1","issue":"1","issued":{"date-parts":[["2013"]]},"page":"82-96","publisher":"Elsevier Ltd","title":"Mindfulness: Top-down or bottom-up emotion regulation strategy?","type":"article-journal","volume":"33"},"uris":["http://www.mendeley.com/documents/?uuid=48a324f3-83bb-4db8-abca-c2168b1c9608"]},{"id":"ITEM-2","itemData":{"DOI":"10.1007/s12671-015-0482-8","ISBN":"1267101504","ISSN":"18688535","PMID":"28163795","abstract":"There is growing interest in the potential benefits of mindfulness meditation practices in terms of counteracting some of the cognitive effects associated with aging. Pursuing this question, the aim of the present study was to investigate the influence of mindfulness training on executive control and emotion regulation in older adults, by means of studying behavioral and electrophysiological changes. Participants, 55 to 75 years of age, were randomly allocated to an 8-week mindful breath awareness training group or an active control group engaging in brain training exercises. Before and after the training period, participants completed an emotional-counting Stroop task, designed to measure attentional control and emotion regulation processes. Concurrently, their brain activity was measured by means of 64-channel electroencephalography. The results show that engaging in just over 10 min of mindfulness practice five times per week resulted in significant improvements in behavioral (response latency) and electrophysiological (N2 event-related potential) measures related to general task performance. Analyses of the underlying cortical sources (Variable Resolution Electromagnetic Tomography, VARETA) indicate that this N2-related effect is primarily associated with changes in the right angular gyrus and other areas of the dorsal attention network. However, the study did not find the expected specific improvements in executive control and emotion regulation, which may be due to the training instructions or the relative brevity of the intervention. Overall, the results indicate that engaging in mindfulness meditation training improves the maintenance of goal-directed visuospatial attention and may be a useful strategy for counteracting cognitive decline associated with aging.","author":[{"dropping-particle":"","family":"Malinowski","given":"Peter","non-dropping-particle":"","parse-names":false,"suffix":""},{"dropping-particle":"","family":"Moore","given":"Adam W.","non-dropping-particle":"","parse-names":false,"suffix":""},{"dropping-particle":"","family":"Mead","given":"Bethan R.","non-dropping-particle":"","parse-names":false,"suffix":""},{"dropping-particle":"","family":"Gruber","given":"Thomas","non-dropping-particle":"","parse-names":false,"suffix":""}],"container-title":"Mindfulness","id":"ITEM-2","issue":"1","issued":{"date-parts":[["2017"]]},"note":"</w:instrText>
      </w:r>
      <w:r w:rsidR="00785498" w:rsidRPr="0013159B">
        <w:rPr>
          <w:rFonts w:ascii="David" w:hAnsi="David" w:cs="David"/>
          <w:sz w:val="24"/>
          <w:szCs w:val="24"/>
          <w:rtl/>
          <w:lang w:val="en-GB"/>
        </w:rPr>
        <w:instrText>מיינדפול בזקנה - האפקט של תרגול מיינדפולנס קצר עלמרקרים אלקטרופיזיולוגיים של תהליכים קוג' ורגשיים בזקנים</w:instrText>
      </w:r>
      <w:r w:rsidR="00785498" w:rsidRPr="0013159B">
        <w:rPr>
          <w:rFonts w:ascii="David" w:hAnsi="David" w:cs="David"/>
          <w:sz w:val="24"/>
          <w:szCs w:val="24"/>
          <w:lang w:val="en-GB"/>
        </w:rPr>
        <w:instrText xml:space="preserve"> \n\n2017\n\n</w:instrText>
      </w:r>
      <w:r w:rsidR="00785498" w:rsidRPr="0013159B">
        <w:rPr>
          <w:rFonts w:ascii="David" w:hAnsi="David" w:cs="David"/>
          <w:sz w:val="24"/>
          <w:szCs w:val="24"/>
          <w:rtl/>
          <w:lang w:val="en-GB"/>
        </w:rPr>
        <w:instrText>ישנם יתרונות אפשריים של מיינדפולנס בהקשר של הזקנה</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המטרה של המחקר הזה הייתה לחקור את ההשפעה של מיינדפולנס על</w:instrText>
      </w:r>
      <w:r w:rsidR="00785498" w:rsidRPr="0013159B">
        <w:rPr>
          <w:rFonts w:ascii="David" w:hAnsi="David" w:cs="David"/>
          <w:sz w:val="24"/>
          <w:szCs w:val="24"/>
          <w:lang w:val="en-GB"/>
        </w:rPr>
        <w:instrText xml:space="preserve"> executive control </w:instrText>
      </w:r>
      <w:r w:rsidR="00785498" w:rsidRPr="0013159B">
        <w:rPr>
          <w:rFonts w:ascii="David" w:hAnsi="David" w:cs="David"/>
          <w:sz w:val="24"/>
          <w:szCs w:val="24"/>
          <w:rtl/>
          <w:lang w:val="en-GB"/>
        </w:rPr>
        <w:instrText>ובקרה</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רגשית במבוגרין</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מדידות התנהגותיות ו</w:instrText>
      </w:r>
      <w:r w:rsidR="00785498" w:rsidRPr="0013159B">
        <w:rPr>
          <w:rFonts w:ascii="David" w:hAnsi="David" w:cs="David"/>
          <w:sz w:val="24"/>
          <w:szCs w:val="24"/>
          <w:lang w:val="en-GB"/>
        </w:rPr>
        <w:instrText xml:space="preserve">-EEG. </w:instrText>
      </w:r>
      <w:r w:rsidR="00785498" w:rsidRPr="0013159B">
        <w:rPr>
          <w:rFonts w:ascii="David" w:hAnsi="David" w:cs="David"/>
          <w:sz w:val="24"/>
          <w:szCs w:val="24"/>
          <w:rtl/>
          <w:lang w:val="en-GB"/>
        </w:rPr>
        <w:instrText>מששתפים בגיאלי 55-75 שהוקצו רנדומלית לקורס של 8 שבועות של</w:instrText>
      </w:r>
      <w:r w:rsidR="00785498" w:rsidRPr="0013159B">
        <w:rPr>
          <w:rFonts w:ascii="David" w:hAnsi="David" w:cs="David"/>
          <w:sz w:val="24"/>
          <w:szCs w:val="24"/>
          <w:lang w:val="en-GB"/>
        </w:rPr>
        <w:instrText xml:space="preserve"> breath awareness trainging group </w:instrText>
      </w:r>
      <w:r w:rsidR="00785498" w:rsidRPr="0013159B">
        <w:rPr>
          <w:rFonts w:ascii="David" w:hAnsi="David" w:cs="David"/>
          <w:sz w:val="24"/>
          <w:szCs w:val="24"/>
          <w:rtl/>
          <w:lang w:val="en-GB"/>
        </w:rPr>
        <w:instrText>או לקב' בקורת שהתעסקה באימון מוחי</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מדידות לפני-אחרי</w:instrText>
      </w:r>
      <w:r w:rsidR="00785498" w:rsidRPr="0013159B">
        <w:rPr>
          <w:rFonts w:ascii="David" w:hAnsi="David" w:cs="David"/>
          <w:sz w:val="24"/>
          <w:szCs w:val="24"/>
          <w:lang w:val="en-GB"/>
        </w:rPr>
        <w:instrText xml:space="preserve"> : \nemotional-countring stroop task' \n</w:instrText>
      </w:r>
      <w:r w:rsidR="00785498" w:rsidRPr="0013159B">
        <w:rPr>
          <w:rFonts w:ascii="David" w:hAnsi="David" w:cs="David"/>
          <w:sz w:val="24"/>
          <w:szCs w:val="24"/>
          <w:rtl/>
          <w:lang w:val="en-GB"/>
        </w:rPr>
        <w:instrText>למדידה של שליטה קשבית ותהליכי</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בקרה ריגשית</w:instrText>
      </w:r>
      <w:r w:rsidR="00785498" w:rsidRPr="0013159B">
        <w:rPr>
          <w:rFonts w:ascii="David" w:hAnsi="David" w:cs="David"/>
          <w:sz w:val="24"/>
          <w:szCs w:val="24"/>
          <w:lang w:val="en-GB"/>
        </w:rPr>
        <w:instrText>. \n</w:instrText>
      </w:r>
      <w:r w:rsidR="00785498" w:rsidRPr="0013159B">
        <w:rPr>
          <w:rFonts w:ascii="David" w:hAnsi="David" w:cs="David"/>
          <w:sz w:val="24"/>
          <w:szCs w:val="24"/>
          <w:rtl/>
          <w:lang w:val="en-GB"/>
        </w:rPr>
        <w:instrText>מדידה של פעילות מוחית</w:instrText>
      </w:r>
      <w:r w:rsidR="00785498" w:rsidRPr="0013159B">
        <w:rPr>
          <w:rFonts w:ascii="David" w:hAnsi="David" w:cs="David"/>
          <w:sz w:val="24"/>
          <w:szCs w:val="24"/>
          <w:lang w:val="en-GB"/>
        </w:rPr>
        <w:instrText xml:space="preserve"> EEG.\n\n</w:instrText>
      </w:r>
      <w:r w:rsidR="00785498" w:rsidRPr="0013159B">
        <w:rPr>
          <w:rFonts w:ascii="David" w:hAnsi="David" w:cs="David"/>
          <w:sz w:val="24"/>
          <w:szCs w:val="24"/>
          <w:rtl/>
          <w:lang w:val="en-GB"/>
        </w:rPr>
        <w:instrText>התוצאות - עיסוק של 10 דק' של מיינדפולנס בכל שבוע גרם לשיםור משמעותי התנהגותית</w:instrText>
      </w:r>
      <w:r w:rsidR="00785498" w:rsidRPr="0013159B">
        <w:rPr>
          <w:rFonts w:ascii="David" w:hAnsi="David" w:cs="David"/>
          <w:sz w:val="24"/>
          <w:szCs w:val="24"/>
          <w:lang w:val="en-GB"/>
        </w:rPr>
        <w:instrText xml:space="preserve"> (response latency\n</w:instrText>
      </w:r>
      <w:r w:rsidR="00785498" w:rsidRPr="0013159B">
        <w:rPr>
          <w:rFonts w:ascii="David" w:hAnsi="David" w:cs="David"/>
          <w:sz w:val="24"/>
          <w:szCs w:val="24"/>
          <w:rtl/>
          <w:lang w:val="en-GB"/>
        </w:rPr>
        <w:instrText>וחשמלית</w:instrText>
      </w:r>
      <w:r w:rsidR="00785498" w:rsidRPr="0013159B">
        <w:rPr>
          <w:rFonts w:ascii="David" w:hAnsi="David" w:cs="David"/>
          <w:sz w:val="24"/>
          <w:szCs w:val="24"/>
          <w:lang w:val="en-GB"/>
        </w:rPr>
        <w:instrText xml:space="preserve"> N2/ \n\n</w:instrText>
      </w:r>
      <w:r w:rsidR="00785498" w:rsidRPr="0013159B">
        <w:rPr>
          <w:rFonts w:ascii="David" w:hAnsi="David" w:cs="David"/>
          <w:sz w:val="24"/>
          <w:szCs w:val="24"/>
          <w:rtl/>
          <w:lang w:val="en-GB"/>
        </w:rPr>
        <w:instrText>אנליזה</w:instrText>
      </w:r>
      <w:r w:rsidR="00785498" w:rsidRPr="0013159B">
        <w:rPr>
          <w:rFonts w:ascii="David" w:hAnsi="David" w:cs="David"/>
          <w:sz w:val="24"/>
          <w:szCs w:val="24"/>
          <w:lang w:val="en-GB"/>
        </w:rPr>
        <w:instrText xml:space="preserve"> VARETA </w:instrText>
      </w:r>
      <w:r w:rsidR="00785498" w:rsidRPr="0013159B">
        <w:rPr>
          <w:rFonts w:ascii="David" w:hAnsi="David" w:cs="David"/>
          <w:sz w:val="24"/>
          <w:szCs w:val="24"/>
          <w:rtl/>
          <w:lang w:val="en-GB"/>
        </w:rPr>
        <w:instrText>הוכיחה שהאפקט מובהק 0</w:instrText>
      </w:r>
      <w:r w:rsidR="00785498" w:rsidRPr="0013159B">
        <w:rPr>
          <w:rFonts w:ascii="David" w:hAnsi="David" w:cs="David"/>
          <w:sz w:val="24"/>
          <w:szCs w:val="24"/>
          <w:lang w:val="en-GB"/>
        </w:rPr>
        <w:instrText xml:space="preserve"> variable resoltion electromagnetic tomography'\n\n?\n\n</w:instrText>
      </w:r>
      <w:r w:rsidR="00785498" w:rsidRPr="0013159B">
        <w:rPr>
          <w:rFonts w:ascii="David" w:hAnsi="David" w:cs="David"/>
          <w:sz w:val="24"/>
          <w:szCs w:val="24"/>
          <w:rtl/>
          <w:lang w:val="en-GB"/>
        </w:rPr>
        <w:instrText>בעצם</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לקחו את הפרדיגמה שמאלינובסקי עשה במחקר אורך לבדיקה השפעה של מיינדפולנס על סטרופ, שינו לסטרופ רגשי ונשארו עם שתי מדידות במקום 3, כנראה בתקווה למצוא אפקטי בקונטקסט הזה. וכמובן הנבדקים הם מקב' גיל מסוימת של זקנים</w:instrText>
      </w:r>
      <w:r w:rsidR="00785498" w:rsidRPr="0013159B">
        <w:rPr>
          <w:rFonts w:ascii="David" w:hAnsi="David" w:cs="David"/>
          <w:sz w:val="24"/>
          <w:szCs w:val="24"/>
          <w:lang w:val="en-GB"/>
        </w:rPr>
        <w:instrText>.","page":"78-94","publisher":"Mindfulness","title":"Mindful Aging: The Effects of Regular Brief Mindfulness Practice on Electrophysiological Markers of Cognitive and Affective Processing in Older Adults","type":"article-journal","volume":"8"},"uris":["http://www.mendeley.com/documents/?uuid=cf96f747-0d2e-44df-9870-c81fc9197174"]},{"id":"ITEM-3","itemData":{"DOI":"10.1038/nrn3916","ISBN":"978-3-319-46321-6","ISSN":"14710048","PMID":"25783612","abstract":"On page 220 of this article, the third sentence of the fourth paragraph was incorrect. The sentence should have read 'Furthermore, a preliminary analysis from a study of a state of 'non-dual awareness' (a state of awareness in which perceived dualities, such as the distinction between subject and object, are absent) showed increased functional connectivity of the central precuneus with the dorsolateral PFC'. This has been corrected in the online version of the article.","author":[{"dropping-particle":"","family":"Tang","given":"Yi Yuan","non-dropping-particle":"","parse-names":false,"suffix":""},{"dropping-particle":"","family":"Hölzel","given":"Britta K.","non-dropping-particle":"","parse-names":false,"suffix":""},{"dropping-particle":"","family":"Posner","given":"Michael I.","non-dropping-particle":"","parse-names":false,"suffix":""}],"container-title":"Nature Reviews Neuroscience","id":"ITEM-3","issue":"4","issued":{"date-parts":[["2015"]]},"note":"</w:instrText>
      </w:r>
      <w:r w:rsidR="00785498" w:rsidRPr="0013159B">
        <w:rPr>
          <w:rFonts w:ascii="David" w:hAnsi="David" w:cs="David"/>
          <w:sz w:val="24"/>
          <w:szCs w:val="24"/>
          <w:rtl/>
          <w:lang w:val="en-GB"/>
        </w:rPr>
        <w:instrText>מחקר מוחי של מיינדפולנס - סקירה</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אולי העדכנית ביותר</w:instrText>
      </w:r>
      <w:r w:rsidR="00785498" w:rsidRPr="0013159B">
        <w:rPr>
          <w:rFonts w:ascii="David" w:hAnsi="David" w:cs="David"/>
          <w:sz w:val="24"/>
          <w:szCs w:val="24"/>
          <w:lang w:val="en-GB"/>
        </w:rPr>
        <w:instrText>?) \n\n</w:instrText>
      </w:r>
      <w:r w:rsidR="00785498" w:rsidRPr="0013159B">
        <w:rPr>
          <w:rFonts w:ascii="David" w:hAnsi="David" w:cs="David"/>
          <w:sz w:val="24"/>
          <w:szCs w:val="24"/>
          <w:rtl/>
          <w:lang w:val="en-GB"/>
        </w:rPr>
        <w:instrText>אזורים מוחיים - מבנה</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רשתות - פעילות</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רמה נורינולית (חשמל), רמה מולקולרית (גנטיקה)</w:instrText>
      </w:r>
      <w:r w:rsidR="00785498" w:rsidRPr="0013159B">
        <w:rPr>
          <w:rFonts w:ascii="David" w:hAnsi="David" w:cs="David"/>
          <w:sz w:val="24"/>
          <w:szCs w:val="24"/>
          <w:lang w:val="en-GB"/>
        </w:rPr>
        <w:instrText xml:space="preserve"> \n\n</w:instrText>
      </w:r>
      <w:r w:rsidR="00785498" w:rsidRPr="0013159B">
        <w:rPr>
          <w:rFonts w:ascii="David" w:hAnsi="David" w:cs="David"/>
          <w:sz w:val="24"/>
          <w:szCs w:val="24"/>
          <w:rtl/>
          <w:lang w:val="en-GB"/>
        </w:rPr>
        <w:instrText>המנגנון המוחי עדיין לא ברור. (נכון ל-2015 וכנראה גם היום, כמו כל דבר מוחי חוץ מראייה נגיד)</w:instrText>
      </w:r>
      <w:r w:rsidR="00785498" w:rsidRPr="0013159B">
        <w:rPr>
          <w:rFonts w:ascii="David" w:hAnsi="David" w:cs="David"/>
          <w:sz w:val="24"/>
          <w:szCs w:val="24"/>
          <w:lang w:val="en-GB"/>
        </w:rPr>
        <w:instrText>","page":"213-225","publisher":"Nature Publishing Group","title":"The neuroscience of mindfulness meditation","type":"article-journal","volume":"16"},"uris":["http://www.mendeley.com/documents/?uuid=051d65f5-7e4b-41eb-bfec-1de8819a2d3a"]},{"id":"ITEM-4","itemData":{"DOI":"10.1016/j.concog.2016.01.005","ISBN":"1053-8100","ISSN":"10902376","PMID":"26784917","abstract":"This paper focuses on evidence for mindfulness meditation-related benefits to executive functioning, processes important for much of human volitional behaviour. Miyake et al. (2000) have shown that executive functions can be fractionated into three distinct domains including inhibition, working memory updating, and mental set shifting. Considering these separable domains, it is important to determine whether the effects of mindfulness can generalize to all three sub-functions or are specific to certain domains. To address this, the current review applied Miyake et al.'s (2000) fractionated model of executive functioning to the mindfulness literature. Empirical studies assessing the benefits of mindfulness to measures tapping the inhibition, updating, and shifting components of executive functioning were examined. Results suggest a relatively specific as opposed to general benefit resulting from mindfulness, with consistent inhibitory improvement, but more variable advantages to the updating and shifting domains. Recommendations surrounding application of mindfulness practice and future research are discussed.","author":[{"dropping-particle":"","family":"Gallant","given":"Sara N.","non-dropping-particle":"","parse-names":false,"suffix":""}],"container-title":"Consciousness and Cognition","id":"ITEM-4","issued":{"date-parts":[["2016"]]},"title":"Mindfulness meditation practice and executive functioning: Breaking down the benefit","type":"article","volume":"40"},"uris":["http://www.mendeley.com/documents/?uuid=b90b21d9-6a00-34e7-a051-6188bfb324dd"]}],"mendeley":{"formattedCitation":"(Chiesa, Serretti, &amp; Jakobsen, 2013; Gallant, 2016; Malinowski, Moore, Mead, &amp; Gruber, 2017; Y. Y. Tang et al., 2015)","plainTextFormattedCitation":"(Chiesa, Serretti, &amp; Jakobsen, 2013; Gallant, 2016; Malinowski, Moore, Mead, &amp; Gruber, 2017; Y. Y. Tang et al., 2015)","previouslyFormattedCitation":"(Chiesa, Serretti, &amp; Jakobsen, 2013; Gallant, 2016; Malinowski, Moore, Mead, &amp; Gruber, 2017; Y. Y. Tang et al., 2015)"},"properties":{"noteIndex":0},"schema":"https://github.com/citation-style-language/schema/raw/master/csl-citation.json"}</w:instrText>
      </w:r>
      <w:r w:rsidR="001A16AE" w:rsidRPr="006A4A9B">
        <w:rPr>
          <w:rFonts w:ascii="David" w:hAnsi="David" w:cs="David"/>
          <w:sz w:val="24"/>
          <w:szCs w:val="24"/>
          <w:lang w:val="en-GB"/>
        </w:rPr>
        <w:fldChar w:fldCharType="separate"/>
      </w:r>
      <w:r w:rsidR="001E2173" w:rsidRPr="006A4A9B">
        <w:rPr>
          <w:rFonts w:ascii="David" w:hAnsi="David" w:cs="David"/>
          <w:noProof/>
          <w:sz w:val="24"/>
          <w:szCs w:val="24"/>
          <w:lang w:val="en-GB"/>
        </w:rPr>
        <w:t>(Chiesa, Serretti, &amp; Jakobsen, 2013; Gallant, 2016; Malinowski, Moore, Mead, &amp; Gruber, 2017; Y. Y. Tang et al., 2015)</w:t>
      </w:r>
      <w:r w:rsidR="001A16AE" w:rsidRPr="006A4A9B">
        <w:rPr>
          <w:rFonts w:ascii="David" w:hAnsi="David" w:cs="David"/>
          <w:sz w:val="24"/>
          <w:szCs w:val="24"/>
          <w:lang w:val="en-GB"/>
        </w:rPr>
        <w:fldChar w:fldCharType="end"/>
      </w:r>
      <w:r w:rsidR="001A16AE" w:rsidRPr="006A4A9B">
        <w:rPr>
          <w:rFonts w:ascii="David" w:hAnsi="David" w:cs="David"/>
          <w:sz w:val="24"/>
          <w:szCs w:val="24"/>
          <w:lang w:val="en-GB"/>
        </w:rPr>
        <w:t xml:space="preserve">. First, a number of studies have documented between-group differences in sustained attention (e.g., Wilkins’ </w:t>
      </w:r>
      <w:r w:rsidR="005C74DA" w:rsidRPr="0013159B">
        <w:rPr>
          <w:rFonts w:ascii="David" w:hAnsi="David" w:cs="David"/>
          <w:sz w:val="24"/>
          <w:szCs w:val="24"/>
          <w:highlight w:val="cyan"/>
          <w:lang w:val="en-GB"/>
        </w:rPr>
        <w:t>Counting Test</w:t>
      </w:r>
      <w:r w:rsidR="000F7599" w:rsidRPr="0013159B">
        <w:rPr>
          <w:rFonts w:ascii="David" w:hAnsi="David" w:cs="David"/>
          <w:sz w:val="24"/>
          <w:szCs w:val="24"/>
          <w:highlight w:val="cyan"/>
          <w:lang w:val="en-GB"/>
        </w:rPr>
        <w:t>;</w:t>
      </w:r>
      <w:r w:rsidR="001A16AE" w:rsidRPr="0013159B">
        <w:rPr>
          <w:rFonts w:ascii="David" w:hAnsi="David" w:cs="David"/>
          <w:sz w:val="24"/>
          <w:szCs w:val="24"/>
          <w:highlight w:val="cyan"/>
          <w:lang w:val="en-GB"/>
        </w:rPr>
        <w:t xml:space="preserve"> </w:t>
      </w:r>
      <w:r w:rsidR="001A16AE" w:rsidRPr="006A4A9B">
        <w:rPr>
          <w:rFonts w:ascii="David" w:hAnsi="David" w:cs="David"/>
          <w:sz w:val="24"/>
          <w:szCs w:val="24"/>
          <w:highlight w:val="cyan"/>
          <w:lang w:val="en-GB"/>
        </w:rPr>
        <w:fldChar w:fldCharType="begin" w:fldLock="1"/>
      </w:r>
      <w:r w:rsidR="00785498" w:rsidRPr="006A4A9B">
        <w:rPr>
          <w:rFonts w:ascii="David" w:hAnsi="David" w:cs="David"/>
          <w:sz w:val="24"/>
          <w:szCs w:val="24"/>
          <w:highlight w:val="cyan"/>
          <w:lang w:val="en-GB"/>
        </w:rPr>
        <w:instrText>ADDIN CSL_CITATION {"citationItems":[{"id":"ITEM-1","itemData":{"DOI":"10.1080/13674679908406332","ISBN":"1367-4676","ISSN":"1367-4676","PMID":"10797513","abstract":"The performance of 19 concentrative and mindfulness meditators (aged 24–43 yrs) on a test of sustained attent</w:instrText>
      </w:r>
      <w:r w:rsidR="00785498" w:rsidRPr="0013159B">
        <w:rPr>
          <w:rFonts w:ascii="David" w:hAnsi="David" w:cs="David"/>
          <w:sz w:val="24"/>
          <w:szCs w:val="24"/>
          <w:highlight w:val="cyan"/>
          <w:lang w:val="en-GB"/>
        </w:rPr>
        <w:instrText>ion was compared with that of 34 controls. Both groups of meditators demonstrated superior performance on the test of sustained attention in comparison with controls, and long-term meditators were superior to short-term meditators. Mindfulness meditators showed superior performance in comparison with concentrative meditators when the stimulus was unexpected but there was no difference between the two types of meditators when the stimulus was expected. The results are discussed in relation to the attentional mechanisms involved in the 2 types of meditation and implications drawn for mental health.","author":[{"dropping-particle":"","family":"Valentine","given":"Elizabeth R.","non-dropping-particle":"","parse-names":false,"suffix":""},{"dropping-particle":"","family":"Sweet","given":"Philip L. G.","non-dropping-particle":"","parse-names":false,"suffix":""}],"container-title":"Mental Health, Religion &amp; Culture","id":"ITEM-1","issue":"1","issued":{"date-parts":[["1999"]]},"note":"</w:instrText>
      </w:r>
      <w:r w:rsidR="00785498" w:rsidRPr="0013159B">
        <w:rPr>
          <w:rFonts w:ascii="David" w:hAnsi="David" w:cs="David"/>
          <w:sz w:val="24"/>
          <w:szCs w:val="24"/>
          <w:highlight w:val="cyan"/>
          <w:rtl/>
          <w:lang w:val="en-GB"/>
        </w:rPr>
        <w:instrText>מדיטציה וקשב: השוואה בין האפקט של מיינדפולנס והתרכזות בהשהיית קשב</w:instrText>
      </w:r>
      <w:r w:rsidR="00785498" w:rsidRPr="0013159B">
        <w:rPr>
          <w:rFonts w:ascii="David" w:hAnsi="David" w:cs="David"/>
          <w:sz w:val="24"/>
          <w:szCs w:val="24"/>
          <w:highlight w:val="cyan"/>
          <w:lang w:val="en-GB"/>
        </w:rPr>
        <w:instrText xml:space="preserve"> FA </w:instrText>
      </w:r>
      <w:r w:rsidR="00785498" w:rsidRPr="0013159B">
        <w:rPr>
          <w:rFonts w:ascii="David" w:hAnsi="David" w:cs="David"/>
          <w:sz w:val="24"/>
          <w:szCs w:val="24"/>
          <w:highlight w:val="cyan"/>
          <w:rtl/>
          <w:lang w:val="en-GB"/>
        </w:rPr>
        <w:instrText>מול</w:instrText>
      </w:r>
      <w:r w:rsidR="00785498" w:rsidRPr="0013159B">
        <w:rPr>
          <w:rFonts w:ascii="David" w:hAnsi="David" w:cs="David"/>
          <w:sz w:val="24"/>
          <w:szCs w:val="24"/>
          <w:highlight w:val="cyan"/>
          <w:lang w:val="en-GB"/>
        </w:rPr>
        <w:instrText xml:space="preserve"> OM?\ntest of sustained attention (Wilkins’ counting test) was","page":"59-70","title":"Meditation and attention: A comparison of the effects of concentrative and mindfulness meditation on sustained attention","type":"article-journal","volume":"2"},"uris":["http://www.mendeley.com/documents/?uuid=11cf2b97-7ba9-4e1d-82e1-7da00d56bffc"]}],"mendeley":{"formattedCitation":"(Valentine &amp; Sweet, 1999)","manualFormatting":"Valentine &amp; Sweet, 1999)","plainTextFormattedCitation":"(Valentine &amp; Sweet, 1999)","previouslyFormattedCitation":"(Valentine &amp; Sweet, 1999)"},"properties":{"noteIndex":0},"schema":"https://github.com/citation-style-language/schema/raw/master/csl-citation.json"}</w:instrText>
      </w:r>
      <w:r w:rsidR="001A16AE" w:rsidRPr="006A4A9B">
        <w:rPr>
          <w:rFonts w:ascii="David" w:hAnsi="David" w:cs="David"/>
          <w:sz w:val="24"/>
          <w:szCs w:val="24"/>
          <w:highlight w:val="cyan"/>
          <w:lang w:val="en-GB"/>
        </w:rPr>
        <w:fldChar w:fldCharType="separate"/>
      </w:r>
      <w:r w:rsidR="001A16AE" w:rsidRPr="006A4A9B">
        <w:rPr>
          <w:rFonts w:ascii="David" w:hAnsi="David" w:cs="David"/>
          <w:noProof/>
          <w:sz w:val="24"/>
          <w:szCs w:val="24"/>
          <w:highlight w:val="cyan"/>
          <w:lang w:val="en-GB"/>
        </w:rPr>
        <w:t>Valentine &amp; Sweet, 1999)</w:t>
      </w:r>
      <w:r w:rsidR="001A16AE" w:rsidRPr="006A4A9B">
        <w:rPr>
          <w:rFonts w:ascii="David" w:hAnsi="David" w:cs="David"/>
          <w:sz w:val="24"/>
          <w:szCs w:val="24"/>
          <w:highlight w:val="cyan"/>
          <w:lang w:val="en-GB"/>
        </w:rPr>
        <w:fldChar w:fldCharType="end"/>
      </w:r>
      <w:r w:rsidR="001A16AE" w:rsidRPr="006A4A9B">
        <w:rPr>
          <w:rFonts w:ascii="David" w:hAnsi="David" w:cs="David"/>
          <w:sz w:val="24"/>
          <w:szCs w:val="24"/>
          <w:lang w:val="en-GB"/>
        </w:rPr>
        <w:t xml:space="preserve">; Attentional </w:t>
      </w:r>
      <w:r w:rsidR="005C74DA" w:rsidRPr="006A4A9B">
        <w:rPr>
          <w:rFonts w:ascii="David" w:hAnsi="David" w:cs="David"/>
          <w:sz w:val="24"/>
          <w:szCs w:val="24"/>
          <w:lang w:val="en-GB"/>
        </w:rPr>
        <w:t>Blink</w:t>
      </w:r>
      <w:r w:rsidR="001A16AE" w:rsidRPr="006A4A9B">
        <w:rPr>
          <w:rFonts w:ascii="David" w:hAnsi="David" w:cs="David"/>
          <w:sz w:val="24"/>
          <w:szCs w:val="24"/>
          <w:lang w:val="en-GB"/>
        </w:rPr>
        <w:t xml:space="preserve">, </w:t>
      </w:r>
      <w:r w:rsidR="001A16AE"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{"citationItems":[{"id":"ITEM-1","itemData":{"DOI":"10.1016/j.concog.2009.05.001","ISSN":"1053-8100","author":[{"dropping-particle":"Van","family":"Leeuwen","given":"Sara","non-dropping-particle":"","parse-names":false,"suffix":""},{"drop</w:instrText>
      </w:r>
      <w:r w:rsidR="00785498" w:rsidRPr="0013159B">
        <w:rPr>
          <w:rFonts w:ascii="David" w:hAnsi="David" w:cs="David"/>
          <w:sz w:val="24"/>
          <w:szCs w:val="24"/>
          <w:lang w:val="en-GB"/>
        </w:rPr>
        <w:instrText>ping-particle":"","family":"Müller","given":"Notger G","non-dropping-particle":"","parse-names":false,"suffix":""},{"dropping-particle":"","family":"Melloni","given":"Lucia","non-dropping-particle":"","parse-names":false,"suffix":""}],"container-title":"Consciousness and Cognition","id":"ITEM-1","issue":"3","issued":{"date-parts":[["2009"]]},"note":"attentional blink","page":"593-599","publisher":"Elsevier Inc.","title":"Age effects on attentional blink performance in meditation","type":"article-journal","volume":"18"},"uris":["http://www.mendeley.com/documents/?uuid=0032a6ec-2daf-45f9-99bc-b05903a4d6e8"]}],"mendeley":{"formattedCitation":"(Leeuwen, Müller, &amp; Melloni, 2009)","plainTextFormattedCitation":"(Leeuwen, Müller, &amp; Melloni, 2009)","previouslyFormattedCitation":"(Leeuwen, Müller, &amp; Melloni, 2009)"},"properties":{"noteIndex":0},"schema":"https://github.com/citation-style-language/schema/raw/master/csl-citation.json"}</w:instrText>
      </w:r>
      <w:r w:rsidR="001A16AE" w:rsidRPr="006A4A9B">
        <w:rPr>
          <w:rFonts w:ascii="David" w:hAnsi="David" w:cs="David"/>
          <w:sz w:val="24"/>
          <w:szCs w:val="24"/>
          <w:lang w:val="en-GB"/>
        </w:rPr>
        <w:fldChar w:fldCharType="separate"/>
      </w:r>
      <w:r w:rsidR="001E2173" w:rsidRPr="006A4A9B">
        <w:rPr>
          <w:rFonts w:ascii="David" w:hAnsi="David" w:cs="David"/>
          <w:noProof/>
          <w:sz w:val="24"/>
          <w:szCs w:val="24"/>
          <w:lang w:val="en-GB"/>
        </w:rPr>
        <w:t>(Leeuwen, Müller, &amp; Melloni, 2009)</w:t>
      </w:r>
      <w:r w:rsidR="001A16AE" w:rsidRPr="006A4A9B">
        <w:rPr>
          <w:rFonts w:ascii="David" w:hAnsi="David" w:cs="David"/>
          <w:sz w:val="24"/>
          <w:szCs w:val="24"/>
          <w:lang w:val="en-GB"/>
        </w:rPr>
        <w:fldChar w:fldCharType="end"/>
      </w:r>
      <w:r w:rsidR="001A16AE" w:rsidRPr="006A4A9B">
        <w:rPr>
          <w:rFonts w:ascii="David" w:hAnsi="David" w:cs="David"/>
          <w:sz w:val="24"/>
          <w:szCs w:val="24"/>
          <w:lang w:val="en-GB"/>
        </w:rPr>
        <w:t xml:space="preserve">; </w:t>
      </w:r>
      <w:r w:rsidR="001A16AE" w:rsidRPr="006A4A9B">
        <w:rPr>
          <w:rFonts w:ascii="David" w:hAnsi="David" w:cs="David"/>
          <w:sz w:val="24"/>
          <w:szCs w:val="24"/>
        </w:rPr>
        <w:t xml:space="preserve">Change Blindness Flickering Task, </w:t>
      </w:r>
      <w:r w:rsidR="001A16AE"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{"citationItems":[{"id":"ITEM-1","itemData":{"DOI":"10.1016/j.concog.2010.04.002","ISBN":"1090-2376 (Electronic)$\\backslash{\\$}n1053-8100 (Linking)","ISSN":"10538100","PMID":"20430650","abstract":"Visual attentional processing was examined in adult meditators and non-meditators on behavioral measures of change blindness, concentration, perspective-shifting, selective attention, and sustained inattentional blindness. Results showed that meditators (1) no</w:instrText>
      </w:r>
      <w:r w:rsidR="00785498" w:rsidRPr="0013159B">
        <w:rPr>
          <w:rFonts w:ascii="David" w:hAnsi="David" w:cs="David"/>
          <w:sz w:val="24"/>
          <w:szCs w:val="24"/>
        </w:rPr>
        <w:instrText xml:space="preserve">ticed more changes in flickering scenes and noticed them more quickly, (2) counted more accurately in a challenging concentration task, (3) identified a greater number of alternative perspectives in multiple perspectives images, and (4) showed less interference from invalid cues in a visual selective attention task, but (5) did not differ on a measure of sustained inattentional blindness. Together, results show that regular meditation is associated with more accurate, efficient, and flexible visual attentional processing across diverse tasks that have high face validity outside of the laboratory. Furthermore, effects were assessed in a context separate from actual meditation practice, suggesting that meditators' better visual attention is not just immediate, but extends to contexts separate from meditation practice. © 2010 Elsevier Inc.","author":[{"dropping-particle":"","family":"Hodgins","given":"Holley S.","non-dropping-particle":"","parse-names":false,"suffix":""},{"dropping-particle":"","family":"Adair","given":"Kathryn C.","non-dropping-particle":"","parse-names":false,"suffix":""}],"container-title":"Consciousness and Cognition","id":"ITEM-1","issue":"4","issued":{"date-parts":[["2010"]]},"note":"cross section - </w:instrText>
      </w:r>
      <w:r w:rsidR="00785498" w:rsidRPr="0013159B">
        <w:rPr>
          <w:rFonts w:ascii="David" w:hAnsi="David" w:cs="David"/>
          <w:sz w:val="24"/>
          <w:szCs w:val="24"/>
          <w:rtl/>
        </w:rPr>
        <w:instrText>הבדל בין הקבוצות</w:instrText>
      </w:r>
      <w:r w:rsidR="00785498" w:rsidRPr="0013159B">
        <w:rPr>
          <w:rFonts w:ascii="David" w:hAnsi="David" w:cs="David"/>
          <w:sz w:val="24"/>
          <w:szCs w:val="24"/>
        </w:rPr>
        <w:instrText>\n\n</w:instrText>
      </w:r>
      <w:r w:rsidR="00785498" w:rsidRPr="0013159B">
        <w:rPr>
          <w:rFonts w:ascii="David" w:hAnsi="David" w:cs="David"/>
          <w:sz w:val="24"/>
          <w:szCs w:val="24"/>
          <w:rtl/>
        </w:rPr>
        <w:instrText>מטלות</w:instrText>
      </w:r>
      <w:r w:rsidR="00785498" w:rsidRPr="0013159B">
        <w:rPr>
          <w:rFonts w:ascii="David" w:hAnsi="David" w:cs="David"/>
          <w:sz w:val="24"/>
          <w:szCs w:val="24"/>
        </w:rPr>
        <w:instrText xml:space="preserve"> -\nChange blindness flickering task - </w:instrText>
      </w:r>
      <w:r w:rsidR="00785498" w:rsidRPr="0013159B">
        <w:rPr>
          <w:rFonts w:ascii="David" w:hAnsi="David" w:cs="David"/>
          <w:sz w:val="24"/>
          <w:szCs w:val="24"/>
          <w:rtl/>
        </w:rPr>
        <w:instrText>יש הבדל</w:instrText>
      </w:r>
      <w:r w:rsidR="00785498" w:rsidRPr="0013159B">
        <w:rPr>
          <w:rFonts w:ascii="David" w:hAnsi="David" w:cs="David"/>
          <w:sz w:val="24"/>
          <w:szCs w:val="24"/>
        </w:rPr>
        <w:instrText xml:space="preserve"> \nGorilla video - </w:instrText>
      </w:r>
      <w:r w:rsidR="00785498" w:rsidRPr="0013159B">
        <w:rPr>
          <w:rFonts w:ascii="David" w:hAnsi="David" w:cs="David"/>
          <w:sz w:val="24"/>
          <w:szCs w:val="24"/>
          <w:rtl/>
        </w:rPr>
        <w:instrText>חצי הבדל</w:instrText>
      </w:r>
      <w:r w:rsidR="00785498" w:rsidRPr="0013159B">
        <w:rPr>
          <w:rFonts w:ascii="David" w:hAnsi="David" w:cs="David"/>
          <w:sz w:val="24"/>
          <w:szCs w:val="24"/>
        </w:rPr>
        <w:instrText xml:space="preserve">\nAmbiguous image perspective-switching task - </w:instrText>
      </w:r>
      <w:r w:rsidR="00785498" w:rsidRPr="0013159B">
        <w:rPr>
          <w:rFonts w:ascii="David" w:hAnsi="David" w:cs="David"/>
          <w:sz w:val="24"/>
          <w:szCs w:val="24"/>
          <w:rtl/>
        </w:rPr>
        <w:instrText>יש הבדל</w:instrText>
      </w:r>
      <w:r w:rsidR="00785498" w:rsidRPr="0013159B">
        <w:rPr>
          <w:rFonts w:ascii="David" w:hAnsi="David" w:cs="David"/>
          <w:sz w:val="24"/>
          <w:szCs w:val="24"/>
        </w:rPr>
        <w:instrText xml:space="preserve">\nSelective attention task </w:instrText>
      </w:r>
      <w:r w:rsidR="00785498" w:rsidRPr="0013159B">
        <w:rPr>
          <w:rFonts w:ascii="David" w:hAnsi="David" w:cs="David"/>
          <w:sz w:val="24"/>
          <w:szCs w:val="24"/>
          <w:rtl/>
        </w:rPr>
        <w:instrText>יש הבדל - מודטים פחות הושפעו מרמזים שקריים</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ממצאים</w:instrText>
      </w:r>
      <w:r w:rsidR="00785498" w:rsidRPr="0013159B">
        <w:rPr>
          <w:rFonts w:ascii="David" w:hAnsi="David" w:cs="David"/>
          <w:sz w:val="24"/>
          <w:szCs w:val="24"/>
        </w:rPr>
        <w:instrText xml:space="preserve"> - \n</w:instrText>
      </w:r>
      <w:r w:rsidR="00785498" w:rsidRPr="0013159B">
        <w:rPr>
          <w:rFonts w:ascii="David" w:hAnsi="David" w:cs="David"/>
          <w:sz w:val="24"/>
          <w:szCs w:val="24"/>
          <w:rtl/>
        </w:rPr>
        <w:instrText>מסקנות</w:instrText>
      </w:r>
      <w:r w:rsidR="00785498" w:rsidRPr="0013159B">
        <w:rPr>
          <w:rFonts w:ascii="David" w:hAnsi="David" w:cs="David"/>
          <w:sz w:val="24"/>
          <w:szCs w:val="24"/>
        </w:rPr>
        <w:instrText xml:space="preserve"> -","page":"872-878","publisher":"Elsevier Inc.","title":"Attentional processes and meditation","type":"article-journal","volume":"19"},"uris":["http://www.mendeley.com/documents/?uuid=1af7d505-0b32-4d80-864b-847b2bb8cc77"]}],"mendeley":{"formattedCitation":"(Hodgins &amp; Adair, 2010)","plainTextFormattedCitation":"(Hodgins &amp; Adair, 2010)","previouslyFormattedCitation":"(Hodgins &amp; Adair, 2010)"},"properties":{"noteIndex":0},"schema":"https://github.com/citation-style-language/schema/raw/master/csl-citation.json"}</w:instrText>
      </w:r>
      <w:r w:rsidR="001A16AE" w:rsidRPr="006A4A9B">
        <w:rPr>
          <w:rFonts w:ascii="David" w:hAnsi="David" w:cs="David"/>
          <w:sz w:val="24"/>
          <w:szCs w:val="24"/>
        </w:rPr>
        <w:fldChar w:fldCharType="separate"/>
      </w:r>
      <w:r w:rsidR="001E2173" w:rsidRPr="006A4A9B">
        <w:rPr>
          <w:rFonts w:ascii="David" w:hAnsi="David" w:cs="David"/>
          <w:noProof/>
          <w:sz w:val="24"/>
          <w:szCs w:val="24"/>
        </w:rPr>
        <w:t>(Hodgins &amp; Adair, 2010)</w:t>
      </w:r>
      <w:r w:rsidR="001A16AE" w:rsidRPr="006A4A9B">
        <w:rPr>
          <w:rFonts w:ascii="David" w:hAnsi="David" w:cs="David"/>
          <w:sz w:val="24"/>
          <w:szCs w:val="24"/>
        </w:rPr>
        <w:fldChar w:fldCharType="end"/>
      </w:r>
      <w:r w:rsidR="001A16AE" w:rsidRPr="006A4A9B">
        <w:rPr>
          <w:rFonts w:ascii="David" w:hAnsi="David" w:cs="David"/>
          <w:sz w:val="24"/>
          <w:szCs w:val="24"/>
        </w:rPr>
        <w:t xml:space="preserve">), though others have not reported such differences (e.g., SART, </w:t>
      </w:r>
      <w:r w:rsidR="001A16AE" w:rsidRPr="006A4A9B">
        <w:rPr>
          <w:rFonts w:ascii="David" w:hAnsi="David" w:cs="David"/>
          <w:sz w:val="24"/>
          <w:szCs w:val="24"/>
        </w:rPr>
        <w:fldChar w:fldCharType="begin" w:fldLock="1"/>
      </w:r>
      <w:r w:rsidR="00785498" w:rsidRPr="006A4A9B">
        <w:rPr>
          <w:rFonts w:ascii="David" w:hAnsi="David" w:cs="David"/>
          <w:sz w:val="24"/>
          <w:szCs w:val="24"/>
        </w:rPr>
        <w:instrText xml:space="preserve">ADDIN CSL_CITATION {"citationItems":[{"id":"ITEM-1","itemData":{"DOI":"10.1080/13674670903578621","ISBN":"1469-9737(Electronic);1367-4676(Print)","ISSN":"13674676","abstract":"In order to gain a deeper understanding of the mindfulness construct and the mental health benefits associated with mindfulness-based programmes, the relation between mindfulness and its proposed core component attention was studied. Buddhist and Western </w:instrText>
      </w:r>
      <w:r w:rsidR="00785498" w:rsidRPr="0013159B">
        <w:rPr>
          <w:rFonts w:ascii="David" w:hAnsi="David" w:cs="David"/>
          <w:sz w:val="24"/>
          <w:szCs w:val="24"/>
        </w:rPr>
        <w:instrText>mindfulness meditators were compared with non-meditators on tasks of sustained (SART) and executive (the Stroop Task) attention. Relations between self-reported mindfulness (FFMQ) and sustained and executive attention were also analysed. No significant differences were found between meditators and non-meditators either in sustained or executive attention. High scores on the FFMQ total scale and on Describe were related to fewer SART errors. High scores on Describe were also related to low Stroop interference. Mindfulness meditators may have an increased awareness of internal processes and the ability to quickly attend to them but this type of refined attentional ability does not seem to be related to performance on attention tests requiring responses to external targets. (PsycINFO Database Record (c) 2012 APA, all rights reserved)","author":[{"dropping-particle":"","family":"Josefsson","given":"Torbjörn","non-dropping-particle":"","parse-names":false,"suffix":""},{"dropping-particle":"","family":"Broberg","given":"Anders","non-dropping-particle":"","parse-names":false,"suffix":""}],"container-title":"Mental Health, Religion and Culture","id":"ITEM-1","issue":"3","issued":{"date-parts":[["2011"]]},"page":"291-309","title":"Meditators and non-meditators on sustained and executive attentional performance","type":"article-journal","volume":"14"},"uris":["http://www.mendeley.com/documents/?uuid=e5907480-7108-45cf-82b7-5010e7a7b7e9"]}],"mendeley":{"formattedCitation":"(Josefsson &amp; Broberg, 2011)","plainTextFormattedCitation":"(Josefsson &amp; Broberg, 2011)","previouslyFormattedCitation":"(Josefsson &amp; Broberg, 2011)"},"properties":{"noteIndex":0},"schema":"https://github.com/citation-style-language/schema/raw/master/csl-citation.json"}</w:instrText>
      </w:r>
      <w:r w:rsidR="001A16AE" w:rsidRPr="006A4A9B">
        <w:rPr>
          <w:rFonts w:ascii="David" w:hAnsi="David" w:cs="David"/>
          <w:sz w:val="24"/>
          <w:szCs w:val="24"/>
        </w:rPr>
        <w:fldChar w:fldCharType="separate"/>
      </w:r>
      <w:r w:rsidR="001E2173" w:rsidRPr="006A4A9B">
        <w:rPr>
          <w:rFonts w:ascii="David" w:hAnsi="David" w:cs="David"/>
          <w:noProof/>
          <w:sz w:val="24"/>
          <w:szCs w:val="24"/>
        </w:rPr>
        <w:t>(Josefsson &amp; Broberg, 2011)</w:t>
      </w:r>
      <w:r w:rsidR="001A16AE" w:rsidRPr="006A4A9B">
        <w:rPr>
          <w:rFonts w:ascii="David" w:hAnsi="David" w:cs="David"/>
          <w:sz w:val="24"/>
          <w:szCs w:val="24"/>
        </w:rPr>
        <w:fldChar w:fldCharType="end"/>
      </w:r>
      <w:r w:rsidR="001A16AE" w:rsidRPr="006A4A9B">
        <w:rPr>
          <w:rFonts w:ascii="David" w:hAnsi="David" w:cs="David"/>
          <w:sz w:val="24"/>
          <w:szCs w:val="24"/>
        </w:rPr>
        <w:t xml:space="preserve">). Second, </w:t>
      </w:r>
      <w:r w:rsidR="001A16AE" w:rsidRPr="006A4A9B">
        <w:rPr>
          <w:rFonts w:ascii="David" w:hAnsi="David" w:cs="David"/>
          <w:sz w:val="24"/>
          <w:szCs w:val="24"/>
          <w:lang w:val="en-GB"/>
        </w:rPr>
        <w:t>a number of studies have documented d</w:t>
      </w:r>
      <w:r w:rsidR="001A16AE" w:rsidRPr="0013159B">
        <w:rPr>
          <w:rFonts w:ascii="David" w:hAnsi="David" w:cs="David"/>
          <w:sz w:val="24"/>
          <w:szCs w:val="24"/>
          <w:lang w:val="en-GB"/>
        </w:rPr>
        <w:t xml:space="preserve">ifferences with respect to attentional selection (e.g., </w:t>
      </w:r>
      <w:r w:rsidR="001A16AE" w:rsidRPr="0013159B">
        <w:rPr>
          <w:rFonts w:ascii="David" w:eastAsia="Times New Roman" w:hAnsi="David" w:cs="David"/>
          <w:sz w:val="24"/>
          <w:szCs w:val="24"/>
        </w:rPr>
        <w:t xml:space="preserve">Global-local task </w:t>
      </w:r>
      <w:r w:rsidR="000F7599" w:rsidRPr="006A4A9B">
        <w:rPr>
          <w:rFonts w:ascii="David" w:eastAsia="Times New Roman" w:hAnsi="David" w:cs="David"/>
          <w:sz w:val="24"/>
          <w:szCs w:val="24"/>
        </w:rPr>
        <w:fldChar w:fldCharType="begin" w:fldLock="1"/>
      </w:r>
      <w:r w:rsidR="00785498" w:rsidRPr="006A4A9B">
        <w:rPr>
          <w:rFonts w:ascii="David" w:eastAsia="Times New Roman" w:hAnsi="David" w:cs="David"/>
          <w:sz w:val="24"/>
          <w:szCs w:val="24"/>
        </w:rPr>
        <w:instrText>ADDIN CSL_CITATION {"citationItems":[{"id":"ITEM-1","itemData":{"DOI":"10.3389/fnhum.2012.00133","ISBN":"1662-5161 (Electronic)\\r1662-5161 (Linking)","ISSN":"1662-5161","PMID":"22615691","abstract":"During meditation, practitioners are required to center their attention on a specific object for extended periods of time. When their thoughts get diverted, they learn to quickly disengage from the</w:instrText>
      </w:r>
      <w:r w:rsidR="00785498" w:rsidRPr="0013159B">
        <w:rPr>
          <w:rFonts w:ascii="David" w:eastAsia="Times New Roman" w:hAnsi="David" w:cs="David"/>
          <w:sz w:val="24"/>
          <w:szCs w:val="24"/>
        </w:rPr>
        <w:instrText xml:space="preserve"> distracter. We hypothesized that learning to respond to the dual demand of engaging attention on specific objects and disengaging quickly from distracters enhances the efficiency by which meditation practitioners can allocate attention. We tested this hypothesis in a global-to-local task while measuring electroencephalographic activity from a group of eight highly trained Buddhist monks and nuns and a group of eight age and education matched controls with no previous meditation experience. Specifically, we investigated the effect of attentional training on the global precedence effect, i.e., faster detection of targets on a global than on a local level. We expected to find a reduced global precedence effect in meditation practitioners but not in controls, reflecting that meditators can more quickly disengage their attention from the dominant global level. Analysis of reaction times confirmed this prediction. To investigate the underlying changes in brain activity and their time course, we analyzed event-related potentials. Meditators showed an enhanced ability to select the respective target level, as reflected by enhanced processing of target level information. In contrast with control group, which showed a local target selection effect only in the P1 and a global target selection effect in the P3 component, meditators showed effects of local information processing in the P1, N2, and P3 and of global processing for the N1, N2, and P3. Thus, meditators seem to display enhanced depth of processing. In addition, meditation altered the uptake of information such that meditators selected target level information earlier in the processing sequence than controls. In a longitudinal experiment, we could replicate the behavioral effects, suggesting that meditation modulates attention already after a 4-day meditation retreat. Together, these results suggest that practicing meditation enhances the speed with which attention can be allocated and relocated, thus increasing the depth of information processing and reducing response latency.","author":[{"dropping-particle":"","family":"Leeuwen","given":"Sara","non-dropping-particle":"van","parse-names":false,"suffix":""},{"dropping-particle":"","family":"Singer","given":"Wolf","non-dropping-particle":"","parse-names":false,"suffix":""},{"dropping-particle":"","family":"Melloni","given":"Lucia","non-dropping-particle":"","parse-names":false,"suffix":""}],"container-title":"Frontiers in Human Neuroscience","id":"ITEM-1","issue":"May","issued":{"date-parts":[["2012"]]},"note":"</w:instrText>
      </w:r>
      <w:r w:rsidR="00785498" w:rsidRPr="0013159B">
        <w:rPr>
          <w:rFonts w:ascii="David" w:eastAsia="Times New Roman" w:hAnsi="David" w:cs="David"/>
          <w:sz w:val="24"/>
          <w:szCs w:val="24"/>
          <w:rtl/>
        </w:rPr>
        <w:instrText>מדיטציה גורמת לעליה בעומק של עיבוד אינפורמציה</w:instrText>
      </w:r>
      <w:r w:rsidR="00785498" w:rsidRPr="0013159B">
        <w:rPr>
          <w:rFonts w:ascii="David" w:eastAsia="Times New Roman" w:hAnsi="David" w:cs="David"/>
          <w:sz w:val="24"/>
          <w:szCs w:val="24"/>
        </w:rPr>
        <w:instrText xml:space="preserve"> \n</w:instrText>
      </w:r>
      <w:r w:rsidR="00785498" w:rsidRPr="0013159B">
        <w:rPr>
          <w:rFonts w:ascii="David" w:eastAsia="Times New Roman" w:hAnsi="David" w:cs="David"/>
          <w:sz w:val="24"/>
          <w:szCs w:val="24"/>
          <w:rtl/>
        </w:rPr>
        <w:instrText>ומשפרת את הקצאת המשאבים הקשביים במרחב</w:instrText>
      </w:r>
      <w:r w:rsidR="00785498" w:rsidRPr="0013159B">
        <w:rPr>
          <w:rFonts w:ascii="David" w:eastAsia="Times New Roman" w:hAnsi="David" w:cs="David"/>
          <w:sz w:val="24"/>
          <w:szCs w:val="24"/>
        </w:rPr>
        <w:instrText xml:space="preserve"> ?\n\n</w:instrText>
      </w:r>
      <w:r w:rsidR="00785498" w:rsidRPr="0013159B">
        <w:rPr>
          <w:rFonts w:ascii="David" w:eastAsia="Times New Roman" w:hAnsi="David" w:cs="David"/>
          <w:sz w:val="24"/>
          <w:szCs w:val="24"/>
          <w:rtl/>
        </w:rPr>
        <w:instrText>שיפור יכולת להקצאת קשב</w:instrText>
      </w:r>
      <w:r w:rsidR="00785498" w:rsidRPr="0013159B">
        <w:rPr>
          <w:rFonts w:ascii="David" w:eastAsia="Times New Roman" w:hAnsi="David" w:cs="David"/>
          <w:sz w:val="24"/>
          <w:szCs w:val="24"/>
        </w:rPr>
        <w:instrText>.\nglobal-to-local-task \n</w:instrText>
      </w:r>
      <w:r w:rsidR="00785498" w:rsidRPr="0013159B">
        <w:rPr>
          <w:rFonts w:ascii="David" w:eastAsia="Times New Roman" w:hAnsi="David" w:cs="David"/>
          <w:sz w:val="24"/>
          <w:szCs w:val="24"/>
          <w:rtl/>
        </w:rPr>
        <w:instrText>מדידה</w:instrText>
      </w:r>
      <w:r w:rsidR="00785498" w:rsidRPr="0013159B">
        <w:rPr>
          <w:rFonts w:ascii="David" w:eastAsia="Times New Roman" w:hAnsi="David" w:cs="David"/>
          <w:sz w:val="24"/>
          <w:szCs w:val="24"/>
        </w:rPr>
        <w:instrText xml:space="preserve"> ERP \n8 </w:instrText>
      </w:r>
      <w:r w:rsidR="00785498" w:rsidRPr="0013159B">
        <w:rPr>
          <w:rFonts w:ascii="David" w:eastAsia="Times New Roman" w:hAnsi="David" w:cs="David"/>
          <w:sz w:val="24"/>
          <w:szCs w:val="24"/>
          <w:rtl/>
        </w:rPr>
        <w:instrText>נזירים בודהיסטים</w:instrText>
      </w:r>
      <w:r w:rsidR="00785498" w:rsidRPr="0013159B">
        <w:rPr>
          <w:rFonts w:ascii="David" w:eastAsia="Times New Roman" w:hAnsi="David" w:cs="David"/>
          <w:sz w:val="24"/>
          <w:szCs w:val="24"/>
        </w:rPr>
        <w:instrText xml:space="preserve">\n8 </w:instrText>
      </w:r>
      <w:r w:rsidR="00785498" w:rsidRPr="0013159B">
        <w:rPr>
          <w:rFonts w:ascii="David" w:eastAsia="Times New Roman" w:hAnsi="David" w:cs="David"/>
          <w:sz w:val="24"/>
          <w:szCs w:val="24"/>
          <w:rtl/>
        </w:rPr>
        <w:instrText>ללא נסיון מקדים</w:instrText>
      </w:r>
      <w:r w:rsidR="00785498" w:rsidRPr="0013159B">
        <w:rPr>
          <w:rFonts w:ascii="David" w:eastAsia="Times New Roman" w:hAnsi="David" w:cs="David"/>
          <w:sz w:val="24"/>
          <w:szCs w:val="24"/>
        </w:rPr>
        <w:instrText xml:space="preserve"> \n\n</w:instrText>
      </w:r>
      <w:r w:rsidR="00785498" w:rsidRPr="0013159B">
        <w:rPr>
          <w:rFonts w:ascii="David" w:eastAsia="Times New Roman" w:hAnsi="David" w:cs="David"/>
          <w:sz w:val="24"/>
          <w:szCs w:val="24"/>
          <w:rtl/>
        </w:rPr>
        <w:instrText>בדיקה של</w:instrText>
      </w:r>
      <w:r w:rsidR="00785498" w:rsidRPr="0013159B">
        <w:rPr>
          <w:rFonts w:ascii="David" w:eastAsia="Times New Roman" w:hAnsi="David" w:cs="David"/>
          <w:sz w:val="24"/>
          <w:szCs w:val="24"/>
        </w:rPr>
        <w:instrText xml:space="preserve"> global procedural effect - </w:instrText>
      </w:r>
      <w:r w:rsidR="00785498" w:rsidRPr="0013159B">
        <w:rPr>
          <w:rFonts w:ascii="David" w:eastAsia="Times New Roman" w:hAnsi="David" w:cs="David"/>
          <w:sz w:val="24"/>
          <w:szCs w:val="24"/>
          <w:rtl/>
        </w:rPr>
        <w:instrText>זיהוי מהיר של מטרות ברמה הגלובלית ולא בלוקאלית (מטלת נבון??)</w:instrText>
      </w:r>
      <w:r w:rsidR="00785498" w:rsidRPr="0013159B">
        <w:rPr>
          <w:rFonts w:ascii="David" w:eastAsia="Times New Roman" w:hAnsi="David" w:cs="David"/>
          <w:sz w:val="24"/>
          <w:szCs w:val="24"/>
        </w:rPr>
        <w:instrText>\n\n</w:instrText>
      </w:r>
      <w:r w:rsidR="00785498" w:rsidRPr="0013159B">
        <w:rPr>
          <w:rFonts w:ascii="David" w:eastAsia="Times New Roman" w:hAnsi="David" w:cs="David"/>
          <w:sz w:val="24"/>
          <w:szCs w:val="24"/>
          <w:rtl/>
        </w:rPr>
        <w:instrText>ההשערה - הפחתה של פרשנות גלובלת במדיטציה. כיוון שיש יכולת להתנתק במהירות מהדומיננטיות הראשונית של הרמה הגלובלית</w:instrText>
      </w:r>
      <w:r w:rsidR="00785498" w:rsidRPr="0013159B">
        <w:rPr>
          <w:rFonts w:ascii="David" w:eastAsia="Times New Roman" w:hAnsi="David" w:cs="David"/>
          <w:sz w:val="24"/>
          <w:szCs w:val="24"/>
        </w:rPr>
        <w:instrText>.","page":"1-16","title":"Meditation Increases the Depth of Information Processing and Improves the Allocation of Attention in Space","type":"article-journal","volume":"6"},"uris":["http://www.mendeley.com/documents/?uuid=43e26fe7-a60e-44b9-a815-536d7afd0a70"]}],"mendeley":{"formattedCitation":"(van Leeuwen, Singer, &amp; Melloni, 2012)","plainTextFormattedCitation":"(van Leeuwen, Singer, &amp; Melloni, 2012)","previouslyFormattedCitation":"(van Leeuwen, Singer, &amp; Melloni, 2012)"},"properties":{"noteIndex":0},"schema":"https://github.com/citation-style-language/schema/raw/master/csl-citation.json"}</w:instrText>
      </w:r>
      <w:r w:rsidR="000F7599" w:rsidRPr="006A4A9B">
        <w:rPr>
          <w:rFonts w:ascii="David" w:eastAsia="Times New Roman" w:hAnsi="David" w:cs="David"/>
          <w:sz w:val="24"/>
          <w:szCs w:val="24"/>
        </w:rPr>
        <w:fldChar w:fldCharType="separate"/>
      </w:r>
      <w:r w:rsidR="001E2173" w:rsidRPr="006A4A9B">
        <w:rPr>
          <w:rFonts w:ascii="David" w:eastAsia="Times New Roman" w:hAnsi="David" w:cs="David"/>
          <w:noProof/>
          <w:sz w:val="24"/>
          <w:szCs w:val="24"/>
        </w:rPr>
        <w:t>(van Leeuwen, Singer, &amp; Melloni, 2012)</w:t>
      </w:r>
      <w:r w:rsidR="000F7599" w:rsidRPr="006A4A9B">
        <w:rPr>
          <w:rFonts w:ascii="David" w:eastAsia="Times New Roman" w:hAnsi="David" w:cs="David"/>
          <w:sz w:val="24"/>
          <w:szCs w:val="24"/>
        </w:rPr>
        <w:fldChar w:fldCharType="end"/>
      </w:r>
      <w:r w:rsidR="001A16AE" w:rsidRPr="006A4A9B">
        <w:rPr>
          <w:rFonts w:ascii="David" w:eastAsia="Times New Roman" w:hAnsi="David" w:cs="David"/>
          <w:sz w:val="24"/>
          <w:szCs w:val="24"/>
        </w:rPr>
        <w:t xml:space="preserve">; Attention network task (ANT) </w:t>
      </w:r>
      <w:r w:rsidR="001A16AE" w:rsidRPr="006A4A9B">
        <w:rPr>
          <w:rFonts w:ascii="David" w:eastAsia="Times New Roman" w:hAnsi="David" w:cs="David"/>
          <w:sz w:val="24"/>
          <w:szCs w:val="24"/>
        </w:rPr>
        <w:fldChar w:fldCharType="begin" w:fldLock="1"/>
      </w:r>
      <w:r w:rsidR="00785498" w:rsidRPr="006A4A9B">
        <w:rPr>
          <w:rFonts w:ascii="David" w:eastAsia="Times New Roman" w:hAnsi="David" w:cs="David"/>
          <w:sz w:val="24"/>
          <w:szCs w:val="24"/>
        </w:rPr>
        <w:instrText>ADDIN CSL_CITATION {"citationItems":[{"id":"ITEM-1","itemData":{"DOI":"10.1080/17470210903249365","ISSN":"1747-0218","author":[{"dropping-particle":"","family":"Gielen","given":"Stan C.","non-dropping-particle":"","parse-names":false,"suffix":""},{"dropping-particle":"","family":"Speckens","given":"Anne E. M.","non-dropping-particle":"","parse-names":false,"suffix":""},{"dropping-particle":"","family":"Giommi","given":"Fabio","non-dropping-particle":"","parse-name</w:instrText>
      </w:r>
      <w:r w:rsidR="00785498" w:rsidRPr="0013159B">
        <w:rPr>
          <w:rFonts w:ascii="David" w:eastAsia="Times New Roman" w:hAnsi="David" w:cs="David"/>
          <w:sz w:val="24"/>
          <w:szCs w:val="24"/>
        </w:rPr>
        <w:instrText>s":false,"suffix":""},{"dropping-particle":"","family":"Hurk","given":"Paul A. M.","non-dropping-particle":"van den","parse-names":false,"suffix":""},{"dropping-particle":"","family":"Barendregt","given":"Henk P.","non-dropping-particle":"","parse-names":false,"suffix":""}],"container-title":"Quarterly Journal of Experimental Psychology","id":"ITEM-1","issue":"6","issued":{"date-parts":[["2009"]]},"note":"</w:instrText>
      </w:r>
      <w:r w:rsidR="00785498" w:rsidRPr="0013159B">
        <w:rPr>
          <w:rFonts w:ascii="David" w:eastAsia="Times New Roman" w:hAnsi="David" w:cs="David"/>
          <w:sz w:val="24"/>
          <w:szCs w:val="24"/>
          <w:rtl/>
        </w:rPr>
        <w:instrText>יעילות רפה יותר בתהליכים קשביים בהקשר של תרגול מיינדפולנס</w:instrText>
      </w:r>
      <w:r w:rsidR="00785498" w:rsidRPr="0013159B">
        <w:rPr>
          <w:rFonts w:ascii="David" w:eastAsia="Times New Roman" w:hAnsi="David" w:cs="David"/>
          <w:sz w:val="24"/>
          <w:szCs w:val="24"/>
        </w:rPr>
        <w:instrText xml:space="preserve">\n20 </w:instrText>
      </w:r>
      <w:r w:rsidR="00785498" w:rsidRPr="0013159B">
        <w:rPr>
          <w:rFonts w:ascii="David" w:eastAsia="Times New Roman" w:hAnsi="David" w:cs="David"/>
          <w:sz w:val="24"/>
          <w:szCs w:val="24"/>
          <w:rtl/>
        </w:rPr>
        <w:instrText>נבדקים עם נסיון במדיטציה</w:instrText>
      </w:r>
      <w:r w:rsidR="00785498" w:rsidRPr="0013159B">
        <w:rPr>
          <w:rFonts w:ascii="David" w:eastAsia="Times New Roman" w:hAnsi="David" w:cs="David"/>
          <w:sz w:val="24"/>
          <w:szCs w:val="24"/>
        </w:rPr>
        <w:instrText xml:space="preserve"> \n</w:instrText>
      </w:r>
      <w:r w:rsidR="00785498" w:rsidRPr="0013159B">
        <w:rPr>
          <w:rFonts w:ascii="David" w:eastAsia="Times New Roman" w:hAnsi="David" w:cs="David"/>
          <w:sz w:val="24"/>
          <w:szCs w:val="24"/>
          <w:rtl/>
        </w:rPr>
        <w:instrText>מטלת</w:instrText>
      </w:r>
      <w:r w:rsidR="00785498" w:rsidRPr="0013159B">
        <w:rPr>
          <w:rFonts w:ascii="David" w:eastAsia="Times New Roman" w:hAnsi="David" w:cs="David"/>
          <w:sz w:val="24"/>
          <w:szCs w:val="24"/>
        </w:rPr>
        <w:instrText xml:space="preserve"> ANT\n</w:instrText>
      </w:r>
      <w:r w:rsidR="00785498" w:rsidRPr="0013159B">
        <w:rPr>
          <w:rFonts w:ascii="David" w:eastAsia="Times New Roman" w:hAnsi="David" w:cs="David"/>
          <w:sz w:val="24"/>
          <w:szCs w:val="24"/>
          <w:rtl/>
        </w:rPr>
        <w:instrText>קב' קונרטול של 20</w:instrText>
      </w:r>
      <w:r w:rsidR="00785498" w:rsidRPr="0013159B">
        <w:rPr>
          <w:rFonts w:ascii="David" w:eastAsia="Times New Roman" w:hAnsi="David" w:cs="David"/>
          <w:sz w:val="24"/>
          <w:szCs w:val="24"/>
        </w:rPr>
        <w:instrText xml:space="preserve"> matched control\n\n</w:instrText>
      </w:r>
      <w:r w:rsidR="00785498" w:rsidRPr="0013159B">
        <w:rPr>
          <w:rFonts w:ascii="David" w:eastAsia="Times New Roman" w:hAnsi="David" w:cs="David"/>
          <w:sz w:val="24"/>
          <w:szCs w:val="24"/>
          <w:rtl/>
        </w:rPr>
        <w:instrText>ממצא</w:instrText>
      </w:r>
      <w:r w:rsidR="00785498" w:rsidRPr="0013159B">
        <w:rPr>
          <w:rFonts w:ascii="David" w:eastAsia="Times New Roman" w:hAnsi="David" w:cs="David"/>
          <w:sz w:val="24"/>
          <w:szCs w:val="24"/>
        </w:rPr>
        <w:instrText xml:space="preserve"> - </w:instrText>
      </w:r>
      <w:r w:rsidR="00785498" w:rsidRPr="0013159B">
        <w:rPr>
          <w:rFonts w:ascii="David" w:eastAsia="Times New Roman" w:hAnsi="David" w:cs="David"/>
          <w:sz w:val="24"/>
          <w:szCs w:val="24"/>
          <w:rtl/>
        </w:rPr>
        <w:instrText>אורינטציה ופונק' ביצועיות משופרות למודטים</w:instrText>
      </w:r>
      <w:r w:rsidR="00785498" w:rsidRPr="0013159B">
        <w:rPr>
          <w:rFonts w:ascii="David" w:eastAsia="Times New Roman" w:hAnsi="David" w:cs="David"/>
          <w:sz w:val="24"/>
          <w:szCs w:val="24"/>
        </w:rPr>
        <w:instrText>. ","page":"1168-1180","title":"Greater efficiency in attentional processing related to mindfulness meditation","type":"article-journal","volume":"63"},"uris":["http://www.mendeley.com/documents/?uuid=719b0dd1-0959-44df-8014-c38c6c5cca7b"]}],"mendeley":{"formattedCitation":"(Gielen, Speckens, Giommi, van den Hurk, &amp; Barendregt, 2009)","plainTextFormattedCitation":"(Gielen, Speckens, Giommi, van den Hurk, &amp; Barendregt, 2009)","previouslyFormattedCitation":"(Gielen, Speckens, Giommi, van den Hurk, &amp; Barendregt, 2009)"},"properties":{"noteIndex":0},"schema":"https://github.com/citation-style-language/schema/raw/master/csl-citation.json"}</w:instrText>
      </w:r>
      <w:r w:rsidR="001A16AE" w:rsidRPr="006A4A9B">
        <w:rPr>
          <w:rFonts w:ascii="David" w:eastAsia="Times New Roman" w:hAnsi="David" w:cs="David"/>
          <w:sz w:val="24"/>
          <w:szCs w:val="24"/>
        </w:rPr>
        <w:fldChar w:fldCharType="separate"/>
      </w:r>
      <w:r w:rsidR="001E2173" w:rsidRPr="006A4A9B">
        <w:rPr>
          <w:rFonts w:ascii="David" w:eastAsia="Times New Roman" w:hAnsi="David" w:cs="David"/>
          <w:noProof/>
          <w:sz w:val="24"/>
          <w:szCs w:val="24"/>
        </w:rPr>
        <w:t>(Gielen, Speckens, Giommi, van den Hurk, &amp; Barendregt, 2009)</w:t>
      </w:r>
      <w:r w:rsidR="001A16AE" w:rsidRPr="006A4A9B">
        <w:rPr>
          <w:rFonts w:ascii="David" w:eastAsia="Times New Roman" w:hAnsi="David" w:cs="David"/>
          <w:sz w:val="24"/>
          <w:szCs w:val="24"/>
        </w:rPr>
        <w:fldChar w:fldCharType="end"/>
      </w:r>
      <w:r w:rsidR="001A16AE" w:rsidRPr="006A4A9B">
        <w:rPr>
          <w:rFonts w:ascii="David" w:eastAsia="Times New Roman" w:hAnsi="David" w:cs="David"/>
          <w:sz w:val="24"/>
          <w:szCs w:val="24"/>
        </w:rPr>
        <w:t xml:space="preserve">; Selective attention task </w:t>
      </w:r>
      <w:r w:rsidR="001A16AE" w:rsidRPr="006A4A9B">
        <w:rPr>
          <w:rFonts w:ascii="David" w:eastAsia="Times New Roman" w:hAnsi="David" w:cs="David"/>
          <w:sz w:val="24"/>
          <w:szCs w:val="24"/>
        </w:rPr>
        <w:fldChar w:fldCharType="begin" w:fldLock="1"/>
      </w:r>
      <w:r w:rsidR="00785498" w:rsidRPr="006A4A9B">
        <w:rPr>
          <w:rFonts w:ascii="David" w:eastAsia="Times New Roman" w:hAnsi="David" w:cs="David"/>
          <w:sz w:val="24"/>
          <w:szCs w:val="24"/>
        </w:rPr>
        <w:instrText>ADDIN CSL_CITATION {"citationItems":[{"id":"ITEM-1","itemData":{"DOI":"10.1016/j.concog.2010.04.002","ISBN":"1090-2376 (Electronic)$\\backslash{\\$}n1053-8100 (Linking)","ISSN":"10538100","PMID":"20430650","abstract":"Visual attentional processing was examined in adult meditators and non-meditators on behavioral measures of change blindness, concentration, persp</w:instrText>
      </w:r>
      <w:r w:rsidR="00785498" w:rsidRPr="0013159B">
        <w:rPr>
          <w:rFonts w:ascii="David" w:eastAsia="Times New Roman" w:hAnsi="David" w:cs="David"/>
          <w:sz w:val="24"/>
          <w:szCs w:val="24"/>
        </w:rPr>
        <w:instrText xml:space="preserve">ective-shifting, selective attention, and sustained inattentional blindness. Results showed that meditators (1) noticed more changes in flickering scenes and noticed them more quickly, (2) counted more accurately in a challenging concentration task, (3) identified a greater number of alternative perspectives in multiple perspectives images, and (4) showed less interference from invalid cues in a visual selective attention task, but (5) did not differ on a measure of sustained inattentional blindness. Together, results show that regular meditation is associated with more accurate, efficient, and flexible visual attentional processing across diverse tasks that have high face validity outside of the laboratory. Furthermore, effects were assessed in a context separate from actual meditation practice, suggesting that meditators' better visual attention is not just immediate, but extends to contexts separate from meditation practice. © 2010 Elsevier Inc.","author":[{"dropping-particle":"","family":"Hodgins","given":"Holley S.","non-dropping-particle":"","parse-names":false,"suffix":""},{"dropping-particle":"","family":"Adair","given":"Kathryn C.","non-dropping-particle":"","parse-names":false,"suffix":""}],"container-title":"Consciousness and Cognition","id":"ITEM-1","issue":"4","issued":{"date-parts":[["2010"]]},"note":"cross section - </w:instrText>
      </w:r>
      <w:r w:rsidR="00785498" w:rsidRPr="0013159B">
        <w:rPr>
          <w:rFonts w:ascii="David" w:eastAsia="Times New Roman" w:hAnsi="David" w:cs="David"/>
          <w:sz w:val="24"/>
          <w:szCs w:val="24"/>
          <w:rtl/>
        </w:rPr>
        <w:instrText>הבדל בין הקבוצות</w:instrText>
      </w:r>
      <w:r w:rsidR="00785498" w:rsidRPr="0013159B">
        <w:rPr>
          <w:rFonts w:ascii="David" w:eastAsia="Times New Roman" w:hAnsi="David" w:cs="David"/>
          <w:sz w:val="24"/>
          <w:szCs w:val="24"/>
        </w:rPr>
        <w:instrText>\n\n</w:instrText>
      </w:r>
      <w:r w:rsidR="00785498" w:rsidRPr="0013159B">
        <w:rPr>
          <w:rFonts w:ascii="David" w:eastAsia="Times New Roman" w:hAnsi="David" w:cs="David"/>
          <w:sz w:val="24"/>
          <w:szCs w:val="24"/>
          <w:rtl/>
        </w:rPr>
        <w:instrText>מטלות</w:instrText>
      </w:r>
      <w:r w:rsidR="00785498" w:rsidRPr="0013159B">
        <w:rPr>
          <w:rFonts w:ascii="David" w:eastAsia="Times New Roman" w:hAnsi="David" w:cs="David"/>
          <w:sz w:val="24"/>
          <w:szCs w:val="24"/>
        </w:rPr>
        <w:instrText xml:space="preserve"> -\nChange blindness flickering task - </w:instrText>
      </w:r>
      <w:r w:rsidR="00785498" w:rsidRPr="0013159B">
        <w:rPr>
          <w:rFonts w:ascii="David" w:eastAsia="Times New Roman" w:hAnsi="David" w:cs="David"/>
          <w:sz w:val="24"/>
          <w:szCs w:val="24"/>
          <w:rtl/>
        </w:rPr>
        <w:instrText>יש הבדל</w:instrText>
      </w:r>
      <w:r w:rsidR="00785498" w:rsidRPr="0013159B">
        <w:rPr>
          <w:rFonts w:ascii="David" w:eastAsia="Times New Roman" w:hAnsi="David" w:cs="David"/>
          <w:sz w:val="24"/>
          <w:szCs w:val="24"/>
        </w:rPr>
        <w:instrText xml:space="preserve"> \nGorilla video - </w:instrText>
      </w:r>
      <w:r w:rsidR="00785498" w:rsidRPr="0013159B">
        <w:rPr>
          <w:rFonts w:ascii="David" w:eastAsia="Times New Roman" w:hAnsi="David" w:cs="David"/>
          <w:sz w:val="24"/>
          <w:szCs w:val="24"/>
          <w:rtl/>
        </w:rPr>
        <w:instrText>חצי הבדל</w:instrText>
      </w:r>
      <w:r w:rsidR="00785498" w:rsidRPr="0013159B">
        <w:rPr>
          <w:rFonts w:ascii="David" w:eastAsia="Times New Roman" w:hAnsi="David" w:cs="David"/>
          <w:sz w:val="24"/>
          <w:szCs w:val="24"/>
        </w:rPr>
        <w:instrText xml:space="preserve">\nAmbiguous image perspective-switching task - </w:instrText>
      </w:r>
      <w:r w:rsidR="00785498" w:rsidRPr="0013159B">
        <w:rPr>
          <w:rFonts w:ascii="David" w:eastAsia="Times New Roman" w:hAnsi="David" w:cs="David"/>
          <w:sz w:val="24"/>
          <w:szCs w:val="24"/>
          <w:rtl/>
        </w:rPr>
        <w:instrText>יש הבדל</w:instrText>
      </w:r>
      <w:r w:rsidR="00785498" w:rsidRPr="0013159B">
        <w:rPr>
          <w:rFonts w:ascii="David" w:eastAsia="Times New Roman" w:hAnsi="David" w:cs="David"/>
          <w:sz w:val="24"/>
          <w:szCs w:val="24"/>
        </w:rPr>
        <w:instrText xml:space="preserve">\nSelective attention task </w:instrText>
      </w:r>
      <w:r w:rsidR="00785498" w:rsidRPr="0013159B">
        <w:rPr>
          <w:rFonts w:ascii="David" w:eastAsia="Times New Roman" w:hAnsi="David" w:cs="David"/>
          <w:sz w:val="24"/>
          <w:szCs w:val="24"/>
          <w:rtl/>
        </w:rPr>
        <w:instrText>יש הבדל - מודטים פחות הושפעו מרמזים שקריים</w:instrText>
      </w:r>
      <w:r w:rsidR="00785498" w:rsidRPr="0013159B">
        <w:rPr>
          <w:rFonts w:ascii="David" w:eastAsia="Times New Roman" w:hAnsi="David" w:cs="David"/>
          <w:sz w:val="24"/>
          <w:szCs w:val="24"/>
        </w:rPr>
        <w:instrText xml:space="preserve"> \n\n</w:instrText>
      </w:r>
      <w:r w:rsidR="00785498" w:rsidRPr="0013159B">
        <w:rPr>
          <w:rFonts w:ascii="David" w:eastAsia="Times New Roman" w:hAnsi="David" w:cs="David"/>
          <w:sz w:val="24"/>
          <w:szCs w:val="24"/>
          <w:rtl/>
        </w:rPr>
        <w:instrText>ממצאים</w:instrText>
      </w:r>
      <w:r w:rsidR="00785498" w:rsidRPr="0013159B">
        <w:rPr>
          <w:rFonts w:ascii="David" w:eastAsia="Times New Roman" w:hAnsi="David" w:cs="David"/>
          <w:sz w:val="24"/>
          <w:szCs w:val="24"/>
        </w:rPr>
        <w:instrText xml:space="preserve"> - \n</w:instrText>
      </w:r>
      <w:r w:rsidR="00785498" w:rsidRPr="0013159B">
        <w:rPr>
          <w:rFonts w:ascii="David" w:eastAsia="Times New Roman" w:hAnsi="David" w:cs="David"/>
          <w:sz w:val="24"/>
          <w:szCs w:val="24"/>
          <w:rtl/>
        </w:rPr>
        <w:instrText>מסקנות</w:instrText>
      </w:r>
      <w:r w:rsidR="00785498" w:rsidRPr="0013159B">
        <w:rPr>
          <w:rFonts w:ascii="David" w:eastAsia="Times New Roman" w:hAnsi="David" w:cs="David"/>
          <w:sz w:val="24"/>
          <w:szCs w:val="24"/>
        </w:rPr>
        <w:instrText xml:space="preserve"> -","page":"872-878","publisher":"Elsevier Inc.","title":"Attentional processes and meditation","type":"article-journal","volume":"19"},"uris":["http://www.mendeley.com/documents/?uuid=1af7d505-0b32-4d80-864b-847b2bb8cc77"]}],"mendeley":{"formattedCitation":"(Hodgins &amp; Adair, 2010)","plainTextFormattedCitation":"(Hodgins &amp; Adair, 2010)","previouslyFormattedCitation":"(Hodgins &amp; Adair, 2010)"},"properties":{"noteIndex":0},"schema":"https://github.com/citation-style-language/schema/raw/master/csl-citation.json"}</w:instrText>
      </w:r>
      <w:r w:rsidR="001A16AE" w:rsidRPr="006A4A9B">
        <w:rPr>
          <w:rFonts w:ascii="David" w:eastAsia="Times New Roman" w:hAnsi="David" w:cs="David"/>
          <w:sz w:val="24"/>
          <w:szCs w:val="24"/>
        </w:rPr>
        <w:fldChar w:fldCharType="separate"/>
      </w:r>
      <w:r w:rsidR="001E2173" w:rsidRPr="006A4A9B">
        <w:rPr>
          <w:rFonts w:ascii="David" w:eastAsia="Times New Roman" w:hAnsi="David" w:cs="David"/>
          <w:noProof/>
          <w:sz w:val="24"/>
          <w:szCs w:val="24"/>
        </w:rPr>
        <w:t>(Hodgins &amp; Adair, 2010)</w:t>
      </w:r>
      <w:r w:rsidR="001A16AE" w:rsidRPr="006A4A9B">
        <w:rPr>
          <w:rFonts w:ascii="David" w:eastAsia="Times New Roman" w:hAnsi="David" w:cs="David"/>
          <w:sz w:val="24"/>
          <w:szCs w:val="24"/>
        </w:rPr>
        <w:fldChar w:fldCharType="end"/>
      </w:r>
      <w:r w:rsidR="001A16AE" w:rsidRPr="006A4A9B">
        <w:rPr>
          <w:rFonts w:ascii="David" w:eastAsia="Times New Roman" w:hAnsi="David" w:cs="David"/>
          <w:sz w:val="24"/>
          <w:szCs w:val="24"/>
        </w:rPr>
        <w:t>), though others have not (Global</w:t>
      </w:r>
      <w:r w:rsidR="005C74DA" w:rsidRPr="006A4A9B">
        <w:rPr>
          <w:rFonts w:ascii="David" w:eastAsia="Times New Roman" w:hAnsi="David" w:cs="David"/>
          <w:sz w:val="24"/>
          <w:szCs w:val="24"/>
        </w:rPr>
        <w:t xml:space="preserve">-Local Task, </w:t>
      </w:r>
      <w:r w:rsidR="001A16AE" w:rsidRPr="006A4A9B">
        <w:rPr>
          <w:rFonts w:ascii="David" w:eastAsia="Times New Roman" w:hAnsi="David" w:cs="David"/>
          <w:sz w:val="24"/>
          <w:szCs w:val="24"/>
        </w:rPr>
        <w:fldChar w:fldCharType="begin" w:fldLock="1"/>
      </w:r>
      <w:r w:rsidR="00785498" w:rsidRPr="006A4A9B">
        <w:rPr>
          <w:rFonts w:ascii="David" w:eastAsia="Times New Roman" w:hAnsi="David" w:cs="David"/>
          <w:sz w:val="24"/>
          <w:szCs w:val="24"/>
        </w:rPr>
        <w:instrText>ADDIN CSL_CITATION {"citationItems":[{"id":"ITEM-1","itemData":{"DOI":"10.1089/acm.2007.7022","ISSN":"1075-5535","abstract":"The present investigation examined the contributions of specific attentional networks to long-term trait effects of meditation. It was hypothesized that meditation could improve the efficiency of executive processing (inhibits prepotent/incorrect responses) or orientational processing (orients to specific objects in the att</w:instrText>
      </w:r>
      <w:r w:rsidR="00785498" w:rsidRPr="0013159B">
        <w:rPr>
          <w:rFonts w:ascii="David" w:eastAsia="Times New Roman" w:hAnsi="David" w:cs="David"/>
          <w:sz w:val="24"/>
          <w:szCs w:val="24"/>
        </w:rPr>
        <w:instrText>entional field). Participants (50 meditators and 10 controls) were given the Stroop (measures executive attention) and Global-Local Letters (measures orientational attention) tasks. Results showed that meditation experience was associated with reduced interference on the Stroop task (p &lt; 0.03), in contrast with a lack of effect on interference in the Global-Local Letters task. This suggests that meditation produces long-term increases in the efficiency of the executive attentional network (anterior cingulate/prefrontal cortex) but no effect on the orientation network (parietal systems). The amount of time participants spent meditating each day, rather than the total number of hours of meditative practice over their lifetime, was negatively correlated with interference on the Stroop task (r = -0.31, p &lt; 0.005).","author":[{"dropping-particle":"","family":"Chan","given":"Davina","non-dropping-particle":"","parse-names":false,"suffix":""},{"dropping-particle":"","family":"Woollacott","given":"Marjorie","non-dropping-particle":"","parse-names":false,"suffix":""}],"container-title":"The Journal of Alternative and Complementary Medicine","id":"ITEM-1","issue":"6","issued":{"date-parts":[["2007"]]},"note":"</w:instrText>
      </w:r>
      <w:r w:rsidR="00785498" w:rsidRPr="0013159B">
        <w:rPr>
          <w:rFonts w:ascii="David" w:eastAsia="Times New Roman" w:hAnsi="David" w:cs="David"/>
          <w:sz w:val="24"/>
          <w:szCs w:val="24"/>
          <w:rtl/>
        </w:rPr>
        <w:instrText>הגעתי מתוך המאמר של</w:instrText>
      </w:r>
      <w:r w:rsidR="00785498" w:rsidRPr="0013159B">
        <w:rPr>
          <w:rFonts w:ascii="David" w:eastAsia="Times New Roman" w:hAnsi="David" w:cs="David"/>
          <w:sz w:val="24"/>
          <w:szCs w:val="24"/>
        </w:rPr>
        <w:instrText xml:space="preserve"> tang - ANT\n\n</w:instrText>
      </w:r>
      <w:r w:rsidR="00785498" w:rsidRPr="0013159B">
        <w:rPr>
          <w:rFonts w:ascii="David" w:eastAsia="Times New Roman" w:hAnsi="David" w:cs="David"/>
          <w:sz w:val="24"/>
          <w:szCs w:val="24"/>
          <w:rtl/>
        </w:rPr>
        <w:instrText>אפקטים של רמה הנסיון במדיטציה על הפוקוס של הקשב</w:instrText>
      </w:r>
      <w:r w:rsidR="00785498" w:rsidRPr="0013159B">
        <w:rPr>
          <w:rFonts w:ascii="David" w:eastAsia="Times New Roman" w:hAnsi="David" w:cs="David"/>
          <w:sz w:val="24"/>
          <w:szCs w:val="24"/>
        </w:rPr>
        <w:instrText>:\n</w:instrText>
      </w:r>
      <w:r w:rsidR="00785498" w:rsidRPr="0013159B">
        <w:rPr>
          <w:rFonts w:ascii="David" w:eastAsia="Times New Roman" w:hAnsi="David" w:cs="David"/>
          <w:sz w:val="24"/>
          <w:szCs w:val="24"/>
          <w:rtl/>
        </w:rPr>
        <w:instrText>האם משתנה ה</w:instrText>
      </w:r>
      <w:r w:rsidR="00785498" w:rsidRPr="0013159B">
        <w:rPr>
          <w:rFonts w:ascii="David" w:eastAsia="Times New Roman" w:hAnsi="David" w:cs="David"/>
          <w:sz w:val="24"/>
          <w:szCs w:val="24"/>
        </w:rPr>
        <w:instrText xml:space="preserve">-executive functions </w:instrText>
      </w:r>
      <w:r w:rsidR="00785498" w:rsidRPr="0013159B">
        <w:rPr>
          <w:rFonts w:ascii="David" w:eastAsia="Times New Roman" w:hAnsi="David" w:cs="David"/>
          <w:sz w:val="24"/>
          <w:szCs w:val="24"/>
          <w:rtl/>
        </w:rPr>
        <w:instrText>או ה</w:instrText>
      </w:r>
      <w:r w:rsidR="00785498" w:rsidRPr="0013159B">
        <w:rPr>
          <w:rFonts w:ascii="David" w:eastAsia="Times New Roman" w:hAnsi="David" w:cs="David"/>
          <w:sz w:val="24"/>
          <w:szCs w:val="24"/>
        </w:rPr>
        <w:instrText>-orientation?\n</w:instrText>
      </w:r>
      <w:r w:rsidR="00785498" w:rsidRPr="0013159B">
        <w:rPr>
          <w:rFonts w:ascii="David" w:eastAsia="Times New Roman" w:hAnsi="David" w:cs="David"/>
          <w:sz w:val="24"/>
          <w:szCs w:val="24"/>
          <w:rtl/>
        </w:rPr>
        <w:instrText>הערה שלי שלא קשורה למאמר</w:instrText>
      </w:r>
      <w:r w:rsidR="00785498" w:rsidRPr="0013159B">
        <w:rPr>
          <w:rFonts w:ascii="David" w:eastAsia="Times New Roman" w:hAnsi="David" w:cs="David"/>
          <w:sz w:val="24"/>
          <w:szCs w:val="24"/>
        </w:rPr>
        <w:instrText xml:space="preserve"> - \n</w:instrText>
      </w:r>
      <w:r w:rsidR="00785498" w:rsidRPr="0013159B">
        <w:rPr>
          <w:rFonts w:ascii="David" w:eastAsia="Times New Roman" w:hAnsi="David" w:cs="David"/>
          <w:sz w:val="24"/>
          <w:szCs w:val="24"/>
          <w:rtl/>
        </w:rPr>
        <w:instrText>שתי הרשתות הקשביות האלו של פוזנר מרכיבות יחד את היכולת לסלקציה פנימית בין גירויים, ברגע שמעורב גם זכרון שזה הופך לפונק' ביצועיות</w:instrText>
      </w:r>
      <w:r w:rsidR="00785498" w:rsidRPr="0013159B">
        <w:rPr>
          <w:rFonts w:ascii="David" w:eastAsia="Times New Roman" w:hAnsi="David" w:cs="David"/>
          <w:sz w:val="24"/>
          <w:szCs w:val="24"/>
        </w:rPr>
        <w:instrText>. \n</w:instrText>
      </w:r>
      <w:r w:rsidR="00785498" w:rsidRPr="0013159B">
        <w:rPr>
          <w:rFonts w:ascii="David" w:eastAsia="Times New Roman" w:hAnsi="David" w:cs="David"/>
          <w:sz w:val="24"/>
          <w:szCs w:val="24"/>
          <w:rtl/>
        </w:rPr>
        <w:instrText>לכן הגיוני שבתרגול מיינדפולנס זה יערב את זה כי יש משימה שנמצאת בזכרון</w:instrText>
      </w:r>
      <w:r w:rsidR="00785498" w:rsidRPr="0013159B">
        <w:rPr>
          <w:rFonts w:ascii="David" w:eastAsia="Times New Roman" w:hAnsi="David" w:cs="David"/>
          <w:sz w:val="24"/>
          <w:szCs w:val="24"/>
        </w:rPr>
        <w:instrText>.\n\n","page":"651-658","title":"Effects of Level of Meditation Experience on Attentional Focus: Is the Efficiency of Executive or Orientation Networks Improved?","type":"article-journal","volume":"13"},"uris":["http://www.mendeley.com/documents/?uuid=b5819986-a375-42c1-bab7-700f12abe721"]}],"mendeley":{"formattedCitation":"(Chan &amp; Woollacott, 2007)","plainTextFormattedCitation":"(Chan &amp; Woollacott, 2007)","previouslyFormattedCitation":"(Chan &amp; Woollacott, 2007)"},"properties":{"noteIndex":0},"schema":"https://github.com/citation-style-language/schema/raw/master/csl-citation.json"}</w:instrText>
      </w:r>
      <w:r w:rsidR="001A16AE" w:rsidRPr="006A4A9B">
        <w:rPr>
          <w:rFonts w:ascii="David" w:eastAsia="Times New Roman" w:hAnsi="David" w:cs="David"/>
          <w:sz w:val="24"/>
          <w:szCs w:val="24"/>
        </w:rPr>
        <w:fldChar w:fldCharType="separate"/>
      </w:r>
      <w:r w:rsidR="001E2173" w:rsidRPr="006A4A9B">
        <w:rPr>
          <w:rFonts w:ascii="David" w:eastAsia="Times New Roman" w:hAnsi="David" w:cs="David"/>
          <w:noProof/>
          <w:sz w:val="24"/>
          <w:szCs w:val="24"/>
        </w:rPr>
        <w:t>(Chan &amp; Woollacott, 2007)</w:t>
      </w:r>
      <w:r w:rsidR="001A16AE" w:rsidRPr="006A4A9B">
        <w:rPr>
          <w:rFonts w:ascii="David" w:eastAsia="Times New Roman" w:hAnsi="David" w:cs="David"/>
          <w:sz w:val="24"/>
          <w:szCs w:val="24"/>
        </w:rPr>
        <w:fldChar w:fldCharType="end"/>
      </w:r>
      <w:r w:rsidR="001A16AE" w:rsidRPr="006A4A9B">
        <w:rPr>
          <w:rFonts w:ascii="David" w:eastAsia="Times New Roman" w:hAnsi="David" w:cs="David"/>
          <w:sz w:val="24"/>
          <w:szCs w:val="24"/>
        </w:rPr>
        <w:t xml:space="preserve">). </w:t>
      </w:r>
      <w:r w:rsidR="001A16AE" w:rsidRPr="006A4A9B">
        <w:rPr>
          <w:rFonts w:ascii="David" w:hAnsi="David" w:cs="David"/>
          <w:sz w:val="24"/>
          <w:szCs w:val="24"/>
        </w:rPr>
        <w:t xml:space="preserve">Third, </w:t>
      </w:r>
      <w:r w:rsidR="001A16AE" w:rsidRPr="006A4A9B">
        <w:rPr>
          <w:rFonts w:ascii="David" w:hAnsi="David" w:cs="David"/>
          <w:sz w:val="24"/>
          <w:szCs w:val="24"/>
          <w:lang w:val="en-GB"/>
        </w:rPr>
        <w:t>between-group differences have also been observed with</w:t>
      </w:r>
      <w:r w:rsidR="001A16AE" w:rsidRPr="0013159B">
        <w:rPr>
          <w:rFonts w:ascii="David" w:hAnsi="David" w:cs="David"/>
          <w:sz w:val="24"/>
          <w:szCs w:val="24"/>
        </w:rPr>
        <w:t xml:space="preserve"> </w:t>
      </w:r>
      <w:r w:rsidR="001A16AE" w:rsidRPr="0013159B">
        <w:rPr>
          <w:rFonts w:ascii="David" w:hAnsi="David" w:cs="David"/>
          <w:sz w:val="24"/>
          <w:szCs w:val="24"/>
          <w:lang w:val="en-GB"/>
        </w:rPr>
        <w:t xml:space="preserve">respect to attentional control (i.e. conflict monitoring, inhibition, switching) (Stroop, </w:t>
      </w:r>
      <w:r w:rsidR="001A16AE"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 xml:space="preserve">ADDIN CSL_CITATION {"citationItems":[{"id":"ITEM-1","itemData":{"DOI":"10.1016/j.concog.2008.12.008","ISBN":"1090-2376 (Electronic)\\r1053-8100 (Linking)","ISSN":"10538100","PMID":"19181542","abstract":"This study investigated the link between meditation, self-reported mindfulness and cognitive flexibility as well as other attentional functions. It compared a group of meditators experienced in mindfulness meditation with a meditation-naïve control group on </w:instrText>
      </w:r>
      <w:r w:rsidR="00785498" w:rsidRPr="0013159B">
        <w:rPr>
          <w:rFonts w:ascii="David" w:hAnsi="David" w:cs="David"/>
          <w:sz w:val="24"/>
          <w:szCs w:val="24"/>
          <w:lang w:val="en-GB"/>
        </w:rPr>
        <w:instrText>measures of Stroop interference and the \"d2-concentration and endurance test\". Overall the results suggest that attentional performance and cognitive flexibility are positively related to meditation practice and levels of mindfulness. Meditators performed significantly better than non-meditators on all measures of attention. Furthermore, self-reported mindfulness was higher in meditators than non-meditators and correlations with all attention measures were of moderate to high strength. This pattern of results suggests that mindfulness is intimately linked to improvements of attentional functions and cognitive flexibility. The relevance of these findings for mental balance and well-being are discussed. © 2008 Elsevier Inc. All rights reserved.","author":[{"dropping-particle":"","family":"Moore","given":"Adam","non-dropping-particle":"","parse-names":false,"suffix":""},{"dropping-particle":"","family":"Malinowski","given":"Peter","non-dropping-particle":"","parse-names":false,"suffix":""}],"container-title":"Consciousness and Cognition","id":"ITEM-1","issue":"1","issued":{"date-parts":[["2009"]]},"note":"</w:instrText>
      </w:r>
      <w:r w:rsidR="00785498" w:rsidRPr="0013159B">
        <w:rPr>
          <w:rFonts w:ascii="David" w:hAnsi="David" w:cs="David"/>
          <w:sz w:val="24"/>
          <w:szCs w:val="24"/>
          <w:rtl/>
          <w:lang w:val="en-GB"/>
        </w:rPr>
        <w:instrText>מדיטציה, מיינדפולנס וגמישות קוגניטיבית</w:instrText>
      </w:r>
      <w:r w:rsidR="00785498" w:rsidRPr="0013159B">
        <w:rPr>
          <w:rFonts w:ascii="David" w:hAnsi="David" w:cs="David"/>
          <w:sz w:val="24"/>
          <w:szCs w:val="24"/>
          <w:lang w:val="en-GB"/>
        </w:rPr>
        <w:instrText>\ncognitive flexibility\n2009\n\n</w:instrText>
      </w:r>
      <w:r w:rsidR="00785498" w:rsidRPr="0013159B">
        <w:rPr>
          <w:rFonts w:ascii="David" w:hAnsi="David" w:cs="David"/>
          <w:sz w:val="24"/>
          <w:szCs w:val="24"/>
          <w:rtl/>
          <w:lang w:val="en-GB"/>
        </w:rPr>
        <w:instrText>הקשר בין מדיטציה, דיווח עצמי של מיינדפולנס וגמישות קוג', ופונקציות קשביות אחרות</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השוואה של מנוסים בתרגול עם לא מנוסים כקונטרול</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מדידה של סטרופ (פעם ראשונה!, הבאה הייתה ב-12' כאשר זה היה מחקר אורך, והשיג תוצאות הפוכות ברמה ההתנהגותית)</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ו</w:instrText>
      </w:r>
      <w:r w:rsidR="00785498" w:rsidRPr="0013159B">
        <w:rPr>
          <w:rFonts w:ascii="David" w:hAnsi="David" w:cs="David"/>
          <w:sz w:val="24"/>
          <w:szCs w:val="24"/>
          <w:lang w:val="en-GB"/>
        </w:rPr>
        <w:instrText>-d2-concentration and endurance test\n\n</w:instrText>
      </w:r>
      <w:r w:rsidR="00785498" w:rsidRPr="0013159B">
        <w:rPr>
          <w:rFonts w:ascii="David" w:hAnsi="David" w:cs="David"/>
          <w:sz w:val="24"/>
          <w:szCs w:val="24"/>
          <w:rtl/>
          <w:lang w:val="en-GB"/>
        </w:rPr>
        <w:instrText>התוצאות מציעות שביצוע קשב וגמישות קוג' קשורות לתרגול ולרמות המיינדפולנס כתכונה</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הרלוונטיות של הממצאים</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בהקשר של איזון מנטאלי ו</w:instrText>
      </w:r>
      <w:r w:rsidR="00785498" w:rsidRPr="0013159B">
        <w:rPr>
          <w:rFonts w:ascii="David" w:hAnsi="David" w:cs="David"/>
          <w:sz w:val="24"/>
          <w:szCs w:val="24"/>
          <w:lang w:val="en-GB"/>
        </w:rPr>
        <w:instrText xml:space="preserve">well being - </w:instrText>
      </w:r>
      <w:r w:rsidR="00785498" w:rsidRPr="0013159B">
        <w:rPr>
          <w:rFonts w:ascii="David" w:hAnsi="David" w:cs="David"/>
          <w:sz w:val="24"/>
          <w:szCs w:val="24"/>
          <w:rtl/>
          <w:lang w:val="en-GB"/>
        </w:rPr>
        <w:instrText>בדיון</w:instrText>
      </w:r>
      <w:r w:rsidR="00785498" w:rsidRPr="0013159B">
        <w:rPr>
          <w:rFonts w:ascii="David" w:hAnsi="David" w:cs="David"/>
          <w:sz w:val="24"/>
          <w:szCs w:val="24"/>
          <w:lang w:val="en-GB"/>
        </w:rPr>
        <w:instrText xml:space="preserve"> ?","page":"176-186","publisher":"Elsevier Inc.","title":"Meditation, mindfulness and cognitive flexibility","type":"article-journal","volume":"18"},"uris":["http://www.mendeley.com/documents/?uuid=e09c375d-6a30-4c24-bc0a-2fd534968fe1"]},{"id":"ITEM-2","itemData":{"DOI":"10.1089/acm.2007.7022","ISSN":"1075-5535","abstract":"The present investigation examined the contributions of specific attentional networks to long-term trait effects of meditation. It was hypothesized that meditation could improve the efficiency of executive processing (inhibits prepotent/incorrect responses) or orientational processing (orients to specific objects in the attentional field). Participants (50 meditators and 10 controls) were given the Stroop (measures executive attention) and Global-Local Letters (measures orientational attention) tasks. Results showed that meditation experience was associated with reduced interference on the Stroop task (p &lt; 0.03), in contrast with a lack of effect on interference in the Global-Local Letters task. This suggests that meditation produces long-term increases in the efficiency of the executive attentional network (anterior cingulate/prefrontal cortex) but no effect on the orientation network (parietal systems). The amount of time participants spent meditating each day, rather than the total number of hours of meditative practice over their lifetime, was negatively correlated with interference on the Stroop task (r = -0.31, p &lt; 0.005).","author":[{"dropping-particle":"","family":"Chan","given":"Davina","non-dropping-particle":"","parse-names":false,"suffix":""},{"dropping-particle":"","family":"Woollacott","given":"Marjorie","non-dropping-particle":"","parse-names":false,"suffix":""}],"container-title":"The Journal of Alternative and Complementary Medicine","id":"ITEM-2","issue":"6","issued":{"date-parts":[["2007"]]},"note":"</w:instrText>
      </w:r>
      <w:r w:rsidR="00785498" w:rsidRPr="0013159B">
        <w:rPr>
          <w:rFonts w:ascii="David" w:hAnsi="David" w:cs="David"/>
          <w:sz w:val="24"/>
          <w:szCs w:val="24"/>
          <w:rtl/>
          <w:lang w:val="en-GB"/>
        </w:rPr>
        <w:instrText>הגעתי מתוך המאמר של</w:instrText>
      </w:r>
      <w:r w:rsidR="00785498" w:rsidRPr="0013159B">
        <w:rPr>
          <w:rFonts w:ascii="David" w:hAnsi="David" w:cs="David"/>
          <w:sz w:val="24"/>
          <w:szCs w:val="24"/>
          <w:lang w:val="en-GB"/>
        </w:rPr>
        <w:instrText xml:space="preserve"> tang - ANT\n\n</w:instrText>
      </w:r>
      <w:r w:rsidR="00785498" w:rsidRPr="0013159B">
        <w:rPr>
          <w:rFonts w:ascii="David" w:hAnsi="David" w:cs="David"/>
          <w:sz w:val="24"/>
          <w:szCs w:val="24"/>
          <w:rtl/>
          <w:lang w:val="en-GB"/>
        </w:rPr>
        <w:instrText>אפקטים של רמה הנסיון במדיטציה על הפוקוס של הקשב</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האם משתנה ה</w:instrText>
      </w:r>
      <w:r w:rsidR="00785498" w:rsidRPr="0013159B">
        <w:rPr>
          <w:rFonts w:ascii="David" w:hAnsi="David" w:cs="David"/>
          <w:sz w:val="24"/>
          <w:szCs w:val="24"/>
          <w:lang w:val="en-GB"/>
        </w:rPr>
        <w:instrText xml:space="preserve">-executive functions </w:instrText>
      </w:r>
      <w:r w:rsidR="00785498" w:rsidRPr="0013159B">
        <w:rPr>
          <w:rFonts w:ascii="David" w:hAnsi="David" w:cs="David"/>
          <w:sz w:val="24"/>
          <w:szCs w:val="24"/>
          <w:rtl/>
          <w:lang w:val="en-GB"/>
        </w:rPr>
        <w:instrText>או ה</w:instrText>
      </w:r>
      <w:r w:rsidR="00785498" w:rsidRPr="0013159B">
        <w:rPr>
          <w:rFonts w:ascii="David" w:hAnsi="David" w:cs="David"/>
          <w:sz w:val="24"/>
          <w:szCs w:val="24"/>
          <w:lang w:val="en-GB"/>
        </w:rPr>
        <w:instrText>-orientation?\n</w:instrText>
      </w:r>
      <w:r w:rsidR="00785498" w:rsidRPr="0013159B">
        <w:rPr>
          <w:rFonts w:ascii="David" w:hAnsi="David" w:cs="David"/>
          <w:sz w:val="24"/>
          <w:szCs w:val="24"/>
          <w:rtl/>
          <w:lang w:val="en-GB"/>
        </w:rPr>
        <w:instrText>הערה שלי שלא קשורה למאמר</w:instrText>
      </w:r>
      <w:r w:rsidR="00785498" w:rsidRPr="0013159B">
        <w:rPr>
          <w:rFonts w:ascii="David" w:hAnsi="David" w:cs="David"/>
          <w:sz w:val="24"/>
          <w:szCs w:val="24"/>
          <w:lang w:val="en-GB"/>
        </w:rPr>
        <w:instrText xml:space="preserve"> - \n</w:instrText>
      </w:r>
      <w:r w:rsidR="00785498" w:rsidRPr="0013159B">
        <w:rPr>
          <w:rFonts w:ascii="David" w:hAnsi="David" w:cs="David"/>
          <w:sz w:val="24"/>
          <w:szCs w:val="24"/>
          <w:rtl/>
          <w:lang w:val="en-GB"/>
        </w:rPr>
        <w:instrText>שתי הרשתות הקשביות האלו של פוזנר מרכיבות יחד את היכולת לסלקציה פנימית בין גירויים, ברגע שמעורב גם זכרון שזה הופך לפונק' ביצועיות</w:instrText>
      </w:r>
      <w:r w:rsidR="00785498" w:rsidRPr="0013159B">
        <w:rPr>
          <w:rFonts w:ascii="David" w:hAnsi="David" w:cs="David"/>
          <w:sz w:val="24"/>
          <w:szCs w:val="24"/>
          <w:lang w:val="en-GB"/>
        </w:rPr>
        <w:instrText>. \n</w:instrText>
      </w:r>
      <w:r w:rsidR="00785498" w:rsidRPr="0013159B">
        <w:rPr>
          <w:rFonts w:ascii="David" w:hAnsi="David" w:cs="David"/>
          <w:sz w:val="24"/>
          <w:szCs w:val="24"/>
          <w:rtl/>
          <w:lang w:val="en-GB"/>
        </w:rPr>
        <w:instrText>לכן הגיוני שבתרגול מיינדפולנס זה יערב את זה כי יש משימה שנמצאת בזכרון</w:instrText>
      </w:r>
      <w:r w:rsidR="00785498" w:rsidRPr="0013159B">
        <w:rPr>
          <w:rFonts w:ascii="David" w:hAnsi="David" w:cs="David"/>
          <w:sz w:val="24"/>
          <w:szCs w:val="24"/>
          <w:lang w:val="en-GB"/>
        </w:rPr>
        <w:instrText>.\n\n","page":"651-658","title":"Effects of Level of Meditation Experience on Attentional Focus: Is the Efficiency of Executive or Orientation Networks Improved?","type":"article-journal","volume":"13"},"uris":["http://www.mendeley.com/documents/?uuid=b5819986-a375-42c1-bab7-700f12abe721"]}],"mendeley":{"formattedCitation":"(Chan &amp; Woollacott, 2007; Moore &amp; Malinowski, 2009)","plainTextFormattedCitation":"(Chan &amp; Woollacott, 2007; Moore &amp; Malinowski, 2009)","previouslyFormattedCitation":"(Chan &amp; Woollacott, 2007; Moore &amp; Malinowski, 2009)"},"properties":{"noteIndex":0},"schema":"https://github.com/citation-style-language/schema/raw/master/csl-citation.json"}</w:instrText>
      </w:r>
      <w:r w:rsidR="001A16AE" w:rsidRPr="006A4A9B">
        <w:rPr>
          <w:rFonts w:ascii="David" w:hAnsi="David" w:cs="David"/>
          <w:sz w:val="24"/>
          <w:szCs w:val="24"/>
          <w:lang w:val="en-GB"/>
        </w:rPr>
        <w:fldChar w:fldCharType="separate"/>
      </w:r>
      <w:r w:rsidR="001E2173" w:rsidRPr="006A4A9B">
        <w:rPr>
          <w:rFonts w:ascii="David" w:hAnsi="David" w:cs="David"/>
          <w:noProof/>
          <w:sz w:val="24"/>
          <w:szCs w:val="24"/>
          <w:lang w:val="en-GB"/>
        </w:rPr>
        <w:t>(Chan &amp; Woollacott, 2007; Moore &amp; Malinowski, 2009)</w:t>
      </w:r>
      <w:r w:rsidR="001A16AE" w:rsidRPr="006A4A9B">
        <w:rPr>
          <w:rFonts w:ascii="David" w:hAnsi="David" w:cs="David"/>
          <w:sz w:val="24"/>
          <w:szCs w:val="24"/>
          <w:lang w:val="en-GB"/>
        </w:rPr>
        <w:fldChar w:fldCharType="end"/>
      </w:r>
      <w:r w:rsidR="001A16AE" w:rsidRPr="006A4A9B">
        <w:rPr>
          <w:rFonts w:ascii="David" w:hAnsi="David" w:cs="David"/>
          <w:sz w:val="24"/>
          <w:szCs w:val="24"/>
          <w:lang w:val="en-GB"/>
        </w:rPr>
        <w:t xml:space="preserve">; Ambiguous image perspective-switching task </w:t>
      </w:r>
      <w:r w:rsidR="001A16AE"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{"citationItems":[{"id":"ITEM-1","itemData":{"DOI":"10.1016/j.concog.2010.04.002","ISBN":"1090-2376 (Electronic)$\\backslash{\\$}n1053-8100 (Linking)","ISSN":"10538100","PMID":"20430650","abstract":"Visual attentional processing was examined in adult meditato</w:instrText>
      </w:r>
      <w:r w:rsidR="00785498" w:rsidRPr="0013159B">
        <w:rPr>
          <w:rFonts w:ascii="David" w:hAnsi="David" w:cs="David"/>
          <w:sz w:val="24"/>
          <w:szCs w:val="24"/>
          <w:lang w:val="en-GB"/>
        </w:rPr>
        <w:instrText xml:space="preserve">rs and non-meditators on behavioral measures of change blindness, concentration, perspective-shifting, selective attention, and sustained inattentional blindness. Results showed that meditators (1) noticed more changes in flickering scenes and noticed them more quickly, (2) counted more accurately in a challenging concentration task, (3) identified a greater number of alternative perspectives in multiple perspectives images, and (4) showed less interference from invalid cues in a visual selective attention task, but (5) did not differ on a measure of sustained inattentional blindness. Together, results show that regular meditation is associated with more accurate, efficient, and flexible visual attentional processing across diverse tasks that have high face validity outside of the laboratory. Furthermore, effects were assessed in a context separate from actual meditation practice, suggesting that meditators' better visual attention is not just immediate, but extends to contexts separate from meditation practice. © 2010 Elsevier Inc.","author":[{"dropping-particle":"","family":"Hodgins","given":"Holley S.","non-dropping-particle":"","parse-names":false,"suffix":""},{"dropping-particle":"","family":"Adair","given":"Kathryn C.","non-dropping-particle":"","parse-names":false,"suffix":""}],"container-title":"Consciousness and Cognition","id":"ITEM-1","issue":"4","issued":{"date-parts":[["2010"]]},"note":"cross section - </w:instrText>
      </w:r>
      <w:r w:rsidR="00785498" w:rsidRPr="0013159B">
        <w:rPr>
          <w:rFonts w:ascii="David" w:hAnsi="David" w:cs="David"/>
          <w:sz w:val="24"/>
          <w:szCs w:val="24"/>
          <w:rtl/>
          <w:lang w:val="en-GB"/>
        </w:rPr>
        <w:instrText>הבדל בין הקבוצות</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מטלות</w:instrText>
      </w:r>
      <w:r w:rsidR="00785498" w:rsidRPr="0013159B">
        <w:rPr>
          <w:rFonts w:ascii="David" w:hAnsi="David" w:cs="David"/>
          <w:sz w:val="24"/>
          <w:szCs w:val="24"/>
          <w:lang w:val="en-GB"/>
        </w:rPr>
        <w:instrText xml:space="preserve"> -\nChange blindness flickering task - </w:instrText>
      </w:r>
      <w:r w:rsidR="00785498" w:rsidRPr="0013159B">
        <w:rPr>
          <w:rFonts w:ascii="David" w:hAnsi="David" w:cs="David"/>
          <w:sz w:val="24"/>
          <w:szCs w:val="24"/>
          <w:rtl/>
          <w:lang w:val="en-GB"/>
        </w:rPr>
        <w:instrText>יש הבדל</w:instrText>
      </w:r>
      <w:r w:rsidR="00785498" w:rsidRPr="0013159B">
        <w:rPr>
          <w:rFonts w:ascii="David" w:hAnsi="David" w:cs="David"/>
          <w:sz w:val="24"/>
          <w:szCs w:val="24"/>
          <w:lang w:val="en-GB"/>
        </w:rPr>
        <w:instrText xml:space="preserve"> \nGorilla video - </w:instrText>
      </w:r>
      <w:r w:rsidR="00785498" w:rsidRPr="0013159B">
        <w:rPr>
          <w:rFonts w:ascii="David" w:hAnsi="David" w:cs="David"/>
          <w:sz w:val="24"/>
          <w:szCs w:val="24"/>
          <w:rtl/>
          <w:lang w:val="en-GB"/>
        </w:rPr>
        <w:instrText>חצי הבדל</w:instrText>
      </w:r>
      <w:r w:rsidR="00785498" w:rsidRPr="0013159B">
        <w:rPr>
          <w:rFonts w:ascii="David" w:hAnsi="David" w:cs="David"/>
          <w:sz w:val="24"/>
          <w:szCs w:val="24"/>
          <w:lang w:val="en-GB"/>
        </w:rPr>
        <w:instrText xml:space="preserve">\nAmbiguous image perspective-switching task - </w:instrText>
      </w:r>
      <w:r w:rsidR="00785498" w:rsidRPr="0013159B">
        <w:rPr>
          <w:rFonts w:ascii="David" w:hAnsi="David" w:cs="David"/>
          <w:sz w:val="24"/>
          <w:szCs w:val="24"/>
          <w:rtl/>
          <w:lang w:val="en-GB"/>
        </w:rPr>
        <w:instrText>יש הבדל</w:instrText>
      </w:r>
      <w:r w:rsidR="00785498" w:rsidRPr="0013159B">
        <w:rPr>
          <w:rFonts w:ascii="David" w:hAnsi="David" w:cs="David"/>
          <w:sz w:val="24"/>
          <w:szCs w:val="24"/>
          <w:lang w:val="en-GB"/>
        </w:rPr>
        <w:instrText xml:space="preserve">\nSelective attention task </w:instrText>
      </w:r>
      <w:r w:rsidR="00785498" w:rsidRPr="0013159B">
        <w:rPr>
          <w:rFonts w:ascii="David" w:hAnsi="David" w:cs="David"/>
          <w:sz w:val="24"/>
          <w:szCs w:val="24"/>
          <w:rtl/>
          <w:lang w:val="en-GB"/>
        </w:rPr>
        <w:instrText>יש הבדל - מודטים פחות הושפעו מרמזים שקריים</w:instrText>
      </w:r>
      <w:r w:rsidR="00785498" w:rsidRPr="0013159B">
        <w:rPr>
          <w:rFonts w:ascii="David" w:hAnsi="David" w:cs="David"/>
          <w:sz w:val="24"/>
          <w:szCs w:val="24"/>
          <w:lang w:val="en-GB"/>
        </w:rPr>
        <w:instrText xml:space="preserve"> \n\n</w:instrText>
      </w:r>
      <w:r w:rsidR="00785498" w:rsidRPr="0013159B">
        <w:rPr>
          <w:rFonts w:ascii="David" w:hAnsi="David" w:cs="David"/>
          <w:sz w:val="24"/>
          <w:szCs w:val="24"/>
          <w:rtl/>
          <w:lang w:val="en-GB"/>
        </w:rPr>
        <w:instrText>ממצאים</w:instrText>
      </w:r>
      <w:r w:rsidR="00785498" w:rsidRPr="0013159B">
        <w:rPr>
          <w:rFonts w:ascii="David" w:hAnsi="David" w:cs="David"/>
          <w:sz w:val="24"/>
          <w:szCs w:val="24"/>
          <w:lang w:val="en-GB"/>
        </w:rPr>
        <w:instrText xml:space="preserve"> - \n</w:instrText>
      </w:r>
      <w:r w:rsidR="00785498" w:rsidRPr="0013159B">
        <w:rPr>
          <w:rFonts w:ascii="David" w:hAnsi="David" w:cs="David"/>
          <w:sz w:val="24"/>
          <w:szCs w:val="24"/>
          <w:rtl/>
          <w:lang w:val="en-GB"/>
        </w:rPr>
        <w:instrText>מסקנות</w:instrText>
      </w:r>
      <w:r w:rsidR="00785498" w:rsidRPr="0013159B">
        <w:rPr>
          <w:rFonts w:ascii="David" w:hAnsi="David" w:cs="David"/>
          <w:sz w:val="24"/>
          <w:szCs w:val="24"/>
          <w:lang w:val="en-GB"/>
        </w:rPr>
        <w:instrText xml:space="preserve"> -","page":"872-878","publisher":"Elsevier Inc.","title":"Attentional processes and meditation","type":"article-journal","volume":"19"},"uris":["http://www.mendeley.com/documents/?uuid=1af7d505-0b32-4d80-864b-847b2bb8cc77"]}],"mendeley":{"formattedCitation":"(Hodgins &amp; Adair, 2010)","plainTextFormattedCitation":"(Hodgins &amp; Adair, 2010)","previouslyFormattedCitation":"(Hodgins &amp; Adair, 2010)"},"properties":{"noteIndex":0},"schema":"https://github.com/citation-style-language/schema/raw/master/csl-citation.json"}</w:instrText>
      </w:r>
      <w:r w:rsidR="001A16AE" w:rsidRPr="006A4A9B">
        <w:rPr>
          <w:rFonts w:ascii="David" w:hAnsi="David" w:cs="David"/>
          <w:sz w:val="24"/>
          <w:szCs w:val="24"/>
          <w:lang w:val="en-GB"/>
        </w:rPr>
        <w:fldChar w:fldCharType="separate"/>
      </w:r>
      <w:r w:rsidR="001E2173" w:rsidRPr="006A4A9B">
        <w:rPr>
          <w:rFonts w:ascii="David" w:hAnsi="David" w:cs="David"/>
          <w:noProof/>
          <w:sz w:val="24"/>
          <w:szCs w:val="24"/>
          <w:lang w:val="en-GB"/>
        </w:rPr>
        <w:t>(Hodgins &amp; Adair, 2010)</w:t>
      </w:r>
      <w:r w:rsidR="001A16AE" w:rsidRPr="006A4A9B">
        <w:rPr>
          <w:rFonts w:ascii="David" w:hAnsi="David" w:cs="David"/>
          <w:sz w:val="24"/>
          <w:szCs w:val="24"/>
          <w:lang w:val="en-GB"/>
        </w:rPr>
        <w:fldChar w:fldCharType="end"/>
      </w:r>
      <w:r w:rsidR="001A16AE" w:rsidRPr="006A4A9B">
        <w:rPr>
          <w:rFonts w:ascii="David" w:hAnsi="David" w:cs="David"/>
          <w:sz w:val="24"/>
          <w:szCs w:val="24"/>
          <w:lang w:val="en-GB"/>
        </w:rPr>
        <w:t xml:space="preserve">; ANT before intervention </w:t>
      </w:r>
      <w:r w:rsidR="001A16AE"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{"citationItems":[{"id":"ITEM-1","itemData":{"DOI":"10.1111/lapo.12054","ISSN":"02658240","abstract":"Mindfulness is defined as paying attention in the present moment. We investigate the hypothesis that mindful-ness training may alter or enhance specific asp</w:instrText>
      </w:r>
      <w:r w:rsidR="00785498" w:rsidRPr="0013159B">
        <w:rPr>
          <w:rFonts w:ascii="David" w:hAnsi="David" w:cs="David"/>
          <w:sz w:val="24"/>
          <w:szCs w:val="24"/>
          <w:lang w:val="en-GB"/>
        </w:rPr>
        <w:instrText>ects of attention. We examined three functionally and neuroana-tomically distinct but overlapping attentional subsystems: alerting, orienting, and conflict monitoring. Func-tioning of each subsystem was indexed by performance on the Attention Network Test (ANT; Fan, McCandliss, Sommer, Raz, &amp; Posner, 2002). Two types of mindfulness training (MT) programs were examined, and behav-ioral testing was conducted on participants before (Time 1) and after (Time 2) training. One training group consisted of individuals naive to mindfulness techniques who participated in an 8-week mindfulness-based stress reduction (MBSR) course that emphasized the development of concentrative meditation skills. The other training group consisted of individuals experienced in concentrative meditation techniques who participated in a 1-month intensive mindfulness retreat. Performance of these groups was compared with that of control participants who were meditation naive and received no MT. At Time 1, the participants in the retreat group demonstrated improved conflict monitoring performance relative to those in the MBSR and control groups. At Time 2, the participants in the MBSR course demonstrated significantly improved orienting in comparison with the control and retreat participants. In contrast, the participants in the retreat group demonstrated altered perfor-mance on the alerting component, with improvements in exogenous stimulus detection in comparison with the control and MBSR participants. The groups did not differ in conflict monitoring performance at Time 2. These results suggest that mindfulness training may improve attention-related behavioral responses by enhancing func-tioning of specific subcomponents of attention. Whereas participation in the MBSR course improved the ability to endogenously orient attention, retreat participation appeared to allow for the development and emergence of receptive attentional skills, which improved exogenous alerting-related process.","author":[{"dropping-particle":"","family":"Jha","given":"Amishi","non-dropping-particle":"","parse-names":false,"suffix":""},{"dropping-particle":"","family":"Krompinger","given":"Jason","non-dropping-particle":"","parse-names":false,"suffix":""},{"dropping-particle":"","family":"Baime","given":"Michael","non-dropping-particle":"","parse-names":false,"suffix":""}],"container-title":"Cognitive, Affective, &amp; Behavioural Neuroscience","id":"ITEM-1","issue":"2","issued":{"date-parts":[["2007"]]},"note":"</w:instrText>
      </w:r>
      <w:r w:rsidR="00785498" w:rsidRPr="0013159B">
        <w:rPr>
          <w:rFonts w:ascii="David" w:hAnsi="David" w:cs="David"/>
          <w:sz w:val="24"/>
          <w:szCs w:val="24"/>
          <w:rtl/>
          <w:lang w:val="en-GB"/>
        </w:rPr>
        <w:instrText>לקרוא! אמנם מ-2007 אבל מצוטט בטירוף ואולי יעשה סדר לפחות לגישה של אמישי ג'ה לכל העניין</w:instrText>
      </w:r>
      <w:r w:rsidR="00785498" w:rsidRPr="0013159B">
        <w:rPr>
          <w:rFonts w:ascii="David" w:hAnsi="David" w:cs="David"/>
          <w:sz w:val="24"/>
          <w:szCs w:val="24"/>
          <w:lang w:val="en-GB"/>
        </w:rPr>
        <w:instrText>","page":"109-119","title":"Mindfulness training modifies","type":"article-journal","volume":"7"},"uris":["http://www.mendeley.com/documents/?uuid=1b5d51ba-615f-4b8a-aa43-53216c092b53"]}],"mendeley":{"formattedCitation":"(A. Jha, Krompinger, &amp; Baime, 2007)","plainTextFormattedCitation":"(A. Jha, Krompinger, &amp; Baime, 2007)","previouslyFormattedCitation":"(A. Jha, Krompinger, &amp; Baime, 2007)"},"properties":{"noteIndex":0},"schema":"https://github.com/citation-style-language/schema/raw/master/csl-citation.json"}</w:instrText>
      </w:r>
      <w:r w:rsidR="001A16AE" w:rsidRPr="006A4A9B">
        <w:rPr>
          <w:rFonts w:ascii="David" w:hAnsi="David" w:cs="David"/>
          <w:sz w:val="24"/>
          <w:szCs w:val="24"/>
          <w:lang w:val="en-GB"/>
        </w:rPr>
        <w:fldChar w:fldCharType="separate"/>
      </w:r>
      <w:r w:rsidR="001E2173" w:rsidRPr="006A4A9B">
        <w:rPr>
          <w:rFonts w:ascii="David" w:hAnsi="David" w:cs="David"/>
          <w:noProof/>
          <w:sz w:val="24"/>
          <w:szCs w:val="24"/>
          <w:lang w:val="en-GB"/>
        </w:rPr>
        <w:t>(A. Jha, Krompinger, &amp; Baime, 2007)</w:t>
      </w:r>
      <w:r w:rsidR="001A16AE" w:rsidRPr="006A4A9B">
        <w:rPr>
          <w:rFonts w:ascii="David" w:hAnsi="David" w:cs="David"/>
          <w:sz w:val="24"/>
          <w:szCs w:val="24"/>
          <w:lang w:val="en-GB"/>
        </w:rPr>
        <w:fldChar w:fldCharType="end"/>
      </w:r>
      <w:r w:rsidR="001A16AE" w:rsidRPr="006A4A9B">
        <w:rPr>
          <w:rFonts w:ascii="David" w:hAnsi="David" w:cs="David"/>
          <w:sz w:val="24"/>
          <w:szCs w:val="24"/>
          <w:lang w:val="en-GB"/>
        </w:rPr>
        <w:t xml:space="preserve">), though here too, other studies have not observed significant differences between meditators and </w:t>
      </w:r>
      <w:r w:rsidR="005C74DA" w:rsidRPr="006A4A9B">
        <w:rPr>
          <w:rFonts w:ascii="David" w:hAnsi="David" w:cs="David"/>
          <w:sz w:val="24"/>
          <w:szCs w:val="24"/>
          <w:lang w:val="en-GB"/>
        </w:rPr>
        <w:t>non-meditators</w:t>
      </w:r>
      <w:r w:rsidR="001A16AE" w:rsidRPr="006A4A9B">
        <w:rPr>
          <w:rFonts w:ascii="David" w:hAnsi="David" w:cs="David"/>
          <w:sz w:val="24"/>
          <w:szCs w:val="24"/>
          <w:lang w:val="en-GB"/>
        </w:rPr>
        <w:t xml:space="preserve"> (e.g., ANT, </w:t>
      </w:r>
      <w:r w:rsidR="001A16AE"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{"citationItems":[{"id":"ITEM-1","itemData":{"DOI":"10.1080/17470210903249365","ISSN":"1747-0218","author":[{"dropping-particle":"","family":"Gielen","given":"Stan C.","non-dropping-particle":"","parse-names":false,"suffix":""},{"dropping-particle":"","fam</w:instrText>
      </w:r>
      <w:r w:rsidR="00785498" w:rsidRPr="0013159B">
        <w:rPr>
          <w:rFonts w:ascii="David" w:hAnsi="David" w:cs="David"/>
          <w:sz w:val="24"/>
          <w:szCs w:val="24"/>
          <w:lang w:val="en-GB"/>
        </w:rPr>
        <w:instrText>ily":"Speckens","given":"Anne E. M.","non-dropping-particle":"","parse-names":false,"suffix":""},{"dropping-particle":"","family":"Giommi","given":"Fabio","non-dropping-particle":"","parse-names":false,"suffix":""},{"dropping-particle":"","family":"Hurk","given":"Paul A. M.","non-dropping-particle":"van den","parse-names":false,"suffix":""},{"dropping-particle":"","family":"Barendregt","given":"Henk P.","non-dropping-particle":"","parse-names":false,"suffix":""}],"container-title":"Quarterly Journal of Experimental Psychology","id":"ITEM-1","issue":"6","issued":{"date-parts":[["2009"]]},"note":"</w:instrText>
      </w:r>
      <w:r w:rsidR="00785498" w:rsidRPr="0013159B">
        <w:rPr>
          <w:rFonts w:ascii="David" w:hAnsi="David" w:cs="David"/>
          <w:sz w:val="24"/>
          <w:szCs w:val="24"/>
          <w:rtl/>
          <w:lang w:val="en-GB"/>
        </w:rPr>
        <w:instrText>יעילות רפה יותר בתהליכים קשביים בהקשר של תרגול מיינדפולנס</w:instrText>
      </w:r>
      <w:r w:rsidR="00785498" w:rsidRPr="0013159B">
        <w:rPr>
          <w:rFonts w:ascii="David" w:hAnsi="David" w:cs="David"/>
          <w:sz w:val="24"/>
          <w:szCs w:val="24"/>
          <w:lang w:val="en-GB"/>
        </w:rPr>
        <w:instrText xml:space="preserve">\n20 </w:instrText>
      </w:r>
      <w:r w:rsidR="00785498" w:rsidRPr="0013159B">
        <w:rPr>
          <w:rFonts w:ascii="David" w:hAnsi="David" w:cs="David"/>
          <w:sz w:val="24"/>
          <w:szCs w:val="24"/>
          <w:rtl/>
          <w:lang w:val="en-GB"/>
        </w:rPr>
        <w:instrText>נבדקים עם נסיון במדיטציה</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מטלת</w:instrText>
      </w:r>
      <w:r w:rsidR="00785498" w:rsidRPr="0013159B">
        <w:rPr>
          <w:rFonts w:ascii="David" w:hAnsi="David" w:cs="David"/>
          <w:sz w:val="24"/>
          <w:szCs w:val="24"/>
          <w:lang w:val="en-GB"/>
        </w:rPr>
        <w:instrText xml:space="preserve"> ANT\n</w:instrText>
      </w:r>
      <w:r w:rsidR="00785498" w:rsidRPr="0013159B">
        <w:rPr>
          <w:rFonts w:ascii="David" w:hAnsi="David" w:cs="David"/>
          <w:sz w:val="24"/>
          <w:szCs w:val="24"/>
          <w:rtl/>
          <w:lang w:val="en-GB"/>
        </w:rPr>
        <w:instrText>קב' קונרטול של 20</w:instrText>
      </w:r>
      <w:r w:rsidR="00785498" w:rsidRPr="0013159B">
        <w:rPr>
          <w:rFonts w:ascii="David" w:hAnsi="David" w:cs="David"/>
          <w:sz w:val="24"/>
          <w:szCs w:val="24"/>
          <w:lang w:val="en-GB"/>
        </w:rPr>
        <w:instrText xml:space="preserve"> matched control\n\n</w:instrText>
      </w:r>
      <w:r w:rsidR="00785498" w:rsidRPr="0013159B">
        <w:rPr>
          <w:rFonts w:ascii="David" w:hAnsi="David" w:cs="David"/>
          <w:sz w:val="24"/>
          <w:szCs w:val="24"/>
          <w:rtl/>
          <w:lang w:val="en-GB"/>
        </w:rPr>
        <w:instrText>ממצא</w:instrText>
      </w:r>
      <w:r w:rsidR="00785498" w:rsidRPr="0013159B">
        <w:rPr>
          <w:rFonts w:ascii="David" w:hAnsi="David" w:cs="David"/>
          <w:sz w:val="24"/>
          <w:szCs w:val="24"/>
          <w:lang w:val="en-GB"/>
        </w:rPr>
        <w:instrText xml:space="preserve"> - </w:instrText>
      </w:r>
      <w:r w:rsidR="00785498" w:rsidRPr="0013159B">
        <w:rPr>
          <w:rFonts w:ascii="David" w:hAnsi="David" w:cs="David"/>
          <w:sz w:val="24"/>
          <w:szCs w:val="24"/>
          <w:rtl/>
          <w:lang w:val="en-GB"/>
        </w:rPr>
        <w:instrText>אורינטציה ופונק' ביצועיות משופרות למודטים</w:instrText>
      </w:r>
      <w:r w:rsidR="00785498" w:rsidRPr="0013159B">
        <w:rPr>
          <w:rFonts w:ascii="David" w:hAnsi="David" w:cs="David"/>
          <w:sz w:val="24"/>
          <w:szCs w:val="24"/>
          <w:lang w:val="en-GB"/>
        </w:rPr>
        <w:instrText>. ","page":"1168-1180","title":"Greater efficiency in attentional processing related to mindfulness meditation","type":"article-journal","volume":"63"},"uris":["http://www.mendeley.com/documents/?uuid=719b0dd1-0959-44df-8014-c38c6c5cca7b"]}],"mendeley":{"formattedCitation":"(Gielen et al., 2009)","plainTextFormattedCitation":"(Gielen et al., 2009)","previouslyFormattedCitation":"(Gielen et al., 2009)"},"properties":{"noteIndex":0},"schema":"https://github.com/citation-style-language/schema/raw/master/csl-citation.json"}</w:instrText>
      </w:r>
      <w:r w:rsidR="001A16AE" w:rsidRPr="006A4A9B">
        <w:rPr>
          <w:rFonts w:ascii="David" w:hAnsi="David" w:cs="David"/>
          <w:sz w:val="24"/>
          <w:szCs w:val="24"/>
          <w:lang w:val="en-GB"/>
        </w:rPr>
        <w:fldChar w:fldCharType="separate"/>
      </w:r>
      <w:r w:rsidR="001E2173" w:rsidRPr="006A4A9B">
        <w:rPr>
          <w:rFonts w:ascii="David" w:hAnsi="David" w:cs="David"/>
          <w:noProof/>
          <w:sz w:val="24"/>
          <w:szCs w:val="24"/>
          <w:lang w:val="en-GB"/>
        </w:rPr>
        <w:t>(Gielen et al., 2009)</w:t>
      </w:r>
      <w:r w:rsidR="001A16AE" w:rsidRPr="006A4A9B">
        <w:rPr>
          <w:rFonts w:ascii="David" w:hAnsi="David" w:cs="David"/>
          <w:sz w:val="24"/>
          <w:szCs w:val="24"/>
          <w:lang w:val="en-GB"/>
        </w:rPr>
        <w:fldChar w:fldCharType="end"/>
      </w:r>
      <w:r w:rsidR="001A16AE" w:rsidRPr="006A4A9B">
        <w:rPr>
          <w:rFonts w:ascii="David" w:hAnsi="David" w:cs="David"/>
          <w:sz w:val="24"/>
          <w:szCs w:val="24"/>
          <w:lang w:val="en-GB"/>
        </w:rPr>
        <w:t xml:space="preserve">; Stroop, </w:t>
      </w:r>
      <w:r w:rsidR="001A16AE"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{"citationItems":[{"id":"ITEM-1","itemData":{"DOI":"10.1080/13674670903578621","ISBN":"1469-9737(Electronic);1367-4676(Print)","ISSN":"13674676","abstract":"In order to gain a deeper understanding of the mindfulness construct and the mental health benefits assoc</w:instrText>
      </w:r>
      <w:r w:rsidR="00785498" w:rsidRPr="0013159B">
        <w:rPr>
          <w:rFonts w:ascii="David" w:hAnsi="David" w:cs="David"/>
          <w:sz w:val="24"/>
          <w:szCs w:val="24"/>
          <w:lang w:val="en-GB"/>
        </w:rPr>
        <w:instrText>iated with mindfulness-based programmes, the relation between mindfulness and its proposed core component attention was studied. Buddhist and Western mindfulness meditators were compared with non-meditators on tasks of sustained (SART) and executive (the Stroop Task) attention. Relations between self-reported mindfulness (FFMQ) and sustained and executive attention were also analysed. No significant differences were found between meditators and non-meditators either in sustained or executive attention. High scores on the FFMQ total scale and on Describe were related to fewer SART errors. High scores on Describe were also related to low Stroop interference. Mindfulness meditators may have an increased awareness of internal processes and the ability to quickly attend to them but this type of refined attentional ability does not seem to be related to performance on attention tests requiring responses to external targets. (PsycINFO Database Record (c) 2012 APA, all rights reserved)","author":[{"dropping-particle":"","family":"Josefsson","given":"Torbjörn","non-dropping-particle":"","parse-names":false,"suffix":""},{"dropping-particle":"","family":"Broberg","given":"Anders","non-dropping-particle":"","parse-names":false,"suffix":""}],"container-title":"Mental Health, Religion and Culture","id":"ITEM-1","issue":"3","issued":{"date-parts":[["2011"]]},"page":"291-309","title":"Meditators and non-meditators on sustained and executive attentional performance","type":"article-journal","volume":"14"},"uris":["http://www.mendeley.com/documents/?uuid=e5907480-7108-45cf-82b7-5010e7a7b7e9"]}],"mendeley":{"formattedCitation":"(Josefsson &amp; Broberg, 2011)","plainTextFormattedCitation":"(Josefsson &amp; Broberg, 2011)","previouslyFormattedCitation":"(Josefsson &amp; Broberg, 2011)"},"properties":{"noteIndex":0},"schema":"https://github.com/citation-style-language/schema/raw/master/csl-citation.json"}</w:instrText>
      </w:r>
      <w:r w:rsidR="001A16AE" w:rsidRPr="006A4A9B">
        <w:rPr>
          <w:rFonts w:ascii="David" w:hAnsi="David" w:cs="David"/>
          <w:sz w:val="24"/>
          <w:szCs w:val="24"/>
          <w:lang w:val="en-GB"/>
        </w:rPr>
        <w:fldChar w:fldCharType="separate"/>
      </w:r>
      <w:r w:rsidR="001E2173" w:rsidRPr="006A4A9B">
        <w:rPr>
          <w:rFonts w:ascii="David" w:hAnsi="David" w:cs="David"/>
          <w:noProof/>
          <w:sz w:val="24"/>
          <w:szCs w:val="24"/>
          <w:lang w:val="en-GB"/>
        </w:rPr>
        <w:t>(Josefsson &amp; Broberg, 2011)</w:t>
      </w:r>
      <w:r w:rsidR="001A16AE" w:rsidRPr="006A4A9B">
        <w:rPr>
          <w:rFonts w:ascii="David" w:hAnsi="David" w:cs="David"/>
          <w:sz w:val="24"/>
          <w:szCs w:val="24"/>
          <w:lang w:val="en-GB"/>
        </w:rPr>
        <w:fldChar w:fldCharType="end"/>
      </w:r>
      <w:r w:rsidR="001A16AE" w:rsidRPr="006A4A9B">
        <w:rPr>
          <w:rFonts w:ascii="David" w:hAnsi="David" w:cs="David"/>
          <w:sz w:val="24"/>
          <w:szCs w:val="24"/>
          <w:lang w:val="en-GB"/>
        </w:rPr>
        <w:t>.</w:t>
      </w:r>
      <w:r w:rsidR="005C74DA" w:rsidRPr="006A4A9B">
        <w:rPr>
          <w:rFonts w:ascii="David" w:hAnsi="David" w:cs="David"/>
          <w:sz w:val="24"/>
          <w:szCs w:val="24"/>
          <w:lang w:val="en-GB"/>
        </w:rPr>
        <w:t xml:space="preserve"> </w:t>
      </w:r>
      <w:r w:rsidR="001A16AE" w:rsidRPr="006A4A9B">
        <w:rPr>
          <w:rFonts w:ascii="David" w:hAnsi="David" w:cs="David"/>
          <w:sz w:val="24"/>
          <w:szCs w:val="24"/>
          <w:lang w:bidi="ar-SA"/>
        </w:rPr>
        <w:t>Although important to</w:t>
      </w:r>
      <w:r w:rsidR="001A16AE" w:rsidRPr="0013159B">
        <w:rPr>
          <w:rFonts w:ascii="David" w:hAnsi="David" w:cs="David"/>
          <w:sz w:val="24"/>
          <w:szCs w:val="24"/>
          <w:lang w:bidi="ar-SA"/>
        </w:rPr>
        <w:t xml:space="preserve"> document associations between meditation and attention processes, causal associations cannot be inferred from such effects. Indeed, cross-sectional between-group differences may be alternatively accounted for by differences between those that initiate and maintain a meditation practice and those that do not </w:t>
      </w:r>
      <w:r w:rsidR="001A16AE"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{"citationItems":[{"id":"ITEM-1","itemData":{"DOI":"10.1016/j.cpr.2010.11.003","ISBN":"02727358 (ISSN)","ISSN":"02727358","PMID":"21183265","abstract":"Mindfulness meditation practices (MMPs) are a subgroup of meditation practices which are receiving growing attention. The</w:instrText>
      </w:r>
      <w:r w:rsidR="00785498" w:rsidRPr="0013159B">
        <w:rPr>
          <w:rFonts w:ascii="David" w:hAnsi="David" w:cs="David"/>
          <w:sz w:val="24"/>
          <w:szCs w:val="24"/>
          <w:lang w:bidi="ar-SA"/>
        </w:rPr>
        <w:instrText xml:space="preserve"> present paper reviews current evidence about the effects of MMPs on objective measures of cognitive functions. Five databases were searched. Twenty three studies providing measures of attention, memory, executive functions and further miscellaneous measures of cognition were included. Fifteen were controlled or randomized controlled studies and 8 were case-control studies. Overall, reviewed studies suggested that early phases of mindfulness training, which are more concerned with the development of focused attention, could be associated with significant improvements in selective and executive attention whereas the following phases, which are characterized by an open monitoring of internal and external stimuli, could be mainly associated with improved unfocused sustained attention abilities. Additionally, MMPs could enhance working memory capacity and some executive functions. However, many of the included studies show methodological limitations and negative results have been reported as well, plausibly reflecting differences in study design, study duration and patients' populations. Accordingly, even though findings here reviewed provided preliminary evidence suggesting that MMPs could enhance cognitive functions, available evidence should be considered with caution and further high quality studies investigating more standardized mindfulness meditation programs are needed. © 2010 Elsevier Ltd.","author":[{"dropping-particle":"","family":"Chiesa","given":"Alberto","non-dropping-particle":"","parse-names":false,"suffix":""},{"dropping-particle":"","family":"Calati","given":"Raffaella","non-dropping-particle":"","parse-names":false,"suffix":""},{"dropping-particle":"","family":"Serretti","given":"Alessandro","non-dropping-particle":"","parse-names":false,"suffix":""}],"container-title":"Clinical Psychology Review","id":"ITEM-1","issue":"3","issued":{"date-parts":[["2011"]]},"note":"</w:instrText>
      </w:r>
      <w:r w:rsidR="00785498" w:rsidRPr="0013159B">
        <w:rPr>
          <w:rFonts w:ascii="David" w:hAnsi="David" w:cs="David"/>
          <w:sz w:val="24"/>
          <w:szCs w:val="24"/>
          <w:rtl/>
        </w:rPr>
        <w:instrText>האם מיינדפולנס משפר יכולות קוג</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מאמר סקירה, זווית נוירופסיכולוגית</w:instrText>
      </w:r>
      <w:r w:rsidR="00785498" w:rsidRPr="0013159B">
        <w:rPr>
          <w:rFonts w:ascii="David" w:hAnsi="David" w:cs="David"/>
          <w:sz w:val="24"/>
          <w:szCs w:val="24"/>
          <w:lang w:bidi="ar-SA"/>
        </w:rPr>
        <w:instrText xml:space="preserve"> \n</w:instrText>
      </w:r>
      <w:r w:rsidR="00785498" w:rsidRPr="0013159B">
        <w:rPr>
          <w:rFonts w:ascii="David" w:hAnsi="David" w:cs="David"/>
          <w:sz w:val="24"/>
          <w:szCs w:val="24"/>
          <w:rtl/>
        </w:rPr>
        <w:instrText>טבלת הזהב של המדדים</w:instrText>
      </w:r>
      <w:r w:rsidR="00785498" w:rsidRPr="0013159B">
        <w:rPr>
          <w:rFonts w:ascii="David" w:hAnsi="David" w:cs="David"/>
          <w:sz w:val="24"/>
          <w:szCs w:val="24"/>
          <w:lang w:bidi="ar-SA"/>
        </w:rPr>
        <w:instrText xml:space="preserve"> \n2011","page":"449-464","publisher":"Elsevier Ltd","title":"Does mindfulness training improve cognitive abilities? A systematic review of neuropsychological findings","type":"article-journal","volume":"31"},"uris":["http://www.mendeley.com/documents/?uuid=e234f459-0418-4616-9497-1498868e34bb"]}],"mendeley":{"formattedCitation":"(Chiesa et al., 2011)","plainTextFormattedCitation":"(Chiesa et al., 2011)","previouslyFormattedCitation":"(Chiesa et al., 2011)"},"properties":{"noteIndex":0},"schema":"https://github.com/citation-style-language/schema/raw/master/csl-citation.json"}</w:instrText>
      </w:r>
      <w:r w:rsidR="001A16AE" w:rsidRPr="006A4A9B">
        <w:rPr>
          <w:rFonts w:ascii="David" w:hAnsi="David" w:cs="David"/>
          <w:sz w:val="24"/>
          <w:szCs w:val="24"/>
          <w:lang w:bidi="ar-SA"/>
        </w:rPr>
        <w:fldChar w:fldCharType="separate"/>
      </w:r>
      <w:r w:rsidR="001E2173" w:rsidRPr="006A4A9B">
        <w:rPr>
          <w:rFonts w:ascii="David" w:hAnsi="David" w:cs="David"/>
          <w:noProof/>
          <w:sz w:val="24"/>
          <w:szCs w:val="24"/>
          <w:lang w:bidi="ar-SA"/>
        </w:rPr>
        <w:t>(Chiesa et al., 2011)</w:t>
      </w:r>
      <w:r w:rsidR="001A16AE" w:rsidRPr="006A4A9B">
        <w:rPr>
          <w:rFonts w:ascii="David" w:hAnsi="David" w:cs="David"/>
          <w:sz w:val="24"/>
          <w:szCs w:val="24"/>
          <w:lang w:bidi="ar-SA"/>
        </w:rPr>
        <w:fldChar w:fldCharType="end"/>
      </w:r>
      <w:r w:rsidR="001A16AE" w:rsidRPr="006A4A9B">
        <w:rPr>
          <w:rFonts w:ascii="David" w:hAnsi="David" w:cs="David"/>
          <w:sz w:val="24"/>
          <w:szCs w:val="24"/>
          <w:lang w:bidi="ar-SA"/>
        </w:rPr>
        <w:t xml:space="preserve">. </w:t>
      </w:r>
    </w:p>
    <w:p w14:paraId="102F2B08" w14:textId="6FD1F9D1" w:rsidR="00F67956" w:rsidRPr="006A4A9B" w:rsidRDefault="001A16AE" w:rsidP="00917BBA">
      <w:pPr>
        <w:spacing w:after="0"/>
        <w:ind w:firstLine="720"/>
        <w:rPr>
          <w:rFonts w:ascii="David" w:hAnsi="David" w:cs="David"/>
          <w:sz w:val="24"/>
          <w:szCs w:val="24"/>
          <w:lang w:val="en-GB" w:bidi="ar-SA"/>
        </w:rPr>
      </w:pPr>
      <w:r w:rsidRPr="006A4A9B">
        <w:rPr>
          <w:rFonts w:ascii="David" w:hAnsi="David" w:cs="David"/>
          <w:sz w:val="24"/>
          <w:szCs w:val="24"/>
          <w:lang w:bidi="ar-SA"/>
        </w:rPr>
        <w:lastRenderedPageBreak/>
        <w:t xml:space="preserve">To more directly test casual relations between MMT and attention change processes, investigators have conducted a variety of </w:t>
      </w:r>
      <w:r w:rsidRPr="0013159B">
        <w:rPr>
          <w:rFonts w:ascii="David" w:hAnsi="David" w:cs="David"/>
          <w:b/>
          <w:bCs/>
          <w:sz w:val="24"/>
          <w:szCs w:val="24"/>
          <w:lang w:bidi="ar-SA"/>
        </w:rPr>
        <w:t xml:space="preserve">intervention studies </w:t>
      </w:r>
      <w:r w:rsidRPr="0013159B">
        <w:rPr>
          <w:rFonts w:ascii="David" w:hAnsi="David" w:cs="David"/>
          <w:sz w:val="24"/>
          <w:szCs w:val="24"/>
          <w:lang w:bidi="ar-SA"/>
        </w:rPr>
        <w:t xml:space="preserve">(see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 xml:space="preserve">ADDIN CSL_CITATION {"citationItems":[{"id":"ITEM-1","itemData":{"DOI":"10.1016/j.cpr.2012.10.006","ISBN":"0272-7358","ISSN":"02727358","PMID":"23142788","abstract":"The beneficial clinical effects of mindfulness practices are receiving increasing support from empirical studies. However, the functional neural </w:instrText>
      </w:r>
      <w:r w:rsidR="00785498" w:rsidRPr="0013159B">
        <w:rPr>
          <w:rFonts w:ascii="David" w:hAnsi="David" w:cs="David"/>
          <w:sz w:val="24"/>
          <w:szCs w:val="24"/>
          <w:lang w:bidi="ar-SA"/>
        </w:rPr>
        <w:instrText>mechanisms underlying these benefits have not been thoroughly investigated. Some authors suggest that mindfulness should be described as a 'top-down' emotion regulation strategy, while others suggest that mindfulness should be described as a 'bottom-up' emotion regulation strategy. Current discrepancies might derive from the many different descriptions and applications of mindfulness. The present review aims to discuss current descriptions of mindfulness and the relationship existing between mindfulness practice and most commonly investigated emotion regulation strategies. Recent results from functional neuro-imaging studies investigating mindfulness training within the context of emotion regulation are presented. We suggest that mindfulness training is associated with 'top-down' emotion regulation in short-term practitioners and with 'bottom-up' emotion regulation in long-term practitioners. Limitations of current evidence and suggestions for future research on this topic are discussed. © 2012 Elsevier Ltd.","author":[{"dropping-particle":"","family":"Chiesa","given":"Alberto","non-dropping-particle":"","parse-names":false,"suffix":""},{"dropping-particle":"","family":"Serretti","given":"Alessandro","non-dropping-particle":"","parse-names":false,"suffix":""},{"dropping-particle":"","family":"Jakobsen","given":"Janus Christian","non-dropping-particle":"","parse-names":false,"suffix":""}],"container-title":"Clinical Psychology Review","id":"ITEM-1","issue":"1","issued":{"date-parts":[["2013"]]},"page":"82-96","publisher":"Elsevier Ltd","title":"Mindfulness: Top-down or bottom-up emotion regulation strategy?","type":"article-journal","volume":"33"},"uris":["http://www.mendeley.com/documents/?uuid=48a324f3-83bb-4db8-abca-c2168b1c9608"]},{"id":"ITEM-2","itemData":{"DOI":"10.1016/j.concog.2016.08.017","ISBN":"1090-2376\\r1053-8100","ISSN":"10902376","PMID":"27580462","abstract":"Mindfulness is theorised to improve attention regulation and other cognitive processes. This systematic review examines whether 8-week standardised and manualised mindfulness training programs such as Mindfulness Based Cognitive Therapy (MBCT) and Mindfulness Based Stress Reduction (MBSR) enhances attention, memory and executive function abilities measured by objective neuropsychological tests. Seven databases were searched resulting in 18 studies meeting inclusion criteria for review. Overall studies did not support attention or executive function improvements. We found preliminary evidence for improvements in working memory and autobiographical memory as well as cognitive flexibility and meta-awareness. Short-term mindfulness meditation training did not enhance theorised attentional pathways. Results call into question the theoretical underpinnings of mindfulness, further highlighting the need for a comprehensive theoretical framework.","author":[{"dropping-particle":"","family":"Lao","given":"So An","non-dropping-particle":"","parse-names":false,"suffix":""},{"dropping-particle":"","family":"Kissane","given":"David","non-dropping-particle":"","parse-names":false,"suffix":""},{"dropping-particle":"","family":"Meadows","given":"Graham","non-dropping-particle":"","parse-names":false,"suffix":""}],"container-title":"Consciousness and Cognition","id":"ITEM-2","issued":{"date-parts":[["2016"]]},"note":"</w:instrText>
      </w:r>
      <w:r w:rsidR="00785498" w:rsidRPr="0013159B">
        <w:rPr>
          <w:rFonts w:ascii="David" w:hAnsi="David" w:cs="David"/>
          <w:sz w:val="24"/>
          <w:szCs w:val="24"/>
          <w:rtl/>
        </w:rPr>
        <w:instrText>השפעות קוגניטביות של</w:instrText>
      </w:r>
      <w:r w:rsidR="00785498" w:rsidRPr="0013159B">
        <w:rPr>
          <w:rFonts w:ascii="David" w:hAnsi="David" w:cs="David"/>
          <w:sz w:val="24"/>
          <w:szCs w:val="24"/>
          <w:lang w:bidi="ar-SA"/>
        </w:rPr>
        <w:instrText xml:space="preserve"> \nMBSR\\MBCT\n\n</w:instrText>
      </w:r>
      <w:r w:rsidR="00785498" w:rsidRPr="0013159B">
        <w:rPr>
          <w:rFonts w:ascii="David" w:hAnsi="David" w:cs="David"/>
          <w:sz w:val="24"/>
          <w:szCs w:val="24"/>
          <w:rtl/>
        </w:rPr>
        <w:instrText>מיינדפולנס באופו תיאורטי אמור לשפר בקרת קשב ותהליכים קוגניטביים אחרים</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מאמר סקירה זה סוקר את ה</w:instrText>
      </w:r>
      <w:r w:rsidR="00785498" w:rsidRPr="0013159B">
        <w:rPr>
          <w:rFonts w:ascii="David" w:hAnsi="David" w:cs="David"/>
          <w:sz w:val="24"/>
          <w:szCs w:val="24"/>
          <w:lang w:bidi="ar-SA"/>
        </w:rPr>
        <w:instrText xml:space="preserve">-MBSR MBCT </w:instrText>
      </w:r>
      <w:r w:rsidR="00785498" w:rsidRPr="0013159B">
        <w:rPr>
          <w:rFonts w:ascii="David" w:hAnsi="David" w:cs="David"/>
          <w:sz w:val="24"/>
          <w:szCs w:val="24"/>
          <w:rtl/>
        </w:rPr>
        <w:instrText>בהקשר של קשב, זכרון וביצוע, מדידות נוירופיזיולוגיות</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בכללי - לא נמצא שיפור בפונק' ביצועיות</w:instrText>
      </w:r>
      <w:r w:rsidR="00785498" w:rsidRPr="0013159B">
        <w:rPr>
          <w:rFonts w:ascii="David" w:hAnsi="David" w:cs="David"/>
          <w:sz w:val="24"/>
          <w:szCs w:val="24"/>
          <w:lang w:bidi="ar-SA"/>
        </w:rPr>
        <w:instrText>. \n</w:instrText>
      </w:r>
      <w:r w:rsidR="00785498" w:rsidRPr="0013159B">
        <w:rPr>
          <w:rFonts w:ascii="David" w:hAnsi="David" w:cs="David"/>
          <w:sz w:val="24"/>
          <w:szCs w:val="24"/>
          <w:rtl/>
        </w:rPr>
        <w:instrText>נמצאו ראיות ראשוניות לשיפור ב</w:instrText>
      </w:r>
      <w:r w:rsidR="00785498" w:rsidRPr="0013159B">
        <w:rPr>
          <w:rFonts w:ascii="David" w:hAnsi="David" w:cs="David"/>
          <w:sz w:val="24"/>
          <w:szCs w:val="24"/>
          <w:lang w:bidi="ar-SA"/>
        </w:rPr>
        <w:instrText xml:space="preserve">-WM </w:instrText>
      </w:r>
      <w:r w:rsidR="00785498" w:rsidRPr="0013159B">
        <w:rPr>
          <w:rFonts w:ascii="David" w:hAnsi="David" w:cs="David"/>
          <w:sz w:val="24"/>
          <w:szCs w:val="24"/>
          <w:rtl/>
        </w:rPr>
        <w:instrText>ובזכרון אוטוביוגרפי</w:instrText>
      </w:r>
      <w:r w:rsidR="00785498" w:rsidRPr="0013159B">
        <w:rPr>
          <w:rFonts w:ascii="David" w:hAnsi="David" w:cs="David"/>
          <w:sz w:val="24"/>
          <w:szCs w:val="24"/>
          <w:lang w:bidi="ar-SA"/>
        </w:rPr>
        <w:instrText xml:space="preserve"> .\n</w:instrText>
      </w:r>
      <w:r w:rsidR="00785498" w:rsidRPr="0013159B">
        <w:rPr>
          <w:rFonts w:ascii="David" w:hAnsi="David" w:cs="David"/>
          <w:sz w:val="24"/>
          <w:szCs w:val="24"/>
          <w:rtl/>
        </w:rPr>
        <w:instrText>ובגמישות קוגניטיביות ומטא-מודעות</w:instrText>
      </w:r>
      <w:r w:rsidR="00785498" w:rsidRPr="0013159B">
        <w:rPr>
          <w:rFonts w:ascii="David" w:hAnsi="David" w:cs="David"/>
          <w:sz w:val="24"/>
          <w:szCs w:val="24"/>
          <w:lang w:bidi="ar-SA"/>
        </w:rPr>
        <w:instrText>.","page":"109-123","publisher":"Elsevier Inc.","title":"Cognitive effects of MBSR/MBCT: A systematic review of neuropsychological outcomes","type":"article-journal","volume":"45"},"uris":["http://www.mendeley.com/documents/?uuid=2893b431-8639-466d-8eaf-fa14607a6f18"]},{"id":"ITEM-3","itemData":{"DOI":"10.1016/j.concog.2016.01.005","ISBN":"1053-8100","ISSN":"10902376","PMID":"26784917","abstract":"This paper focuses on evidence for mindfulness meditation-related benefits to executive functioning, processes important for much of human volitional behaviour. Miyake et al. (2000) have shown that executive functions can be fractionated into three distinct domains including inhibition, working memory updating, and mental set shifting. Considering these separable domains, it is important to determine whether the effects of mindfulness can generalize to all three sub-functions or are specific to certain domains. To address this, the current review applied Miyake et al.'s (2000) fractionated model of executive functioning to the mindfulness literature. Empirical studies assessing the benefits of mindfulness to measures tapping the inhibition, updating, and shifting components of executive functioning were examined. Results suggest a relatively specific as opposed to general benefit resulting from mindfulness, with consistent inhibitory improvement, but more variable advantages to the updating and shifting domains. Recommendations surrounding application of mindfulness practice and future research are discussed.","author":[{"dropping-particle":"","family":"Gallant","given":"Sara N.","non-dropping-particle":"","parse-names":false,"suffix":""}],"container-title":"Consciousness and Cognition","id":"ITEM-3","issued":{"date-parts":[["2016"]]},"title":"Mindfulness meditation practice and executive functioning: Breaking down the benefit","type":"article","volume":"40"},"uris":["http://www.mendeley.com/documents/?uuid=b90b21d9-6a00-34e7-a051-6188bfb324dd"]},{"id":"ITEM-4","itemData":{"DOI":"10.3389/fnins.2013.00008","ISBN":"1662-453X","ISSN":"16624548","PMID":"23382709","abstract":"The scientific interest in meditation and mindfulness practice has recently seen an unprecedented surge. After an initial phase of presenting beneficial effects of mindfulness practice in various domains, research is now seeking to unravel the underlying psychological and neurophysiological mechanisms. Advances in understanding these processes are required for improving and fine-tuning mindfulness-based interventions that target specific conditions such as eating disorders or attention deficit hyperactivity disorders. This review presents a theoretical framework that emphasizes the central role of attentional control mechanisms in the development of mindfulness skills. It discusses the phenomenological level of experience during meditation, the different attentional functions that are involved, and relates these to the brain networks that subserve these functions. On the basis of currently available empirical evidence specific processes as to how attention exerts its positive influence are considered and it is concluded that meditation practice appears to positively impact attentional functions by improving resource allocation processes. As a result, attentional resources are allocated more fully during early processing phases which subsequently enhance further processing. Neural changes resulting from a pure form of mindfulness practice that is central to most mindfulness programs are considered from the perspective that they constitute a useful reference point for future research. Furthermore, possible interrelations between the improvement of attentional control and emotion regulation skills are discussed.","author":[{"dropping-particle":"","family":"Malinowski","given":"Peter","non-dropping-particle":"","parse-names":false,"suffix":""}],"container-title":"Frontiers in Neuroscience","id":"ITEM-4","issue":"7 FEB","issued":{"date-parts":[["2013"]]},"note":"</w:instrText>
      </w:r>
      <w:r w:rsidR="00785498" w:rsidRPr="0013159B">
        <w:rPr>
          <w:rFonts w:ascii="David" w:hAnsi="David" w:cs="David"/>
          <w:sz w:val="24"/>
          <w:szCs w:val="24"/>
          <w:rtl/>
        </w:rPr>
        <w:instrText>מנגנונים נוירונליים של הקצאת קשב בתרגול מיינדפולנס</w:instrText>
      </w:r>
      <w:r w:rsidR="00785498" w:rsidRPr="0013159B">
        <w:rPr>
          <w:rFonts w:ascii="David" w:hAnsi="David" w:cs="David"/>
          <w:sz w:val="24"/>
          <w:szCs w:val="24"/>
          <w:lang w:bidi="ar-SA"/>
        </w:rPr>
        <w:instrText>\n\n</w:instrText>
      </w:r>
      <w:r w:rsidR="00785498" w:rsidRPr="0013159B">
        <w:rPr>
          <w:rFonts w:ascii="David" w:hAnsi="David" w:cs="David"/>
          <w:sz w:val="24"/>
          <w:szCs w:val="24"/>
          <w:rtl/>
        </w:rPr>
        <w:instrText>מאמר סקירה למסגרת תיאורתית שמדגיש את התפקיד של בקרת קשב בפיתוח יכולות מיינדפולנס, דרך האימון</w:instrText>
      </w:r>
      <w:r w:rsidR="00785498" w:rsidRPr="0013159B">
        <w:rPr>
          <w:rFonts w:ascii="David" w:hAnsi="David" w:cs="David"/>
          <w:sz w:val="24"/>
          <w:szCs w:val="24"/>
          <w:lang w:bidi="ar-SA"/>
        </w:rPr>
        <w:instrText>. \n</w:instrText>
      </w:r>
      <w:r w:rsidR="00785498" w:rsidRPr="0013159B">
        <w:rPr>
          <w:rFonts w:ascii="David" w:hAnsi="David" w:cs="David"/>
          <w:sz w:val="24"/>
          <w:szCs w:val="24"/>
          <w:rtl/>
        </w:rPr>
        <w:instrText>שיפור בהקצאת משאבים, שינויים נוירולוגיים</w:instrText>
      </w:r>
      <w:r w:rsidR="00785498" w:rsidRPr="0013159B">
        <w:rPr>
          <w:rFonts w:ascii="David" w:hAnsi="David" w:cs="David"/>
          <w:sz w:val="24"/>
          <w:szCs w:val="24"/>
          <w:lang w:bidi="ar-SA"/>
        </w:rPr>
        <w:instrText>.\n\nattentional control &amp;gt; emotional regulation\n\n\n","page":"1-11","title":"Neural mechanisms of attentional control in mindfulness meditation","type":"article-journal","volume":"7"},"uris":["http://www.mendeley.com/documents/?uuid=05c40323-c649-4a1f-969c-474eeae2670e"]},{"id":"ITEM-5","itemData":{"DOI":"10.1038/nrn3916","ISBN":"978-3-319-46321-6","ISSN":"14710048","PMID":"25783612","abstract":"On page 220 of this article, the third sentence of the fourth paragraph was incorrect. The sentence should have read 'Furthermore, a preliminary analysis from a study of a state of 'non-dual awareness' (a state of awareness in which perceived dualities, such as the distinction between subject and object, are absent) showed increased functional connectivity of the central precuneus with the dorsolateral PFC'. This has been corrected in the online version of the article.","author":[{"dropping-particle":"","family":"Tang","given":"Yi Yuan","non-dropping-particle":"","parse-names":false,"suffix":""},{"dropping-particle":"","family":"Hölzel","given":"Britta K.","non-dropping-particle":"","parse-names":false,"suffix":""},{"dropping-particle":"","family":"Posner","given":"Michael I.","non-dropping-particle":"","parse-names":false,"suffix":""}],"container-title":"Nature Reviews Neuroscience","id":"ITEM-5","issue":"4","issued":{"date-parts":[["2015"]]},"note":"</w:instrText>
      </w:r>
      <w:r w:rsidR="00785498" w:rsidRPr="0013159B">
        <w:rPr>
          <w:rFonts w:ascii="David" w:hAnsi="David" w:cs="David"/>
          <w:sz w:val="24"/>
          <w:szCs w:val="24"/>
          <w:rtl/>
        </w:rPr>
        <w:instrText>מחקר מוחי של מיינדפולנס - סקירה</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אולי העדכנית ביותר</w:instrText>
      </w:r>
      <w:r w:rsidR="00785498" w:rsidRPr="0013159B">
        <w:rPr>
          <w:rFonts w:ascii="David" w:hAnsi="David" w:cs="David"/>
          <w:sz w:val="24"/>
          <w:szCs w:val="24"/>
          <w:lang w:bidi="ar-SA"/>
        </w:rPr>
        <w:instrText>?) \n\n</w:instrText>
      </w:r>
      <w:r w:rsidR="00785498" w:rsidRPr="0013159B">
        <w:rPr>
          <w:rFonts w:ascii="David" w:hAnsi="David" w:cs="David"/>
          <w:sz w:val="24"/>
          <w:szCs w:val="24"/>
          <w:rtl/>
        </w:rPr>
        <w:instrText>אזורים מוחיים - מבנה</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רשתות - פעילות</w:instrText>
      </w:r>
      <w:r w:rsidR="00785498" w:rsidRPr="0013159B">
        <w:rPr>
          <w:rFonts w:ascii="David" w:hAnsi="David" w:cs="David"/>
          <w:sz w:val="24"/>
          <w:szCs w:val="24"/>
          <w:lang w:bidi="ar-SA"/>
        </w:rPr>
        <w:instrText>\n\n</w:instrText>
      </w:r>
      <w:r w:rsidR="00785498" w:rsidRPr="0013159B">
        <w:rPr>
          <w:rFonts w:ascii="David" w:hAnsi="David" w:cs="David"/>
          <w:sz w:val="24"/>
          <w:szCs w:val="24"/>
          <w:rtl/>
        </w:rPr>
        <w:instrText>רמה נורינולית (חשמל), רמה מולקולרית (גנטיקה)</w:instrText>
      </w:r>
      <w:r w:rsidR="00785498" w:rsidRPr="0013159B">
        <w:rPr>
          <w:rFonts w:ascii="David" w:hAnsi="David" w:cs="David"/>
          <w:sz w:val="24"/>
          <w:szCs w:val="24"/>
          <w:lang w:bidi="ar-SA"/>
        </w:rPr>
        <w:instrText xml:space="preserve"> \n\n</w:instrText>
      </w:r>
      <w:r w:rsidR="00785498" w:rsidRPr="0013159B">
        <w:rPr>
          <w:rFonts w:ascii="David" w:hAnsi="David" w:cs="David"/>
          <w:sz w:val="24"/>
          <w:szCs w:val="24"/>
          <w:rtl/>
        </w:rPr>
        <w:instrText>המנגנון המוחי עדיין לא ברור. (נכון ל-2015 וכנראה גם היום, כמו כל דבר מוחי חוץ מראייה נגיד)</w:instrText>
      </w:r>
      <w:r w:rsidR="00785498" w:rsidRPr="0013159B">
        <w:rPr>
          <w:rFonts w:ascii="David" w:hAnsi="David" w:cs="David"/>
          <w:sz w:val="24"/>
          <w:szCs w:val="24"/>
          <w:lang w:bidi="ar-SA"/>
        </w:rPr>
        <w:instrText>","page":"213-225","publisher":"Nature Publishing Group","title":"The neuroscience of mindfulness meditation","type":"article-journal","volume":"16"},"uris":["http://www.mendeley.com/documents/?uuid=051d65f5-7e4b-41eb-bfec-1de8819a2d3a"]}],"mendeley":{"formattedCitation":"(Chiesa et al., 2013; Gallant, 2016; Lao et al., 2016; Malinowski, 2013; Y. Y. Tang et al., 2015)","plainTextFormattedCitation":"(Chiesa et al., 2013; Gallant, 2016; Lao et al., 2016; Malinowski, 2013; Y. Y. Tang et al., 2015)","previouslyFormattedCitation":"(Chiesa et al., 2013; Gallant, 2016; Lao et al., 2016; Malinowski, 2013; Y. Y. Tang et al., 2015)"},"properties":{"noteIndex":0},"schema":"https://github.com/citation-style-language/schema/raw/master/csl-citation.json"}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(Chiesa et al., 2013; Gallant, 2016; Lao et al., 2016; Malinowski, 2013; Y. Y. Tang et al., 2015)</w:t>
      </w:r>
      <w:r w:rsidRPr="006A4A9B">
        <w:rPr>
          <w:rFonts w:ascii="David" w:hAnsi="David" w:cs="David"/>
          <w:sz w:val="24"/>
          <w:szCs w:val="24"/>
          <w:lang w:bidi="ar-SA"/>
        </w:rPr>
        <w:fldChar w:fldCharType="end"/>
      </w:r>
      <w:r w:rsidRPr="006A4A9B">
        <w:rPr>
          <w:rFonts w:ascii="David" w:hAnsi="David" w:cs="David"/>
          <w:sz w:val="24"/>
          <w:szCs w:val="24"/>
          <w:lang w:bidi="ar-SA"/>
        </w:rPr>
        <w:t>.</w:t>
      </w:r>
      <w:r w:rsidRPr="006A4A9B">
        <w:rPr>
          <w:rFonts w:ascii="David" w:hAnsi="David" w:cs="David"/>
          <w:b/>
          <w:bCs/>
          <w:sz w:val="24"/>
          <w:szCs w:val="24"/>
          <w:lang w:bidi="ar-SA"/>
        </w:rPr>
        <w:t xml:space="preserve"> </w:t>
      </w:r>
      <w:r w:rsidRPr="006A4A9B">
        <w:rPr>
          <w:rFonts w:ascii="David" w:hAnsi="David" w:cs="David"/>
          <w:sz w:val="24"/>
          <w:szCs w:val="24"/>
          <w:lang w:bidi="ar-SA"/>
        </w:rPr>
        <w:t xml:space="preserve">These studies have examined the effects of brief experimental manipulations of mindfulness, mindfulness-based interventions (MBIs), as well as “higher-dose” </w:t>
      </w:r>
      <w:r w:rsidR="00DF7191" w:rsidRPr="0013159B">
        <w:rPr>
          <w:rFonts w:ascii="David" w:hAnsi="David" w:cs="David"/>
          <w:sz w:val="24"/>
          <w:szCs w:val="24"/>
          <w:lang w:bidi="ar-SA"/>
        </w:rPr>
        <w:t>MMT</w:t>
      </w:r>
      <w:r w:rsidRPr="0013159B">
        <w:rPr>
          <w:rFonts w:ascii="David" w:hAnsi="David" w:cs="David"/>
          <w:sz w:val="24"/>
          <w:szCs w:val="24"/>
          <w:lang w:bidi="ar-SA"/>
        </w:rPr>
        <w:t xml:space="preserve"> retreats. Briefly, in contrast to cross-sectional between-group studies comparing meditators to non-meditators, intervention studies have yielded less conclusive, mixed effects of modest magnitude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{"citationItems":[{"id":"ITEM-1","itemData":{"DOI":"10.1016/j.cpr.2010.11.003","ISBN":"02727358 (ISSN)","ISSN":"02727358","PMID":"21183265","abstract":"Mindfulness meditation practices (MMPs) are a subgroup of meditation practices which are receiving growing attention. The present paper reviews</w:instrText>
      </w:r>
      <w:r w:rsidR="00785498" w:rsidRPr="0013159B">
        <w:rPr>
          <w:rFonts w:ascii="David" w:hAnsi="David" w:cs="David"/>
          <w:sz w:val="24"/>
          <w:szCs w:val="24"/>
        </w:rPr>
        <w:instrText xml:space="preserve"> current evidence about the effects of MMPs on objective measures of cognitive functions. Five databases were searched. Twenty three studies providing measures of attention, memory, executive functions and further miscellaneous measures of cognition were included. Fifteen were controlled or randomized controlled studies and 8 were case-control studies. Overall, reviewed studies suggested that early phases of mindfulness training, which are more concerned with the development of focused attention, could be associated with significant improvements in selective and executive attention whereas the following phases, which are characterized by an open monitoring of internal and external stimuli, could be mainly associated with improved unfocused sustained attention abilities. Additionally, MMPs could enhance working memory capacity and some executive functions. However, many of the included studies show methodological limitations and negative results have been reported as well, plausibly reflecting differences in study design, study duration and patients' populations. Accordingly, even though findings here reviewed provided preliminary evidence suggesting that MMPs could enhance cognitive functions, available evidence should be considered with caution and further high quality studies investigating more standardized mindfulness meditation programs are needed. © 2010 Elsevier Ltd.","author":[{"dropping-particle":"","family":"Chiesa","given":"Alberto","non-dropping-particle":"","parse-names":false,"suffix":""},{"dropping-particle":"","family":"Calati","given":"Raffaella","non-dropping-particle":"","parse-names":false,"suffix":""},{"dropping-particle":"","family":"Serretti","given":"Alessandro","non-dropping-particle":"","parse-names":false,"suffix":""}],"container-title":"Clinical Psychology Review","id":"ITEM-1","issue":"3","issued":{"date-parts":[["2011"]]},"note":"</w:instrText>
      </w:r>
      <w:r w:rsidR="00785498" w:rsidRPr="0013159B">
        <w:rPr>
          <w:rFonts w:ascii="David" w:hAnsi="David" w:cs="David"/>
          <w:sz w:val="24"/>
          <w:szCs w:val="24"/>
          <w:rtl/>
        </w:rPr>
        <w:instrText>האם מיינדפולנס משפר יכולות קוג</w:instrText>
      </w:r>
      <w:r w:rsidR="00785498" w:rsidRPr="0013159B">
        <w:rPr>
          <w:rFonts w:ascii="David" w:hAnsi="David" w:cs="David"/>
          <w:sz w:val="24"/>
          <w:szCs w:val="24"/>
        </w:rPr>
        <w:instrText>'?\n</w:instrText>
      </w:r>
      <w:r w:rsidR="00785498" w:rsidRPr="0013159B">
        <w:rPr>
          <w:rFonts w:ascii="David" w:hAnsi="David" w:cs="David"/>
          <w:sz w:val="24"/>
          <w:szCs w:val="24"/>
          <w:rtl/>
        </w:rPr>
        <w:instrText>מאמר סקירה, זווית נוירופסיכולוגית</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טבלת הזהב של המדדים</w:instrText>
      </w:r>
      <w:r w:rsidR="00785498" w:rsidRPr="0013159B">
        <w:rPr>
          <w:rFonts w:ascii="David" w:hAnsi="David" w:cs="David"/>
          <w:sz w:val="24"/>
          <w:szCs w:val="24"/>
        </w:rPr>
        <w:instrText xml:space="preserve"> \n2011","page":"449-464","publisher":"Elsevier Ltd","title":"Does mindfulness training improve cognitive abilities? A systematic review of neuropsychological findings","type":"article-journal","volume":"31"},"uris":["http://www.mendeley.com/documents/?uuid=e234f459-0418-4616-9497-1498868e34bb"]},{"id":"ITEM-2","itemData":{"DOI":"10.1016/j.concog.2016.08.017","ISBN":"1090-2376\\r1053-8100","ISSN":"10902376","PMID":"27580462","abstract":"Mindfulness is theorised to improve attention regulation and other cognitive processes. This systematic review examines whether 8-week standardised and manualised mindfulness training programs such as Mindfulness Based Cognitive Therapy (MBCT) and Mindfulness Based Stress Reduction (MBSR) enhances attention, memory and executive function abilities measured by objective neuropsychological tests. Seven databases were searched resulting in 18 studies meeting inclusion criteria for review. Overall studies did not support attention or executive function improvements. We found preliminary evidence for improvements in working memory and autobiographical memory as well as cognitive flexibility and meta-awareness. Short-term mindfulness meditation training did not enhance theorised attentional pathways. Results call into question the theoretical underpinnings of mindfulness, further highlighting the need for a comprehensive theoretical framework.","author":[{"dropping-particle":"","family":"Lao","given":"So An","non-dropping-particle":"","parse-names":false,"suffix":""},{"dropping-particle":"","family":"Kissane","given":"David","non-dropping-particle":"","parse-names":false,"suffix":""},{"dropping-particle":"","family":"Meadows","given":"Graham","non-dropping-particle":"","parse-names":false,"suffix":""}],"container-title":"Consciousness and Cognition","id":"ITEM-2","issued":{"date-parts":[["2016"]]},"note":"</w:instrText>
      </w:r>
      <w:r w:rsidR="00785498" w:rsidRPr="0013159B">
        <w:rPr>
          <w:rFonts w:ascii="David" w:hAnsi="David" w:cs="David"/>
          <w:sz w:val="24"/>
          <w:szCs w:val="24"/>
          <w:rtl/>
        </w:rPr>
        <w:instrText>השפעות קוגניטביות של</w:instrText>
      </w:r>
      <w:r w:rsidR="00785498" w:rsidRPr="0013159B">
        <w:rPr>
          <w:rFonts w:ascii="David" w:hAnsi="David" w:cs="David"/>
          <w:sz w:val="24"/>
          <w:szCs w:val="24"/>
        </w:rPr>
        <w:instrText xml:space="preserve"> \nMBSR\\MBCT\n\n</w:instrText>
      </w:r>
      <w:r w:rsidR="00785498" w:rsidRPr="0013159B">
        <w:rPr>
          <w:rFonts w:ascii="David" w:hAnsi="David" w:cs="David"/>
          <w:sz w:val="24"/>
          <w:szCs w:val="24"/>
          <w:rtl/>
        </w:rPr>
        <w:instrText>מיינדפולנס באופו תיאורטי אמור לשפר בקרת קשב ותהליכים קוגניטביים אחרים</w:instrText>
      </w:r>
      <w:r w:rsidR="00785498" w:rsidRPr="0013159B">
        <w:rPr>
          <w:rFonts w:ascii="David" w:hAnsi="David" w:cs="David"/>
          <w:sz w:val="24"/>
          <w:szCs w:val="24"/>
        </w:rPr>
        <w:instrText>.\n</w:instrText>
      </w:r>
      <w:r w:rsidR="00785498" w:rsidRPr="0013159B">
        <w:rPr>
          <w:rFonts w:ascii="David" w:hAnsi="David" w:cs="David"/>
          <w:sz w:val="24"/>
          <w:szCs w:val="24"/>
          <w:rtl/>
        </w:rPr>
        <w:instrText>מאמר סקירה זה סוקר את ה</w:instrText>
      </w:r>
      <w:r w:rsidR="00785498" w:rsidRPr="0013159B">
        <w:rPr>
          <w:rFonts w:ascii="David" w:hAnsi="David" w:cs="David"/>
          <w:sz w:val="24"/>
          <w:szCs w:val="24"/>
        </w:rPr>
        <w:instrText xml:space="preserve">-MBSR MBCT </w:instrText>
      </w:r>
      <w:r w:rsidR="00785498" w:rsidRPr="0013159B">
        <w:rPr>
          <w:rFonts w:ascii="David" w:hAnsi="David" w:cs="David"/>
          <w:sz w:val="24"/>
          <w:szCs w:val="24"/>
          <w:rtl/>
        </w:rPr>
        <w:instrText>בהקשר של קשב, זכרון וביצוע, מדידות</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נוירופיזיולוגיות</w:instrText>
      </w:r>
      <w:r w:rsidR="00785498" w:rsidRPr="0013159B">
        <w:rPr>
          <w:rFonts w:ascii="David" w:hAnsi="David" w:cs="David"/>
          <w:sz w:val="24"/>
          <w:szCs w:val="24"/>
        </w:rPr>
        <w:instrText>.\n</w:instrText>
      </w:r>
      <w:r w:rsidR="00785498" w:rsidRPr="0013159B">
        <w:rPr>
          <w:rFonts w:ascii="David" w:hAnsi="David" w:cs="David"/>
          <w:sz w:val="24"/>
          <w:szCs w:val="24"/>
          <w:rtl/>
        </w:rPr>
        <w:instrText>בכללי - לא נמצא שיפור בפונק' ביצועיות</w:instrText>
      </w:r>
      <w:r w:rsidR="00785498" w:rsidRPr="0013159B">
        <w:rPr>
          <w:rFonts w:ascii="David" w:hAnsi="David" w:cs="David"/>
          <w:sz w:val="24"/>
          <w:szCs w:val="24"/>
        </w:rPr>
        <w:instrText>. \n</w:instrText>
      </w:r>
      <w:r w:rsidR="00785498" w:rsidRPr="0013159B">
        <w:rPr>
          <w:rFonts w:ascii="David" w:hAnsi="David" w:cs="David"/>
          <w:sz w:val="24"/>
          <w:szCs w:val="24"/>
          <w:rtl/>
        </w:rPr>
        <w:instrText>נמצאו ראיות ראשוניות לשיפור ב</w:instrText>
      </w:r>
      <w:r w:rsidR="00785498" w:rsidRPr="0013159B">
        <w:rPr>
          <w:rFonts w:ascii="David" w:hAnsi="David" w:cs="David"/>
          <w:sz w:val="24"/>
          <w:szCs w:val="24"/>
        </w:rPr>
        <w:instrText xml:space="preserve">-WM </w:instrText>
      </w:r>
      <w:r w:rsidR="00785498" w:rsidRPr="0013159B">
        <w:rPr>
          <w:rFonts w:ascii="David" w:hAnsi="David" w:cs="David"/>
          <w:sz w:val="24"/>
          <w:szCs w:val="24"/>
          <w:rtl/>
        </w:rPr>
        <w:instrText>ובזכרון אוטוביוגרפי</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ובגמישות קוגניטיביות ומטא-מודעות</w:instrText>
      </w:r>
      <w:r w:rsidR="00785498" w:rsidRPr="0013159B">
        <w:rPr>
          <w:rFonts w:ascii="David" w:hAnsi="David" w:cs="David"/>
          <w:sz w:val="24"/>
          <w:szCs w:val="24"/>
        </w:rPr>
        <w:instrText>.","page":"109-123","publisher":"Elsevier Inc.","title":"Cognitive effects of MBSR/MBCT: A systematic review of neuropsychological outcomes","type":"article-journal","volume":"45"},"uris":["http://www.mendeley.com/documents/?uuid=2893b431-8639-466d-8eaf-fa14607a6f18"]},{"id":"ITEM-3","itemData":{"DOI":"10.1016/j.copsyc.2018.12.015","ISSN":"2352-250X","author":[{"dropping-particle":"","family":"Vago","given":"David R","non-dropping-particle":"","parse-names":false,"suffix":""},{"dropping-particle":"","family":"Gupta","given":"Resh S","non-dropping-particle":"","parse-names":false,"suffix":""},{"dropping-particle":"","family":"Lazar","given":"Sara W","non-dropping-particle":"","parse-names":false,"suffix":""}],"container-title":"Current Opinion in Psychology","id":"ITEM-3","issued":{"date-parts":[["2019"]]},"note":"</w:instrText>
      </w:r>
      <w:r w:rsidR="00785498" w:rsidRPr="0013159B">
        <w:rPr>
          <w:rFonts w:ascii="David" w:hAnsi="David" w:cs="David"/>
          <w:sz w:val="24"/>
          <w:szCs w:val="24"/>
          <w:rtl/>
        </w:rPr>
        <w:instrText>מדידת השלכות קוג' של מיינדפולנס</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קונפאונדים</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וגבולות מתודולוגיים</w:instrText>
      </w:r>
      <w:r w:rsidR="00785498" w:rsidRPr="0013159B">
        <w:rPr>
          <w:rFonts w:ascii="David" w:hAnsi="David" w:cs="David"/>
          <w:sz w:val="24"/>
          <w:szCs w:val="24"/>
        </w:rPr>
        <w:instrText xml:space="preserve"> \n\n","page":"143-150","publisher":"Elsevier Ltd","title":"ScienceDirect Measuring cognitive outcomes in mindfulness-based intervention research : a reflection on confounding factors and methodological limitations","type":"article-journal","volume":"28"},"uris":["http://www.mendeley.com/documents/?uuid=1f8f359d-fdc6-44ca-8048-63f39867ed87"]},{"id":"ITEM-4","itemData":{"DOI":"10.1016/j.concog.2016.01.005","ISBN":"1053-8100","ISSN":"10902376","PMID":"26784917","abstract":"This paper focuses on evidence for mindfulness meditation-related benefits to executive functioning, processes important for much of human volitional behaviour. Miyake et al. (2000) have shown that executive functions can be fractionated into three distinct domains including inhibition, working memory updating, and mental set shifting. Considering these separable domains, it is important to determine whether the effects of mindfulness can generalize to all three sub-functions or are specific to certain domains. To address this, the current review applied Miyake et al.'s (2000) fractionated model of executive functioning to the mindfulness literature. Empirical studies assessing the benefits of mindfulness to measures tapping the inhibition, updating, and shifting components of executive functioning were examined. Results suggest a relatively specific as opposed to general benefit resulting from mindfulness, with consistent inhibitory improvement, but more variable advantages to the updating and shifting domains. Recommendations surrounding application of mindfulness practice and future research are discussed.","author":[{"dropping-particle":"","family":"Gallant","given":"Sara N.","non-dropping-particle":"","parse-names":false,"suffix":""}],"container-title":"Consciousness and Cognition","id":"ITEM-4","issued":{"date-parts":[["2016"]]},"title":"Mindfulness meditation practice and executive functioning: Breaking down the benefit","type":"article","volume":"40"},"uris":["http://www.mendeley.com/documents/?uuid=b90b21d9-6a00-34e7-a051-6188bfb324dd"]},{"id":"ITEM-5","itemData":{"DOI":"10.1038/nrn3916","ISBN":"978-3-319-46321-6","ISSN":"14710048","PMID":"25783612","abstract":"On page 220 of this article, the third sentence of the fourth paragraph was incorrect. The sentence should have read 'Furthermore, a preliminary analysis from a study of a state of 'non-dual awareness' (a state of awareness in which perceived dualities, such as the distinction between subject and object, are absent) showed increased functional connectivity of the central precuneus with the dorsolateral PFC'. This has been corrected in the online version of the article.","author":[{"dropping-particle":"","family":"Tang","given":"Yi Yuan","non-dropping-particle":"","parse-names":false,"suffix":""},{"dropping-particle":"","family":"Hölzel","given":"Britta K.","non-dropping-particle":"","parse-names":false,"suffix":""},{"dropping-particle":"","family":"Posner","given":"Michael I.","non-dropping-particle":"","parse-names":false,"suffix":""}],"container-title":"Nature Reviews Neuroscience","id":"ITEM-5","issue":"4","issued":{"date-parts":[["2015"]]},"note":"</w:instrText>
      </w:r>
      <w:r w:rsidR="00785498" w:rsidRPr="0013159B">
        <w:rPr>
          <w:rFonts w:ascii="David" w:hAnsi="David" w:cs="David"/>
          <w:sz w:val="24"/>
          <w:szCs w:val="24"/>
          <w:rtl/>
        </w:rPr>
        <w:instrText>מחקר מוחי של מיינדפולנס - סקירה</w:instrText>
      </w:r>
      <w:r w:rsidR="00785498" w:rsidRPr="0013159B">
        <w:rPr>
          <w:rFonts w:ascii="David" w:hAnsi="David" w:cs="David"/>
          <w:sz w:val="24"/>
          <w:szCs w:val="24"/>
        </w:rPr>
        <w:instrText>\n(</w:instrText>
      </w:r>
      <w:r w:rsidR="00785498" w:rsidRPr="0013159B">
        <w:rPr>
          <w:rFonts w:ascii="David" w:hAnsi="David" w:cs="David"/>
          <w:sz w:val="24"/>
          <w:szCs w:val="24"/>
          <w:rtl/>
        </w:rPr>
        <w:instrText>אולי העדכנית ביותר</w:instrText>
      </w:r>
      <w:r w:rsidR="00785498" w:rsidRPr="0013159B">
        <w:rPr>
          <w:rFonts w:ascii="David" w:hAnsi="David" w:cs="David"/>
          <w:sz w:val="24"/>
          <w:szCs w:val="24"/>
        </w:rPr>
        <w:instrText>?) \n\n</w:instrText>
      </w:r>
      <w:r w:rsidR="00785498" w:rsidRPr="0013159B">
        <w:rPr>
          <w:rFonts w:ascii="David" w:hAnsi="David" w:cs="David"/>
          <w:sz w:val="24"/>
          <w:szCs w:val="24"/>
          <w:rtl/>
        </w:rPr>
        <w:instrText>אזורים מוחיים - מבנה</w:instrText>
      </w:r>
      <w:r w:rsidR="00785498" w:rsidRPr="0013159B">
        <w:rPr>
          <w:rFonts w:ascii="David" w:hAnsi="David" w:cs="David"/>
          <w:sz w:val="24"/>
          <w:szCs w:val="24"/>
        </w:rPr>
        <w:instrText>\n</w:instrText>
      </w:r>
      <w:r w:rsidR="00785498" w:rsidRPr="0013159B">
        <w:rPr>
          <w:rFonts w:ascii="David" w:hAnsi="David" w:cs="David"/>
          <w:sz w:val="24"/>
          <w:szCs w:val="24"/>
          <w:rtl/>
        </w:rPr>
        <w:instrText>רשתות - פעילות</w:instrText>
      </w:r>
      <w:r w:rsidR="00785498" w:rsidRPr="0013159B">
        <w:rPr>
          <w:rFonts w:ascii="David" w:hAnsi="David" w:cs="David"/>
          <w:sz w:val="24"/>
          <w:szCs w:val="24"/>
        </w:rPr>
        <w:instrText>\n\n</w:instrText>
      </w:r>
      <w:r w:rsidR="00785498" w:rsidRPr="0013159B">
        <w:rPr>
          <w:rFonts w:ascii="David" w:hAnsi="David" w:cs="David"/>
          <w:sz w:val="24"/>
          <w:szCs w:val="24"/>
          <w:rtl/>
        </w:rPr>
        <w:instrText>רמה נורינולית (חשמל), רמה מולקולרית (גנטיקה)</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המנגנון</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המוחי עדיין לא ברור. (נכון ל-2015 וכנראה גם היום, כמו כל דבר מוחי חוץ מראייה נגיד)</w:instrText>
      </w:r>
      <w:r w:rsidR="00785498" w:rsidRPr="0013159B">
        <w:rPr>
          <w:rFonts w:ascii="David" w:hAnsi="David" w:cs="David"/>
          <w:sz w:val="24"/>
          <w:szCs w:val="24"/>
        </w:rPr>
        <w:instrText>","page":"213-225","publisher":"Nature Publishing Group","title":"The neuroscience of mindfulness meditation","type":"article-journal","volume":"16"},"uris":["http://www.mendeley.com/documents/?uuid=051d65f5-7e4b-41eb-bfec-1de8819a2d3a"]}],"mendeley":{"formattedCitation":"(Chiesa et al., 2011; Gallant, 2016; Lao et al., 2016; Y. Y. Tang et al., 2015; Vago et al., 2019)","plainTextFormattedCitation":"(Chiesa et al., 2011; Gallant, 2016; Lao et al., 2016; Y. Y. Tang et al., 2015; Vago et al., 2019)","previouslyFormattedCitation":"(Chiesa et al., 2011; Gallant, 2016; Lao et al., 2016; Y. Y. Tang et al., 2015; Vago et al., 2019)"},"properties":{"noteIndex":0},"schema":"https://github.com/citation-style-language/schema/raw/master/csl-citation.json"}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(Chiesa et al., 2011; Gallant, 2016; Lao et al., 2016; Y. Y. Tang et al., 2015; Vago et al., 2019)</w:t>
      </w:r>
      <w:r w:rsidRPr="006A4A9B">
        <w:rPr>
          <w:rFonts w:ascii="David" w:hAnsi="David" w:cs="David"/>
          <w:sz w:val="24"/>
          <w:szCs w:val="24"/>
        </w:rPr>
        <w:fldChar w:fldCharType="end"/>
      </w:r>
      <w:r w:rsidRPr="006A4A9B">
        <w:rPr>
          <w:rFonts w:ascii="David" w:hAnsi="David" w:cs="David"/>
          <w:sz w:val="24"/>
          <w:szCs w:val="24"/>
        </w:rPr>
        <w:t xml:space="preserve">. </w:t>
      </w:r>
      <w:r w:rsidRPr="006A4A9B">
        <w:rPr>
          <w:rFonts w:ascii="David" w:hAnsi="David" w:cs="David"/>
          <w:b/>
          <w:bCs/>
          <w:sz w:val="24"/>
          <w:szCs w:val="24"/>
        </w:rPr>
        <w:t>First</w:t>
      </w:r>
      <w:r w:rsidRPr="006A4A9B">
        <w:rPr>
          <w:rFonts w:ascii="David" w:hAnsi="David" w:cs="David"/>
          <w:sz w:val="24"/>
          <w:szCs w:val="24"/>
        </w:rPr>
        <w:t xml:space="preserve">, </w:t>
      </w:r>
      <w:r w:rsidRPr="0013159B">
        <w:rPr>
          <w:rFonts w:ascii="David" w:hAnsi="David" w:cs="David"/>
          <w:b/>
          <w:bCs/>
          <w:sz w:val="24"/>
          <w:szCs w:val="24"/>
        </w:rPr>
        <w:t xml:space="preserve">effects of </w:t>
      </w:r>
      <w:r w:rsidRPr="0013159B">
        <w:rPr>
          <w:rFonts w:ascii="David" w:hAnsi="David" w:cs="David"/>
          <w:b/>
          <w:bCs/>
          <w:sz w:val="24"/>
          <w:szCs w:val="24"/>
          <w:lang w:bidi="ar-SA"/>
        </w:rPr>
        <w:t>brief experimental manipulations</w:t>
      </w:r>
      <w:r w:rsidRPr="0013159B">
        <w:rPr>
          <w:rFonts w:ascii="David" w:hAnsi="David" w:cs="David"/>
          <w:sz w:val="24"/>
          <w:szCs w:val="24"/>
          <w:lang w:bidi="ar-SA"/>
        </w:rPr>
        <w:t xml:space="preserve"> of mindfulness have been observed with respect to sustained attention (e.g.,</w:t>
      </w:r>
      <w:r w:rsidRPr="0013159B">
        <w:rPr>
          <w:rFonts w:ascii="David" w:hAnsi="David" w:cs="David"/>
          <w:sz w:val="24"/>
          <w:szCs w:val="24"/>
        </w:rPr>
        <w:t xml:space="preserve"> </w:t>
      </w:r>
      <w:r w:rsidRPr="0013159B">
        <w:rPr>
          <w:rFonts w:ascii="David" w:eastAsia="Times New Roman" w:hAnsi="David" w:cs="David"/>
          <w:sz w:val="24"/>
          <w:szCs w:val="24"/>
        </w:rPr>
        <w:t xml:space="preserve">SART </w:t>
      </w:r>
      <w:r w:rsidRPr="0013159B">
        <w:rPr>
          <w:rFonts w:ascii="David" w:hAnsi="David" w:cs="David"/>
          <w:sz w:val="24"/>
          <w:szCs w:val="24"/>
          <w:lang w:bidi="ar-SA"/>
        </w:rPr>
        <w:t>,</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{"citationItems":[{"id":"ITEM-1","itemData":{"DOI":"10.1037/emo0000250","ISBN":"1528-3542","ISSN":"19311516","PMID":"27819445","abstract":"Mindfulness meditation programs, which train individuals to monitor their present-moment experience in an open or accepting way, have been shown to r</w:instrText>
      </w:r>
      <w:r w:rsidR="00785498" w:rsidRPr="0013159B">
        <w:rPr>
          <w:rFonts w:ascii="David" w:hAnsi="David" w:cs="David"/>
          <w:sz w:val="24"/>
          <w:szCs w:val="24"/>
          <w:lang w:bidi="ar-SA"/>
        </w:rPr>
        <w:instrText>educe mind wandering on standardized tasks in several studies. Here we test 2 competing accounts for how mindfulness training reduces mind wandering, evaluating whether the attention-monitoring component of mindfulness training alone reduces mind wandering or whether the acceptance training component is necessary for reducing mind wandering. Healthy young adults (N = 147) were randomized to either a 3-day brief mindfulness training condition incorporating instruction in both attention monitoring and acceptance, a mindfulness training condition incorporating attention monitoring instruction only, a relaxation training condition, or an active reading-control condition. Participants completed measures of dispositional mindfulness and treatment expectancies before the training session on Day 1 and then completed a 6-min Sustained Attention to Response Task (SART) measuring mind wandering after the training session on Day 3. Acceptance training was important for reducing mind wandering, such that the attention-monitoring plus acceptance mindfulness training condition had the lowest mind wandering relative to the other conditions, including significantly lower mind wandering than the attention-monitoring only mindfulness training condition. In one of the first experimental mindfulness training dismantling studies to-date, we show that training in acceptance is a critical driver of mindfulness-training reductions in mind wandering. This effect suggests that acceptance skills may facilitate emotion regulation on boring and frustrating sustained attention tasks that foster mind wandering, such as the SART. (PsycINFO Database Record","author":[{"dropping-particle":"","family":"Rahl","given":"Hayley A.","non-dropping-particle":"","parse-names":false,"suffix":""},{"dropping-particle":"","family":"Lindsay","given":"Emily K.","non-dropping-particle":"","parse-names":false,"suffix":""},{"dropping-particle":"","family":"Pacilio","given":"Laura E.","non-dropping-particle":"","parse-names":false,"suffix":""},{"dropping-particle":"","family":"Brown","given":"Kirk W.","non-dropping-particle":"","parse-names":false,"suffix":""},{"dropping-particle":"","family":"David Creswell","given":"J.","non-dropping-particle":"","parse-names":false,"suffix":""}],"container-title":"Emotion","id":"ITEM-1","issue":"2","issued":{"date-parts":[["2017"]]},"title":"Brief mindfulness meditation training reduces mind wandering: The critical role of acceptance","type":"article-journal","volume":"17"},"uris":["http://www.mendeley.com/documents/?uuid=18250e35-60d6-39b0-988c-11aa35c9995f"]},{"id":"ITEM-2","itemData":{"DOI":"10.1037/a0026678","ISSN":"15283542","abstract":"Research into both mindfulness and mind-wandering has grown rapidly, yet clarification of the relationship between these two seemingly opposing constructs is still absent. A first study addresses the relationship between a dispositional measure of mindfulness (Mindful Attention and Awareness Scale, MAAS) and converging measures of both self-reported and indirect markers of mind-wandering. Negative correlations between dispositional mindfulness and 4 measures of mind-wandering confirm the opposing relationship between the 2 constructs and further validate the use of the MAAS as a dispositional measure of mindfulness. A second study demonstrated that 8 minutes of mindful breathing reduces behavioral indicators of mind-wandering during a Sustained Attention to Response Task compared with both passive relaxation and reading. Together these studies clarify the opposition between the constructs of mindfulness and mind-wandering and so should lead to greater convergence between what have been predominately separate, yet mutually relevant, lines of research. © 2012 American Psychological Association.","author":[{"dropping-particle":"","family":"Mrazek","given":"Michael D.","non-dropping-particle":"","parse-names":false,"suffix":""},{"dropping-particle":"","family":"Smallwood","given":"Jonathan","non-dropping-particle":"","parse-names":false,"suffix":""},{"dropping-particle":"","family":"Schooler","given":"Jonathan W.","non-dropping-particle":"","parse-names":false,"suffix":""}],"container-title":"Emotion","id":"ITEM-2","issue":"3","issued":{"date-parts":[["2012"]]},"page":"442-448","title":"Mindfulness and mind-wandering: Finding convergence through opposing constructs","type":"article-journal","volume":"12"},"uris":["http://www.mendeley.com/documents/?uuid=e5381e77-af2c-4e4f-928a-b790ff0375c0"]}],"mendeley":{"formattedCitation":"(Mrazek, Smallwood, &amp; Schooler, 2012; Rahl, Lindsay, Pacilio, Brown, &amp; David Creswell, 2017)","plainTextFormattedCitation":"(Mrazek, Smallwood, &amp; Schooler, 2012; Rahl, Lindsay, Pacilio, Brown, &amp; David Creswell, 2017)","previouslyFormattedCitation":"(Mrazek, Smallwood, &amp; Schooler, 2012; Rahl, Lindsay, Pacilio, Brown, &amp; David Creswell, 2017)"},"properties":{"noteIndex":0},"schema":"https://github.com/citation-style-language/schema/raw/master/csl-citation.json"}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(Mrazek, Smallwood, &amp; Schooler, 2012; Rahl, Lindsay, Pacilio, Brown, &amp; David Creswell, 2017)</w:t>
      </w:r>
      <w:r w:rsidRPr="006A4A9B">
        <w:rPr>
          <w:rFonts w:ascii="David" w:hAnsi="David" w:cs="David"/>
          <w:sz w:val="24"/>
          <w:szCs w:val="24"/>
          <w:lang w:bidi="ar-SA"/>
        </w:rPr>
        <w:fldChar w:fldCharType="end"/>
      </w:r>
      <w:r w:rsidRPr="006A4A9B">
        <w:rPr>
          <w:rFonts w:ascii="David" w:hAnsi="David" w:cs="David"/>
          <w:sz w:val="24"/>
          <w:szCs w:val="24"/>
          <w:lang w:bidi="ar-SA"/>
        </w:rPr>
        <w:t xml:space="preserve">; ANT,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{"citationItems":[{"id":"ITEM-1","itemData":{"abstract":"The effect on two sessions of mindfulness training on attentional efficiency was examined. 150 novice meditators were randomly assigned to mindfulness training, relaxation training, or a neutral task and were</w:instrText>
      </w:r>
      <w:r w:rsidR="00785498" w:rsidRPr="0013159B">
        <w:rPr>
          <w:rFonts w:ascii="David" w:hAnsi="David" w:cs="David"/>
          <w:sz w:val="24"/>
          <w:szCs w:val="24"/>
          <w:lang w:bidi="ar-SA"/>
        </w:rPr>
        <w:instrText xml:space="preserve"> tested before and after participation. They were evaluated with performance measures of attentional efficiency and short-term memory as well as self-report measures of mindfulness and affect. Results indicated that mindfulness training was not related to better performance on any attention measure or a verbal memory measure as compared to relaxation and control groups. Possible reasons for the failure to find attentional benefits are explored and directions for future research are discussed","author":[{"dropping-particle":"","family":"Polak","given":"Emily L","non-dropping-particle":"","parse-names":false,"suffix":""}],"container-title":"Open Access Dissertation","id":"ITEM-1","issued":{"date-parts":[["2009"]]},"page":"251","title":"Impact of Two Sessions of Mindfulness Training on Attention","type":"article-journal"},"uris":["http://www.mendeley.com/documents/?uuid=18280c51-316a-4cd0-bc78-c1ed538e5112"]}],"mendeley":{"formattedCitation":"(Polak, 2009)","plainTextFormattedCitation":"(Polak, 2009)","previouslyFormattedCitation":"(Polak, 2009)"},"properties":{"noteIndex":0},"schema":"https://github.com/citation-style-language/schema/raw/master/csl-citation.json"}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(Polak, 2009)</w:t>
      </w:r>
      <w:r w:rsidRPr="006A4A9B">
        <w:rPr>
          <w:rFonts w:ascii="David" w:hAnsi="David" w:cs="David"/>
          <w:sz w:val="24"/>
          <w:szCs w:val="24"/>
          <w:lang w:bidi="ar-SA"/>
        </w:rPr>
        <w:fldChar w:fldCharType="end"/>
      </w:r>
      <w:r w:rsidRPr="006A4A9B">
        <w:rPr>
          <w:rFonts w:ascii="David" w:hAnsi="David" w:cs="David"/>
          <w:sz w:val="24"/>
          <w:szCs w:val="24"/>
          <w:lang w:bidi="ar-SA"/>
        </w:rPr>
        <w:t xml:space="preserve">), selective attention (Flanker </w:t>
      </w:r>
      <w:r w:rsidR="005C74DA" w:rsidRPr="006A4A9B">
        <w:rPr>
          <w:rFonts w:ascii="David" w:hAnsi="David" w:cs="David"/>
          <w:sz w:val="24"/>
          <w:szCs w:val="24"/>
          <w:lang w:bidi="ar-SA"/>
        </w:rPr>
        <w:t>Task</w:t>
      </w:r>
      <w:r w:rsidRPr="006A4A9B">
        <w:rPr>
          <w:rFonts w:ascii="David" w:hAnsi="David" w:cs="David"/>
          <w:sz w:val="24"/>
          <w:szCs w:val="24"/>
          <w:lang w:bidi="ar-SA"/>
        </w:rPr>
        <w:t xml:space="preserve">,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{"citationItems":[{"id":"ITEM-1","itemData":{"DOI":"10.3389/fnhum.2018.00342","ISSN":"16625161","abstract":"Past research has found that mindfulness meditation training improves executive attention. Event-related potentials (ERPs) have indicated that this effect could be driven by m</w:instrText>
      </w:r>
      <w:r w:rsidR="00785498" w:rsidRPr="0013159B">
        <w:rPr>
          <w:rFonts w:ascii="David" w:hAnsi="David" w:cs="David"/>
          <w:sz w:val="24"/>
          <w:szCs w:val="24"/>
          <w:lang w:bidi="ar-SA"/>
        </w:rPr>
        <w:instrText>ore efficient allocation of resources on demanding attentional tasks, such as the Flanker Task and the Attention Network Test (ANT). However, it is not clear whether these changes depend on long-term practice. In two studies, we sought to investigate the effects of a brief, 10-minute meditation session on attention in novice meditators, compared to a control activity. We also tested moderation by individual differences in neuroticism and the possible underlying neural mechanisms driving these effects, using ERPs. In Study 1, participants randomly assigned to listen to a 10-minute meditation tape had better accuracy on incongruent trials on a Flanker task, with no detriment in reaction times, indicating better allocation of resources. In Study 2, those assigned to listen to a meditation tape performed an ANT more quickly than control participants, with no detriment in performance. Neuroticism moderated both of these effects, and ERPs showed that those individuals lower in neuroticism who meditated for 10 minutes exhibited a larger N2 to incongruent trials compared to those who listened to a control tape; whereas those individuals higher in neuroticism did not. Together, our results support the hypothesis that even brief meditation improves allocation of attentional resources in some novices.","author":[{"dropping-particle":"","family":"Norris","given":"Catherine J.","non-dropping-particle":"","parse-names":false,"suffix":""},{"dropping-particle":"","family":"Creem","given":"Daniel","non-dropping-particle":"","parse-names":false,"suffix":""},{"dropping-particle":"","family":"Hendler","given":"Reuben","non-dropping-particle":"","parse-names":false,"suffix":""},{"dropping-particle":"","family":"Kober","given":"Hedy","non-dropping-particle":"","parse-names":false,"suffix":""}],"container-title":"Frontiers in Human Neuroscience","id":"ITEM-1","issued":{"date-parts":[["2018"]]},"note":"</w:instrText>
      </w:r>
      <w:r w:rsidR="00785498" w:rsidRPr="0013159B">
        <w:rPr>
          <w:rFonts w:ascii="David" w:hAnsi="David" w:cs="David"/>
          <w:sz w:val="24"/>
          <w:szCs w:val="24"/>
          <w:rtl/>
        </w:rPr>
        <w:instrText>קצר - 10 דקות</w:instrText>
      </w:r>
      <w:r w:rsidR="00785498" w:rsidRPr="0013159B">
        <w:rPr>
          <w:rFonts w:ascii="David" w:hAnsi="David" w:cs="David"/>
          <w:sz w:val="24"/>
          <w:szCs w:val="24"/>
          <w:lang w:bidi="ar-SA"/>
        </w:rPr>
        <w:instrText xml:space="preserve"> \n</w:instrText>
      </w:r>
      <w:r w:rsidR="00785498" w:rsidRPr="0013159B">
        <w:rPr>
          <w:rFonts w:ascii="David" w:hAnsi="David" w:cs="David"/>
          <w:sz w:val="24"/>
          <w:szCs w:val="24"/>
          <w:rtl/>
        </w:rPr>
        <w:instrText>שיפור</w:instrText>
      </w:r>
      <w:r w:rsidR="00785498" w:rsidRPr="0013159B">
        <w:rPr>
          <w:rFonts w:ascii="David" w:hAnsi="David" w:cs="David"/>
          <w:sz w:val="24"/>
          <w:szCs w:val="24"/>
          <w:lang w:bidi="ar-SA"/>
        </w:rPr>
        <w:instrText>\nflanker\nANT","title":"Corrigendum: Brief Mindfulness Meditation Improves Attention in Novices: Evidence From ERPs and Moderation by Neuroticism","type":"article-journal","volume":"12"},"uris":["http://www.mendeley.com/documents/?uuid=388c96b2-a8e8-3afd-9d94-48bc55ea50f2"]}],"mendeley":{"formattedCitation":"(Norris, Creem, Hendler, &amp; Kober, 2018)","plainTextFormattedCitation":"(Norris, Creem, Hendler, &amp; Kober, 2018)","previouslyFormattedCitation":"(Norris, Creem, Hendler, &amp; Kober, 2018)"},"properties":{"noteIndex":0},"schema":"https://github.com/citation-style-language/schema/raw/master/csl-citation.json"}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(Norris, Creem, Hendler, &amp; Kober, 2018)</w:t>
      </w:r>
      <w:r w:rsidRPr="006A4A9B">
        <w:rPr>
          <w:rFonts w:ascii="David" w:hAnsi="David" w:cs="David"/>
          <w:sz w:val="24"/>
          <w:szCs w:val="24"/>
          <w:lang w:bidi="ar-SA"/>
        </w:rPr>
        <w:fldChar w:fldCharType="end"/>
      </w:r>
      <w:r w:rsidRPr="006A4A9B">
        <w:rPr>
          <w:rFonts w:ascii="David" w:hAnsi="David" w:cs="David"/>
          <w:sz w:val="24"/>
          <w:szCs w:val="24"/>
          <w:lang w:bidi="ar-SA"/>
        </w:rPr>
        <w:t xml:space="preserve"> and attentional control (e.g. Stroop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{"citationItems":[{"id":"ITEM-1","itemData":{"ISSN":"10786791","abstract":"CONTEXT Although cognitive aspects of meditation underlie much of its clinical application, very little research has examined meditation's cognitive consequences. This investigation</w:instrText>
      </w:r>
      <w:r w:rsidR="00785498" w:rsidRPr="0013159B">
        <w:rPr>
          <w:rFonts w:ascii="David" w:hAnsi="David" w:cs="David"/>
          <w:sz w:val="24"/>
          <w:szCs w:val="24"/>
          <w:lang w:bidi="ar-SA"/>
        </w:rPr>
        <w:instrText xml:space="preserve"> provides experimental support for the idea that meditation leads to a reduction in habitual responding using randomly selected subjects, a secular form of meditation, and a full experimental design. OBJECTIVE To test the hypothesis that meditation leads to a reduction in habitual responding. DESIGN Studies 1 and 2 each incorporated pre-test and post-test designs with a 20-minute intervening attention task (meditation, rest, or a cognitive control). SETTING Yale University in New Haven, Conn, and the University of California, Berkeley. PARTICIPANTS One hundred and twenty and 90 undergraduates participated in Studies 1 and 2, respectively. MAIN OUTCOME MEASURES Stroop and Word Production (category generation and stem-completion) tasks assessed habitual responding in Study 1. Galvanic Skin response measured arousal in Study 1. The category generation task assessed habitual responding in Study 2. Tellegen's Absorption Scale (TAS) measured attention ability. RESULTS In Study 1, meditation participants showed a reduction in habitual responding on the Stroop task as compared to controls. Study 1 revealed no statistically significant effects in the word production task. Stroop task performance was not mediated by arousal reduction. In Study 2, meditation participants showed a reduction in habitual responding on the category production task. Specifically, when participants generated either typical or atypical items, on average, meditation participants produced more atypical items than controls. Category production performance was not mediated by Tellegen's Absorption Scale (TAS) scores. Overall, high TAS scores were related to atypical responding. CONCLUSION Across cognitive tasks, when participants understood that the goal was to respond non-habitually, meditation reduced habitual responding.","author":[{"dropping-particle":"","family":"Wenk-Sormaz","given":"Heidi","non-dropping-particle":"","parse-names":false,"suffix":""}],"container-title":"Alternative Therapies in Health and Medicine","id":"ITEM-1","issue":"2","issued":{"date-parts":[["2005"]]},"page":"42-58","title":"Meditation can reduce habitual responding","type":"article-journal","volume":"11"},"uris":["http://www.mendeley.com/documents/?uuid=1aba292d-b584-4a7a-906d-12c2325b4077"]}],"mendeley":{"formattedCitation":"(Wenk-Sormaz, 2005)","plainTextFormattedCitation":"(Wenk-Sormaz, 2005)","previouslyFormattedCitation":"(Wenk-Sormaz, 2005)"},"properties":{"noteIndex":0},"schema":"https://github.com/citation-style-language/schema/raw/master/csl-citation.json"}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(Wenk-Sormaz, 2005)</w:t>
      </w:r>
      <w:r w:rsidRPr="006A4A9B">
        <w:rPr>
          <w:rFonts w:ascii="David" w:hAnsi="David" w:cs="David"/>
          <w:sz w:val="24"/>
          <w:szCs w:val="24"/>
          <w:lang w:bidi="ar-SA"/>
        </w:rPr>
        <w:fldChar w:fldCharType="end"/>
      </w:r>
      <w:r w:rsidRPr="006A4A9B">
        <w:rPr>
          <w:rFonts w:ascii="David" w:hAnsi="David" w:cs="David"/>
          <w:sz w:val="24"/>
          <w:szCs w:val="24"/>
          <w:lang w:bidi="ar-SA"/>
        </w:rPr>
        <w:t xml:space="preserve">; ANT,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{"citationItems":[{"id":"ITEM-1","itemData":{"DOI":"10.3389/fnhum.2018.00342","ISSN":"16625161","abstract":"Past research has found that mindfulness meditation training improves executive attention. Event-related potentials (ERPs) have indicated tha</w:instrText>
      </w:r>
      <w:r w:rsidR="00785498" w:rsidRPr="0013159B">
        <w:rPr>
          <w:rFonts w:ascii="David" w:hAnsi="David" w:cs="David"/>
          <w:sz w:val="24"/>
          <w:szCs w:val="24"/>
          <w:lang w:bidi="ar-SA"/>
        </w:rPr>
        <w:instrText>t this effect could be driven by more efficient allocation of resources on demanding attentional tasks, such as the Flanker Task and the Attention Network Test (ANT). However, it is not clear whether these changes depend on long-term practice. In two studies, we sought to investigate the effects of a brief, 10-minute meditation session on attention in novice meditators, compared to a control activity. We also tested moderation by individual differences in neuroticism and the possible underlying neural mechanisms driving these effects, using ERPs. In Study 1, participants randomly assigned to listen to a 10-minute meditation tape had better accuracy on incongruent trials on a Flanker task, with no detriment in reaction times, indicating better allocation of resources. In Study 2, those assigned to listen to a meditation tape performed an ANT more quickly than control participants, with no detriment in performance. Neuroticism moderated both of these effects, and ERPs showed that those individuals lower in neuroticism who meditated for 10 minutes exhibited a larger N2 to incongruent trials compared to those who listened to a control tape; whereas those individuals higher in neuroticism did not. Together, our results support the hypothesis that even brief meditation improves allocation of attentional resources in some novices.","author":[{"dropping-particle":"","family":"Norris","given":"Catherine J.","non-dropping-particle":"","parse-names":false,"suffix":""},{"dropping-particle":"","family":"Creem","given":"Daniel","non-dropping-particle":"","parse-names":false,"suffix":""},{"dropping-particle":"","family":"Hendler","given":"Reuben","non-dropping-particle":"","parse-names":false,"suffix":""},{"dropping-particle":"","family":"Kober","given":"Hedy","non-dropping-particle":"","parse-names":false,"suffix":""}],"container-title":"Frontiers in Human Neuroscience","id":"ITEM-1","issued":{"date-parts":[["2018"]]},"note":"</w:instrText>
      </w:r>
      <w:r w:rsidR="00785498" w:rsidRPr="0013159B">
        <w:rPr>
          <w:rFonts w:ascii="David" w:hAnsi="David" w:cs="David"/>
          <w:sz w:val="24"/>
          <w:szCs w:val="24"/>
          <w:rtl/>
        </w:rPr>
        <w:instrText>קצר - 10 דקות</w:instrText>
      </w:r>
      <w:r w:rsidR="00785498" w:rsidRPr="0013159B">
        <w:rPr>
          <w:rFonts w:ascii="David" w:hAnsi="David" w:cs="David"/>
          <w:sz w:val="24"/>
          <w:szCs w:val="24"/>
          <w:lang w:bidi="ar-SA"/>
        </w:rPr>
        <w:instrText xml:space="preserve"> \n</w:instrText>
      </w:r>
      <w:r w:rsidR="00785498" w:rsidRPr="0013159B">
        <w:rPr>
          <w:rFonts w:ascii="David" w:hAnsi="David" w:cs="David"/>
          <w:sz w:val="24"/>
          <w:szCs w:val="24"/>
          <w:rtl/>
        </w:rPr>
        <w:instrText>שיפור</w:instrText>
      </w:r>
      <w:r w:rsidR="00785498" w:rsidRPr="0013159B">
        <w:rPr>
          <w:rFonts w:ascii="David" w:hAnsi="David" w:cs="David"/>
          <w:sz w:val="24"/>
          <w:szCs w:val="24"/>
          <w:lang w:bidi="ar-SA"/>
        </w:rPr>
        <w:instrText>\nflanker\nANT","title":"Corrigendum: Brief Mindfulness Meditation Improves Attention in Novices: Evidence From ERPs and Moderation by Neuroticism","type":"article-journal","volume":"12"},"uris":["http://www.mendeley.com/documents/?uuid=388c96b2-a8e8-3afd-9d94-48bc55ea50f2"]}],"mendeley":{"formattedCitation":"(Norris et al., 2018)","plainTextFormattedCitation":"(Norris et al., 2018)","previouslyFormattedCitation":"(Norris et al., 2018)"},"properties":{"noteIndex":0},"schema":"https://github.com/citation-style-language/schema/raw/master/csl-citation.json"}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(Norris et al., 2018)</w:t>
      </w:r>
      <w:r w:rsidRPr="006A4A9B">
        <w:rPr>
          <w:rFonts w:ascii="David" w:hAnsi="David" w:cs="David"/>
          <w:sz w:val="24"/>
          <w:szCs w:val="24"/>
          <w:lang w:bidi="ar-SA"/>
        </w:rPr>
        <w:fldChar w:fldCharType="end"/>
      </w:r>
      <w:r w:rsidRPr="006A4A9B">
        <w:rPr>
          <w:rFonts w:ascii="David" w:hAnsi="David" w:cs="David"/>
          <w:sz w:val="24"/>
          <w:szCs w:val="24"/>
          <w:lang w:bidi="ar-SA"/>
        </w:rPr>
        <w:t xml:space="preserve">). Notably, a larger number of studies have reported null effects of these brief mindfulness manipulations with respect to all studied attentional processes (e.g., </w:t>
      </w:r>
      <w:r w:rsidR="005C74DA" w:rsidRPr="006A4A9B">
        <w:rPr>
          <w:rFonts w:ascii="David" w:hAnsi="David" w:cs="David"/>
          <w:sz w:val="24"/>
          <w:szCs w:val="24"/>
          <w:lang w:bidi="ar-SA"/>
        </w:rPr>
        <w:t xml:space="preserve">Metronome Response Task </w:t>
      </w:r>
      <w:r w:rsidRPr="0013159B">
        <w:rPr>
          <w:rFonts w:ascii="David" w:hAnsi="David" w:cs="David"/>
          <w:sz w:val="24"/>
          <w:szCs w:val="24"/>
          <w:lang w:bidi="ar-SA"/>
        </w:rPr>
        <w:t>(MRT),</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{"citationItems":[{"id":"ITEM-1","itemData":{"DOI":"10.1016/j.concog.2015.01.016","ISSN":"1053-8100","author":[{"dropping-particle":"","family":"Banks","given":"Jonathan B","non-dropping-particle":"","parse-names":false,"suffix":""},{"dropping-particle":"","family":"Welhaf"</w:instrText>
      </w:r>
      <w:r w:rsidR="00785498" w:rsidRPr="0013159B">
        <w:rPr>
          <w:rFonts w:ascii="David" w:hAnsi="David" w:cs="David"/>
          <w:sz w:val="24"/>
          <w:szCs w:val="24"/>
          <w:lang w:bidi="ar-SA"/>
        </w:rPr>
        <w:instrText>,"given":"Matthew S","non-dropping-particle":"","parse-names":false,"suffix":""},{"dropping-particle":"","family":"Srour","given":"Alexandra","non-dropping-particle":"","parse-names":false,"suffix":""}],"container-title":"Consciousness and Cognition","id":"ITEM-1","issued":{"date-parts":[["2015"]]},"page":"277-285","publisher":"Elsevier Inc.","title":"The protective effects of brief mindfulness meditation training","type":"article-journal","volume":"33"},"uris":["http://www.mendeley.com/documents/?uuid=652ee157-ff0f-4fca-85c7-949fb489cbd3"]}],"mendeley":{"formattedCitation":"(Banks, Welhaf, &amp; Srour, 2015)","plainTextFormattedCitation":"(Banks, Welhaf, &amp; Srour, 2015)","previouslyFormattedCitation":"(Banks, Welhaf, &amp; Srour, 2015)"},"properties":{"noteIndex":0},"schema":"https://github.com/citation-style-language/schema/raw/master/csl-citation.json"}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(Banks, Welhaf, &amp; Srour, 2015)</w:t>
      </w:r>
      <w:r w:rsidRPr="006A4A9B">
        <w:rPr>
          <w:rFonts w:ascii="David" w:hAnsi="David" w:cs="David"/>
          <w:sz w:val="24"/>
          <w:szCs w:val="24"/>
          <w:lang w:bidi="ar-SA"/>
        </w:rPr>
        <w:fldChar w:fldCharType="end"/>
      </w:r>
      <w:r w:rsidRPr="006A4A9B">
        <w:rPr>
          <w:rFonts w:ascii="David" w:hAnsi="David" w:cs="David"/>
          <w:sz w:val="24"/>
          <w:szCs w:val="24"/>
          <w:lang w:bidi="ar-SA"/>
        </w:rPr>
        <w:t xml:space="preserve"> ;</w:t>
      </w:r>
      <w:r w:rsidR="00194AB9" w:rsidRPr="006A4A9B">
        <w:rPr>
          <w:rFonts w:ascii="David" w:hAnsi="David" w:cs="David"/>
          <w:sz w:val="24"/>
          <w:szCs w:val="24"/>
          <w:lang w:bidi="ar-SA"/>
        </w:rPr>
        <w:t xml:space="preserve"> </w:t>
      </w:r>
      <w:r w:rsidRPr="006A4A9B">
        <w:rPr>
          <w:rFonts w:ascii="David" w:hAnsi="David" w:cs="David"/>
          <w:sz w:val="24"/>
          <w:szCs w:val="24"/>
          <w:lang w:bidi="ar-SA"/>
        </w:rPr>
        <w:t xml:space="preserve">ANT,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{"citationItems":[{"id":"ITEM-1","itemData":{"abstract":"The effect on two sessions of mindfulness training on attentional efficiency was examined. 150 novice meditators were randomly assigned to mindfulness training, relaxation training, or a neutral task and were tested before and after pa</w:instrText>
      </w:r>
      <w:r w:rsidR="00785498" w:rsidRPr="0013159B">
        <w:rPr>
          <w:rFonts w:ascii="David" w:hAnsi="David" w:cs="David"/>
          <w:sz w:val="24"/>
          <w:szCs w:val="24"/>
          <w:lang w:bidi="ar-SA"/>
        </w:rPr>
        <w:instrText>rticipation. They were evaluated with performance measures of attentional efficiency and short-term memory as well as self-report measures of mindfulness and affect. Results indicated that mindfulness training was not related to better performance on any attention measure or a verbal memory measure as compared to relaxation and control groups. Possible reasons for the failure to find attentional benefits are explored and directions for future research are discussed","author":[{"dropping-particle":"","family":"Polak","given":"Emily L","non-dropping-particle":"","parse-names":false,"suffix":""}],"container-title":"Open Access Dissertation","id":"ITEM-1","issued":{"date-parts":[["2009"]]},"page":"251","title":"Impact of Two Sessions of Mindfulness Training on Attention","type":"article-journal"},"uris":["http://www.mendeley.com/documents/?uuid=18280c51-316a-4cd0-bc78-c1ed538e5112"]},{"id":"ITEM-2","itemData":{"DOI":"10.1073/pnas.0707678104","ISSN":"0027-8424","PMID":"17940025","abstract":"Recent studies suggest that months to years of intensive and systematic meditation training can improve attention. However, the lengthy training required has made it difficult to use random assignment of participants to conditions to confirm these findings. This article shows that a group randomly assigned to 5 days of meditation practice with the integrative body-mind training method shows significantly better attention and control of stress than a similarly chosen control group given relaxation training. The training method comes from traditional Chinese medicine and incorporates aspects of other meditation and mindfulness training. Compared with the control group, the experimental group of 40 undergraduate Chinese students given 5 days of 20-min integrative training showed greater improvement in conflict scores on the Attention Network Test, lower anxiety, depression, anger, and fatigue, and higher vigor on the Profile of Mood States scale, a significant decrease in stress-related cortisol, and an increase in immunoreactivity. These results provide a convenient method for studying the influence of meditation training by using experimental and control methods similar to those used to test drugs or other interventions.","author":[{"dropping-particle":"","family":"Tang","given":"Yi-Yuan","non-dropping-particle":"","parse-names":false,"suffix":""},{"dropping-particle":"","family":"Ma","given":"Yinghua","non-dropping-particle":"","parse-names":false,"suffix":""},{"dropping-particle":"","family":"Wang","given":"Junhong","non-dropping-particle":"","parse-names":false,"suffix":""},{"dropping-particle":"","family":"Fan","given":"Yaxin","non-dropping-particle":"","parse-names":false,"suffix":""},{"dropping-particle":"","family":"Feng","given":"Shigang","non-dropping-particle":"","parse-names":false,"suffix":""},{"dropping-particle":"","family":"Lu","given":"Qilin","non-dropping-particle":"","parse-names":false,"suffix":""},{"dropping-particle":"","family":"Yu","given":"Qingbao","non-dropping-particle":"","parse-names":false,"suffix":""},{"dropping-particle":"","family":"Sui","given":"Danni","non-dropping-particle":"","parse-names":false,"suffix":""},{"dropping-particle":"","family":"Rothbart","given":"Mary K","non-dropping-particle":"","parse-names":false,"suffix":""},{"dropping-particle":"","family":"Fan","given":"Ming","non-dropping-particle":"","parse-names":false,"suffix":""},{"dropping-particle":"","family":"Posner","given":"Michael I","non-dropping-particle":"","parse-names":false,"suffix":""}],"container-title":"Proceedings of the National Academy of Sciences of the United States of America","id":"ITEM-2","issue":"43","issued":{"date-parts":[["2007","10","23"]]},"page":"17152-6","publisher":"National Academy of Sciences","title":"Short-term meditation training improves attention and self-regulation.","type":"article-journal","volume":"104"},"uris":["http://www.mendeley.com/documents/?uuid=529f6ac7-d2ad-3e69-9df9-e0e31acb96dd"]}],"mendeley":{"formattedCitation":"(Polak, 2009; Y.-Y. Tang et al., 2007)","plainTextFormattedCitation":"(Polak, 2009; Y.-Y. Tang et al., 2007)","previouslyFormattedCitation":"(Polak, 2009; Y.-Y. Tang et al., 2007)"},"properties":{"noteIndex":0},"schema":"https://github.com/citation-style-language/schema/raw/master/csl-citation.json"}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(Polak, 2009; Y.-Y. Tang et al., 2007)</w:t>
      </w:r>
      <w:r w:rsidRPr="006A4A9B">
        <w:rPr>
          <w:rFonts w:ascii="David" w:hAnsi="David" w:cs="David"/>
          <w:sz w:val="24"/>
          <w:szCs w:val="24"/>
          <w:lang w:bidi="ar-SA"/>
        </w:rPr>
        <w:fldChar w:fldCharType="end"/>
      </w:r>
      <w:r w:rsidRPr="006A4A9B">
        <w:rPr>
          <w:rFonts w:ascii="David" w:hAnsi="David" w:cs="David"/>
          <w:sz w:val="24"/>
          <w:szCs w:val="24"/>
          <w:lang w:bidi="ar-SA"/>
        </w:rPr>
        <w:t xml:space="preserve">, Stroop,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{"citationItems":[{"id":"ITEM-1","itemData":{"DOI":"10.1016/j.bbr.2018.08.023","ISSN":"0166-4328","author":[{"dropping-particle":"","family":"Basso","given":"Julia C","non-dropping-particle":"","parse-names":false,"suffix":""},{"dropping-particle":"","family":"Mchale","given":"Alexandra",</w:instrText>
      </w:r>
      <w:r w:rsidR="00785498" w:rsidRPr="0013159B">
        <w:rPr>
          <w:rFonts w:ascii="David" w:hAnsi="David" w:cs="David"/>
          <w:sz w:val="24"/>
          <w:szCs w:val="24"/>
          <w:lang w:bidi="ar-SA"/>
        </w:rPr>
        <w:instrText>"non-dropping-particle":"","parse-names":false,"suffix":""},{"dropping-particle":"","family":"Ende","given":"Victoria","non-dropping-particle":"","parse-names":false,"suffix":""},{"dropping-particle":"","family":"Oberlin","given":"Douglas J","non-dropping-particle":"","parse-names":false,"suffix":""},{"dropping-particle":"","family":"Suzuki","given":"Wendy A","non-dropping-particle":"","parse-names":false,"suffix":""}],"container-title":"Behavioural Brain Research","id":"ITEM-1","issue":"August 2018","issued":{"date-parts":[["2019"]]},"note":"</w:instrText>
      </w:r>
      <w:r w:rsidR="00785498" w:rsidRPr="0013159B">
        <w:rPr>
          <w:rFonts w:ascii="David" w:hAnsi="David" w:cs="David"/>
          <w:sz w:val="24"/>
          <w:szCs w:val="24"/>
          <w:rtl/>
        </w:rPr>
        <w:instrText>אין שיפור אחרי 4 שבועות, יש שיפור אחרי 8 שבועות</w:instrText>
      </w:r>
      <w:r w:rsidR="00785498" w:rsidRPr="0013159B">
        <w:rPr>
          <w:rFonts w:ascii="David" w:hAnsi="David" w:cs="David"/>
          <w:sz w:val="24"/>
          <w:szCs w:val="24"/>
          <w:lang w:bidi="ar-SA"/>
        </w:rPr>
        <w:instrText>","page":"208-220","publisher":"Elsevier","title":"Brief , daily meditation enhances attention , memory , mood , and emotional regulation in non-experienced meditators","type":"article-journal","volume":"356"},"uris":["http://www.mendeley.com/documents/?uuid=74864549-4fc6-4ed6-8618-74cdc6150c85"]},{"id":"ITEM-2","itemData":{"DOI":"10.3389/fnhum.2012.00018","ISBN":"1662-5161 (Electronic)\\n1662-5161 (Linking)","ISSN":"1662-5161","PMID":"22363278","abstract":"Mindfulness-based meditation practices involve various attentional skills, including the ability to sustain and focus ones attention. During a simple mindful breathing practice, sustained attention is required to maintain focus on the breath while cognitive control is required to detect mind wandering. We thus hypothesized that regular, brief mindfulness training would result in improvements in the self-regulation of attention and foster changes in neuronal activity related to attentional control. A longitudinal randomized control group EEG study was conducted. At baseline (T1), 40 meditation naïve participants were randomized into a wait list group and a meditation group, who received three hours mindfulness meditation training. Twenty-eight participants remained in the final analysis. At T1, after eight weeks (T2) and after 16 weeks (T3), all participants performed a computerized Stroop task (a measure of attentional control) while the 64-channel EEG was recorded. Between T1 and T3 the meditators were requested to meditate daily for 10 min. Event-related potential (ERP) analysis highlighted two between group effects that developed over the course of the 16-week mindfulness training. An early effect at left and right posterior sites 160-240 ms post-stimulus indicated that meditation practice improved the focusing of attentional resources. A second effect at central posterior sites 310-380 ms post-stimulus reflects that meditation practice reduced the recruitment of resources during object recognition processes, especially for incongruent stimuli. Scalp topographies and source analyses (Variable Resolution Electromagnetic Tomography, VARETA) indicate relevant changes in neural sources, pertaining to left medial and lateral occipitotemporal areas for the early effect and right lateral occipitotemporal and inferior temporal areas for the later effect. The results suggest that mindfulness meditation may alter the efficiency of allocating cognitive resources, leading to improved self-regulation of attention.","author":[{"dropping-particle":"","family":"Moore","given":"Adam","non-dropping-particle":"","parse-names":false,"suffix":""},{"dropping-particle":"","family":"Gruber","given":"Thomas","non-dropping-particle":"","parse-names":false,"suffix":""},{"dropping-particle":"","family":"Derose","given":"Jennifer","non-dropping-particle":"","parse-names":false,"suffix":""},{"dropping-particle":"","family":"Malinowski","given":"Peter","non-dropping-particle":"","parse-names":false,"suffix":""}],"container-title":"Frontiers in Human Neuroscience","id":"ITEM-2","issue":"February","issued":{"date-parts":[["2012"]]},"note":"</w:instrText>
      </w:r>
      <w:r w:rsidR="00785498" w:rsidRPr="0013159B">
        <w:rPr>
          <w:rFonts w:ascii="David" w:hAnsi="David" w:cs="David"/>
          <w:sz w:val="24"/>
          <w:szCs w:val="24"/>
          <w:rtl/>
        </w:rPr>
        <w:instrText>תרגןל מיינדפולנס קצר משפר מרקרים אלקטרו-פיזיולוגיים של בקרת קשב</w:instrText>
      </w:r>
      <w:r w:rsidR="00785498" w:rsidRPr="0013159B">
        <w:rPr>
          <w:rFonts w:ascii="David" w:hAnsi="David" w:cs="David"/>
          <w:sz w:val="24"/>
          <w:szCs w:val="24"/>
          <w:lang w:bidi="ar-SA"/>
        </w:rPr>
        <w:instrText>\n\n</w:instrText>
      </w:r>
      <w:r w:rsidR="00785498" w:rsidRPr="0013159B">
        <w:rPr>
          <w:rFonts w:ascii="David" w:hAnsi="David" w:cs="David"/>
          <w:sz w:val="24"/>
          <w:szCs w:val="24"/>
          <w:rtl/>
        </w:rPr>
        <w:instrText>טיפול</w:instrText>
      </w:r>
      <w:r w:rsidR="00785498" w:rsidRPr="0013159B">
        <w:rPr>
          <w:rFonts w:ascii="David" w:hAnsi="David" w:cs="David"/>
          <w:sz w:val="24"/>
          <w:szCs w:val="24"/>
          <w:lang w:bidi="ar-SA"/>
        </w:rPr>
        <w:instrText xml:space="preserve"> -\n</w:instrText>
      </w:r>
      <w:r w:rsidR="00785498" w:rsidRPr="0013159B">
        <w:rPr>
          <w:rFonts w:ascii="David" w:hAnsi="David" w:cs="David"/>
          <w:sz w:val="24"/>
          <w:szCs w:val="24"/>
          <w:rtl/>
        </w:rPr>
        <w:instrText>תרגול נשימה מודעת</w:instrText>
      </w:r>
      <w:r w:rsidR="00785498" w:rsidRPr="0013159B">
        <w:rPr>
          <w:rFonts w:ascii="David" w:hAnsi="David" w:cs="David"/>
          <w:sz w:val="24"/>
          <w:szCs w:val="24"/>
          <w:lang w:bidi="ar-SA"/>
        </w:rPr>
        <w:instrText>.\n\n</w:instrText>
      </w:r>
      <w:r w:rsidR="00785498" w:rsidRPr="0013159B">
        <w:rPr>
          <w:rFonts w:ascii="David" w:hAnsi="David" w:cs="David"/>
          <w:sz w:val="24"/>
          <w:szCs w:val="24"/>
          <w:rtl/>
        </w:rPr>
        <w:instrText>מ</w:instrText>
      </w:r>
      <w:r w:rsidR="00785498" w:rsidRPr="0013159B">
        <w:rPr>
          <w:rFonts w:ascii="David" w:hAnsi="David" w:cs="David"/>
          <w:sz w:val="24"/>
          <w:szCs w:val="24"/>
          <w:lang w:bidi="ar-SA"/>
        </w:rPr>
        <w:instrText>&amp;quot;</w:instrText>
      </w:r>
      <w:r w:rsidR="00785498" w:rsidRPr="0013159B">
        <w:rPr>
          <w:rFonts w:ascii="David" w:hAnsi="David" w:cs="David"/>
          <w:sz w:val="24"/>
          <w:szCs w:val="24"/>
          <w:rtl/>
        </w:rPr>
        <w:instrText>ת</w:instrText>
      </w:r>
      <w:r w:rsidR="00785498" w:rsidRPr="0013159B">
        <w:rPr>
          <w:rFonts w:ascii="David" w:hAnsi="David" w:cs="David"/>
          <w:sz w:val="24"/>
          <w:szCs w:val="24"/>
          <w:lang w:bidi="ar-SA"/>
        </w:rPr>
        <w:instrText xml:space="preserve"> - sustained attention\n</w:instrText>
      </w:r>
      <w:r w:rsidR="00785498" w:rsidRPr="0013159B">
        <w:rPr>
          <w:rFonts w:ascii="David" w:hAnsi="David" w:cs="David"/>
          <w:sz w:val="24"/>
          <w:szCs w:val="24"/>
          <w:rtl/>
        </w:rPr>
        <w:instrText>שדרושה כדי לשמר פוקוס על הנשימה, בקרה קשבית דרושה כדי למנוע נדידת מחשבות</w:instrText>
      </w:r>
      <w:r w:rsidR="00785498" w:rsidRPr="0013159B">
        <w:rPr>
          <w:rFonts w:ascii="David" w:hAnsi="David" w:cs="David"/>
          <w:sz w:val="24"/>
          <w:szCs w:val="24"/>
          <w:lang w:bidi="ar-SA"/>
        </w:rPr>
        <w:instrText>. \n\n</w:instrText>
      </w:r>
      <w:r w:rsidR="00785498" w:rsidRPr="0013159B">
        <w:rPr>
          <w:rFonts w:ascii="David" w:hAnsi="David" w:cs="David"/>
          <w:sz w:val="24"/>
          <w:szCs w:val="24"/>
          <w:rtl/>
        </w:rPr>
        <w:instrText>היפתוזה</w:instrText>
      </w:r>
      <w:r w:rsidR="00785498" w:rsidRPr="0013159B">
        <w:rPr>
          <w:rFonts w:ascii="David" w:hAnsi="David" w:cs="David"/>
          <w:sz w:val="24"/>
          <w:szCs w:val="24"/>
          <w:lang w:bidi="ar-SA"/>
        </w:rPr>
        <w:instrText xml:space="preserve"> -\n</w:instrText>
      </w:r>
      <w:r w:rsidR="00785498" w:rsidRPr="0013159B">
        <w:rPr>
          <w:rFonts w:ascii="David" w:hAnsi="David" w:cs="David"/>
          <w:sz w:val="24"/>
          <w:szCs w:val="24"/>
          <w:rtl/>
        </w:rPr>
        <w:instrText>מיינדפולנס יוביל לשיפור בבקרת קשב ושינויים נוירונליים שקשורים לכך</w:instrText>
      </w:r>
      <w:r w:rsidR="00785498" w:rsidRPr="0013159B">
        <w:rPr>
          <w:rFonts w:ascii="David" w:hAnsi="David" w:cs="David"/>
          <w:sz w:val="24"/>
          <w:szCs w:val="24"/>
          <w:lang w:bidi="ar-SA"/>
        </w:rPr>
        <w:instrText>. \n\n</w:instrText>
      </w:r>
      <w:r w:rsidR="00785498" w:rsidRPr="0013159B">
        <w:rPr>
          <w:rFonts w:ascii="David" w:hAnsi="David" w:cs="David"/>
          <w:sz w:val="24"/>
          <w:szCs w:val="24"/>
          <w:rtl/>
        </w:rPr>
        <w:instrText>מחקר אורך, רנדומיזציה</w:instrText>
      </w:r>
      <w:r w:rsidR="00785498" w:rsidRPr="0013159B">
        <w:rPr>
          <w:rFonts w:ascii="David" w:hAnsi="David" w:cs="David"/>
          <w:sz w:val="24"/>
          <w:szCs w:val="24"/>
          <w:lang w:bidi="ar-SA"/>
        </w:rPr>
        <w:instrText xml:space="preserve">, </w:instrText>
      </w:r>
      <w:r w:rsidR="00785498" w:rsidRPr="0013159B">
        <w:rPr>
          <w:rFonts w:ascii="David" w:hAnsi="David" w:cs="David"/>
          <w:sz w:val="24"/>
          <w:szCs w:val="24"/>
          <w:rtl/>
        </w:rPr>
        <w:instrText>קב' בקורת</w:instrText>
      </w:r>
      <w:r w:rsidR="00785498" w:rsidRPr="0013159B">
        <w:rPr>
          <w:rFonts w:ascii="David" w:hAnsi="David" w:cs="David"/>
          <w:sz w:val="24"/>
          <w:szCs w:val="24"/>
          <w:lang w:bidi="ar-SA"/>
        </w:rPr>
        <w:instrText>, EEG, \n\n</w:instrText>
      </w:r>
      <w:r w:rsidR="00785498" w:rsidRPr="0013159B">
        <w:rPr>
          <w:rFonts w:ascii="David" w:hAnsi="David" w:cs="David"/>
          <w:sz w:val="24"/>
          <w:szCs w:val="24"/>
          <w:rtl/>
        </w:rPr>
        <w:instrText>מהלך</w:instrText>
      </w:r>
      <w:r w:rsidR="00785498" w:rsidRPr="0013159B">
        <w:rPr>
          <w:rFonts w:ascii="David" w:hAnsi="David" w:cs="David"/>
          <w:sz w:val="24"/>
          <w:szCs w:val="24"/>
          <w:lang w:bidi="ar-SA"/>
        </w:rPr>
        <w:instrText xml:space="preserve"> - \n</w:instrText>
      </w:r>
      <w:r w:rsidR="00785498" w:rsidRPr="0013159B">
        <w:rPr>
          <w:rFonts w:ascii="David" w:hAnsi="David" w:cs="David"/>
          <w:sz w:val="24"/>
          <w:szCs w:val="24"/>
          <w:rtl/>
        </w:rPr>
        <w:instrText>בייס ליין</w:instrText>
      </w:r>
      <w:r w:rsidR="00785498" w:rsidRPr="0013159B">
        <w:rPr>
          <w:rFonts w:ascii="David" w:hAnsi="David" w:cs="David"/>
          <w:sz w:val="24"/>
          <w:szCs w:val="24"/>
          <w:lang w:bidi="ar-SA"/>
        </w:rPr>
        <w:instrText xml:space="preserve"> T1 - \n40 </w:instrText>
      </w:r>
      <w:r w:rsidR="00785498" w:rsidRPr="0013159B">
        <w:rPr>
          <w:rFonts w:ascii="David" w:hAnsi="David" w:cs="David"/>
          <w:sz w:val="24"/>
          <w:szCs w:val="24"/>
          <w:rtl/>
        </w:rPr>
        <w:instrText>מתרגלים חדשים</w:instrText>
      </w:r>
      <w:r w:rsidR="00785498" w:rsidRPr="0013159B">
        <w:rPr>
          <w:rFonts w:ascii="David" w:hAnsi="David" w:cs="David"/>
          <w:sz w:val="24"/>
          <w:szCs w:val="24"/>
          <w:lang w:bidi="ar-SA"/>
        </w:rPr>
        <w:instrText xml:space="preserve"> - \n</w:instrText>
      </w:r>
      <w:r w:rsidR="00785498" w:rsidRPr="0013159B">
        <w:rPr>
          <w:rFonts w:ascii="David" w:hAnsi="David" w:cs="David"/>
          <w:sz w:val="24"/>
          <w:szCs w:val="24"/>
          <w:rtl/>
        </w:rPr>
        <w:instrText>קב' תרגול וקב' המתנה</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תרגול - 3 שעות של תרגול</w:instrText>
      </w:r>
      <w:r w:rsidR="00785498" w:rsidRPr="0013159B">
        <w:rPr>
          <w:rFonts w:ascii="David" w:hAnsi="David" w:cs="David"/>
          <w:sz w:val="24"/>
          <w:szCs w:val="24"/>
          <w:lang w:bidi="ar-SA"/>
        </w:rPr>
        <w:instrText xml:space="preserve">.\n- </w:instrText>
      </w:r>
      <w:r w:rsidR="00785498" w:rsidRPr="0013159B">
        <w:rPr>
          <w:rFonts w:ascii="David" w:hAnsi="David" w:cs="David"/>
          <w:sz w:val="24"/>
          <w:szCs w:val="24"/>
          <w:rtl/>
        </w:rPr>
        <w:instrText>אחרי חודשיים</w:instrText>
      </w:r>
      <w:r w:rsidR="00785498" w:rsidRPr="0013159B">
        <w:rPr>
          <w:rFonts w:ascii="David" w:hAnsi="David" w:cs="David"/>
          <w:sz w:val="24"/>
          <w:szCs w:val="24"/>
          <w:lang w:bidi="ar-SA"/>
        </w:rPr>
        <w:instrText xml:space="preserve"> - T2 (</w:instrText>
      </w:r>
      <w:r w:rsidR="00785498" w:rsidRPr="0013159B">
        <w:rPr>
          <w:rFonts w:ascii="David" w:hAnsi="David" w:cs="David"/>
          <w:sz w:val="24"/>
          <w:szCs w:val="24"/>
          <w:rtl/>
        </w:rPr>
        <w:instrText>הונחו לתרגל 10 דק' כל יום</w:instrText>
      </w:r>
      <w:r w:rsidR="00785498" w:rsidRPr="0013159B">
        <w:rPr>
          <w:rFonts w:ascii="David" w:hAnsi="David" w:cs="David"/>
          <w:sz w:val="24"/>
          <w:szCs w:val="24"/>
          <w:lang w:bidi="ar-SA"/>
        </w:rPr>
        <w:instrText xml:space="preserve">) \n- </w:instrText>
      </w:r>
      <w:r w:rsidR="00785498" w:rsidRPr="0013159B">
        <w:rPr>
          <w:rFonts w:ascii="David" w:hAnsi="David" w:cs="David"/>
          <w:sz w:val="24"/>
          <w:szCs w:val="24"/>
          <w:rtl/>
        </w:rPr>
        <w:instrText>אחרי 4 חודשים מתחילת הניסוי</w:instrText>
      </w:r>
      <w:r w:rsidR="00785498" w:rsidRPr="0013159B">
        <w:rPr>
          <w:rFonts w:ascii="David" w:hAnsi="David" w:cs="David"/>
          <w:sz w:val="24"/>
          <w:szCs w:val="24"/>
          <w:lang w:bidi="ar-SA"/>
        </w:rPr>
        <w:instrText xml:space="preserve"> - T3 \n*</w:instrText>
      </w:r>
      <w:r w:rsidR="00785498" w:rsidRPr="0013159B">
        <w:rPr>
          <w:rFonts w:ascii="David" w:hAnsi="David" w:cs="David"/>
          <w:sz w:val="24"/>
          <w:szCs w:val="24"/>
          <w:rtl/>
        </w:rPr>
        <w:instrText>מטלת סטרופ - אינהיביציה של קשב</w:instrText>
      </w:r>
      <w:r w:rsidR="00785498" w:rsidRPr="0013159B">
        <w:rPr>
          <w:rFonts w:ascii="David" w:hAnsi="David" w:cs="David"/>
          <w:sz w:val="24"/>
          <w:szCs w:val="24"/>
          <w:lang w:bidi="ar-SA"/>
        </w:rPr>
        <w:instrText xml:space="preserve"> - \n\nERP = event related potentiol \n</w:instrText>
      </w:r>
      <w:r w:rsidR="00785498" w:rsidRPr="0013159B">
        <w:rPr>
          <w:rFonts w:ascii="David" w:hAnsi="David" w:cs="David"/>
          <w:sz w:val="24"/>
          <w:szCs w:val="24"/>
          <w:rtl/>
        </w:rPr>
        <w:instrText>זיהוי שני אפקטים בי ןהקבוצות</w:instrText>
      </w:r>
      <w:r w:rsidR="00785498" w:rsidRPr="0013159B">
        <w:rPr>
          <w:rFonts w:ascii="David" w:hAnsi="David" w:cs="David"/>
          <w:sz w:val="24"/>
          <w:szCs w:val="24"/>
          <w:lang w:bidi="ar-SA"/>
        </w:rPr>
        <w:instrText xml:space="preserve"> : \n1. </w:instrText>
      </w:r>
      <w:r w:rsidR="00785498" w:rsidRPr="0013159B">
        <w:rPr>
          <w:rFonts w:ascii="David" w:hAnsi="David" w:cs="David"/>
          <w:sz w:val="24"/>
          <w:szCs w:val="24"/>
          <w:rtl/>
        </w:rPr>
        <w:instrText>כ-200 מילי שניות אחרי הגירוי, מצביע שמתרגלי המדיטציה השתפרו במשאבי קשב</w:instrText>
      </w:r>
      <w:r w:rsidR="00785498" w:rsidRPr="0013159B">
        <w:rPr>
          <w:rFonts w:ascii="David" w:hAnsi="David" w:cs="David"/>
          <w:sz w:val="24"/>
          <w:szCs w:val="24"/>
          <w:lang w:bidi="ar-SA"/>
        </w:rPr>
        <w:instrText xml:space="preserve"> ? \n2. </w:instrText>
      </w:r>
      <w:r w:rsidR="00785498" w:rsidRPr="0013159B">
        <w:rPr>
          <w:rFonts w:ascii="David" w:hAnsi="David" w:cs="David"/>
          <w:sz w:val="24"/>
          <w:szCs w:val="24"/>
          <w:rtl/>
        </w:rPr>
        <w:instrText>אפקט באזור 300 מילי שניות אחרי הגירוי - הפחדה של גיוס של משאבים לאורך תהליכי זיהוי אוביקט, בעקר בתנאי הלא תואם (צבע ומילה</w:instrText>
      </w:r>
      <w:r w:rsidR="00785498" w:rsidRPr="0013159B">
        <w:rPr>
          <w:rFonts w:ascii="David" w:hAnsi="David" w:cs="David"/>
          <w:sz w:val="24"/>
          <w:szCs w:val="24"/>
          <w:lang w:bidi="ar-SA"/>
        </w:rPr>
        <w:instrText xml:space="preserve"> </w:instrText>
      </w:r>
      <w:r w:rsidR="00785498" w:rsidRPr="0013159B">
        <w:rPr>
          <w:rFonts w:ascii="David" w:hAnsi="David" w:cs="David"/>
          <w:sz w:val="24"/>
          <w:szCs w:val="24"/>
          <w:rtl/>
        </w:rPr>
        <w:instrText>אחרים</w:instrText>
      </w:r>
      <w:r w:rsidR="00785498" w:rsidRPr="0013159B">
        <w:rPr>
          <w:rFonts w:ascii="David" w:hAnsi="David" w:cs="David"/>
          <w:sz w:val="24"/>
          <w:szCs w:val="24"/>
          <w:lang w:bidi="ar-SA"/>
        </w:rPr>
        <w:instrText>). \n\n</w:instrText>
      </w:r>
      <w:r w:rsidR="00785498" w:rsidRPr="0013159B">
        <w:rPr>
          <w:rFonts w:ascii="David" w:hAnsi="David" w:cs="David"/>
          <w:sz w:val="24"/>
          <w:szCs w:val="24"/>
          <w:rtl/>
        </w:rPr>
        <w:instrText>אזורים מוחיים המשוייכים לכל אפקט</w:instrText>
      </w:r>
      <w:r w:rsidR="00785498" w:rsidRPr="0013159B">
        <w:rPr>
          <w:rFonts w:ascii="David" w:hAnsi="David" w:cs="David"/>
          <w:sz w:val="24"/>
          <w:szCs w:val="24"/>
          <w:lang w:bidi="ar-SA"/>
        </w:rPr>
        <w:instrText>. \n\n</w:instrText>
      </w:r>
      <w:r w:rsidR="00785498" w:rsidRPr="0013159B">
        <w:rPr>
          <w:rFonts w:ascii="David" w:hAnsi="David" w:cs="David"/>
          <w:sz w:val="24"/>
          <w:szCs w:val="24"/>
          <w:rtl/>
        </w:rPr>
        <w:instrText>מסקנה - שיפור בהקצאת משאבי קשב, שיפור בבקרה על קשב</w:instrText>
      </w:r>
      <w:r w:rsidR="00785498" w:rsidRPr="0013159B">
        <w:rPr>
          <w:rFonts w:ascii="David" w:hAnsi="David" w:cs="David"/>
          <w:sz w:val="24"/>
          <w:szCs w:val="24"/>
          <w:lang w:bidi="ar-SA"/>
        </w:rPr>
        <w:instrText>.","page":"1-15","title":"Regular, brief mindfulness meditation practice improves electrophysiological markers of attentional control","type":"article-journal","volume":"6"},"uris":["http://www.mendeley.com/documents/?uuid=bc39d2c4-6c6f-409c-b46e-5727edef76d8"]}],"mendeley":{"formattedCitation":"(Basso, Mchale, Ende, Oberlin, &amp; Suzuki, 2019; Moore, Gruber, Derose, &amp; Malinowski, 2012)","plainTextFormattedCitation":"(Basso, Mchale, Ende, Oberlin, &amp; Suzuki, 2019; Moore, Gruber, Derose, &amp; Malinowski, 2012)","previouslyFormattedCitation":"(Basso, Mchale, Ende, Oberlin, &amp; Suzuki, 2019; Moore, Gruber, Derose, &amp; Malinowski, 2012)"},"properties":{"noteIndex":0},"schema":"https://github.com/citation-style-language/schema/raw/master/csl-citation.json"}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(Basso, Mchale, Ende, Oberlin, &amp; Suzuki, 2019; Moore, Gruber, Derose, &amp; Malinowski, 2012)</w:t>
      </w:r>
      <w:r w:rsidRPr="006A4A9B">
        <w:rPr>
          <w:rFonts w:ascii="David" w:hAnsi="David" w:cs="David"/>
          <w:sz w:val="24"/>
          <w:szCs w:val="24"/>
          <w:lang w:bidi="ar-SA"/>
        </w:rPr>
        <w:fldChar w:fldCharType="end"/>
      </w:r>
      <w:r w:rsidRPr="006A4A9B">
        <w:rPr>
          <w:rFonts w:ascii="David" w:hAnsi="David" w:cs="David"/>
          <w:sz w:val="24"/>
          <w:szCs w:val="24"/>
          <w:lang w:bidi="ar-SA"/>
        </w:rPr>
        <w:t xml:space="preserve">).  </w:t>
      </w:r>
      <w:r w:rsidRPr="006A4A9B">
        <w:rPr>
          <w:rFonts w:ascii="David" w:hAnsi="David" w:cs="David"/>
          <w:b/>
          <w:bCs/>
          <w:sz w:val="24"/>
          <w:szCs w:val="24"/>
          <w:lang w:bidi="ar-SA"/>
        </w:rPr>
        <w:t>Second</w:t>
      </w:r>
      <w:r w:rsidRPr="006A4A9B">
        <w:rPr>
          <w:rFonts w:ascii="David" w:hAnsi="David" w:cs="David"/>
          <w:sz w:val="24"/>
          <w:szCs w:val="24"/>
          <w:lang w:bidi="ar-SA"/>
        </w:rPr>
        <w:t xml:space="preserve">, </w:t>
      </w:r>
      <w:r w:rsidRPr="0013159B">
        <w:rPr>
          <w:rFonts w:ascii="David" w:hAnsi="David" w:cs="David"/>
          <w:b/>
          <w:bCs/>
          <w:sz w:val="24"/>
          <w:szCs w:val="24"/>
          <w:lang w:bidi="ar-SA"/>
        </w:rPr>
        <w:t>effects of MBIs</w:t>
      </w:r>
      <w:r w:rsidRPr="0013159B">
        <w:rPr>
          <w:rFonts w:ascii="David" w:hAnsi="David" w:cs="David"/>
          <w:sz w:val="24"/>
          <w:szCs w:val="24"/>
          <w:lang w:bidi="ar-SA"/>
        </w:rPr>
        <w:t xml:space="preserve"> (mostly MBSR or MBCT) have been observed with respect to sustained attention (e.g., ANT;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{"citationItems":[{"id":"ITEM-1","itemData":{"DOI":"10.1089/acm.2009.0733","ISSN":"1075-5535","abstract":"Abstract Objectives: The objectives of this study were to evaluate whether a mindfulness meditation intervention may be effective in caregivers of close relativ</w:instrText>
      </w:r>
      <w:r w:rsidR="00785498" w:rsidRPr="0013159B">
        <w:rPr>
          <w:rFonts w:ascii="David" w:hAnsi="David" w:cs="David"/>
          <w:sz w:val="24"/>
          <w:szCs w:val="24"/>
          <w:lang w:bidi="ar-SA"/>
        </w:rPr>
        <w:instrText>es with dementia and to help refine t...","author":[{"dropping-particle":"","family":"Oken","given":"Barry S.","non-dropping-particle":"","parse-names":false,"suffix":""},{"dropping-particle":"","family":"Fonareva","given":"Irina","non-dropping-particle":"","parse-names":false,"suffix":""},{"dropping-particle":"","family":"Haas","given":"Mitchell","non-dropping-particle":"","parse-names":false,"suffix":""},{"dropping-particle":"","family":"Wahbeh","given":"Helane","non-dropping-particle":"","parse-names":false,"suffix":""},{"dropping-particle":"","family":"Lane","given":"James B.","non-dropping-particle":"","parse-names":false,"suffix":""},{"dropping-particle":"","family":"Zajdel","given":"Daniel","non-dropping-particle":"","parse-names":false,"suffix":""},{"dropping-particle":"","family":"Amen","given":"Alexandra","non-dropping-particle":"","parse-names":false,"suffix":""}],"container-title":"The Journal of Alternative and Complementary Medicine","id":"ITEM-1","issue":"10","issued":{"date-parts":[["2010","10","18"]]},"page":"1031-1038","publisher":" Mary Ann Liebert, Inc.  140 Huguenot Street, 3rd Floor New Rochelle, NY 10801 USA  ","title":"Pilot Controlled Trial of Mindfulness Meditation and Education for Dementia Caregivers","type":"article-journal","volume":"16"},"uris":["http://www.mendeley.com/documents/?uuid=55425c6b-a50f-3479-85fb-a11e56be46dc"]}],"mendeley":{"formattedCitation":"(Oken et al., 2010)","plainTextFormattedCitation":"(Oken et al., 2010)","previouslyFormattedCitation":"(Oken et al., 2010)"},"properties":{"noteIndex":0},"schema":"https://github.com/citation-style-language/schema/raw/master/csl-citation.json"}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(Oken et al., 2010)</w:t>
      </w:r>
      <w:r w:rsidRPr="006A4A9B">
        <w:rPr>
          <w:rFonts w:ascii="David" w:hAnsi="David" w:cs="David"/>
          <w:sz w:val="24"/>
          <w:szCs w:val="24"/>
          <w:lang w:bidi="ar-SA"/>
        </w:rPr>
        <w:fldChar w:fldCharType="end"/>
      </w:r>
      <w:r w:rsidRPr="006A4A9B">
        <w:rPr>
          <w:rFonts w:ascii="David" w:hAnsi="David" w:cs="David"/>
          <w:sz w:val="24"/>
          <w:szCs w:val="24"/>
          <w:lang w:bidi="ar-SA"/>
        </w:rPr>
        <w:t>; SART;</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{"citationItems":[{"id":"ITEM-1","itemData":{"DOI":"10.1371/journal.pone.0116889","ISBN":"1932-6203","ISSN":"19326203","PMID":"25671579","abstract":"We investigated the impact of mindfulness training (MT) on attentional performance lapses associated with task-unrelated thought (i.e., mind wandering). Periods of persistent and intensive demand</w:instrText>
      </w:r>
      <w:r w:rsidR="00785498" w:rsidRPr="0013159B">
        <w:rPr>
          <w:rFonts w:ascii="David" w:hAnsi="David" w:cs="David"/>
          <w:sz w:val="24"/>
          <w:szCs w:val="24"/>
          <w:lang w:bidi="ar-SA"/>
        </w:rPr>
        <w:instrText>s may compromise attention and increase off-task thinking. Here, we investigated if MT may mitigate these deleterious effects and promote cognitive resilience in military cohorts enduring a high-demand interval of predeployment training. To better understand which aspects of MT programs are most beneficial, three military cohorts were examined. Two of the three groups were provided MT. One group received an 8-hour, 8-week variant of Mindfulness-based Mind Fitness Training (MMFT) emphasizing engagement in training exercises (training-focused MT, n = 40), a second group received a didactic-focused variant emphasizing content regarding stress and resilience (didactic-focused MT, n = 40), and the third group served as a no-training control (NTC, n = 24). Sustained Attention to Response Task (SART) performance was indexed in all military groups and a no-training civilian group (CIV, n = 45) before (T1) and after (T2) the MT course period. Attentional performance (measured by A', a sensitivity index) was lower in NTC vs. CIV at T2, suggesting that performance suffers after enduring a high-demand predeployment interval relative to a similar time period of civilian life. Yet, there were significantly fewer performance lapses in the military cohorts receiving MT relative to NTC, with training-focused MT outperforming didactic-focused MT at T2. From T1 to T2, A' degraded in NTC and didactic-focused MT but remained stable in training-focused MT and CIV. In sum, while protracted periods of high-demand military training may increase attentional performance lapses, practice-focused MT programs akin to training-focused MT may bolster attentional performance more than didactic-focused programs. As such, training-focused MT programs should be further examined in cohorts experiencing protracted high-demand intervals.","author":[{"dropping-particle":"","family":"Jha","given":"Amishi P.","non-dropping-particle":"","parse-names":false,"suffix":""},{"dropping-particle":"","family":"Morrison","given":"Alexandra B.","non-dropping-particle":"","parse-names":false,"suffix":""},{"dropping-particle":"","family":"Dainer-Best","given":"Justin","non-dropping-particle":"","parse-names":false,"suffix":""},{"dropping-particle":"","family":"Parker","given":"Suzanne","non-dropping-particle":"","parse-names":false,"suffix":""},{"dropping-particle":"","family":"Rostrup","given":"Nina","non-dropping-particle":"","parse-names":false,"suffix":""},{"dropping-particle":"","family":"Stanley","given":"Elizabeth A.","non-dropping-particle":"","parse-names":false,"suffix":""}],"container-title":"PLoS ONE","id":"ITEM-1","issue":"2","issued":{"date-parts":[["2015"]]},"page":"1-19","title":"Minds \"at attention \": Mindfulness training curbs attentional lapses in military cohorts","type":"article-journal","volume":"10"},"uris":["http://www.mendeley.com/documents/?uuid=d51b721a-5e58-47c7-9c6e-c9c1b2d86446"]},{"id":"ITEM-2","itemData":{"DOI":"10.1080/10508414.2015.1162639","ISSN":"1050-8414","author":[{"dropping-particle":"","family":"Meland","given":"Anders","non-dropping-particle":"","parse-names":false,"suffix":""},{"dropping-particle":"","family":"Ishimatsu","given":"Kazuma","non-dropping-particle":"","parse-names":false,"suffix":""},{"dropping-particle":"","family":"Pensgaard","given":"Anne Marte","non-dropping-particle":"","parse-names":false,"suffix":""},{"dropping-particle":"","family":"Wagstaff","given":"Anthony","non-dropping-particle":"","parse-names":false,"suffix":""},{"dropping-particle":"","family":"Fonne","given":"Vivianne","non-dropping-particle":"","parse-names":false,"suffix":""},{"dropping-particle":"","family":"Garde","given":"Anne Helene","non-dropping-particle":"","parse-names":false,"suffix":""},{"dropping-particle":"","family":"Harris","given":"Anette","non-dropping-particle":"","parse-names":false,"suffix":""}],"container-title":"The International Journal of Aviation Psychology","id":"ITEM-2","issue":"3-4","issued":{"date-parts":[["2015","10","2"]]},"page":"191-208","title":"Impact of Mindfulness Training on Physiological Measures of Stress and Objective Measures of Attention Control in a Military Helicopter Unit","type":"article-journal","volume":"25"},"uris":["http://www.mendeley.com/documents/?uuid=91c92f67-4c31-3029-9aab-1d2eae360e40"]}],"mendeley":{"formattedCitation":"(A. P. Jha et al., 2015; Meland et al., 2015)","plainTextFormattedCitation":"(A. P. Jha et al., 2015; Meland et al., 2015)","previouslyFormattedCitation":"(A. P. Jha et al., 2015; Meland et al., 2015)"},"properties":{"noteIndex":0},"schema":"https://github.com/citation-style-language/schema/raw/master/csl-citation.json"}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(A. P. Jha et al., 2015; Meland et al., 2015)</w:t>
      </w:r>
      <w:r w:rsidRPr="006A4A9B">
        <w:rPr>
          <w:rFonts w:ascii="David" w:hAnsi="David" w:cs="David"/>
          <w:sz w:val="24"/>
          <w:szCs w:val="24"/>
          <w:lang w:bidi="ar-SA"/>
        </w:rPr>
        <w:fldChar w:fldCharType="end"/>
      </w:r>
      <w:r w:rsidRPr="006A4A9B">
        <w:rPr>
          <w:rFonts w:ascii="David" w:hAnsi="David" w:cs="David"/>
          <w:sz w:val="24"/>
          <w:szCs w:val="24"/>
          <w:lang w:bidi="ar-SA"/>
        </w:rPr>
        <w:t xml:space="preserve">); Continuous </w:t>
      </w:r>
      <w:r w:rsidR="005C74DA" w:rsidRPr="006A4A9B">
        <w:rPr>
          <w:rFonts w:ascii="David" w:hAnsi="David" w:cs="David"/>
          <w:sz w:val="24"/>
          <w:szCs w:val="24"/>
          <w:lang w:bidi="ar-SA"/>
        </w:rPr>
        <w:t xml:space="preserve">Performance Test </w:t>
      </w:r>
      <w:r w:rsidRPr="006A4A9B">
        <w:rPr>
          <w:rFonts w:ascii="David" w:hAnsi="David" w:cs="David"/>
          <w:sz w:val="24"/>
          <w:szCs w:val="24"/>
          <w:lang w:bidi="ar-SA"/>
        </w:rPr>
        <w:t xml:space="preserve">(CPT),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{"citationItems":[{"id":"ITEM-1","itemData":{"author":[{"dropping-particle":"","family":"Cusens","given":"Bryany","non-dropping-particle":"","parse-names":false,"suffix":""},{"dropping-particle":"","family":"Duggan","given":"Geoffrey B","non-dro</w:instrText>
      </w:r>
      <w:r w:rsidR="00785498" w:rsidRPr="0013159B">
        <w:rPr>
          <w:rFonts w:ascii="David" w:hAnsi="David" w:cs="David"/>
          <w:sz w:val="24"/>
          <w:szCs w:val="24"/>
          <w:lang w:bidi="ar-SA"/>
        </w:rPr>
        <w:instrText>pping-particle":"","parse-names":false,"suffix":""},{"dropping-particle":"","family":"Thorne","given":"Kirsty","non-dropping-particle":"","parse-names":false,"suffix":""},{"dropping-particle":"","family":"Burch","given":"Vidyamala","non-dropping-particle":"","parse-names":false,"suffix":""}],"id":"ITEM-1","issue":"November 2009","issued":{"date-parts":[["2010"]]},"note":"</w:instrText>
      </w:r>
      <w:r w:rsidR="00785498" w:rsidRPr="0013159B">
        <w:rPr>
          <w:rFonts w:ascii="David" w:hAnsi="David" w:cs="David"/>
          <w:sz w:val="24"/>
          <w:szCs w:val="24"/>
          <w:rtl/>
        </w:rPr>
        <w:instrText>מצוטט בדיון של</w:instrText>
      </w:r>
      <w:r w:rsidR="00785498" w:rsidRPr="0013159B">
        <w:rPr>
          <w:rFonts w:ascii="David" w:hAnsi="David" w:cs="David"/>
          <w:sz w:val="24"/>
          <w:szCs w:val="24"/>
          <w:lang w:bidi="ar-SA"/>
        </w:rPr>
        <w:instrText xml:space="preserve"> cheisa </w:instrText>
      </w:r>
      <w:r w:rsidR="00785498" w:rsidRPr="0013159B">
        <w:rPr>
          <w:rFonts w:ascii="David" w:hAnsi="David" w:cs="David"/>
          <w:sz w:val="24"/>
          <w:szCs w:val="24"/>
          <w:rtl/>
        </w:rPr>
        <w:instrText>כהסבר לכך שצריך להתמקד בפנים ולא בחוץ</w:instrText>
      </w:r>
      <w:r w:rsidR="00785498" w:rsidRPr="0013159B">
        <w:rPr>
          <w:rFonts w:ascii="David" w:hAnsi="David" w:cs="David"/>
          <w:sz w:val="24"/>
          <w:szCs w:val="24"/>
          <w:lang w:bidi="ar-SA"/>
        </w:rPr>
        <w:instrText xml:space="preserve"> \n\n</w:instrText>
      </w:r>
      <w:r w:rsidR="00785498" w:rsidRPr="0013159B">
        <w:rPr>
          <w:rFonts w:ascii="David" w:hAnsi="David" w:cs="David"/>
          <w:sz w:val="24"/>
          <w:szCs w:val="24"/>
          <w:rtl/>
        </w:rPr>
        <w:instrText>שום שינוי במדדים של קשב</w:instrText>
      </w:r>
      <w:r w:rsidR="00785498" w:rsidRPr="0013159B">
        <w:rPr>
          <w:rFonts w:ascii="David" w:hAnsi="David" w:cs="David"/>
          <w:sz w:val="24"/>
          <w:szCs w:val="24"/>
          <w:lang w:bidi="ar-SA"/>
        </w:rPr>
        <w:instrText>! \n</w:instrText>
      </w:r>
      <w:r w:rsidR="00785498" w:rsidRPr="0013159B">
        <w:rPr>
          <w:rFonts w:ascii="David" w:hAnsi="David" w:cs="David"/>
          <w:sz w:val="24"/>
          <w:szCs w:val="24"/>
          <w:rtl/>
        </w:rPr>
        <w:instrText>הערכה של תרגול נשימה מבוסס מיינדפולנס לניהול כאב</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אפקטים על</w:instrText>
      </w:r>
      <w:r w:rsidR="00785498" w:rsidRPr="0013159B">
        <w:rPr>
          <w:rFonts w:ascii="David" w:hAnsi="David" w:cs="David"/>
          <w:sz w:val="24"/>
          <w:szCs w:val="24"/>
          <w:lang w:bidi="ar-SA"/>
        </w:rPr>
        <w:instrText xml:space="preserve"> well being </w:instrText>
      </w:r>
      <w:r w:rsidR="00785498" w:rsidRPr="0013159B">
        <w:rPr>
          <w:rFonts w:ascii="David" w:hAnsi="David" w:cs="David"/>
          <w:sz w:val="24"/>
          <w:szCs w:val="24"/>
          <w:rtl/>
        </w:rPr>
        <w:instrText>ומדדים רבים של מיינדפולנס</w:instrText>
      </w:r>
      <w:r w:rsidR="00785498" w:rsidRPr="0013159B">
        <w:rPr>
          <w:rFonts w:ascii="David" w:hAnsi="David" w:cs="David"/>
          <w:sz w:val="24"/>
          <w:szCs w:val="24"/>
          <w:lang w:bidi="ar-SA"/>
        </w:rPr>
        <w:instrText xml:space="preserve">\n\n2 </w:instrText>
      </w:r>
      <w:r w:rsidR="00785498" w:rsidRPr="0013159B">
        <w:rPr>
          <w:rFonts w:ascii="David" w:hAnsi="David" w:cs="David"/>
          <w:sz w:val="24"/>
          <w:szCs w:val="24"/>
          <w:rtl/>
        </w:rPr>
        <w:instrText>מחקרים :1</w:instrText>
      </w:r>
      <w:r w:rsidR="00785498" w:rsidRPr="0013159B">
        <w:rPr>
          <w:rFonts w:ascii="David" w:hAnsi="David" w:cs="David"/>
          <w:sz w:val="24"/>
          <w:szCs w:val="24"/>
          <w:lang w:bidi="ar-SA"/>
        </w:rPr>
        <w:instrText xml:space="preserve">\n1- </w:instrText>
      </w:r>
      <w:r w:rsidR="00785498" w:rsidRPr="0013159B">
        <w:rPr>
          <w:rFonts w:ascii="David" w:hAnsi="David" w:cs="David"/>
          <w:sz w:val="24"/>
          <w:szCs w:val="24"/>
          <w:rtl/>
        </w:rPr>
        <w:instrText>פיילוט - ההשפעה על איכות חיים של תרגול מבוסס נשימה לניהול כאב. נצפה אפקט מובהק בדיווח עצמי על דכאון</w:instrText>
      </w:r>
      <w:r w:rsidR="00785498" w:rsidRPr="0013159B">
        <w:rPr>
          <w:rFonts w:ascii="David" w:hAnsi="David" w:cs="David"/>
          <w:sz w:val="24"/>
          <w:szCs w:val="24"/>
          <w:lang w:bidi="ar-SA"/>
        </w:rPr>
        <w:instrText xml:space="preserve">, ....\n2- </w:instrText>
      </w:r>
      <w:r w:rsidR="00785498" w:rsidRPr="0013159B">
        <w:rPr>
          <w:rFonts w:ascii="David" w:hAnsi="David" w:cs="David"/>
          <w:sz w:val="24"/>
          <w:szCs w:val="24"/>
          <w:rtl/>
        </w:rPr>
        <w:instrText>מדידות סויבקטיביות ואל בוביקטיביות של מיינדפולנס .לא נצפה שינוי</w:instrText>
      </w:r>
      <w:r w:rsidR="00785498" w:rsidRPr="0013159B">
        <w:rPr>
          <w:rFonts w:ascii="David" w:hAnsi="David" w:cs="David"/>
          <w:sz w:val="24"/>
          <w:szCs w:val="24"/>
          <w:lang w:bidi="ar-SA"/>
        </w:rPr>
        <w:instrText xml:space="preserve"> </w:instrText>
      </w:r>
      <w:r w:rsidR="00785498" w:rsidRPr="0013159B">
        <w:rPr>
          <w:rFonts w:ascii="David" w:hAnsi="David" w:cs="David"/>
          <w:sz w:val="24"/>
          <w:szCs w:val="24"/>
          <w:rtl/>
        </w:rPr>
        <w:instrText>בהשהיית קשב! מבחן</w:instrText>
      </w:r>
      <w:r w:rsidR="00785498" w:rsidRPr="0013159B">
        <w:rPr>
          <w:rFonts w:ascii="David" w:hAnsi="David" w:cs="David"/>
          <w:sz w:val="24"/>
          <w:szCs w:val="24"/>
          <w:lang w:bidi="ar-SA"/>
        </w:rPr>
        <w:instrText xml:space="preserve"> IAT </w:instrText>
      </w:r>
      <w:r w:rsidR="00785498" w:rsidRPr="0013159B">
        <w:rPr>
          <w:rFonts w:ascii="David" w:hAnsi="David" w:cs="David"/>
          <w:sz w:val="24"/>
          <w:szCs w:val="24"/>
          <w:rtl/>
        </w:rPr>
        <w:instrText>תמך בעלייה בערנות לגירוי חיובי, לאחר ההתערבות</w:instrText>
      </w:r>
      <w:r w:rsidR="00785498" w:rsidRPr="0013159B">
        <w:rPr>
          <w:rFonts w:ascii="David" w:hAnsi="David" w:cs="David"/>
          <w:sz w:val="24"/>
          <w:szCs w:val="24"/>
          <w:lang w:bidi="ar-SA"/>
        </w:rPr>
        <w:instrText>. \n</w:instrText>
      </w:r>
      <w:r w:rsidR="00785498" w:rsidRPr="0013159B">
        <w:rPr>
          <w:rFonts w:ascii="David" w:hAnsi="David" w:cs="David"/>
          <w:sz w:val="24"/>
          <w:szCs w:val="24"/>
          <w:rtl/>
        </w:rPr>
        <w:instrText>המחקר השני התמקד יותר במנגנונים</w:instrText>
      </w:r>
      <w:r w:rsidR="00785498" w:rsidRPr="0013159B">
        <w:rPr>
          <w:rFonts w:ascii="David" w:hAnsi="David" w:cs="David"/>
          <w:sz w:val="24"/>
          <w:szCs w:val="24"/>
          <w:lang w:bidi="ar-SA"/>
        </w:rPr>
        <w:instrText>.","page":"63-78","title":"Report the Breathworks Pain Management Programme : Effects on Well-Being and Multiple Measures of Mindfulness","type":"article-journal","volume":"78"},"uris":["http://www.mendeley.com/documents/?uuid=8c311a61-d185-475d-a33b-072423f44865"]}],"mendeley":{"formattedCitation":"(Cusens et al., 2010)","plainTextFormattedCitation":"(Cusens et al., 2010)","previouslyFormattedCitation":"(Cusens et al., 2010)"},"properties":{"noteIndex":0},"schema":"https://github.com/citation-style-language/schema/raw/master/csl-citation.json"}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(Cusens et al., 2010)</w:t>
      </w:r>
      <w:r w:rsidRPr="006A4A9B">
        <w:rPr>
          <w:rFonts w:ascii="David" w:hAnsi="David" w:cs="David"/>
          <w:sz w:val="24"/>
          <w:szCs w:val="24"/>
          <w:lang w:bidi="ar-SA"/>
        </w:rPr>
        <w:fldChar w:fldCharType="end"/>
      </w:r>
      <w:r w:rsidRPr="006A4A9B">
        <w:rPr>
          <w:rFonts w:ascii="David" w:hAnsi="David" w:cs="David"/>
          <w:sz w:val="24"/>
          <w:szCs w:val="24"/>
          <w:lang w:bidi="ar-SA"/>
        </w:rPr>
        <w:t xml:space="preserve">;Sustained Attention Task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{"citationItems":[{"id":"ITEM-1","itemData":{"DOI":"10.1002/cpp","ISBN":"1063-3995","ISSN":"10633995","abstract":"This study was designed to test the hypothesis that mindfulness involves sustained attention, attention switching, inhibition of elaborative processing and non-directed attention. Healthy adults were tested before and after random assignment to an 8-week Mindfulness-Based Stress Reduction (MBSR) course (n = 39) or</w:instrText>
      </w:r>
      <w:r w:rsidR="00785498" w:rsidRPr="0013159B">
        <w:rPr>
          <w:rFonts w:ascii="David" w:hAnsi="David" w:cs="David"/>
          <w:sz w:val="24"/>
          <w:szCs w:val="24"/>
          <w:lang w:bidi="ar-SA"/>
        </w:rPr>
        <w:instrText xml:space="preserve"> a wait-list control (n = 33). Testing included measures of sustained attention, attention switching, Stroop interference (as a measure of inhibition of elaborative processing), detection of objects in consis- tent or inconsistent scenes (as a measure of non-directed attention), as well as self-report measures of emotional well-being and mind- fulness. Participation in the MBSR course was associated with significantly greater improvements in emotional well-being and mindfulness, but no improvements in attentional control relative to the control group. However, improvements in mindfulness after MBSR were correlated with improvements in object detection. We discuss the implications of these results as they relate to the role of attention in mindfulness. Copyright © 2007 John Wiley &amp; Sons, Ltd.","author":[{"dropping-particle":"","family":"Nicole D. Anderson","given":"","non-dropping-particle":"","parse-names":false,"suffix":""},{"dropping-particle":"","family":"Mark A. Lau","given":"Zindel V. Segal and Scott R. Bishop","non-dropping-particle":"","parse-names":false,"suffix":""}],"id":"ITEM-1","issue":"November","issued":{"date-parts":[["2007"]]},"note":"there may be no effect of mindfulness on basic attention abilities, as Anderson and colleagues (2007) \n</w:instrText>
      </w:r>
      <w:r w:rsidR="00785498" w:rsidRPr="0013159B">
        <w:rPr>
          <w:rFonts w:ascii="David" w:hAnsi="David" w:cs="David"/>
          <w:sz w:val="24"/>
          <w:szCs w:val="24"/>
          <w:rtl/>
        </w:rPr>
        <w:instrText>איו השפעה של מיינדפולנס על יכולות קשב בסיסיות</w:instrText>
      </w:r>
      <w:r w:rsidR="00785498" w:rsidRPr="0013159B">
        <w:rPr>
          <w:rFonts w:ascii="David" w:hAnsi="David" w:cs="David"/>
          <w:sz w:val="24"/>
          <w:szCs w:val="24"/>
          <w:lang w:bidi="ar-SA"/>
        </w:rPr>
        <w:instrText>","page":"449-463","title":"Mindfulness-Based Stress Reduction and Attentional Control","type":"article-journal","volume":"463"},"uris":["http://www.mendeley.com/documents/?uuid=19101455-66ce-4927-807f-f7ac3802da40"]}],"mendeley":{"formattedCitation":"(Nicole D. Anderson &amp; Mark A. Lau, 2007)","plainTextFormattedCitation":"(Nicole D. Anderson &amp; Mark A. Lau, 2007)","previouslyFormattedCitation":"(Nicole D. Anderson &amp; Mark A. Lau, 2007)"},"properties":{"noteIndex":0},"schema":"https://github.com/citation-style-language/schema/raw/master/csl-citation.json"}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(Nicole D. Anderson &amp; Mark A. Lau, 2007)</w:t>
      </w:r>
      <w:r w:rsidRPr="006A4A9B">
        <w:rPr>
          <w:rFonts w:ascii="David" w:hAnsi="David" w:cs="David"/>
          <w:sz w:val="24"/>
          <w:szCs w:val="24"/>
          <w:lang w:bidi="ar-SA"/>
        </w:rPr>
        <w:fldChar w:fldCharType="end"/>
      </w:r>
      <w:r w:rsidRPr="006A4A9B">
        <w:rPr>
          <w:rFonts w:ascii="David" w:hAnsi="David" w:cs="David"/>
          <w:sz w:val="24"/>
          <w:szCs w:val="24"/>
          <w:lang w:bidi="ar-SA"/>
        </w:rPr>
        <w:t xml:space="preserve">, attentional selection, (e.g., ANT,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{"citationItems":[{"id":"ITEM-1","itemData":{"DOI":"10.1177/1087054714548032","ISSN":"15571246","abstract":"Objective: This article describes results from a randomized clinical trial of a mindfulness-based intervention for parents and children, Mindful Family Stress Reduction, on a behavioral measure of attention in youths, th</w:instrText>
      </w:r>
      <w:r w:rsidR="00785498" w:rsidRPr="0013159B">
        <w:rPr>
          <w:rFonts w:ascii="David" w:hAnsi="David" w:cs="David"/>
          <w:sz w:val="24"/>
          <w:szCs w:val="24"/>
          <w:lang w:bidi="ar-SA"/>
        </w:rPr>
        <w:instrText xml:space="preserve">e Attention Network Task (ANT). Method: Forty-one parent–child dyads were randomly assigned to either the mindfulness-based intervention condition or a wait-list control. School-age youths completed the ANT before and after the intervention. Results: Results demonstrate significant, medium-size (f2 = </w:instrText>
      </w:r>
      <w:r w:rsidR="00785498" w:rsidRPr="0013159B">
        <w:rPr>
          <w:rFonts w:ascii="Arial" w:hAnsi="Arial" w:cs="Arial"/>
          <w:sz w:val="24"/>
          <w:szCs w:val="24"/>
          <w:lang w:bidi="ar-SA"/>
        </w:rPr>
        <w:instrText>−</w:instrText>
      </w:r>
      <w:r w:rsidR="00785498" w:rsidRPr="0013159B">
        <w:rPr>
          <w:rFonts w:ascii="David" w:hAnsi="David" w:cs="David"/>
          <w:sz w:val="24"/>
          <w:szCs w:val="24"/>
          <w:lang w:bidi="ar-SA"/>
        </w:rPr>
        <w:instrText>.16) intervention effects to the conflict monitoring subsystem of the ANT such that those in the intervention condition decreased in conflict monitoring more than those in the wait-list control. Youths in the intervention condition also showed improvements in their orienting subsystem scores, compared with controls. Conclusion: Mindfulness-based interventions for youths have potential utility to improve attentional self-regulation, and future research should consider incorporating measures of attention into interventions that use mindfulness training.","author":[{"dropping-particle":"","family":"Felver","given":"Joshua C.","non-dropping-particle":"","parse-names":false,"suffix":""},{"dropping-particle":"","family":"Tipsord","given":"Jessica M.","non-dropping-particle":"","parse-names":false,"suffix":""},{"dropping-particle":"","family":"Morris","given":"Maxwell J.","non-dropping-particle":"","parse-names":false,"suffix":""},{"dropping-particle":"","family":"Racer","given":"Kristina Hiatt","non-dropping-particle":"","parse-names":false,"suffix":""},{"dropping-particle":"","family":"Dishion","given":"Thomas J.","non-dropping-particle":"","parse-names":false,"suffix":""}],"container-title":"Journal of Attention Disorders","id":"ITEM-1","issue":"10","issued":{"date-parts":[["2017"]]},"page":"872-881","title":"The Effects of Mindfulness-Based Intervention on Children’s Attention Regulation","type":"article-journal","volume":"21"},"uris":["http://www.mendeley.com/documents/?uuid=c528ff6c-2a3a-4dc7-b47c-36d8e69dd3b2"]},{"id":"ITEM-2","itemData":{"DOI":"10.1007/s12144-016-9454-y","ISSN":"1046-1310","author":[{"dropping-particle":"","family":"Becerra","given":"Rodrigo","non-dropping-particle":"","parse-names":false,"suffix":""},{"dropping-particle":"","family":"Dandrade","given":"Coralyn","non-dropping-particle":"","parse-names":false,"suffix":""},{"dropping-particle":"","family":"Harms","given":"Craig","non-dropping-particle":"","parse-names":false,"suffix":""}],"container-title":"Current Psychology","id":"ITEM-2","issue":"3","issued":{"date-parts":[["2017","9","2"]]},"page":"657-664","publisher":"Springer US","title":"Can Specific Attentional Skills be Modified with Mindfulness Training for Novice Practitioners?","type":"article-journal","volume":"36"},"uris":["http://www.mendeley.com/documents/?uuid=259404ad-bf47-3c4b-a038-02d1d0730b86"]},{"id":"ITEM-3","itemData":{"DOI":"10.1111/lapo.12054","ISSN":"02658240","abstract":"Mindfulness is defined as paying attention in the present moment. We investigate the hypothesis that mindful-ness training may alter or enhance specific aspects of attention. We examined three functionally and neuroana-tomically distinct but overlapping attentional subsystems: alerting, orienting, and conflict monitoring. Func-tioning of each subsystem was indexed by performance on the Attention Network Test (ANT; Fan, McCandliss, Sommer, Raz, &amp; Posner, 2002). Two types of mindfulness training (MT) programs were examined, and behav-ioral testing was conducted on participants before (Time 1) and after (Time 2) training. One training group consisted of individuals naive to mindfulness techniques who participated in an 8-week mindfulness-based stress reduction (MBSR) course that emphasized the development of concentrative meditation skills. The other training group consisted of individuals experienced in concentrative meditation techniques who participated in a 1-month intensive mindfulness retreat. Performance of these groups was compared with that of control participants who were meditation naive and received no MT. At Time 1, the participants in the retreat group demonstrated improved conflict monitoring performance relative to those in the MBSR and control groups. At Time 2, the participants in the MBSR course demonstrated significantly improved orienting in comparison with the control and retreat participants. In contrast, the participants in the retreat group demonstrated altered perfor-mance on the alerting component, with improvements in exogenous stimulus detection in comparison with the control and MBSR participants. The groups did not differ in conflict monitoring performance at Time 2. These results suggest that mindfulness training may improve attention-related behavioral responses by enhancing func-tioning of specific subcomponents of attention. Whereas participation in the MBSR course improved the ability to endogenously orient attention, retreat participation appeared to allow for the development and emergence of receptive attentional skills, which improved exogenous alerting-related process.","author":[{"dropping-particle":"","family":"Jha","given":"Amishi","non-dropping-particle":"","parse-names":false,"suffix":""},{"dropping-particle":"","family":"Krompinger","given":"Jason","non-dropping-particle":"","parse-names":false,"suffix":""},{"dropping-particle":"","family":"Baime","given":"Michael","non-dropping-particle":"","parse-names":false,"suffix":""}],"container-title":"Cognitive, Affective, &amp; Behavioural Neuroscience","id":"ITEM-3","issue":"2","issued":{"date-parts":[["2007"]]},"note":"</w:instrText>
      </w:r>
      <w:r w:rsidR="00785498" w:rsidRPr="0013159B">
        <w:rPr>
          <w:rFonts w:ascii="David" w:hAnsi="David" w:cs="David"/>
          <w:sz w:val="24"/>
          <w:szCs w:val="24"/>
          <w:rtl/>
        </w:rPr>
        <w:instrText>לקרוא! אמנם מ-2007 אבל מצוטט בטירוף ואולי יעשה סדר לפחות לגישה של אמישי ג'ה לכל העניין</w:instrText>
      </w:r>
      <w:r w:rsidR="00785498" w:rsidRPr="0013159B">
        <w:rPr>
          <w:rFonts w:ascii="David" w:hAnsi="David" w:cs="David"/>
          <w:sz w:val="24"/>
          <w:szCs w:val="24"/>
          <w:lang w:bidi="ar-SA"/>
        </w:rPr>
        <w:instrText>","page":"109-119","title":"Mindfulness training modifies","type":"article-journal","volume":"7"},"uris":["http://www.mendeley.com/documents/?uuid=1b5d51ba-615f-4b8a-aa43-53216c092b53"]}],"mendeley":{"formattedCitation":"(Becerra, Dandrade, &amp; Harms, 2017; Felver, Tipsord, Morris, Racer, &amp; Dishion, 2017; A. Jha et al., 2007)","plainTextFormattedCitation":"(Becerra, Dandrade, &amp; Harms, 2017; Felver, Tipsord, Morris, Racer, &amp; Dishion, 2017; A. Jha et al., 2007)","previouslyFormattedCitation":"(Becerra, Dandrade, &amp; Harms, 2017; Felver, Tipsord, Morris, Racer, &amp; Dishion, 2017; A. Jha et al., 2007)"},"properties":{"noteIndex":0},"schema":"https://github.com/citation-style-language/schema/raw/master/csl-citation.json"}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(Becerra, Dandrade, &amp; Harms, 2017; Felver, Tipsord, Morris, Racer, &amp; Dishion, 2017; A. Jha et al., 2007)</w:t>
      </w:r>
      <w:r w:rsidRPr="006A4A9B">
        <w:rPr>
          <w:rFonts w:ascii="David" w:hAnsi="David" w:cs="David"/>
          <w:sz w:val="24"/>
          <w:szCs w:val="24"/>
          <w:lang w:bidi="ar-SA"/>
        </w:rPr>
        <w:fldChar w:fldCharType="end"/>
      </w:r>
      <w:r w:rsidRPr="006A4A9B">
        <w:rPr>
          <w:rFonts w:ascii="David" w:hAnsi="David" w:cs="David"/>
          <w:sz w:val="24"/>
          <w:szCs w:val="24"/>
          <w:lang w:bidi="ar-SA"/>
        </w:rPr>
        <w:t xml:space="preserve">, The </w:t>
      </w:r>
      <w:r w:rsidR="005C74DA" w:rsidRPr="006A4A9B">
        <w:rPr>
          <w:rFonts w:ascii="David" w:hAnsi="David" w:cs="David"/>
          <w:sz w:val="24"/>
          <w:szCs w:val="24"/>
          <w:lang w:bidi="ar-SA"/>
        </w:rPr>
        <w:t xml:space="preserve">D2 </w:t>
      </w:r>
      <w:r w:rsidRPr="006A4A9B">
        <w:rPr>
          <w:rFonts w:ascii="David" w:hAnsi="David" w:cs="David"/>
          <w:sz w:val="24"/>
          <w:szCs w:val="24"/>
          <w:lang w:bidi="ar-SA"/>
        </w:rPr>
        <w:t xml:space="preserve">Test </w:t>
      </w:r>
      <w:r w:rsidR="005C74DA" w:rsidRPr="0013159B">
        <w:rPr>
          <w:rFonts w:ascii="David" w:hAnsi="David" w:cs="David"/>
          <w:sz w:val="24"/>
          <w:szCs w:val="24"/>
          <w:lang w:bidi="ar-SA"/>
        </w:rPr>
        <w:t xml:space="preserve">Of </w:t>
      </w:r>
      <w:r w:rsidRPr="0013159B">
        <w:rPr>
          <w:rFonts w:ascii="David" w:hAnsi="David" w:cs="David"/>
          <w:sz w:val="24"/>
          <w:szCs w:val="24"/>
          <w:lang w:bidi="ar-SA"/>
        </w:rPr>
        <w:t xml:space="preserve">Attention,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{"citationItems":[{"id":"ITEM-1","itemData":{"DOI":"10.1037/a0024931","ISSN":"00963445","PMID":"21910559","abstract":"Improvements in attentional performance are at the core of proposed mechanisms for stress reduction in mindfulness meditation practices. However, this claim can be qu</w:instrText>
      </w:r>
      <w:r w:rsidR="00785498" w:rsidRPr="0013159B">
        <w:rPr>
          <w:rFonts w:ascii="David" w:hAnsi="David" w:cs="David"/>
          <w:sz w:val="24"/>
          <w:szCs w:val="24"/>
          <w:lang w:bidi="ar-SA"/>
        </w:rPr>
        <w:instrText>estioned because no previous studies have actively manipulated test effort in control groups and controlled for effects of stress reduction per se. In a blinded design, 48 young, healthy meditation novices were randomly assigned to a mindfulness-based stress reduction (MBSR), nonmindfulness stress reduction (NMSR), or inactive control group. At posttest, inactive controls were randomly split into nonincentive and incentive controls, the latter receiving a financial reward to improve attentional performance. Pre- and postintervention, 5 validated attention paradigms were employed along with self-report scales on mindfulness and perceived stress and saliva cortisol samples to measure physiological stress. Attentional effects of MBSR, NMSR, and the financial incentive were comparable or significantly larger in the incentive group on all reaction-time-based measures. However, selective attention in the MBSR group improved significantly more than in any other group. Similarly, only the MBSR intervention improved the threshold for conscious perception and visual working memory capacity. Furthermore, stress-reducing effects of MBSR were supported because those in the MBSR group showed significantly less perceived and physiological stress while increasing their mindfulness levels significantly. We argue that MBSR may contribute uniquely to attentional improvements but that further research focusing on non-reaction-time-based measures and outcomes less confounded by test effort is needed. Critically, our data demonstrate that previously observed improvements of attention after MBSR may be seriously confounded by test effort and nonmindfulness stress reduction.","author":[{"dropping-particle":"","family":"Jensen","given":"Christian Gaden","non-dropping-particle":"","parse-names":false,"suffix":""},{"dropping-particle":"","family":"Vangkilde","given":"Signe","non-dropping-particle":"","parse-names":false,"suffix":""},{"dropping-particle":"","family":"Frokjaer","given":"Vibe","non-dropping-particle":"","parse-names":false,"suffix":""},{"dropping-particle":"","family":"Hasselbalch","given":"Steen G.","non-dropping-particle":"","parse-names":false,"suffix":""}],"container-title":"Journal of Experimental Psychology: General","id":"ITEM-1","issue":"1","issued":{"date-parts":[["2012"]]},"note":", selective attention in the MBSR group improved significantly more than in any other group. (d2)\n\nNO EFFECT to stroop and other tasks","page":"106-123","title":"Mindfulness training affects attention-Or is it attentional effort?","type":"article-journal","volume":"141"},"uris":["http://www.mendeley.com/documents/?uuid=7c49d840-c70b-4ed4-b78c-171716a1b03d"]}],"mendeley":{"formattedCitation":"(Jensen, Vangkilde, Frokjaer, &amp; Hasselbalch, 2012)","plainTextFormattedCitation":"(Jensen, Vangkilde, Frokjaer, &amp; Hasselbalch, 2012)","previouslyFormattedCitation":"(Jensen, Vangkilde, Frokjaer, &amp; Hasselbalch, 2012)"},"properties":{"noteIndex":0},"schema":"https://github.com/citation-style-language/schema/raw/master/csl-citation.json"}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(Jensen, Vangkilde, Frokjaer, &amp; Hasselbalch, 2012)</w:t>
      </w:r>
      <w:r w:rsidRPr="006A4A9B">
        <w:rPr>
          <w:rFonts w:ascii="David" w:hAnsi="David" w:cs="David"/>
          <w:sz w:val="24"/>
          <w:szCs w:val="24"/>
          <w:lang w:bidi="ar-SA"/>
        </w:rPr>
        <w:fldChar w:fldCharType="end"/>
      </w:r>
      <w:r w:rsidRPr="006A4A9B">
        <w:rPr>
          <w:rFonts w:ascii="David" w:hAnsi="David" w:cs="David"/>
          <w:sz w:val="24"/>
          <w:szCs w:val="24"/>
          <w:lang w:bidi="ar-SA"/>
        </w:rPr>
        <w:t xml:space="preserve">, </w:t>
      </w:r>
      <w:r w:rsidR="005C74DA" w:rsidRPr="006A4A9B">
        <w:rPr>
          <w:rFonts w:ascii="David" w:hAnsi="David" w:cs="David"/>
          <w:sz w:val="24"/>
          <w:szCs w:val="24"/>
          <w:lang w:bidi="ar-SA"/>
        </w:rPr>
        <w:t xml:space="preserve">Dot-Probe Task </w:t>
      </w:r>
      <w:r w:rsidRPr="0013159B">
        <w:rPr>
          <w:rFonts w:ascii="David" w:hAnsi="David" w:cs="David"/>
          <w:sz w:val="24"/>
          <w:szCs w:val="24"/>
          <w:lang w:bidi="ar-SA"/>
        </w:rPr>
        <w:t xml:space="preserve">with for bias to pain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{"citationItems":[{"id":"ITEM-1","itemData":{"DOI":"10.1159/000348868","ISSN":"1423-0348","PMID":"23942276","abstract":"BACKGROUND Chronic pain involves hypervigilance for pain-related stimuli. Selective attention to pain-related stimuli, known as pain attentional bias (AB), can exacerbate chronic pain, prolong suffering, and undermine quality of life. The aim of this study was to determine if a multimodal mindfulnes</w:instrText>
      </w:r>
      <w:r w:rsidR="00785498" w:rsidRPr="0013159B">
        <w:rPr>
          <w:rFonts w:ascii="David" w:hAnsi="David" w:cs="David"/>
          <w:sz w:val="24"/>
          <w:szCs w:val="24"/>
          <w:lang w:bidi="ar-SA"/>
        </w:rPr>
        <w:instrText>s-oriented intervention could significantly reduce pain AB among chronic pain patients receiving opioid analgesics. METHODS A total of 67 chronic pain patients were randomized to an 8-week Mindfulness-Oriented Recovery Enhancement (MORE) intervention or a social support group intervention and began treatment. A dot probe task was used to measure pain AB. Primary outcomes were pain AB scores for cues presented for 2,000 and 200 ms. RESULTS Prior to intervention, participants exhibited a significant bias towards pain-related cues presented for 2,000 ms, but no bias for cues presented for 200 ms. A statistically significant time × intervention condition interaction was observed for 2,000 ms pain AB, such that participants in MORE evidenced significantly reduced posttreatment pain AB relative to pretreatment levels, whereas no significant pre-post treatment changes in pain AB were observed for support group participants. Decreases in pain AB were associated with increased perceived control over pain and attenuated reactivity to distressing thoughts and emotions. CONCLUSION Study findings provide the first indication that a mindfulness-oriented intervention may reduce pain AB among adults suffering from chronic pain. Given the magnitude of chronic pain in postindustrial societies, coupled with the dramatic escalation in prescription opioid misuse, future studies should evaluate MORE as a nonpharmacological means of addressing factors linked with chronic pain.","author":[{"dropping-particle":"","family":"Garland","given":"Eric L.","non-dropping-particle":"","parse-names":false,"suffix":""},{"dropping-particle":"","family":"Howard","given":"Matthew O.","non-dropping-particle":"","parse-names":false,"suffix":""}],"container-title":"Psychotherapy and Psychosomatics","id":"ITEM-1","issue":"5","issued":{"date-parts":[["2013"]]},"note":"</w:instrText>
      </w:r>
      <w:r w:rsidR="00785498" w:rsidRPr="0013159B">
        <w:rPr>
          <w:rFonts w:ascii="David" w:hAnsi="David" w:cs="David"/>
          <w:sz w:val="24"/>
          <w:szCs w:val="24"/>
          <w:rtl/>
        </w:rPr>
        <w:instrText>הטייה קשבית לכאב - ירידה</w:instrText>
      </w:r>
      <w:r w:rsidR="00785498" w:rsidRPr="0013159B">
        <w:rPr>
          <w:rFonts w:ascii="David" w:hAnsi="David" w:cs="David"/>
          <w:sz w:val="24"/>
          <w:szCs w:val="24"/>
          <w:lang w:bidi="ar-SA"/>
        </w:rPr>
        <w:instrText>","page":"311-318","publisher":"Karger Publishers","title":"Mindfulness-Oriented Recovery Enhancement Reduces Pain Attentional Bias in Chronic Pain Patients","type":"article-journal","volume":"82"},"uris":["http://www.mendeley.com/documents/?uuid=b64f2b47-fab1-3e2c-994a-4f9d4667dc2f"]},{"id":"ITEM-2","itemData":{"DOI":"10.1007/s10608-011-9391-x","ISSN":"01475916","abstract":"The current study investigated the effects of an 8-week mindfulness-based meditation training (MMT) intervention on attentional bias, engagement and disengagement of pain-related threat in fibromyalgia patients as compared to an age-matched control group. A well validated dot-probe task was used to explore early versus later stages of attentional processing through the use of two stimulus exposure durations (100, 500 ms) of pain-related threat words. The enduring effects of MMT were assessed 6-months after completion of MMT. Preliminary results suggest that MMT reduces avoidance of pain-related threat at early levels of processing, and facilitates disengagement from threat at later stages of processing. Furthermore, it appears that effects of MMT on early attentional threat processing do not remain stable after long-term follow-up.","author":[{"dropping-particle":"","family":"Vago","given":"David R.","non-dropping-particle":"","parse-names":false,"suffix":""},{"dropping-particle":"","family":"Nakamura","given":"Yoshio","non-dropping-particle":"","parse-names":false,"suffix":""}],"container-title":"Cognitive Therapy and Research","id":"ITEM-2","issue":"6","issued":{"date-parts":[["2011"]]},"note":"</w:instrText>
      </w:r>
      <w:r w:rsidR="00785498" w:rsidRPr="0013159B">
        <w:rPr>
          <w:rFonts w:ascii="David" w:hAnsi="David" w:cs="David"/>
          <w:sz w:val="24"/>
          <w:szCs w:val="24"/>
          <w:rtl/>
        </w:rPr>
        <w:instrText>הטייה קשבית סלקטיבית כלפי כא שקשור לאיום</w:instrText>
      </w:r>
      <w:r w:rsidR="00785498" w:rsidRPr="0013159B">
        <w:rPr>
          <w:rFonts w:ascii="David" w:hAnsi="David" w:cs="David"/>
          <w:sz w:val="24"/>
          <w:szCs w:val="24"/>
          <w:lang w:bidi="ar-SA"/>
        </w:rPr>
        <w:instrText xml:space="preserve"> - \n</w:instrText>
      </w:r>
      <w:r w:rsidR="00785498" w:rsidRPr="0013159B">
        <w:rPr>
          <w:rFonts w:ascii="David" w:hAnsi="David" w:cs="David"/>
          <w:sz w:val="24"/>
          <w:szCs w:val="24"/>
          <w:rtl/>
        </w:rPr>
        <w:instrText>השפעה של 8 שבועות מיינדפולנס על הטיות קשביות, התנתקות מכאב</w:instrText>
      </w:r>
      <w:r w:rsidR="00785498" w:rsidRPr="0013159B">
        <w:rPr>
          <w:rFonts w:ascii="David" w:hAnsi="David" w:cs="David"/>
          <w:sz w:val="24"/>
          <w:szCs w:val="24"/>
          <w:lang w:bidi="ar-SA"/>
        </w:rPr>
        <w:instrText>","page":"581-594","title":"Selective attentional bias towards pain-related threat in fibromyalgia: Preliminary evidence for effects of mindfulness meditation training","type":"article-journal","volume":"35"},"uris":["http://www.mendeley.com/documents/?uuid=b8316fb2-0433-4da1-af1f-9bc76df45315"]}],"mendeley":{"formattedCitation":"(Garland &amp; Howard, 2013; Vago &amp; Nakamura, 2011)","plainTextFormattedCitation":"(Garland &amp; Howard, 2013; Vago &amp; Nakamura, 2011)","previouslyFormattedCitation":"(Garland &amp; Howard, 2013; Vago &amp; Nakamura, 2011)"},"properties":{"noteIndex":0},"schema":"https://github.com/citation-style-language/schema/raw/master/csl-citation.json"}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(Garland &amp; Howard, 2013; Vago &amp; Nakamura, 2011)</w:t>
      </w:r>
      <w:r w:rsidRPr="006A4A9B">
        <w:rPr>
          <w:rFonts w:ascii="David" w:hAnsi="David" w:cs="David"/>
          <w:sz w:val="24"/>
          <w:szCs w:val="24"/>
          <w:lang w:bidi="ar-SA"/>
        </w:rPr>
        <w:fldChar w:fldCharType="end"/>
      </w:r>
      <w:r w:rsidRPr="006A4A9B">
        <w:rPr>
          <w:rFonts w:ascii="David" w:hAnsi="David" w:cs="David"/>
          <w:sz w:val="24"/>
          <w:szCs w:val="24"/>
          <w:lang w:bidi="ar-SA"/>
        </w:rPr>
        <w:t xml:space="preserve">, Negative Affective Priming Task (NAP)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{"citationItems":[{"id":"ITEM-1","itemData":{"DOI":"10.1007/s10608-011-9411-x","ISSN":"01475916","abstract":"Mindfulness-based cognitive therapy (MBCT) has been demonstrated to be successful in the prevention of relapse in patients with recur</w:instrText>
      </w:r>
      <w:r w:rsidR="00785498" w:rsidRPr="0013159B">
        <w:rPr>
          <w:rFonts w:ascii="David" w:hAnsi="David" w:cs="David"/>
          <w:sz w:val="24"/>
          <w:szCs w:val="24"/>
          <w:lang w:bidi="ar-SA"/>
        </w:rPr>
        <w:instrText>rent major depressive disorder (MDD). With regard to its working mechanisms, it is hypothesized that mindfulness meditation influences the processing of emotional information and that it could therefore reduce cognitive vulnerability factors that are observed during and after remission of depressive episodes. In this study we investigated the effects of an 8 week MBCT training versus no intervention on the facilitation and inhibition of attention for sad versus happy faces in a group of people with a history of MDD, N = 45. The comparison group consisted of a non-treatment seeking group with a history of MDD, recruited from the community, N = 26. At baseline, we found that formerly depressed patients who applied for MBCT training inhibited attention for positive information, and showed facilitation of attention for negative information. However, the comparison group did not show similar attentional characteristics. After MBCT, participants showed a reduced facilitation of attention for negative information and a reduced inhibition of attention for positive information, which is indicative of open attention towards all emotional information. © Springer Science+Business Media, LLC 2011.","author":[{"dropping-particle":"","family":"Raedt","given":"Rudi","non-dropping-particle":"De","parse-names":false,"suffix":""},{"dropping-particle":"","family":"Baert","given":"Saskia","non-dropping-particle":"","parse-names":false,"suffix":""},{"dropping-particle":"","family":"Demeyer","given":"Ineke","non-dropping-particle":"","parse-names":false,"suffix":""},{"dropping-particle":"","family":"Goeleven","given":"Ellen","non-dropping-particle":"","parse-names":false,"suffix":""},{"dropping-particle":"","family":"Raes","given":"An","non-dropping-particle":"","parse-names":false,"suffix":""},{"dropping-particle":"","family":"Visser","given":"Adriaan","non-dropping-particle":"","parse-names":false,"suffix":""},{"dropping-particle":"","family":"Wysmans","given":"Michel","non-dropping-particle":"","parse-names":false,"suffix":""},{"dropping-particle":"","family":"Jansen","given":"Erik","non-dropping-particle":"","parse-names":false,"suffix":""},{"dropping-particle":"","family":"Schacht","given":"Rik","non-dropping-particle":"","parse-names":false,"suffix":""},{"dropping-particle":"","family":"Aalderen","given":"Joel R.","non-dropping-particle":"Van","parse-names":false,"suffix":""},{"dropping-particle":"","family":"Speckens","given":"Anne","non-dropping-particle":"","parse-names":false,"suffix":""}],"container-title":"Cognitive Therapy and Research","id":"ITEM-1","issue":"6","issued":{"date-parts":[["2012"]]},"note":"</w:instrText>
      </w:r>
      <w:r w:rsidR="00785498" w:rsidRPr="0013159B">
        <w:rPr>
          <w:rFonts w:ascii="David" w:hAnsi="David" w:cs="David"/>
          <w:sz w:val="24"/>
          <w:szCs w:val="24"/>
          <w:rtl/>
        </w:rPr>
        <w:instrText>סופר רלבנטי</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לקרוא לעומק</w:instrText>
      </w:r>
      <w:r w:rsidR="00785498" w:rsidRPr="0013159B">
        <w:rPr>
          <w:rFonts w:ascii="David" w:hAnsi="David" w:cs="David"/>
          <w:sz w:val="24"/>
          <w:szCs w:val="24"/>
          <w:lang w:bidi="ar-SA"/>
        </w:rPr>
        <w:instrText>!\n\n</w:instrText>
      </w:r>
      <w:r w:rsidR="00785498" w:rsidRPr="0013159B">
        <w:rPr>
          <w:rFonts w:ascii="David" w:hAnsi="David" w:cs="David"/>
          <w:sz w:val="24"/>
          <w:szCs w:val="24"/>
          <w:rtl/>
        </w:rPr>
        <w:instrText>בדיוק קשור למחקר שאנחנו רוצים לבדוק ב</w:instrText>
      </w:r>
      <w:r w:rsidR="00785498" w:rsidRPr="0013159B">
        <w:rPr>
          <w:rFonts w:ascii="David" w:hAnsi="David" w:cs="David"/>
          <w:sz w:val="24"/>
          <w:szCs w:val="24"/>
          <w:lang w:bidi="ar-SA"/>
        </w:rPr>
        <w:instrText>-dichotic 1 back\n\n</w:instrText>
      </w:r>
      <w:r w:rsidR="00785498" w:rsidRPr="0013159B">
        <w:rPr>
          <w:rFonts w:ascii="David" w:hAnsi="David" w:cs="David"/>
          <w:sz w:val="24"/>
          <w:szCs w:val="24"/>
          <w:rtl/>
        </w:rPr>
        <w:instrText>סלקציה</w:instrText>
      </w:r>
      <w:r w:rsidR="00785498" w:rsidRPr="0013159B">
        <w:rPr>
          <w:rFonts w:ascii="David" w:hAnsi="David" w:cs="David"/>
          <w:sz w:val="24"/>
          <w:szCs w:val="24"/>
          <w:lang w:bidi="ar-SA"/>
        </w:rPr>
        <w:instrText>","page":"612-620","title":"Changes in attentional processing of emotional information following mindfulness-based cognitive therapy in people with a history of depression: Towards an open attention for all emotional experiences","type":"article-journal","volume":"36"},"uris":["http://www.mendeley.com/documents/?uuid=b639f789-3adb-4e1f-850b-ad13d9edea70"]}],"mendeley":{"formattedCitation":"(De Raedt et al., 2012)","plainTextFormattedCitation":"(De Raedt et al., 2012)","previouslyFormattedCitation":"(De Raedt et al., 2012)"},"properties":{"noteIndex":0},"schema":"https://github.com/citation-style-language/schema/raw/master/csl-citation.json"}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(De Raedt et al., 2012)</w:t>
      </w:r>
      <w:r w:rsidRPr="006A4A9B">
        <w:rPr>
          <w:rFonts w:ascii="David" w:hAnsi="David" w:cs="David"/>
          <w:sz w:val="24"/>
          <w:szCs w:val="24"/>
          <w:lang w:bidi="ar-SA"/>
        </w:rPr>
        <w:fldChar w:fldCharType="end"/>
      </w:r>
      <w:r w:rsidRPr="006A4A9B">
        <w:rPr>
          <w:rFonts w:ascii="David" w:hAnsi="David" w:cs="David"/>
          <w:sz w:val="24"/>
          <w:szCs w:val="24"/>
          <w:lang w:bidi="ar-SA"/>
        </w:rPr>
        <w:t xml:space="preserve"> and attentional control (e.g., ANT,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{"citationItems":[{"id":"ITEM-1","itemData":{"DOI":"10.1177/1087054707308502","ISSN":"10870547","abstract":"Objective: ADHD is a childhood-onset psychiatric condition that often continues into adulthood. Stimulant medications are the mainstay of treatment; however, additional approaches are frequently desired. In recent years, mindfulness meditation has been proposed to i</w:instrText>
      </w:r>
      <w:r w:rsidR="00785498" w:rsidRPr="0013159B">
        <w:rPr>
          <w:rFonts w:ascii="David" w:hAnsi="David" w:cs="David"/>
          <w:sz w:val="24"/>
          <w:szCs w:val="24"/>
          <w:lang w:bidi="ar-SA"/>
        </w:rPr>
        <w:instrText xml:space="preserve">mprove attention, reduce stress, and improve mood. This study tests the feasibility of an 8-week mindfulness training program for adults and adolescents with ADHD. Method: Twenty-four adults and eight adolescents with ADHD enrolled in a feasibility study of an 8-week mindfulness training program. Results: The majority of participants completed the training and reported high satisfaction with the training. Pre-post improvements in self-reported ADHD symptoms and test performance on tasks measuring attention and cognitive inhibition were noted. Improvements in anxiety and depressive symptoms were also observed. Conclusion: Mindfulness training is a feasible intervention in a subset of ADHD adults and adolescents and may improve behavioral and neurocognitive impairments. A controlled clinical study is warranted. © 2008 Sage Publications.","author":[{"dropping-particle":"","family":"Zylowska","given":"Lidia","non-dropping-particle":"","parse-names":false,"suffix":""},{"dropping-particle":"","family":"Ackerman","given":"Deborah L.","non-dropping-particle":"","parse-names":false,"suffix":""},{"dropping-particle":"","family":"Yang","given":"May H.","non-dropping-particle":"","parse-names":false,"suffix":""},{"dropping-particle":"","family":"Futrell","given":"Julie L.","non-dropping-particle":"","parse-names":false,"suffix":""},{"dropping-particle":"","family":"Horton","given":"Nancy L.","non-dropping-particle":"","parse-names":false,"suffix":""},{"dropping-particle":"","family":"Hale","given":"T. Sigi","non-dropping-particle":"","parse-names":false,"suffix":""},{"dropping-particle":"","family":"Pataki","given":"Caroly","non-dropping-particle":"","parse-names":false,"suffix":""},{"dropping-particle":"","family":"Smalley","given":"Susan L.","non-dropping-particle":"","parse-names":false,"suffix":""}],"container-title":"Journal of Attention Disorders","id":"ITEM-1","issue":"6","issued":{"date-parts":[["2008"]]},"page":"737-746","title":"Mindfulness meditation training in adults and adolescents with ADHD: A feasibility study","type":"article-journal","volume":"11"},"uris":["http://www.mendeley.com/documents/?uuid=96a33e42-677b-4176-9150-70bb78e2debf"]},{"id":"ITEM-2","itemData":{"DOI":"10.1177/1087054714548032","ISSN":"15571246","abstract":"Objective: This article describes results from a randomized clinical trial of a mindfulness-based intervention for parents and children, Mindful Family Stress Reduction, on a behavioral measure of attention in youths, the Attention Network Task (ANT). Method: Forty-one parent–child dyads were randomly assigned to either the mindfulness-based intervention condition or a wait-list control. School-age youths completed the ANT before and after the intervention. Results: Results demonstrate significant, medium-size (f2 = </w:instrText>
      </w:r>
      <w:r w:rsidR="00785498" w:rsidRPr="0013159B">
        <w:rPr>
          <w:rFonts w:ascii="Arial" w:hAnsi="Arial" w:cs="Arial"/>
          <w:sz w:val="24"/>
          <w:szCs w:val="24"/>
          <w:lang w:bidi="ar-SA"/>
        </w:rPr>
        <w:instrText>−</w:instrText>
      </w:r>
      <w:r w:rsidR="00785498" w:rsidRPr="0013159B">
        <w:rPr>
          <w:rFonts w:ascii="David" w:hAnsi="David" w:cs="David"/>
          <w:sz w:val="24"/>
          <w:szCs w:val="24"/>
          <w:lang w:bidi="ar-SA"/>
        </w:rPr>
        <w:instrText>.16) intervention effects to the conflict monitoring subsystem of the ANT such that those in the intervention condition decreased in conflict monitoring more than those in the wait-list control. Youths in the intervention condition also showed improvements in their orienting subsystem scores, compared with controls. Conclusion: Mindfulness-based interventions for youths have potential utility to improve attentional self-regulation, and future research should consider incorporating measures of attention into interventions that use mindfulness training.","author":[{"dropping-particle":"","family":"Felver","given":"Joshua C.","non-dropping-particle":"","parse-names":false,"suffix":""},{"dropping-particle":"","family":"Tipsord","given":"Jessica M.","non-dropping-particle":"","parse-names":false,"suffix":""},{"dropping-particle":"","family":"Morris","given":"Maxwell J.","non-dropping-particle":"","parse-names":false,"suffix":""},{"dropping-particle":"","family":"Racer","given":"Kristina Hiatt","non-dropping-particle":"","parse-names":false,"suffix":""},{"dropping-particle":"","family":"Dishion","given":"Thomas J.","non-dropping-particle":"","parse-names":false,"suffix":""}],"container-title":"Journal of Attention Disorders","id":"ITEM-2","issue":"10","issued":{"date-parts":[["2017"]]},"page":"872-881","title":"The Effects of Mindfulness-Based Intervention on Children’s Attention Regulation","type":"article-journal","volume":"21"},"uris":["http://www.mendeley.com/documents/?uuid=c528ff6c-2a3a-4dc7-b47c-36d8e69dd3b2"]},{"id":"ITEM-3","itemData":{"DOI":"10.1007/s12144-016-9454-y","ISSN":"1046-1310","author":[{"dropping-particle":"","family":"Becerra","given":"Rodrigo","non-dropping-particle":"","parse-names":false,"suffix":""},{"dropping-particle":"","family":"Dandrade","given":"Coralyn","non-dropping-particle":"","parse-names":false,"suffix":""},{"dropping-particle":"","family":"Harms","given":"Craig","non-dropping-particle":"","parse-names":false,"suffix":""}],"container-title":"Current Psychology","id":"ITEM-3","issue":"3","issued":{"date-parts":[["2017","9","2"]]},"page":"657-664","publisher":"Springer US","title":"Can Specific Attentional Skills be Modified with Mindfulness Training for Novice Practitioners?","type":"article-journal","volume":"36"},"uris":["http://www.mendeley.com/documents/?uuid=259404ad-bf47-3c4b-a038-02d1d0730b86"]}],"mendeley":{"formattedCitation":"(Becerra et al., 2017; Felver et al., 2017; Zylowska et al., 2008)","plainTextFormattedCitation":"(Becerra et al., 2017; Felver et al., 2017; Zylowska et al., 2008)","previouslyFormattedCitation":"(Becerra et al., 2017; Felver et al., 2017; Zylowska et al., 2008)"},"properties":{"noteIndex":0},"schema":"https://github.com/citation-style-language/schema/raw/master/csl-citation.json"}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(Becerra et al., 2017; Felver et al., 2017; Zylowska et al., 2008)</w:t>
      </w:r>
      <w:r w:rsidRPr="006A4A9B">
        <w:rPr>
          <w:rFonts w:ascii="David" w:hAnsi="David" w:cs="David"/>
          <w:sz w:val="24"/>
          <w:szCs w:val="24"/>
          <w:lang w:bidi="ar-SA"/>
        </w:rPr>
        <w:fldChar w:fldCharType="end"/>
      </w:r>
      <w:r w:rsidRPr="006A4A9B">
        <w:rPr>
          <w:rFonts w:ascii="David" w:hAnsi="David" w:cs="David"/>
          <w:sz w:val="24"/>
          <w:szCs w:val="24"/>
          <w:lang w:bidi="ar-SA"/>
        </w:rPr>
        <w:t xml:space="preserve">; Emotional Stroop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{"citationItems":[{"id":"ITEM-1","itemData":{"DOI":"10.1007/s12671-015-0482-8","ISBN":"1267101504","ISSN":"18688535","PMID":"28163795","abstract":"There is growing interest in the potential benefits of mindfulness meditation practices in terms of counteracting some of the cog</w:instrText>
      </w:r>
      <w:r w:rsidR="00785498" w:rsidRPr="0013159B">
        <w:rPr>
          <w:rFonts w:ascii="David" w:hAnsi="David" w:cs="David"/>
          <w:sz w:val="24"/>
          <w:szCs w:val="24"/>
          <w:lang w:bidi="ar-SA"/>
        </w:rPr>
        <w:instrText>nitive effects associated with aging. Pursuing this question, the aim of the present study was to investigate the influence of mindfulness training on executive control and emotion regulation in older adults, by means of studying behavioral and electrophysiological changes. Participants, 55 to 75 years of age, were randomly allocated to an 8-week mindful breath awareness training group or an active control group engaging in brain training exercises. Before and after the training period, participants completed an emotional-counting Stroop task, designed to measure attentional control and emotion regulation processes. Concurrently, their brain activity was measured by means of 64-channel electroencephalography. The results show that engaging in just over 10 min of mindfulness practice five times per week resulted in significant improvements in behavioral (response latency) and electrophysiological (N2 event-related potential) measures related to general task performance. Analyses of the underlying cortical sources (Variable Resolution Electromagnetic Tomography, VARETA) indicate that this N2-related effect is primarily associated with changes in the right angular gyrus and other areas of the dorsal attention network. However, the study did not find the expected specific improvements in executive control and emotion regulation, which may be due to the training instructions or the relative brevity of the intervention. Overall, the results indicate that engaging in mindfulness meditation training improves the maintenance of goal-directed visuospatial attention and may be a useful strategy for counteracting cognitive decline associated with aging.","author":[{"dropping-particle":"","family":"Malinowski","given":"Peter","non-dropping-particle":"","parse-names":false,"suffix":""},{"dropping-particle":"","family":"Moore","given":"Adam W.","non-dropping-particle":"","parse-names":false,"suffix":""},{"dropping-particle":"","family":"Mead","given":"Bethan R.","non-dropping-particle":"","parse-names":false,"suffix":""},{"dropping-particle":"","family":"Gruber","given":"Thomas","non-dropping-particle":"","parse-names":false,"suffix":""}],"container-title":"Mindfulness","id":"ITEM-1","issue":"1","issued":{"date-parts":[["2017"]]},"note":"</w:instrText>
      </w:r>
      <w:r w:rsidR="00785498" w:rsidRPr="0013159B">
        <w:rPr>
          <w:rFonts w:ascii="David" w:hAnsi="David" w:cs="David"/>
          <w:sz w:val="24"/>
          <w:szCs w:val="24"/>
          <w:rtl/>
        </w:rPr>
        <w:instrText>מיינדפול בזקנה - האפקט של תרגול מיינדפולנס קצר עלמרקרים אלקטרופיזיולוגיים של תהליכים קוג' ורגשיים בזקנים</w:instrText>
      </w:r>
      <w:r w:rsidR="00785498" w:rsidRPr="0013159B">
        <w:rPr>
          <w:rFonts w:ascii="David" w:hAnsi="David" w:cs="David"/>
          <w:sz w:val="24"/>
          <w:szCs w:val="24"/>
          <w:lang w:bidi="ar-SA"/>
        </w:rPr>
        <w:instrText xml:space="preserve"> \n\n2017\n\n</w:instrText>
      </w:r>
      <w:r w:rsidR="00785498" w:rsidRPr="0013159B">
        <w:rPr>
          <w:rFonts w:ascii="David" w:hAnsi="David" w:cs="David"/>
          <w:sz w:val="24"/>
          <w:szCs w:val="24"/>
          <w:rtl/>
        </w:rPr>
        <w:instrText>ישנם יתרונות אפשריים של מיינדפולנס בהקשר של הזקנה</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המטרה של המחקר הזה הייתה לחקור את ההשפעה של מיינדפולנס על</w:instrText>
      </w:r>
      <w:r w:rsidR="00785498" w:rsidRPr="0013159B">
        <w:rPr>
          <w:rFonts w:ascii="David" w:hAnsi="David" w:cs="David"/>
          <w:sz w:val="24"/>
          <w:szCs w:val="24"/>
          <w:lang w:bidi="ar-SA"/>
        </w:rPr>
        <w:instrText xml:space="preserve"> executive control </w:instrText>
      </w:r>
      <w:r w:rsidR="00785498" w:rsidRPr="0013159B">
        <w:rPr>
          <w:rFonts w:ascii="David" w:hAnsi="David" w:cs="David"/>
          <w:sz w:val="24"/>
          <w:szCs w:val="24"/>
          <w:rtl/>
        </w:rPr>
        <w:instrText>ובקרה רגשית במבוגרין</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מדידות התנהגותיות ו</w:instrText>
      </w:r>
      <w:r w:rsidR="00785498" w:rsidRPr="0013159B">
        <w:rPr>
          <w:rFonts w:ascii="David" w:hAnsi="David" w:cs="David"/>
          <w:sz w:val="24"/>
          <w:szCs w:val="24"/>
          <w:lang w:bidi="ar-SA"/>
        </w:rPr>
        <w:instrText xml:space="preserve">-EEG. </w:instrText>
      </w:r>
      <w:r w:rsidR="00785498" w:rsidRPr="0013159B">
        <w:rPr>
          <w:rFonts w:ascii="David" w:hAnsi="David" w:cs="David"/>
          <w:sz w:val="24"/>
          <w:szCs w:val="24"/>
          <w:rtl/>
        </w:rPr>
        <w:instrText>מששתפים בגיאלי 55-75 שהוקצו רנדומלית לקורס של 8 שבועות של</w:instrText>
      </w:r>
      <w:r w:rsidR="00785498" w:rsidRPr="0013159B">
        <w:rPr>
          <w:rFonts w:ascii="David" w:hAnsi="David" w:cs="David"/>
          <w:sz w:val="24"/>
          <w:szCs w:val="24"/>
          <w:lang w:bidi="ar-SA"/>
        </w:rPr>
        <w:instrText xml:space="preserve"> breath awareness trainging group </w:instrText>
      </w:r>
      <w:r w:rsidR="00785498" w:rsidRPr="0013159B">
        <w:rPr>
          <w:rFonts w:ascii="David" w:hAnsi="David" w:cs="David"/>
          <w:sz w:val="24"/>
          <w:szCs w:val="24"/>
          <w:rtl/>
        </w:rPr>
        <w:instrText>או לקב' בקורת שהתעסקה באימון מוחי</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מדידות לפני-אחרי</w:instrText>
      </w:r>
      <w:r w:rsidR="00785498" w:rsidRPr="0013159B">
        <w:rPr>
          <w:rFonts w:ascii="David" w:hAnsi="David" w:cs="David"/>
          <w:sz w:val="24"/>
          <w:szCs w:val="24"/>
          <w:lang w:bidi="ar-SA"/>
        </w:rPr>
        <w:instrText xml:space="preserve"> : \nemotional-countring stroop task' \n</w:instrText>
      </w:r>
      <w:r w:rsidR="00785498" w:rsidRPr="0013159B">
        <w:rPr>
          <w:rFonts w:ascii="David" w:hAnsi="David" w:cs="David"/>
          <w:sz w:val="24"/>
          <w:szCs w:val="24"/>
          <w:rtl/>
        </w:rPr>
        <w:instrText>למדידה של שליטה קשבית ותהליכי בקרה ריגשית</w:instrText>
      </w:r>
      <w:r w:rsidR="00785498" w:rsidRPr="0013159B">
        <w:rPr>
          <w:rFonts w:ascii="David" w:hAnsi="David" w:cs="David"/>
          <w:sz w:val="24"/>
          <w:szCs w:val="24"/>
          <w:lang w:bidi="ar-SA"/>
        </w:rPr>
        <w:instrText>. \n</w:instrText>
      </w:r>
      <w:r w:rsidR="00785498" w:rsidRPr="0013159B">
        <w:rPr>
          <w:rFonts w:ascii="David" w:hAnsi="David" w:cs="David"/>
          <w:sz w:val="24"/>
          <w:szCs w:val="24"/>
          <w:rtl/>
        </w:rPr>
        <w:instrText>מדידה של פעילות מוחית</w:instrText>
      </w:r>
      <w:r w:rsidR="00785498" w:rsidRPr="0013159B">
        <w:rPr>
          <w:rFonts w:ascii="David" w:hAnsi="David" w:cs="David"/>
          <w:sz w:val="24"/>
          <w:szCs w:val="24"/>
          <w:lang w:bidi="ar-SA"/>
        </w:rPr>
        <w:instrText xml:space="preserve"> EEG.\n\n</w:instrText>
      </w:r>
      <w:r w:rsidR="00785498" w:rsidRPr="0013159B">
        <w:rPr>
          <w:rFonts w:ascii="David" w:hAnsi="David" w:cs="David"/>
          <w:sz w:val="24"/>
          <w:szCs w:val="24"/>
          <w:rtl/>
        </w:rPr>
        <w:instrText>התוצאות - עיסוק של 10 דק' של מיינדפולנס בכל שבוע גרם לשיםור משמעותי התנהגותית</w:instrText>
      </w:r>
      <w:r w:rsidR="00785498" w:rsidRPr="0013159B">
        <w:rPr>
          <w:rFonts w:ascii="David" w:hAnsi="David" w:cs="David"/>
          <w:sz w:val="24"/>
          <w:szCs w:val="24"/>
          <w:lang w:bidi="ar-SA"/>
        </w:rPr>
        <w:instrText xml:space="preserve"> (response latency\n</w:instrText>
      </w:r>
      <w:r w:rsidR="00785498" w:rsidRPr="0013159B">
        <w:rPr>
          <w:rFonts w:ascii="David" w:hAnsi="David" w:cs="David"/>
          <w:sz w:val="24"/>
          <w:szCs w:val="24"/>
          <w:rtl/>
        </w:rPr>
        <w:instrText>וחשמלית</w:instrText>
      </w:r>
      <w:r w:rsidR="00785498" w:rsidRPr="0013159B">
        <w:rPr>
          <w:rFonts w:ascii="David" w:hAnsi="David" w:cs="David"/>
          <w:sz w:val="24"/>
          <w:szCs w:val="24"/>
          <w:lang w:bidi="ar-SA"/>
        </w:rPr>
        <w:instrText xml:space="preserve"> N2/ \n\n</w:instrText>
      </w:r>
      <w:r w:rsidR="00785498" w:rsidRPr="0013159B">
        <w:rPr>
          <w:rFonts w:ascii="David" w:hAnsi="David" w:cs="David"/>
          <w:sz w:val="24"/>
          <w:szCs w:val="24"/>
          <w:rtl/>
        </w:rPr>
        <w:instrText>אנליזה</w:instrText>
      </w:r>
      <w:r w:rsidR="00785498" w:rsidRPr="0013159B">
        <w:rPr>
          <w:rFonts w:ascii="David" w:hAnsi="David" w:cs="David"/>
          <w:sz w:val="24"/>
          <w:szCs w:val="24"/>
          <w:lang w:bidi="ar-SA"/>
        </w:rPr>
        <w:instrText xml:space="preserve"> VARETA </w:instrText>
      </w:r>
      <w:r w:rsidR="00785498" w:rsidRPr="0013159B">
        <w:rPr>
          <w:rFonts w:ascii="David" w:hAnsi="David" w:cs="David"/>
          <w:sz w:val="24"/>
          <w:szCs w:val="24"/>
          <w:rtl/>
        </w:rPr>
        <w:instrText>הוכיחה שהאפקט מובהק 0</w:instrText>
      </w:r>
      <w:r w:rsidR="00785498" w:rsidRPr="0013159B">
        <w:rPr>
          <w:rFonts w:ascii="David" w:hAnsi="David" w:cs="David"/>
          <w:sz w:val="24"/>
          <w:szCs w:val="24"/>
          <w:lang w:bidi="ar-SA"/>
        </w:rPr>
        <w:instrText xml:space="preserve"> variable resoltion electromagnetic tomography'\n\n?\n\n</w:instrText>
      </w:r>
      <w:r w:rsidR="00785498" w:rsidRPr="0013159B">
        <w:rPr>
          <w:rFonts w:ascii="David" w:hAnsi="David" w:cs="David"/>
          <w:sz w:val="24"/>
          <w:szCs w:val="24"/>
          <w:rtl/>
        </w:rPr>
        <w:instrText>בעצם לקחו את הפרדיגמה שמאלינובסקי עשה במחקר אורך לבדיקה השפעה של מיינדפולנס על סטרופ, שינו לסטרופ רגשי ונשארו עם שתי מדידות במקום 3, כנראה בתקווה למצוא אפקטי בקונטקסט הזה. וכמובן הנבדקים הם מקב' גיל מסוימת של זקנים</w:instrText>
      </w:r>
      <w:r w:rsidR="00785498" w:rsidRPr="0013159B">
        <w:rPr>
          <w:rFonts w:ascii="David" w:hAnsi="David" w:cs="David"/>
          <w:sz w:val="24"/>
          <w:szCs w:val="24"/>
          <w:lang w:bidi="ar-SA"/>
        </w:rPr>
        <w:instrText>.","page":"78-94","publisher":"Mindfulness","title":"Mindful Aging: The Effects of Regular Brief Mindfulness Practice on Electrophysiological Markers of Cognitive and Affective Processing in Older Adults","type":"article-journal","volume":"8"},"uris":["http://www.mendeley.com/documents/?uuid=cf96f747-0d2e-44df-9870-c81fc9197174"]}],"mendeley":{"formattedCitation":"(Malinowski et al., 2017)","plainTextFormattedCitation":"(Malinowski et al., 2017)","previouslyFormattedCitation":"(Malinowski et al., 2017)"},"properties":{"noteIndex":0},"schema":"https://github.com/citation-style-language/schema/raw/master/csl-citation.json"}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(Malinowski et al., 2017)</w:t>
      </w:r>
      <w:r w:rsidRPr="006A4A9B">
        <w:rPr>
          <w:rFonts w:ascii="David" w:hAnsi="David" w:cs="David"/>
          <w:sz w:val="24"/>
          <w:szCs w:val="24"/>
          <w:lang w:bidi="ar-SA"/>
        </w:rPr>
        <w:fldChar w:fldCharType="end"/>
      </w:r>
      <w:r w:rsidRPr="006A4A9B">
        <w:rPr>
          <w:rFonts w:ascii="David" w:hAnsi="David" w:cs="David"/>
          <w:sz w:val="24"/>
          <w:szCs w:val="24"/>
          <w:lang w:bidi="ar-SA"/>
        </w:rPr>
        <w:t xml:space="preserve">; Stroop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{"citationItems":[{"id":"ITEM-1","itemData":{"DOI":"10.1089/acm.2009.0733","ISSN":"1075-5535","abstract":"Abstract Objectives: The objectives of this study were to evaluate whether a mindfulness meditation intervention may be effective in caregivers of clo</w:instrText>
      </w:r>
      <w:r w:rsidR="00785498" w:rsidRPr="0013159B">
        <w:rPr>
          <w:rFonts w:ascii="David" w:hAnsi="David" w:cs="David"/>
          <w:sz w:val="24"/>
          <w:szCs w:val="24"/>
          <w:lang w:bidi="ar-SA"/>
        </w:rPr>
        <w:instrText>se relatives with dementia and to help refine t...","author":[{"dropping-particle":"","family":"Oken","given":"Barry S.","non-dropping-particle":"","parse-names":false,"suffix":""},{"dropping-particle":"","family":"Fonareva","given":"Irina","non-dropping-particle":"","parse-names":false,"suffix":""},{"dropping-particle":"","family":"Haas","given":"Mitchell","non-dropping-particle":"","parse-names":false,"suffix":""},{"dropping-particle":"","family":"Wahbeh","given":"Helane","non-dropping-particle":"","parse-names":false,"suffix":""},{"dropping-particle":"","family":"Lane","given":"James B.","non-dropping-particle":"","parse-names":false,"suffix":""},{"dropping-particle":"","family":"Zajdel","given":"Daniel","non-dropping-particle":"","parse-names":false,"suffix":""},{"dropping-particle":"","family":"Amen","given":"Alexandra","non-dropping-particle":"","parse-names":false,"suffix":""}],"container-title":"The Journal of Alternative and Complementary Medicine","id":"ITEM-1","issue":"10","issued":{"date-parts":[["2010","10","18"]]},"page":"1031-1038","publisher":" Mary Ann Liebert, Inc.  140 Huguenot Street, 3rd Floor New Rochelle, NY 10801 USA  ","title":"Pilot Controlled Trial of Mindfulness Meditation and Education for Dementia Caregivers","type":"article-journal","volume":"16"},"uris":["http://www.mendeley.com/documents/?uuid=55425c6b-a50f-3479-85fb-a11e56be46dc"]},{"id":"ITEM-2","itemData":{"DOI":"10.1080/10503307.2013.838651","ISSN":"1050-3307","author":[{"dropping-particle":"","family":"Rodriguez Vega","given":"Beatriz","non-dropping-particle":"","parse-names":false,"suffix":""},{"dropping-particle":"","family":"Melero-Llorente","given":"Javier","non-dropping-particle":"","parse-names":false,"suffix":""},{"dropping-particle":"","family":"Bayon Perez","given":"Carmen","non-dropping-particle":"","parse-names":false,"suffix":""},{"dropping-particle":"","family":"Cebolla","given":"Susana","non-dropping-particle":"","parse-names":false,"suffix":""},{"dropping-particle":"","family":"Mira","given":"Jorge","non-dropping-particle":"","parse-names":false,"suffix":""},{"dropping-particle":"","family":"Valverde","given":"Carla","non-dropping-particle":"","parse-names":false,"suffix":""},{"dropping-particle":"","family":"Fernández-Liria","given":"Alberto","non-dropping-particle":"","parse-names":false,"suffix":""}],"container-title":"Psychotherapy Research","id":"ITEM-2","issue":"2","issued":{"date-parts":[["2014","3","4"]]},"page":"202-213","title":"Impact of mindfulness training on attentional control and anger regulation processes for psychotherapists in training","type":"article-journal","volume":"24"},"uris":["http://www.mendeley.com/documents/?uuid=e57b75ab-0ba1-3318-a545-a0a9ef352225"]}],"mendeley":{"formattedCitation":"(Oken et al., 2010; Rodriguez Vega et al., 2014)","plainTextFormattedCitation":"(Oken et al., 2010; Rodriguez Vega et al., 2014)","previouslyFormattedCitation":"(Oken et al., 2010; Rodriguez Vega et al., 2014)"},"properties":{"noteIndex":0},"schema":"https://github.com/citation-style-language/schema/raw/master/csl-citation.json"}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 xml:space="preserve">(Oken et al., 2010; </w:t>
      </w:r>
      <w:r w:rsidR="001E2173" w:rsidRPr="006A4A9B">
        <w:rPr>
          <w:rFonts w:ascii="David" w:hAnsi="David" w:cs="David"/>
          <w:noProof/>
          <w:sz w:val="24"/>
          <w:szCs w:val="24"/>
          <w:lang w:bidi="ar-SA"/>
        </w:rPr>
        <w:lastRenderedPageBreak/>
        <w:t>Rodriguez Vega et al., 2014)</w:t>
      </w:r>
      <w:r w:rsidRPr="006A4A9B">
        <w:rPr>
          <w:rFonts w:ascii="David" w:hAnsi="David" w:cs="David"/>
          <w:sz w:val="24"/>
          <w:szCs w:val="24"/>
          <w:lang w:bidi="ar-SA"/>
        </w:rPr>
        <w:fldChar w:fldCharType="end"/>
      </w:r>
      <w:r w:rsidRPr="006A4A9B">
        <w:rPr>
          <w:rFonts w:ascii="David" w:hAnsi="David" w:cs="David"/>
          <w:sz w:val="24"/>
          <w:szCs w:val="24"/>
          <w:lang w:bidi="ar-SA"/>
        </w:rPr>
        <w:t>. Yet, a large number of studies have reported null effects of MBIs on some or all measured attentional processes (e.g.</w:t>
      </w:r>
      <w:r w:rsidR="00194AB9" w:rsidRPr="006A4A9B">
        <w:rPr>
          <w:rFonts w:ascii="David" w:hAnsi="David" w:cs="David"/>
          <w:sz w:val="24"/>
          <w:szCs w:val="24"/>
          <w:lang w:bidi="ar-SA"/>
        </w:rPr>
        <w:t>,</w:t>
      </w:r>
      <w:r w:rsidRPr="0013159B">
        <w:rPr>
          <w:rFonts w:ascii="David" w:hAnsi="David" w:cs="David"/>
          <w:sz w:val="24"/>
          <w:szCs w:val="24"/>
          <w:lang w:bidi="ar-SA"/>
        </w:rPr>
        <w:t xml:space="preserve"> ANT,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{"citationItems":[{"id":"ITEM-1","itemData":{"DOI":"10.1177/1087054707308502","ISSN":"10870547","abstract":"Objective: ADHD is a childhood-onset psychiatric condition that often continues into adulthood. Stimulant medications are the mainstay of treatment; however, additional approaches ar</w:instrText>
      </w:r>
      <w:r w:rsidR="00785498" w:rsidRPr="0013159B">
        <w:rPr>
          <w:rFonts w:ascii="David" w:hAnsi="David" w:cs="David"/>
          <w:sz w:val="24"/>
          <w:szCs w:val="24"/>
          <w:lang w:bidi="ar-SA"/>
        </w:rPr>
        <w:instrText xml:space="preserve">e frequently desired. In recent years, mindfulness meditation has been proposed to improve attention, reduce stress, and improve mood. This study tests the feasibility of an 8-week mindfulness training program for adults and adolescents with ADHD. Method: Twenty-four adults and eight adolescents with ADHD enrolled in a feasibility study of an 8-week mindfulness training program. Results: The majority of participants completed the training and reported high satisfaction with the training. Pre-post improvements in self-reported ADHD symptoms and test performance on tasks measuring attention and cognitive inhibition were noted. Improvements in anxiety and depressive symptoms were also observed. Conclusion: Mindfulness training is a feasible intervention in a subset of ADHD adults and adolescents and may improve behavioral and neurocognitive impairments. A controlled clinical study is warranted. © 2008 Sage Publications.","author":[{"dropping-particle":"","family":"Zylowska","given":"Lidia","non-dropping-particle":"","parse-names":false,"suffix":""},{"dropping-particle":"","family":"Ackerman","given":"Deborah L.","non-dropping-particle":"","parse-names":false,"suffix":""},{"dropping-particle":"","family":"Yang","given":"May H.","non-dropping-particle":"","parse-names":false,"suffix":""},{"dropping-particle":"","family":"Futrell","given":"Julie L.","non-dropping-particle":"","parse-names":false,"suffix":""},{"dropping-particle":"","family":"Horton","given":"Nancy L.","non-dropping-particle":"","parse-names":false,"suffix":""},{"dropping-particle":"","family":"Hale","given":"T. Sigi","non-dropping-particle":"","parse-names":false,"suffix":""},{"dropping-particle":"","family":"Pataki","given":"Caroly","non-dropping-particle":"","parse-names":false,"suffix":""},{"dropping-particle":"","family":"Smalley","given":"Susan L.","non-dropping-particle":"","parse-names":false,"suffix":""}],"container-title":"Journal of Attention Disorders","id":"ITEM-1","issue":"6","issued":{"date-parts":[["2008"]]},"page":"737-746","title":"Mindfulness meditation training in adults and adolescents with ADHD: A feasibility study","type":"article-journal","volume":"11"},"uris":["http://www.mendeley.com/documents/?uuid=96a33e42-677b-4176-9150-70bb78e2debf"]},{"id":"ITEM-2","itemData":{"DOI":"10.1177/1087054714548032","ISSN":"15571246","abstract":"Objective: This article describes results from a randomized clinical trial of a mindfulness-based intervention for parents and children, Mindful Family Stress Reduction, on a behavioral measure of attention in youths, the Attention Network Task (ANT). Method: Forty-one parent–child dyads were randomly assigned to either the mindfulness-based intervention condition or a wait-list control. School-age youths completed the ANT before and after the intervention. Results: Results demonstrate significant, medium-size (f2 = </w:instrText>
      </w:r>
      <w:r w:rsidR="00785498" w:rsidRPr="0013159B">
        <w:rPr>
          <w:rFonts w:ascii="Arial" w:hAnsi="Arial" w:cs="Arial"/>
          <w:sz w:val="24"/>
          <w:szCs w:val="24"/>
          <w:lang w:bidi="ar-SA"/>
        </w:rPr>
        <w:instrText>−</w:instrText>
      </w:r>
      <w:r w:rsidR="00785498" w:rsidRPr="0013159B">
        <w:rPr>
          <w:rFonts w:ascii="David" w:hAnsi="David" w:cs="David"/>
          <w:sz w:val="24"/>
          <w:szCs w:val="24"/>
          <w:lang w:bidi="ar-SA"/>
        </w:rPr>
        <w:instrText>.16) intervention effects to the conflict monitoring subsystem of the ANT such that those in the intervention condition decreased in conflict monitoring more than those in the wait-list control. Youths in the intervention condition also showed improvements in their orienting subsystem scores, compared with controls. Conclusion: Mindfulness-based interventions for youths have potential utility to improve attentional self-regulation, and future research should consider incorporating measures of attention into interventions that use mindfulness training.","author":[{"dropping-particle":"","family":"Felver","given":"Joshua C.","non-dropping-particle":"","parse-names":false,"suffix":""},{"dropping-particle":"","family":"Tipsord","given":"Jessica M.","non-dropping-particle":"","parse-names":false,"suffix":""},{"dropping-particle":"","family":"Morris","given":"Maxwell J.","non-dropping-particle":"","parse-names":false,"suffix":""},{"dropping-particle":"","family":"Racer","given":"Kristina Hiatt","non-dropping-particle":"","parse-names":false,"suffix":""},{"dropping-particle":"","family":"Dishion","given":"Thomas J.","non-dropping-particle":"","parse-names":false,"suffix":""}],"container-title":"Journal of Attention Disorders","id":"ITEM-2","issue":"10","issued":{"date-parts":[["2017"]]},"page":"872-881","title":"The Effects of Mindfulness-Based Intervention on Children’s Attention Regulation","type":"article-journal","volume":"21"},"uris":["http://www.mendeley.com/documents/?uuid=c528ff6c-2a3a-4dc7-b47c-36d8e69dd3b2"]},{"id":"ITEM-3","itemData":{"DOI":"10.1089/acm.2009.0733","ISSN":"1075-5535","abstract":"Abstract Objectives: The objectives of this study were to evaluate whether a mindfulness meditation intervention may be effective in caregivers of close relatives with dementia and to help refine t...","author":[{"dropping-particle":"","family":"Oken","given":"Barry S.","non-dropping-particle":"","parse-names":false,"suffix":""},{"dropping-particle":"","family":"Fonareva","given":"Irina","non-dropping-particle":"","parse-names":false,"suffix":""},{"dropping-particle":"","family":"Haas","given":"Mitchell","non-dropping-particle":"","parse-names":false,"suffix":""},{"dropping-particle":"","family":"Wahbeh","given":"Helane","non-dropping-particle":"","parse-names":false,"suffix":""},{"dropping-particle":"","family":"Lane","given":"James B.","non-dropping-particle":"","parse-names":false,"suffix":""},{"dropping-particle":"","family":"Zajdel","given":"Daniel","non-dropping-particle":"","parse-names":false,"suffix":""},{"dropping-particle":"","family":"Amen","given":"Alexandra","non-dropping-particle":"","parse-names":false,"suffix":""}],"container-title":"The Journal of Alternative and Complementary Medicine","id":"ITEM-3","issue":"10","issued":{"date-parts":[["2010","10","18"]]},"page":"1031-1038","publisher":" Mary Ann Liebert, Inc.  140 Huguenot Street, 3rd Floor New Rochelle, NY 10801 USA  ","title":"Pilot Controlled Trial of Mindfulness Meditation and Education for Dementia Caregivers","type":"article-journal","volume":"16"},"uris":["http://www.mendeley.com/documents/?uuid=55425c6b-a50f-3479-85fb-a11e56be46dc"]},{"id":"ITEM-4","itemData":{"DOI":"10.5127/jep.024811","ISSN":"2043-8087","abstract":"Mindfulness-based cognitive therapy (MBCT) has been shown to be efficacious in reducing relapse rate and depressive symptoms in patients with recurrent depression. To date, little is known about th...","author":[{"dropping-particle":"","family":"Hurk","given":"Paul A. M.","non-dropping-particle":"van den","parse-names":false,"suffix":""},{"dropping-particle":"","family":"Aalderen","given":"Joël R.","non-dropping-particle":"van","parse-names":false,"suffix":""},{"dropping-particle":"","family":"Giommi","given":"Fabio","non-dropping-particle":"","parse-names":false,"suffix":""},{"dropping-particle":"","family":"Donders","given":"Rogier A. R. T.","non-dropping-particle":"","parse-names":false,"suffix":""},{"dropping-particle":"","family":"Barendregt","given":"Henk P.","non-dropping-particle":"","parse-names":false,"suffix":""},{"dropping-particle":"","family":"Speckens","given":"Anne E. M.","non-dropping-particle":"","parse-names":false,"suffix":""}],"container-title":"Journal of Experimental Psychopathology","id":"ITEM-4","issue":"1","issued":{"date-parts":[["2012","2","5"]]},"page":"103-120","publisher":"SAGE PublicationsSage UK: London, England","title":"An Investigation of the Role of Attention in Mindfulness-Based Cognitive Therapy for Recurrently Depressed Patients","type":"article-journal","volume":"3"},"uris":["http://www.mendeley.com/documents/?uuid=db2d07e1-8494-3d69-8b7e-75ff9b601a92"]},{"id":"ITEM-5","itemData":{"DOI":"10.1007/s12144-016-9454-y","ISSN":"1046-1310","author":[{"dropping-particle":"","family":"Becerra","given":"Rodrigo","non-dropping-particle":"","parse-names":false,"suffix":""},{"dropping-particle":"","family":"Dandrade","given":"Coralyn","non-dropping-particle":"","parse-names":false,"suffix":""},{"dropping-particle":"","family":"Harms","given":"Craig","non-dropping-particle":"","parse-names":false,"suffix":""}],"container-title":"Current Psychology","id":"ITEM-5","issue":"3","issued":{"date-parts":[["2017","9","2"]]},"page":"657-664","publisher":"Springer US","title":"Can Specific Attentional Skills be Modified with Mindfulness Training for Novice Practitioners?","type":"article-journal","volume":"36"},"uris":["http://www.mendeley.com/documents/?uuid=259404ad-bf47-3c4b-a038-02d1d0730b86"]}],"mendeley":{"formattedCitation":"(Becerra et al., 2017; Felver et al., 2017; Oken et al., 2010; van den Hurk et al., 2012; Zylowska et al., 2008)","plainTextFormattedCitation":"(Becerra et al., 2017; Felver et al., 2017; Oken et al., 2010; van den Hurk et al., 2012; Zylowska et al., 2008)","previouslyFormattedCitation":"(Becerra et al., 2017; Felver et al., 2017; Oken et al., 2010; van den Hurk et al., 2012; Zylowska et al., 2008)"},"properties":{"noteIndex":0},"schema":"https://github.com/citation-style-language/schema/raw/master/csl-citation.json"}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(Becerra et al., 2017; Felver et al., 2017; Oken et al., 2010; van den Hurk et al., 2012; Zylowska et al., 2008)</w:t>
      </w:r>
      <w:r w:rsidRPr="006A4A9B">
        <w:rPr>
          <w:rFonts w:ascii="David" w:hAnsi="David" w:cs="David"/>
          <w:sz w:val="24"/>
          <w:szCs w:val="24"/>
          <w:lang w:bidi="ar-SA"/>
        </w:rPr>
        <w:fldChar w:fldCharType="end"/>
      </w:r>
      <w:r w:rsidRPr="006A4A9B">
        <w:rPr>
          <w:rFonts w:ascii="David" w:hAnsi="David" w:cs="David"/>
          <w:sz w:val="24"/>
          <w:szCs w:val="24"/>
          <w:lang w:bidi="ar-SA"/>
        </w:rPr>
        <w:t xml:space="preserve">; Stroop,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 xml:space="preserve">ADDIN CSL_CITATION {"citationItems":[{"id":"ITEM-1","itemData":{"DOI":"10.1037/a0024931","ISSN":"00963445","PMID":"21910559","abstract":"Improvements in attentional performance are at the core of proposed mechanisms for stress reduction in mindfulness meditation practices. However, this claim can be questioned because no previous </w:instrText>
      </w:r>
      <w:r w:rsidR="00785498" w:rsidRPr="0013159B">
        <w:rPr>
          <w:rFonts w:ascii="David" w:hAnsi="David" w:cs="David"/>
          <w:sz w:val="24"/>
          <w:szCs w:val="24"/>
          <w:lang w:bidi="ar-SA"/>
        </w:rPr>
        <w:instrText>studies have actively manipulated test effort in control groups and controlled for effects of stress reduction per se. In a blinded design, 48 young, healthy meditation novices were randomly assigned to a mindfulness-based stress reduction (MBSR), nonmindfulness stress reduction (NMSR), or inactive control group. At posttest, inactive controls were randomly split into nonincentive and incentive controls, the latter receiving a financial reward to improve attentional performance. Pre- and postintervention, 5 validated attention paradigms were employed along with self-report scales on mindfulness and perceived stress and saliva cortisol samples to measure physiological stress. Attentional effects of MBSR, NMSR, and the financial incentive were comparable or significantly larger in the incentive group on all reaction-time-based measures. However, selective attention in the MBSR group improved significantly more than in any other group. Similarly, only the MBSR intervention improved the threshold for conscious perception and visual working memory capacity. Furthermore, stress-reducing effects of MBSR were supported because those in the MBSR group showed significantly less perceived and physiological stress while increasing their mindfulness levels significantly. We argue that MBSR may contribute uniquely to attentional improvements but that further research focusing on non-reaction-time-based measures and outcomes less confounded by test effort is needed. Critically, our data demonstrate that previously observed improvements of attention after MBSR may be seriously confounded by test effort and nonmindfulness stress reduction.","author":[{"dropping-particle":"","family":"Jensen","given":"Christian Gaden","non-dropping-particle":"","parse-names":false,"suffix":""},{"dropping-particle":"","family":"Vangkilde","given":"Signe","non-dropping-particle":"","parse-names":false,"suffix":""},{"dropping-particle":"","family":"Frokjaer","given":"Vibe","non-dropping-particle":"","parse-names":false,"suffix":""},{"dropping-particle":"","family":"Hasselbalch","given":"Steen G.","non-dropping-particle":"","parse-names":false,"suffix":""}],"container-title":"Journal of Experimental Psychology: General","id":"ITEM-1","issue":"1","issued":{"date-parts":[["2012"]]},"note":", selective attention in the MBSR group improved significantly more than in any other group. (d2)\n\nNO EFFECT to stroop and other tasks","page":"106-123","title":"Mindfulness training affects attention-Or is it attentional effort?","type":"article-journal","volume":"141"},"uris":["http://www.mendeley.com/documents/?uuid=7c49d840-c70b-4ed4-b78c-171716a1b03d"]},{"id":"ITEM-2","itemData":{"DOI":"10.1002/cpp","ISBN":"1063-3995","ISSN":"10633995","abstract":"This study was designed to test the hypothesis that mindfulness involves sustained attention, attention switching, inhibition of elaborative processing and non-directed attention. Healthy adults were tested before and after random assignment to an 8-week Mindfulness-Based Stress Reduction (MBSR) course (n = 39) or a wait-list control (n = 33). Testing included measures of sustained attention, attention switching, Stroop interference (as a measure of inhibition of elaborative processing), detection of objects in consis- tent or inconsistent scenes (as a measure of non-directed attention), as well as self-report measures of emotional well-being and mind- fulness. Participation in the MBSR course was associated with significantly greater improvements in emotional well-being and mindfulness, but no improvements in attentional control relative to the control group. However, improvements in mindfulness after MBSR were correlated with improvements in object detection. We discuss the implications of these results as they relate to the role of attention in mindfulness. Copyright © 2007 John Wiley &amp; Sons, Ltd.","author":[{"dropping-particle":"","family":"Nicole D. Anderson","given":"","non-dropping-particle":"","parse-names":false,"suffix":""},{"dropping-particle":"","family":"Mark A. Lau","given":"Zindel V. Segal and Scott R. Bishop","non-dropping-particle":"","parse-names":false,"suffix":""}],"id":"ITEM-2","issue":"November","issued":{"date-parts":[["2007"]]},"note":"there may be no effect of mindfulness on basic attention abilities, as Anderson and colleagues (2007) \n</w:instrText>
      </w:r>
      <w:r w:rsidR="00785498" w:rsidRPr="0013159B">
        <w:rPr>
          <w:rFonts w:ascii="David" w:hAnsi="David" w:cs="David"/>
          <w:sz w:val="24"/>
          <w:szCs w:val="24"/>
          <w:rtl/>
        </w:rPr>
        <w:instrText>איו השפעה של מיינדפולנס על יכולות קשב בסיסיות</w:instrText>
      </w:r>
      <w:r w:rsidR="00785498" w:rsidRPr="0013159B">
        <w:rPr>
          <w:rFonts w:ascii="David" w:hAnsi="David" w:cs="David"/>
          <w:sz w:val="24"/>
          <w:szCs w:val="24"/>
          <w:lang w:bidi="ar-SA"/>
        </w:rPr>
        <w:instrText>","page":"449-463","title":"Mindfulness-Based Stress Reduction and Attentional Control","type":"article-journal","volume":"463"},"uris":["http://www.mendeley.com/documents/?uuid=19101455-66ce-4927-807f-f7ac3802da40"]}],"mendeley":{"formattedCitation":"(Jensen et al., 2012; Nicole D. Anderson &amp; Mark A. Lau, 2007)","plainTextFormattedCitation":"(Jensen et al., 2012; Nicole D. Anderson &amp; Mark A. Lau, 2007)","previouslyFormattedCitation":"(Jensen et al., 2012; Nicole D. Anderson &amp; Mark A. Lau, 2007)"},"properties":{"noteIndex":0},"schema":"https://github.com/citation-style-language/schema/raw/master/csl-citation.json"}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(Jensen et al., 2012; Nicole D. Anderson &amp; Mark A. Lau, 2007)</w:t>
      </w:r>
      <w:r w:rsidRPr="006A4A9B">
        <w:rPr>
          <w:rFonts w:ascii="David" w:hAnsi="David" w:cs="David"/>
          <w:sz w:val="24"/>
          <w:szCs w:val="24"/>
          <w:lang w:bidi="ar-SA"/>
        </w:rPr>
        <w:fldChar w:fldCharType="end"/>
      </w:r>
      <w:r w:rsidRPr="006A4A9B">
        <w:rPr>
          <w:rFonts w:ascii="David" w:hAnsi="David" w:cs="David"/>
          <w:sz w:val="24"/>
          <w:szCs w:val="24"/>
          <w:lang w:bidi="ar-SA"/>
        </w:rPr>
        <w:t xml:space="preserve">, CPT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{"citationItems":[{"id":"ITEM-1","itemData":{"DOI":"10.1080/10503307.2013.838651","ISSN":"1050-3307","author":[{"dropping-particle":"","family":"Rodriguez Vega","given":"Beatriz","non-dropping-particle":"","parse-names":false,"suffix":""},{"dropping-particle":"","fami</w:instrText>
      </w:r>
      <w:r w:rsidR="00785498" w:rsidRPr="0013159B">
        <w:rPr>
          <w:rFonts w:ascii="David" w:hAnsi="David" w:cs="David"/>
          <w:sz w:val="24"/>
          <w:szCs w:val="24"/>
          <w:lang w:bidi="ar-SA"/>
        </w:rPr>
        <w:instrText>ly":"Melero-Llorente","given":"Javier","non-dropping-particle":"","parse-names":false,"suffix":""},{"dropping-particle":"","family":"Bayon Perez","given":"Carmen","non-dropping-particle":"","parse-names":false,"suffix":""},{"dropping-particle":"","family":"Cebolla","given":"Susana","non-dropping-particle":"","parse-names":false,"suffix":""},{"dropping-particle":"","family":"Mira","given":"Jorge","non-dropping-particle":"","parse-names":false,"suffix":""},{"dropping-particle":"","family":"Valverde","given":"Carla","non-dropping-particle":"","parse-names":false,"suffix":""},{"dropping-particle":"","family":"Fernández-Liria","given":"Alberto","non-dropping-particle":"","parse-names":false,"suffix":""}],"container-title":"Psychotherapy Research","id":"ITEM-1","issue":"2","issued":{"date-parts":[["2014","3","4"]]},"page":"202-213","title":"Impact of mindfulness training on attentional control and anger regulation processes for psychotherapists in training","type":"article-journal","volume":"24"},"uris":["http://www.mendeley.com/documents/?uuid=e57b75ab-0ba1-3318-a545-a0a9ef352225"]},{"id":"ITEM-2","itemData":{"DOI":"10.1371/journal.pone.0097551","ISSN":"1932-6203","author":[{"dropping-particle":"","family":"MacCoon","given":"Donal G.","non-dropping-particle":"","parse-names":false,"suffix":""},{"dropping-particle":"","family":"MacLean","given":"Katherine A.","non-dropping-particle":"","parse-names":false,"suffix":""},{"dropping-particle":"","family":"Davidson","given":"Richard J.","non-dropping-particle":"","parse-names":false,"suffix":""},{"dropping-particle":"","family":"Saron","given":"Clifford D.","non-dropping-particle":"","parse-names":false,"suffix":""},{"dropping-particle":"","family":"Lutz","given":"Antoine","non-dropping-particle":"","parse-names":false,"suffix":""}],"container-title":"PLoS ONE","editor":[{"dropping-particle":"","family":"Creswell","given":"J. David","non-dropping-particle":"","parse-names":false,"suffix":""}],"id":"ITEM-2","issue":"6","issued":{"date-parts":[["2014","6","23"]]},"note":"</w:instrText>
      </w:r>
      <w:r w:rsidR="00785498" w:rsidRPr="0013159B">
        <w:rPr>
          <w:rFonts w:ascii="David" w:hAnsi="David" w:cs="David"/>
          <w:sz w:val="24"/>
          <w:szCs w:val="24"/>
          <w:rtl/>
        </w:rPr>
        <w:instrText>אחרי המאמר של</w:instrText>
      </w:r>
      <w:r w:rsidR="00785498" w:rsidRPr="0013159B">
        <w:rPr>
          <w:rFonts w:ascii="David" w:hAnsi="David" w:cs="David"/>
          <w:sz w:val="24"/>
          <w:szCs w:val="24"/>
          <w:lang w:bidi="ar-SA"/>
        </w:rPr>
        <w:instrText xml:space="preserve"> cheisa\n\n</w:instrText>
      </w:r>
      <w:r w:rsidR="00785498" w:rsidRPr="0013159B">
        <w:rPr>
          <w:rFonts w:ascii="David" w:hAnsi="David" w:cs="David"/>
          <w:sz w:val="24"/>
          <w:szCs w:val="24"/>
          <w:rtl/>
        </w:rPr>
        <w:instrText>לא זוהו הבדלים בהשהיית קשב במחקר אורך עם</w:instrText>
      </w:r>
      <w:r w:rsidR="00785498" w:rsidRPr="0013159B">
        <w:rPr>
          <w:rFonts w:ascii="David" w:hAnsi="David" w:cs="David"/>
          <w:sz w:val="24"/>
          <w:szCs w:val="24"/>
          <w:lang w:bidi="ar-SA"/>
        </w:rPr>
        <w:instrText xml:space="preserve"> RCT </w:instrText>
      </w:r>
      <w:r w:rsidR="00785498" w:rsidRPr="0013159B">
        <w:rPr>
          <w:rFonts w:ascii="David" w:hAnsi="David" w:cs="David"/>
          <w:sz w:val="24"/>
          <w:szCs w:val="24"/>
          <w:rtl/>
        </w:rPr>
        <w:instrText>מול קב' בקורת פעילה</w:instrText>
      </w:r>
      <w:r w:rsidR="00785498" w:rsidRPr="0013159B">
        <w:rPr>
          <w:rFonts w:ascii="David" w:hAnsi="David" w:cs="David"/>
          <w:sz w:val="24"/>
          <w:szCs w:val="24"/>
          <w:lang w:bidi="ar-SA"/>
        </w:rPr>
        <w:instrText>\nMBSR\nvisual continuous performance task (CPT) \nsustain atention \nnon clinc population\nblind\n</w:instrText>
      </w:r>
      <w:r w:rsidR="00785498" w:rsidRPr="0013159B">
        <w:rPr>
          <w:rFonts w:ascii="David" w:hAnsi="David" w:cs="David"/>
          <w:sz w:val="24"/>
          <w:szCs w:val="24"/>
          <w:rtl/>
        </w:rPr>
        <w:instrText>ההשערה</w:instrText>
      </w:r>
      <w:r w:rsidR="00785498" w:rsidRPr="0013159B">
        <w:rPr>
          <w:rFonts w:ascii="David" w:hAnsi="David" w:cs="David"/>
          <w:sz w:val="24"/>
          <w:szCs w:val="24"/>
          <w:lang w:bidi="ar-SA"/>
        </w:rPr>
        <w:instrText xml:space="preserve"> - MBSR </w:instrText>
      </w:r>
      <w:r w:rsidR="00785498" w:rsidRPr="0013159B">
        <w:rPr>
          <w:rFonts w:ascii="David" w:hAnsi="David" w:cs="David"/>
          <w:sz w:val="24"/>
          <w:szCs w:val="24"/>
          <w:rtl/>
        </w:rPr>
        <w:instrText>ישפר הבחנה ויזואלית והשהיית קשב לאורך זמן</w:instrText>
      </w:r>
      <w:r w:rsidR="00785498" w:rsidRPr="0013159B">
        <w:rPr>
          <w:rFonts w:ascii="David" w:hAnsi="David" w:cs="David"/>
          <w:sz w:val="24"/>
          <w:szCs w:val="24"/>
          <w:lang w:bidi="ar-SA"/>
        </w:rPr>
        <w:instrText>.\n\n</w:instrText>
      </w:r>
      <w:r w:rsidR="00785498" w:rsidRPr="0013159B">
        <w:rPr>
          <w:rFonts w:ascii="David" w:hAnsi="David" w:cs="David"/>
          <w:sz w:val="24"/>
          <w:szCs w:val="24"/>
          <w:rtl/>
        </w:rPr>
        <w:instrText>לא נצפתה השתפרות בהשהיית קשב, אבל כן שיפור בהבחנה בקשב ויזואלי (בדומה למחקרים אחרים)</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השהיית קשב לא משתפרת ב</w:instrText>
      </w:r>
      <w:r w:rsidR="00785498" w:rsidRPr="0013159B">
        <w:rPr>
          <w:rFonts w:ascii="David" w:hAnsi="David" w:cs="David"/>
          <w:sz w:val="24"/>
          <w:szCs w:val="24"/>
          <w:lang w:bidi="ar-SA"/>
        </w:rPr>
        <w:instrText>-MBSR!","page":"e97551","title":"No Sustained Attention Differences in a Longitudinal Randomized Trial Comparing Mindfulness Based Stress Reduction versus Active Control","type":"article-journal","volume":"9"},"uris":["http://www.mendeley.com/documents/?uuid=298939b1-4ee6-3f4b-af88-b40d20cae0ef"]}],"mendeley":{"formattedCitation":"(MacCoon, MacLean, Davidson, Saron, &amp; Lutz, 2014; Rodriguez Vega et al., 2014)","plainTextFormattedCitation":"(MacCoon, MacLean, Davidson, Saron, &amp; Lutz, 2014; Rodriguez Vega et al., 2014)","previouslyFormattedCitation":"(MacCoon, MacLean, Davidson, Saron, &amp; Lutz, 2014; Rodriguez Vega et al., 2014)"},"properties":{"noteIndex":0},"schema":"https://github.com/citation-style-language/schema/raw/master/csl-citation.json"}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(MacCoon, MacLean, Davidson, Saron, &amp; Lutz, 2014; Rodriguez Vega et al., 2014)</w:t>
      </w:r>
      <w:r w:rsidRPr="006A4A9B">
        <w:rPr>
          <w:rFonts w:ascii="David" w:hAnsi="David" w:cs="David"/>
          <w:sz w:val="24"/>
          <w:szCs w:val="24"/>
          <w:lang w:bidi="ar-SA"/>
        </w:rPr>
        <w:fldChar w:fldCharType="end"/>
      </w:r>
      <w:r w:rsidRPr="006A4A9B">
        <w:rPr>
          <w:rFonts w:ascii="David" w:hAnsi="David" w:cs="David"/>
          <w:sz w:val="24"/>
          <w:szCs w:val="24"/>
          <w:lang w:bidi="ar-SA"/>
        </w:rPr>
        <w:t xml:space="preserve">. </w:t>
      </w:r>
      <w:r w:rsidRPr="006A4A9B">
        <w:rPr>
          <w:rFonts w:ascii="David" w:hAnsi="David" w:cs="David"/>
          <w:b/>
          <w:bCs/>
          <w:sz w:val="24"/>
          <w:szCs w:val="24"/>
          <w:lang w:bidi="ar-SA"/>
        </w:rPr>
        <w:t xml:space="preserve">Finally, effects of </w:t>
      </w:r>
      <w:r w:rsidR="00DF7191" w:rsidRPr="006A4A9B">
        <w:rPr>
          <w:rFonts w:ascii="David" w:hAnsi="David" w:cs="David"/>
          <w:b/>
          <w:bCs/>
          <w:sz w:val="24"/>
          <w:szCs w:val="24"/>
          <w:lang w:bidi="ar-SA"/>
        </w:rPr>
        <w:t xml:space="preserve">MMT </w:t>
      </w:r>
      <w:r w:rsidRPr="0013159B">
        <w:rPr>
          <w:rFonts w:ascii="David" w:hAnsi="David" w:cs="David"/>
          <w:b/>
          <w:bCs/>
          <w:sz w:val="24"/>
          <w:szCs w:val="24"/>
          <w:lang w:bidi="ar-SA"/>
        </w:rPr>
        <w:t xml:space="preserve">retreats </w:t>
      </w:r>
      <w:r w:rsidRPr="0013159B">
        <w:rPr>
          <w:rFonts w:ascii="David" w:hAnsi="David" w:cs="David"/>
          <w:sz w:val="24"/>
          <w:szCs w:val="24"/>
          <w:lang w:bidi="ar-SA"/>
        </w:rPr>
        <w:t>are the most consistent and robust</w:t>
      </w:r>
      <w:r w:rsidR="00194AB9" w:rsidRPr="0013159B">
        <w:rPr>
          <w:rFonts w:ascii="David" w:hAnsi="David" w:cs="David"/>
          <w:sz w:val="24"/>
          <w:szCs w:val="24"/>
          <w:lang w:bidi="ar-SA"/>
        </w:rPr>
        <w:t>. Effects of retreats have been observed with respect to</w:t>
      </w:r>
      <w:r w:rsidRPr="0013159B">
        <w:rPr>
          <w:rFonts w:ascii="David" w:hAnsi="David" w:cs="David"/>
          <w:sz w:val="24"/>
          <w:szCs w:val="24"/>
          <w:lang w:bidi="ar-SA"/>
        </w:rPr>
        <w:t xml:space="preserve"> sustained attention</w:t>
      </w:r>
      <w:r w:rsidR="00194AB9" w:rsidRPr="0013159B">
        <w:rPr>
          <w:rFonts w:ascii="David" w:hAnsi="David" w:cs="David"/>
          <w:sz w:val="24"/>
          <w:szCs w:val="24"/>
          <w:lang w:bidi="ar-SA"/>
        </w:rPr>
        <w:t xml:space="preserve"> </w:t>
      </w:r>
      <w:r w:rsidRPr="0013159B">
        <w:rPr>
          <w:rFonts w:ascii="David" w:hAnsi="David" w:cs="David"/>
          <w:sz w:val="24"/>
          <w:szCs w:val="24"/>
          <w:lang w:bidi="ar-SA"/>
        </w:rPr>
        <w:t xml:space="preserve">(e.g., ANT,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{"citationItems":[{"id":"ITEM-1","itemData":{"DOI":"10.1111/lapo.12054","ISSN":"02658240","abstract":"Mindfulness is defined as paying attention in the present moment. We investigate the hypothesis that mindful-ness training may alter or enhan</w:instrText>
      </w:r>
      <w:r w:rsidR="00785498" w:rsidRPr="0013159B">
        <w:rPr>
          <w:rFonts w:ascii="David" w:hAnsi="David" w:cs="David"/>
          <w:sz w:val="24"/>
          <w:szCs w:val="24"/>
          <w:lang w:bidi="ar-SA"/>
        </w:rPr>
        <w:instrText>ce specific aspects of attention. We examined three functionally and neuroana-tomically distinct but overlapping attentional subsystems: alerting, orienting, and conflict monitoring. Func-tioning of each subsystem was indexed by performance on the Attention Network Test (ANT; Fan, McCandliss, Sommer, Raz, &amp; Posner, 2002). Two types of mindfulness training (MT) programs were examined, and behav-ioral testing was conducted on participants before (Time 1) and after (Time 2) training. One training group consisted of individuals naive to mindfulness techniques who participated in an 8-week mindfulness-based stress reduction (MBSR) course that emphasized the development of concentrative meditation skills. The other training group consisted of individuals experienced in concentrative meditation techniques who participated in a 1-month intensive mindfulness retreat. Performance of these groups was compared with that of control participants who were meditation naive and received no MT. At Time 1, the participants in the retreat group demonstrated improved conflict monitoring performance relative to those in the MBSR and control groups. At Time 2, the participants in the MBSR course demonstrated significantly improved orienting in comparison with the control and retreat participants. In contrast, the participants in the retreat group demonstrated altered perfor-mance on the alerting component, with improvements in exogenous stimulus detection in comparison with the control and MBSR participants. The groups did not differ in conflict monitoring performance at Time 2. These results suggest that mindfulness training may improve attention-related behavioral responses by enhancing func-tioning of specific subcomponents of attention. Whereas participation in the MBSR course improved the ability to endogenously orient attention, retreat participation appeared to allow for the development and emergence of receptive attentional skills, which improved exogenous alerting-related process.","author":[{"dropping-particle":"","family":"Jha","given":"Amishi","non-dropping-particle":"","parse-names":false,"suffix":""},{"dropping-particle":"","family":"Krompinger","given":"Jason","non-dropping-particle":"","parse-names":false,"suffix":""},{"dropping-particle":"","family":"Baime","given":"Michael","non-dropping-particle":"","parse-names":false,"suffix":""}],"container-title":"Cognitive, Affective, &amp; Behavioural Neuroscience","id":"ITEM-1","issue":"2","issued":{"date-parts":[["2007"]]},"note":"</w:instrText>
      </w:r>
      <w:r w:rsidR="00785498" w:rsidRPr="0013159B">
        <w:rPr>
          <w:rFonts w:ascii="David" w:hAnsi="David" w:cs="David"/>
          <w:sz w:val="24"/>
          <w:szCs w:val="24"/>
          <w:rtl/>
        </w:rPr>
        <w:instrText>לקרוא! אמנם מ-2007 אבל מצוטט בטירוף ואולי יעשה סדר לפחות לגישה של אמישי ג'ה לכל העניין</w:instrText>
      </w:r>
      <w:r w:rsidR="00785498" w:rsidRPr="0013159B">
        <w:rPr>
          <w:rFonts w:ascii="David" w:hAnsi="David" w:cs="David"/>
          <w:sz w:val="24"/>
          <w:szCs w:val="24"/>
          <w:lang w:bidi="ar-SA"/>
        </w:rPr>
        <w:instrText>","page":"109-119","title":"Mindfulness training modifies","type":"article-journal","volume":"7"},"uris":["http://www.mendeley.com/documents/?uuid=1b5d51ba-615f-4b8a-aa43-53216c092b53"]},{"id":"ITEM-2","itemData":{"DOI":"10.3389/fnhum.2014.00069","ISSN":"16625161","abstract":"Previous studies have examined the influence of meditation on three functionally different components of attention: executive control, alerting, and orienting. These studies have consistently found that meditation training improves both executive attention and alerting, but there has not been a consistent and clear effect of meditation training on orienting. In addition, while previous studies have shown that the functional coupling of the alerting and executive networks increases the processing of task irrelevant stimuli, it is unknown if participating in a meditation retreat can decouple these components of attention and lead to improved performance. The current study investigated the influence of a weeklong intensive meditation retreat on three components of attention by randomly assigning participants to either pre- or postretreat testing groups. A modified attention network test (ANT) was used. Executive attention was measured as the difference in response time (RT) between congruent and incongruent task irrelevant flankers (conflict effect). Reflexive and volitional orienting were measured by manipulating cue validity and stimulus onset asynchrony (SOA). The coupling of executive attention and alerting was measured by examining flanker interference as a function of the SOA of an alerting cue. The meditation retreat improved task based indices of executive attention, but not reflexive or volitional orienting. There was clear behavioral evidence of coupling between executive attention and alerting in the preretreat group, as the conflict effect peaked when an alerting cue was presented 300 ms before the target. Importantly, there was no increase in the conflict effect for the postretreat group. This is consistent with the notion that the retreat decoupled the executive and alerting networks. These results suggest that previously reported improvements in the executive and alerting networks after meditation training might be mediated by the same underlying mechanism. © 2014 Elliott, Wallace and Giesbrecht.","author":[{"dropping-particle":"","family":"Elliott","given":"James C.","non-dropping-particle":"","parse-names":false,"suffix":""},{"dropping-particle":"","family":"Alan Wallace","given":"B.","non-dropping-particle":"","parse-names":false,"suffix":""},{"dropping-particle":"","family":"Giesbrecht","given":"Barry","non-dropping-particle":"","parse-names":false,"suffix":""}],"container-title":"Frontiers in Human Neuroscience","id":"ITEM-2","issue":"1 FEB","issued":{"date-parts":[["2014"]]},"page":"1-9","title":"A week-long meditation retreat decouples behavioral measures of the alerting and executive attention networks","type":"article-journal","volume":"8"},"uris":["http://www.mendeley.com/documents/?uuid=5cf92b86-df7e-4098-97a7-8561fe1d4d6c"]}],"mendeley":{"formattedCitation":"(Elliott, Alan Wallace, &amp; Giesbrecht, 2014; A. Jha et al., 2007)","plainTextFormattedCitation":"(Elliott, Alan Wallace, &amp; Giesbrecht, 2014; A. Jha et al., 2007)","previouslyFormattedCitation":"(Elliott, Alan Wallace, &amp; Giesbrecht, 2014; A. Jha et al., 2007)"},"properties":{"noteIndex":0},"schema":"https://github.com/citation-style-language/schema/raw/master/csl-citation.json"}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(Elliott, Alan Wallace, &amp; Giesbrecht, 2014; A. Jha et al., 2007)</w:t>
      </w:r>
      <w:r w:rsidRPr="006A4A9B">
        <w:rPr>
          <w:rFonts w:ascii="David" w:hAnsi="David" w:cs="David"/>
          <w:sz w:val="24"/>
          <w:szCs w:val="24"/>
          <w:lang w:bidi="ar-SA"/>
        </w:rPr>
        <w:fldChar w:fldCharType="end"/>
      </w:r>
      <w:r w:rsidRPr="006A4A9B">
        <w:rPr>
          <w:rFonts w:ascii="David" w:hAnsi="David" w:cs="David"/>
          <w:sz w:val="24"/>
          <w:szCs w:val="24"/>
          <w:lang w:bidi="ar-SA"/>
        </w:rPr>
        <w:t xml:space="preserve">; Internal </w:t>
      </w:r>
      <w:r w:rsidR="005C74DA" w:rsidRPr="006A4A9B">
        <w:rPr>
          <w:rFonts w:ascii="David" w:hAnsi="David" w:cs="David"/>
          <w:sz w:val="24"/>
          <w:szCs w:val="24"/>
          <w:lang w:bidi="ar-SA"/>
        </w:rPr>
        <w:t xml:space="preserve">Switching Task </w:t>
      </w:r>
      <w:r w:rsidRPr="006A4A9B">
        <w:rPr>
          <w:rFonts w:ascii="David" w:hAnsi="David" w:cs="David"/>
          <w:sz w:val="24"/>
          <w:szCs w:val="24"/>
          <w:lang w:bidi="ar-SA"/>
        </w:rPr>
        <w:t xml:space="preserve">(IST);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{"citationItems":[{"id":"ITEM-1","itemData":{"DOI":"10.1007/s10608-007-9119-0","ISBN":"0147-5916","ISSN":"01475916","PMID":"216273859","abstract":"To evaluate the impact of an intensive period of mindfulness meditation training on cognitive and affective function, a non-clinical group of 20 novice meditators were tested before and after participation in a 10-day intensive mindfuln</w:instrText>
      </w:r>
      <w:r w:rsidR="00785498" w:rsidRPr="0013159B">
        <w:rPr>
          <w:rFonts w:ascii="David" w:hAnsi="David" w:cs="David"/>
          <w:sz w:val="24"/>
          <w:szCs w:val="24"/>
          <w:lang w:bidi="ar-SA"/>
        </w:rPr>
        <w:instrText>ess meditation retreat. They were evaluated with self-report scales measuring mindfulness, rumination and affect, as well as performance tasks assessing working memory, sustained attention, and attention switching. Results indicated that those completing the mindfulness training demonstrated significant improvements in self-reported mindfulness, depressive symptoms, rumination, and performance measures of working memory and sustained attention, relative to a comparison group who did not undergo any meditation training. This study suggests future directions for the elucidation of the critical processes that underlie the therapeutic benefits of mindfulness-based interventions.","author":[{"dropping-particle":"","family":"Chambers","given":"Richard","non-dropping-particle":"","parse-names":false,"suffix":""},{"dropping-particle":"","family":"Lo","given":"Barbara Chuen Yee","non-dropping-particle":"","parse-names":false,"suffix":""},{"dropping-particle":"","family":"Allen","given":"Nicholas B.","non-dropping-particle":"","parse-names":false,"suffix":""}],"container-title":"Cognitive Therapy and Research","id":"ITEM-1","issue":"3","issued":{"date-parts":[["2008"]]},"note":"</w:instrText>
      </w:r>
      <w:r w:rsidR="00785498" w:rsidRPr="0013159B">
        <w:rPr>
          <w:rFonts w:ascii="David" w:hAnsi="David" w:cs="David"/>
          <w:sz w:val="24"/>
          <w:szCs w:val="24"/>
          <w:rtl/>
        </w:rPr>
        <w:instrText>מאמר ניסויי - השפעה של קורס של 10 ימים על בקרה של קשב, סגנון קוגניטיבי ורגש</w:instrText>
      </w:r>
      <w:r w:rsidR="00785498" w:rsidRPr="0013159B">
        <w:rPr>
          <w:rFonts w:ascii="David" w:hAnsi="David" w:cs="David"/>
          <w:sz w:val="24"/>
          <w:szCs w:val="24"/>
          <w:lang w:bidi="ar-SA"/>
        </w:rPr>
        <w:instrText xml:space="preserve"> \n\n</w:instrText>
      </w:r>
      <w:r w:rsidR="00785498" w:rsidRPr="0013159B">
        <w:rPr>
          <w:rFonts w:ascii="David" w:hAnsi="David" w:cs="David"/>
          <w:sz w:val="24"/>
          <w:szCs w:val="24"/>
          <w:rtl/>
        </w:rPr>
        <w:instrText>מערך לפני-אחרי</w:instrText>
      </w:r>
      <w:r w:rsidR="00785498" w:rsidRPr="0013159B">
        <w:rPr>
          <w:rFonts w:ascii="David" w:hAnsi="David" w:cs="David"/>
          <w:sz w:val="24"/>
          <w:szCs w:val="24"/>
          <w:lang w:bidi="ar-SA"/>
        </w:rPr>
        <w:instrText xml:space="preserve"> \n20 </w:instrText>
      </w:r>
      <w:r w:rsidR="00785498" w:rsidRPr="0013159B">
        <w:rPr>
          <w:rFonts w:ascii="David" w:hAnsi="David" w:cs="David"/>
          <w:sz w:val="24"/>
          <w:szCs w:val="24"/>
          <w:rtl/>
        </w:rPr>
        <w:instrText>נבדקים חדשים</w:instrText>
      </w:r>
      <w:r w:rsidR="00785498" w:rsidRPr="0013159B">
        <w:rPr>
          <w:rFonts w:ascii="David" w:hAnsi="David" w:cs="David"/>
          <w:sz w:val="24"/>
          <w:szCs w:val="24"/>
          <w:lang w:bidi="ar-SA"/>
        </w:rPr>
        <w:instrText>. \n</w:instrText>
      </w:r>
      <w:r w:rsidR="00785498" w:rsidRPr="0013159B">
        <w:rPr>
          <w:rFonts w:ascii="David" w:hAnsi="David" w:cs="David"/>
          <w:sz w:val="24"/>
          <w:szCs w:val="24"/>
          <w:rtl/>
        </w:rPr>
        <w:instrText>דיווח עצמי למדידת מיינדפולנס, רומינציות ורגש (דכאון וכו')</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ביצועים במשימות של</w:instrText>
      </w:r>
      <w:r w:rsidR="00785498" w:rsidRPr="0013159B">
        <w:rPr>
          <w:rFonts w:ascii="David" w:hAnsi="David" w:cs="David"/>
          <w:sz w:val="24"/>
          <w:szCs w:val="24"/>
          <w:lang w:bidi="ar-SA"/>
        </w:rPr>
        <w:instrText xml:space="preserve"> WM, </w:instrText>
      </w:r>
      <w:r w:rsidR="00785498" w:rsidRPr="0013159B">
        <w:rPr>
          <w:rFonts w:ascii="David" w:hAnsi="David" w:cs="David"/>
          <w:sz w:val="24"/>
          <w:szCs w:val="24"/>
          <w:rtl/>
        </w:rPr>
        <w:instrText>קשב מושהה, סוויצ' בקשב</w:instrText>
      </w:r>
      <w:r w:rsidR="00785498" w:rsidRPr="0013159B">
        <w:rPr>
          <w:rFonts w:ascii="David" w:hAnsi="David" w:cs="David"/>
          <w:sz w:val="24"/>
          <w:szCs w:val="24"/>
          <w:lang w:bidi="ar-SA"/>
        </w:rPr>
        <w:instrText>.\n\n</w:instrText>
      </w:r>
      <w:r w:rsidR="00785498" w:rsidRPr="0013159B">
        <w:rPr>
          <w:rFonts w:ascii="David" w:hAnsi="David" w:cs="David"/>
          <w:sz w:val="24"/>
          <w:szCs w:val="24"/>
          <w:rtl/>
        </w:rPr>
        <w:instrText>זיהוי ביצועים טובים יותר בזכרון עבודה ובהשהיית קשב בקב' מדיטציה</w:instrText>
      </w:r>
      <w:r w:rsidR="00785498" w:rsidRPr="0013159B">
        <w:rPr>
          <w:rFonts w:ascii="David" w:hAnsi="David" w:cs="David"/>
          <w:sz w:val="24"/>
          <w:szCs w:val="24"/>
          <w:lang w:bidi="ar-SA"/>
        </w:rPr>
        <w:instrText>. ","page":"303-322","title":"The impact of intensive mindfulness training on attentional control, cognitive style, and affect","type":"article-journal","volume":"32"},"uris":["http://www.mendeley.com/documents/?uuid=c6017cc8-c0db-499d-9a7c-174f66c623e8"]}],"mendeley":{"formattedCitation":"(Chambers, Lo, &amp; Allen, 2008)","plainTextFormattedCitation":"(Chambers, Lo, &amp; Allen, 2008)","previouslyFormattedCitation":"(Chambers, Lo, &amp; Allen, 2008)"},"properties":{"noteIndex":0},"schema":"https://github.com/citation-style-language/schema/raw/master/csl-citation.json"}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(Chambers, Lo, &amp; Allen, 2008)</w:t>
      </w:r>
      <w:r w:rsidRPr="006A4A9B">
        <w:rPr>
          <w:rFonts w:ascii="David" w:hAnsi="David" w:cs="David"/>
          <w:sz w:val="24"/>
          <w:szCs w:val="24"/>
          <w:lang w:bidi="ar-SA"/>
        </w:rPr>
        <w:fldChar w:fldCharType="end"/>
      </w:r>
      <w:r w:rsidRPr="006A4A9B">
        <w:rPr>
          <w:rFonts w:ascii="David" w:hAnsi="David" w:cs="David"/>
          <w:sz w:val="24"/>
          <w:szCs w:val="24"/>
          <w:lang w:bidi="ar-SA"/>
        </w:rPr>
        <w:t xml:space="preserve">, Digit-Symbol Test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{"citationItems":[{"id":"ITEM-1","itemData":{"DOI":"10.1007/s12671-015-0385-8","ISSN":"18688535","abstract":"These days, there are substantial number of papers published on the effects of meditation-based programs adapted for westerners involv</w:instrText>
      </w:r>
      <w:r w:rsidR="00785498" w:rsidRPr="0013159B">
        <w:rPr>
          <w:rFonts w:ascii="David" w:hAnsi="David" w:cs="David"/>
          <w:sz w:val="24"/>
          <w:szCs w:val="24"/>
          <w:lang w:bidi="ar-SA"/>
        </w:rPr>
        <w:instrText>ing different practices oriented toward mental and physical health. The study assessed the effects of a retreat which was solely focused on Shamatha practices (basic traditional Buddhist meditation practices). The participants on the retreat included those with 1 year of meditation practice or less (LP) and those with more than 1 year of meditation practice (MP). The objective of this study was to evaluate whether a traditional 9-day Shamatha Buddhist meditation retreat could change attention, mindfulness, and self-compassion levels in these participants. We also decided to investigate whether a meditation retreat, which could be intensive and exhaustive for beginners, could be equally beneficial for both LP and MP. The participants answered questionnaires before and after the retreat: Mindful Awareness Attention Scale (MAAS), Self-Compassion Scale (SCS), digit-symbol test, analog scales about stress, anxiety, frustration, perception and attention, and a question about their level of Shamatha based on a traditional Buddhist text. Participants showed improvements on most of the questionnaires and scales after the retreat. There were interaction effects (time and group) in perception (analog scale) and mindfulness. This study suggests that a traditional Shamatha retreat can improve mindfulness, attention, and self-compassion levels in the participants, irrespective of their experience. It also suggests that this kind of retreat could improve mindfulness and perception in participants with more than 1 year of meditation practice.","author":[{"dropping-particle":"","family":"Kozasa","given":"Elisa H.","non-dropping-particle":"","parse-names":false,"suffix":""},{"dropping-particle":"","family":"Lacerda","given":"Shirley S.","non-dropping-particle":"","parse-names":false,"suffix":""},{"dropping-particle":"","family":"Menezes","given":"Carolina","non-dropping-particle":"","parse-names":false,"suffix":""},{"dropping-particle":"","family":"Wallace","given":"B. Alan","non-dropping-particle":"","parse-names":false,"suffix":""},{"dropping-particle":"","family":"Radvany","given":"João","non-dropping-particle":"","parse-names":false,"suffix":""},{"dropping-particle":"","family":"Mello","given":"Luiz E.A.M.","non-dropping-particle":"","parse-names":false,"suffix":""},{"dropping-particle":"","family":"Sato","given":"João R.","non-dropping-particle":"","parse-names":false,"suffix":""}],"container-title":"Mindfulness","id":"ITEM-1","issue":"6","issued":{"date-parts":[["2015"]]},"page":"1235-1241","title":"Effects of a 9-Day Shamatha Buddhist Meditation Retreat on Attention, Mindfulness and Self-Compassion in Participants with a Broad Range of Meditation Experience","type":"article-journal","volume":"6"},"uris":["http://www.mendeley.com/documents/?uuid=118d8295-b822-46a4-9707-c6fa42df76d6"]}],"mendeley":{"formattedCitation":"(Kozasa et al., 2015)","plainTextFormattedCitation":"(Kozasa et al., 2015)","previouslyFormattedCitation":"(Kozasa et al., 2015)"},"properties":{"noteIndex":0},"schema":"https://github.com/citation-style-language/schema/raw/master/csl-citation.json"}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(Kozasa et al., 2015)</w:t>
      </w:r>
      <w:r w:rsidRPr="006A4A9B">
        <w:rPr>
          <w:rFonts w:ascii="David" w:hAnsi="David" w:cs="David"/>
          <w:sz w:val="24"/>
          <w:szCs w:val="24"/>
          <w:lang w:bidi="ar-SA"/>
        </w:rPr>
        <w:fldChar w:fldCharType="end"/>
      </w:r>
      <w:r w:rsidRPr="006A4A9B">
        <w:rPr>
          <w:rFonts w:ascii="David" w:hAnsi="David" w:cs="David"/>
          <w:sz w:val="24"/>
          <w:szCs w:val="24"/>
          <w:lang w:bidi="ar-SA"/>
        </w:rPr>
        <w:t xml:space="preserve">, Sustained-Attention Task,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 xml:space="preserve">ADDIN CSL_CITATION {"citationItems":[{"id":"ITEM-1","itemData":{"DOI":"10.1177/0956797610371339","ISSN":"14679280","abstract":"The ability to focus one's attention underlies success in many everyday tasks, but voluntary attention cannot be sustained for extended periods of time. </w:instrText>
      </w:r>
      <w:r w:rsidR="00785498" w:rsidRPr="0013159B">
        <w:rPr>
          <w:rFonts w:ascii="David" w:hAnsi="David" w:cs="David"/>
          <w:sz w:val="24"/>
          <w:szCs w:val="24"/>
          <w:lang w:bidi="ar-SA"/>
        </w:rPr>
        <w:instrText>In the laboratory, sustained-attention failure is manifest as a decline in perceptual sensitivity with increasing time on task, known as the vigilance decrement. We investigated improvements in sustained attention with training (approximately 5 hr/day for 3 months), which consisted of meditation practice that involved sustained selective attention on a chosen stimulus (e.g., the participant's breath). Participants were randomly assigned either to receive training first (n = 30) or to serve as waiting-list controls and receive training second (n = 30). Training produced improvements in visual discrimination that were linked to increases in perceptual sensitivity and improved vigilance during sustained visual attention. Consistent with the resource model of vigilance, these results suggest that perceptual improvements can reduce the resource demand imposed by target discrimination and thus make it easier to sustain voluntary attention.","author":[{"dropping-particle":"","family":"MacLean","given":"Katherine A.","non-dropping-particle":"","parse-names":false,"suffix":""},{"dropping-particle":"","family":"Ferrer","given":"Emilio","non-dropping-particle":"","parse-names":false,"suffix":""},{"dropping-particle":"","family":"Aichele","given":"Stephen R.","non-dropping-particle":"","parse-names":false,"suffix":""},{"dropping-particle":"","family":"Bridwell","given":"David A.","non-dropping-particle":"","parse-names":false,"suffix":""},{"dropping-particle":"","family":"Zanesco","given":"Anthony P.","non-dropping-particle":"","parse-names":false,"suffix":""},{"dropping-particle":"","family":"Jacobs","given":"Tonya L.","non-dropping-particle":"","parse-names":false,"suffix":""},{"dropping-particle":"","family":"King","given":"Brandon G.","non-dropping-particle":"","parse-names":false,"suffix":""},{"dropping-particle":"","family":"Rosenberg","given":"Erika L.","non-dropping-particle":"","parse-names":false,"suffix":""},{"dropping-particle":"","family":"Sahdra","given":"Baljinder K.","non-dropping-particle":"","parse-names":false,"suffix":""},{"dropping-particle":"","family":"Shaver","given":"Phillip R.","non-dropping-particle":"","parse-names":false,"suffix":""},{"dropping-particle":"","family":"Wallace","given":"B. Alan","non-dropping-particle":"","parse-names":false,"suffix":""},{"dropping-particle":"","family":"Mangun","given":"George R.","non-dropping-particle":"","parse-names":false,"suffix":""},{"dropping-particle":"","family":"Saron","given":"Clifford D.","non-dropping-particle":"","parse-names":false,"suffix":""}],"container-title":"Psychological science : a journal of the American Psychological Society / APS","id":"ITEM-1","issue":"6","issued":{"date-parts":[["2010"]]},"note":"</w:instrText>
      </w:r>
      <w:r w:rsidR="00785498" w:rsidRPr="0013159B">
        <w:rPr>
          <w:rFonts w:ascii="David" w:hAnsi="David" w:cs="David"/>
          <w:sz w:val="24"/>
          <w:szCs w:val="24"/>
          <w:rtl/>
        </w:rPr>
        <w:instrText>מדיטציה אינטנסיבית משפרת הבחנה תפיסתית והשהיית קשב</w:instrText>
      </w:r>
      <w:r w:rsidR="00785498" w:rsidRPr="0013159B">
        <w:rPr>
          <w:rFonts w:ascii="David" w:hAnsi="David" w:cs="David"/>
          <w:sz w:val="24"/>
          <w:szCs w:val="24"/>
          <w:lang w:bidi="ar-SA"/>
        </w:rPr>
        <w:instrText xml:space="preserve"> \n</w:instrText>
      </w:r>
      <w:r w:rsidR="00785498" w:rsidRPr="0013159B">
        <w:rPr>
          <w:rFonts w:ascii="David" w:hAnsi="David" w:cs="David"/>
          <w:sz w:val="24"/>
          <w:szCs w:val="24"/>
          <w:rtl/>
        </w:rPr>
        <w:instrText>מאמר</w:instrText>
      </w:r>
      <w:r w:rsidR="00785498" w:rsidRPr="0013159B">
        <w:rPr>
          <w:rFonts w:ascii="David" w:hAnsi="David" w:cs="David"/>
          <w:sz w:val="24"/>
          <w:szCs w:val="24"/>
          <w:lang w:bidi="ar-SA"/>
        </w:rPr>
        <w:instrText xml:space="preserve"> </w:instrText>
      </w:r>
      <w:r w:rsidR="00785498" w:rsidRPr="0013159B">
        <w:rPr>
          <w:rFonts w:ascii="David" w:hAnsi="David" w:cs="David"/>
          <w:sz w:val="24"/>
          <w:szCs w:val="24"/>
          <w:rtl/>
        </w:rPr>
        <w:instrText>ניסויי שאצטרך להוסיף להפעה של מיינדפולנס על קשב חיצוני ואז גם להעמיק בו</w:instrText>
      </w:r>
      <w:r w:rsidR="00785498" w:rsidRPr="0013159B">
        <w:rPr>
          <w:rFonts w:ascii="David" w:hAnsi="David" w:cs="David"/>
          <w:sz w:val="24"/>
          <w:szCs w:val="24"/>
          <w:lang w:bidi="ar-SA"/>
        </w:rPr>
        <w:instrText xml:space="preserve"> \nperceptual discrimination?\n","page":"829-839","title":"Intensive meditation training improves perceptual discrimination and sustained attention.","type":"article-journal","volume":"21"},"uris":["http://www.mendeley.com/documents/?uuid=5e589563-5ac7-4dc3-9d64-dc7d9ea82192"]}],"mendeley":{"formattedCitation":"(MacLean et al., 2010)","plainTextFormattedCitation":"(MacLean et al., 2010)","previouslyFormattedCitation":"(MacLean et al., 2010)"},"properties":{"noteIndex":0},"schema":"https://github.com/citation-style-language/schema/raw/master/csl-citation.json"}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(MacLean et al., 2010)</w:t>
      </w:r>
      <w:r w:rsidRPr="006A4A9B">
        <w:rPr>
          <w:rFonts w:ascii="David" w:hAnsi="David" w:cs="David"/>
          <w:sz w:val="24"/>
          <w:szCs w:val="24"/>
          <w:lang w:bidi="ar-SA"/>
        </w:rPr>
        <w:fldChar w:fldCharType="end"/>
      </w:r>
      <w:r w:rsidR="00194AB9" w:rsidRPr="006A4A9B">
        <w:rPr>
          <w:rFonts w:ascii="David" w:hAnsi="David" w:cs="David"/>
          <w:sz w:val="24"/>
          <w:szCs w:val="24"/>
          <w:lang w:bidi="ar-SA"/>
        </w:rPr>
        <w:t>,</w:t>
      </w:r>
      <w:r w:rsidRPr="006A4A9B">
        <w:rPr>
          <w:rFonts w:ascii="David" w:hAnsi="David" w:cs="David"/>
          <w:sz w:val="24"/>
          <w:szCs w:val="24"/>
          <w:lang w:bidi="ar-SA"/>
        </w:rPr>
        <w:t>attentional selection (e.g., A</w:t>
      </w:r>
      <w:r w:rsidRPr="0013159B">
        <w:rPr>
          <w:rFonts w:ascii="David" w:hAnsi="David" w:cs="David"/>
          <w:sz w:val="24"/>
          <w:szCs w:val="24"/>
        </w:rPr>
        <w:t xml:space="preserve">ttentional </w:t>
      </w:r>
      <w:r w:rsidR="005C74DA" w:rsidRPr="0013159B">
        <w:rPr>
          <w:rFonts w:ascii="David" w:hAnsi="David" w:cs="David"/>
          <w:sz w:val="24"/>
          <w:szCs w:val="24"/>
        </w:rPr>
        <w:t>Blink</w:t>
      </w:r>
      <w:r w:rsidRPr="0013159B">
        <w:rPr>
          <w:rFonts w:ascii="David" w:hAnsi="David" w:cs="David"/>
          <w:sz w:val="24"/>
          <w:szCs w:val="24"/>
        </w:rPr>
        <w:t xml:space="preserve">,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{"citationItems":[{"id":"ITEM-1","itemData":{"DOI":"10.1371/journal.pbio.0050138","ISBN":"1545-7885 (Electronic)","ISSN":"15449173","PMID":"17488185","abstract":"The information processing capacity of the human mind is limited, as is evidenced by the so-called \"attentional-blink\" deficit: When two targets (T1 and T2) embedded</w:instrText>
      </w:r>
      <w:r w:rsidR="00785498" w:rsidRPr="0013159B">
        <w:rPr>
          <w:rFonts w:ascii="David" w:hAnsi="David" w:cs="David"/>
          <w:sz w:val="24"/>
          <w:szCs w:val="24"/>
        </w:rPr>
        <w:instrText xml:space="preserve"> in a rapid stream of events are presented in close temporal proximity, the second target is often not seen. This deficit is believed to result from competition between the two targets for limited attentional resources. Here we show, using performance in an attentional-blink task and scalp-recorded brain potentials, that meditation, or mental training, affects the distribution of limited brain resources. Three months of intensive mental training resulted in a smaller attentional blink and reduced brain-resource allocation to the first target, as reflected by a smaller T1-elicited P3b, a brain-potential index of resource allocation. Furthermore, those individuals that showed the largest decrease in brain-resource allocation to T1 generally showed the greatest reduction in attentional-blink size. These observations provide novel support for the view that the ability to accurately identify T2 depends upon the efficient deployment of resources to T1. The results also demonstrate that mental training can result in increased control over the distribution of limited brain resources. Our study supports the idea that plasticity in brain and mental function exists throughout life and illustrates the usefulness of systematic mental training in the study of the human mind.","author":[{"dropping-particle":"","family":"Slagter","given":"Heleen A.","non-dropping-particle":"","parse-names":false,"suffix":""},{"dropping-particle":"","family":"Lutz","given":"Antoine","non-dropping-particle":"","parse-names":false,"suffix":""},{"dropping-particle":"","family":"Greischar","given":"Lawrence L.","non-dropping-particle":"","parse-names":false,"suffix":""},{"dropping-particle":"","family":"Francis","given":"Andrew D.","non-dropping-particle":"","parse-names":false,"suffix":""},{"dropping-particle":"","family":"Nieuwenhuis","given":"Sander","non-dropping-particle":"","parse-names":false,"suffix":""},{"dropping-particle":"","family":"Davis","given":"James M.","non-dropping-particle":"","parse-names":false,"suffix":""},{"dropping-particle":"","family":"Davidson","given":"Richard J.","non-dropping-particle":"","parse-names":false,"suffix":""}],"container-title":"PLoS Biology","id":"ITEM-1","issue":"6","issued":{"date-parts":[["2007"]]},"note":"</w:instrText>
      </w:r>
      <w:r w:rsidR="00785498" w:rsidRPr="0013159B">
        <w:rPr>
          <w:rFonts w:ascii="David" w:hAnsi="David" w:cs="David"/>
          <w:sz w:val="24"/>
          <w:szCs w:val="24"/>
          <w:rtl/>
        </w:rPr>
        <w:instrText>מחקר אורך עצום שמראה על שיפור ביכולת במטלת קשב</w:instrText>
      </w:r>
      <w:r w:rsidR="00785498" w:rsidRPr="0013159B">
        <w:rPr>
          <w:rFonts w:ascii="David" w:hAnsi="David" w:cs="David"/>
          <w:sz w:val="24"/>
          <w:szCs w:val="24"/>
        </w:rPr>
        <w:instrText xml:space="preserve"> attentional eyes blink </w:instrText>
      </w:r>
      <w:r w:rsidR="00785498" w:rsidRPr="0013159B">
        <w:rPr>
          <w:rFonts w:ascii="David" w:hAnsi="David" w:cs="David"/>
          <w:sz w:val="24"/>
          <w:szCs w:val="24"/>
          <w:rtl/>
        </w:rPr>
        <w:instrText>לאחר 3 חודשים של ריטריט ויפאסנה אינטנסיבי</w:instrText>
      </w:r>
      <w:r w:rsidR="00785498" w:rsidRPr="0013159B">
        <w:rPr>
          <w:rFonts w:ascii="David" w:hAnsi="David" w:cs="David"/>
          <w:sz w:val="24"/>
          <w:szCs w:val="24"/>
        </w:rPr>
        <w:instrText xml:space="preserve"> \nslagter, antony lutz (mind&amp;amp;life?)","page":"1228-1235","title":"Mental training affects distribution of limited brain resources","type":"article-journal","volume":"5"},"uris":["http://www.mendeley.com/documents/?uuid=a30d2224-6fe3-41d3-a08e-074bf408965d"]}],"mendeley":{"formattedCitation":"(Slagter et al., 2007)","plainTextFormattedCitation":"(Slagter et al., 2007)","previouslyFormattedCitation":"(Slagter et al., 2007)"},"properties":{"noteIndex":0},"schema":"https://github.com/citation-style-language/schema/raw/master/csl-citation.json"}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(Slagter et al., 2007)</w:t>
      </w:r>
      <w:r w:rsidRPr="006A4A9B">
        <w:rPr>
          <w:rFonts w:ascii="David" w:hAnsi="David" w:cs="David"/>
          <w:sz w:val="24"/>
          <w:szCs w:val="24"/>
        </w:rPr>
        <w:fldChar w:fldCharType="end"/>
      </w:r>
      <w:r w:rsidRPr="006A4A9B">
        <w:rPr>
          <w:rFonts w:ascii="David" w:hAnsi="David" w:cs="David"/>
          <w:sz w:val="24"/>
          <w:szCs w:val="24"/>
        </w:rPr>
        <w:t xml:space="preserve">;Dichotic Listening Task,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{"citationItems":[{"id":"ITEM-1","itemData":{"DOI":"10.1016/j.tics.2008.01.005","ISBN":"1364-6613 (Print)\\r1364-6613 (Linking)","ISSN":"13646613","PMID":"18329323","abstract":"Meditation can be conceptualized as a family of complex emotional and attentional regulatory training regimes develo</w:instrText>
      </w:r>
      <w:r w:rsidR="00785498" w:rsidRPr="0013159B">
        <w:rPr>
          <w:rFonts w:ascii="David" w:hAnsi="David" w:cs="David"/>
          <w:sz w:val="24"/>
          <w:szCs w:val="24"/>
        </w:rPr>
        <w:instrText>ped for various ends, including the cultivation of well-being and emotional balance. Among these various practices, there are two styles that are commonly studied. One style, focused attention meditation, entails the voluntary focusing of attention on a chosen object. The other style, open monitoring meditation, involves nonreactive monitoring of the content of experience from moment to moment. The potential regulatory functions of these practices on attention and emotion processes could have a long-term impact on the brain and behavior. © 2008 Elsevier Ltd. All rights reserved.","author":[{"dropping-particle":"","family":"Lutz","given":"Antoine","non-dropping-particle":"","parse-names":false,"suffix":""},{"dropping-particle":"","family":"Slagter","given":"Heleen A.","non-dropping-particle":"","parse-names":false,"suffix":""},{"dropping-particle":"","family":"Dunne","given":"John D.","non-dropping-particle":"","parse-names":false,"suffix":""},{"dropping-particle":"","family":"Davidson","given":"Richard J.","non-dropping-particle":"","parse-names":false,"suffix":""}],"container-title":"Trends in Cognitive Sciences","id":"ITEM-1","issue":"4","issued":{"date-parts":[["2008"]]},"note":"</w:instrText>
      </w:r>
      <w:r w:rsidR="00785498" w:rsidRPr="0013159B">
        <w:rPr>
          <w:rFonts w:ascii="David" w:hAnsi="David" w:cs="David"/>
          <w:sz w:val="24"/>
          <w:szCs w:val="24"/>
          <w:rtl/>
        </w:rPr>
        <w:instrText>להוציא מכאן את מרכיבי הקשב השונים במדיטציה למצגת</w:instrText>
      </w:r>
      <w:r w:rsidR="00785498" w:rsidRPr="0013159B">
        <w:rPr>
          <w:rFonts w:ascii="David" w:hAnsi="David" w:cs="David"/>
          <w:sz w:val="24"/>
          <w:szCs w:val="24"/>
        </w:rPr>
        <w:instrText>!!!\n</w:instrText>
      </w:r>
      <w:r w:rsidR="00785498" w:rsidRPr="0013159B">
        <w:rPr>
          <w:rFonts w:ascii="David" w:hAnsi="David" w:cs="David"/>
          <w:sz w:val="24"/>
          <w:szCs w:val="24"/>
          <w:rtl/>
        </w:rPr>
        <w:instrText>ולנסות לקשר אותם לדומיינים ב</w:instrText>
      </w:r>
      <w:r w:rsidR="00785498" w:rsidRPr="0013159B">
        <w:rPr>
          <w:rFonts w:ascii="David" w:hAnsi="David" w:cs="David"/>
          <w:sz w:val="24"/>
          <w:szCs w:val="24"/>
        </w:rPr>
        <w:instrText xml:space="preserve">-MAT </w:instrText>
      </w:r>
      <w:r w:rsidR="00785498" w:rsidRPr="0013159B">
        <w:rPr>
          <w:rFonts w:ascii="David" w:hAnsi="David" w:cs="David"/>
          <w:sz w:val="24"/>
          <w:szCs w:val="24"/>
          <w:rtl/>
        </w:rPr>
        <w:instrText>ולאחר מכן לשיטות מדידה</w:instrText>
      </w:r>
      <w:r w:rsidR="00785498" w:rsidRPr="0013159B">
        <w:rPr>
          <w:rFonts w:ascii="David" w:hAnsi="David" w:cs="David"/>
          <w:sz w:val="24"/>
          <w:szCs w:val="24"/>
        </w:rPr>
        <w:instrText>!\n\n</w:instrText>
      </w:r>
      <w:r w:rsidR="00785498" w:rsidRPr="0013159B">
        <w:rPr>
          <w:rFonts w:ascii="David" w:hAnsi="David" w:cs="David"/>
          <w:sz w:val="24"/>
          <w:szCs w:val="24"/>
          <w:rtl/>
        </w:rPr>
        <w:instrText>ויסקוניסין - מדיסון 1</w:instrText>
      </w:r>
      <w:r w:rsidR="00785498" w:rsidRPr="0013159B">
        <w:rPr>
          <w:rFonts w:ascii="David" w:hAnsi="David" w:cs="David"/>
          <w:sz w:val="24"/>
          <w:szCs w:val="24"/>
        </w:rPr>
        <w:instrText>\n\n</w:instrText>
      </w:r>
      <w:r w:rsidR="00785498" w:rsidRPr="0013159B">
        <w:rPr>
          <w:rFonts w:ascii="David" w:hAnsi="David" w:cs="David"/>
          <w:sz w:val="24"/>
          <w:szCs w:val="24"/>
          <w:rtl/>
        </w:rPr>
        <w:instrText>מיקוד רב בשינויים מוחיים. יהיה רלוונטי אם אמשיך ל</w:instrText>
      </w:r>
      <w:r w:rsidR="00785498" w:rsidRPr="0013159B">
        <w:rPr>
          <w:rFonts w:ascii="David" w:hAnsi="David" w:cs="David"/>
          <w:sz w:val="24"/>
          <w:szCs w:val="24"/>
        </w:rPr>
        <w:instrText>NYX\n\n</w:instrText>
      </w:r>
      <w:r w:rsidR="00785498" w:rsidRPr="0013159B">
        <w:rPr>
          <w:rFonts w:ascii="David" w:hAnsi="David" w:cs="David"/>
          <w:sz w:val="24"/>
          <w:szCs w:val="24"/>
          <w:rtl/>
        </w:rPr>
        <w:instrText>הגדרה נרחבת ל</w:instrText>
      </w:r>
      <w:r w:rsidR="00785498" w:rsidRPr="0013159B">
        <w:rPr>
          <w:rFonts w:ascii="David" w:hAnsi="David" w:cs="David"/>
          <w:sz w:val="24"/>
          <w:szCs w:val="24"/>
        </w:rPr>
        <w:instrText xml:space="preserve"> FA </w:instrText>
      </w:r>
      <w:r w:rsidR="00785498" w:rsidRPr="0013159B">
        <w:rPr>
          <w:rFonts w:ascii="David" w:hAnsi="David" w:cs="David"/>
          <w:sz w:val="24"/>
          <w:szCs w:val="24"/>
          <w:rtl/>
        </w:rPr>
        <w:instrText>ו</w:instrText>
      </w:r>
      <w:r w:rsidR="00785498" w:rsidRPr="0013159B">
        <w:rPr>
          <w:rFonts w:ascii="David" w:hAnsi="David" w:cs="David"/>
          <w:sz w:val="24"/>
          <w:szCs w:val="24"/>
        </w:rPr>
        <w:instrText>-OM\n</w:instrText>
      </w:r>
      <w:r w:rsidR="00785498" w:rsidRPr="0013159B">
        <w:rPr>
          <w:rFonts w:ascii="David" w:hAnsi="David" w:cs="David"/>
          <w:sz w:val="24"/>
          <w:szCs w:val="24"/>
          <w:rtl/>
        </w:rPr>
        <w:instrText>הסבר על מרכיבי קשב שונים במדיטציה</w:instrText>
      </w:r>
      <w:r w:rsidR="00785498" w:rsidRPr="0013159B">
        <w:rPr>
          <w:rFonts w:ascii="David" w:hAnsi="David" w:cs="David"/>
          <w:sz w:val="24"/>
          <w:szCs w:val="24"/>
        </w:rPr>
        <w:instrText>. \n\n</w:instrText>
      </w:r>
      <w:r w:rsidR="00785498" w:rsidRPr="0013159B">
        <w:rPr>
          <w:rFonts w:ascii="David" w:hAnsi="David" w:cs="David"/>
          <w:sz w:val="24"/>
          <w:szCs w:val="24"/>
          <w:rtl/>
        </w:rPr>
        <w:instrText>מבחן של</w:instrText>
      </w:r>
      <w:r w:rsidR="00785498" w:rsidRPr="0013159B">
        <w:rPr>
          <w:rFonts w:ascii="David" w:hAnsi="David" w:cs="David"/>
          <w:sz w:val="24"/>
          <w:szCs w:val="24"/>
        </w:rPr>
        <w:instrText xml:space="preserve"> binocular rivalry </w:instrText>
      </w:r>
      <w:r w:rsidR="00785498" w:rsidRPr="0013159B">
        <w:rPr>
          <w:rFonts w:ascii="David" w:hAnsi="David" w:cs="David"/>
          <w:sz w:val="24"/>
          <w:szCs w:val="24"/>
          <w:rtl/>
        </w:rPr>
        <w:instrText>ושל שמיעה דיכוטומית</w:instrText>
      </w:r>
      <w:r w:rsidR="00785498" w:rsidRPr="0013159B">
        <w:rPr>
          <w:rFonts w:ascii="David" w:hAnsi="David" w:cs="David"/>
          <w:sz w:val="24"/>
          <w:szCs w:val="24"/>
        </w:rPr>
        <w:instrText>\n</w:instrText>
      </w:r>
      <w:r w:rsidR="00785498" w:rsidRPr="0013159B">
        <w:rPr>
          <w:rFonts w:ascii="David" w:hAnsi="David" w:cs="David"/>
          <w:sz w:val="24"/>
          <w:szCs w:val="24"/>
          <w:rtl/>
        </w:rPr>
        <w:instrText>ניטור קונפליקטים, קשב מושהה</w:instrText>
      </w:r>
      <w:r w:rsidR="00785498" w:rsidRPr="0013159B">
        <w:rPr>
          <w:rFonts w:ascii="David" w:hAnsi="David" w:cs="David"/>
          <w:sz w:val="24"/>
          <w:szCs w:val="24"/>
        </w:rPr>
        <w:instrText>.","page":"163-169","title":"Attention regulation and monitoring in meditation","type":"article-journal","volume":"12"},"uris":["http://www.mendeley.com/documents/?uuid=8ff88481-2e66-47a9-8fdb-b6a4f5855f8a"]}],"mendeley":{"formattedCitation":"(Lutz et al., 2008)","plainTextFormattedCitation":"(Lutz et al., 2008)","previouslyFormattedCitation":"(Lutz et al., 2008)"},"properties":{"noteIndex":0},"schema":"https://github.com/citation-style-language/schema/raw/master/csl-citation.json"}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(Lutz et al., 2008)</w:t>
      </w:r>
      <w:r w:rsidRPr="006A4A9B">
        <w:rPr>
          <w:rFonts w:ascii="David" w:hAnsi="David" w:cs="David"/>
          <w:sz w:val="24"/>
          <w:szCs w:val="24"/>
        </w:rPr>
        <w:fldChar w:fldCharType="end"/>
      </w:r>
      <w:r w:rsidRPr="006A4A9B">
        <w:rPr>
          <w:rFonts w:ascii="David" w:hAnsi="David" w:cs="David"/>
          <w:sz w:val="24"/>
          <w:szCs w:val="24"/>
          <w:lang w:bidi="ar-SA"/>
        </w:rPr>
        <w:t>)</w:t>
      </w:r>
      <w:r w:rsidR="00194AB9" w:rsidRPr="006A4A9B">
        <w:rPr>
          <w:rFonts w:ascii="David" w:hAnsi="David" w:cs="David"/>
          <w:sz w:val="24"/>
          <w:szCs w:val="24"/>
          <w:lang w:bidi="ar-SA"/>
        </w:rPr>
        <w:t>,</w:t>
      </w:r>
      <w:r w:rsidRPr="006A4A9B">
        <w:rPr>
          <w:rFonts w:ascii="David" w:hAnsi="David" w:cs="David"/>
          <w:sz w:val="24"/>
          <w:szCs w:val="24"/>
          <w:lang w:bidi="ar-SA"/>
        </w:rPr>
        <w:t xml:space="preserve"> and attentional control (ANT,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{"citationItems":[{"id":"ITEM-1","itemData":{"DOI":"10.3389/fnhum.2014.00069","ISSN":"16625161","abstract":"Previous studies have examined the influence of meditation on three functionally different components of attention: executive control, alerting, and orienting. These studies have consistently found that meditation training improves both executive attention and alerting, but the</w:instrText>
      </w:r>
      <w:r w:rsidR="00785498" w:rsidRPr="0013159B">
        <w:rPr>
          <w:rFonts w:ascii="David" w:hAnsi="David" w:cs="David"/>
          <w:sz w:val="24"/>
          <w:szCs w:val="24"/>
          <w:lang w:bidi="ar-SA"/>
        </w:rPr>
        <w:instrText>re has not been a consistent and clear effect of meditation training on orienting. In addition, while previous studies have shown that the functional coupling of the alerting and executive networks increases the processing of task irrelevant stimuli, it is unknown if participating in a meditation retreat can decouple these components of attention and lead to improved performance. The current study investigated the influence of a weeklong intensive meditation retreat on three components of attention by randomly assigning participants to either pre- or postretreat testing groups. A modified attention network test (ANT) was used. Executive attention was measured as the difference in response time (RT) between congruent and incongruent task irrelevant flankers (conflict effect). Reflexive and volitional orienting were measured by manipulating cue validity and stimulus onset asynchrony (SOA). The coupling of executive attention and alerting was measured by examining flanker interference as a function of the SOA of an alerting cue. The meditation retreat improved task based indices of executive attention, but not reflexive or volitional orienting. There was clear behavioral evidence of coupling between executive attention and alerting in the preretreat group, as the conflict effect peaked when an alerting cue was presented 300 ms before the target. Importantly, there was no increase in the conflict effect for the postretreat group. This is consistent with the notion that the retreat decoupled the executive and alerting networks. These results suggest that previously reported improvements in the executive and alerting networks after meditation training might be mediated by the same underlying mechanism. © 2014 Elliott, Wallace and Giesbrecht.","author":[{"dropping-particle":"","family":"Elliott","given":"James C.","non-dropping-particle":"","parse-names":false,"suffix":""},{"dropping-particle":"","family":"Alan Wallace","given":"B.","non-dropping-particle":"","parse-names":false,"suffix":""},{"dropping-particle":"","family":"Giesbrecht","given":"Barry","non-dropping-particle":"","parse-names":false,"suffix":""}],"container-title":"Frontiers in Human Neuroscience","id":"ITEM-1","issue":"1 FEB","issued":{"date-parts":[["2014"]]},"page":"1-9","title":"A week-long meditation retreat decouples behavioral measures of the alerting and executive attention networks","type":"article-journal","volume":"8"},"uris":["http://www.mendeley.com/documents/?uuid=5cf92b86-df7e-4098-97a7-8561fe1d4d6c"]}],"mendeley":{"formattedCitation":"(Elliott et al., 2014)","plainTextFormattedCitation":"(Elliott et al., 2014)","previouslyFormattedCitation":"(Elliott et al., 2014)"},"properties":{"noteIndex":0},"schema":"https://github.com/citation-style-language/schema/raw/master/csl-citation.json"}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(Elliott et al., 2014)</w:t>
      </w:r>
      <w:r w:rsidRPr="006A4A9B">
        <w:rPr>
          <w:rFonts w:ascii="David" w:hAnsi="David" w:cs="David"/>
          <w:sz w:val="24"/>
          <w:szCs w:val="24"/>
          <w:lang w:bidi="ar-SA"/>
        </w:rPr>
        <w:fldChar w:fldCharType="end"/>
      </w:r>
      <w:r w:rsidRPr="006A4A9B">
        <w:rPr>
          <w:rFonts w:ascii="David" w:hAnsi="David" w:cs="David"/>
          <w:sz w:val="24"/>
          <w:szCs w:val="24"/>
          <w:lang w:bidi="ar-SA"/>
        </w:rPr>
        <w:t xml:space="preserve">. Yet, even </w:t>
      </w:r>
      <w:r w:rsidR="007910CF" w:rsidRPr="006A4A9B">
        <w:rPr>
          <w:rFonts w:ascii="David" w:hAnsi="David" w:cs="David"/>
          <w:sz w:val="24"/>
          <w:szCs w:val="24"/>
          <w:lang w:bidi="ar-SA"/>
        </w:rPr>
        <w:t>in the context of these high-dose MMT studies, a</w:t>
      </w:r>
      <w:r w:rsidR="00D572C2" w:rsidRPr="006A4A9B">
        <w:rPr>
          <w:rFonts w:ascii="David" w:hAnsi="David" w:cs="David"/>
          <w:sz w:val="24"/>
          <w:szCs w:val="24"/>
          <w:lang w:bidi="ar-SA"/>
        </w:rPr>
        <w:t xml:space="preserve"> few studies have reported null effects on </w:t>
      </w:r>
      <w:r w:rsidR="007F0624" w:rsidRPr="0013159B">
        <w:rPr>
          <w:rFonts w:ascii="David" w:hAnsi="David" w:cs="David"/>
          <w:sz w:val="24"/>
          <w:szCs w:val="24"/>
          <w:lang w:bidi="ar-SA"/>
        </w:rPr>
        <w:t xml:space="preserve"> attentional control</w:t>
      </w:r>
      <w:r w:rsidRPr="0013159B">
        <w:rPr>
          <w:rFonts w:ascii="David" w:hAnsi="David" w:cs="David"/>
          <w:sz w:val="24"/>
          <w:szCs w:val="24"/>
          <w:lang w:bidi="ar-SA"/>
        </w:rPr>
        <w:t xml:space="preserve"> (e.g., ANT,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{"citationItems":[{"id":"ITEM-1","itemData":{"DOI":"10.1111/lapo.12054","ISSN":"02658240","abstract":"Mindfulness is defined as paying attention in the present moment. We investigate the hypothesis that mindful-ness training may alter or enhance specific a</w:instrText>
      </w:r>
      <w:r w:rsidR="00785498" w:rsidRPr="0013159B">
        <w:rPr>
          <w:rFonts w:ascii="David" w:hAnsi="David" w:cs="David"/>
          <w:sz w:val="24"/>
          <w:szCs w:val="24"/>
          <w:lang w:bidi="ar-SA"/>
        </w:rPr>
        <w:instrText>spects of attention. We examined three functionally and neuroana-tomically distinct but overlapping attentional subsystems: alerting, orienting, and conflict monitoring. Func-tioning of each subsystem was indexed by performance on the Attention Network Test (ANT; Fan, McCandliss, Sommer, Raz, &amp; Posner, 2002). Two types of mindfulness training (MT) programs were examined, and behav-ioral testing was conducted on participants before (Time 1) and after (Time 2) training. One training group consisted of individuals naive to mindfulness techniques who participated in an 8-week mindfulness-based stress reduction (MBSR) course that emphasized the development of concentrative meditation skills. The other training group consisted of individuals experienced in concentrative meditation techniques who participated in a 1-month intensive mindfulness retreat. Performance of these groups was compared with that of control participants who were meditation naive and received no MT. At Time 1, the participants in the retreat group demonstrated improved conflict monitoring performance relative to those in the MBSR and control groups. At Time 2, the participants in the MBSR course demonstrated significantly improved orienting in comparison with the control and retreat participants. In contrast, the participants in the retreat group demonstrated altered perfor-mance on the alerting component, with improvements in exogenous stimulus detection in comparison with the control and MBSR participants. The groups did not differ in conflict monitoring performance at Time 2. These results suggest that mindfulness training may improve attention-related behavioral responses by enhancing func-tioning of specific subcomponents of attention. Whereas participation in the MBSR course improved the ability to endogenously orient attention, retreat participation appeared to allow for the development and emergence of receptive attentional skills, which improved exogenous alerting-related process.","author":[{"dropping-particle":"","family":"Jha","given":"Amishi","non-dropping-particle":"","parse-names":false,"suffix":""},{"dropping-particle":"","family":"Krompinger","given":"Jason","non-dropping-particle":"","parse-names":false,"suffix":""},{"dropping-particle":"","family":"Baime","given":"Michael","non-dropping-particle":"","parse-names":false,"suffix":""}],"container-title":"Cognitive, Affective, &amp; Behavioural Neuroscience","id":"ITEM-1","issue":"2","issued":{"date-parts":[["2007"]]},"note":"</w:instrText>
      </w:r>
      <w:r w:rsidR="00785498" w:rsidRPr="0013159B">
        <w:rPr>
          <w:rFonts w:ascii="David" w:hAnsi="David" w:cs="David"/>
          <w:sz w:val="24"/>
          <w:szCs w:val="24"/>
          <w:rtl/>
        </w:rPr>
        <w:instrText>לקרוא! אמנם מ-2007 אבל מצוטט בטירוף ואולי יעשה סדר לפחות לגישה של אמישי ג'ה לכל העניין</w:instrText>
      </w:r>
      <w:r w:rsidR="00785498" w:rsidRPr="0013159B">
        <w:rPr>
          <w:rFonts w:ascii="David" w:hAnsi="David" w:cs="David"/>
          <w:sz w:val="24"/>
          <w:szCs w:val="24"/>
          <w:lang w:bidi="ar-SA"/>
        </w:rPr>
        <w:instrText>","page":"109-119","title":"Mindfulness training modifies","type":"article-journal","volume":"7"},"uris":["http://www.mendeley.com/documents/?uuid=1b5d51ba-615f-4b8a-aa43-53216c092b53"]}],"mendeley":{"formattedCitation":"(A. Jha et al., 2007)","plainTextFormattedCitation":"(A. Jha et al., 2007)","previouslyFormattedCitation":"(A. Jha et al., 2007)"},"properties":{"noteIndex":0},"schema":"https://github.com/citation-style-language/schema/raw/master/csl-citation.json"}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(A. Jha et al., 2007)</w:t>
      </w:r>
      <w:r w:rsidRPr="006A4A9B">
        <w:rPr>
          <w:rFonts w:ascii="David" w:hAnsi="David" w:cs="David"/>
          <w:sz w:val="24"/>
          <w:szCs w:val="24"/>
          <w:lang w:bidi="ar-SA"/>
        </w:rPr>
        <w:fldChar w:fldCharType="end"/>
      </w:r>
      <w:r w:rsidRPr="006A4A9B">
        <w:rPr>
          <w:rFonts w:ascii="David" w:hAnsi="David" w:cs="David"/>
          <w:sz w:val="24"/>
          <w:szCs w:val="24"/>
          <w:lang w:bidi="ar-SA"/>
        </w:rPr>
        <w:t>; Self Shifting Tas</w:t>
      </w:r>
      <w:r w:rsidRPr="006A4A9B">
        <w:rPr>
          <w:rFonts w:ascii="David" w:hAnsi="David" w:cs="David"/>
          <w:sz w:val="24"/>
          <w:szCs w:val="24"/>
        </w:rPr>
        <w:t>k</w:t>
      </w:r>
      <w:r w:rsidRPr="006A4A9B">
        <w:rPr>
          <w:rFonts w:ascii="David" w:hAnsi="David" w:cs="David"/>
          <w:sz w:val="24"/>
          <w:szCs w:val="24"/>
          <w:lang w:bidi="ar-SA"/>
        </w:rPr>
        <w:t xml:space="preserve">,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{"citationItems":[{"id":"ITEM-1","itemData":{"DOI":"10.1007/s12671-017-0682-5","ISSN":"18688535","abstract":"Proliferation of mindfulness retreat centers has paralleled the growing interest in mindfulness practice, but the research into the effects of retreats on psychological outcomes has received relatively little empirical attention. This study (1) investigated the effects of Vipassana retreats o</w:instrText>
      </w:r>
      <w:r w:rsidR="00785498" w:rsidRPr="0013159B">
        <w:rPr>
          <w:rFonts w:ascii="David" w:hAnsi="David" w:cs="David"/>
          <w:sz w:val="24"/>
          <w:szCs w:val="24"/>
          <w:lang w:bidi="ar-SA"/>
        </w:rPr>
        <w:instrText>n psychosocial outcomes, (2) evaluated the durability of outcomes at follow-up, and (3) examined baseline predictors of outcome. One hundred ninety-five participants underwent a 1-week meditation retreat at a leading meditation retreat center. Participants completed measures of mindfulness, anxiety, depression, dysfunctional attitudes, emotion regulation, set shifting, and attention before and after a pre-retreat control period, immediately following the retreat, and 4 weeks following the end of the retreat. Structural equation models indicated that there were significant improvements in mindfulness, anxiety, depression, and dysfunctional attitudes and that these gains were maintained at follow-up. Older age was associated with better functioning pre-retreat but comparatively less improvement overall. These results highlight the strong effects of meditation retreats on a variety of psychosocial outcomes and also identified baseline predictors of outcome.","author":[{"dropping-particle":"","family":"Cohen","given":"Jonah N.","non-dropping-particle":"","parse-names":false,"suffix":""},{"dropping-particle":"","family":"Jensen","given":"Dane","non-dropping-particle":"","parse-names":false,"suffix":""},{"dropping-particle":"","family":"Stange","given":"Jonathan P.","non-dropping-particle":"","parse-names":false,"suffix":""},{"dropping-particle":"","family":"Neuburger","given":"Mark","non-dropping-particle":"","parse-names":false,"suffix":""},{"dropping-particle":"","family":"Heimberg","given":"Richard G.","non-dropping-particle":"","parse-names":false,"suffix":""}],"container-title":"Mindfulness","id":"ITEM-1","issue":"4","issued":{"date-parts":[["2017"]]},"page":"1064-1077","publisher":"Mindfulness","title":"The Immediate and Long-Term Effects of an Intensive Meditation Retreat","type":"article-journal","volume":"8"},"uris":["http://www.mendeley.com/documents/?uuid=685babcd-041c-4b17-a17f-ff17ca6e1d2a"]}],"mendeley":{"formattedCitation":"(Cohen, Jensen, Stange, Neuburger, &amp; Heimberg, 2017)","plainTextFormattedCitation":"(Cohen, Jensen, Stange, Neuburger, &amp; Heimberg, 2017)","previouslyFormattedCitation":"(Cohen, Jensen, Stange, Neuburger, &amp; Heimberg, 2017)"},"properties":{"noteIndex":0},"schema":"https://github.com/citation-style-language/schema/raw/master/csl-citation.json"}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(Cohen, Jensen, Stange, Neuburger, &amp; Heimberg, 2017)</w:t>
      </w:r>
      <w:r w:rsidRPr="006A4A9B">
        <w:rPr>
          <w:rFonts w:ascii="David" w:hAnsi="David" w:cs="David"/>
          <w:sz w:val="24"/>
          <w:szCs w:val="24"/>
          <w:lang w:bidi="ar-SA"/>
        </w:rPr>
        <w:fldChar w:fldCharType="end"/>
      </w:r>
      <w:r w:rsidRPr="006A4A9B">
        <w:rPr>
          <w:rFonts w:ascii="David" w:hAnsi="David" w:cs="David"/>
          <w:sz w:val="24"/>
          <w:szCs w:val="24"/>
          <w:lang w:bidi="ar-SA"/>
        </w:rPr>
        <w:t xml:space="preserve">; IST - switching capacities </w:t>
      </w:r>
      <w:r w:rsidRPr="006A4A9B">
        <w:rPr>
          <w:rFonts w:ascii="David" w:hAnsi="David" w:cs="David"/>
          <w:sz w:val="24"/>
          <w:szCs w:val="24"/>
          <w:lang w:bidi="ar-SA"/>
        </w:rPr>
        <w:fldChar w:fldCharType="begin" w:fldLock="1"/>
      </w:r>
      <w:r w:rsidR="00785498" w:rsidRPr="006A4A9B">
        <w:rPr>
          <w:rFonts w:ascii="David" w:hAnsi="David" w:cs="David"/>
          <w:sz w:val="24"/>
          <w:szCs w:val="24"/>
          <w:lang w:bidi="ar-SA"/>
        </w:rPr>
        <w:instrText>ADDIN CSL_CITATION {"citationItems":[{"id":"ITEM-1","itemData":{"DOI":"10.1007/s10608-007-9119-0","ISBN":"0147-5916","ISSN":"01475916","PMID":"216273859","abstract":"To evaluate the impact of an intensive period of mindfulness meditation training on cognitive and affective function, a non-clinical group of 20 novice meditators were tested before and after participation in a 10-day intensive mindfulness meditation retr</w:instrText>
      </w:r>
      <w:r w:rsidR="00785498" w:rsidRPr="0013159B">
        <w:rPr>
          <w:rFonts w:ascii="David" w:hAnsi="David" w:cs="David"/>
          <w:sz w:val="24"/>
          <w:szCs w:val="24"/>
          <w:lang w:bidi="ar-SA"/>
        </w:rPr>
        <w:instrText>eat. They were evaluated with self-report scales measuring mindfulness, rumination and affect, as well as performance tasks assessing working memory, sustained attention, and attention switching. Results indicated that those completing the mindfulness training demonstrated significant improvements in self-reported mindfulness, depressive symptoms, rumination, and performance measures of working memory and sustained attention, relative to a comparison group who did not undergo any meditation training. This study suggests future directions for the elucidation of the critical processes that underlie the therapeutic benefits of mindfulness-based interventions.","author":[{"dropping-particle":"","family":"Chambers","given":"Richard","non-dropping-particle":"","parse-names":false,"suffix":""},{"dropping-particle":"","family":"Lo","given":"Barbara Chuen Yee","non-dropping-particle":"","parse-names":false,"suffix":""},{"dropping-particle":"","family":"Allen","given":"Nicholas B.","non-dropping-particle":"","parse-names":false,"suffix":""}],"container-title":"Cognitive Therapy and Research","id":"ITEM-1","issue":"3","issued":{"date-parts":[["2008"]]},"note":"</w:instrText>
      </w:r>
      <w:r w:rsidR="00785498" w:rsidRPr="0013159B">
        <w:rPr>
          <w:rFonts w:ascii="David" w:hAnsi="David" w:cs="David"/>
          <w:sz w:val="24"/>
          <w:szCs w:val="24"/>
          <w:rtl/>
        </w:rPr>
        <w:instrText>מאמר ניסויי - השפעה של קורס של 10 ימים על בקרה של קשב, סגנון קוגניטיבי ורגש</w:instrText>
      </w:r>
      <w:r w:rsidR="00785498" w:rsidRPr="0013159B">
        <w:rPr>
          <w:rFonts w:ascii="David" w:hAnsi="David" w:cs="David"/>
          <w:sz w:val="24"/>
          <w:szCs w:val="24"/>
          <w:lang w:bidi="ar-SA"/>
        </w:rPr>
        <w:instrText xml:space="preserve"> \n\n</w:instrText>
      </w:r>
      <w:r w:rsidR="00785498" w:rsidRPr="0013159B">
        <w:rPr>
          <w:rFonts w:ascii="David" w:hAnsi="David" w:cs="David"/>
          <w:sz w:val="24"/>
          <w:szCs w:val="24"/>
          <w:rtl/>
        </w:rPr>
        <w:instrText>מערך לפני-אחרי</w:instrText>
      </w:r>
      <w:r w:rsidR="00785498" w:rsidRPr="0013159B">
        <w:rPr>
          <w:rFonts w:ascii="David" w:hAnsi="David" w:cs="David"/>
          <w:sz w:val="24"/>
          <w:szCs w:val="24"/>
          <w:lang w:bidi="ar-SA"/>
        </w:rPr>
        <w:instrText xml:space="preserve"> \n20 </w:instrText>
      </w:r>
      <w:r w:rsidR="00785498" w:rsidRPr="0013159B">
        <w:rPr>
          <w:rFonts w:ascii="David" w:hAnsi="David" w:cs="David"/>
          <w:sz w:val="24"/>
          <w:szCs w:val="24"/>
          <w:rtl/>
        </w:rPr>
        <w:instrText>נבדקים חדשים</w:instrText>
      </w:r>
      <w:r w:rsidR="00785498" w:rsidRPr="0013159B">
        <w:rPr>
          <w:rFonts w:ascii="David" w:hAnsi="David" w:cs="David"/>
          <w:sz w:val="24"/>
          <w:szCs w:val="24"/>
          <w:lang w:bidi="ar-SA"/>
        </w:rPr>
        <w:instrText>. \n</w:instrText>
      </w:r>
      <w:r w:rsidR="00785498" w:rsidRPr="0013159B">
        <w:rPr>
          <w:rFonts w:ascii="David" w:hAnsi="David" w:cs="David"/>
          <w:sz w:val="24"/>
          <w:szCs w:val="24"/>
          <w:rtl/>
        </w:rPr>
        <w:instrText>דיווח עצמי למדידת מיינדפולנס, רומינציות ורגש (דכאון וכו')</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ביצועים במשימות של</w:instrText>
      </w:r>
      <w:r w:rsidR="00785498" w:rsidRPr="0013159B">
        <w:rPr>
          <w:rFonts w:ascii="David" w:hAnsi="David" w:cs="David"/>
          <w:sz w:val="24"/>
          <w:szCs w:val="24"/>
          <w:lang w:bidi="ar-SA"/>
        </w:rPr>
        <w:instrText xml:space="preserve"> WM, </w:instrText>
      </w:r>
      <w:r w:rsidR="00785498" w:rsidRPr="0013159B">
        <w:rPr>
          <w:rFonts w:ascii="David" w:hAnsi="David" w:cs="David"/>
          <w:sz w:val="24"/>
          <w:szCs w:val="24"/>
          <w:rtl/>
        </w:rPr>
        <w:instrText>קשב מושהה, סוויצ' בקשב</w:instrText>
      </w:r>
      <w:r w:rsidR="00785498" w:rsidRPr="0013159B">
        <w:rPr>
          <w:rFonts w:ascii="David" w:hAnsi="David" w:cs="David"/>
          <w:sz w:val="24"/>
          <w:szCs w:val="24"/>
          <w:lang w:bidi="ar-SA"/>
        </w:rPr>
        <w:instrText>.\n\n</w:instrText>
      </w:r>
      <w:r w:rsidR="00785498" w:rsidRPr="0013159B">
        <w:rPr>
          <w:rFonts w:ascii="David" w:hAnsi="David" w:cs="David"/>
          <w:sz w:val="24"/>
          <w:szCs w:val="24"/>
          <w:rtl/>
        </w:rPr>
        <w:instrText>זיהוי ביצועים טובים יותר בזכרון עבודה ובהשהיית קשב בקב' מדיטציה</w:instrText>
      </w:r>
      <w:r w:rsidR="00785498" w:rsidRPr="0013159B">
        <w:rPr>
          <w:rFonts w:ascii="David" w:hAnsi="David" w:cs="David"/>
          <w:sz w:val="24"/>
          <w:szCs w:val="24"/>
          <w:lang w:bidi="ar-SA"/>
        </w:rPr>
        <w:instrText>. ","page":"303-322","title":"The impact of intensive mindfulness training on attentional control, cognitive style, and affect","type":"article-journal","volume":"32"},"uris":["http://www.mendeley.com/documents/?uuid=c6017cc8-c0db-499d-9a7c-174f66c623e8"]}],"mendeley":{"formattedCitation":"(Chambers et al., 2008)","plainTextFormattedCitation":"(Chambers et al., 2008)","previouslyFormattedCitation":"(Chambers et al., 2008)"},"properties":{"noteIndex":0},"schema":"https://github.com/citation-style-language/schema/raw/master/csl-citation.json"}</w:instrText>
      </w:r>
      <w:r w:rsidRPr="006A4A9B">
        <w:rPr>
          <w:rFonts w:ascii="David" w:hAnsi="David" w:cs="David"/>
          <w:sz w:val="24"/>
          <w:szCs w:val="24"/>
          <w:lang w:bidi="ar-SA"/>
        </w:rPr>
        <w:fldChar w:fldCharType="separate"/>
      </w:r>
      <w:r w:rsidR="001E2173" w:rsidRPr="006A4A9B">
        <w:rPr>
          <w:rFonts w:ascii="David" w:hAnsi="David" w:cs="David"/>
          <w:noProof/>
          <w:sz w:val="24"/>
          <w:szCs w:val="24"/>
          <w:lang w:bidi="ar-SA"/>
        </w:rPr>
        <w:t>(Chambers et al., 2008)</w:t>
      </w:r>
      <w:r w:rsidRPr="006A4A9B">
        <w:rPr>
          <w:rFonts w:ascii="David" w:hAnsi="David" w:cs="David"/>
          <w:sz w:val="24"/>
          <w:szCs w:val="24"/>
          <w:lang w:bidi="ar-SA"/>
        </w:rPr>
        <w:fldChar w:fldCharType="end"/>
      </w:r>
      <w:r w:rsidRPr="006A4A9B">
        <w:rPr>
          <w:rFonts w:ascii="David" w:hAnsi="David" w:cs="David"/>
          <w:sz w:val="24"/>
          <w:szCs w:val="24"/>
          <w:lang w:bidi="ar-SA"/>
        </w:rPr>
        <w:t>)</w:t>
      </w:r>
      <w:bookmarkEnd w:id="37"/>
      <w:r w:rsidR="00F67956" w:rsidRPr="006A4A9B">
        <w:rPr>
          <w:rFonts w:ascii="David" w:hAnsi="David" w:cs="David"/>
          <w:sz w:val="24"/>
          <w:szCs w:val="24"/>
          <w:lang w:val="en-GB" w:bidi="ar-SA"/>
        </w:rPr>
        <w:t>.</w:t>
      </w:r>
    </w:p>
    <w:p w14:paraId="15EF25D6" w14:textId="42B7222B" w:rsidR="00F67956" w:rsidRPr="006A4A9B" w:rsidRDefault="00F67956" w:rsidP="003F6CCB">
      <w:pPr>
        <w:spacing w:after="0"/>
        <w:ind w:firstLine="567"/>
        <w:rPr>
          <w:rFonts w:ascii="David" w:hAnsi="David" w:cs="David"/>
          <w:sz w:val="24"/>
          <w:szCs w:val="24"/>
          <w:lang w:val="en-GB" w:bidi="ar-SA"/>
        </w:rPr>
      </w:pPr>
      <w:r w:rsidRPr="0013159B">
        <w:rPr>
          <w:rFonts w:ascii="David" w:hAnsi="David" w:cs="David"/>
          <w:sz w:val="24"/>
          <w:szCs w:val="24"/>
        </w:rPr>
        <w:t xml:space="preserve">In addition to </w:t>
      </w:r>
      <w:r w:rsidR="00676F6A" w:rsidRPr="0013159B">
        <w:rPr>
          <w:rFonts w:ascii="David" w:hAnsi="David" w:cs="David"/>
          <w:sz w:val="24"/>
          <w:szCs w:val="24"/>
        </w:rPr>
        <w:t>th</w:t>
      </w:r>
      <w:r w:rsidR="00071FC4" w:rsidRPr="0013159B">
        <w:rPr>
          <w:rFonts w:ascii="David" w:hAnsi="David" w:cs="David"/>
          <w:sz w:val="24"/>
          <w:szCs w:val="24"/>
        </w:rPr>
        <w:t>e</w:t>
      </w:r>
      <w:r w:rsidR="00676F6A" w:rsidRPr="0013159B">
        <w:rPr>
          <w:rFonts w:ascii="David" w:hAnsi="David" w:cs="David"/>
          <w:sz w:val="24"/>
          <w:szCs w:val="24"/>
        </w:rPr>
        <w:t xml:space="preserve">se </w:t>
      </w:r>
      <w:r w:rsidRPr="0013159B">
        <w:rPr>
          <w:rFonts w:ascii="David" w:hAnsi="David" w:cs="David"/>
          <w:sz w:val="24"/>
          <w:szCs w:val="24"/>
        </w:rPr>
        <w:t>mixed findings of MMT</w:t>
      </w:r>
      <w:r w:rsidR="00071FC4" w:rsidRPr="0013159B">
        <w:rPr>
          <w:rFonts w:ascii="David" w:hAnsi="David" w:cs="David"/>
          <w:sz w:val="24"/>
          <w:szCs w:val="24"/>
        </w:rPr>
        <w:t xml:space="preserve"> and</w:t>
      </w:r>
      <w:r w:rsidRPr="0013159B">
        <w:rPr>
          <w:rFonts w:ascii="David" w:hAnsi="David" w:cs="David"/>
          <w:sz w:val="24"/>
          <w:szCs w:val="24"/>
        </w:rPr>
        <w:t xml:space="preserve"> attentional change processes, there is </w:t>
      </w:r>
      <w:r w:rsidR="00071FC4" w:rsidRPr="0013159B">
        <w:rPr>
          <w:rFonts w:ascii="David" w:hAnsi="David" w:cs="David"/>
          <w:sz w:val="24"/>
          <w:szCs w:val="24"/>
        </w:rPr>
        <w:t xml:space="preserve">a very limited body of research </w:t>
      </w:r>
      <w:r w:rsidRPr="0013159B">
        <w:rPr>
          <w:rFonts w:ascii="David" w:hAnsi="David" w:cs="David"/>
          <w:sz w:val="24"/>
          <w:szCs w:val="24"/>
        </w:rPr>
        <w:t xml:space="preserve">testing the </w:t>
      </w:r>
      <w:r w:rsidR="00071FC4" w:rsidRPr="0013159B">
        <w:rPr>
          <w:rFonts w:ascii="David" w:hAnsi="David" w:cs="David"/>
          <w:sz w:val="24"/>
          <w:szCs w:val="24"/>
        </w:rPr>
        <w:t xml:space="preserve">putative mediating </w:t>
      </w:r>
      <w:r w:rsidRPr="0013159B">
        <w:rPr>
          <w:rFonts w:ascii="David" w:hAnsi="David" w:cs="David"/>
          <w:sz w:val="24"/>
          <w:szCs w:val="24"/>
        </w:rPr>
        <w:t>role of attention with respect to MMT salutary outcomes</w:t>
      </w:r>
      <w:r w:rsidR="00071FC4" w:rsidRPr="0013159B">
        <w:rPr>
          <w:rFonts w:ascii="David" w:hAnsi="David" w:cs="David"/>
          <w:sz w:val="24"/>
          <w:szCs w:val="24"/>
        </w:rPr>
        <w:t xml:space="preserve"> (e.g., well-being, mental health, stress-buffering effects)</w:t>
      </w:r>
      <w:r w:rsidRPr="0013159B">
        <w:rPr>
          <w:rFonts w:ascii="David" w:hAnsi="David" w:cs="David"/>
          <w:sz w:val="24"/>
          <w:szCs w:val="24"/>
        </w:rPr>
        <w:t>. Most MMT</w:t>
      </w:r>
      <w:r w:rsidR="00071FC4" w:rsidRPr="0013159B">
        <w:rPr>
          <w:rFonts w:ascii="David" w:hAnsi="David" w:cs="David"/>
          <w:sz w:val="24"/>
          <w:szCs w:val="24"/>
        </w:rPr>
        <w:t>-</w:t>
      </w:r>
      <w:r w:rsidRPr="0013159B">
        <w:rPr>
          <w:rFonts w:ascii="David" w:hAnsi="David" w:cs="David"/>
          <w:sz w:val="24"/>
          <w:szCs w:val="24"/>
        </w:rPr>
        <w:t xml:space="preserve">attention studies </w:t>
      </w:r>
      <w:r w:rsidR="00071FC4" w:rsidRPr="0013159B">
        <w:rPr>
          <w:rFonts w:ascii="David" w:hAnsi="David" w:cs="David"/>
          <w:sz w:val="24"/>
          <w:szCs w:val="24"/>
        </w:rPr>
        <w:t>have not tested or reported findings regarding the associations between</w:t>
      </w:r>
      <w:r w:rsidRPr="0013159B">
        <w:rPr>
          <w:rFonts w:ascii="David" w:hAnsi="David" w:cs="David"/>
          <w:sz w:val="24"/>
          <w:szCs w:val="24"/>
        </w:rPr>
        <w:t xml:space="preserve"> attention</w:t>
      </w:r>
      <w:r w:rsidR="00071FC4" w:rsidRPr="0013159B">
        <w:rPr>
          <w:rFonts w:ascii="David" w:hAnsi="David" w:cs="David"/>
          <w:sz w:val="24"/>
          <w:szCs w:val="24"/>
        </w:rPr>
        <w:t xml:space="preserve"> change</w:t>
      </w:r>
      <w:r w:rsidRPr="0013159B">
        <w:rPr>
          <w:rFonts w:ascii="David" w:hAnsi="David" w:cs="David"/>
          <w:sz w:val="24"/>
          <w:szCs w:val="24"/>
        </w:rPr>
        <w:t xml:space="preserve"> </w:t>
      </w:r>
      <w:r w:rsidR="00071FC4" w:rsidRPr="0013159B">
        <w:rPr>
          <w:rFonts w:ascii="David" w:hAnsi="David" w:cs="David"/>
          <w:sz w:val="24"/>
          <w:szCs w:val="24"/>
        </w:rPr>
        <w:t>and</w:t>
      </w:r>
      <w:r w:rsidRPr="0013159B">
        <w:rPr>
          <w:rFonts w:ascii="David" w:hAnsi="David" w:cs="David"/>
          <w:sz w:val="24"/>
          <w:szCs w:val="24"/>
        </w:rPr>
        <w:t xml:space="preserve"> mental health outcomes </w:t>
      </w:r>
      <w:r w:rsidR="00071FC4" w:rsidRPr="0013159B">
        <w:rPr>
          <w:rFonts w:ascii="David" w:hAnsi="David" w:cs="David"/>
          <w:sz w:val="24"/>
          <w:szCs w:val="24"/>
        </w:rPr>
        <w:t>of MMT</w:t>
      </w:r>
      <w:r w:rsidRPr="0013159B">
        <w:rPr>
          <w:rFonts w:ascii="David" w:hAnsi="David" w:cs="David"/>
          <w:sz w:val="24"/>
          <w:szCs w:val="24"/>
        </w:rPr>
        <w:t xml:space="preserve"> (e.g</w:t>
      </w:r>
      <w:commentRangeStart w:id="45"/>
      <w:commentRangeStart w:id="46"/>
      <w:r w:rsidRPr="0013159B">
        <w:rPr>
          <w:rFonts w:ascii="David" w:hAnsi="David" w:cs="David"/>
          <w:sz w:val="24"/>
          <w:szCs w:val="24"/>
        </w:rPr>
        <w:t xml:space="preserve">.,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{"citationItems":[{"id":"ITEM-1","itemData":{"DOI":"10.1080/17470210903249365","ISSN":"1747-0218","author":[{"dropping-particle":"","family":"Gielen","given":"Stan C.","non-dropping-particle":"","parse-names":false,"suffix":""},{"dropping-particle":"","family":"Speckens","given":"Anne E. M.","non-dropping-particle":"","parse-names":false,"</w:instrText>
      </w:r>
      <w:r w:rsidR="00785498" w:rsidRPr="0013159B">
        <w:rPr>
          <w:rFonts w:ascii="David" w:hAnsi="David" w:cs="David"/>
          <w:sz w:val="24"/>
          <w:szCs w:val="24"/>
        </w:rPr>
        <w:instrText>suffix":""},{"dropping-particle":"","family":"Giommi","given":"Fabio","non-dropping-particle":"","parse-names":false,"suffix":""},{"dropping-particle":"","family":"Hurk","given":"Paul A. M.","non-dropping-particle":"van den","parse-names":false,"suffix":""},{"dropping-particle":"","family":"Barendregt","given":"Henk P.","non-dropping-particle":"","parse-names":false,"suffix":""}],"container-title":"Quarterly Journal of Experimental Psychology","id":"ITEM-1","issue":"6","issued":{"date-parts":[["2009"]]},"note":"</w:instrText>
      </w:r>
      <w:r w:rsidR="00785498" w:rsidRPr="0013159B">
        <w:rPr>
          <w:rFonts w:ascii="David" w:hAnsi="David" w:cs="David"/>
          <w:sz w:val="24"/>
          <w:szCs w:val="24"/>
          <w:rtl/>
        </w:rPr>
        <w:instrText>יעילות רפה יותר בתהליכים קשביים בהקשר של תרגול מיינדפולנס</w:instrText>
      </w:r>
      <w:r w:rsidR="00785498" w:rsidRPr="0013159B">
        <w:rPr>
          <w:rFonts w:ascii="David" w:hAnsi="David" w:cs="David"/>
          <w:sz w:val="24"/>
          <w:szCs w:val="24"/>
        </w:rPr>
        <w:instrText xml:space="preserve">\n20 </w:instrText>
      </w:r>
      <w:r w:rsidR="00785498" w:rsidRPr="0013159B">
        <w:rPr>
          <w:rFonts w:ascii="David" w:hAnsi="David" w:cs="David"/>
          <w:sz w:val="24"/>
          <w:szCs w:val="24"/>
          <w:rtl/>
        </w:rPr>
        <w:instrText>נבדקים עם נסיון במדיטציה</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מטלת</w:instrText>
      </w:r>
      <w:r w:rsidR="00785498" w:rsidRPr="0013159B">
        <w:rPr>
          <w:rFonts w:ascii="David" w:hAnsi="David" w:cs="David"/>
          <w:sz w:val="24"/>
          <w:szCs w:val="24"/>
        </w:rPr>
        <w:instrText xml:space="preserve"> ANT\n</w:instrText>
      </w:r>
      <w:r w:rsidR="00785498" w:rsidRPr="0013159B">
        <w:rPr>
          <w:rFonts w:ascii="David" w:hAnsi="David" w:cs="David"/>
          <w:sz w:val="24"/>
          <w:szCs w:val="24"/>
          <w:rtl/>
        </w:rPr>
        <w:instrText>קב' קונרטול של 20</w:instrText>
      </w:r>
      <w:r w:rsidR="00785498" w:rsidRPr="0013159B">
        <w:rPr>
          <w:rFonts w:ascii="David" w:hAnsi="David" w:cs="David"/>
          <w:sz w:val="24"/>
          <w:szCs w:val="24"/>
        </w:rPr>
        <w:instrText xml:space="preserve"> matched control\n\n</w:instrText>
      </w:r>
      <w:r w:rsidR="00785498" w:rsidRPr="0013159B">
        <w:rPr>
          <w:rFonts w:ascii="David" w:hAnsi="David" w:cs="David"/>
          <w:sz w:val="24"/>
          <w:szCs w:val="24"/>
          <w:rtl/>
        </w:rPr>
        <w:instrText>ממצא</w:instrText>
      </w:r>
      <w:r w:rsidR="00785498" w:rsidRPr="0013159B">
        <w:rPr>
          <w:rFonts w:ascii="David" w:hAnsi="David" w:cs="David"/>
          <w:sz w:val="24"/>
          <w:szCs w:val="24"/>
        </w:rPr>
        <w:instrText xml:space="preserve"> - </w:instrText>
      </w:r>
      <w:r w:rsidR="00785498" w:rsidRPr="0013159B">
        <w:rPr>
          <w:rFonts w:ascii="David" w:hAnsi="David" w:cs="David"/>
          <w:sz w:val="24"/>
          <w:szCs w:val="24"/>
          <w:rtl/>
        </w:rPr>
        <w:instrText>אורינטציה ופונק' ביצועיות משופרות למודטים</w:instrText>
      </w:r>
      <w:r w:rsidR="00785498" w:rsidRPr="0013159B">
        <w:rPr>
          <w:rFonts w:ascii="David" w:hAnsi="David" w:cs="David"/>
          <w:sz w:val="24"/>
          <w:szCs w:val="24"/>
        </w:rPr>
        <w:instrText xml:space="preserve">. ","page":"1168-1180","title":"Greater efficiency in attentional processing related to mindfulness meditation","type":"article-journal","volume":"63"},"uris":["http://www.mendeley.com/documents/?uuid=719b0dd1-0959-44df-8014-c38c6c5cca7b"]},{"id":"ITEM-2","itemData":{"DOI":"10.1016/j.concog.2010.04.002","ISBN":"1090-2376 (Electronic)$\\backslash{\\$}n1053-8100 (Linking)","ISSN":"10538100","PMID":"20430650","abstract":"Visual attentional processing was examined in adult meditators and non-meditators on behavioral measures of change blindness, concentration, perspective-shifting, selective attention, and sustained inattentional blindness. Results showed that meditators (1) noticed more changes in flickering scenes and noticed them more quickly, (2) counted more accurately in a challenging concentration task, (3) identified a greater number of alternative perspectives in multiple perspectives images, and (4) showed less interference from invalid cues in a visual selective attention task, but (5) did not differ on a measure of sustained inattentional blindness. Together, results show that regular meditation is associated with more accurate, efficient, and flexible visual attentional processing across diverse tasks that have high face validity outside of the laboratory. Furthermore, effects were assessed in a context separate from actual meditation practice, suggesting that meditators' better visual attention is not just immediate, but extends to contexts separate from meditation practice. © 2010 Elsevier Inc.","author":[{"dropping-particle":"","family":"Hodgins","given":"Holley S.","non-dropping-particle":"","parse-names":false,"suffix":""},{"dropping-particle":"","family":"Adair","given":"Kathryn C.","non-dropping-particle":"","parse-names":false,"suffix":""}],"container-title":"Consciousness and Cognition","id":"ITEM-2","issue":"4","issued":{"date-parts":[["2010"]]},"note":"cross section - </w:instrText>
      </w:r>
      <w:r w:rsidR="00785498" w:rsidRPr="0013159B">
        <w:rPr>
          <w:rFonts w:ascii="David" w:hAnsi="David" w:cs="David"/>
          <w:sz w:val="24"/>
          <w:szCs w:val="24"/>
          <w:rtl/>
        </w:rPr>
        <w:instrText>הבדל בין הקבוצות</w:instrText>
      </w:r>
      <w:r w:rsidR="00785498" w:rsidRPr="0013159B">
        <w:rPr>
          <w:rFonts w:ascii="David" w:hAnsi="David" w:cs="David"/>
          <w:sz w:val="24"/>
          <w:szCs w:val="24"/>
        </w:rPr>
        <w:instrText>\n\n</w:instrText>
      </w:r>
      <w:r w:rsidR="00785498" w:rsidRPr="0013159B">
        <w:rPr>
          <w:rFonts w:ascii="David" w:hAnsi="David" w:cs="David"/>
          <w:sz w:val="24"/>
          <w:szCs w:val="24"/>
          <w:rtl/>
        </w:rPr>
        <w:instrText>מטלות</w:instrText>
      </w:r>
      <w:r w:rsidR="00785498" w:rsidRPr="0013159B">
        <w:rPr>
          <w:rFonts w:ascii="David" w:hAnsi="David" w:cs="David"/>
          <w:sz w:val="24"/>
          <w:szCs w:val="24"/>
        </w:rPr>
        <w:instrText xml:space="preserve"> -\nChange blindness flickering task - </w:instrText>
      </w:r>
      <w:r w:rsidR="00785498" w:rsidRPr="0013159B">
        <w:rPr>
          <w:rFonts w:ascii="David" w:hAnsi="David" w:cs="David"/>
          <w:sz w:val="24"/>
          <w:szCs w:val="24"/>
          <w:rtl/>
        </w:rPr>
        <w:instrText>יש הבדל</w:instrText>
      </w:r>
      <w:r w:rsidR="00785498" w:rsidRPr="0013159B">
        <w:rPr>
          <w:rFonts w:ascii="David" w:hAnsi="David" w:cs="David"/>
          <w:sz w:val="24"/>
          <w:szCs w:val="24"/>
        </w:rPr>
        <w:instrText xml:space="preserve"> \nGorilla video - </w:instrText>
      </w:r>
      <w:r w:rsidR="00785498" w:rsidRPr="0013159B">
        <w:rPr>
          <w:rFonts w:ascii="David" w:hAnsi="David" w:cs="David"/>
          <w:sz w:val="24"/>
          <w:szCs w:val="24"/>
          <w:rtl/>
        </w:rPr>
        <w:instrText>חצי הבדל</w:instrText>
      </w:r>
      <w:r w:rsidR="00785498" w:rsidRPr="0013159B">
        <w:rPr>
          <w:rFonts w:ascii="David" w:hAnsi="David" w:cs="David"/>
          <w:sz w:val="24"/>
          <w:szCs w:val="24"/>
        </w:rPr>
        <w:instrText xml:space="preserve">\nAmbiguous image perspective-switching task - </w:instrText>
      </w:r>
      <w:r w:rsidR="00785498" w:rsidRPr="0013159B">
        <w:rPr>
          <w:rFonts w:ascii="David" w:hAnsi="David" w:cs="David"/>
          <w:sz w:val="24"/>
          <w:szCs w:val="24"/>
          <w:rtl/>
        </w:rPr>
        <w:instrText>יש הבדל</w:instrText>
      </w:r>
      <w:r w:rsidR="00785498" w:rsidRPr="0013159B">
        <w:rPr>
          <w:rFonts w:ascii="David" w:hAnsi="David" w:cs="David"/>
          <w:sz w:val="24"/>
          <w:szCs w:val="24"/>
        </w:rPr>
        <w:instrText xml:space="preserve">\nSelective attention task </w:instrText>
      </w:r>
      <w:r w:rsidR="00785498" w:rsidRPr="0013159B">
        <w:rPr>
          <w:rFonts w:ascii="David" w:hAnsi="David" w:cs="David"/>
          <w:sz w:val="24"/>
          <w:szCs w:val="24"/>
          <w:rtl/>
        </w:rPr>
        <w:instrText>יש הבדל - מודטים פחות הושפעו מרמזים שקריים</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ממצאים</w:instrText>
      </w:r>
      <w:r w:rsidR="00785498" w:rsidRPr="0013159B">
        <w:rPr>
          <w:rFonts w:ascii="David" w:hAnsi="David" w:cs="David"/>
          <w:sz w:val="24"/>
          <w:szCs w:val="24"/>
        </w:rPr>
        <w:instrText xml:space="preserve"> - \n</w:instrText>
      </w:r>
      <w:r w:rsidR="00785498" w:rsidRPr="0013159B">
        <w:rPr>
          <w:rFonts w:ascii="David" w:hAnsi="David" w:cs="David"/>
          <w:sz w:val="24"/>
          <w:szCs w:val="24"/>
          <w:rtl/>
        </w:rPr>
        <w:instrText>מסקנות</w:instrText>
      </w:r>
      <w:r w:rsidR="00785498" w:rsidRPr="0013159B">
        <w:rPr>
          <w:rFonts w:ascii="David" w:hAnsi="David" w:cs="David"/>
          <w:sz w:val="24"/>
          <w:szCs w:val="24"/>
        </w:rPr>
        <w:instrText xml:space="preserve"> -","page":"872-878","publisher":"Elsevier Inc.","title":"Attentional processes and meditation","type":"article-journal","volume":"19"},"uris":["http://www.mendeley.com/documents/?uuid=1af7d505-0b32-4d80-864b-847b2bb8cc77"]},{"id":"ITEM-3","itemData":{"DOI":"10.1080/13674679908406332","ISBN":"1367-4676","ISSN":"1367-4676","PMID":"10797513","abstract":"The performance of 19 concentrative and mindfulness meditators (aged 24–43 yrs) on a test of sustained attention was compared with that of 34 controls. Both groups of meditators demonstrated superior performance on the test of sustained attention in comparison with controls, and long-term meditators were superior to short-term meditators. Mindfulness meditators showed superior performance in comparison with concentrative meditators when the stimulus was unexpected but there was no difference between the two types of meditators when the stimulus was expected. The results are discussed in relation to the attentional mechanisms involved in the 2 types of meditation and implications drawn for mental health.","author":[{"dropping-particle":"","family":"Valentine","given":"Elizabeth R.","non-dropping-particle":"","parse-names":false,"suffix":""},{"dropping-particle":"","family":"Sweet","given":"Philip L. G.","non-dropping-particle":"","parse-names":false,"suffix":""}],"container-title":"Mental Health, Religion &amp; Culture","id":"ITEM-3","issue":"1","issued":{"date-parts":[["1999"]]},"note":"</w:instrText>
      </w:r>
      <w:r w:rsidR="00785498" w:rsidRPr="0013159B">
        <w:rPr>
          <w:rFonts w:ascii="David" w:hAnsi="David" w:cs="David"/>
          <w:sz w:val="24"/>
          <w:szCs w:val="24"/>
          <w:rtl/>
        </w:rPr>
        <w:instrText>מדיטציה וקשב: השוואה בין האפקט של מיינדפולנס והתרכזות בהשהיית קשב</w:instrText>
      </w:r>
      <w:r w:rsidR="00785498" w:rsidRPr="0013159B">
        <w:rPr>
          <w:rFonts w:ascii="David" w:hAnsi="David" w:cs="David"/>
          <w:sz w:val="24"/>
          <w:szCs w:val="24"/>
        </w:rPr>
        <w:instrText xml:space="preserve"> FA </w:instrText>
      </w:r>
      <w:r w:rsidR="00785498" w:rsidRPr="0013159B">
        <w:rPr>
          <w:rFonts w:ascii="David" w:hAnsi="David" w:cs="David"/>
          <w:sz w:val="24"/>
          <w:szCs w:val="24"/>
          <w:rtl/>
        </w:rPr>
        <w:instrText>מול</w:instrText>
      </w:r>
      <w:r w:rsidR="00785498" w:rsidRPr="0013159B">
        <w:rPr>
          <w:rFonts w:ascii="David" w:hAnsi="David" w:cs="David"/>
          <w:sz w:val="24"/>
          <w:szCs w:val="24"/>
        </w:rPr>
        <w:instrText xml:space="preserve"> OM?\ntest of sustained attention (Wilkins’ counting test) was","page":"59-70","title":"Meditation and attention: A comparison of the effects of concentrative and mindfulness meditation on sustained attention","type":"article-journal","volume":"2"},"uris":["http://www.mendeley.com/documents/?uuid=11cf2b97-7ba9-4e1d-82e1-7da00d56bffc"]},{"id":"ITEM-4","itemData":{"DOI":"10.1089/acm.2007.7022","ISSN":"1075-5535","abstract":"The present investigation examined the contributions of specific attentional networks to long-term trait effects of meditation. It was hypothesized that meditation could improve the efficiency of executive processing (inhibits prepotent/incorrect responses) or orientational processing (orients to specific objects in the attentional field). Participants (50 meditators and 10 controls) were given the Stroop (measures executive attention) and Global-Local Letters (measures orientational attention) tasks. Results showed that meditation experience was associated with reduced interference on the Stroop task (p &lt; 0.03), in contrast with a lack of effect on interference in the Global-Local Letters task. This suggests that meditation produces long-term increases in the efficiency of the executive attentional network (anterior cingulate/prefrontal cortex) but no effect on the orientation network (parietal systems). The amount of time participants spent meditating each day, rather than the total number of hours of meditative practice over their lifetime, was negatively correlated with interference on the Stroop task (r = -0.31, p &lt; 0.005).","author":[{"dropping-particle":"","family":"Chan","given":"Davina","non-dropping-particle":"","parse-names":false,"suffix":""},{"dropping-particle":"","family":"Woollacott","given":"Marjorie","non-dropping-particle":"","parse-names":false,"suffix":""}],"container-title":"The Journal of Alternative and Complementary Medicine","id":"ITEM-4","issue":"6","issued":{"date-parts":[["2007"]]},"note":"</w:instrText>
      </w:r>
      <w:r w:rsidR="00785498" w:rsidRPr="0013159B">
        <w:rPr>
          <w:rFonts w:ascii="David" w:hAnsi="David" w:cs="David"/>
          <w:sz w:val="24"/>
          <w:szCs w:val="24"/>
          <w:rtl/>
        </w:rPr>
        <w:instrText>הגעתי מתוך המאמר של</w:instrText>
      </w:r>
      <w:r w:rsidR="00785498" w:rsidRPr="0013159B">
        <w:rPr>
          <w:rFonts w:ascii="David" w:hAnsi="David" w:cs="David"/>
          <w:sz w:val="24"/>
          <w:szCs w:val="24"/>
        </w:rPr>
        <w:instrText xml:space="preserve"> tang - ANT\n\n</w:instrText>
      </w:r>
      <w:r w:rsidR="00785498" w:rsidRPr="0013159B">
        <w:rPr>
          <w:rFonts w:ascii="David" w:hAnsi="David" w:cs="David"/>
          <w:sz w:val="24"/>
          <w:szCs w:val="24"/>
          <w:rtl/>
        </w:rPr>
        <w:instrText>אפקטים של רמה הנסיון במדיטציה על הפוקוס של הקשב</w:instrText>
      </w:r>
      <w:r w:rsidR="00785498" w:rsidRPr="0013159B">
        <w:rPr>
          <w:rFonts w:ascii="David" w:hAnsi="David" w:cs="David"/>
          <w:sz w:val="24"/>
          <w:szCs w:val="24"/>
        </w:rPr>
        <w:instrText>:\n</w:instrText>
      </w:r>
      <w:r w:rsidR="00785498" w:rsidRPr="0013159B">
        <w:rPr>
          <w:rFonts w:ascii="David" w:hAnsi="David" w:cs="David"/>
          <w:sz w:val="24"/>
          <w:szCs w:val="24"/>
          <w:rtl/>
        </w:rPr>
        <w:instrText>האם משתנה ה</w:instrText>
      </w:r>
      <w:r w:rsidR="00785498" w:rsidRPr="0013159B">
        <w:rPr>
          <w:rFonts w:ascii="David" w:hAnsi="David" w:cs="David"/>
          <w:sz w:val="24"/>
          <w:szCs w:val="24"/>
        </w:rPr>
        <w:instrText xml:space="preserve">-executive functions </w:instrText>
      </w:r>
      <w:r w:rsidR="00785498" w:rsidRPr="0013159B">
        <w:rPr>
          <w:rFonts w:ascii="David" w:hAnsi="David" w:cs="David"/>
          <w:sz w:val="24"/>
          <w:szCs w:val="24"/>
          <w:rtl/>
        </w:rPr>
        <w:instrText>או ה</w:instrText>
      </w:r>
      <w:r w:rsidR="00785498" w:rsidRPr="0013159B">
        <w:rPr>
          <w:rFonts w:ascii="David" w:hAnsi="David" w:cs="David"/>
          <w:sz w:val="24"/>
          <w:szCs w:val="24"/>
        </w:rPr>
        <w:instrText>-orientation?\n</w:instrText>
      </w:r>
      <w:r w:rsidR="00785498" w:rsidRPr="0013159B">
        <w:rPr>
          <w:rFonts w:ascii="David" w:hAnsi="David" w:cs="David"/>
          <w:sz w:val="24"/>
          <w:szCs w:val="24"/>
          <w:rtl/>
        </w:rPr>
        <w:instrText>הערה שלי שלא קשורה למאמר</w:instrText>
      </w:r>
      <w:r w:rsidR="00785498" w:rsidRPr="0013159B">
        <w:rPr>
          <w:rFonts w:ascii="David" w:hAnsi="David" w:cs="David"/>
          <w:sz w:val="24"/>
          <w:szCs w:val="24"/>
        </w:rPr>
        <w:instrText xml:space="preserve"> - \n</w:instrText>
      </w:r>
      <w:r w:rsidR="00785498" w:rsidRPr="0013159B">
        <w:rPr>
          <w:rFonts w:ascii="David" w:hAnsi="David" w:cs="David"/>
          <w:sz w:val="24"/>
          <w:szCs w:val="24"/>
          <w:rtl/>
        </w:rPr>
        <w:instrText>שתי הרשתות הקשביות האלו של פוזנר מרכיבות יחד את היכולת לסלקציה פנימית בין גירויים, ברגע שמעורב גם זכרון שזה הופך לפונק' ביצועיות</w:instrText>
      </w:r>
      <w:r w:rsidR="00785498" w:rsidRPr="0013159B">
        <w:rPr>
          <w:rFonts w:ascii="David" w:hAnsi="David" w:cs="David"/>
          <w:sz w:val="24"/>
          <w:szCs w:val="24"/>
        </w:rPr>
        <w:instrText>. \n</w:instrText>
      </w:r>
      <w:r w:rsidR="00785498" w:rsidRPr="0013159B">
        <w:rPr>
          <w:rFonts w:ascii="David" w:hAnsi="David" w:cs="David"/>
          <w:sz w:val="24"/>
          <w:szCs w:val="24"/>
          <w:rtl/>
        </w:rPr>
        <w:instrText>לכן הגיוני שבתרגול מיינדפולנס זה יערב את זה כי יש משימה שנמצאת בזכרון</w:instrText>
      </w:r>
      <w:r w:rsidR="00785498" w:rsidRPr="0013159B">
        <w:rPr>
          <w:rFonts w:ascii="David" w:hAnsi="David" w:cs="David"/>
          <w:sz w:val="24"/>
          <w:szCs w:val="24"/>
        </w:rPr>
        <w:instrText>.\n\n","page":"651-658","title":"Effects of Level of Meditation Experience on Attentional Focus: Is the Efficiency of Executive or Orientation Networks Improved?","type":"article-journal","volume":"13"},"uris":["http://www.mendeley.com/documents/?uuid=b5819986-a375-42c1-bab7-700f12abe721"]},{"id":"ITEM-5","itemData":{"DOI":"10.1016/j.concog.2009.05.001","ISSN":"1053-8100","author":[{"dropping-particle":"Van","family":"Leeuwen","given":"Sara","non-dropping-particle":"","parse-names":false,"suffix":""},{"dropping-particle":"","family":"Müller","given":"Notger G","non-dropping-particle":"","parse-names":false,"suffix":""},{"dropping-particle":"","family":"Melloni","given":"Lucia","non-dropping-particle":"","parse-names":false,"suffix":""}],"container-title":"Consciousness and Cognition","id":"ITEM-5","issue":"3","issued":{"date-parts":[["2009"]]},"note":"attentional blink","page":"593-599","publisher":"Elsevier Inc.","title":"Age effects on attentional blink performance in meditation","type":"article-journal","volume":"18"},"uris":["http://www.mendeley.com/documents/?uuid=0032a6ec-2daf-45f9-99bc-b05903a4d6e8"]},{"id":"ITEM-6","itemData":{"ISSN":"10786791","abstract":"CONTEXT Although cognitive aspects of meditation underlie much of its clinical application, very little research has examined meditation's cognitive consequences. This investigation provides experimental support for the idea that meditation leads to a reduction in habitual responding using randomly selected subjects, a secular form of meditation, and a full experimental design. OBJECTIVE To test the hypothesis that meditation leads to a reduction in habitual responding. DESIGN Studies 1 and 2 each incorporated pre-test and post-test designs with a 20-minute intervening attention task (meditation, rest, or a cognitive control). SETTING Yale University in New Haven, Conn, and the University of California, Berkeley. PARTICIPANTS One hundred and twenty and 90 undergraduates participated in Studies 1 and 2, respectively. MAIN OUTCOME MEASURES Stroop and Word Production (category generation and stem-completion) tasks assessed habitual responding in Study 1. Galvanic Skin response measured arousal in Study 1. The category generation task assessed habitual responding in Study 2. Tellegen's Absorption Scale (TAS) measured attention ability. RESULTS In Study 1, meditation participants showed a reduction in habitual responding on the Stroop task as compared to controls. Study 1 revealed no statistically significant effects in the word production task. Stroop task performance was not mediated by arousal reduction. In Study 2, meditation participants showed a reduction in habitual responding on the category production task. Specifically, when participants generated either typical or atypical items, on average, meditation participants produced more atypical items than controls. Category production performance was not mediated by Tellegen's Absorption Scale (TAS) scores. Overall, high TAS scores were related to atypical responding. CONCLUSION Across cognitive tasks, when participants understood that the goal was to respond non-habitually, meditation reduced habitual responding.","author":[{"dropping-particle":"","family":"Wenk-Sormaz","given":"Heidi","non-dropping-particle":"","parse-names":false,"suffix":""}],"container-title":"Alternative Therapies in Health and Medicine","id":"ITEM-6","issue":"2","issued":{"date-parts":[["2005"]]},"page":"42-58","title":"Meditation can reduce habitual responding","type":"article-journal","volume":"11"},"uris":["http://www.mendeley.com/documents/?uuid=1aba292d-b584-4a7a-906d-12c2325b4077"]},{"id":"ITEM-7","itemData":{"DOI":"10.1007/s12671-015-0482-8","ISBN":"1267101504","ISSN":"18688535","PMID":"28163795","abstract":"There is growing interest in the potential benefits of mindfulness meditation practices in terms of counteracting some of the cognitive effects associated with aging. Pursuing this question, the aim of the present study was to investigate the influence of mindfulness training on executive control and emotion regulation in older adults, by means of studying behavioral and electrophysiological changes. Participants, 55 to 75 years of age, were randomly allocated to an 8-week mindful breath awareness training group or an active control group engaging in brain training exercises. Before and after the training period, participants completed an emotional-counting Stroop task, designed to measure attentional control and emotion regulation processes. Concurrently, their brain activity was measured by means of 64-channel electroencephalography. The results show that engaging in just over 10 min of mindfulness practice five times per week resulted in significant improvements in behavioral (response latency) and electrophysiological (N2 event-related potential) measures related to general task performance. Analyses of the underlying cortical sources (Variable Resolution Electromagnetic Tomography, VARETA) indicate that this N2-related effect is primarily associated with changes in the right angular gyrus and other areas of the dorsal attention network. However, the study did not find the expected specific improvements in executive control and emotion regulation, which may be due to the training instructions or the relative brevity of the intervention. Overall, the results indicate that engaging in mindfulness meditation training improves the maintenance of goal-directed visuospatial attention and may be a useful strategy for counteracting cognitive decline associated with aging.","author":[{"dropping-particle":"","family":"Malinowski","given":"Peter","non-dropping-particle":"","parse-names":false,"suffix":""},{"dropping-particle":"","family":"Moore","given":"Adam W.","non-dropping-particle":"","parse-names":false,"suffix":""},{"dropping-particle":"","family":"Mead","given":"Bethan R.","non-dropping-particle":"","parse-names":false,"suffix":""},{"dropping-particle":"","family":"Gruber","given":"Thomas","non-dropping-particle":"","parse-names":false,"suffix":""}],"container-title":"Mindfulness","id":"ITEM-7","issue":"1","issued":{"date-parts":[["2017"]]},"note":"</w:instrText>
      </w:r>
      <w:r w:rsidR="00785498" w:rsidRPr="0013159B">
        <w:rPr>
          <w:rFonts w:ascii="David" w:hAnsi="David" w:cs="David"/>
          <w:sz w:val="24"/>
          <w:szCs w:val="24"/>
          <w:rtl/>
        </w:rPr>
        <w:instrText>מיינדפול בזקנה</w:instrText>
      </w:r>
      <w:r w:rsidR="00785498" w:rsidRPr="0013159B">
        <w:rPr>
          <w:rFonts w:ascii="David" w:hAnsi="David" w:cs="David"/>
          <w:sz w:val="24"/>
          <w:szCs w:val="24"/>
        </w:rPr>
        <w:instrText xml:space="preserve"> - </w:instrText>
      </w:r>
      <w:r w:rsidR="00785498" w:rsidRPr="0013159B">
        <w:rPr>
          <w:rFonts w:ascii="David" w:hAnsi="David" w:cs="David"/>
          <w:sz w:val="24"/>
          <w:szCs w:val="24"/>
          <w:rtl/>
        </w:rPr>
        <w:instrText>האפקט של תרגול מיינדפולנס קצר עלמרקרים אלקטרופיזיולוגיים של תהליכים קוג' ורגשיים בזקנים</w:instrText>
      </w:r>
      <w:r w:rsidR="00785498" w:rsidRPr="0013159B">
        <w:rPr>
          <w:rFonts w:ascii="David" w:hAnsi="David" w:cs="David"/>
          <w:sz w:val="24"/>
          <w:szCs w:val="24"/>
        </w:rPr>
        <w:instrText xml:space="preserve"> \n\n2017\n\n</w:instrText>
      </w:r>
      <w:r w:rsidR="00785498" w:rsidRPr="0013159B">
        <w:rPr>
          <w:rFonts w:ascii="David" w:hAnsi="David" w:cs="David"/>
          <w:sz w:val="24"/>
          <w:szCs w:val="24"/>
          <w:rtl/>
        </w:rPr>
        <w:instrText>ישנם יתרונות אפשריים של מיינדפולנס בהקשר של הזקנה</w:instrText>
      </w:r>
      <w:r w:rsidR="00785498" w:rsidRPr="0013159B">
        <w:rPr>
          <w:rFonts w:ascii="David" w:hAnsi="David" w:cs="David"/>
          <w:sz w:val="24"/>
          <w:szCs w:val="24"/>
        </w:rPr>
        <w:instrText>.\n</w:instrText>
      </w:r>
      <w:r w:rsidR="00785498" w:rsidRPr="0013159B">
        <w:rPr>
          <w:rFonts w:ascii="David" w:hAnsi="David" w:cs="David"/>
          <w:sz w:val="24"/>
          <w:szCs w:val="24"/>
          <w:rtl/>
        </w:rPr>
        <w:instrText>המטרה של המחקר הזה הייתה לחקור את ההשפעה של מיינדפולנס על</w:instrText>
      </w:r>
      <w:r w:rsidR="00785498" w:rsidRPr="0013159B">
        <w:rPr>
          <w:rFonts w:ascii="David" w:hAnsi="David" w:cs="David"/>
          <w:sz w:val="24"/>
          <w:szCs w:val="24"/>
        </w:rPr>
        <w:instrText xml:space="preserve"> executive control </w:instrText>
      </w:r>
      <w:r w:rsidR="00785498" w:rsidRPr="0013159B">
        <w:rPr>
          <w:rFonts w:ascii="David" w:hAnsi="David" w:cs="David"/>
          <w:sz w:val="24"/>
          <w:szCs w:val="24"/>
          <w:rtl/>
        </w:rPr>
        <w:instrText>ובקרה רגשית במבוגרין</w:instrText>
      </w:r>
      <w:r w:rsidR="00785498" w:rsidRPr="0013159B">
        <w:rPr>
          <w:rFonts w:ascii="David" w:hAnsi="David" w:cs="David"/>
          <w:sz w:val="24"/>
          <w:szCs w:val="24"/>
        </w:rPr>
        <w:instrText>.\n</w:instrText>
      </w:r>
      <w:r w:rsidR="00785498" w:rsidRPr="0013159B">
        <w:rPr>
          <w:rFonts w:ascii="David" w:hAnsi="David" w:cs="David"/>
          <w:sz w:val="24"/>
          <w:szCs w:val="24"/>
          <w:rtl/>
        </w:rPr>
        <w:instrText>מדידות התנהגותיות ו</w:instrText>
      </w:r>
      <w:r w:rsidR="00785498" w:rsidRPr="0013159B">
        <w:rPr>
          <w:rFonts w:ascii="David" w:hAnsi="David" w:cs="David"/>
          <w:sz w:val="24"/>
          <w:szCs w:val="24"/>
        </w:rPr>
        <w:instrText xml:space="preserve">-EEG. </w:instrText>
      </w:r>
      <w:r w:rsidR="00785498" w:rsidRPr="0013159B">
        <w:rPr>
          <w:rFonts w:ascii="David" w:hAnsi="David" w:cs="David"/>
          <w:sz w:val="24"/>
          <w:szCs w:val="24"/>
          <w:rtl/>
        </w:rPr>
        <w:instrText>מששתפים בגיאלי 55-75 שהוקצו רנדומלית לקורס של 8 שבועות של</w:instrText>
      </w:r>
      <w:r w:rsidR="00785498" w:rsidRPr="0013159B">
        <w:rPr>
          <w:rFonts w:ascii="David" w:hAnsi="David" w:cs="David"/>
          <w:sz w:val="24"/>
          <w:szCs w:val="24"/>
        </w:rPr>
        <w:instrText xml:space="preserve"> breath awareness trainging group </w:instrText>
      </w:r>
      <w:r w:rsidR="00785498" w:rsidRPr="0013159B">
        <w:rPr>
          <w:rFonts w:ascii="David" w:hAnsi="David" w:cs="David"/>
          <w:sz w:val="24"/>
          <w:szCs w:val="24"/>
          <w:rtl/>
        </w:rPr>
        <w:instrText>או לקב' בקורת שהתעסקה באימון מוחי</w:instrText>
      </w:r>
      <w:r w:rsidR="00785498" w:rsidRPr="0013159B">
        <w:rPr>
          <w:rFonts w:ascii="David" w:hAnsi="David" w:cs="David"/>
          <w:sz w:val="24"/>
          <w:szCs w:val="24"/>
        </w:rPr>
        <w:instrText>.\n</w:instrText>
      </w:r>
      <w:r w:rsidR="00785498" w:rsidRPr="0013159B">
        <w:rPr>
          <w:rFonts w:ascii="David" w:hAnsi="David" w:cs="David"/>
          <w:sz w:val="24"/>
          <w:szCs w:val="24"/>
          <w:rtl/>
        </w:rPr>
        <w:instrText>מדידות לפני-אחרי</w:instrText>
      </w:r>
      <w:r w:rsidR="00785498" w:rsidRPr="0013159B">
        <w:rPr>
          <w:rFonts w:ascii="David" w:hAnsi="David" w:cs="David"/>
          <w:sz w:val="24"/>
          <w:szCs w:val="24"/>
        </w:rPr>
        <w:instrText xml:space="preserve"> : \nemotional-countring stroop task' \n</w:instrText>
      </w:r>
      <w:r w:rsidR="00785498" w:rsidRPr="0013159B">
        <w:rPr>
          <w:rFonts w:ascii="David" w:hAnsi="David" w:cs="David"/>
          <w:sz w:val="24"/>
          <w:szCs w:val="24"/>
          <w:rtl/>
        </w:rPr>
        <w:instrText>למדידה של שליטה קשבית ותהליכי בקרה ריגשית</w:instrText>
      </w:r>
      <w:r w:rsidR="00785498" w:rsidRPr="0013159B">
        <w:rPr>
          <w:rFonts w:ascii="David" w:hAnsi="David" w:cs="David"/>
          <w:sz w:val="24"/>
          <w:szCs w:val="24"/>
        </w:rPr>
        <w:instrText>. \n</w:instrText>
      </w:r>
      <w:r w:rsidR="00785498" w:rsidRPr="0013159B">
        <w:rPr>
          <w:rFonts w:ascii="David" w:hAnsi="David" w:cs="David"/>
          <w:sz w:val="24"/>
          <w:szCs w:val="24"/>
          <w:rtl/>
        </w:rPr>
        <w:instrText>מדידה של פעילות מוחית</w:instrText>
      </w:r>
      <w:r w:rsidR="00785498" w:rsidRPr="0013159B">
        <w:rPr>
          <w:rFonts w:ascii="David" w:hAnsi="David" w:cs="David"/>
          <w:sz w:val="24"/>
          <w:szCs w:val="24"/>
        </w:rPr>
        <w:instrText xml:space="preserve"> EEG.\n\n</w:instrText>
      </w:r>
      <w:r w:rsidR="00785498" w:rsidRPr="0013159B">
        <w:rPr>
          <w:rFonts w:ascii="David" w:hAnsi="David" w:cs="David"/>
          <w:sz w:val="24"/>
          <w:szCs w:val="24"/>
          <w:rtl/>
        </w:rPr>
        <w:instrText>התוצאות - עיסוק של 10 דק' של מיינדפולנס בכל שבוע גרם לשיםור משמעותי התנהגותית</w:instrText>
      </w:r>
      <w:r w:rsidR="00785498" w:rsidRPr="0013159B">
        <w:rPr>
          <w:rFonts w:ascii="David" w:hAnsi="David" w:cs="David"/>
          <w:sz w:val="24"/>
          <w:szCs w:val="24"/>
        </w:rPr>
        <w:instrText xml:space="preserve"> (response latency\n</w:instrText>
      </w:r>
      <w:r w:rsidR="00785498" w:rsidRPr="0013159B">
        <w:rPr>
          <w:rFonts w:ascii="David" w:hAnsi="David" w:cs="David"/>
          <w:sz w:val="24"/>
          <w:szCs w:val="24"/>
          <w:rtl/>
        </w:rPr>
        <w:instrText>וחשמלית</w:instrText>
      </w:r>
      <w:r w:rsidR="00785498" w:rsidRPr="0013159B">
        <w:rPr>
          <w:rFonts w:ascii="David" w:hAnsi="David" w:cs="David"/>
          <w:sz w:val="24"/>
          <w:szCs w:val="24"/>
        </w:rPr>
        <w:instrText xml:space="preserve"> N2/ \n\n</w:instrText>
      </w:r>
      <w:r w:rsidR="00785498" w:rsidRPr="0013159B">
        <w:rPr>
          <w:rFonts w:ascii="David" w:hAnsi="David" w:cs="David"/>
          <w:sz w:val="24"/>
          <w:szCs w:val="24"/>
          <w:rtl/>
        </w:rPr>
        <w:instrText>אנליזה</w:instrText>
      </w:r>
      <w:r w:rsidR="00785498" w:rsidRPr="0013159B">
        <w:rPr>
          <w:rFonts w:ascii="David" w:hAnsi="David" w:cs="David"/>
          <w:sz w:val="24"/>
          <w:szCs w:val="24"/>
        </w:rPr>
        <w:instrText xml:space="preserve"> VARETA </w:instrText>
      </w:r>
      <w:r w:rsidR="00785498" w:rsidRPr="0013159B">
        <w:rPr>
          <w:rFonts w:ascii="David" w:hAnsi="David" w:cs="David"/>
          <w:sz w:val="24"/>
          <w:szCs w:val="24"/>
          <w:rtl/>
        </w:rPr>
        <w:instrText>הוכיחה שהאפקט מובהק 0</w:instrText>
      </w:r>
      <w:r w:rsidR="00785498" w:rsidRPr="0013159B">
        <w:rPr>
          <w:rFonts w:ascii="David" w:hAnsi="David" w:cs="David"/>
          <w:sz w:val="24"/>
          <w:szCs w:val="24"/>
        </w:rPr>
        <w:instrText xml:space="preserve"> variable resoltion electromagnetic tomography'\n\n?\n\n</w:instrText>
      </w:r>
      <w:r w:rsidR="00785498" w:rsidRPr="0013159B">
        <w:rPr>
          <w:rFonts w:ascii="David" w:hAnsi="David" w:cs="David"/>
          <w:sz w:val="24"/>
          <w:szCs w:val="24"/>
          <w:rtl/>
        </w:rPr>
        <w:instrText>בעצם לקחו את הפרדיגמה שמאלינובסקי עשה במחקר אורך לבדיקה השפעה של מיינדפולנס על סטרופ, שינו לסטרופ רגשי ונשארו עם שתי מדידות במקום 3, כנראה בתקווה למצוא אפקטי בקונטקסט הזה. וכמובן הנבדקים הם מקב' גיל מסוימת של זקנים</w:instrText>
      </w:r>
      <w:r w:rsidR="00785498" w:rsidRPr="0013159B">
        <w:rPr>
          <w:rFonts w:ascii="David" w:hAnsi="David" w:cs="David"/>
          <w:sz w:val="24"/>
          <w:szCs w:val="24"/>
        </w:rPr>
        <w:instrText>.","page":"78-94","publisher":"Mindfulness","title":"Mindful Aging: The Effects of Regular Brief Mindfulness Practice on Electrophysiological Markers of Cognitive and Affective Processing in Older Adults","type":"article-journal","volume":"8"},"uris":["http://www.mendeley.com/documents/?uuid=cf96f747-0d2e-44df-9870-c81fc9197174"]},{"id":"ITEM-8","itemData":{"DOI":"10.1037/emo0000250","ISBN":"1528-3542","ISSN":"19311516","PMID":"27819445","abstract":"Mindfulness meditation programs, which train individuals to monitor their present-moment experience in an open or accepting way, have been shown to reduce mind wandering on standardized tasks in several studies. Here we test 2 competing accounts for how mindfulness training reduces mind wandering, evaluating whether the attention-monitoring component of mindfulness training alone reduces mind wandering or whether the acceptance training component is necessary for reducing mind wandering. Healthy young adults (N = 147) were randomized to either a 3-day brief mindfulness training condition incorporating instruction in both attention monitoring and acceptance, a mindfulness training condition incorporating attention monitoring instruction only, a relaxation training condition, or an active reading-control condition. Participants completed measures of dispositional mindfulness and treatment expectancies before the training session on Day 1 and then completed a 6-min Sustained Attention to Response Task (SART) measuring mind wandering after the training session on Day 3. Acceptance training was important for reducing mind wandering, such that the attention-monitoring plus acceptance mindfulness training condition had the lowest mind wandering relative to the other conditions, including significantly lower mind wandering than the attention-monitoring only mindfulness training condition. In one of the first experimental mindfulness training dismantling studies to-date, we show that training in acceptance is a critical driver of mindfulness-training reductions in mind wandering. This effect suggests that acceptance skills may facilitate emotion regulation on boring and frustrating sustained attention tasks that foster mind wandering, such as the SART. (PsycINFO Database Record","author":[{"dropping-particle":"","family":"Rahl","given":"Hayley A.","non-dropping-particle":"","parse-names":false,"suffix":""},{"dropping-particle":"","family":"Lindsay","given":"Emily K.","non-dropping-particle":"","parse-names":false,"suffix":""},{"dropping-particle":"","family":"Pacilio","given":"Laura E.","non-dropping-particle":"","parse-names":false,"suffix":""},{"dropping-particle":"","family":"Brown","given":"Kirk W.","non-dropping-particle":"","parse-names":false,"suffix":""},{"dropping-particle":"","family":"David Creswell","given":"J.","non-dropping-particle":"","parse-names":false,"suffix":""}],"container-title":"Emotion","id":"ITEM-8","issue":"2","issued":{"date-parts":[["2017"]]},"title":"Brief mindfulness meditation training reduces mind wandering: The critical role of acceptance","type":"article-journal","volume":"17"},"uris":["http://www.mendeley.com/documents/?uuid=18250e35-60d6-39b0-988c-11aa35c9995f"]},{"id":"ITEM-9","itemData":{"DOI":"10.1073/pnas.0707678104","ISSN":"0027-8424","PMID":"17940025","abstract":"Recent studies suggest that months to years of intensive and systematic meditation training can improve attention. However, the lengthy training required has made it difficult to use random assignment of participants to conditions to confirm these findings. This article shows that a group randomly assigned to 5 days of meditation practice with the integrative body-mind training method shows significantly better attention and control of stress than a similarly chosen control group given relaxation training. The training method comes from traditional Chinese medicine and incorporates aspects of other meditation and mindfulness training. Compared with the control group, the experimental group of 40 undergraduate Chinese students given 5 days of 20-min integrative training showed greater improvement in conflict scores on the Attention Network Test, lower anxiety, depression, anger, and fatigue, and higher vigor on the Profile of Mood States scale, a significant decrease in stress-related cortisol, and an increase in immunoreactivity. These results provide a convenient method for studying the influence of meditation training by using experimental and control methods similar to those used to test drugs or other interventions.","author":[{"dropping-particle":"","family":"Tang","given":"Yi-Yuan","non-dropping-particle":"","parse-names":false,"suffix":""},{"dropping-particle":"","family":"Ma","given":"Yinghua","non-dropping-particle":"","parse-names":false,"suffix":""},{"dropping-particle":"","family":"Wang","given":"Junhong","non-dropping-particle":"","parse-names":false,"suffix":""},{"dropping-particle":"","family":"Fan","given":"Yaxin","non-dropping-particle":"","parse-names":false,"suffix":""},{"dropping-particle":"","family":"Feng","given":"Shigang","non-dropping-particle":"","parse-names":false,"suffix":""},{"dropping-particle":"","family":"Lu","given":"Qilin","non-dropping-particle":"","parse-names":false,"suffix":""},{"dropping-particle":"","family":"Yu","given":"Qingbao","non-dropping-particle":"","parse-names":false,"suffix":""},{"dropping-particle":"","family":"Sui","given":"Danni","non-dropping-particle":"","parse-names":false,"suffix":""},{"dropping-particle":"","family":"Rothbart","given":"Mary K","non-dropping-particle":"","parse-names":false,"suffix":""},{"dropping-particle":"","family":"Fan","given":"Ming","non-dropping-particle":"","parse-names":false,"suffix":""},{"dropping-particle":"","family":"Posner","given":"Michael I","non-dropping-particle":"","parse-names":false,"suffix":""}],"container-title":"Proceedings of the National Academy of Sciences of the United States of America","id":"ITEM-9","issue":"43","issued":{"date-parts":[["2007","10","23"]]},"page":"17152-6","publisher":"National Academy of Sciences","title":"Short-term meditation training improves attention and self-regulation.","type":"article-journal","volume":"104"},"uris":["http://www.mendeley.com/documents/?uuid=529f6ac7-d2ad-3e69-9df9-e0e31acb96dd"]},{"id":"ITEM-10","itemData":{"DOI":"10.1371/journal.pone.0097551","ISSN":"1932-6203","author":[{"dropping-particle":"","family":"MacCoon","given":"Donal G.","non-dropping-particle":"","parse-names":false,"suffix":""},{"dropping-particle":"","family":"MacLean","given":"Katherine A.","non-dropping-particle":"","parse-names":false,"suffix":""},{"dropping-particle":"","family":"Davidson","given":"Richard J.","non-dropping-particle":"","parse-names":false,"suffix":""},{"dropping-particle":"","family":"Saron","given":"Clifford D.","non-dropping-particle":"","parse-names":false,"suffix":""},{"dropping-particle":"","family":"Lutz","given":"Antoine","non-dropping-particle":"","parse-names":false,"suffix":""}],"container-title":"PLoS ONE","editor":[{"dropping-particle":"","family":"Creswell","given":"J. David","non-dropping-particle":"","parse-names":false,"suffix":""}],"id":"ITEM-10","issue":"6","issued":{"date-parts":[["2014","6","23"]]},"note":"</w:instrText>
      </w:r>
      <w:r w:rsidR="00785498" w:rsidRPr="0013159B">
        <w:rPr>
          <w:rFonts w:ascii="David" w:hAnsi="David" w:cs="David"/>
          <w:sz w:val="24"/>
          <w:szCs w:val="24"/>
          <w:rtl/>
        </w:rPr>
        <w:instrText>אחרי המאמר של</w:instrText>
      </w:r>
      <w:r w:rsidR="00785498" w:rsidRPr="0013159B">
        <w:rPr>
          <w:rFonts w:ascii="David" w:hAnsi="David" w:cs="David"/>
          <w:sz w:val="24"/>
          <w:szCs w:val="24"/>
        </w:rPr>
        <w:instrText xml:space="preserve"> cheisa\n\n</w:instrText>
      </w:r>
      <w:r w:rsidR="00785498" w:rsidRPr="0013159B">
        <w:rPr>
          <w:rFonts w:ascii="David" w:hAnsi="David" w:cs="David"/>
          <w:sz w:val="24"/>
          <w:szCs w:val="24"/>
          <w:rtl/>
        </w:rPr>
        <w:instrText>לא זוהו הבדלים בהשהיית קשב במחקר אורך עם</w:instrText>
      </w:r>
      <w:r w:rsidR="00785498" w:rsidRPr="0013159B">
        <w:rPr>
          <w:rFonts w:ascii="David" w:hAnsi="David" w:cs="David"/>
          <w:sz w:val="24"/>
          <w:szCs w:val="24"/>
        </w:rPr>
        <w:instrText xml:space="preserve"> RCT </w:instrText>
      </w:r>
      <w:r w:rsidR="00785498" w:rsidRPr="0013159B">
        <w:rPr>
          <w:rFonts w:ascii="David" w:hAnsi="David" w:cs="David"/>
          <w:sz w:val="24"/>
          <w:szCs w:val="24"/>
          <w:rtl/>
        </w:rPr>
        <w:instrText>מול קב' בקורת פעילה</w:instrText>
      </w:r>
      <w:r w:rsidR="00785498" w:rsidRPr="0013159B">
        <w:rPr>
          <w:rFonts w:ascii="David" w:hAnsi="David" w:cs="David"/>
          <w:sz w:val="24"/>
          <w:szCs w:val="24"/>
        </w:rPr>
        <w:instrText>\nMBSR\nvisual continuous performance task (CPT) \nsustain atention \nnon clinc population\nblind\n</w:instrText>
      </w:r>
      <w:r w:rsidR="00785498" w:rsidRPr="0013159B">
        <w:rPr>
          <w:rFonts w:ascii="David" w:hAnsi="David" w:cs="David"/>
          <w:sz w:val="24"/>
          <w:szCs w:val="24"/>
          <w:rtl/>
        </w:rPr>
        <w:instrText>ההשערה</w:instrText>
      </w:r>
      <w:r w:rsidR="00785498" w:rsidRPr="0013159B">
        <w:rPr>
          <w:rFonts w:ascii="David" w:hAnsi="David" w:cs="David"/>
          <w:sz w:val="24"/>
          <w:szCs w:val="24"/>
        </w:rPr>
        <w:instrText xml:space="preserve"> - MBSR </w:instrText>
      </w:r>
      <w:r w:rsidR="00785498" w:rsidRPr="0013159B">
        <w:rPr>
          <w:rFonts w:ascii="David" w:hAnsi="David" w:cs="David"/>
          <w:sz w:val="24"/>
          <w:szCs w:val="24"/>
          <w:rtl/>
        </w:rPr>
        <w:instrText>ישפר הבחנה ויזואלית והשהיית קשב לאורך זמן</w:instrText>
      </w:r>
      <w:r w:rsidR="00785498" w:rsidRPr="0013159B">
        <w:rPr>
          <w:rFonts w:ascii="David" w:hAnsi="David" w:cs="David"/>
          <w:sz w:val="24"/>
          <w:szCs w:val="24"/>
        </w:rPr>
        <w:instrText>.\n\n</w:instrText>
      </w:r>
      <w:r w:rsidR="00785498" w:rsidRPr="0013159B">
        <w:rPr>
          <w:rFonts w:ascii="David" w:hAnsi="David" w:cs="David"/>
          <w:sz w:val="24"/>
          <w:szCs w:val="24"/>
          <w:rtl/>
        </w:rPr>
        <w:instrText>לא נצפתה השתפרות בהשהיית קשב, אבל כן שיפור בהבחנה בקשב ויזואלי (בדומה למחקרים אחרים)</w:instrText>
      </w:r>
      <w:r w:rsidR="00785498" w:rsidRPr="0013159B">
        <w:rPr>
          <w:rFonts w:ascii="David" w:hAnsi="David" w:cs="David"/>
          <w:sz w:val="24"/>
          <w:szCs w:val="24"/>
        </w:rPr>
        <w:instrText>\n</w:instrText>
      </w:r>
      <w:r w:rsidR="00785498" w:rsidRPr="0013159B">
        <w:rPr>
          <w:rFonts w:ascii="David" w:hAnsi="David" w:cs="David"/>
          <w:sz w:val="24"/>
          <w:szCs w:val="24"/>
          <w:rtl/>
        </w:rPr>
        <w:instrText>השהיית קשב לא משתפרת ב</w:instrText>
      </w:r>
      <w:r w:rsidR="00785498" w:rsidRPr="0013159B">
        <w:rPr>
          <w:rFonts w:ascii="David" w:hAnsi="David" w:cs="David"/>
          <w:sz w:val="24"/>
          <w:szCs w:val="24"/>
        </w:rPr>
        <w:instrText>-MBSR!","page":"e97551","title":"No Sustained Attention Differences in a Longitudinal Randomized Trial Comparing Mindfulness Based Stress Reduction versus Active Control","type":"article-journal","volume":"9"},"uris":["http://www.mendeley.com/documents/?uuid=298939b1-4ee6-3f4b-af88-b40d20cae0ef"]},{"id":"ITEM-11","itemData":{"DOI":"10.1371/journal.pone.0116889","ISBN":"1932-6203","ISSN":"19326203","PMID":"25671579","abstract":"We investigated the impact of mindfulness training (MT) on attentional performance lapses associated with task-unrelated thought (i.e., mind wandering). Periods of persistent and intensive demands may compromise attention and increase off-task thinking. Here, we investigated if MT may mitigate these deleterious effects and promote cognitive resilience in military cohorts enduring a high-demand interval of predeployment training. To better understand which aspects of MT programs are most beneficial, three military cohorts were examined. Two of the three groups were provided MT. One group received an 8-hour, 8-week variant of Mindfulness-based Mind Fitness Training (MMFT) emphasizing engagement in training exercises (training-focused MT, n = 40), a second group received a didactic-focused variant emphasizing content regarding stress and resilience (didactic-focused MT, n = 40), and the third group served as a no-training control (NTC, n = 24). Sustained Attention to Response Task (SART) performance was indexed in all military groups and a no-training civilian group (CIV, n = 45) before (T1) and after (T2) the MT course period. Attentional performance (measured by A', a sensitivity index) was lower in NTC vs. CIV at T2, suggesting that performance suffers after enduring a high-demand predeployment interval relative to a similar time period of civilian life. Yet, there were significantly fewer performance lapses in the military cohorts receiving MT relative to NTC, with training-focused MT outperforming didactic-focused MT at T2. From T1 to T2, A' degraded in NTC and didactic-focused MT but remained stable in training-focused MT and CIV. In sum, while protracted periods of high-demand military training may increase attentional performance lapses, practice-focused MT programs akin to training-focused MT may bolster attentional performance more than didactic-focused programs. As such, training-focused MT programs should be further examined in cohorts experiencing protracted high-demand intervals.","author":[{"dropping-particle":"","family":"Jha","given":"Amishi P.","non-dropping-particle":"","parse-names":false,"suffix":""},{"dropping-particle":"","family":"Morrison","given":"Alexandra B.","non-dropping-particle":"","parse-names":false,"suffix":""},{"dropping-particle":"","family":"Dainer-Best","given":"Justin","non-dropping-particle":"","parse-names":false,"suffix":""},{"dropping-particle":"","family":"Parker","given":"Suzanne","non-dropping-particle":"","parse-names":false,"suffix":""},{"dropping-particle":"","family":"Rostrup","given":"Nina","non-dropping-particle":"","parse-names":false,"suffix":""},{"dropping-particle":"","family":"Stanley","given":"Elizabeth A.","non-dropping-particle":"","parse-names":false,"suffix":""}],"container-title":"PLoS ONE","id":"ITEM-11","issue":"2","issued":{"date-parts":[["2015"]]},"page":"1-19","title":"Minds \"at attention \": Mindfulness training curbs attentional lapses in military cohorts","type":"article-journal","volume":"10"},"uris":["http://www.mendeley.com/documents/?uuid=d51b721a-5e58-47c7-9c6e-c9c1b2d86446"]},{"id":"ITEM-12","itemData":{"DOI":"10.1523/JNEUROSCI.1614-09.2009","ISSN":"02706474","abstract":"The capacity to stabilize the content of attention over time varies among individuals, and its impairment is a hallmark of several mental illnesses. Impairments in sustained attention in patients with attention disorders have been associated with increased trial-to-trial variability in reaction time and event-related potential deficits during attention tasks. At present, it is unclear whether the ability to sustain attention and its underlying brain circuitry are transformable through training. Here, we show, with dichotic listening task performance and electroencephalography, that training attention, as cultivated by meditation, can improve the ability to sustain attention. Three months of intensive meditation training reduced variability in attentional processing of target tones, as indicated by both enhanced theta-band phase consistency of oscillatory neural responses over anterior brain areas and reduced reaction time variability. Furthermore, those individuals who showed the greatest increase in neural response consistency showed the largest decrease in behavioral response variability. Notably, we also observed reduced variability in neural processing, in particular in low-frequency bands, regardless of whether the deviant tone was attended or unattended. Focused attention meditation may thus affect both distracter and target processing, perhaps by enhancing entrainment of neuronal oscillations to sensory input rhythms, a mechanism important for controlling the content of attention. These novel findings highlight the mechanisms underlying focused attention meditation and support the notion that mental training can significantly affect attention and brain function. Copyright © 2009 Society for Neuroscience.","author":[{"dropping-particle":"","family":"Lutz","given":"Antoine","non-dropping-particle":"","parse-names":false,"suffix":""},{"dropping-particle":"","family":"Slagter","given":"Heleen A.","non-dropping-particle":"","parse-names":false,"suffix":""},{"dropping-particle":"","family":"Rawlings","given":"Nancy B.","non-dropping-particle":"","parse-names":false,"suffix":""},{"dropping-particle":"","family":"Francis","given":"Andrew D.","non-dropping-particle":"","parse-names":false,"suffix":""},{"dropping-particle":"","family":"Greischar","given":"Lawrence L.","non-dropping-particle":"","parse-names":false,"suffix":""},{"dropping-particle":"","family":"Davidson","given":"Richard J.","non-dropping-particle":"","parse-names":false,"suffix":""}],"container-title":"Journal of Neuroscience","id":"ITEM-12","issue":"42","issued":{"date-parts":[["2009","10","21"]]},"note":"The retreat group demonstrated improved ability to sustain attention as indicated by reduced RT variability (SD). No differences in overall RT or sensitivity????? \nSelsction??? \n\n\n</w:instrText>
      </w:r>
      <w:r w:rsidR="00785498" w:rsidRPr="0013159B">
        <w:rPr>
          <w:rFonts w:ascii="David" w:hAnsi="David" w:cs="David"/>
          <w:sz w:val="24"/>
          <w:szCs w:val="24"/>
          <w:rtl/>
        </w:rPr>
        <w:instrText>שמיעה דיכוטית</w:instrText>
      </w:r>
      <w:r w:rsidR="00785498" w:rsidRPr="0013159B">
        <w:rPr>
          <w:rFonts w:ascii="David" w:hAnsi="David" w:cs="David"/>
          <w:sz w:val="24"/>
          <w:szCs w:val="24"/>
        </w:rPr>
        <w:instrText>!","page":"13418-13427","title":"Mental training enhances attentional stability: Neural and behavioral evidence","type":"article-journal","volume":"29"},"uris":["http://www.mendeley.com/documents/?uuid=a64bb81b-a3f2-3f5e-b947-ad8615e0b8a9"]}],"mendeley":{"formattedCitation":"(Chan &amp; Woollacott, 2007; Gielen et al., 2009; Hodgins &amp; Adair, 2010; A. P. Jha et al., 2015; Leeuwen et al., 2009; Lutz et al., 2009; MacCoon et al., 2014; Malinowski et al., 2017; Rahl et al., 2017; Y.-Y. Tang et al., 2007; Valentine &amp; Sweet, 1999; Wenk-Sormaz, 2005)","plainTextFormattedCitation":"(Chan &amp; Woollacott, 2007; Gielen et al., 2009; Hodgins &amp; Adair, 2010; A. P. Jha et al., 2015; Leeuwen et al., 2009; Lutz et al., 2009; MacCoon et al., 2014; Malinowski et al., 2017; Rahl et al., 2017; Y.-Y. Tang et al., 2007; Valentine &amp; Sweet, 1999; Wenk-Sormaz, 2005)","previouslyFormattedCitation":"(Chan &amp; Woollacott, 2007; Gielen et al., 2009; Hodgins &amp; Adair, 2010; A. P. Jha et al., 2015; Leeuwen et al., 2009; Lutz et al., 2009; MacCoon et al., 2014; Malinowski et al., 2017; Rahl et al., 2017; Y.-Y. Tang et al., 2007; Valentine &amp; Sweet, 1999; Wenk-Sormaz, 2005)"},"properties":{"noteIndex":0},"schema":"https://github.com/citation-style-language/schema/raw/master/csl-citation.json"}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(Chan &amp; Woollacott, 2007; Gielen et al., 2009; Hodgins &amp; Adair, 2010; A. P. Jha et al., 2015; Leeuwen et al., 2009; Lutz et al., 2009; MacCoon et al., 2014; Malinowski et al., 2017; Rahl et al., 2017; Y.-Y. Tang et al., 2007; Valentine &amp; Sweet, 1999; Wenk-Sormaz, 2005)</w:t>
      </w:r>
      <w:r w:rsidRPr="006A4A9B">
        <w:rPr>
          <w:rFonts w:ascii="David" w:hAnsi="David" w:cs="David"/>
          <w:sz w:val="24"/>
          <w:szCs w:val="24"/>
        </w:rPr>
        <w:fldChar w:fldCharType="end"/>
      </w:r>
      <w:commentRangeEnd w:id="45"/>
      <w:r w:rsidR="00071FC4" w:rsidRPr="0013159B">
        <w:rPr>
          <w:rStyle w:val="CommentReference"/>
          <w:rFonts w:ascii="David" w:hAnsi="David" w:cs="David"/>
          <w:rPrChange w:id="47" w:author="0mer dar" w:date="2020-03-08T20:10:00Z">
            <w:rPr>
              <w:rStyle w:val="CommentReference"/>
            </w:rPr>
          </w:rPrChange>
        </w:rPr>
        <w:commentReference w:id="45"/>
      </w:r>
      <w:commentRangeEnd w:id="46"/>
      <w:r w:rsidR="00CF4F4B" w:rsidRPr="0013159B">
        <w:rPr>
          <w:rStyle w:val="CommentReference"/>
          <w:rFonts w:ascii="David" w:hAnsi="David" w:cs="David"/>
          <w:rPrChange w:id="48" w:author="0mer dar" w:date="2020-03-08T20:10:00Z">
            <w:rPr>
              <w:rStyle w:val="CommentReference"/>
            </w:rPr>
          </w:rPrChange>
        </w:rPr>
        <w:commentReference w:id="46"/>
      </w:r>
      <w:r w:rsidRPr="006A4A9B">
        <w:rPr>
          <w:rFonts w:ascii="David" w:hAnsi="David" w:cs="David"/>
          <w:sz w:val="24"/>
          <w:szCs w:val="24"/>
        </w:rPr>
        <w:t>. Moreover</w:t>
      </w:r>
      <w:r w:rsidRPr="006A4A9B">
        <w:rPr>
          <w:rFonts w:ascii="David" w:hAnsi="David" w:cs="David"/>
          <w:sz w:val="24"/>
          <w:szCs w:val="24"/>
          <w:lang w:val="en-GB"/>
        </w:rPr>
        <w:t>, among</w:t>
      </w:r>
      <w:r w:rsidRPr="0013159B">
        <w:rPr>
          <w:rFonts w:ascii="David" w:hAnsi="David" w:cs="David"/>
          <w:sz w:val="24"/>
          <w:szCs w:val="24"/>
        </w:rPr>
        <w:t xml:space="preserve"> studies which measured outcomes by self-report questionnaires in addition to</w:t>
      </w:r>
      <w:r w:rsidR="00071FC4" w:rsidRPr="0013159B">
        <w:rPr>
          <w:rFonts w:ascii="David" w:hAnsi="David" w:cs="David"/>
          <w:sz w:val="24"/>
          <w:szCs w:val="24"/>
        </w:rPr>
        <w:t xml:space="preserve"> </w:t>
      </w:r>
      <w:r w:rsidRPr="0013159B">
        <w:rPr>
          <w:rFonts w:ascii="David" w:hAnsi="David" w:cs="David"/>
          <w:sz w:val="24"/>
          <w:szCs w:val="24"/>
        </w:rPr>
        <w:t>cognitive attentional task, some found changes with measures of mental health and well-being in mindfulness group, but did</w:t>
      </w:r>
      <w:r w:rsidR="00676F6A" w:rsidRPr="0013159B">
        <w:rPr>
          <w:rFonts w:ascii="David" w:hAnsi="David" w:cs="David"/>
          <w:sz w:val="24"/>
          <w:szCs w:val="24"/>
        </w:rPr>
        <w:t xml:space="preserve"> not</w:t>
      </w:r>
      <w:r w:rsidRPr="0013159B">
        <w:rPr>
          <w:rFonts w:ascii="David" w:hAnsi="David" w:cs="David"/>
          <w:sz w:val="24"/>
          <w:szCs w:val="24"/>
        </w:rPr>
        <w:t xml:space="preserve"> find change</w:t>
      </w:r>
      <w:r w:rsidR="00135086" w:rsidRPr="0013159B">
        <w:rPr>
          <w:rFonts w:ascii="David" w:hAnsi="David" w:cs="David"/>
          <w:sz w:val="24"/>
          <w:szCs w:val="24"/>
        </w:rPr>
        <w:t>s</w:t>
      </w:r>
      <w:r w:rsidRPr="0013159B">
        <w:rPr>
          <w:rFonts w:ascii="David" w:hAnsi="David" w:cs="David"/>
          <w:sz w:val="24"/>
          <w:szCs w:val="24"/>
        </w:rPr>
        <w:t xml:space="preserve"> in components of attention measured by cognitive tasks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{"citationItems":[{"id":"ITEM-1","itemData":{"author":[{"dropping-particle":"","family":"Cusens","given":"Bryany","non-dropping-particle":"","parse-names":false,"suffix":""},{"dropping-particle":"","family":"Duggan","given":"Geoffrey B","non-dropping-particle":"","parse-names":false,"suffix</w:instrText>
      </w:r>
      <w:r w:rsidR="00785498" w:rsidRPr="0013159B">
        <w:rPr>
          <w:rFonts w:ascii="David" w:hAnsi="David" w:cs="David"/>
          <w:sz w:val="24"/>
          <w:szCs w:val="24"/>
        </w:rPr>
        <w:instrText>":""},{"dropping-particle":"","family":"Thorne","given":"Kirsty","non-dropping-particle":"","parse-names":false,"suffix":""},{"dropping-particle":"","family":"Burch","given":"Vidyamala","non-dropping-particle":"","parse-names":false,"suffix":""}],"id":"ITEM-1","issue":"November 2009","issued":{"date-parts":[["2010"]]},"note":"</w:instrText>
      </w:r>
      <w:r w:rsidR="00785498" w:rsidRPr="0013159B">
        <w:rPr>
          <w:rFonts w:ascii="David" w:hAnsi="David" w:cs="David"/>
          <w:sz w:val="24"/>
          <w:szCs w:val="24"/>
          <w:rtl/>
        </w:rPr>
        <w:instrText>מצוטט בדיון של</w:instrText>
      </w:r>
      <w:r w:rsidR="00785498" w:rsidRPr="0013159B">
        <w:rPr>
          <w:rFonts w:ascii="David" w:hAnsi="David" w:cs="David"/>
          <w:sz w:val="24"/>
          <w:szCs w:val="24"/>
        </w:rPr>
        <w:instrText xml:space="preserve"> cheisa </w:instrText>
      </w:r>
      <w:r w:rsidR="00785498" w:rsidRPr="0013159B">
        <w:rPr>
          <w:rFonts w:ascii="David" w:hAnsi="David" w:cs="David"/>
          <w:sz w:val="24"/>
          <w:szCs w:val="24"/>
          <w:rtl/>
        </w:rPr>
        <w:instrText>כהסבר לכך שצריך להתמקד בפנים ולא בחוץ</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שום שינוי במדדים של קשב</w:instrText>
      </w:r>
      <w:r w:rsidR="00785498" w:rsidRPr="0013159B">
        <w:rPr>
          <w:rFonts w:ascii="David" w:hAnsi="David" w:cs="David"/>
          <w:sz w:val="24"/>
          <w:szCs w:val="24"/>
        </w:rPr>
        <w:instrText>! \n</w:instrText>
      </w:r>
      <w:r w:rsidR="00785498" w:rsidRPr="0013159B">
        <w:rPr>
          <w:rFonts w:ascii="David" w:hAnsi="David" w:cs="David"/>
          <w:sz w:val="24"/>
          <w:szCs w:val="24"/>
          <w:rtl/>
        </w:rPr>
        <w:instrText>הערכה של תרגול נשימה מבוסס מיינדפולנס לניהול כאב</w:instrText>
      </w:r>
      <w:r w:rsidR="00785498" w:rsidRPr="0013159B">
        <w:rPr>
          <w:rFonts w:ascii="David" w:hAnsi="David" w:cs="David"/>
          <w:sz w:val="24"/>
          <w:szCs w:val="24"/>
        </w:rPr>
        <w:instrText>:\n</w:instrText>
      </w:r>
      <w:r w:rsidR="00785498" w:rsidRPr="0013159B">
        <w:rPr>
          <w:rFonts w:ascii="David" w:hAnsi="David" w:cs="David"/>
          <w:sz w:val="24"/>
          <w:szCs w:val="24"/>
          <w:rtl/>
        </w:rPr>
        <w:instrText>אפקטים על</w:instrText>
      </w:r>
      <w:r w:rsidR="00785498" w:rsidRPr="0013159B">
        <w:rPr>
          <w:rFonts w:ascii="David" w:hAnsi="David" w:cs="David"/>
          <w:sz w:val="24"/>
          <w:szCs w:val="24"/>
        </w:rPr>
        <w:instrText xml:space="preserve"> well being </w:instrText>
      </w:r>
      <w:r w:rsidR="00785498" w:rsidRPr="0013159B">
        <w:rPr>
          <w:rFonts w:ascii="David" w:hAnsi="David" w:cs="David"/>
          <w:sz w:val="24"/>
          <w:szCs w:val="24"/>
          <w:rtl/>
        </w:rPr>
        <w:instrText>ומדדים רבים של מיינדפולנס</w:instrText>
      </w:r>
      <w:r w:rsidR="00785498" w:rsidRPr="0013159B">
        <w:rPr>
          <w:rFonts w:ascii="David" w:hAnsi="David" w:cs="David"/>
          <w:sz w:val="24"/>
          <w:szCs w:val="24"/>
        </w:rPr>
        <w:instrText xml:space="preserve">\n\n2 </w:instrText>
      </w:r>
      <w:r w:rsidR="00785498" w:rsidRPr="0013159B">
        <w:rPr>
          <w:rFonts w:ascii="David" w:hAnsi="David" w:cs="David"/>
          <w:sz w:val="24"/>
          <w:szCs w:val="24"/>
          <w:rtl/>
        </w:rPr>
        <w:instrText>מחקרים :1</w:instrText>
      </w:r>
      <w:r w:rsidR="00785498" w:rsidRPr="0013159B">
        <w:rPr>
          <w:rFonts w:ascii="David" w:hAnsi="David" w:cs="David"/>
          <w:sz w:val="24"/>
          <w:szCs w:val="24"/>
        </w:rPr>
        <w:instrText xml:space="preserve">\n1- </w:instrText>
      </w:r>
      <w:r w:rsidR="00785498" w:rsidRPr="0013159B">
        <w:rPr>
          <w:rFonts w:ascii="David" w:hAnsi="David" w:cs="David"/>
          <w:sz w:val="24"/>
          <w:szCs w:val="24"/>
          <w:rtl/>
        </w:rPr>
        <w:instrText>פיילוט - ההשפעה על איכות חיים של תרגול מבוסס נשימה לניהול כאב. נצפה אפקט מובהק בדיווח עצמי על דכאון</w:instrText>
      </w:r>
      <w:r w:rsidR="00785498" w:rsidRPr="0013159B">
        <w:rPr>
          <w:rFonts w:ascii="David" w:hAnsi="David" w:cs="David"/>
          <w:sz w:val="24"/>
          <w:szCs w:val="24"/>
        </w:rPr>
        <w:instrText xml:space="preserve">, ....\n2- </w:instrText>
      </w:r>
      <w:r w:rsidR="00785498" w:rsidRPr="0013159B">
        <w:rPr>
          <w:rFonts w:ascii="David" w:hAnsi="David" w:cs="David"/>
          <w:sz w:val="24"/>
          <w:szCs w:val="24"/>
          <w:rtl/>
        </w:rPr>
        <w:instrText>מדידות סויבקטיביות ואל בוביקטיביות של מיינדפולנס .לא נצפה שינוי</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בהשהיית קשב! מבחן</w:instrText>
      </w:r>
      <w:r w:rsidR="00785498" w:rsidRPr="0013159B">
        <w:rPr>
          <w:rFonts w:ascii="David" w:hAnsi="David" w:cs="David"/>
          <w:sz w:val="24"/>
          <w:szCs w:val="24"/>
        </w:rPr>
        <w:instrText xml:space="preserve"> IAT </w:instrText>
      </w:r>
      <w:r w:rsidR="00785498" w:rsidRPr="0013159B">
        <w:rPr>
          <w:rFonts w:ascii="David" w:hAnsi="David" w:cs="David"/>
          <w:sz w:val="24"/>
          <w:szCs w:val="24"/>
          <w:rtl/>
        </w:rPr>
        <w:instrText>תמך בעלייה בערנות לגירוי חיובי, לאחר ההתערבות</w:instrText>
      </w:r>
      <w:r w:rsidR="00785498" w:rsidRPr="0013159B">
        <w:rPr>
          <w:rFonts w:ascii="David" w:hAnsi="David" w:cs="David"/>
          <w:sz w:val="24"/>
          <w:szCs w:val="24"/>
        </w:rPr>
        <w:instrText>. \n</w:instrText>
      </w:r>
      <w:r w:rsidR="00785498" w:rsidRPr="0013159B">
        <w:rPr>
          <w:rFonts w:ascii="David" w:hAnsi="David" w:cs="David"/>
          <w:sz w:val="24"/>
          <w:szCs w:val="24"/>
          <w:rtl/>
        </w:rPr>
        <w:instrText>המחקר השני התמקד יותר במנגנונים</w:instrText>
      </w:r>
      <w:r w:rsidR="00785498" w:rsidRPr="0013159B">
        <w:rPr>
          <w:rFonts w:ascii="David" w:hAnsi="David" w:cs="David"/>
          <w:sz w:val="24"/>
          <w:szCs w:val="24"/>
        </w:rPr>
        <w:instrText>.","page":"63-78","title":"Report the Breathworks Pain Management Programme : Effects on Well-Being and Multiple Measures of Mindfulness","type":"article-journal","volume":"78"},"uris":["http://www.mendeley.com/documents/?uuid=8c311a61-d185-475d-a33b-072423f44865"]},{"id":"ITEM-2","itemData":{"DOI":"10.5127/jep.024811","abstract":"Mindfulness-based cognitive therapy (MBCT) has been shown to be efficacious in reducing relapse rate and depressive symptoms in patients with recurrent depression. To date, little is known about the underlying cognitive mechanisms. We investigated the role of attention with the attention network test in a randomized controlled trial with 34 MBCT patients and 37 waiting-list control patients. In the MBCT group depressive symptoms and ruminative thinking decreased and mindfulness skills increased. However, no differential changes in either specific, basal components of attentional processes (alerting, orienting and executive attention) or more general attentional functioning were observed. These results seem to fit in the pattern, emerging from recent research findings, that suggests that it might be especially the second component of mindfulness as described by Bishop (Bishop et al., 2004)-a shift towards an attitude with more openness and acceptance-that mediates the efficacy of short-term mindfulness interventions.","author":[{"dropping-particle":"","family":"Aalderen","given":"Joel","non-dropping-particle":"van","parse-names":false,"suffix":""},{"dropping-particle":"","family":"Barendregt","given":"Henk","non-dropping-particle":"","parse-names":false,"suffix":""},{"dropping-particle":"","family":"Hurk","given":"Paul","non-dropping-particle":"van den","parse-names":false,"suffix":""},{"dropping-particle":"","family":"Donders","given":"Rogier","non-dropping-particle":"","parse-names":false,"suffix":""},{"dropping-particle":"","family":"Speckens","given":"Anne","non-dropping-particle":"","parse-names":false,"suffix":""},{"dropping-particle":"","family":"Giommi","given":"Fabio","non-dropping-particle":"","parse-names":false,"suffix":""}],"container-title":"Journal of Experimental Psychopathology","id":"ITEM-2","issue":"1","issued":{"date-parts":[["2012"]]},"note":"</w:instrText>
      </w:r>
      <w:r w:rsidR="00785498" w:rsidRPr="0013159B">
        <w:rPr>
          <w:rFonts w:ascii="David" w:hAnsi="David" w:cs="David"/>
          <w:sz w:val="24"/>
          <w:szCs w:val="24"/>
          <w:rtl/>
        </w:rPr>
        <w:instrText>אחרי</w:instrText>
      </w:r>
      <w:r w:rsidR="00785498" w:rsidRPr="0013159B">
        <w:rPr>
          <w:rFonts w:ascii="David" w:hAnsi="David" w:cs="David"/>
          <w:sz w:val="24"/>
          <w:szCs w:val="24"/>
        </w:rPr>
        <w:instrText xml:space="preserve"> cheiesa\n\n</w:instrText>
      </w:r>
      <w:r w:rsidR="00785498" w:rsidRPr="0013159B">
        <w:rPr>
          <w:rFonts w:ascii="David" w:hAnsi="David" w:cs="David"/>
          <w:sz w:val="24"/>
          <w:szCs w:val="24"/>
          <w:rtl/>
        </w:rPr>
        <w:instrText>מחקר של התפקיד של קשב ב</w:instrText>
      </w:r>
      <w:r w:rsidR="00785498" w:rsidRPr="0013159B">
        <w:rPr>
          <w:rFonts w:ascii="David" w:hAnsi="David" w:cs="David"/>
          <w:sz w:val="24"/>
          <w:szCs w:val="24"/>
        </w:rPr>
        <w:instrText xml:space="preserve">-MBCT </w:instrText>
      </w:r>
      <w:r w:rsidR="00785498" w:rsidRPr="0013159B">
        <w:rPr>
          <w:rFonts w:ascii="David" w:hAnsi="David" w:cs="David"/>
          <w:sz w:val="24"/>
          <w:szCs w:val="24"/>
          <w:rtl/>
        </w:rPr>
        <w:instrText>לדכאון</w:instrText>
      </w:r>
      <w:r w:rsidR="00785498" w:rsidRPr="0013159B">
        <w:rPr>
          <w:rFonts w:ascii="David" w:hAnsi="David" w:cs="David"/>
          <w:sz w:val="24"/>
          <w:szCs w:val="24"/>
        </w:rPr>
        <w:instrText>\nANT \nRCT \nwaiting list\n</w:instrText>
      </w:r>
      <w:r w:rsidR="00785498" w:rsidRPr="0013159B">
        <w:rPr>
          <w:rFonts w:ascii="David" w:hAnsi="David" w:cs="David"/>
          <w:sz w:val="24"/>
          <w:szCs w:val="24"/>
          <w:rtl/>
        </w:rPr>
        <w:instrText>ירידה בסימפטומים דכאוניים וברומינציות</w:instrText>
      </w:r>
      <w:r w:rsidR="00785498" w:rsidRPr="0013159B">
        <w:rPr>
          <w:rFonts w:ascii="David" w:hAnsi="David" w:cs="David"/>
          <w:sz w:val="24"/>
          <w:szCs w:val="24"/>
        </w:rPr>
        <w:instrText>.\n</w:instrText>
      </w:r>
      <w:r w:rsidR="00785498" w:rsidRPr="0013159B">
        <w:rPr>
          <w:rFonts w:ascii="David" w:hAnsi="David" w:cs="David"/>
          <w:sz w:val="24"/>
          <w:szCs w:val="24"/>
          <w:rtl/>
        </w:rPr>
        <w:instrText>לא היה שינוי במרכיבים של קשב (השהיית קשב, אורינטציה=סלקציה וקשב ביצועי</w:instrText>
      </w:r>
      <w:r w:rsidR="00785498" w:rsidRPr="0013159B">
        <w:rPr>
          <w:rFonts w:ascii="David" w:hAnsi="David" w:cs="David"/>
          <w:sz w:val="24"/>
          <w:szCs w:val="24"/>
        </w:rPr>
        <w:instrText>.\n\n</w:instrText>
      </w:r>
      <w:r w:rsidR="00785498" w:rsidRPr="0013159B">
        <w:rPr>
          <w:rFonts w:ascii="David" w:hAnsi="David" w:cs="David"/>
          <w:sz w:val="24"/>
          <w:szCs w:val="24"/>
          <w:rtl/>
        </w:rPr>
        <w:instrText>המסקנה היא שהמרכיב השני של</w:instrText>
      </w:r>
      <w:r w:rsidR="00785498" w:rsidRPr="0013159B">
        <w:rPr>
          <w:rFonts w:ascii="David" w:hAnsi="David" w:cs="David"/>
          <w:sz w:val="24"/>
          <w:szCs w:val="24"/>
        </w:rPr>
        <w:instrText xml:space="preserve"> BISHOP - </w:instrText>
      </w:r>
      <w:r w:rsidR="00785498" w:rsidRPr="0013159B">
        <w:rPr>
          <w:rFonts w:ascii="David" w:hAnsi="David" w:cs="David"/>
          <w:sz w:val="24"/>
          <w:szCs w:val="24"/>
          <w:rtl/>
        </w:rPr>
        <w:instrText>התייחסות לגישה, הוא משמעותי יותר, לעומת קשב</w:instrText>
      </w:r>
      <w:r w:rsidR="00785498" w:rsidRPr="0013159B">
        <w:rPr>
          <w:rFonts w:ascii="David" w:hAnsi="David" w:cs="David"/>
          <w:sz w:val="24"/>
          <w:szCs w:val="24"/>
        </w:rPr>
        <w:instrText>.","page":"103-120","title":"An Investigation of the Role of Attention in Mindfulness-Based Cognitive Therapy for Recurrently Depressed Patients","type":"article-journal","volume":"3"},"uris":["http://www.mendeley.com/documents/?uuid=b241a5aa-5374-496a-855e-b52484fa168f"]},{"id":"ITEM-3","itemData":{"DOI":"10.1007/s12671-017-0682-5","ISSN":"18688535","abstract":"Proliferation of mindfulness retreat centers has paralleled the growing interest in mindfulness practice, but the research into the effects of retreats on psychological outcomes has received relatively little empirical attention. This study (1) investigated the effects of Vipassana retreats on psychosocial outcomes, (2) evaluated the durability of outcomes at follow-up, and (3) examined baseline predictors of outcome. One hundred ninety-five participants underwent a 1-week meditation retreat at a leading meditation retreat center. Participants completed measures of mindfulness, anxiety, depression, dysfunctional attitudes, emotion regulation, set shifting, and attention before and after a pre-retreat control period, immediately following the retreat, and 4 weeks following the end of the retreat. Structural equation models indicated that there were significant improvements in mindfulness, anxiety, depression, and dysfunctional attitudes and that these gains were maintained at follow-up. Older age was associated with better functioning pre-retreat but comparatively less improvement overall. These results highlight the strong effects of meditation retreats on a variety of psychosocial outcomes and also identified baseline predictors of outcome.","author":[{"dropping-particle":"","family":"Cohen","given":"Jonah N.","non-dropping-particle":"","parse-names":false,"suffix":""},{"dropping-particle":"","family":"Jensen","given":"Dane","non-dropping-particle":"","parse-names":false,"suffix":""},{"dropping-particle":"","family":"Stange","given":"Jonathan P.","non-dropping-particle":"","parse-names":false,"suffix":""},{"dropping-particle":"","family":"Neuburger","given":"Mark","non-dropping-particle":"","parse-names":false,"suffix":""},{"dropping-particle":"","family":"Heimberg","given":"Richard G.","non-dropping-particle":"","parse-names":false,"suffix":""}],"container-title":"Mindfulness","id":"ITEM-3","issue":"4","issued":{"date-parts":[["2017"]]},"page":"1064-1077","publisher":"Mindfulness","title":"The Immediate and Long-Term Effects of an Intensive Meditation Retreat","type":"article-journal","volume":"8"},"uris":["http://www.mendeley.com/documents/?uuid=685babcd-041c-4b17-a17f-ff17ca6e1d2a"]}],"mendeley":{"formattedCitation":"(Cohen et al., 2017; Cusens et al., 2010; van Aalderen et al., 2012)","plainTextFormattedCitation":"(Cohen et al., 2017; Cusens et al., 2010; van Aalderen et al., 2012)","previouslyFormattedCitation":"(Cohen et al., 2017; Cusens et al., 2010; van Aalderen et al., 2012)"},"properties":{"noteIndex":0},"schema":"https://github.com/citation-style-language/schema/raw/master/csl-citation.json"}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(Cohen et al., 2017; Cusens et al., 2010; van Aalderen et al., 2012)</w:t>
      </w:r>
      <w:r w:rsidRPr="006A4A9B">
        <w:rPr>
          <w:rFonts w:ascii="David" w:hAnsi="David" w:cs="David"/>
          <w:sz w:val="24"/>
          <w:szCs w:val="24"/>
        </w:rPr>
        <w:fldChar w:fldCharType="end"/>
      </w:r>
      <w:r w:rsidRPr="006A4A9B">
        <w:rPr>
          <w:rFonts w:ascii="David" w:hAnsi="David" w:cs="David"/>
          <w:sz w:val="24"/>
          <w:szCs w:val="24"/>
        </w:rPr>
        <w:t xml:space="preserve">. Thus, the association between attentional change processes and distal outcomes </w:t>
      </w:r>
      <w:r w:rsidR="00071FC4" w:rsidRPr="006A4A9B">
        <w:rPr>
          <w:rFonts w:ascii="David" w:hAnsi="David" w:cs="David"/>
          <w:sz w:val="24"/>
          <w:szCs w:val="24"/>
        </w:rPr>
        <w:t xml:space="preserve">is </w:t>
      </w:r>
      <w:r w:rsidR="00071FC4" w:rsidRPr="006A4A9B">
        <w:rPr>
          <w:rFonts w:ascii="David" w:hAnsi="David" w:cs="David"/>
          <w:sz w:val="24"/>
          <w:szCs w:val="24"/>
        </w:rPr>
        <w:lastRenderedPageBreak/>
        <w:t>unlikely to be as theorized in these studies</w:t>
      </w:r>
      <w:r w:rsidRPr="0013159B">
        <w:rPr>
          <w:rFonts w:ascii="David" w:hAnsi="David" w:cs="David"/>
          <w:sz w:val="24"/>
          <w:szCs w:val="24"/>
        </w:rPr>
        <w:t>. On the other hand,</w:t>
      </w:r>
      <w:r w:rsidR="00071FC4" w:rsidRPr="0013159B">
        <w:rPr>
          <w:rFonts w:ascii="David" w:hAnsi="David" w:cs="David"/>
          <w:sz w:val="24"/>
          <w:szCs w:val="24"/>
        </w:rPr>
        <w:t xml:space="preserve"> a</w:t>
      </w:r>
      <w:r w:rsidRPr="0013159B">
        <w:rPr>
          <w:rFonts w:ascii="David" w:hAnsi="David" w:cs="David"/>
          <w:sz w:val="24"/>
          <w:szCs w:val="24"/>
        </w:rPr>
        <w:t xml:space="preserve"> few studies found expected </w:t>
      </w:r>
      <w:r w:rsidR="00071FC4" w:rsidRPr="0013159B">
        <w:rPr>
          <w:rFonts w:ascii="David" w:hAnsi="David" w:cs="David"/>
          <w:sz w:val="24"/>
          <w:szCs w:val="24"/>
        </w:rPr>
        <w:t xml:space="preserve">associations </w:t>
      </w:r>
      <w:r w:rsidRPr="0013159B">
        <w:rPr>
          <w:rFonts w:ascii="David" w:hAnsi="David" w:cs="David"/>
          <w:sz w:val="24"/>
          <w:szCs w:val="24"/>
        </w:rPr>
        <w:t xml:space="preserve">between measures of attentional tasks and mental health outcomes </w:t>
      </w:r>
      <w:r w:rsidR="00071FC4" w:rsidRPr="0013159B">
        <w:rPr>
          <w:rFonts w:ascii="David" w:hAnsi="David" w:cs="David"/>
          <w:sz w:val="24"/>
          <w:szCs w:val="24"/>
        </w:rPr>
        <w:t xml:space="preserve">following MMT </w:t>
      </w:r>
      <w:r w:rsidRPr="0013159B">
        <w:rPr>
          <w:rFonts w:ascii="David" w:hAnsi="David" w:cs="David"/>
          <w:sz w:val="24"/>
          <w:szCs w:val="24"/>
        </w:rPr>
        <w:t>such as depression symptoms (</w:t>
      </w:r>
      <w:commentRangeStart w:id="49"/>
      <w:r w:rsidRPr="0013159B">
        <w:rPr>
          <w:rFonts w:ascii="David" w:hAnsi="David" w:cs="David"/>
          <w:sz w:val="24"/>
          <w:szCs w:val="24"/>
        </w:rPr>
        <w:t>Beck</w:t>
      </w:r>
      <w:commentRangeEnd w:id="49"/>
      <w:r w:rsidRPr="006A4A9B">
        <w:rPr>
          <w:rStyle w:val="CommentReference"/>
          <w:rFonts w:ascii="David" w:hAnsi="David" w:cs="David"/>
          <w:sz w:val="24"/>
          <w:szCs w:val="24"/>
        </w:rPr>
        <w:commentReference w:id="49"/>
      </w:r>
      <w:r w:rsidRPr="006A4A9B">
        <w:rPr>
          <w:rFonts w:ascii="David" w:hAnsi="David" w:cs="David"/>
          <w:sz w:val="24"/>
          <w:szCs w:val="24"/>
        </w:rPr>
        <w:t xml:space="preserve"> Depression Inventory,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{"citationItems":[{"id":"ITEM-1","itemData":{"DOI":"10.1007/s10608-007-9119-0","ISBN":"0147-5916","ISSN":"01475916","PMID":"216273859","abstract":"To evaluate the impact of an intensive period of mindfulness meditation training on cognitive and affective f</w:instrText>
      </w:r>
      <w:r w:rsidR="00785498" w:rsidRPr="0013159B">
        <w:rPr>
          <w:rFonts w:ascii="David" w:hAnsi="David" w:cs="David"/>
          <w:sz w:val="24"/>
          <w:szCs w:val="24"/>
        </w:rPr>
        <w:instrText>unction, a non-clinical group of 20 novice meditators were tested before and after participation in a 10-day intensive mindfulness meditation retreat. They were evaluated with self-report scales measuring mindfulness, rumination and affect, as well as performance tasks assessing working memory, sustained attention, and attention switching. Results indicated that those completing the mindfulness training demonstrated significant improvements in self-reported mindfulness, depressive symptoms, rumination, and performance measures of working memory and sustained attention, relative to a comparison group who did not undergo any meditation training. This study suggests future directions for the elucidation of the critical processes that underlie the therapeutic benefits of mindfulness-based interventions.","author":[{"dropping-particle":"","family":"Chambers","given":"Richard","non-dropping-particle":"","parse-names":false,"suffix":""},{"dropping-particle":"","family":"Lo","given":"Barbara Chuen Yee","non-dropping-particle":"","parse-names":false,"suffix":""},{"dropping-particle":"","family":"Allen","given":"Nicholas B.","non-dropping-particle":"","parse-names":false,"suffix":""}],"container-title":"Cognitive Therapy and Research","id":"ITEM-1","issue":"3","issued":{"date-parts":[["2008"]]},"note":"</w:instrText>
      </w:r>
      <w:r w:rsidR="00785498" w:rsidRPr="0013159B">
        <w:rPr>
          <w:rFonts w:ascii="David" w:hAnsi="David" w:cs="David"/>
          <w:sz w:val="24"/>
          <w:szCs w:val="24"/>
          <w:rtl/>
        </w:rPr>
        <w:instrText>מאמר ניסויי - השפעה של קורס של 10 ימים על בקרה של קשב, סגנון קוגניטיבי ורגש</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מערך לפני-אחרי</w:instrText>
      </w:r>
      <w:r w:rsidR="00785498" w:rsidRPr="0013159B">
        <w:rPr>
          <w:rFonts w:ascii="David" w:hAnsi="David" w:cs="David"/>
          <w:sz w:val="24"/>
          <w:szCs w:val="24"/>
        </w:rPr>
        <w:instrText xml:space="preserve"> \n20 </w:instrText>
      </w:r>
      <w:r w:rsidR="00785498" w:rsidRPr="0013159B">
        <w:rPr>
          <w:rFonts w:ascii="David" w:hAnsi="David" w:cs="David"/>
          <w:sz w:val="24"/>
          <w:szCs w:val="24"/>
          <w:rtl/>
        </w:rPr>
        <w:instrText>נבדקים חדשים</w:instrText>
      </w:r>
      <w:r w:rsidR="00785498" w:rsidRPr="0013159B">
        <w:rPr>
          <w:rFonts w:ascii="David" w:hAnsi="David" w:cs="David"/>
          <w:sz w:val="24"/>
          <w:szCs w:val="24"/>
        </w:rPr>
        <w:instrText>. \n</w:instrText>
      </w:r>
      <w:r w:rsidR="00785498" w:rsidRPr="0013159B">
        <w:rPr>
          <w:rFonts w:ascii="David" w:hAnsi="David" w:cs="David"/>
          <w:sz w:val="24"/>
          <w:szCs w:val="24"/>
          <w:rtl/>
        </w:rPr>
        <w:instrText>דיווח עצמי למדידת מיינדפולנס, רומינציות ורגש (דכאון וכו')</w:instrText>
      </w:r>
      <w:r w:rsidR="00785498" w:rsidRPr="0013159B">
        <w:rPr>
          <w:rFonts w:ascii="David" w:hAnsi="David" w:cs="David"/>
          <w:sz w:val="24"/>
          <w:szCs w:val="24"/>
        </w:rPr>
        <w:instrText>.\n</w:instrText>
      </w:r>
      <w:r w:rsidR="00785498" w:rsidRPr="0013159B">
        <w:rPr>
          <w:rFonts w:ascii="David" w:hAnsi="David" w:cs="David"/>
          <w:sz w:val="24"/>
          <w:szCs w:val="24"/>
          <w:rtl/>
        </w:rPr>
        <w:instrText>ביצועים במשימות של</w:instrText>
      </w:r>
      <w:r w:rsidR="00785498" w:rsidRPr="0013159B">
        <w:rPr>
          <w:rFonts w:ascii="David" w:hAnsi="David" w:cs="David"/>
          <w:sz w:val="24"/>
          <w:szCs w:val="24"/>
        </w:rPr>
        <w:instrText xml:space="preserve"> WM, </w:instrText>
      </w:r>
      <w:r w:rsidR="00785498" w:rsidRPr="0013159B">
        <w:rPr>
          <w:rFonts w:ascii="David" w:hAnsi="David" w:cs="David"/>
          <w:sz w:val="24"/>
          <w:szCs w:val="24"/>
          <w:rtl/>
        </w:rPr>
        <w:instrText>קשב מושהה, סוויצ' בקשב</w:instrText>
      </w:r>
      <w:r w:rsidR="00785498" w:rsidRPr="0013159B">
        <w:rPr>
          <w:rFonts w:ascii="David" w:hAnsi="David" w:cs="David"/>
          <w:sz w:val="24"/>
          <w:szCs w:val="24"/>
        </w:rPr>
        <w:instrText>.\n\n</w:instrText>
      </w:r>
      <w:r w:rsidR="00785498" w:rsidRPr="0013159B">
        <w:rPr>
          <w:rFonts w:ascii="David" w:hAnsi="David" w:cs="David"/>
          <w:sz w:val="24"/>
          <w:szCs w:val="24"/>
          <w:rtl/>
        </w:rPr>
        <w:instrText>זיהוי ביצועים טובים יותר בזכרון עבודה ובהשהיית קשב בקב' מדיטציה</w:instrText>
      </w:r>
      <w:r w:rsidR="00785498" w:rsidRPr="0013159B">
        <w:rPr>
          <w:rFonts w:ascii="David" w:hAnsi="David" w:cs="David"/>
          <w:sz w:val="24"/>
          <w:szCs w:val="24"/>
        </w:rPr>
        <w:instrText>. ","page":"303-322","title":"The impact of intensive mindfulness training on attentional control, cognitive style, and affect","type":"article-journal","volume":"32"},"uris":["http://www.mendeley.com/documents/?uuid=c6017cc8-c0db-499d-9a7c-174f66c623e8"]},{"id":"ITEM-2","itemData":{"DOI":"10.1007/s10608-011-9411-x","ISSN":"01475916","abstract":"Mindfulness-based cognitive therapy (MBCT) has been demonstrated to be successful in the prevention of relapse in patients with recurrent major depressive disorder (MDD). With regard to its working mechanisms, it is hypothesized that mindfulness meditation influences the processing of emotional information and that it could therefore reduce cognitive vulnerability factors that are observed during and after remission of depressive episodes. In this study we investigated the effects of an 8 week MBCT training versus no intervention on the facilitation and inhibition of attention for sad versus happy faces in a group of people with a history of MDD, N = 45. The comparison group consisted of a non-treatment seeking group with a history of MDD, recruited from the community, N = 26. At baseline, we found that formerly depressed patients who applied for MBCT training inhibited attention for positive information, and showed facilitation of attention for negative information. However, the comparison group did not show similar attentional characteristics. After MBCT, participants showed a reduced facilitation of attention for negative information and a reduced inhibition of attention for positive information, which is indicative of open attention towards all emotional information. © Springer Science+Business Media, LLC 2011.","author":[{"dropping-particle":"","family":"Raedt","given":"Rudi","non-dropping-particle":"De","parse-names":false,"suffix":""},{"dropping-particle":"","family":"Baert","given":"Saskia","non-dropping-particle":"","parse-names":false,"suffix":""},{"dropping-particle":"","family":"Demeyer","given":"Ineke","non-dropping-particle":"","parse-names":false,"suffix":""},{"dropping-particle":"","family":"Goeleven","given":"Ellen","non-dropping-particle":"","parse-names":false,"suffix":""},{"dropping-particle":"","family":"Raes","given":"An","non-dropping-particle":"","parse-names":false,"suffix":""},{"dropping-particle":"","family":"Visser","given":"Adriaan","non-dropping-particle":"","parse-names":false,"suffix":""},{"dropping-particle":"","family":"Wysmans","given":"Michel","non-dropping-particle":"","parse-names":false,"suffix":""},{"dropping-particle":"","family":"Jansen","given":"Erik","non-dropping-particle":"","parse-names":false,"suffix":""},{"dropping-particle":"","family":"Schacht","given":"Rik","non-dropping-particle":"","parse-names":false,"suffix":""},{"dropping-particle":"","family":"Aalderen","given":"Joel R.","non-dropping-particle":"Van","parse-names":false,"suffix":""},{"dropping-particle":"","family":"Speckens","given":"Anne","non-dropping-particle":"","parse-names":false,"suffix":""}],"container-title":"Cognitive Therapy and Research","id":"ITEM-2","issue":"6","issued":{"date-parts":[["2012"]]},"note":"</w:instrText>
      </w:r>
      <w:r w:rsidR="00785498" w:rsidRPr="0013159B">
        <w:rPr>
          <w:rFonts w:ascii="David" w:hAnsi="David" w:cs="David"/>
          <w:sz w:val="24"/>
          <w:szCs w:val="24"/>
          <w:rtl/>
        </w:rPr>
        <w:instrText>סופר רלבנטי</w:instrText>
      </w:r>
      <w:r w:rsidR="00785498" w:rsidRPr="0013159B">
        <w:rPr>
          <w:rFonts w:ascii="David" w:hAnsi="David" w:cs="David"/>
          <w:sz w:val="24"/>
          <w:szCs w:val="24"/>
        </w:rPr>
        <w:instrText>!\n</w:instrText>
      </w:r>
      <w:r w:rsidR="00785498" w:rsidRPr="0013159B">
        <w:rPr>
          <w:rFonts w:ascii="David" w:hAnsi="David" w:cs="David"/>
          <w:sz w:val="24"/>
          <w:szCs w:val="24"/>
          <w:rtl/>
        </w:rPr>
        <w:instrText>לקרוא לעומק</w:instrText>
      </w:r>
      <w:r w:rsidR="00785498" w:rsidRPr="0013159B">
        <w:rPr>
          <w:rFonts w:ascii="David" w:hAnsi="David" w:cs="David"/>
          <w:sz w:val="24"/>
          <w:szCs w:val="24"/>
        </w:rPr>
        <w:instrText>!\n\n</w:instrText>
      </w:r>
      <w:r w:rsidR="00785498" w:rsidRPr="0013159B">
        <w:rPr>
          <w:rFonts w:ascii="David" w:hAnsi="David" w:cs="David"/>
          <w:sz w:val="24"/>
          <w:szCs w:val="24"/>
          <w:rtl/>
        </w:rPr>
        <w:instrText>בדיוק קשור למחקר שאנחנו רוצים לבדוק ב</w:instrText>
      </w:r>
      <w:r w:rsidR="00785498" w:rsidRPr="0013159B">
        <w:rPr>
          <w:rFonts w:ascii="David" w:hAnsi="David" w:cs="David"/>
          <w:sz w:val="24"/>
          <w:szCs w:val="24"/>
        </w:rPr>
        <w:instrText>-dichotic 1 back\n\n</w:instrText>
      </w:r>
      <w:r w:rsidR="00785498" w:rsidRPr="0013159B">
        <w:rPr>
          <w:rFonts w:ascii="David" w:hAnsi="David" w:cs="David"/>
          <w:sz w:val="24"/>
          <w:szCs w:val="24"/>
          <w:rtl/>
        </w:rPr>
        <w:instrText>סלקציה</w:instrText>
      </w:r>
      <w:r w:rsidR="00785498" w:rsidRPr="0013159B">
        <w:rPr>
          <w:rFonts w:ascii="David" w:hAnsi="David" w:cs="David"/>
          <w:sz w:val="24"/>
          <w:szCs w:val="24"/>
        </w:rPr>
        <w:instrText>","page":"612-620","title":"Changes in attentional processing of emotional information following mindfulness-based cognitive therapy in people with a history of depression: Towards an open attention for all emotional experiences","type":"article-journal","volume":"36"},"uris":["http://www.mendeley.com/documents/?uuid=b639f789-3adb-4e1f-850b-ad13d9edea70"]}],"mendeley":{"formattedCitation":"(Chambers et al., 2008; De Raedt et al., 2012)","plainTextFormattedCitation":"(Chambers et al., 2008; De Raedt et al., 2012)","previouslyFormattedCitation":"(Chambers et al., 2008; De Raedt et al., 2012)"},"properties":{"noteIndex":0},"schema":"https://github.com/citation-style-language/schema/raw/master/csl-citation.json"}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(Chambers et al., 2008; De Raedt et al., 2012)</w:t>
      </w:r>
      <w:r w:rsidRPr="006A4A9B">
        <w:rPr>
          <w:rFonts w:ascii="David" w:hAnsi="David" w:cs="David"/>
          <w:sz w:val="24"/>
          <w:szCs w:val="24"/>
        </w:rPr>
        <w:fldChar w:fldCharType="end"/>
      </w:r>
      <w:r w:rsidRPr="006A4A9B">
        <w:rPr>
          <w:rFonts w:ascii="David" w:hAnsi="David" w:cs="David"/>
          <w:sz w:val="24"/>
          <w:szCs w:val="24"/>
        </w:rPr>
        <w:t xml:space="preserve">, negative affect (PANAS,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{"citationItems":[{"id":"ITEM-1","itemData":{"DOI":"10.1037/a0026678","ISSN":"15283542","abstract":"Research into both mindfulness and mind-wandering has grown rapidly, yet clarification of the relationship between these two seemingly opposing constructs is</w:instrText>
      </w:r>
      <w:r w:rsidR="00785498" w:rsidRPr="0013159B">
        <w:rPr>
          <w:rFonts w:ascii="David" w:hAnsi="David" w:cs="David"/>
          <w:sz w:val="24"/>
          <w:szCs w:val="24"/>
        </w:rPr>
        <w:instrText xml:space="preserve"> still absent. A first study addresses the relationship between a dispositional measure of mindfulness (Mindful Attention and Awareness Scale, MAAS) and converging measures of both self-reported and indirect markers of mind-wandering. Negative correlations between dispositional mindfulness and 4 measures of mind-wandering confirm the opposing relationship between the 2 constructs and further validate the use of the MAAS as a dispositional measure of mindfulness. A second study demonstrated that 8 minutes of mindful breathing reduces behavioral indicators of mind-wandering during a Sustained Attention to Response Task compared with both passive relaxation and reading. Together these studies clarify the opposition between the constructs of mindfulness and mind-wandering and so should lead to greater convergence between what have been predominately separate, yet mutually relevant, lines of research. © 2012 American Psychological Association.","author":[{"dropping-particle":"","family":"Mrazek","given":"Michael D.","non-dropping-particle":"","parse-names":false,"suffix":""},{"dropping-particle":"","family":"Smallwood","given":"Jonathan","non-dropping-particle":"","parse-names":false,"suffix":""},{"dropping-particle":"","family":"Schooler","given":"Jonathan W.","non-dropping-particle":"","parse-names":false,"suffix":""}],"container-title":"Emotion","id":"ITEM-1","issue":"3","issued":{"date-parts":[["2012"]]},"page":"442-448","title":"Mindfulness and mind-wandering: Finding convergence through opposing constructs","type":"article-journal","volume":"12"},"uris":["http://www.mendeley.com/documents/?uuid=e5381e77-af2c-4e4f-928a-b790ff0375c0"]}],"mendeley":{"formattedCitation":"(Mrazek et al., 2012)","plainTextFormattedCitation":"(Mrazek et al., 2012)","previouslyFormattedCitation":"(Mrazek et al., 2012)"},"properties":{"noteIndex":0},"schema":"https://github.com/citation-style-language/schema/raw/master/csl-citation.json"}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(Mrazek et al., 2012)</w:t>
      </w:r>
      <w:r w:rsidRPr="006A4A9B">
        <w:rPr>
          <w:rFonts w:ascii="David" w:hAnsi="David" w:cs="David"/>
          <w:sz w:val="24"/>
          <w:szCs w:val="24"/>
        </w:rPr>
        <w:fldChar w:fldCharType="end"/>
      </w:r>
      <w:r w:rsidRPr="006A4A9B">
        <w:rPr>
          <w:rFonts w:ascii="David" w:hAnsi="David" w:cs="David"/>
          <w:sz w:val="24"/>
          <w:szCs w:val="24"/>
        </w:rPr>
        <w:t xml:space="preserve">, and </w:t>
      </w:r>
      <w:r w:rsidR="00071FC4" w:rsidRPr="006A4A9B">
        <w:rPr>
          <w:rFonts w:ascii="David" w:hAnsi="David" w:cs="David"/>
          <w:sz w:val="24"/>
          <w:szCs w:val="24"/>
        </w:rPr>
        <w:t xml:space="preserve">trait </w:t>
      </w:r>
      <w:r w:rsidRPr="006A4A9B">
        <w:rPr>
          <w:rFonts w:ascii="David" w:hAnsi="David" w:cs="David"/>
          <w:sz w:val="24"/>
          <w:szCs w:val="24"/>
        </w:rPr>
        <w:t>mindfulness (e.g., MAAS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{"citationItems":[{"id":"ITEM-1","itemData":{"DOI":"10.1037/a0024931","ISSN":"00963445","PMID":"21910559","abstract":"Improvements in attentional performance are at the core of proposed mechanisms for stress reduction in mindfulness meditation practices. However, this claim ca</w:instrText>
      </w:r>
      <w:r w:rsidR="00785498" w:rsidRPr="0013159B">
        <w:rPr>
          <w:rFonts w:ascii="David" w:hAnsi="David" w:cs="David"/>
          <w:sz w:val="24"/>
          <w:szCs w:val="24"/>
        </w:rPr>
        <w:instrText>n be questioned because no previous studies have actively manipulated test effort in control groups and controlled for effects of stress reduction per se. In a blinded design, 48 young, healthy meditation novices were randomly assigned to a mindfulness-based stress reduction (MBSR), nonmindfulness stress reduction (NMSR), or inactive control group. At posttest, inactive controls were randomly split into nonincentive and incentive controls, the latter receiving a financial reward to improve attentional performance. Pre- and postintervention, 5 validated attention paradigms were employed along with self-report scales on mindfulness and perceived stress and saliva cortisol samples to measure physiological stress. Attentional effects of MBSR, NMSR, and the financial incentive were comparable or significantly larger in the incentive group on all reaction-time-based measures. However, selective attention in the MBSR group improved significantly more than in any other group. Similarly, only the MBSR intervention improved the threshold for conscious perception and visual working memory capacity. Furthermore, stress-reducing effects of MBSR were supported because those in the MBSR group showed significantly less perceived and physiological stress while increasing their mindfulness levels significantly. We argue that MBSR may contribute uniquely to attentional improvements but that further research focusing on non-reaction-time-based measures and outcomes less confounded by test effort is needed. Critically, our data demonstrate that previously observed improvements of attention after MBSR may be seriously confounded by test effort and nonmindfulness stress reduction.","author":[{"dropping-particle":"","family":"Jensen","given":"Christian Gaden","non-dropping-particle":"","parse-names":false,"suffix":""},{"dropping-particle":"","family":"Vangkilde","given":"Signe","non-dropping-particle":"","parse-names":false,"suffix":""},{"dropping-particle":"","family":"Frokjaer","given":"Vibe","non-dropping-particle":"","parse-names":false,"suffix":""},{"dropping-particle":"","family":"Hasselbalch","given":"Steen G.","non-dropping-particle":"","parse-names":false,"suffix":""}],"container-title":"Journal of Experimental Psychology: General","id":"ITEM-1","issue":"1","issued":{"date-parts":[["2012"]]},"note":", selective attention in the MBSR group improved significantly more than in any other group. (d2)\n\nNO EFFECT to stroop and other tasks","page":"106-123","title":"Mindfulness training affects attention-Or is it attentional effort?","type":"article-journal","volume":"141"},"uris":["http://www.mendeley.com/documents/?uuid=7c49d840-c70b-4ed4-b78c-171716a1b03d"]}],"mendeley":{"formattedCitation":"(Jensen et al., 2012)","plainTextFormattedCitation":"(Jensen et al., 2012)","previouslyFormattedCitation":"(Jensen et al., 2012)"},"properties":{"noteIndex":0},"schema":"https://github.com/citation-style-language/schema/raw/master/csl-citation.json"}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(Jensen et al., 2012)</w:t>
      </w:r>
      <w:r w:rsidRPr="006A4A9B">
        <w:rPr>
          <w:rFonts w:ascii="David" w:hAnsi="David" w:cs="David"/>
          <w:sz w:val="24"/>
          <w:szCs w:val="24"/>
        </w:rPr>
        <w:fldChar w:fldCharType="end"/>
      </w:r>
      <w:r w:rsidRPr="006A4A9B">
        <w:rPr>
          <w:rFonts w:ascii="David" w:hAnsi="David" w:cs="David"/>
          <w:sz w:val="24"/>
          <w:szCs w:val="24"/>
        </w:rPr>
        <w:t xml:space="preserve">;Kentucky Inventory of Mindfulness Skills (KIMS) </w:t>
      </w:r>
      <w:r w:rsidRPr="006A4A9B">
        <w:rPr>
          <w:rFonts w:ascii="David" w:hAnsi="David" w:cs="David"/>
          <w:sz w:val="24"/>
          <w:szCs w:val="24"/>
        </w:rPr>
        <w:fldChar w:fldCharType="begin" w:fldLock="1"/>
      </w:r>
      <w:r w:rsidR="00785498" w:rsidRPr="006A4A9B">
        <w:rPr>
          <w:rFonts w:ascii="David" w:hAnsi="David" w:cs="David"/>
          <w:sz w:val="24"/>
          <w:szCs w:val="24"/>
        </w:rPr>
        <w:instrText xml:space="preserve">ADDIN CSL_CITATION {"citationItems":[{"id":"ITEM-1","itemData":{"DOI":"10.1016/j.concog.2008.12.008","ISBN":"1090-2376 (Electronic)\\r1053-8100 (Linking)","ISSN":"10538100","PMID":"19181542","abstract":"This study investigated the link between meditation, self-reported mindfulness </w:instrText>
      </w:r>
      <w:r w:rsidR="00785498" w:rsidRPr="0013159B">
        <w:rPr>
          <w:rFonts w:ascii="David" w:hAnsi="David" w:cs="David"/>
          <w:sz w:val="24"/>
          <w:szCs w:val="24"/>
        </w:rPr>
        <w:instrText>and cognitive flexibility as well as other attentional functions. It compared a group of meditators experienced in mindfulness meditation with a meditation-naïve control group on measures of Stroop interference and the \"d2-concentration and endurance test\". Overall the results suggest that attentional performance and cognitive flexibility are positively related to meditation practice and levels of mindfulness. Meditators performed significantly better than non-meditators on all measures of attention. Furthermore, self-reported mindfulness was higher in meditators than non-meditators and correlations with all attention measures were of moderate to high strength. This pattern of results suggests that mindfulness is intimately linked to improvements of attentional functions and cognitive flexibility. The relevance of these findings for mental balance and well-being are discussed. © 2008 Elsevier Inc. All rights reserved.","author":[{"dropping-particle":"","family":"Moore","given":"Adam","non-dropping-particle":"","parse-names":false,"suffix":""},{"dropping-particle":"","family":"Malinowski","given":"Peter","non-dropping-particle":"","parse-names":false,"suffix":""}],"container-title":"Consciousness and Cognition","id":"ITEM-1","issue":"1","issued":{"date-parts":[["2009"]]},"note":"</w:instrText>
      </w:r>
      <w:r w:rsidR="00785498" w:rsidRPr="0013159B">
        <w:rPr>
          <w:rFonts w:ascii="David" w:hAnsi="David" w:cs="David"/>
          <w:sz w:val="24"/>
          <w:szCs w:val="24"/>
          <w:rtl/>
        </w:rPr>
        <w:instrText>מדיטציה, מיינדפולנס וגמישות קוגניטיבית</w:instrText>
      </w:r>
      <w:r w:rsidR="00785498" w:rsidRPr="0013159B">
        <w:rPr>
          <w:rFonts w:ascii="David" w:hAnsi="David" w:cs="David"/>
          <w:sz w:val="24"/>
          <w:szCs w:val="24"/>
        </w:rPr>
        <w:instrText>\ncognitive flexibility\n2009\n\n</w:instrText>
      </w:r>
      <w:r w:rsidR="00785498" w:rsidRPr="0013159B">
        <w:rPr>
          <w:rFonts w:ascii="David" w:hAnsi="David" w:cs="David"/>
          <w:sz w:val="24"/>
          <w:szCs w:val="24"/>
          <w:rtl/>
        </w:rPr>
        <w:instrText>הקשר בין מדיטציה, דיווח עצמי של מיינדפולנס וגמישות קוג', ופונקציות קשביות אחרות</w:instrText>
      </w:r>
      <w:r w:rsidR="00785498" w:rsidRPr="0013159B">
        <w:rPr>
          <w:rFonts w:ascii="David" w:hAnsi="David" w:cs="David"/>
          <w:sz w:val="24"/>
          <w:szCs w:val="24"/>
        </w:rPr>
        <w:instrText>.\n\n</w:instrText>
      </w:r>
      <w:r w:rsidR="00785498" w:rsidRPr="0013159B">
        <w:rPr>
          <w:rFonts w:ascii="David" w:hAnsi="David" w:cs="David"/>
          <w:sz w:val="24"/>
          <w:szCs w:val="24"/>
          <w:rtl/>
        </w:rPr>
        <w:instrText>השוואה של מנוסים בתרגול עם לא מנוסים כקונטרול</w:instrText>
      </w:r>
      <w:r w:rsidR="00785498" w:rsidRPr="0013159B">
        <w:rPr>
          <w:rFonts w:ascii="David" w:hAnsi="David" w:cs="David"/>
          <w:sz w:val="24"/>
          <w:szCs w:val="24"/>
        </w:rPr>
        <w:instrText>.\n</w:instrText>
      </w:r>
      <w:r w:rsidR="00785498" w:rsidRPr="0013159B">
        <w:rPr>
          <w:rFonts w:ascii="David" w:hAnsi="David" w:cs="David"/>
          <w:sz w:val="24"/>
          <w:szCs w:val="24"/>
          <w:rtl/>
        </w:rPr>
        <w:instrText>מדידה של סטרופ (פעם ראשונה!, הבאה הייתה ב-12' כאשר זה היה מחקר אורך, והשיג תוצאות הפוכות ברמה ההתנהגותית)</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ו</w:instrText>
      </w:r>
      <w:r w:rsidR="00785498" w:rsidRPr="0013159B">
        <w:rPr>
          <w:rFonts w:ascii="David" w:hAnsi="David" w:cs="David"/>
          <w:sz w:val="24"/>
          <w:szCs w:val="24"/>
        </w:rPr>
        <w:instrText>-d2-concentration and endurance test\n\n</w:instrText>
      </w:r>
      <w:r w:rsidR="00785498" w:rsidRPr="0013159B">
        <w:rPr>
          <w:rFonts w:ascii="David" w:hAnsi="David" w:cs="David"/>
          <w:sz w:val="24"/>
          <w:szCs w:val="24"/>
          <w:rtl/>
        </w:rPr>
        <w:instrText>התוצאות מציעות שביצוע קשב וגמישות קוג' קשורות לתרגול ולרמות המיינדפולנס כתכונה</w:instrText>
      </w:r>
      <w:r w:rsidR="00785498" w:rsidRPr="0013159B">
        <w:rPr>
          <w:rFonts w:ascii="David" w:hAnsi="David" w:cs="David"/>
          <w:sz w:val="24"/>
          <w:szCs w:val="24"/>
        </w:rPr>
        <w:instrText>.\n\n</w:instrText>
      </w:r>
      <w:r w:rsidR="00785498" w:rsidRPr="0013159B">
        <w:rPr>
          <w:rFonts w:ascii="David" w:hAnsi="David" w:cs="David"/>
          <w:sz w:val="24"/>
          <w:szCs w:val="24"/>
          <w:rtl/>
        </w:rPr>
        <w:instrText>הרלוונטיות של הממצאים</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בהקשר של איזון מנטאלי ו</w:instrText>
      </w:r>
      <w:r w:rsidR="00785498" w:rsidRPr="0013159B">
        <w:rPr>
          <w:rFonts w:ascii="David" w:hAnsi="David" w:cs="David"/>
          <w:sz w:val="24"/>
          <w:szCs w:val="24"/>
        </w:rPr>
        <w:instrText xml:space="preserve">well being - </w:instrText>
      </w:r>
      <w:r w:rsidR="00785498" w:rsidRPr="0013159B">
        <w:rPr>
          <w:rFonts w:ascii="David" w:hAnsi="David" w:cs="David"/>
          <w:sz w:val="24"/>
          <w:szCs w:val="24"/>
          <w:rtl/>
        </w:rPr>
        <w:instrText>בדיון</w:instrText>
      </w:r>
      <w:r w:rsidR="00785498" w:rsidRPr="0013159B">
        <w:rPr>
          <w:rFonts w:ascii="David" w:hAnsi="David" w:cs="David"/>
          <w:sz w:val="24"/>
          <w:szCs w:val="24"/>
        </w:rPr>
        <w:instrText xml:space="preserve"> ?","page":"176-186","publisher":"Elsevier Inc.","title":"Meditation, mindfulness and cognitive flexibility","type":"article-journal","volume":"18"},"uris":["http://www.mendeley.com/documents/?uuid=e09c375d-6a30-4c24-bc0a-2fd534968fe1"]}],"mendeley":{"formattedCitation":"(Moore &amp; Malinowski, 2009)","plainTextFormattedCitation":"(Moore &amp; Malinowski, 2009)","previouslyFormattedCitation":"(Moore &amp; Malinowski, 2009)"},"properties":{"noteIndex":0},"schema":"https://github.com/citation-style-language/schema/raw/master/csl-citation.json"}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(Moore &amp; Malinowski, 2009)</w:t>
      </w:r>
      <w:r w:rsidRPr="006A4A9B">
        <w:rPr>
          <w:rFonts w:ascii="David" w:hAnsi="David" w:cs="David"/>
          <w:sz w:val="24"/>
          <w:szCs w:val="24"/>
        </w:rPr>
        <w:fldChar w:fldCharType="end"/>
      </w:r>
      <w:r w:rsidRPr="006A4A9B">
        <w:rPr>
          <w:rFonts w:ascii="David" w:hAnsi="David" w:cs="David"/>
          <w:sz w:val="24"/>
          <w:szCs w:val="24"/>
        </w:rPr>
        <w:t>)</w:t>
      </w:r>
      <w:r w:rsidR="00071FC4" w:rsidRPr="006A4A9B">
        <w:rPr>
          <w:rFonts w:ascii="David" w:hAnsi="David" w:cs="David"/>
          <w:sz w:val="24"/>
          <w:szCs w:val="24"/>
        </w:rPr>
        <w:t xml:space="preserve">. </w:t>
      </w:r>
      <w:r w:rsidRPr="006A4A9B">
        <w:rPr>
          <w:rFonts w:ascii="David" w:hAnsi="David" w:cs="David"/>
          <w:sz w:val="24"/>
          <w:szCs w:val="24"/>
          <w:highlight w:val="cyan"/>
        </w:rPr>
        <w:t>Likewise</w:t>
      </w:r>
      <w:r w:rsidR="00595F9E" w:rsidRPr="0013159B">
        <w:rPr>
          <w:rFonts w:ascii="David" w:hAnsi="David" w:cs="David"/>
          <w:sz w:val="24"/>
          <w:szCs w:val="24"/>
        </w:rPr>
        <w:t xml:space="preserve">, </w:t>
      </w:r>
      <w:r w:rsidRPr="0013159B">
        <w:rPr>
          <w:rFonts w:ascii="David" w:hAnsi="David" w:cs="David"/>
          <w:sz w:val="24"/>
          <w:szCs w:val="24"/>
        </w:rPr>
        <w:t xml:space="preserve">recent reviews did not identify any studies which have tested attentional processes as mediators of MBSR or MBCT curative outcomes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{"citationItems":[{"id":"ITEM-1","itemData":{"DOI":"10.1016/j.cpr.2015.01.006","ISSN":"18737811","abstract":"Given the extensive evidence base for the efficacy of mindfulness-based stress reduction (MBSR) and mindfulness-based cognitive therapy (MBCT), researchers have started to explore the mechanisms underlying their therapeutic effects on psychological outc</w:instrText>
      </w:r>
      <w:r w:rsidR="00785498" w:rsidRPr="0013159B">
        <w:rPr>
          <w:rFonts w:ascii="David" w:hAnsi="David" w:cs="David"/>
          <w:sz w:val="24"/>
          <w:szCs w:val="24"/>
        </w:rPr>
        <w:instrText>omes, using methods of mediation analysis. No known studies have systematically reviewed and statistically integrated mediation studies in this field. The present study aimed to systematically review mediation studies in the literature on mindfulness-based interventions (MBIs), to identify potential psychological mechanisms underlying MBCT and MBSR's effects on psychological functioning and wellbeing, and evaluate the strength and consistency of evidence for each mechanism. For the identified mechanisms with sufficient evidence, quantitative synthesis using two-stage meta-analytic structural equation modelling (TSSEM) was used to examine whether these mechanisms mediate the impact of MBIs on clinical outcomes. This review identified strong, consistent evidence for cognitive and emotional reactivity, moderate and consistent evidence for mindfulness, rumination, and worry, and preliminary but insufficient evidence for self-compassion and psychological flexibility as mechanisms underlying MBIs. TSSEM demonstrated evidence for mindfulness, rumination and worry as significant mediators of the effects of MBIs on mental health outcomes. Most reviewed mediation studies have several key methodological shortcomings which preclude robust conclusions regarding mediation. However, they provide important groundwork on which future studies could build.","author":[{"dropping-particle":"","family":"Gu","given":"Jenny","non-dropping-particle":"","parse-names":false,"suffix":""},{"dropping-particle":"","family":"Strauss","given":"Clara","non-dropping-particle":"","parse-names":false,"suffix":""},{"dropping-particle":"","family":"Bond","given":"Rod","non-dropping-particle":"","parse-names":false,"suffix":""},{"dropping-particle":"","family":"Cavanagh","given":"Kate","non-dropping-particle":"","parse-names":false,"suffix":""}],"container-title":"Clinical Psychology Review","id":"ITEM-1","issued":{"date-parts":[["2015"]]},"note":"</w:instrText>
      </w:r>
      <w:r w:rsidR="00785498" w:rsidRPr="0013159B">
        <w:rPr>
          <w:rFonts w:ascii="David" w:hAnsi="David" w:cs="David"/>
          <w:sz w:val="24"/>
          <w:szCs w:val="24"/>
          <w:rtl/>
        </w:rPr>
        <w:instrText>קשר תיווך מיינדפולנס</w:instrText>
      </w:r>
      <w:r w:rsidR="00785498" w:rsidRPr="0013159B">
        <w:rPr>
          <w:rFonts w:ascii="David" w:hAnsi="David" w:cs="David"/>
          <w:sz w:val="24"/>
          <w:szCs w:val="24"/>
        </w:rPr>
        <w:instrText xml:space="preserve"> &amp;gt; </w:instrText>
      </w:r>
      <w:r w:rsidR="00785498" w:rsidRPr="0013159B">
        <w:rPr>
          <w:rFonts w:ascii="David" w:hAnsi="David" w:cs="David"/>
          <w:sz w:val="24"/>
          <w:szCs w:val="24"/>
          <w:rtl/>
        </w:rPr>
        <w:instrText>קשב</w:instrText>
      </w:r>
      <w:r w:rsidR="00785498" w:rsidRPr="0013159B">
        <w:rPr>
          <w:rFonts w:ascii="David" w:hAnsi="David" w:cs="David"/>
          <w:sz w:val="24"/>
          <w:szCs w:val="24"/>
        </w:rPr>
        <w:instrText xml:space="preserve"> &amp;gt; outcomes ? </w:instrText>
      </w:r>
      <w:r w:rsidR="00785498" w:rsidRPr="0013159B">
        <w:rPr>
          <w:rFonts w:ascii="David" w:hAnsi="David" w:cs="David"/>
          <w:sz w:val="24"/>
          <w:szCs w:val="24"/>
          <w:rtl/>
        </w:rPr>
        <w:instrText>נראה שלא כאן</w:instrText>
      </w:r>
      <w:r w:rsidR="00785498" w:rsidRPr="0013159B">
        <w:rPr>
          <w:rFonts w:ascii="David" w:hAnsi="David" w:cs="David"/>
          <w:sz w:val="24"/>
          <w:szCs w:val="24"/>
        </w:rPr>
        <w:instrText>","page":"1-12","publisher":"Elsevier Ltd","title":"How do mindfulness-based cognitive therapy and mindfulness-based stress reduction improve mental health and wellbeing? A systematic review and meta-analysis of mediation studies","type":"article-journal","volume":"37"},"uris":["http://www.mendeley.com/documents/?uuid=5e0c81f0-f500-4561-ac14-8f22464164a6"]},{"id":"ITEM-2","itemData":{"DOI":"10.1016/j.cpr.2017.04.008","ISBN":"0272-7358","ISSN":"18737811","PMID":"28501707","abstract":"Background Recently, there has been an increased interest in studying the effects of mindfulness-based interventions for people with psychological and physical problems. However, the mechanisms of action in these interventions that lead to beneficial physical and psychological outcomes have yet to be clearly identified. Purpose The aim of this paper is to review, systematically, the evidence to date on the mechanisms of action in mindfulness interventions in populations with physical and/or psychological conditions. Method Searches of seven databases (PsycINFO, Medline (Ovid), Cochrane Central Register of Controlled Trials, EMBASE, CINAHL, AMED, ClinicalTrials.gov) were undertaken in June 2014 and July 2015. We evaluated to what extent the studies we identified met the criteria suggested by Kazdin for establishing mechanisms of action within a psychological treatment (2007, 2009). Results We identified four trials examining mechanisms of mindfulness interventions in those with comorbid psychological and physical health problems and 14 in those with psychological conditions. These studies examined a diverse range of potential mechanisms, including mindfulness and rumination. Of these candidate mechanisms, the most consistent finding was that greater self-reported change in mindfulness mediated superior clinical outcomes. However, very few studies fully met the Kazdin criteria for examining treatment mechanisms. Conclusion There was evidence that global changes in mindfulness are linked to better outcomes. This evidence pertained more to interventions targeting psychological rather than physical health conditions. While there is promising evidence that MBCT/MBSR intervention effects are mediated by hypothesised mechanisms, there is a lack of methodological rigour in the field of testing mechanisms of action for both MBCT and MBSR, which precludes definitive conclusions.","author":[{"dropping-particle":"","family":"Alsubaie","given":"Modi","non-dropping-particle":"","parse-names":false,"suffix":""},{"dropping-particle":"","family":"Abbott","given":"Rebecca","non-dropping-particle":"","parse-names":false,"suffix":""},{"dropping-particle":"","family":"Dunn","given":"Barnaby","non-dropping-particle":"","parse-names":false,"suffix":""},{"dropping-particle":"","family":"Dickens","given":"Chris","non-dropping-particle":"","parse-names":false,"suffix":""},{"dropping-particle":"","family":"Keil","given":"Tina Frieda","non-dropping-particle":"","parse-names":false,"suffix":""},{"dropping-particle":"","family":"Henley","given":"William","non-dropping-particle":"","parse-names":false,"suffix":""},{"dropping-particle":"","family":"Kuyken","given":"Willem","non-dropping-particle":"","parse-names":false,"suffix":""}],"container-title":"Clinical Psychology Review","id":"ITEM-2","issued":{"date-parts":[["2017"]]},"title":"Mechanisms of action in mindfulness-based cognitive therapy (MBCT) and mindfulness-based stress reduction (MBSR) in people with physical and/or psychological conditions: A systematic review","type":"article"},"uris":["http://www.mendeley.com/documents/?uuid=4db622b5-7b31-325f-9794-d40867788114"]}],"mendeley":{"formattedCitation":"(Alsubaie et al., 2017; Gu et al., 2015)","plainTextFormattedCitation":"(Alsubaie et al., 2017; Gu et al., 2015)","previouslyFormattedCitation":"(Alsubaie et al., 2017; Gu et al., 2015)"},"properties":{"noteIndex":0},"schema":"https://github.com/citation-style-language/schema/raw/master/csl-citation.json"}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(Alsubaie et al., 2017; Gu et al., 2015)</w:t>
      </w:r>
      <w:r w:rsidRPr="006A4A9B">
        <w:rPr>
          <w:rFonts w:ascii="David" w:hAnsi="David" w:cs="David"/>
          <w:sz w:val="24"/>
          <w:szCs w:val="24"/>
        </w:rPr>
        <w:fldChar w:fldCharType="end"/>
      </w:r>
      <w:r w:rsidRPr="006A4A9B">
        <w:rPr>
          <w:rFonts w:ascii="David" w:hAnsi="David" w:cs="David"/>
          <w:sz w:val="24"/>
          <w:szCs w:val="24"/>
        </w:rPr>
        <w:t xml:space="preserve">, </w:t>
      </w:r>
      <w:r w:rsidR="00595F9E" w:rsidRPr="006A4A9B">
        <w:rPr>
          <w:rFonts w:ascii="David" w:hAnsi="David" w:cs="David"/>
          <w:sz w:val="24"/>
          <w:szCs w:val="24"/>
        </w:rPr>
        <w:t xml:space="preserve">which </w:t>
      </w:r>
      <w:r w:rsidRPr="006A4A9B">
        <w:rPr>
          <w:rFonts w:ascii="David" w:hAnsi="David" w:cs="David"/>
          <w:sz w:val="24"/>
          <w:szCs w:val="24"/>
        </w:rPr>
        <w:t>may be</w:t>
      </w:r>
      <w:r w:rsidRPr="0013159B">
        <w:rPr>
          <w:rFonts w:ascii="David" w:hAnsi="David" w:cs="David"/>
          <w:sz w:val="24"/>
          <w:szCs w:val="24"/>
        </w:rPr>
        <w:t xml:space="preserve"> </w:t>
      </w:r>
      <w:r w:rsidR="00071FC4" w:rsidRPr="0013159B">
        <w:rPr>
          <w:rFonts w:ascii="David" w:hAnsi="David" w:cs="David"/>
          <w:sz w:val="24"/>
          <w:szCs w:val="24"/>
        </w:rPr>
        <w:t xml:space="preserve">related to relatively </w:t>
      </w:r>
      <w:r w:rsidR="000739F9" w:rsidRPr="0013159B">
        <w:rPr>
          <w:rFonts w:ascii="David" w:hAnsi="David" w:cs="David"/>
          <w:sz w:val="24"/>
          <w:szCs w:val="24"/>
        </w:rPr>
        <w:t>small</w:t>
      </w:r>
      <w:r w:rsidR="00071FC4" w:rsidRPr="0013159B">
        <w:rPr>
          <w:rFonts w:ascii="David" w:hAnsi="David" w:cs="David"/>
          <w:sz w:val="24"/>
          <w:szCs w:val="24"/>
        </w:rPr>
        <w:t xml:space="preserve"> sample size in most of these MMT-attention studies to-date</w:t>
      </w:r>
      <w:r w:rsidRPr="0013159B">
        <w:rPr>
          <w:rFonts w:ascii="David" w:hAnsi="David" w:cs="David"/>
          <w:sz w:val="24"/>
          <w:szCs w:val="24"/>
        </w:rPr>
        <w:t xml:space="preserve"> (e.g.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{"citationItems":[{"id":"ITEM-1","itemData":{"DOI":"10.1037/a0024931","ISSN":"00963445","PMID":"21910559","abstract":"Improvements in attentional performance are at the core of proposed mechanisms for stress reduction in mindfulness meditation prac</w:instrText>
      </w:r>
      <w:r w:rsidR="00785498" w:rsidRPr="0013159B">
        <w:rPr>
          <w:rFonts w:ascii="David" w:hAnsi="David" w:cs="David"/>
          <w:sz w:val="24"/>
          <w:szCs w:val="24"/>
        </w:rPr>
        <w:instrText>tices. However, this claim can be questioned because no previous studies have actively manipulated test effort in control groups and controlled for effects of stress reduction per se. In a blinded design, 48 young, healthy meditation novices were randomly assigned to a mindfulness-based stress reduction (MBSR), nonmindfulness stress reduction (NMSR), or inactive control group. At posttest, inactive controls were randomly split into nonincentive and incentive controls, the latter receiving a financial reward to improve attentional performance. Pre- and postintervention, 5 validated attention paradigms were employed along with self-report scales on mindfulness and perceived stress and saliva cortisol samples to measure physiological stress. Attentional effects of MBSR, NMSR, and the financial incentive were comparable or significantly larger in the incentive group on all reaction-time-based measures. However, selective attention in the MBSR group improved significantly more than in any other group. Similarly, only the MBSR intervention improved the threshold for conscious perception and visual working memory capacity. Furthermore, stress-reducing effects of MBSR were supported because those in the MBSR group showed significantly less perceived and physiological stress while increasing their mindfulness levels significantly. We argue that MBSR may contribute uniquely to attentional improvements but that further research focusing on non-reaction-time-based measures and outcomes less confounded by test effort is needed. Critically, our data demonstrate that previously observed improvements of attention after MBSR may be seriously confounded by test effort and nonmindfulness stress reduction.","author":[{"dropping-particle":"","family":"Jensen","given":"Christian Gaden","non-dropping-particle":"","parse-names":false,"suffix":""},{"dropping-particle":"","family":"Vangkilde","given":"Signe","non-dropping-particle":"","parse-names":false,"suffix":""},{"dropping-particle":"","family":"Frokjaer","given":"Vibe","non-dropping-particle":"","parse-names":false,"suffix":""},{"dropping-particle":"","family":"Hasselbalch","given":"Steen G.","non-dropping-particle":"","parse-names":false,"suffix":""}],"container-title":"Journal of Experimental Psychology: General","id":"ITEM-1","issue":"1","issued":{"date-parts":[["2012"]]},"note":", selective attention in the MBSR group improved significantly more than in any other group. (d2)\n\nNO EFFECT to stroop and other tasks","page":"106-123","title":"Mindfulness training affects attention-Or is it attentional effort?","type":"article-journal","volume":"141"},"uris":["http://www.mendeley.com/documents/?uuid=7c49d840-c70b-4ed4-b78c-171716a1b03d"]},{"id":"ITEM-2","itemData":{"DOI":"10.1007/s10608-011-9411-x","ISSN":"01475916","abstract":"Mindfulness-based cognitive therapy (MBCT) has been demonstrated to be successful in the prevention of relapse in patients with recurrent major depressive disorder (MDD). With regard to its working mechanisms, it is hypothesized that mindfulness meditation influences the processing of emotional information and that it could therefore reduce cognitive vulnerability factors that are observed during and after remission of depressive episodes. In this study we investigated the effects of an 8 week MBCT training versus no intervention on the facilitation and inhibition of attention for sad versus happy faces in a group of people with a history of MDD, N = 45. The comparison group consisted of a non-treatment seeking group with a history of MDD, recruited from the community, N = 26. At baseline, we found that formerly depressed patients who applied for MBCT training inhibited attention for positive information, and showed facilitation of attention for negative information. However, the comparison group did not show similar attentional characteristics. After MBCT, participants showed a reduced facilitation of attention for negative information and a reduced inhibition of attention for positive information, which is indicative of open attention towards all emotional information. © Springer Science+Business Media, LLC 2011.","author":[{"dropping-particle":"","family":"Raedt","given":"Rudi","non-dropping-particle":"De","parse-names":false,"suffix":""},{"dropping-particle":"","family":"Baert","given":"Saskia","non-dropping-particle":"","parse-names":false,"suffix":""},{"dropping-particle":"","family":"Demeyer","given":"Ineke","non-dropping-particle":"","parse-names":false,"suffix":""},{"dropping-particle":"","family":"Goeleven","given":"Ellen","non-dropping-particle":"","parse-names":false,"suffix":""},{"dropping-particle":"","family":"Raes","given":"An","non-dropping-particle":"","parse-names":false,"suffix":""},{"dropping-particle":"","family":"Visser","given":"Adriaan","non-dropping-particle":"","parse-names":false,"suffix":""},{"dropping-particle":"","family":"Wysmans","given":"Michel","non-dropping-particle":"","parse-names":false,"suffix":""},{"dropping-particle":"","family":"Jansen","given":"Erik","non-dropping-particle":"","parse-names":false,"suffix":""},{"dropping-particle":"","family":"Schacht","given":"Rik","non-dropping-particle":"","parse-names":false,"suffix":""},{"dropping-particle":"","family":"Aalderen","given":"Joel R.","non-dropping-particle":"Van","parse-names":false,"suffix":""},{"dropping-particle":"","family":"Speckens","given":"Anne","non-dropping-particle":"","parse-names":false,"suffix":""}],"container-title":"Cognitive Therapy and Research","id":"ITEM-2","issue":"6","issued":{"date-parts":[["2012"]]},"note":"</w:instrText>
      </w:r>
      <w:r w:rsidR="00785498" w:rsidRPr="0013159B">
        <w:rPr>
          <w:rFonts w:ascii="David" w:hAnsi="David" w:cs="David"/>
          <w:sz w:val="24"/>
          <w:szCs w:val="24"/>
          <w:rtl/>
        </w:rPr>
        <w:instrText>סופר רלבנטי</w:instrText>
      </w:r>
      <w:r w:rsidR="00785498" w:rsidRPr="0013159B">
        <w:rPr>
          <w:rFonts w:ascii="David" w:hAnsi="David" w:cs="David"/>
          <w:sz w:val="24"/>
          <w:szCs w:val="24"/>
        </w:rPr>
        <w:instrText>!\n</w:instrText>
      </w:r>
      <w:r w:rsidR="00785498" w:rsidRPr="0013159B">
        <w:rPr>
          <w:rFonts w:ascii="David" w:hAnsi="David" w:cs="David"/>
          <w:sz w:val="24"/>
          <w:szCs w:val="24"/>
          <w:rtl/>
        </w:rPr>
        <w:instrText>לקרוא לעומק</w:instrText>
      </w:r>
      <w:r w:rsidR="00785498" w:rsidRPr="0013159B">
        <w:rPr>
          <w:rFonts w:ascii="David" w:hAnsi="David" w:cs="David"/>
          <w:sz w:val="24"/>
          <w:szCs w:val="24"/>
        </w:rPr>
        <w:instrText>!\n\n</w:instrText>
      </w:r>
      <w:r w:rsidR="00785498" w:rsidRPr="0013159B">
        <w:rPr>
          <w:rFonts w:ascii="David" w:hAnsi="David" w:cs="David"/>
          <w:sz w:val="24"/>
          <w:szCs w:val="24"/>
          <w:rtl/>
        </w:rPr>
        <w:instrText>בדיוק קשור למחקר שאנחנו רוצים לבדוק ב</w:instrText>
      </w:r>
      <w:r w:rsidR="00785498" w:rsidRPr="0013159B">
        <w:rPr>
          <w:rFonts w:ascii="David" w:hAnsi="David" w:cs="David"/>
          <w:sz w:val="24"/>
          <w:szCs w:val="24"/>
        </w:rPr>
        <w:instrText>-dichotic 1 back\n\n</w:instrText>
      </w:r>
      <w:r w:rsidR="00785498" w:rsidRPr="0013159B">
        <w:rPr>
          <w:rFonts w:ascii="David" w:hAnsi="David" w:cs="David"/>
          <w:sz w:val="24"/>
          <w:szCs w:val="24"/>
          <w:rtl/>
        </w:rPr>
        <w:instrText>סלקציה</w:instrText>
      </w:r>
      <w:r w:rsidR="00785498" w:rsidRPr="0013159B">
        <w:rPr>
          <w:rFonts w:ascii="David" w:hAnsi="David" w:cs="David"/>
          <w:sz w:val="24"/>
          <w:szCs w:val="24"/>
        </w:rPr>
        <w:instrText>","page":"612-620","title":"Changes in attentional processing of emotional information following mindfulness-based cognitive therapy in people with a history of depression: Towards an open attention for all emotional experiences","type":"article-journal","volume":"36"},"uris":["http://www.mendeley.com/documents/?uuid=b639f789-3adb-4e1f-850b-ad13d9edea70"]},{"id":"ITEM-3","itemData":{"DOI":"10.1007/s10608-007-9119-0","ISBN":"0147-5916","ISSN":"01475916","PMID":"216273859","abstract":"To evaluate the impact of an intensive period of mindfulness meditation training on cognitive and affective function, a non-clinical group of 20 novice meditators were tested before and after participation in a 10-day intensive mindfulness meditation retreat. They were evaluated with self-report scales measuring mindfulness, rumination and affect, as well as performance tasks assessing working memory, sustained attention, and attention switching. Results indicated that those completing the mindfulness training demonstrated significant improvements in self-reported mindfulness, depressive symptoms, rumination, and performance measures of working memory and sustained attention, relative to a comparison group who did not undergo any meditation training. This study suggests future directions for the elucidation of the critical processes that underlie the therapeutic benefits of mindfulness-based interventions.","author":[{"dropping-particle":"","family":"Chambers","given":"Richard","non-dropping-particle":"","parse-names":false,"suffix":""},{"dropping-particle":"","family":"Lo","given":"Barbara Chuen Yee","non-dropping-particle":"","parse-names":false,"suffix":""},{"dropping-particle":"","family":"Allen","given":"Nicholas B.","non-dropping-particle":"","parse-names":false,"suffix":""}],"container-title":"Cognitive Therapy and Research","id":"ITEM-3","issue":"3","issued":{"date-parts":[["2008"]]},"note":"</w:instrText>
      </w:r>
      <w:r w:rsidR="00785498" w:rsidRPr="0013159B">
        <w:rPr>
          <w:rFonts w:ascii="David" w:hAnsi="David" w:cs="David"/>
          <w:sz w:val="24"/>
          <w:szCs w:val="24"/>
          <w:rtl/>
        </w:rPr>
        <w:instrText>מאמר ניסויי - השפעה של קורס של 10 ימים על בקרה של</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קשב, סגנון קוגניטיבי ורגש</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מערך לפני-אחרי</w:instrText>
      </w:r>
      <w:r w:rsidR="00785498" w:rsidRPr="0013159B">
        <w:rPr>
          <w:rFonts w:ascii="David" w:hAnsi="David" w:cs="David"/>
          <w:sz w:val="24"/>
          <w:szCs w:val="24"/>
        </w:rPr>
        <w:instrText xml:space="preserve"> \n20 </w:instrText>
      </w:r>
      <w:r w:rsidR="00785498" w:rsidRPr="0013159B">
        <w:rPr>
          <w:rFonts w:ascii="David" w:hAnsi="David" w:cs="David"/>
          <w:sz w:val="24"/>
          <w:szCs w:val="24"/>
          <w:rtl/>
        </w:rPr>
        <w:instrText>נבדקים חדשים</w:instrText>
      </w:r>
      <w:r w:rsidR="00785498" w:rsidRPr="0013159B">
        <w:rPr>
          <w:rFonts w:ascii="David" w:hAnsi="David" w:cs="David"/>
          <w:sz w:val="24"/>
          <w:szCs w:val="24"/>
        </w:rPr>
        <w:instrText>. \n</w:instrText>
      </w:r>
      <w:r w:rsidR="00785498" w:rsidRPr="0013159B">
        <w:rPr>
          <w:rFonts w:ascii="David" w:hAnsi="David" w:cs="David"/>
          <w:sz w:val="24"/>
          <w:szCs w:val="24"/>
          <w:rtl/>
        </w:rPr>
        <w:instrText>דיווח עצמי למדידת מיינדפולנס, רומינציות ורגש (דכאון וכו')</w:instrText>
      </w:r>
      <w:r w:rsidR="00785498" w:rsidRPr="0013159B">
        <w:rPr>
          <w:rFonts w:ascii="David" w:hAnsi="David" w:cs="David"/>
          <w:sz w:val="24"/>
          <w:szCs w:val="24"/>
        </w:rPr>
        <w:instrText>.\n</w:instrText>
      </w:r>
      <w:r w:rsidR="00785498" w:rsidRPr="0013159B">
        <w:rPr>
          <w:rFonts w:ascii="David" w:hAnsi="David" w:cs="David"/>
          <w:sz w:val="24"/>
          <w:szCs w:val="24"/>
          <w:rtl/>
        </w:rPr>
        <w:instrText>ביצועים במשימות של</w:instrText>
      </w:r>
      <w:r w:rsidR="00785498" w:rsidRPr="0013159B">
        <w:rPr>
          <w:rFonts w:ascii="David" w:hAnsi="David" w:cs="David"/>
          <w:sz w:val="24"/>
          <w:szCs w:val="24"/>
        </w:rPr>
        <w:instrText xml:space="preserve"> WM, </w:instrText>
      </w:r>
      <w:r w:rsidR="00785498" w:rsidRPr="0013159B">
        <w:rPr>
          <w:rFonts w:ascii="David" w:hAnsi="David" w:cs="David"/>
          <w:sz w:val="24"/>
          <w:szCs w:val="24"/>
          <w:rtl/>
        </w:rPr>
        <w:instrText>קשב מושהה, סוויצ' בקשב</w:instrText>
      </w:r>
      <w:r w:rsidR="00785498" w:rsidRPr="0013159B">
        <w:rPr>
          <w:rFonts w:ascii="David" w:hAnsi="David" w:cs="David"/>
          <w:sz w:val="24"/>
          <w:szCs w:val="24"/>
        </w:rPr>
        <w:instrText>.\n\n</w:instrText>
      </w:r>
      <w:r w:rsidR="00785498" w:rsidRPr="0013159B">
        <w:rPr>
          <w:rFonts w:ascii="David" w:hAnsi="David" w:cs="David"/>
          <w:sz w:val="24"/>
          <w:szCs w:val="24"/>
          <w:rtl/>
        </w:rPr>
        <w:instrText>זיהוי ביצועים טובים יותר בזכרון עבודה ובהשהיית קשב בקב' מדיטציה</w:instrText>
      </w:r>
      <w:r w:rsidR="00785498" w:rsidRPr="0013159B">
        <w:rPr>
          <w:rFonts w:ascii="David" w:hAnsi="David" w:cs="David"/>
          <w:sz w:val="24"/>
          <w:szCs w:val="24"/>
        </w:rPr>
        <w:instrText>. ","page":"303-322","title":"The impact of intensive mindfulness training on attentional control, cognitive style, and affect","type":"article-journal","volume":"32"},"uris":["http://www.mendeley.com/documents/?uuid=c6017cc8-c0db-499d-9a7c-174f66c623e8"]}],"mendeley":{"formattedCitation":"(Chambers et al., 2008; De Raedt et al., 2012; Jensen et al., 2012)","plainTextFormattedCitation":"(Chambers et al., 2008; De Raedt et al., 2012; Jensen et al., 2012)","previouslyFormattedCitation":"(Chambers et al., 2008; De Raedt et al., 2012; Jensen et al., 2012)"},"properties":{"noteIndex":0},"schema":"https://github.com/citation-style-language/schema/raw/master/csl-citation.json"}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(Chambers et al., 2008; De Raedt et al., 2012; Jensen et al., 2012)</w:t>
      </w:r>
      <w:r w:rsidRPr="006A4A9B">
        <w:rPr>
          <w:rFonts w:ascii="David" w:hAnsi="David" w:cs="David"/>
          <w:sz w:val="24"/>
          <w:szCs w:val="24"/>
        </w:rPr>
        <w:fldChar w:fldCharType="end"/>
      </w:r>
      <w:r w:rsidRPr="006A4A9B">
        <w:rPr>
          <w:rFonts w:ascii="David" w:hAnsi="David" w:cs="David"/>
          <w:sz w:val="24"/>
          <w:szCs w:val="24"/>
        </w:rPr>
        <w:t>).</w:t>
      </w:r>
    </w:p>
    <w:p w14:paraId="41D10A2F" w14:textId="6FF3959A" w:rsidR="000739F9" w:rsidRPr="006A4A9B" w:rsidRDefault="001A16AE" w:rsidP="003F6CCB">
      <w:pPr>
        <w:spacing w:after="0"/>
        <w:ind w:firstLine="567"/>
        <w:rPr>
          <w:ins w:id="50" w:author="0mer dar" w:date="2020-02-03T10:53:00Z"/>
          <w:rFonts w:ascii="David" w:hAnsi="David" w:cs="David"/>
          <w:noProof/>
          <w:sz w:val="24"/>
          <w:szCs w:val="24"/>
        </w:rPr>
      </w:pPr>
      <w:r w:rsidRPr="006A4A9B">
        <w:rPr>
          <w:rFonts w:ascii="David" w:hAnsi="David" w:cs="David"/>
          <w:noProof/>
          <w:sz w:val="24"/>
          <w:szCs w:val="24"/>
        </w:rPr>
        <w:t>In summary,</w:t>
      </w:r>
      <w:r w:rsidRPr="0013159B">
        <w:rPr>
          <w:rFonts w:ascii="David" w:hAnsi="David" w:cs="David"/>
          <w:b/>
          <w:bCs/>
          <w:noProof/>
          <w:sz w:val="24"/>
          <w:szCs w:val="24"/>
        </w:rPr>
        <w:t xml:space="preserve"> </w:t>
      </w:r>
      <w:r w:rsidRPr="0013159B">
        <w:rPr>
          <w:rFonts w:ascii="David" w:hAnsi="David" w:cs="David"/>
          <w:noProof/>
          <w:sz w:val="24"/>
          <w:szCs w:val="24"/>
        </w:rPr>
        <w:t xml:space="preserve">evidence implicating attentional change processes </w:t>
      </w:r>
      <w:r w:rsidR="00194AB9" w:rsidRPr="0013159B">
        <w:rPr>
          <w:rFonts w:ascii="David" w:hAnsi="David" w:cs="David"/>
          <w:noProof/>
          <w:sz w:val="24"/>
          <w:szCs w:val="24"/>
        </w:rPr>
        <w:t>secondary to</w:t>
      </w:r>
      <w:r w:rsidRPr="0013159B">
        <w:rPr>
          <w:rFonts w:ascii="David" w:hAnsi="David" w:cs="David"/>
          <w:noProof/>
          <w:sz w:val="24"/>
          <w:szCs w:val="24"/>
        </w:rPr>
        <w:t xml:space="preserve"> MMT is mixed, despite theory. There may be a number of explanations for this state of the science. For example, a number of methodological issues and limitations including limited statistical power in most studies, lack of uniformity with respect to the tested mindfulness interventions and practices</w:t>
      </w:r>
      <w:ins w:id="51" w:author="עמית ברנשטיין" w:date="2020-02-02T13:18:00Z">
        <w:r w:rsidR="00160F4C" w:rsidRPr="0013159B">
          <w:rPr>
            <w:rFonts w:ascii="David" w:hAnsi="David" w:cs="David"/>
            <w:noProof/>
            <w:sz w:val="24"/>
            <w:szCs w:val="24"/>
          </w:rPr>
          <w:t>,</w:t>
        </w:r>
      </w:ins>
      <w:del w:id="52" w:author="0mer dar" w:date="2020-01-15T17:23:00Z">
        <w:r w:rsidRPr="0013159B" w:rsidDel="00C50723">
          <w:rPr>
            <w:rFonts w:ascii="David" w:hAnsi="David" w:cs="David"/>
            <w:noProof/>
            <w:sz w:val="24"/>
            <w:szCs w:val="24"/>
          </w:rPr>
          <w:delText>,</w:delText>
        </w:r>
      </w:del>
      <w:r w:rsidRPr="0013159B">
        <w:rPr>
          <w:rFonts w:ascii="David" w:hAnsi="David" w:cs="David"/>
          <w:noProof/>
          <w:sz w:val="24"/>
          <w:szCs w:val="24"/>
        </w:rPr>
        <w:t xml:space="preserve"> </w:t>
      </w:r>
      <w:r w:rsidR="00636986" w:rsidRPr="0013159B">
        <w:rPr>
          <w:rFonts w:ascii="David" w:hAnsi="David" w:cs="David"/>
          <w:noProof/>
          <w:sz w:val="24"/>
          <w:szCs w:val="24"/>
        </w:rPr>
        <w:t xml:space="preserve"> and</w:t>
      </w:r>
      <w:r w:rsidR="005B79D2" w:rsidRPr="0013159B">
        <w:rPr>
          <w:rFonts w:ascii="David" w:hAnsi="David" w:cs="David"/>
          <w:noProof/>
          <w:sz w:val="24"/>
          <w:szCs w:val="24"/>
        </w:rPr>
        <w:t xml:space="preserve"> </w:t>
      </w:r>
      <w:r w:rsidR="00602069" w:rsidRPr="0013159B">
        <w:rPr>
          <w:rFonts w:ascii="David" w:hAnsi="David" w:cs="David"/>
          <w:noProof/>
          <w:sz w:val="24"/>
          <w:szCs w:val="24"/>
        </w:rPr>
        <w:t xml:space="preserve">lack of uniformity </w:t>
      </w:r>
      <w:r w:rsidRPr="0013159B">
        <w:rPr>
          <w:rFonts w:ascii="David" w:hAnsi="David" w:cs="David"/>
          <w:noProof/>
          <w:sz w:val="24"/>
          <w:szCs w:val="24"/>
        </w:rPr>
        <w:t xml:space="preserve">with respect to the attentional tasks and experimental methodology </w:t>
      </w:r>
      <w:r w:rsidRPr="006A4A9B">
        <w:rPr>
          <w:rFonts w:ascii="David" w:hAnsi="David" w:cs="David"/>
          <w:noProof/>
          <w:sz w:val="24"/>
          <w:szCs w:val="24"/>
        </w:rPr>
        <w:fldChar w:fldCharType="begin" w:fldLock="1"/>
      </w:r>
      <w:r w:rsidR="00785498" w:rsidRPr="006A4A9B">
        <w:rPr>
          <w:rFonts w:ascii="David" w:hAnsi="David" w:cs="David"/>
          <w:noProof/>
          <w:sz w:val="24"/>
          <w:szCs w:val="24"/>
        </w:rPr>
        <w:instrText>ADDIN CSL_CITATION {"citationItems":[{"id":"ITEM-1","itemData":{"DOI":"10.1016/j.concog.2016.08.017","ISBN":"1090-2376\\r1053-8100","ISSN":"10902376","PMID":"27580462","abstract":"Mindfulness is theorised to improve attention regulation and other cognitive processes. This systemati</w:instrText>
      </w:r>
      <w:r w:rsidR="00785498" w:rsidRPr="0013159B">
        <w:rPr>
          <w:rFonts w:ascii="David" w:hAnsi="David" w:cs="David"/>
          <w:noProof/>
          <w:sz w:val="24"/>
          <w:szCs w:val="24"/>
        </w:rPr>
        <w:instrText>c review examines whether 8-week standardised and manualised mindfulness training programs such as Mindfulness Based Cognitive Therapy (MBCT) and Mindfulness Based Stress Reduction (MBSR) enhances attention, memory and executive function abilities measured by objective neuropsychological tests. Seven databases were searched resulting in 18 studies meeting inclusion criteria for review. Overall studies did not support attention or executive function improvements. We found preliminary evidence for improvements in working memory and autobiographical memory as well as cognitive flexibility and meta-awareness. Short-term mindfulness meditation training did not enhance theorised attentional pathways. Results call into question the theoretical underpinnings of mindfulness, further highlighting the need for a comprehensive theoretical framework.","author":[{"dropping-particle":"","family":"Lao","given":"So An","non-dropping-particle":"","parse-names":false,"suffix":""},{"dropping-particle":"","family":"Kissane","given":"David","non-dropping-particle":"","parse-names":false,"suffix":""},{"dropping-particle":"","family":"Meadows","given":"Graham","non-dropping-particle":"","parse-names":false,"suffix":""}],"container-title":"Consciousness and Cognition","id":"ITEM-1","issued":{"date-parts":[["2016"]]},"note":"</w:instrText>
      </w:r>
      <w:r w:rsidR="00785498" w:rsidRPr="0013159B">
        <w:rPr>
          <w:rFonts w:ascii="David" w:hAnsi="David" w:cs="David"/>
          <w:noProof/>
          <w:sz w:val="24"/>
          <w:szCs w:val="24"/>
          <w:rtl/>
        </w:rPr>
        <w:instrText>השפעות קוגניטביות של</w:instrText>
      </w:r>
      <w:r w:rsidR="00785498" w:rsidRPr="0013159B">
        <w:rPr>
          <w:rFonts w:ascii="David" w:hAnsi="David" w:cs="David"/>
          <w:noProof/>
          <w:sz w:val="24"/>
          <w:szCs w:val="24"/>
        </w:rPr>
        <w:instrText xml:space="preserve"> \nMBSR\\MBCT\n\n</w:instrText>
      </w:r>
      <w:r w:rsidR="00785498" w:rsidRPr="0013159B">
        <w:rPr>
          <w:rFonts w:ascii="David" w:hAnsi="David" w:cs="David"/>
          <w:noProof/>
          <w:sz w:val="24"/>
          <w:szCs w:val="24"/>
          <w:rtl/>
        </w:rPr>
        <w:instrText>מיינדפולנס באופו תיאורטי אמור לשפר בקרת קשב ותהליכים קוגניטביים אחרים</w:instrText>
      </w:r>
      <w:r w:rsidR="00785498" w:rsidRPr="0013159B">
        <w:rPr>
          <w:rFonts w:ascii="David" w:hAnsi="David" w:cs="David"/>
          <w:noProof/>
          <w:sz w:val="24"/>
          <w:szCs w:val="24"/>
        </w:rPr>
        <w:instrText>.\n</w:instrText>
      </w:r>
      <w:r w:rsidR="00785498" w:rsidRPr="0013159B">
        <w:rPr>
          <w:rFonts w:ascii="David" w:hAnsi="David" w:cs="David"/>
          <w:noProof/>
          <w:sz w:val="24"/>
          <w:szCs w:val="24"/>
          <w:rtl/>
        </w:rPr>
        <w:instrText>מאמר סקירה זה סוקר את ה</w:instrText>
      </w:r>
      <w:r w:rsidR="00785498" w:rsidRPr="0013159B">
        <w:rPr>
          <w:rFonts w:ascii="David" w:hAnsi="David" w:cs="David"/>
          <w:noProof/>
          <w:sz w:val="24"/>
          <w:szCs w:val="24"/>
        </w:rPr>
        <w:instrText xml:space="preserve">-MBSR MBCT </w:instrText>
      </w:r>
      <w:r w:rsidR="00785498" w:rsidRPr="0013159B">
        <w:rPr>
          <w:rFonts w:ascii="David" w:hAnsi="David" w:cs="David"/>
          <w:noProof/>
          <w:sz w:val="24"/>
          <w:szCs w:val="24"/>
          <w:rtl/>
        </w:rPr>
        <w:instrText>בהקשר של קשב, זכרון וביצוע, מדידות נוירופיזיולוגיות</w:instrText>
      </w:r>
      <w:r w:rsidR="00785498" w:rsidRPr="0013159B">
        <w:rPr>
          <w:rFonts w:ascii="David" w:hAnsi="David" w:cs="David"/>
          <w:noProof/>
          <w:sz w:val="24"/>
          <w:szCs w:val="24"/>
        </w:rPr>
        <w:instrText>.\n</w:instrText>
      </w:r>
      <w:r w:rsidR="00785498" w:rsidRPr="0013159B">
        <w:rPr>
          <w:rFonts w:ascii="David" w:hAnsi="David" w:cs="David"/>
          <w:noProof/>
          <w:sz w:val="24"/>
          <w:szCs w:val="24"/>
          <w:rtl/>
        </w:rPr>
        <w:instrText>בכללי - לא נמצא שיפור בפונק' ביצועיות</w:instrText>
      </w:r>
      <w:r w:rsidR="00785498" w:rsidRPr="0013159B">
        <w:rPr>
          <w:rFonts w:ascii="David" w:hAnsi="David" w:cs="David"/>
          <w:noProof/>
          <w:sz w:val="24"/>
          <w:szCs w:val="24"/>
        </w:rPr>
        <w:instrText>. \n</w:instrText>
      </w:r>
      <w:r w:rsidR="00785498" w:rsidRPr="0013159B">
        <w:rPr>
          <w:rFonts w:ascii="David" w:hAnsi="David" w:cs="David"/>
          <w:noProof/>
          <w:sz w:val="24"/>
          <w:szCs w:val="24"/>
          <w:rtl/>
        </w:rPr>
        <w:instrText>נמצאו ראיות ראשוניות לשיפור ב</w:instrText>
      </w:r>
      <w:r w:rsidR="00785498" w:rsidRPr="0013159B">
        <w:rPr>
          <w:rFonts w:ascii="David" w:hAnsi="David" w:cs="David"/>
          <w:noProof/>
          <w:sz w:val="24"/>
          <w:szCs w:val="24"/>
        </w:rPr>
        <w:instrText xml:space="preserve">-WM </w:instrText>
      </w:r>
      <w:r w:rsidR="00785498" w:rsidRPr="0013159B">
        <w:rPr>
          <w:rFonts w:ascii="David" w:hAnsi="David" w:cs="David"/>
          <w:noProof/>
          <w:sz w:val="24"/>
          <w:szCs w:val="24"/>
          <w:rtl/>
        </w:rPr>
        <w:instrText>ובזכרון אוטוביוגרפי</w:instrText>
      </w:r>
      <w:r w:rsidR="00785498" w:rsidRPr="0013159B">
        <w:rPr>
          <w:rFonts w:ascii="David" w:hAnsi="David" w:cs="David"/>
          <w:noProof/>
          <w:sz w:val="24"/>
          <w:szCs w:val="24"/>
        </w:rPr>
        <w:instrText xml:space="preserve"> .\n</w:instrText>
      </w:r>
      <w:r w:rsidR="00785498" w:rsidRPr="0013159B">
        <w:rPr>
          <w:rFonts w:ascii="David" w:hAnsi="David" w:cs="David"/>
          <w:noProof/>
          <w:sz w:val="24"/>
          <w:szCs w:val="24"/>
          <w:rtl/>
        </w:rPr>
        <w:instrText>ובגמישות קוגניטיביות ומטא-מודעות</w:instrText>
      </w:r>
      <w:r w:rsidR="00785498" w:rsidRPr="0013159B">
        <w:rPr>
          <w:rFonts w:ascii="David" w:hAnsi="David" w:cs="David"/>
          <w:noProof/>
          <w:sz w:val="24"/>
          <w:szCs w:val="24"/>
        </w:rPr>
        <w:instrText>.","page":"109-123","publisher":"Elsevier Inc.","title":"Cognitive effects of MBSR/MBCT: A systematic review of neuropsychological outcomes","type":"article-journal","volume":"45"},"uris":["http://www.mendeley.com/documents/?uuid=2893b431-8639-466d-8eaf-fa14607a6f18"]},{"id":"ITEM-2","itemData":{"DOI":"10.1016/j.copsyc.2018.12.015","ISSN":"2352-250X","author":[{"dropping-particle":"","family":"Vago","given":"David R","non-dropping-particle":"","parse-names":false,"suffix":""},{"dropping-particle":"","family":"Gupta","given":"Resh S","non-dropping-particle":"","parse-names":false,"suffix":""},{"dropping-particle":"","family":"Lazar","given":"Sara W","non-dropping-particle":"","parse-names":false,"suffix":""}],"container-title":"Current Opinion in Psychology","id":"ITEM-2","issued":{"date-parts":[["2019"]]},"note":"</w:instrText>
      </w:r>
      <w:r w:rsidR="00785498" w:rsidRPr="0013159B">
        <w:rPr>
          <w:rFonts w:ascii="David" w:hAnsi="David" w:cs="David"/>
          <w:noProof/>
          <w:sz w:val="24"/>
          <w:szCs w:val="24"/>
          <w:rtl/>
        </w:rPr>
        <w:instrText>מדידת השלכות קוג' של מיינדפולנס</w:instrText>
      </w:r>
      <w:r w:rsidR="00785498" w:rsidRPr="0013159B">
        <w:rPr>
          <w:rFonts w:ascii="David" w:hAnsi="David" w:cs="David"/>
          <w:noProof/>
          <w:sz w:val="24"/>
          <w:szCs w:val="24"/>
        </w:rPr>
        <w:instrText xml:space="preserve"> -\n</w:instrText>
      </w:r>
      <w:r w:rsidR="00785498" w:rsidRPr="0013159B">
        <w:rPr>
          <w:rFonts w:ascii="David" w:hAnsi="David" w:cs="David"/>
          <w:noProof/>
          <w:sz w:val="24"/>
          <w:szCs w:val="24"/>
          <w:rtl/>
        </w:rPr>
        <w:instrText>קונפאונדים וגבולות מתודולוגיים</w:instrText>
      </w:r>
      <w:r w:rsidR="00785498" w:rsidRPr="0013159B">
        <w:rPr>
          <w:rFonts w:ascii="David" w:hAnsi="David" w:cs="David"/>
          <w:noProof/>
          <w:sz w:val="24"/>
          <w:szCs w:val="24"/>
        </w:rPr>
        <w:instrText xml:space="preserve"> \n\n","page":"143-150","publisher":"Elsevier Ltd","title":"ScienceDirect Measuring cognitive outcomes in mindfulness-based intervention research : a reflection on confounding factors and methodological limitations","type":"article-journal","volume":"28"},"uris":["http://www.mendeley.com/documents/?uuid=1f8f359d-fdc6-44ca-8048-63f39867ed87"]},{"id":"ITEM-3","itemData":{"DOI":"10.1016/j.cpr.2010.11.003","ISBN":"02727358 (ISSN)","ISSN":"02727358","PMID":"21183265","abstract":"Mindfulness meditation practices (MMPs) are a subgroup of meditation practices which are receiving growing attention. The present paper reviews current evidence about the effects of MMPs on objective measures of cognitive functions. Five databases were searched. Twenty three studies providing measures of attention, memory, executive functions and further miscellaneous measures of cognition were included. Fifteen were controlled or randomized controlled studies and 8 were case-control studies. Overall, reviewed studies suggested that early phases of mindfulness training, which are more concerned with the development of focused attention, could be associated with significant improvements in selective and executive attention whereas the following phases, which are characterized by an open monitoring of internal and external stimuli, could be mainly associated with improved unfocused sustained attention abilities. Additionally, MMPs could enhance working memory capacity and some executive functions. However, many of the included studies show methodological limitations and negative results have been reported as well, plausibly reflecting differences in study design, study duration and patients' populations. Accordingly, even though findings here reviewed provided preliminary evidence suggesting that MMPs could enhance cognitive functions, available evidence should be considered with caution and further high quality studies investigating more standardized mindfulness meditation programs are needed. © 2010 Elsevier Ltd.","author":[{"dropping-particle":"","family":"Chiesa","given":"Alberto","non-dropping-particle":"","parse-names":false,"suffix":""},{"dropping-particle":"","family":"Calati","given":"Raffaella","non-dropping-particle":"","parse-names":false,"suffix":""},{"dropping-particle":"","family":"Serretti","given":"Alessandro","non-dropping-particle":"","parse-names":false,"suffix":""}],"container-title":"Clinical Psychology Review","id":"ITEM-3","issue":"3","issued":{"date-parts":[["2011"]]},"note":"</w:instrText>
      </w:r>
      <w:r w:rsidR="00785498" w:rsidRPr="0013159B">
        <w:rPr>
          <w:rFonts w:ascii="David" w:hAnsi="David" w:cs="David"/>
          <w:noProof/>
          <w:sz w:val="24"/>
          <w:szCs w:val="24"/>
          <w:rtl/>
        </w:rPr>
        <w:instrText>האם מיינדפולנס משפר יכולות קוג</w:instrText>
      </w:r>
      <w:r w:rsidR="00785498" w:rsidRPr="0013159B">
        <w:rPr>
          <w:rFonts w:ascii="David" w:hAnsi="David" w:cs="David"/>
          <w:noProof/>
          <w:sz w:val="24"/>
          <w:szCs w:val="24"/>
        </w:rPr>
        <w:instrText>'?\n</w:instrText>
      </w:r>
      <w:r w:rsidR="00785498" w:rsidRPr="0013159B">
        <w:rPr>
          <w:rFonts w:ascii="David" w:hAnsi="David" w:cs="David"/>
          <w:noProof/>
          <w:sz w:val="24"/>
          <w:szCs w:val="24"/>
          <w:rtl/>
        </w:rPr>
        <w:instrText>מאמר סקירה, זווית נוירופסיכולוגית</w:instrText>
      </w:r>
      <w:r w:rsidR="00785498" w:rsidRPr="0013159B">
        <w:rPr>
          <w:rFonts w:ascii="David" w:hAnsi="David" w:cs="David"/>
          <w:noProof/>
          <w:sz w:val="24"/>
          <w:szCs w:val="24"/>
        </w:rPr>
        <w:instrText xml:space="preserve"> \n</w:instrText>
      </w:r>
      <w:r w:rsidR="00785498" w:rsidRPr="0013159B">
        <w:rPr>
          <w:rFonts w:ascii="David" w:hAnsi="David" w:cs="David"/>
          <w:noProof/>
          <w:sz w:val="24"/>
          <w:szCs w:val="24"/>
          <w:rtl/>
        </w:rPr>
        <w:instrText>טבלת הזהב של המדדים</w:instrText>
      </w:r>
      <w:r w:rsidR="00785498" w:rsidRPr="0013159B">
        <w:rPr>
          <w:rFonts w:ascii="David" w:hAnsi="David" w:cs="David"/>
          <w:noProof/>
          <w:sz w:val="24"/>
          <w:szCs w:val="24"/>
        </w:rPr>
        <w:instrText xml:space="preserve"> \n2011","page":"449-464","publisher":"Elsevier Ltd","title":"Does mindfulness training improve cognitive abilities? A systematic review of neuropsychological findings","type":"article-journal","volume":"31"},"uris":["http://www.mendeley.com/documents/?uuid=e234f459-0418-4616-9497-1498868e34bb"]}],"mendeley":{"formattedCitation":"(Chiesa et al., 2011; Lao et al., 2016; Vago et al., 2019)","plainTextFormattedCitation":"(Chiesa et al., 2011; Lao et al., 2016; Vago et al., 2019)","previouslyFormattedCitation":"(Chiesa et al., 2011; Lao et al., 2016; Vago et al., 2019)"},"properties":{"noteIndex":0},"schema":"https://github.com/citation-style-language/schema/raw/master/csl-citation.json"}</w:instrText>
      </w:r>
      <w:r w:rsidRPr="006A4A9B">
        <w:rPr>
          <w:rFonts w:ascii="David" w:hAnsi="David" w:cs="David"/>
          <w:noProof/>
          <w:sz w:val="24"/>
          <w:szCs w:val="24"/>
        </w:rPr>
        <w:fldChar w:fldCharType="separate"/>
      </w:r>
      <w:r w:rsidR="001E2173" w:rsidRPr="006A4A9B">
        <w:rPr>
          <w:rFonts w:ascii="David" w:hAnsi="David" w:cs="David"/>
          <w:noProof/>
          <w:sz w:val="24"/>
          <w:szCs w:val="24"/>
        </w:rPr>
        <w:t>(Chiesa et al., 2011; Lao et al., 2016; Vago et al., 2019)</w:t>
      </w:r>
      <w:r w:rsidRPr="006A4A9B">
        <w:rPr>
          <w:rFonts w:ascii="David" w:hAnsi="David" w:cs="David"/>
          <w:noProof/>
          <w:sz w:val="24"/>
          <w:szCs w:val="24"/>
        </w:rPr>
        <w:fldChar w:fldCharType="end"/>
      </w:r>
      <w:r w:rsidR="00194AB9" w:rsidRPr="006A4A9B">
        <w:rPr>
          <w:rFonts w:ascii="David" w:hAnsi="David" w:cs="David"/>
          <w:noProof/>
          <w:sz w:val="24"/>
          <w:szCs w:val="24"/>
        </w:rPr>
        <w:t>.</w:t>
      </w:r>
      <w:r w:rsidRPr="006A4A9B">
        <w:rPr>
          <w:rFonts w:ascii="David" w:hAnsi="David" w:cs="David"/>
          <w:noProof/>
          <w:sz w:val="24"/>
          <w:szCs w:val="24"/>
        </w:rPr>
        <w:t xml:space="preserve"> </w:t>
      </w:r>
      <w:r w:rsidR="00194AB9" w:rsidRPr="006A4A9B">
        <w:rPr>
          <w:rFonts w:ascii="David" w:hAnsi="David" w:cs="David"/>
          <w:noProof/>
          <w:sz w:val="24"/>
          <w:szCs w:val="24"/>
        </w:rPr>
        <w:t>These issues have been the focus of re</w:t>
      </w:r>
      <w:r w:rsidR="00636986" w:rsidRPr="0013159B">
        <w:rPr>
          <w:rFonts w:ascii="David" w:hAnsi="David" w:cs="David"/>
          <w:noProof/>
          <w:sz w:val="24"/>
          <w:szCs w:val="24"/>
        </w:rPr>
        <w:t>c</w:t>
      </w:r>
      <w:r w:rsidR="00194AB9" w:rsidRPr="0013159B">
        <w:rPr>
          <w:rFonts w:ascii="David" w:hAnsi="David" w:cs="David"/>
          <w:noProof/>
          <w:sz w:val="24"/>
          <w:szCs w:val="24"/>
        </w:rPr>
        <w:t xml:space="preserve">ent reviews (see </w:t>
      </w:r>
      <w:r w:rsidR="000739F9" w:rsidRPr="006A4A9B">
        <w:rPr>
          <w:rFonts w:ascii="David" w:hAnsi="David" w:cs="David"/>
          <w:noProof/>
          <w:sz w:val="24"/>
          <w:szCs w:val="24"/>
        </w:rPr>
        <w:fldChar w:fldCharType="begin" w:fldLock="1"/>
      </w:r>
      <w:r w:rsidR="00785498" w:rsidRPr="006A4A9B">
        <w:rPr>
          <w:rFonts w:ascii="David" w:hAnsi="David" w:cs="David"/>
          <w:noProof/>
          <w:sz w:val="24"/>
          <w:szCs w:val="24"/>
        </w:rPr>
        <w:instrText>ADDIN CSL_CITATION {"citationItems":[{"id":"ITEM-1","itemData":{"DOI":"10.1177/1745691617709589","ISBN":"1745-6924 (Electronic) 1745-6916 (Linking)","ISSN":"17456924","PMID":"29016274","abstract":"During the past two decades, mindfulness meditation has gone from being a frin</w:instrText>
      </w:r>
      <w:r w:rsidR="00785498" w:rsidRPr="0013159B">
        <w:rPr>
          <w:rFonts w:ascii="David" w:hAnsi="David" w:cs="David"/>
          <w:noProof/>
          <w:sz w:val="24"/>
          <w:szCs w:val="24"/>
        </w:rPr>
        <w:instrText>ge topic of scientific investigation to being an occasional replacement for psychotherapy, tool of corporate well-being, widely implemented educational practice, and \"key to building more resilient soldiers.\" Yet the mindfulness movement and empirical evidence supporting it have not gone without criticism. Misinformation and poor methodology associated with past studies of mindfulness may lead public consumers to be harmed, misled, and disappointed. Addressing such concerns, the present article discusses the difficulties of defining mindfulness, delineates the proper scope of research into mindfulness practices, and explicates crucial methodological issues for interpreting results from investigations of mindfulness. For doing so, the authors draw on their diverse areas of expertise to review the present state of mindfulness research, comprehensively summarizing what we do and do not know, while providing a prescriptive agenda for contemplative science, with a particular focus on assessment, mindfulness training, possible adverse effects, and intersection with brain imaging. Our goals are to inform interested scientists, the news media, and the public, to minimize harm, curb poor research practices, and staunch the flow of misinformation about the benefits, costs, and future prospects of mindfulness meditation.","author":[{"dropping-particle":"","family":"Dam","given":"Nicholas T.","non-dropping-particle":"Van","parse-names":false,"suffix":""},{"dropping-particle":"","family":"Vugt","given":"Marieke K.","non-dropping-particle":"van","parse-names":false,"suffix":""},{"dropping-particle":"","family":"Vago","given":"David R.","non-dropping-particle":"","parse-names":false,"suffix":""},{"dropping-particle":"","family":"Schmalzl","given":"Laura","non-dropping-particle":"","parse-names":false,"suffix":""},{"dropping-particle":"","family":"Saron","given":"Clifford D.","non-dropping-particle":"","parse-names":false,"suffix":""},{"dropping-particle":"","family":"Olendzki","given":"Andrew","non-dropping-particle":"","parse-names":false,"suffix":""},{"dropping-particle":"","family":"Meissner","given":"Ted","non-dropping-particle":"","parse-names":false,"suffix":""},{"dropping-particle":"","family":"Lazar","given":"Sara W.","non-dropping-particle":"","parse-names":false,"suffix":""},{"dropping-particle":"","family":"Kerr","given":"Catherine E.","non-dropping-particle":"","parse-names":false,"suffix":""},{"dropping-particle":"","family":"Gorchov","given":"Jolie","non-dropping-particle":"","parse-names":false,"suffix":""},{"dropping-particle":"","family":"Fox","given":"Kieran C.R.","non-dropping-particle":"","parse-names":false,"suffix":""},{"dropping-particle":"","family":"Field","given":"Brent A.","non-dropping-particle":"","parse-names":false,"suffix":""},{"dropping-particle":"","family":"Britton","given":"Willoughby B.","non-dropping-particle":"","parse-names":false,"suffix":""},{"dropping-particle":"","family":"Brefczynski-Lewis","given":"Julie A.","non-dropping-particle":"","parse-names":false,"suffix":""},{"dropping-particle":"","family":"Meyer","given":"David E.","non-dropping-particle":"","parse-names":false,"suffix":""}],"container-title":"Perspectives on Psychological Science","id":"ITEM-1","issue":"1","issued":{"date-parts":[["2018"]]},"note":"</w:instrText>
      </w:r>
      <w:r w:rsidR="00785498" w:rsidRPr="0013159B">
        <w:rPr>
          <w:rFonts w:ascii="David" w:hAnsi="David" w:cs="David"/>
          <w:noProof/>
          <w:sz w:val="24"/>
          <w:szCs w:val="24"/>
          <w:rtl/>
        </w:rPr>
        <w:instrText>בעייתיות של דיווח עצמי ועוד</w:instrText>
      </w:r>
      <w:r w:rsidR="00785498" w:rsidRPr="0013159B">
        <w:rPr>
          <w:rFonts w:ascii="David" w:hAnsi="David" w:cs="David"/>
          <w:noProof/>
          <w:sz w:val="24"/>
          <w:szCs w:val="24"/>
        </w:rPr>
        <w:instrText xml:space="preserve"> \n</w:instrText>
      </w:r>
      <w:r w:rsidR="00785498" w:rsidRPr="0013159B">
        <w:rPr>
          <w:rFonts w:ascii="David" w:hAnsi="David" w:cs="David"/>
          <w:noProof/>
          <w:sz w:val="24"/>
          <w:szCs w:val="24"/>
          <w:rtl/>
        </w:rPr>
        <w:instrText>וגם של מדד מוחי</w:instrText>
      </w:r>
      <w:r w:rsidR="00785498" w:rsidRPr="0013159B">
        <w:rPr>
          <w:rFonts w:ascii="David" w:hAnsi="David" w:cs="David"/>
          <w:noProof/>
          <w:sz w:val="24"/>
          <w:szCs w:val="24"/>
        </w:rPr>
        <w:instrText>!!","page":"36-61","title":"Mind the Hype: A Critical Evaluation and Prescriptive Agenda for Research on Mindfulness and Meditation","type":"article-journal","volume":"13"},"uris":["http://www.mendeley.com/documents/?uuid=9b0959e9-b2dd-4a65-b5bb-dd5ad251b4a4"]},{"id":"ITEM-2","itemData":{"DOI":"10.1016/J.COPSYC.2018.12.022","ISSN":"2352-250X","abstract":"The previous two decades have seen an exponential increase in the number of published scientific investigations on the efficacy of mindfulness-based stress reduction (MBSR) training to improve function in a wide range of physical and psychological processes. The resulting body of work provides strong evidence that MBSR has salubrious effects. Yet, when compared directly to groups with training that matches MBSR in factors common to most legitimate interventions, such as learning new skills, expectation of benefit, social engagement and support, and attention from expert instructors, both groups tend to improve to a similar extent. This raises the question of whether there are benefits that are specific to training in mindfulness and if so, why are we not detecting them? Here, we discuss the factors that contribute to the general lack of differentiation between MBSR and active control groups, including the specificity of outcome measures and experimental design, random assignment, inclusion/exclusion criteria, and the time course and trajectory of change. In addition, we offer recommendations to address these factors in future research.","author":[{"dropping-particle":"","family":"Rosenkranz","given":"Melissa A","non-dropping-particle":"","parse-names":false,"suffix":""},{"dropping-particle":"","family":"Dunne","given":"John D","non-dropping-particle":"","parse-names":false,"suffix":""},{"dropping-particle":"","family":"Davidson","given":"Richard J","non-dropping-particle":"","parse-names":false,"suffix":""}],"container-title":"Current Opinion in Psychology","id":"ITEM-2","issued":{"date-parts":[["2019"]]},"publisher":"Elsevier Ltd","title":"The Next Generation of Mindfulness-Based Intervention Research: What have we learned and where are we headed?","type":"article-journal"},"uris":["http://www.mendeley.com/documents/?uuid=0f3ace2f-3a2c-4b1c-adf2-b7beae46b742"]}],"mendeley":{"formattedCitation":"(Rosenkranz, Dunne, &amp; Davidson, 2019; Van Dam et al., 2018)","plainTextFormattedCitation":"(Rosenkranz, Dunne, &amp; Davidson, 2019; Van Dam et al., 2018)","previouslyFormattedCitation":"(Rosenkranz, Dunne, &amp; Davidson, 2019; Van Dam et al., 2018)"},"properties":{"noteIndex":0},"schema":"https://github.com/citation-style-language/schema/raw/master/csl-citation.json"}</w:instrText>
      </w:r>
      <w:r w:rsidR="000739F9" w:rsidRPr="006A4A9B">
        <w:rPr>
          <w:rFonts w:ascii="David" w:hAnsi="David" w:cs="David"/>
          <w:noProof/>
          <w:sz w:val="24"/>
          <w:szCs w:val="24"/>
        </w:rPr>
        <w:fldChar w:fldCharType="separate"/>
      </w:r>
      <w:r w:rsidR="001E2173" w:rsidRPr="006A4A9B">
        <w:rPr>
          <w:rFonts w:ascii="David" w:hAnsi="David" w:cs="David"/>
          <w:noProof/>
          <w:sz w:val="24"/>
          <w:szCs w:val="24"/>
        </w:rPr>
        <w:t>(Rosenkranz, Dunne, &amp; Davidson, 2019; Van Dam et al., 2018)</w:t>
      </w:r>
      <w:r w:rsidR="000739F9" w:rsidRPr="006A4A9B">
        <w:rPr>
          <w:rFonts w:ascii="David" w:hAnsi="David" w:cs="David"/>
          <w:noProof/>
          <w:sz w:val="24"/>
          <w:szCs w:val="24"/>
        </w:rPr>
        <w:fldChar w:fldCharType="end"/>
      </w:r>
      <w:ins w:id="53" w:author="0mer dar" w:date="2020-02-03T10:53:00Z">
        <w:r w:rsidR="000739F9" w:rsidRPr="006A4A9B">
          <w:rPr>
            <w:rFonts w:ascii="David" w:hAnsi="David" w:cs="David"/>
            <w:noProof/>
            <w:sz w:val="24"/>
            <w:szCs w:val="24"/>
          </w:rPr>
          <w:t>.</w:t>
        </w:r>
      </w:ins>
    </w:p>
    <w:p w14:paraId="04650D6D" w14:textId="6C759FF8" w:rsidR="00BA0D38" w:rsidRPr="0013159B" w:rsidRDefault="001A16AE" w:rsidP="003F6CCB">
      <w:pPr>
        <w:spacing w:after="0"/>
        <w:ind w:firstLine="567"/>
        <w:rPr>
          <w:rFonts w:ascii="David" w:hAnsi="David" w:cs="David"/>
          <w:b/>
          <w:bCs/>
          <w:sz w:val="24"/>
          <w:szCs w:val="24"/>
          <w:u w:val="single"/>
          <w:lang w:val="en-GB"/>
        </w:rPr>
      </w:pPr>
      <w:r w:rsidRPr="006A4A9B">
        <w:rPr>
          <w:rFonts w:ascii="David" w:hAnsi="David" w:cs="David"/>
          <w:noProof/>
          <w:sz w:val="24"/>
          <w:szCs w:val="24"/>
        </w:rPr>
        <w:t>Here, we focus on a different issue which may be important to understanding attent</w:t>
      </w:r>
      <w:r w:rsidRPr="0013159B">
        <w:rPr>
          <w:rFonts w:ascii="David" w:hAnsi="David" w:cs="David"/>
          <w:noProof/>
          <w:sz w:val="24"/>
          <w:szCs w:val="24"/>
        </w:rPr>
        <w:t>ion and attention change processes in MM</w:t>
      </w:r>
      <w:r w:rsidR="00C50723" w:rsidRPr="0013159B">
        <w:rPr>
          <w:rFonts w:ascii="David" w:hAnsi="David" w:cs="David"/>
          <w:noProof/>
          <w:sz w:val="24"/>
          <w:szCs w:val="24"/>
        </w:rPr>
        <w:t>,</w:t>
      </w:r>
      <w:r w:rsidR="008279E4" w:rsidRPr="0013159B">
        <w:rPr>
          <w:rFonts w:ascii="David" w:hAnsi="David" w:cs="David"/>
          <w:noProof/>
          <w:sz w:val="24"/>
          <w:szCs w:val="24"/>
        </w:rPr>
        <w:t xml:space="preserve"> yet has received surprisingly little theoretical or empirical attention</w:t>
      </w:r>
      <w:r w:rsidRPr="0013159B">
        <w:rPr>
          <w:rFonts w:ascii="David" w:hAnsi="David" w:cs="David"/>
          <w:noProof/>
          <w:sz w:val="24"/>
          <w:szCs w:val="24"/>
        </w:rPr>
        <w:t>.</w:t>
      </w:r>
      <w:del w:id="54" w:author="0mer dar" w:date="2020-02-03T10:54:00Z">
        <w:r w:rsidRPr="0013159B" w:rsidDel="000739F9">
          <w:rPr>
            <w:rFonts w:ascii="David" w:hAnsi="David" w:cs="David"/>
            <w:noProof/>
            <w:sz w:val="24"/>
            <w:szCs w:val="24"/>
          </w:rPr>
          <w:delText xml:space="preserve"> Specifically,</w:delText>
        </w:r>
      </w:del>
      <w:r w:rsidRPr="0013159B">
        <w:rPr>
          <w:rFonts w:ascii="David" w:hAnsi="David" w:cs="David"/>
          <w:noProof/>
          <w:sz w:val="24"/>
          <w:szCs w:val="24"/>
        </w:rPr>
        <w:t xml:space="preserve"> MMT-attention research has focused almost exclusively on </w:t>
      </w:r>
      <w:r w:rsidRPr="0013159B">
        <w:rPr>
          <w:rFonts w:ascii="David" w:hAnsi="David" w:cs="David"/>
          <w:i/>
          <w:iCs/>
          <w:noProof/>
          <w:sz w:val="24"/>
          <w:szCs w:val="24"/>
        </w:rPr>
        <w:t>external</w:t>
      </w:r>
      <w:r w:rsidRPr="0013159B">
        <w:rPr>
          <w:rFonts w:ascii="David" w:hAnsi="David" w:cs="David"/>
          <w:noProof/>
          <w:sz w:val="24"/>
          <w:szCs w:val="24"/>
        </w:rPr>
        <w:t xml:space="preserve"> attention or attentional processing of external sensory-perceptually mediated stimuli, most often via visual stimuli</w:t>
      </w:r>
      <w:r w:rsidRPr="0013159B">
        <w:rPr>
          <w:rFonts w:ascii="David" w:hAnsi="David" w:cs="David"/>
          <w:sz w:val="24"/>
          <w:szCs w:val="24"/>
          <w:lang w:val="en-GB" w:bidi="ar-SA"/>
        </w:rPr>
        <w:t>.</w:t>
      </w:r>
      <w:ins w:id="55" w:author="0mer dar" w:date="2020-02-03T10:54:00Z">
        <w:r w:rsidR="000739F9" w:rsidRPr="0013159B">
          <w:rPr>
            <w:rFonts w:ascii="David" w:hAnsi="David" w:cs="David"/>
            <w:sz w:val="24"/>
            <w:szCs w:val="24"/>
            <w:lang w:val="en-GB" w:bidi="ar-SA"/>
          </w:rPr>
          <w:t xml:space="preserve"> </w:t>
        </w:r>
      </w:ins>
      <w:r w:rsidR="00BA0D38" w:rsidRPr="0013159B">
        <w:rPr>
          <w:rFonts w:ascii="David" w:hAnsi="David" w:cs="David"/>
          <w:sz w:val="24"/>
          <w:szCs w:val="24"/>
          <w:lang w:val="en-GB" w:bidi="ar-SA"/>
        </w:rPr>
        <w:t xml:space="preserve">Yet, attention to external sensory-perceptually mediated stimuli may not reflect the </w:t>
      </w:r>
      <w:r w:rsidR="00BA0D38" w:rsidRPr="0013159B">
        <w:rPr>
          <w:rFonts w:ascii="David" w:hAnsi="David" w:cs="David"/>
          <w:i/>
          <w:iCs/>
          <w:sz w:val="24"/>
          <w:szCs w:val="24"/>
          <w:lang w:val="en-GB" w:bidi="ar-SA"/>
        </w:rPr>
        <w:t>internal</w:t>
      </w:r>
      <w:r w:rsidR="00BA0D38" w:rsidRPr="0013159B">
        <w:rPr>
          <w:rFonts w:ascii="David" w:hAnsi="David" w:cs="David"/>
          <w:sz w:val="24"/>
          <w:szCs w:val="24"/>
          <w:lang w:val="en-GB" w:bidi="ar-SA"/>
        </w:rPr>
        <w:t xml:space="preserve"> form or</w:t>
      </w:r>
      <w:r w:rsidR="008279E4" w:rsidRPr="0013159B">
        <w:rPr>
          <w:rFonts w:ascii="David" w:hAnsi="David" w:cs="David"/>
          <w:sz w:val="24"/>
          <w:szCs w:val="24"/>
          <w:lang w:val="en-GB" w:bidi="ar-SA"/>
        </w:rPr>
        <w:t xml:space="preserve"> internal</w:t>
      </w:r>
      <w:r w:rsidR="00BA0D38" w:rsidRPr="0013159B">
        <w:rPr>
          <w:rFonts w:ascii="David" w:hAnsi="David" w:cs="David"/>
          <w:sz w:val="24"/>
          <w:szCs w:val="24"/>
          <w:lang w:val="en-GB" w:bidi="ar-SA"/>
        </w:rPr>
        <w:t xml:space="preserve"> objects of attention targeted by MMT or the internal attentional processes that may be directly shaped by MMT</w:t>
      </w:r>
      <w:r w:rsidR="00D42C78" w:rsidRPr="0013159B">
        <w:rPr>
          <w:rFonts w:ascii="David" w:hAnsi="David" w:cs="David"/>
          <w:sz w:val="24"/>
          <w:szCs w:val="24"/>
          <w:lang w:val="en-GB" w:bidi="ar-SA"/>
        </w:rPr>
        <w:t xml:space="preserve"> </w:t>
      </w:r>
      <w:r w:rsidR="00D42C78" w:rsidRPr="006A4A9B">
        <w:rPr>
          <w:rFonts w:ascii="David" w:hAnsi="David" w:cs="David"/>
          <w:sz w:val="24"/>
          <w:szCs w:val="24"/>
          <w:lang w:val="en-GB" w:bidi="ar-SA"/>
        </w:rPr>
        <w:fldChar w:fldCharType="begin" w:fldLock="1"/>
      </w:r>
      <w:r w:rsidR="00785498" w:rsidRPr="006A4A9B">
        <w:rPr>
          <w:rFonts w:ascii="David" w:hAnsi="David" w:cs="David"/>
          <w:sz w:val="24"/>
          <w:szCs w:val="24"/>
          <w:lang w:val="en-GB" w:bidi="ar-SA"/>
        </w:rPr>
        <w:instrText>ADDIN CSL_CITATION {"citationItems":[{"id":"ITEM-1","itemData":{"DOI":"10.1002/cpp","ISBN":"1063-3995","ISSN":"10633995","abstract":"This study was designed to test the hypothesis that mindfulness involves sustained attention, attention switching, inhibition of elaborative p</w:instrText>
      </w:r>
      <w:r w:rsidR="00785498" w:rsidRPr="0013159B">
        <w:rPr>
          <w:rFonts w:ascii="David" w:hAnsi="David" w:cs="David"/>
          <w:sz w:val="24"/>
          <w:szCs w:val="24"/>
          <w:lang w:val="en-GB" w:bidi="ar-SA"/>
        </w:rPr>
        <w:instrText>rocessing and non-directed attention. Healthy adults were tested before and after random assignment to an 8-week Mindfulness-Based Stress Reduction (MBSR) course (n = 39) or a wait-list control (n = 33). Testing included measures of sustained attention, attention switching, Stroop interference (as a measure of inhibition of elaborative processing), detection of objects in consis- tent or inconsistent scenes (as a measure of non-directed attention), as well as self-report measures of emotional well-being and mind- fulness. Participation in the MBSR course was associated with significantly greater improvements in emotional well-being and mindfulness, but no improvements in attentional control relative to the control group. However, improvements in mindfulness after MBSR were correlated with improvements in object detection. We discuss the implications of these results as they relate to the role of attention in mindfulness. Copyright © 2007 John Wiley &amp; Sons, Ltd.","author":[{"dropping-particle":"","family":"Nicole D. Anderson","given":"","non-dropping-particle":"","parse-names":false,"suffix":""},{"dropping-particle":"","family":"Mark A. Lau","given":"Zindel V. Segal and Scott R. Bishop","non-dropping-particle":"","parse-names":false,"suffix":""}],"id":"ITEM-1","issue":"November","issued":{"date-parts":[["2007"]]},"note":"there may be no effect of mindfulness on basic attention abilities, as Anderson and colleagues (2007) \n</w:instrText>
      </w:r>
      <w:r w:rsidR="00785498" w:rsidRPr="0013159B">
        <w:rPr>
          <w:rFonts w:ascii="David" w:hAnsi="David" w:cs="David"/>
          <w:sz w:val="24"/>
          <w:szCs w:val="24"/>
          <w:rtl/>
          <w:lang w:val="en-GB"/>
        </w:rPr>
        <w:instrText>איו השפעה של מיינדפולנס על יכולות קשב בסיסיות</w:instrText>
      </w:r>
      <w:r w:rsidR="00785498" w:rsidRPr="0013159B">
        <w:rPr>
          <w:rFonts w:ascii="David" w:hAnsi="David" w:cs="David"/>
          <w:sz w:val="24"/>
          <w:szCs w:val="24"/>
          <w:lang w:val="en-GB" w:bidi="ar-SA"/>
        </w:rPr>
        <w:instrText>","page":"449-463","title":"Mindfulness-Based Stress Reduction and Attentional Control","type":"article-journal","volume":"463"},"uris":["http://www.mendeley.com/documents/?uuid=19101455-66ce-4927-807f-f7ac3802da40"]},{"id":"ITEM-2","itemData":{"author":[{"dropping-particle":"","family":"Cusens","given":"Bryany","non-dropping-particle":"","parse-names":false,"suffix":""},{"dropping-particle":"","family":"Duggan","given":"Geoffrey B","non-dropping-particle":"","parse-names":false,"suffix":""},{"dropping-particle":"","family":"Thorne","given":"Kirsty","non-dropping-particle":"","parse-names":false,"suffix":""},{"dropping-particle":"","family":"Burch","given":"Vidyamala","non-dropping-particle":"","parse-names":false,"suffix":""}],"id":"ITEM-2","issue":"November 2009","issued":{"date-parts":[["2010"]]},"note":"</w:instrText>
      </w:r>
      <w:r w:rsidR="00785498" w:rsidRPr="0013159B">
        <w:rPr>
          <w:rFonts w:ascii="David" w:hAnsi="David" w:cs="David"/>
          <w:sz w:val="24"/>
          <w:szCs w:val="24"/>
          <w:rtl/>
          <w:lang w:val="en-GB"/>
        </w:rPr>
        <w:instrText>מצוטט בדיון של</w:instrText>
      </w:r>
      <w:r w:rsidR="00785498" w:rsidRPr="0013159B">
        <w:rPr>
          <w:rFonts w:ascii="David" w:hAnsi="David" w:cs="David"/>
          <w:sz w:val="24"/>
          <w:szCs w:val="24"/>
          <w:lang w:val="en-GB" w:bidi="ar-SA"/>
        </w:rPr>
        <w:instrText xml:space="preserve"> cheisa </w:instrText>
      </w:r>
      <w:r w:rsidR="00785498" w:rsidRPr="0013159B">
        <w:rPr>
          <w:rFonts w:ascii="David" w:hAnsi="David" w:cs="David"/>
          <w:sz w:val="24"/>
          <w:szCs w:val="24"/>
          <w:rtl/>
          <w:lang w:val="en-GB"/>
        </w:rPr>
        <w:instrText>כהסבר לכך שצריך להתמקד בפנים ולא בחוץ</w:instrText>
      </w:r>
      <w:r w:rsidR="00785498" w:rsidRPr="0013159B">
        <w:rPr>
          <w:rFonts w:ascii="David" w:hAnsi="David" w:cs="David"/>
          <w:sz w:val="24"/>
          <w:szCs w:val="24"/>
          <w:lang w:val="en-GB" w:bidi="ar-SA"/>
        </w:rPr>
        <w:instrText xml:space="preserve"> \n\n</w:instrText>
      </w:r>
      <w:r w:rsidR="00785498" w:rsidRPr="0013159B">
        <w:rPr>
          <w:rFonts w:ascii="David" w:hAnsi="David" w:cs="David"/>
          <w:sz w:val="24"/>
          <w:szCs w:val="24"/>
          <w:rtl/>
          <w:lang w:val="en-GB"/>
        </w:rPr>
        <w:instrText>שום שינוי במדדים של קשב</w:instrText>
      </w:r>
      <w:r w:rsidR="00785498" w:rsidRPr="0013159B">
        <w:rPr>
          <w:rFonts w:ascii="David" w:hAnsi="David" w:cs="David"/>
          <w:sz w:val="24"/>
          <w:szCs w:val="24"/>
          <w:lang w:val="en-GB" w:bidi="ar-SA"/>
        </w:rPr>
        <w:instrText>! \n</w:instrText>
      </w:r>
      <w:r w:rsidR="00785498" w:rsidRPr="0013159B">
        <w:rPr>
          <w:rFonts w:ascii="David" w:hAnsi="David" w:cs="David"/>
          <w:sz w:val="24"/>
          <w:szCs w:val="24"/>
          <w:rtl/>
          <w:lang w:val="en-GB"/>
        </w:rPr>
        <w:instrText>הערכה של תרגול נשימה מבוסס מיינדפולנס לניהול כאב</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אפקטים על</w:instrText>
      </w:r>
      <w:r w:rsidR="00785498" w:rsidRPr="0013159B">
        <w:rPr>
          <w:rFonts w:ascii="David" w:hAnsi="David" w:cs="David"/>
          <w:sz w:val="24"/>
          <w:szCs w:val="24"/>
          <w:lang w:val="en-GB" w:bidi="ar-SA"/>
        </w:rPr>
        <w:instrText xml:space="preserve"> well being </w:instrText>
      </w:r>
      <w:r w:rsidR="00785498" w:rsidRPr="0013159B">
        <w:rPr>
          <w:rFonts w:ascii="David" w:hAnsi="David" w:cs="David"/>
          <w:sz w:val="24"/>
          <w:szCs w:val="24"/>
          <w:rtl/>
          <w:lang w:val="en-GB"/>
        </w:rPr>
        <w:instrText>ומדדים רבים של מיינדפולנס</w:instrText>
      </w:r>
      <w:r w:rsidR="00785498" w:rsidRPr="0013159B">
        <w:rPr>
          <w:rFonts w:ascii="David" w:hAnsi="David" w:cs="David"/>
          <w:sz w:val="24"/>
          <w:szCs w:val="24"/>
          <w:lang w:val="en-GB" w:bidi="ar-SA"/>
        </w:rPr>
        <w:instrText xml:space="preserve">\n\n2 </w:instrText>
      </w:r>
      <w:r w:rsidR="00785498" w:rsidRPr="0013159B">
        <w:rPr>
          <w:rFonts w:ascii="David" w:hAnsi="David" w:cs="David"/>
          <w:sz w:val="24"/>
          <w:szCs w:val="24"/>
          <w:rtl/>
          <w:lang w:val="en-GB"/>
        </w:rPr>
        <w:instrText>מחקרים :1</w:instrText>
      </w:r>
      <w:r w:rsidR="00785498" w:rsidRPr="0013159B">
        <w:rPr>
          <w:rFonts w:ascii="David" w:hAnsi="David" w:cs="David"/>
          <w:sz w:val="24"/>
          <w:szCs w:val="24"/>
          <w:lang w:val="en-GB" w:bidi="ar-SA"/>
        </w:rPr>
        <w:instrText xml:space="preserve">\n1- </w:instrText>
      </w:r>
      <w:r w:rsidR="00785498" w:rsidRPr="0013159B">
        <w:rPr>
          <w:rFonts w:ascii="David" w:hAnsi="David" w:cs="David"/>
          <w:sz w:val="24"/>
          <w:szCs w:val="24"/>
          <w:rtl/>
          <w:lang w:val="en-GB"/>
        </w:rPr>
        <w:instrText>פיילוט - ההשפעה על איכות חיים של תרגול מבוסס נשימה לניהול כאב. נצפה אפקט מובהק בדיווח עצמי על דכאון</w:instrText>
      </w:r>
      <w:r w:rsidR="00785498" w:rsidRPr="0013159B">
        <w:rPr>
          <w:rFonts w:ascii="David" w:hAnsi="David" w:cs="David"/>
          <w:sz w:val="24"/>
          <w:szCs w:val="24"/>
          <w:lang w:val="en-GB" w:bidi="ar-SA"/>
        </w:rPr>
        <w:instrText xml:space="preserve">, ....\n2- </w:instrText>
      </w:r>
      <w:r w:rsidR="00785498" w:rsidRPr="0013159B">
        <w:rPr>
          <w:rFonts w:ascii="David" w:hAnsi="David" w:cs="David"/>
          <w:sz w:val="24"/>
          <w:szCs w:val="24"/>
          <w:rtl/>
          <w:lang w:val="en-GB"/>
        </w:rPr>
        <w:instrText>מדידות סויבקטיביות ואל בוביקטיביות של מיינדפולנס .לא נצפה שינוי בהשהיית קשב! מבחן</w:instrText>
      </w:r>
      <w:r w:rsidR="00785498" w:rsidRPr="0013159B">
        <w:rPr>
          <w:rFonts w:ascii="David" w:hAnsi="David" w:cs="David"/>
          <w:sz w:val="24"/>
          <w:szCs w:val="24"/>
          <w:lang w:val="en-GB" w:bidi="ar-SA"/>
        </w:rPr>
        <w:instrText xml:space="preserve"> IAT </w:instrText>
      </w:r>
      <w:r w:rsidR="00785498" w:rsidRPr="0013159B">
        <w:rPr>
          <w:rFonts w:ascii="David" w:hAnsi="David" w:cs="David"/>
          <w:sz w:val="24"/>
          <w:szCs w:val="24"/>
          <w:rtl/>
          <w:lang w:val="en-GB"/>
        </w:rPr>
        <w:instrText>תמך בעלייה בערנות לגירוי חיובי, לאחר ההתערבות</w:instrText>
      </w:r>
      <w:r w:rsidR="00785498" w:rsidRPr="0013159B">
        <w:rPr>
          <w:rFonts w:ascii="David" w:hAnsi="David" w:cs="David"/>
          <w:sz w:val="24"/>
          <w:szCs w:val="24"/>
          <w:lang w:val="en-GB" w:bidi="ar-SA"/>
        </w:rPr>
        <w:instrText>. \n</w:instrText>
      </w:r>
      <w:r w:rsidR="00785498" w:rsidRPr="0013159B">
        <w:rPr>
          <w:rFonts w:ascii="David" w:hAnsi="David" w:cs="David"/>
          <w:sz w:val="24"/>
          <w:szCs w:val="24"/>
          <w:rtl/>
          <w:lang w:val="en-GB"/>
        </w:rPr>
        <w:instrText>המחקר השני התמקד יותר</w:instrText>
      </w:r>
      <w:r w:rsidR="00785498" w:rsidRPr="0013159B">
        <w:rPr>
          <w:rFonts w:ascii="David" w:hAnsi="David" w:cs="David"/>
          <w:sz w:val="24"/>
          <w:szCs w:val="24"/>
          <w:lang w:val="en-GB" w:bidi="ar-SA"/>
        </w:rPr>
        <w:instrText xml:space="preserve"> </w:instrText>
      </w:r>
      <w:r w:rsidR="00785498" w:rsidRPr="0013159B">
        <w:rPr>
          <w:rFonts w:ascii="David" w:hAnsi="David" w:cs="David"/>
          <w:sz w:val="24"/>
          <w:szCs w:val="24"/>
          <w:rtl/>
          <w:lang w:val="en-GB"/>
        </w:rPr>
        <w:instrText>במנגנונים</w:instrText>
      </w:r>
      <w:r w:rsidR="00785498" w:rsidRPr="0013159B">
        <w:rPr>
          <w:rFonts w:ascii="David" w:hAnsi="David" w:cs="David"/>
          <w:sz w:val="24"/>
          <w:szCs w:val="24"/>
          <w:lang w:val="en-GB" w:bidi="ar-SA"/>
        </w:rPr>
        <w:instrText>.","page":"63-78","title":"Report the Breathworks Pain Management Programme : Effects on Well-Being and Multiple Measures of Mindfulness","type":"article-journal","volume":"78"},"uris":["http://www.mendeley.com/documents/?uuid=8c311a61-d185-475d-a33b-072423f44865"]},{"id":"ITEM-3","itemData":{"DOI":"10.1016/j.concog.2016.08.017","ISBN":"1090-2376\\r1053-8100","ISSN":"10902376","PMID":"27580462","abstract":"Mindfulness is theorised to improve attention regulation and other cognitive processes. This systematic review examines whether 8-week standardised and manualised mindfulness training programs such as Mindfulness Based Cognitive Therapy (MBCT) and Mindfulness Based Stress Reduction (MBSR) enhances attention, memory and executive function abilities measured by objective neuropsychological tests. Seven databases were searched resulting in 18 studies meeting inclusion criteria for review. Overall studies did not support attention or executive function improvements. We found preliminary evidence for improvements in working memory and autobiographical memory as well as cognitive flexibility and meta-awareness. Short-term mindfulness meditation training did not enhance theorised attentional pathways. Results call into question the theoretical underpinnings of mindfulness, further highlighting the need for a comprehensive theoretical framework.","author":[{"dropping-particle":"","family":"Lao","given":"So An","non-dropping-particle":"","parse-names":false,"suffix":""},{"dropping-particle":"","family":"Kissane","given":"David","non-dropping-particle":"","parse-names":false,"suffix":""},{"dropping-particle":"","family":"Meadows","given":"Graham","non-dropping-particle":"","parse-names":false,"suffix":""}],"container-title":"Consciousness and Cognition","id":"ITEM-3","issued":{"date-parts":[["2016"]]},"note":"</w:instrText>
      </w:r>
      <w:r w:rsidR="00785498" w:rsidRPr="0013159B">
        <w:rPr>
          <w:rFonts w:ascii="David" w:hAnsi="David" w:cs="David"/>
          <w:sz w:val="24"/>
          <w:szCs w:val="24"/>
          <w:rtl/>
          <w:lang w:val="en-GB"/>
        </w:rPr>
        <w:instrText>השפעות קוגניטביות של</w:instrText>
      </w:r>
      <w:r w:rsidR="00785498" w:rsidRPr="0013159B">
        <w:rPr>
          <w:rFonts w:ascii="David" w:hAnsi="David" w:cs="David"/>
          <w:sz w:val="24"/>
          <w:szCs w:val="24"/>
          <w:lang w:val="en-GB" w:bidi="ar-SA"/>
        </w:rPr>
        <w:instrText xml:space="preserve"> \nMBSR\\MBCT\n\n</w:instrText>
      </w:r>
      <w:r w:rsidR="00785498" w:rsidRPr="0013159B">
        <w:rPr>
          <w:rFonts w:ascii="David" w:hAnsi="David" w:cs="David"/>
          <w:sz w:val="24"/>
          <w:szCs w:val="24"/>
          <w:rtl/>
          <w:lang w:val="en-GB"/>
        </w:rPr>
        <w:instrText>מיינדפולנס באופו תיאורטי אמור לשפר בקרת קשב ותהליכים קוגניטביים אחרים</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מאמר סקירה זה סוקר את ה</w:instrText>
      </w:r>
      <w:r w:rsidR="00785498" w:rsidRPr="0013159B">
        <w:rPr>
          <w:rFonts w:ascii="David" w:hAnsi="David" w:cs="David"/>
          <w:sz w:val="24"/>
          <w:szCs w:val="24"/>
          <w:lang w:val="en-GB" w:bidi="ar-SA"/>
        </w:rPr>
        <w:instrText xml:space="preserve">-MBSR MBCT </w:instrText>
      </w:r>
      <w:r w:rsidR="00785498" w:rsidRPr="0013159B">
        <w:rPr>
          <w:rFonts w:ascii="David" w:hAnsi="David" w:cs="David"/>
          <w:sz w:val="24"/>
          <w:szCs w:val="24"/>
          <w:rtl/>
          <w:lang w:val="en-GB"/>
        </w:rPr>
        <w:instrText>בהקשר של קשב, זכרון וביצוע, מדידות נוירופיזיולוגיות</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בכללי - לא נמצא שיפור בפונק' ביצועיות</w:instrText>
      </w:r>
      <w:r w:rsidR="00785498" w:rsidRPr="0013159B">
        <w:rPr>
          <w:rFonts w:ascii="David" w:hAnsi="David" w:cs="David"/>
          <w:sz w:val="24"/>
          <w:szCs w:val="24"/>
          <w:lang w:val="en-GB" w:bidi="ar-SA"/>
        </w:rPr>
        <w:instrText>. \n</w:instrText>
      </w:r>
      <w:r w:rsidR="00785498" w:rsidRPr="0013159B">
        <w:rPr>
          <w:rFonts w:ascii="David" w:hAnsi="David" w:cs="David"/>
          <w:sz w:val="24"/>
          <w:szCs w:val="24"/>
          <w:rtl/>
          <w:lang w:val="en-GB"/>
        </w:rPr>
        <w:instrText>נמצאו ראיות ראשוניות לשיפור ב</w:instrText>
      </w:r>
      <w:r w:rsidR="00785498" w:rsidRPr="0013159B">
        <w:rPr>
          <w:rFonts w:ascii="David" w:hAnsi="David" w:cs="David"/>
          <w:sz w:val="24"/>
          <w:szCs w:val="24"/>
          <w:lang w:val="en-GB" w:bidi="ar-SA"/>
        </w:rPr>
        <w:instrText xml:space="preserve">-WM </w:instrText>
      </w:r>
      <w:r w:rsidR="00785498" w:rsidRPr="0013159B">
        <w:rPr>
          <w:rFonts w:ascii="David" w:hAnsi="David" w:cs="David"/>
          <w:sz w:val="24"/>
          <w:szCs w:val="24"/>
          <w:rtl/>
          <w:lang w:val="en-GB"/>
        </w:rPr>
        <w:instrText>ובזכרון אוטוביוגרפי</w:instrText>
      </w:r>
      <w:r w:rsidR="00785498" w:rsidRPr="0013159B">
        <w:rPr>
          <w:rFonts w:ascii="David" w:hAnsi="David" w:cs="David"/>
          <w:sz w:val="24"/>
          <w:szCs w:val="24"/>
          <w:lang w:val="en-GB" w:bidi="ar-SA"/>
        </w:rPr>
        <w:instrText xml:space="preserve"> .\n</w:instrText>
      </w:r>
      <w:r w:rsidR="00785498" w:rsidRPr="0013159B">
        <w:rPr>
          <w:rFonts w:ascii="David" w:hAnsi="David" w:cs="David"/>
          <w:sz w:val="24"/>
          <w:szCs w:val="24"/>
          <w:rtl/>
          <w:lang w:val="en-GB"/>
        </w:rPr>
        <w:instrText>ובגמישות קוגניטיביות ומטא-מודעות</w:instrText>
      </w:r>
      <w:r w:rsidR="00785498" w:rsidRPr="0013159B">
        <w:rPr>
          <w:rFonts w:ascii="David" w:hAnsi="David" w:cs="David"/>
          <w:sz w:val="24"/>
          <w:szCs w:val="24"/>
          <w:lang w:val="en-GB" w:bidi="ar-SA"/>
        </w:rPr>
        <w:instrText>.","page":"109-123","publisher":"Elsevier Inc.","title":"Cognitive effects of MBSR/MBCT: A systematic review of neuropsychological outcomes","type":"article-journal","volume":"45"},"uris":["http://www.mendeley.com/documents/?uuid=2893b431-8639-466d-8eaf-fa14607a6f18"]}],"mendeley":{"formattedCitation":"(Cusens et al., 2010; Lao et al., 2016; Nicole D. Anderson &amp; Mark A. Lau, 2007)","plainTextFormattedCitation":"(Cusens et al., 2010; Lao et al., 2016; Nicole D. Anderson &amp; Mark A. Lau, 2007)","previouslyFormattedCitation":"(Cusens et al., 2010; Lao et al., 2016; Nicole D. Anderson &amp; Mark A. Lau, 2007)"},"properties":{"noteIndex":0},"schema":"https://github.com/citation-style-language/schema/raw/master/csl-citation.json"}</w:instrText>
      </w:r>
      <w:r w:rsidR="00D42C78" w:rsidRPr="006A4A9B">
        <w:rPr>
          <w:rFonts w:ascii="David" w:hAnsi="David" w:cs="David"/>
          <w:sz w:val="24"/>
          <w:szCs w:val="24"/>
          <w:lang w:val="en-GB" w:bidi="ar-SA"/>
        </w:rPr>
        <w:fldChar w:fldCharType="separate"/>
      </w:r>
      <w:r w:rsidR="001E2173" w:rsidRPr="006A4A9B">
        <w:rPr>
          <w:rFonts w:ascii="David" w:hAnsi="David" w:cs="David"/>
          <w:noProof/>
          <w:sz w:val="24"/>
          <w:szCs w:val="24"/>
          <w:lang w:val="en-GB" w:bidi="ar-SA"/>
        </w:rPr>
        <w:t>(Cusens et al., 2010; Lao et al., 2016; Nicole D. Anderson &amp; Mark A. Lau, 2007)</w:t>
      </w:r>
      <w:r w:rsidR="00D42C78" w:rsidRPr="006A4A9B">
        <w:rPr>
          <w:rFonts w:ascii="David" w:hAnsi="David" w:cs="David"/>
          <w:sz w:val="24"/>
          <w:szCs w:val="24"/>
          <w:lang w:val="en-GB" w:bidi="ar-SA"/>
        </w:rPr>
        <w:fldChar w:fldCharType="end"/>
      </w:r>
      <w:r w:rsidR="00BA0D38" w:rsidRPr="006A4A9B">
        <w:rPr>
          <w:rFonts w:ascii="David" w:hAnsi="David" w:cs="David"/>
          <w:sz w:val="24"/>
          <w:szCs w:val="24"/>
          <w:lang w:val="en-GB" w:bidi="ar-SA"/>
        </w:rPr>
        <w:t xml:space="preserve">. </w:t>
      </w:r>
      <w:bookmarkEnd w:id="38"/>
      <w:bookmarkEnd w:id="39"/>
      <w:bookmarkEnd w:id="40"/>
      <w:r w:rsidR="00F50B10" w:rsidRPr="006A4A9B">
        <w:rPr>
          <w:rFonts w:ascii="David" w:hAnsi="David" w:cs="David"/>
          <w:b/>
          <w:bCs/>
          <w:sz w:val="24"/>
          <w:szCs w:val="24"/>
          <w:u w:val="single"/>
          <w:lang w:val="en-GB"/>
        </w:rPr>
        <w:t xml:space="preserve"> </w:t>
      </w:r>
      <w:r w:rsidR="009B58C7" w:rsidRPr="006A4A9B">
        <w:rPr>
          <w:rFonts w:ascii="David" w:hAnsi="David" w:cs="David"/>
          <w:b/>
          <w:bCs/>
          <w:sz w:val="24"/>
          <w:szCs w:val="24"/>
          <w:u w:val="single"/>
          <w:lang w:val="en-GB"/>
        </w:rPr>
        <w:t xml:space="preserve"> </w:t>
      </w:r>
    </w:p>
    <w:p w14:paraId="160B152F" w14:textId="7EDD21C2" w:rsidR="00CC78F9" w:rsidRPr="0013159B" w:rsidRDefault="00B21540" w:rsidP="00917BBA">
      <w:pPr>
        <w:pStyle w:val="ListParagraph"/>
        <w:numPr>
          <w:ilvl w:val="0"/>
          <w:numId w:val="22"/>
        </w:numPr>
        <w:spacing w:after="0"/>
        <w:outlineLvl w:val="0"/>
        <w:rPr>
          <w:rFonts w:ascii="David" w:hAnsi="David" w:cs="David"/>
          <w:b/>
          <w:bCs/>
          <w:sz w:val="24"/>
          <w:szCs w:val="24"/>
          <w:lang w:val="en-GB" w:bidi="ar-SA"/>
        </w:rPr>
      </w:pPr>
      <w:r w:rsidRPr="0013159B">
        <w:rPr>
          <w:rFonts w:ascii="David" w:hAnsi="David" w:cs="David"/>
          <w:b/>
          <w:bCs/>
          <w:sz w:val="24"/>
          <w:szCs w:val="24"/>
          <w:lang w:val="en-GB" w:bidi="ar-SA"/>
        </w:rPr>
        <w:t>External versus internal attention in MMT</w:t>
      </w:r>
    </w:p>
    <w:p w14:paraId="2EF1B78B" w14:textId="1BEC0780" w:rsidR="00AD2BF7" w:rsidRPr="0013159B" w:rsidDel="002A3BBF" w:rsidRDefault="00C50723" w:rsidP="00785498">
      <w:pPr>
        <w:rPr>
          <w:del w:id="56" w:author="0mer dar" w:date="2020-02-03T10:59:00Z"/>
          <w:rFonts w:ascii="David" w:hAnsi="David" w:cs="David"/>
          <w:sz w:val="24"/>
          <w:szCs w:val="24"/>
        </w:rPr>
      </w:pPr>
      <w:ins w:id="57" w:author="0mer dar" w:date="2020-01-15T17:26:00Z">
        <w:r w:rsidRPr="0013159B">
          <w:rPr>
            <w:rFonts w:ascii="David" w:hAnsi="David" w:cs="David"/>
            <w:sz w:val="24"/>
            <w:szCs w:val="24"/>
            <w:lang w:val="en-GB" w:bidi="ar-SA"/>
          </w:rPr>
          <w:lastRenderedPageBreak/>
          <w:tab/>
        </w:r>
      </w:ins>
      <w:r w:rsidR="001F4CBE" w:rsidRPr="0013159B">
        <w:rPr>
          <w:rFonts w:ascii="David" w:hAnsi="David" w:cs="David"/>
          <w:sz w:val="24"/>
          <w:szCs w:val="24"/>
          <w:lang w:val="en-GB" w:bidi="ar-SA"/>
        </w:rPr>
        <w:t>To understand this idea and its potential for M</w:t>
      </w:r>
      <w:r w:rsidR="00EA1D84" w:rsidRPr="0013159B">
        <w:rPr>
          <w:rFonts w:ascii="David" w:hAnsi="David" w:cs="David"/>
          <w:sz w:val="24"/>
          <w:szCs w:val="24"/>
          <w:lang w:val="en-GB" w:bidi="ar-SA"/>
        </w:rPr>
        <w:t>M</w:t>
      </w:r>
      <w:r w:rsidR="001F4CBE" w:rsidRPr="0013159B">
        <w:rPr>
          <w:rFonts w:ascii="David" w:hAnsi="David" w:cs="David"/>
          <w:sz w:val="24"/>
          <w:szCs w:val="24"/>
          <w:lang w:val="en-GB" w:bidi="ar-SA"/>
        </w:rPr>
        <w:t xml:space="preserve">T-attention research, </w:t>
      </w:r>
      <w:r w:rsidR="007C5B68" w:rsidRPr="0013159B">
        <w:rPr>
          <w:rFonts w:ascii="David" w:hAnsi="David" w:cs="David"/>
          <w:sz w:val="24"/>
          <w:szCs w:val="24"/>
          <w:lang w:val="en-GB" w:bidi="ar-SA"/>
        </w:rPr>
        <w:t xml:space="preserve">it is </w:t>
      </w:r>
      <w:r w:rsidR="001F4CBE" w:rsidRPr="0013159B">
        <w:rPr>
          <w:rFonts w:ascii="David" w:hAnsi="David" w:cs="David"/>
          <w:sz w:val="24"/>
          <w:szCs w:val="24"/>
          <w:lang w:val="en-GB" w:bidi="ar-SA"/>
        </w:rPr>
        <w:t xml:space="preserve">important to understand what characterized MMT-attention research to-date and why. </w:t>
      </w:r>
      <w:r w:rsidR="0007473C" w:rsidRPr="0013159B">
        <w:rPr>
          <w:rFonts w:ascii="David" w:hAnsi="David" w:cs="David"/>
          <w:sz w:val="24"/>
          <w:szCs w:val="24"/>
          <w:lang w:val="en-GB" w:bidi="ar-SA"/>
        </w:rPr>
        <w:t>MMT</w:t>
      </w:r>
      <w:r w:rsidR="002A5058" w:rsidRPr="0013159B">
        <w:rPr>
          <w:rFonts w:ascii="David" w:hAnsi="David" w:cs="David"/>
          <w:sz w:val="24"/>
          <w:szCs w:val="24"/>
          <w:lang w:val="en-GB" w:bidi="ar-SA"/>
        </w:rPr>
        <w:t>-</w:t>
      </w:r>
      <w:r w:rsidR="001045A9" w:rsidRPr="0013159B">
        <w:rPr>
          <w:rFonts w:ascii="David" w:hAnsi="David" w:cs="David"/>
          <w:sz w:val="24"/>
          <w:szCs w:val="24"/>
          <w:lang w:val="en-GB" w:bidi="ar-SA"/>
        </w:rPr>
        <w:t>attention</w:t>
      </w:r>
      <w:r w:rsidR="002A5058" w:rsidRPr="0013159B">
        <w:rPr>
          <w:rFonts w:ascii="David" w:hAnsi="David" w:cs="David"/>
          <w:sz w:val="24"/>
          <w:szCs w:val="24"/>
          <w:lang w:val="en-GB" w:bidi="ar-SA"/>
        </w:rPr>
        <w:t xml:space="preserve"> research </w:t>
      </w:r>
      <w:r w:rsidR="00CC78F9" w:rsidRPr="0013159B">
        <w:rPr>
          <w:rFonts w:ascii="David" w:hAnsi="David" w:cs="David"/>
          <w:sz w:val="24"/>
          <w:szCs w:val="24"/>
          <w:lang w:val="en-GB" w:bidi="ar-SA"/>
        </w:rPr>
        <w:t xml:space="preserve">has </w:t>
      </w:r>
      <w:r w:rsidR="00A0114F" w:rsidRPr="0013159B">
        <w:rPr>
          <w:rFonts w:ascii="David" w:hAnsi="David" w:cs="David"/>
          <w:sz w:val="24"/>
          <w:szCs w:val="24"/>
          <w:lang w:val="en-GB" w:bidi="ar-SA"/>
        </w:rPr>
        <w:t xml:space="preserve">largely focused on external sensory-perceptually mediated stimuli or </w:t>
      </w:r>
      <w:r w:rsidR="00A0114F" w:rsidRPr="0013159B">
        <w:rPr>
          <w:rFonts w:ascii="David" w:hAnsi="David" w:cs="David"/>
          <w:i/>
          <w:iCs/>
          <w:sz w:val="24"/>
          <w:szCs w:val="24"/>
          <w:lang w:val="en-GB" w:bidi="ar-SA"/>
        </w:rPr>
        <w:t>external attention</w:t>
      </w:r>
      <w:r w:rsidR="00A0114F" w:rsidRPr="0013159B">
        <w:rPr>
          <w:rFonts w:ascii="David" w:hAnsi="David" w:cs="David"/>
          <w:sz w:val="24"/>
          <w:szCs w:val="24"/>
          <w:lang w:val="en-GB" w:bidi="ar-SA"/>
        </w:rPr>
        <w:t xml:space="preserve"> (e.g., visual attention; </w:t>
      </w:r>
      <w:r w:rsidR="00A0114F" w:rsidRPr="006A4A9B">
        <w:rPr>
          <w:rFonts w:ascii="David" w:hAnsi="David" w:cs="David"/>
          <w:sz w:val="24"/>
          <w:szCs w:val="24"/>
          <w:lang w:val="en-GB" w:bidi="ar-SA"/>
        </w:rPr>
        <w:fldChar w:fldCharType="begin" w:fldLock="1"/>
      </w:r>
      <w:r w:rsidR="00785498" w:rsidRPr="006A4A9B">
        <w:rPr>
          <w:rFonts w:ascii="David" w:hAnsi="David" w:cs="David"/>
          <w:sz w:val="24"/>
          <w:szCs w:val="24"/>
          <w:lang w:val="en-GB" w:bidi="ar-SA"/>
        </w:rPr>
        <w:instrText>ADDIN CSL_CITATION {"citationItems":[{"id":"ITEM-1","itemData":{"DOI":"10.1146/annurev-neuro-062111-150525","ISBN":"3171527383","ISSN":"0147-006X","PMID":"22209601","abstract":"Here, we update our 1990 article, “The Attention System of the Human Brain.” The framework presented in the original article has helped to integrate behavioral, systems, cellular, and molecular approaches to common problem</w:instrText>
      </w:r>
      <w:r w:rsidR="00785498" w:rsidRPr="0013159B">
        <w:rPr>
          <w:rFonts w:ascii="David" w:hAnsi="David" w:cs="David"/>
          <w:sz w:val="24"/>
          <w:szCs w:val="24"/>
          <w:lang w:val="en-GB" w:bidi="ar-SA"/>
        </w:rPr>
        <w:instrText>s in attention research. Our framework has been both elaborated and expanded in subsequent years. Research on orienting and executive functions has supported the addition of new networks of brain regions. Developmental studies have shown important changes in control systems between infancy and childhood. In some Annual Review of Neuroscience cases, evidence has supported the role of specific genetic variations, often in conjunction with experience, that account for some of the individual differences in the efficiency of attentional networks. The findings have led to increased understanding of aspects of pathology and to some new interventions. Keywords","author":[{"dropping-particle":"","family":"Petersen","given":"Steven E.","non-dropping-particle":"","parse-names":false,"suffix":""},{"dropping-particle":"","family":"Posner","given":"Michael I.","non-dropping-particle":"","parse-names":false,"suffix":""}],"container-title":"Annual Review of Neuroscience","id":"ITEM-1","issue":"1","issued":{"date-parts":[["2012"]]},"note":"</w:instrText>
      </w:r>
      <w:r w:rsidR="00785498" w:rsidRPr="0013159B">
        <w:rPr>
          <w:rFonts w:ascii="David" w:hAnsi="David" w:cs="David"/>
          <w:sz w:val="24"/>
          <w:szCs w:val="24"/>
          <w:rtl/>
          <w:lang w:val="en-GB"/>
        </w:rPr>
        <w:instrText>מערכת הקשב של המוח האנושי: 20 שנים אחרי</w:instrText>
      </w:r>
      <w:r w:rsidR="00785498" w:rsidRPr="0013159B">
        <w:rPr>
          <w:rFonts w:ascii="David" w:hAnsi="David" w:cs="David"/>
          <w:sz w:val="24"/>
          <w:szCs w:val="24"/>
          <w:lang w:val="en-GB" w:bidi="ar-SA"/>
        </w:rPr>
        <w:instrText xml:space="preserve"> \n</w:instrText>
      </w:r>
      <w:r w:rsidR="00785498" w:rsidRPr="0013159B">
        <w:rPr>
          <w:rFonts w:ascii="David" w:hAnsi="David" w:cs="David"/>
          <w:sz w:val="24"/>
          <w:szCs w:val="24"/>
          <w:rtl/>
          <w:lang w:val="en-GB"/>
        </w:rPr>
        <w:instrText>פוזנר</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מאמר שלדעת יפתח יעזור לי להסגר טוב יותר על</w:instrText>
      </w:r>
      <w:r w:rsidR="00785498" w:rsidRPr="0013159B">
        <w:rPr>
          <w:rFonts w:ascii="David" w:hAnsi="David" w:cs="David"/>
          <w:sz w:val="24"/>
          <w:szCs w:val="24"/>
          <w:lang w:val="en-GB" w:bidi="ar-SA"/>
        </w:rPr>
        <w:instrText xml:space="preserve"> 3 </w:instrText>
      </w:r>
      <w:r w:rsidR="00785498" w:rsidRPr="0013159B">
        <w:rPr>
          <w:rFonts w:ascii="David" w:hAnsi="David" w:cs="David"/>
          <w:sz w:val="24"/>
          <w:szCs w:val="24"/>
          <w:rtl/>
          <w:lang w:val="en-GB"/>
        </w:rPr>
        <w:instrText>המערכות ולקשר אותן למיינדפולנס</w:instrText>
      </w:r>
      <w:r w:rsidR="00785498" w:rsidRPr="0013159B">
        <w:rPr>
          <w:rFonts w:ascii="David" w:hAnsi="David" w:cs="David"/>
          <w:sz w:val="24"/>
          <w:szCs w:val="24"/>
          <w:lang w:val="en-GB" w:bidi="ar-SA"/>
        </w:rPr>
        <w:instrText>","page":"73-89","title":"The Attention System of the Human Brain: 20 Years After","type":"article-journal","volume":"35"},"uris":["http://www.mendeley.com/documents/?uuid=486f2b64-6c87-4ffa-ac2d-3be0a03d2bde"]},{"id":"ITEM-2","itemData":{"DOI":"10.1146/annurev.neuro.13.1.25","ISSN":"0147006X","abstract":"Annu. Rev. Neurosci. 1990.13:25-42","author":[{"dropping-particle":"","family":"Posner","given":"M.","non-dropping-particle":"","parse-names":false,"suffix":""}],"container-title":"Annual Review of Neuroscience","id":"ITEM-2","issue":"1","issued":{"date-parts":[["1990"]]},"note":"</w:instrText>
      </w:r>
      <w:r w:rsidR="00785498" w:rsidRPr="0013159B">
        <w:rPr>
          <w:rFonts w:ascii="David" w:hAnsi="David" w:cs="David"/>
          <w:sz w:val="24"/>
          <w:szCs w:val="24"/>
          <w:rtl/>
          <w:lang w:val="en-GB"/>
        </w:rPr>
        <w:instrText>המאמר הקלאסי של פוזנר על רשתות הקשב</w:instrText>
      </w:r>
      <w:r w:rsidR="00785498" w:rsidRPr="0013159B">
        <w:rPr>
          <w:rFonts w:ascii="David" w:hAnsi="David" w:cs="David"/>
          <w:sz w:val="24"/>
          <w:szCs w:val="24"/>
          <w:lang w:val="en-GB" w:bidi="ar-SA"/>
        </w:rPr>
        <w:instrText xml:space="preserve"> -\n</w:instrText>
      </w:r>
      <w:r w:rsidR="00785498" w:rsidRPr="0013159B">
        <w:rPr>
          <w:rFonts w:ascii="David" w:hAnsi="David" w:cs="David"/>
          <w:sz w:val="24"/>
          <w:szCs w:val="24"/>
          <w:rtl/>
          <w:lang w:val="en-GB"/>
        </w:rPr>
        <w:instrText>האם מוזכר קשב ויזואלי</w:instrText>
      </w:r>
      <w:r w:rsidR="00785498" w:rsidRPr="0013159B">
        <w:rPr>
          <w:rFonts w:ascii="David" w:hAnsi="David" w:cs="David"/>
          <w:sz w:val="24"/>
          <w:szCs w:val="24"/>
          <w:lang w:val="en-GB" w:bidi="ar-SA"/>
        </w:rPr>
        <w:instrText>?","page":"25-42","title":"The Attention System Of The Human Brain","type":"article-journal","volume":"13"},"uris":["http://www.mendeley.com/documents/?uuid=5666ebbb-2b22-4bf0-a04d-d3f7a87d3db7"]}],"mendeley":{"formattedCitation":"(Petersen &amp; Posner, 2012; Posner, 1990)","plainTextFormattedCitation":"(Petersen &amp; Posner, 2012; Posner, 1990)","previouslyFormattedCitation":"(Petersen &amp; Posner, 2012; Posner, 1990)"},"properties":{"noteIndex":0},"schema":"https://github.com/citation-style-language/schema/raw/master/csl-citation.json"}</w:instrText>
      </w:r>
      <w:r w:rsidR="00A0114F" w:rsidRPr="006A4A9B">
        <w:rPr>
          <w:rFonts w:ascii="David" w:hAnsi="David" w:cs="David"/>
          <w:sz w:val="24"/>
          <w:szCs w:val="24"/>
          <w:lang w:val="en-GB" w:bidi="ar-SA"/>
        </w:rPr>
        <w:fldChar w:fldCharType="separate"/>
      </w:r>
      <w:r w:rsidR="001E2173" w:rsidRPr="006A4A9B">
        <w:rPr>
          <w:rFonts w:ascii="David" w:hAnsi="David" w:cs="David"/>
          <w:noProof/>
          <w:sz w:val="24"/>
          <w:szCs w:val="24"/>
          <w:lang w:val="en-GB" w:bidi="ar-SA"/>
        </w:rPr>
        <w:t>(Petersen &amp; Posner, 2012; Posner, 1990)</w:t>
      </w:r>
      <w:r w:rsidR="00A0114F" w:rsidRPr="006A4A9B">
        <w:rPr>
          <w:rFonts w:ascii="David" w:hAnsi="David" w:cs="David"/>
          <w:sz w:val="24"/>
          <w:szCs w:val="24"/>
          <w:lang w:val="en-GB" w:bidi="ar-SA"/>
        </w:rPr>
        <w:fldChar w:fldCharType="end"/>
      </w:r>
      <w:r w:rsidR="00F441EE" w:rsidRPr="006A4A9B">
        <w:rPr>
          <w:rFonts w:ascii="David" w:hAnsi="David" w:cs="David"/>
          <w:sz w:val="24"/>
          <w:szCs w:val="24"/>
          <w:lang w:val="en-GB" w:bidi="ar-SA"/>
        </w:rPr>
        <w:t xml:space="preserve">, </w:t>
      </w:r>
      <w:r w:rsidR="00160F4C" w:rsidRPr="006A4A9B">
        <w:rPr>
          <w:rFonts w:ascii="David" w:hAnsi="David" w:cs="David"/>
          <w:sz w:val="24"/>
          <w:szCs w:val="24"/>
          <w:lang w:val="en-GB" w:bidi="ar-SA"/>
        </w:rPr>
        <w:t>typically emotionally-</w:t>
      </w:r>
      <w:r w:rsidR="007C5B68" w:rsidRPr="006A4A9B">
        <w:rPr>
          <w:rFonts w:ascii="David" w:hAnsi="David" w:cs="David"/>
          <w:sz w:val="24"/>
          <w:szCs w:val="24"/>
          <w:lang w:val="en-GB" w:bidi="ar-SA"/>
        </w:rPr>
        <w:t>neutral stimuli (e.g., arrows on the screen in the ANT task)</w:t>
      </w:r>
      <w:r w:rsidR="00F441EE" w:rsidRPr="0013159B">
        <w:rPr>
          <w:rFonts w:ascii="David" w:hAnsi="David" w:cs="David"/>
          <w:sz w:val="24"/>
          <w:szCs w:val="24"/>
          <w:lang w:val="en-GB" w:bidi="ar-SA"/>
        </w:rPr>
        <w:t xml:space="preserve"> </w:t>
      </w:r>
      <w:r w:rsidR="00F441EE" w:rsidRPr="006A4A9B">
        <w:rPr>
          <w:rFonts w:ascii="David" w:hAnsi="David" w:cs="David"/>
          <w:sz w:val="24"/>
          <w:szCs w:val="24"/>
          <w:lang w:val="en-GB" w:bidi="ar-SA"/>
        </w:rPr>
        <w:fldChar w:fldCharType="begin" w:fldLock="1"/>
      </w:r>
      <w:r w:rsidR="00785498" w:rsidRPr="006A4A9B">
        <w:rPr>
          <w:rFonts w:ascii="David" w:hAnsi="David" w:cs="David"/>
          <w:sz w:val="24"/>
          <w:szCs w:val="24"/>
          <w:lang w:val="en-GB" w:bidi="ar-SA"/>
        </w:rPr>
        <w:instrText>ADDIN CSL_CITATION {"citationItems":[{"id":"ITEM-1","itemData":{"DOI":"10.1007/s10608-011-9411-x","ISSN":"01475916","abstract":"Mindfulness-based cognitive therapy (MBCT) has been demonstrated to be successful in the prevention of relapse in patients with recurrent major dep</w:instrText>
      </w:r>
      <w:r w:rsidR="00785498" w:rsidRPr="0013159B">
        <w:rPr>
          <w:rFonts w:ascii="David" w:hAnsi="David" w:cs="David"/>
          <w:sz w:val="24"/>
          <w:szCs w:val="24"/>
          <w:lang w:val="en-GB" w:bidi="ar-SA"/>
        </w:rPr>
        <w:instrText>ressive disorder (MDD). With regard to its working mechanisms, it is hypothesized that mindfulness meditation influences the processing of emotional information and that it could therefore reduce cognitive vulnerability factors that are observed during and after remission of depressive episodes. In this study we investigated the effects of an 8 week MBCT training versus no intervention on the facilitation and inhibition of attention for sad versus happy faces in a group of people with a history of MDD, N = 45. The comparison group consisted of a non-treatment seeking group with a history of MDD, recruited from the community, N = 26. At baseline, we found that formerly depressed patients who applied for MBCT training inhibited attention for positive information, and showed facilitation of attention for negative information. However, the comparison group did not show similar attentional characteristics. After MBCT, participants showed a reduced facilitation of attention for negative information and a reduced inhibition of attention for positive information, which is indicative of open attention towards all emotional information. © Springer Science+Business Media, LLC 2011.","author":[{"dropping-particle":"","family":"Raedt","given":"Rudi","non-dropping-particle":"De","parse-names":false,"suffix":""},{"dropping-particle":"","family":"Baert","given":"Saskia","non-dropping-particle":"","parse-names":false,"suffix":""},{"dropping-particle":"","family":"Demeyer","given":"Ineke","non-dropping-particle":"","parse-names":false,"suffix":""},{"dropping-particle":"","family":"Goeleven","given":"Ellen","non-dropping-particle":"","parse-names":false,"suffix":""},{"dropping-particle":"","family":"Raes","given":"An","non-dropping-particle":"","parse-names":false,"suffix":""},{"dropping-particle":"","family":"Visser","given":"Adriaan","non-dropping-particle":"","parse-names":false,"suffix":""},{"dropping-particle":"","family":"Wysmans","given":"Michel","non-dropping-particle":"","parse-names":false,"suffix":""},{"dropping-particle":"","family":"Jansen","given":"Erik","non-dropping-particle":"","parse-names":false,"suffix":""},{"dropping-particle":"","family":"Schacht","given":"Rik","non-dropping-particle":"","parse-names":false,"suffix":""},{"dropping-particle":"","family":"Aalderen","given":"Joel R.","non-dropping-particle":"Van","parse-names":false,"suffix":""},{"dropping-particle":"","family":"Speckens","given":"Anne","non-dropping-particle":"","parse-names":false,"suffix":""}],"container-title":"Cognitive Therapy and Research","id":"ITEM-1","issue":"6","issued":{"date-parts":[["2012"]]},"note":"</w:instrText>
      </w:r>
      <w:r w:rsidR="00785498" w:rsidRPr="0013159B">
        <w:rPr>
          <w:rFonts w:ascii="David" w:hAnsi="David" w:cs="David"/>
          <w:sz w:val="24"/>
          <w:szCs w:val="24"/>
          <w:rtl/>
          <w:lang w:val="en-GB"/>
        </w:rPr>
        <w:instrText>סופר רלבנטי</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לקרוא לעומק</w:instrText>
      </w:r>
      <w:r w:rsidR="00785498" w:rsidRPr="0013159B">
        <w:rPr>
          <w:rFonts w:ascii="David" w:hAnsi="David" w:cs="David"/>
          <w:sz w:val="24"/>
          <w:szCs w:val="24"/>
          <w:lang w:val="en-GB" w:bidi="ar-SA"/>
        </w:rPr>
        <w:instrText>!\n\n</w:instrText>
      </w:r>
      <w:r w:rsidR="00785498" w:rsidRPr="0013159B">
        <w:rPr>
          <w:rFonts w:ascii="David" w:hAnsi="David" w:cs="David"/>
          <w:sz w:val="24"/>
          <w:szCs w:val="24"/>
          <w:rtl/>
          <w:lang w:val="en-GB"/>
        </w:rPr>
        <w:instrText>בדיוק קשור למחקר שאנחנו רוצים לבדוק ב</w:instrText>
      </w:r>
      <w:r w:rsidR="00785498" w:rsidRPr="0013159B">
        <w:rPr>
          <w:rFonts w:ascii="David" w:hAnsi="David" w:cs="David"/>
          <w:sz w:val="24"/>
          <w:szCs w:val="24"/>
          <w:lang w:val="en-GB" w:bidi="ar-SA"/>
        </w:rPr>
        <w:instrText>-dichotic 1 back\n\n</w:instrText>
      </w:r>
      <w:r w:rsidR="00785498" w:rsidRPr="0013159B">
        <w:rPr>
          <w:rFonts w:ascii="David" w:hAnsi="David" w:cs="David"/>
          <w:sz w:val="24"/>
          <w:szCs w:val="24"/>
          <w:rtl/>
          <w:lang w:val="en-GB"/>
        </w:rPr>
        <w:instrText>סלקציה</w:instrText>
      </w:r>
      <w:r w:rsidR="00785498" w:rsidRPr="0013159B">
        <w:rPr>
          <w:rFonts w:ascii="David" w:hAnsi="David" w:cs="David"/>
          <w:sz w:val="24"/>
          <w:szCs w:val="24"/>
          <w:lang w:val="en-GB" w:bidi="ar-SA"/>
        </w:rPr>
        <w:instrText>","page":"612-620","title":"Changes in attentional processing of emotional information following mindfulness-based cognitive therapy in people with a history of depression: Towards an open attention for all emotional experiences","type":"article-journal","volume":"36"},"uris":["http://www.mendeley.com/documents/?uuid=b639f789-3adb-4e1f-850b-ad13d9edea70"]}],"mendeley":{"formattedCitation":"(De Raedt et al., 2012)","plainTextFormattedCitation":"(De Raedt et al., 2012)","previouslyFormattedCitation":"(De Raedt et al., 2012)"},"properties":{"noteIndex":0},"schema":"https://github.com/citation-style-language/schema/raw/master/csl-citation.json"}</w:instrText>
      </w:r>
      <w:r w:rsidR="00F441EE" w:rsidRPr="006A4A9B">
        <w:rPr>
          <w:rFonts w:ascii="David" w:hAnsi="David" w:cs="David"/>
          <w:sz w:val="24"/>
          <w:szCs w:val="24"/>
          <w:lang w:val="en-GB" w:bidi="ar-SA"/>
        </w:rPr>
        <w:fldChar w:fldCharType="separate"/>
      </w:r>
      <w:r w:rsidR="001E2173" w:rsidRPr="006A4A9B">
        <w:rPr>
          <w:rFonts w:ascii="David" w:hAnsi="David" w:cs="David"/>
          <w:noProof/>
          <w:sz w:val="24"/>
          <w:szCs w:val="24"/>
          <w:lang w:val="en-GB" w:bidi="ar-SA"/>
        </w:rPr>
        <w:t>(De Raedt et al., 2012)</w:t>
      </w:r>
      <w:r w:rsidR="00F441EE" w:rsidRPr="006A4A9B">
        <w:rPr>
          <w:rFonts w:ascii="David" w:hAnsi="David" w:cs="David"/>
          <w:sz w:val="24"/>
          <w:szCs w:val="24"/>
          <w:lang w:val="en-GB" w:bidi="ar-SA"/>
        </w:rPr>
        <w:fldChar w:fldCharType="end"/>
      </w:r>
      <w:r w:rsidR="00A0114F" w:rsidRPr="006A4A9B">
        <w:rPr>
          <w:rFonts w:ascii="David" w:hAnsi="David" w:cs="David"/>
          <w:sz w:val="24"/>
          <w:szCs w:val="24"/>
          <w:lang w:val="en-GB" w:bidi="ar-SA"/>
        </w:rPr>
        <w:t>. This is not surprising in that the very large majority of cognitive-</w:t>
      </w:r>
      <w:r w:rsidR="00636986" w:rsidRPr="006A4A9B">
        <w:rPr>
          <w:rFonts w:ascii="David" w:hAnsi="David" w:cs="David"/>
          <w:sz w:val="24"/>
          <w:szCs w:val="24"/>
          <w:lang w:val="en-GB" w:bidi="ar-SA"/>
        </w:rPr>
        <w:t>experimental</w:t>
      </w:r>
      <w:r w:rsidR="00A0114F" w:rsidRPr="0013159B">
        <w:rPr>
          <w:rFonts w:ascii="David" w:hAnsi="David" w:cs="David"/>
          <w:sz w:val="24"/>
          <w:szCs w:val="24"/>
          <w:lang w:val="en-GB" w:bidi="ar-SA"/>
        </w:rPr>
        <w:t xml:space="preserve"> study of attention to-date has focused on external attention </w:t>
      </w:r>
      <w:r w:rsidR="0088417B"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{"citationItems":[{"id":"ITEM-1","itemData":{"DOI":"10.1146/annurev.psych.093008.100427","ISBN":"1545-2085 (Electronic)\\n0066-4308 (Linking)","ISSN":"0066-4308","PMID":"19575619","abstract":"Attention is a core property of all perceptual and cognitive ope</w:instrText>
      </w:r>
      <w:r w:rsidR="00785498" w:rsidRPr="0013159B">
        <w:rPr>
          <w:rFonts w:ascii="David" w:hAnsi="David" w:cs="David"/>
          <w:sz w:val="24"/>
          <w:szCs w:val="24"/>
        </w:rPr>
        <w:instrText>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 — 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B.","non-dropping-particle":"","parse-names":false,"suffix":""}],"container-title":"Ssrn","id":"ITEM-1","issued":{"date-parts":[["2010"]]},"note":"</w:instrText>
      </w:r>
      <w:r w:rsidR="00785498" w:rsidRPr="0013159B">
        <w:rPr>
          <w:rFonts w:ascii="David" w:hAnsi="David" w:cs="David"/>
          <w:sz w:val="24"/>
          <w:szCs w:val="24"/>
          <w:rtl/>
        </w:rPr>
        <w:instrText>מהסימוכין של יפתח - צ'ון</w:instrText>
      </w:r>
      <w:r w:rsidR="00785498" w:rsidRPr="0013159B">
        <w:rPr>
          <w:rFonts w:ascii="David" w:hAnsi="David" w:cs="David"/>
          <w:sz w:val="24"/>
          <w:szCs w:val="24"/>
        </w:rPr>
        <w:instrText>\n</w:instrText>
      </w:r>
      <w:r w:rsidR="00785498" w:rsidRPr="0013159B">
        <w:rPr>
          <w:rFonts w:ascii="David" w:hAnsi="David" w:cs="David"/>
          <w:sz w:val="24"/>
          <w:szCs w:val="24"/>
          <w:rtl/>
        </w:rPr>
        <w:instrText>טקסומוניה של קשב חיצוני ופנימי</w:instrText>
      </w:r>
      <w:r w:rsidR="00785498" w:rsidRPr="0013159B">
        <w:rPr>
          <w:rFonts w:ascii="David" w:hAnsi="David" w:cs="David"/>
          <w:sz w:val="24"/>
          <w:szCs w:val="24"/>
        </w:rPr>
        <w:instrText xml:space="preserve"> \n2011\n</w:instrText>
      </w:r>
      <w:r w:rsidR="00785498" w:rsidRPr="0013159B">
        <w:rPr>
          <w:rFonts w:ascii="David" w:hAnsi="David" w:cs="David"/>
          <w:sz w:val="24"/>
          <w:szCs w:val="24"/>
          <w:rtl/>
        </w:rPr>
        <w:instrText>קשב - קבולת מוגבלת, סלקציה, מודולציה והשהיית פוקוס על מידע רלבנטי להתנהגות</w:instrText>
      </w:r>
      <w:r w:rsidR="00785498" w:rsidRPr="0013159B">
        <w:rPr>
          <w:rFonts w:ascii="David" w:hAnsi="David" w:cs="David"/>
          <w:sz w:val="24"/>
          <w:szCs w:val="24"/>
        </w:rPr>
        <w:instrText>.\n</w:instrText>
      </w:r>
      <w:r w:rsidR="00785498" w:rsidRPr="0013159B">
        <w:rPr>
          <w:rFonts w:ascii="David" w:hAnsi="David" w:cs="David"/>
          <w:sz w:val="24"/>
          <w:szCs w:val="24"/>
          <w:rtl/>
        </w:rPr>
        <w:instrText>טקסונומיה המתבססת על המטרות אליהן מוכוון הקשב, המבחינה בין גירוי חיצוני לפנימי</w:instrText>
      </w:r>
      <w:r w:rsidR="00785498" w:rsidRPr="0013159B">
        <w:rPr>
          <w:rFonts w:ascii="David" w:hAnsi="David" w:cs="David"/>
          <w:sz w:val="24"/>
          <w:szCs w:val="24"/>
        </w:rPr>
        <w:instrText>.\n</w:instrText>
      </w:r>
      <w:r w:rsidR="00785498" w:rsidRPr="0013159B">
        <w:rPr>
          <w:rFonts w:ascii="David" w:hAnsi="David" w:cs="David"/>
          <w:sz w:val="24"/>
          <w:szCs w:val="24"/>
          <w:rtl/>
        </w:rPr>
        <w:instrText>חיצוני - מידע סנסורי, מקומות במרחב, נקודות זמן, מודולריות</w:instrText>
      </w:r>
      <w:r w:rsidR="00785498" w:rsidRPr="0013159B">
        <w:rPr>
          <w:rFonts w:ascii="David" w:hAnsi="David" w:cs="David"/>
          <w:sz w:val="24"/>
          <w:szCs w:val="24"/>
        </w:rPr>
        <w:instrText>.?\n</w:instrText>
      </w:r>
      <w:r w:rsidR="00785498" w:rsidRPr="0013159B">
        <w:rPr>
          <w:rFonts w:ascii="David" w:hAnsi="David" w:cs="David"/>
          <w:sz w:val="24"/>
          <w:szCs w:val="24"/>
          <w:rtl/>
        </w:rPr>
        <w:instrText>פנימי - סלקציה, מודולציה ושימור מידע</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פנימי, משחקי תפקידים, תגובות זכרן ארוך טווח או</w:instrText>
      </w:r>
      <w:r w:rsidR="00785498" w:rsidRPr="0013159B">
        <w:rPr>
          <w:rFonts w:ascii="David" w:hAnsi="David" w:cs="David"/>
          <w:sz w:val="24"/>
          <w:szCs w:val="24"/>
        </w:rPr>
        <w:instrText xml:space="preserve"> WM.\nWM - </w:instrText>
      </w:r>
      <w:r w:rsidR="00785498" w:rsidRPr="0013159B">
        <w:rPr>
          <w:rFonts w:ascii="David" w:hAnsi="David" w:cs="David"/>
          <w:sz w:val="24"/>
          <w:szCs w:val="24"/>
          <w:rtl/>
        </w:rPr>
        <w:instrText>הקישור בין פנים לחוץ</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למה</w:instrText>
      </w:r>
      <w:r w:rsidR="00785498" w:rsidRPr="0013159B">
        <w:rPr>
          <w:rFonts w:ascii="David" w:hAnsi="David" w:cs="David"/>
          <w:sz w:val="24"/>
          <w:szCs w:val="24"/>
        </w:rPr>
        <w:instrText>? \n</w:instrText>
      </w:r>
      <w:r w:rsidR="00785498" w:rsidRPr="0013159B">
        <w:rPr>
          <w:rFonts w:ascii="David" w:hAnsi="David" w:cs="David"/>
          <w:sz w:val="24"/>
          <w:szCs w:val="24"/>
          <w:rtl/>
        </w:rPr>
        <w:instrText>מנגנונים נוריונליים</w:instrText>
      </w:r>
      <w:r w:rsidR="00785498" w:rsidRPr="0013159B">
        <w:rPr>
          <w:rFonts w:ascii="David" w:hAnsi="David" w:cs="David"/>
          <w:sz w:val="24"/>
          <w:szCs w:val="24"/>
        </w:rPr>
        <w:instrText>","title":"A Taxonomy of External and Internal Attention","type":"article-journal"},"uris":["http://www.mendeley.com/documents/?uuid=4319ca16-84f8-4960-9d24-734e9f0e99e9"]}],"mendeley":{"formattedCitation":"(Chun, Golomb, &amp; Turk-Browne, 2010)","plainTextFormattedCitation":"(Chun, Golomb, &amp; Turk-Browne, 2010)","previouslyFormattedCitation":"(Chun, Golomb, &amp; Turk-Browne, 2010)"},"properties":{"noteIndex":0},"schema":"https://github.com/citation-style-language/schema/raw/master/csl-citation.json"}</w:instrText>
      </w:r>
      <w:r w:rsidR="0088417B" w:rsidRPr="006A4A9B">
        <w:rPr>
          <w:rFonts w:ascii="David" w:hAnsi="David" w:cs="David"/>
          <w:sz w:val="24"/>
          <w:szCs w:val="24"/>
        </w:rPr>
        <w:fldChar w:fldCharType="separate"/>
      </w:r>
      <w:r w:rsidR="001E2173" w:rsidRPr="006A4A9B">
        <w:rPr>
          <w:rFonts w:ascii="David" w:hAnsi="David" w:cs="David"/>
          <w:noProof/>
          <w:sz w:val="24"/>
          <w:szCs w:val="24"/>
        </w:rPr>
        <w:t>(Chun, Golomb, &amp; Turk-Browne, 2010)</w:t>
      </w:r>
      <w:r w:rsidR="0088417B" w:rsidRPr="006A4A9B">
        <w:rPr>
          <w:rFonts w:ascii="David" w:hAnsi="David" w:cs="David"/>
          <w:sz w:val="24"/>
          <w:szCs w:val="24"/>
        </w:rPr>
        <w:fldChar w:fldCharType="end"/>
      </w:r>
      <w:r w:rsidR="0088417B" w:rsidRPr="006A4A9B">
        <w:rPr>
          <w:rFonts w:ascii="David" w:hAnsi="David" w:cs="David"/>
          <w:sz w:val="24"/>
          <w:szCs w:val="24"/>
        </w:rPr>
        <w:t xml:space="preserve">. </w:t>
      </w:r>
      <w:r w:rsidR="00A5728C" w:rsidRPr="006A4A9B">
        <w:rPr>
          <w:rFonts w:ascii="David" w:hAnsi="David" w:cs="David"/>
          <w:sz w:val="24"/>
          <w:szCs w:val="24"/>
        </w:rPr>
        <w:t>Indeed,</w:t>
      </w:r>
      <w:r w:rsidR="00854DED" w:rsidRPr="006A4A9B">
        <w:rPr>
          <w:rFonts w:ascii="David" w:hAnsi="David" w:cs="David"/>
          <w:sz w:val="24"/>
          <w:szCs w:val="24"/>
        </w:rPr>
        <w:t xml:space="preserve"> MMT study of attention has relied on measurement methods and common paradigmatic approach to the study of attentional processes from decades-o</w:t>
      </w:r>
      <w:r w:rsidR="00854DED" w:rsidRPr="0013159B">
        <w:rPr>
          <w:rFonts w:ascii="David" w:hAnsi="David" w:cs="David"/>
          <w:sz w:val="24"/>
          <w:szCs w:val="24"/>
        </w:rPr>
        <w:t xml:space="preserve">ld </w:t>
      </w:r>
      <w:r w:rsidR="00334FD8" w:rsidRPr="0013159B">
        <w:rPr>
          <w:rFonts w:ascii="David" w:hAnsi="David" w:cs="David"/>
          <w:sz w:val="24"/>
          <w:szCs w:val="24"/>
        </w:rPr>
        <w:t xml:space="preserve">attention, </w:t>
      </w:r>
      <w:r w:rsidR="00854DED" w:rsidRPr="0013159B">
        <w:rPr>
          <w:rFonts w:ascii="David" w:hAnsi="David" w:cs="David"/>
          <w:sz w:val="24"/>
          <w:szCs w:val="24"/>
        </w:rPr>
        <w:t>perception and psychophysics literature (</w:t>
      </w:r>
      <w:r w:rsidR="00B67D58" w:rsidRPr="0013159B">
        <w:rPr>
          <w:rFonts w:ascii="David" w:hAnsi="David" w:cs="David"/>
          <w:sz w:val="24"/>
          <w:szCs w:val="24"/>
        </w:rPr>
        <w:t xml:space="preserve">see section 3 </w:t>
      </w:r>
      <w:r w:rsidR="00A278BC" w:rsidRPr="0013159B">
        <w:rPr>
          <w:rFonts w:ascii="David" w:hAnsi="David" w:cs="David"/>
          <w:sz w:val="24"/>
          <w:szCs w:val="24"/>
        </w:rPr>
        <w:t>above</w:t>
      </w:r>
      <w:r w:rsidR="00854DED" w:rsidRPr="0013159B">
        <w:rPr>
          <w:rFonts w:ascii="David" w:hAnsi="David" w:cs="David"/>
          <w:sz w:val="24"/>
          <w:szCs w:val="24"/>
        </w:rPr>
        <w:t xml:space="preserve">). </w:t>
      </w:r>
      <w:r w:rsidR="006412DF" w:rsidRPr="0013159B">
        <w:rPr>
          <w:rFonts w:ascii="David" w:hAnsi="David" w:cs="David"/>
          <w:sz w:val="24"/>
          <w:szCs w:val="24"/>
        </w:rPr>
        <w:t xml:space="preserve">Indeed, attention processes including sustained attention, selection, and attentional control are inferred </w:t>
      </w:r>
      <w:r w:rsidR="001F4CBE" w:rsidRPr="0013159B">
        <w:rPr>
          <w:rFonts w:ascii="David" w:hAnsi="David" w:cs="David"/>
          <w:sz w:val="24"/>
          <w:szCs w:val="24"/>
        </w:rPr>
        <w:t xml:space="preserve">from </w:t>
      </w:r>
      <w:r w:rsidR="006412DF" w:rsidRPr="0013159B">
        <w:rPr>
          <w:rFonts w:ascii="David" w:hAnsi="David" w:cs="David"/>
          <w:sz w:val="24"/>
          <w:szCs w:val="24"/>
        </w:rPr>
        <w:t xml:space="preserve">performance-based cognitive-experimental tasks by </w:t>
      </w:r>
      <w:r w:rsidR="00CC0D1D" w:rsidRPr="0013159B">
        <w:rPr>
          <w:rFonts w:ascii="David" w:hAnsi="David" w:cs="David"/>
          <w:sz w:val="24"/>
          <w:szCs w:val="24"/>
        </w:rPr>
        <w:t>experimentally</w:t>
      </w:r>
      <w:r w:rsidR="006412DF" w:rsidRPr="0013159B">
        <w:rPr>
          <w:rFonts w:ascii="David" w:hAnsi="David" w:cs="David"/>
          <w:sz w:val="24"/>
          <w:szCs w:val="24"/>
        </w:rPr>
        <w:t xml:space="preserve"> controlling the content, timing, and location of stimuli. Naturally, doing so for sensory-perceptually mediated (e.g., visual) stimuli is far easier than achieving similar </w:t>
      </w:r>
      <w:r w:rsidR="00CC0D1D" w:rsidRPr="0013159B">
        <w:rPr>
          <w:rFonts w:ascii="David" w:hAnsi="David" w:cs="David"/>
          <w:sz w:val="24"/>
          <w:szCs w:val="24"/>
        </w:rPr>
        <w:t>experimental</w:t>
      </w:r>
      <w:r w:rsidR="006412DF" w:rsidRPr="0013159B">
        <w:rPr>
          <w:rFonts w:ascii="David" w:hAnsi="David" w:cs="David"/>
          <w:sz w:val="24"/>
          <w:szCs w:val="24"/>
        </w:rPr>
        <w:t xml:space="preserve"> control over internal objects of experiences (Amir et al., </w:t>
      </w:r>
      <w:r w:rsidR="006412DF" w:rsidRPr="0013159B">
        <w:rPr>
          <w:rFonts w:ascii="David" w:hAnsi="David" w:cs="David"/>
          <w:sz w:val="24"/>
          <w:szCs w:val="24"/>
          <w:highlight w:val="cyan"/>
        </w:rPr>
        <w:t>CITE</w:t>
      </w:r>
      <w:r w:rsidR="006412DF" w:rsidRPr="0013159B">
        <w:rPr>
          <w:rFonts w:ascii="David" w:hAnsi="David" w:cs="David"/>
          <w:sz w:val="24"/>
          <w:szCs w:val="24"/>
        </w:rPr>
        <w:t xml:space="preserve">). </w:t>
      </w:r>
      <w:r w:rsidR="008B6827" w:rsidRPr="0013159B">
        <w:rPr>
          <w:rFonts w:ascii="David" w:hAnsi="David" w:cs="David"/>
          <w:sz w:val="24"/>
          <w:szCs w:val="24"/>
        </w:rPr>
        <w:t xml:space="preserve">Yet, as reviewed above, mindful awareness as well as MMT practices are focused on present moment attention and awareness of internal objects of experiences – including </w:t>
      </w:r>
      <w:r w:rsidR="008B6827" w:rsidRPr="0013159B">
        <w:rPr>
          <w:rFonts w:ascii="David" w:hAnsi="David" w:cs="David"/>
          <w:b/>
          <w:bCs/>
          <w:sz w:val="24"/>
          <w:szCs w:val="24"/>
        </w:rPr>
        <w:t>mind</w:t>
      </w:r>
      <w:r w:rsidR="008B6827" w:rsidRPr="0013159B">
        <w:rPr>
          <w:rFonts w:ascii="David" w:hAnsi="David" w:cs="David"/>
          <w:sz w:val="24"/>
          <w:szCs w:val="24"/>
        </w:rPr>
        <w:t xml:space="preserve"> or mental experiences (e.g., thoughts, memories), </w:t>
      </w:r>
      <w:r w:rsidR="008B6827" w:rsidRPr="0013159B">
        <w:rPr>
          <w:rFonts w:ascii="David" w:hAnsi="David" w:cs="David"/>
          <w:b/>
          <w:bCs/>
          <w:sz w:val="24"/>
          <w:szCs w:val="24"/>
        </w:rPr>
        <w:t>body</w:t>
      </w:r>
      <w:r w:rsidR="008B6827" w:rsidRPr="0013159B">
        <w:rPr>
          <w:rFonts w:ascii="David" w:hAnsi="David" w:cs="David"/>
          <w:sz w:val="24"/>
          <w:szCs w:val="24"/>
        </w:rPr>
        <w:t xml:space="preserve"> (e.g., breath, bodily sensations), and </w:t>
      </w:r>
      <w:r w:rsidR="008B6827" w:rsidRPr="0013159B">
        <w:rPr>
          <w:rFonts w:ascii="David" w:hAnsi="David" w:cs="David"/>
          <w:b/>
          <w:bCs/>
          <w:sz w:val="24"/>
          <w:szCs w:val="24"/>
        </w:rPr>
        <w:t>hedonic tone</w:t>
      </w:r>
      <w:r w:rsidR="008B6827" w:rsidRPr="0013159B">
        <w:rPr>
          <w:rFonts w:ascii="David" w:hAnsi="David" w:cs="David"/>
          <w:sz w:val="24"/>
          <w:szCs w:val="24"/>
        </w:rPr>
        <w:t xml:space="preserve"> or subjective emotional valence of each object of experience (e.g., pleasant, unpleasant, neutral feelings) </w:t>
      </w:r>
      <w:r w:rsidR="008B6827"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{"citationItems":[{"id":"ITEM-1","itemData":{"DOI":"10.1016/j.copsyc.2018.10.002","ISSN":"2352-250X","author":[{"dropping-particle":"","family":"Batchelor","given":"Martine","non-dropping-particle":"","parse-names":false,"suffix":""}],"container-title":"Current Opinion in Psychology","id":"ITEM-1","issued":{"date-parts":[["2019"]]},"note":"hedonic tone\n</w:instrText>
      </w:r>
      <w:r w:rsidR="00785498" w:rsidRPr="0013159B">
        <w:rPr>
          <w:rFonts w:ascii="David" w:hAnsi="David" w:cs="David"/>
          <w:sz w:val="24"/>
          <w:szCs w:val="24"/>
          <w:rtl/>
          <w:lang w:val="en-GB"/>
        </w:rPr>
        <w:instrText>מצפן: איך להגדיר את סוג האוביקטים ואת סוג הקשב שרלבנטי ל</w:instrText>
      </w:r>
      <w:r w:rsidR="00785498" w:rsidRPr="0013159B">
        <w:rPr>
          <w:rFonts w:ascii="David" w:hAnsi="David" w:cs="David"/>
          <w:sz w:val="24"/>
          <w:szCs w:val="24"/>
          <w:lang w:val="en-GB"/>
        </w:rPr>
        <w:instrText>-hedonic tone?\n</w:instrText>
      </w:r>
      <w:r w:rsidR="00785498" w:rsidRPr="0013159B">
        <w:rPr>
          <w:rFonts w:ascii="David" w:hAnsi="David" w:cs="David"/>
          <w:sz w:val="24"/>
          <w:szCs w:val="24"/>
          <w:rtl/>
          <w:lang w:val="en-GB"/>
        </w:rPr>
        <w:instrText>האם זה</w:instrText>
      </w:r>
      <w:r w:rsidR="00785498" w:rsidRPr="0013159B">
        <w:rPr>
          <w:rFonts w:ascii="David" w:hAnsi="David" w:cs="David"/>
          <w:sz w:val="24"/>
          <w:szCs w:val="24"/>
          <w:lang w:val="en-GB"/>
        </w:rPr>
        <w:instrText xml:space="preserve"> IA ? \n</w:instrText>
      </w:r>
      <w:r w:rsidR="00785498" w:rsidRPr="0013159B">
        <w:rPr>
          <w:rFonts w:ascii="David" w:hAnsi="David" w:cs="David"/>
          <w:sz w:val="24"/>
          <w:szCs w:val="24"/>
          <w:rtl/>
          <w:lang w:val="en-GB"/>
        </w:rPr>
        <w:instrText>איך זה ביחס\\ בשילוב מיינד וביחס לגוף</w:instrText>
      </w:r>
      <w:r w:rsidR="00785498" w:rsidRPr="0013159B">
        <w:rPr>
          <w:rFonts w:ascii="David" w:hAnsi="David" w:cs="David"/>
          <w:sz w:val="24"/>
          <w:szCs w:val="24"/>
          <w:lang w:val="en-GB"/>
        </w:rPr>
        <w:instrText>?","page":"20-22","publisher":"Elsevier Ltd","title":"ScienceDirect Mindfulness theory : feeling tones ( vedanas ) as a useful framework for research","type":"article-journal","volume":"28"},"uris":["http://www.mendeley.com/documents/?uuid=80723a6f-cc42-4503-bf07-c4e86fc84ad8"]},{"id":"ITEM-2","itemData":{"DOI":"10.1016/j.copsyc.2018.09.013","author":[{"dropping-particle":"","family":"Analayo","given":"Bhikkhu","non-dropping-particle":"","parse-names":false,"suffix":""}],"id":"ITEM-2","issued":{"date-parts":[["2019"]]},"note":"</w:instrText>
      </w:r>
      <w:r w:rsidR="00785498" w:rsidRPr="0013159B">
        <w:rPr>
          <w:rFonts w:ascii="David" w:hAnsi="David" w:cs="David"/>
          <w:sz w:val="24"/>
          <w:szCs w:val="24"/>
          <w:rtl/>
          <w:lang w:val="en-GB"/>
        </w:rPr>
        <w:instrText>עומק היסטורי להגדרה של מיינדפולנס</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המאמר של ביקהו בודהי יותר עמוק ומובן לדעתי</w:instrText>
      </w:r>
      <w:r w:rsidR="00785498" w:rsidRPr="0013159B">
        <w:rPr>
          <w:rFonts w:ascii="David" w:hAnsi="David" w:cs="David"/>
          <w:sz w:val="24"/>
          <w:szCs w:val="24"/>
          <w:lang w:val="en-GB"/>
        </w:rPr>
        <w:instrText xml:space="preserve"> (overcoming desire and discontent, 2011)","page":"11-14","title":"ScienceDirect Adding historical depth to definitions of mindfulness","type":"article-journal"},"uris":["http://www.mendeley.com/documents/?uuid=7d138c32-cd0d-4637-abdc-429a9e60e626"]}],"mendeley":{"formattedCitation":"(Analayo, 2019; Batchelor, 2019)","plainTextFormattedCitation":"(Analayo, 2019; Batchelor, 2019)","previouslyFormattedCitation":"(Analayo, 2019; Batchelor, 2019)"},"properties":{"noteIndex":0},"schema":"https://github.com/citation-style-language/schema/raw/master/csl-citation.json"}</w:instrText>
      </w:r>
      <w:r w:rsidR="008B6827" w:rsidRPr="006A4A9B">
        <w:rPr>
          <w:rFonts w:ascii="David" w:hAnsi="David" w:cs="David"/>
          <w:sz w:val="24"/>
          <w:szCs w:val="24"/>
          <w:lang w:val="en-GB"/>
        </w:rPr>
        <w:fldChar w:fldCharType="separate"/>
      </w:r>
      <w:r w:rsidR="001E2173" w:rsidRPr="006A4A9B">
        <w:rPr>
          <w:rFonts w:ascii="David" w:hAnsi="David" w:cs="David"/>
          <w:noProof/>
          <w:sz w:val="24"/>
          <w:szCs w:val="24"/>
          <w:lang w:val="en-GB"/>
        </w:rPr>
        <w:t>(Analayo, 2019; Batchelor, 2019)</w:t>
      </w:r>
      <w:r w:rsidR="008B6827" w:rsidRPr="006A4A9B">
        <w:rPr>
          <w:rFonts w:ascii="David" w:hAnsi="David" w:cs="David"/>
          <w:sz w:val="24"/>
          <w:szCs w:val="24"/>
          <w:lang w:val="en-GB"/>
        </w:rPr>
        <w:fldChar w:fldCharType="end"/>
      </w:r>
      <w:r w:rsidR="008B6827" w:rsidRPr="006A4A9B">
        <w:rPr>
          <w:rFonts w:ascii="David" w:hAnsi="David" w:cs="David"/>
          <w:sz w:val="24"/>
          <w:szCs w:val="24"/>
        </w:rPr>
        <w:t>. Notably, these internal objects of experiences are central to canonical Buddhist text as foundations mindfulness (</w:t>
      </w:r>
      <w:proofErr w:type="spellStart"/>
      <w:r w:rsidR="00E76497" w:rsidRPr="0013159B">
        <w:rPr>
          <w:rFonts w:ascii="David" w:hAnsi="David" w:cs="David"/>
          <w:noProof/>
          <w:sz w:val="24"/>
          <w:szCs w:val="24"/>
        </w:rPr>
        <w:t>Analayo</w:t>
      </w:r>
      <w:proofErr w:type="spellEnd"/>
      <w:r w:rsidR="00E76497" w:rsidRPr="0013159B">
        <w:rPr>
          <w:rFonts w:ascii="David" w:hAnsi="David" w:cs="David"/>
          <w:noProof/>
          <w:sz w:val="24"/>
          <w:szCs w:val="24"/>
        </w:rPr>
        <w:t>, 2019; Bodhi, 2011)</w:t>
      </w:r>
      <w:r w:rsidR="008B6827" w:rsidRPr="0013159B">
        <w:rPr>
          <w:rFonts w:ascii="David" w:hAnsi="David" w:cs="David"/>
          <w:sz w:val="24"/>
          <w:szCs w:val="24"/>
        </w:rPr>
        <w:t>. Below, we relate to attentional processing of each of these internal object</w:t>
      </w:r>
      <w:r w:rsidR="001F4CBE" w:rsidRPr="0013159B">
        <w:rPr>
          <w:rFonts w:ascii="David" w:hAnsi="David" w:cs="David"/>
          <w:sz w:val="24"/>
          <w:szCs w:val="24"/>
        </w:rPr>
        <w:t xml:space="preserve">s of </w:t>
      </w:r>
      <w:r w:rsidR="00071DCA" w:rsidRPr="0013159B">
        <w:rPr>
          <w:rFonts w:ascii="David" w:hAnsi="David" w:cs="David"/>
          <w:sz w:val="24"/>
          <w:szCs w:val="24"/>
        </w:rPr>
        <w:t>experience</w:t>
      </w:r>
      <w:r w:rsidR="008B6827" w:rsidRPr="0013159B">
        <w:rPr>
          <w:rFonts w:ascii="David" w:hAnsi="David" w:cs="David"/>
          <w:sz w:val="24"/>
          <w:szCs w:val="24"/>
        </w:rPr>
        <w:t xml:space="preserve">, </w:t>
      </w:r>
      <w:r w:rsidR="008B6827" w:rsidRPr="0013159B">
        <w:rPr>
          <w:rFonts w:ascii="David" w:hAnsi="David" w:cs="David"/>
          <w:sz w:val="24"/>
          <w:szCs w:val="24"/>
          <w:highlight w:val="cyan"/>
        </w:rPr>
        <w:t>in turn.</w:t>
      </w:r>
      <w:bookmarkStart w:id="58" w:name="_Hlk21511736"/>
      <w:ins w:id="59" w:author="עמית ברנשטיין" w:date="2020-01-20T16:18:00Z">
        <w:r w:rsidR="008F157E" w:rsidRPr="0013159B">
          <w:rPr>
            <w:rFonts w:ascii="David" w:hAnsi="David" w:cs="David"/>
            <w:sz w:val="24"/>
            <w:szCs w:val="24"/>
          </w:rPr>
          <w:t xml:space="preserve"> </w:t>
        </w:r>
      </w:ins>
    </w:p>
    <w:p w14:paraId="0033527C" w14:textId="174F6265" w:rsidR="002A3BBF" w:rsidRPr="0013159B" w:rsidRDefault="002A3BBF" w:rsidP="002A3BBF">
      <w:pPr>
        <w:spacing w:after="0"/>
        <w:rPr>
          <w:ins w:id="60" w:author="0mer dar" w:date="2020-02-04T15:38:00Z"/>
          <w:rFonts w:ascii="David" w:hAnsi="David" w:cs="David"/>
          <w:sz w:val="24"/>
          <w:szCs w:val="24"/>
        </w:rPr>
      </w:pPr>
    </w:p>
    <w:p w14:paraId="5B7E7556" w14:textId="4F571AF9" w:rsidR="002A3BBF" w:rsidRPr="0013159B" w:rsidRDefault="002A3BBF" w:rsidP="003F6CCB">
      <w:pPr>
        <w:spacing w:after="0"/>
        <w:rPr>
          <w:ins w:id="61" w:author="0mer dar" w:date="2020-02-04T15:38:00Z"/>
          <w:rFonts w:ascii="David" w:hAnsi="David" w:cs="David"/>
          <w:sz w:val="24"/>
          <w:szCs w:val="24"/>
        </w:rPr>
      </w:pPr>
    </w:p>
    <w:p w14:paraId="4ABB9BF9" w14:textId="568C7D92" w:rsidR="00160F4C" w:rsidRPr="0013159B" w:rsidDel="00D835E0" w:rsidRDefault="00160F4C" w:rsidP="00785498">
      <w:pPr>
        <w:numPr>
          <w:ilvl w:val="0"/>
          <w:numId w:val="22"/>
        </w:numPr>
        <w:spacing w:after="0"/>
        <w:rPr>
          <w:ins w:id="62" w:author="עמית ברנשטיין" w:date="2020-02-02T13:23:00Z"/>
          <w:del w:id="63" w:author="0mer dar" w:date="2020-02-03T10:58:00Z"/>
          <w:rFonts w:ascii="David" w:hAnsi="David" w:cs="David"/>
          <w:sz w:val="24"/>
          <w:szCs w:val="24"/>
          <w:lang w:val="en-GB"/>
        </w:rPr>
      </w:pPr>
    </w:p>
    <w:bookmarkEnd w:id="58"/>
    <w:p w14:paraId="19EBCEFE" w14:textId="5CA50238" w:rsidR="004B6240" w:rsidRPr="0013159B" w:rsidRDefault="00B21540" w:rsidP="003F6CCB">
      <w:pPr>
        <w:pStyle w:val="ListParagraph"/>
        <w:numPr>
          <w:ilvl w:val="0"/>
          <w:numId w:val="22"/>
        </w:numPr>
        <w:spacing w:after="0"/>
        <w:outlineLvl w:val="0"/>
        <w:rPr>
          <w:rFonts w:ascii="David" w:hAnsi="David" w:cs="David"/>
          <w:b/>
          <w:bCs/>
          <w:sz w:val="24"/>
          <w:szCs w:val="24"/>
          <w:u w:val="single"/>
        </w:rPr>
      </w:pPr>
      <w:r w:rsidRPr="0013159B">
        <w:rPr>
          <w:rFonts w:ascii="David" w:hAnsi="David" w:cs="David"/>
          <w:b/>
          <w:bCs/>
          <w:sz w:val="24"/>
          <w:szCs w:val="24"/>
          <w:lang w:val="en-GB" w:bidi="ar-SA"/>
        </w:rPr>
        <w:t>MMT, mind and internal attention: Theory, empirical findings and emerging methods</w:t>
      </w:r>
    </w:p>
    <w:p w14:paraId="5D2F8145" w14:textId="400721B8" w:rsidR="00852118" w:rsidRPr="0013159B" w:rsidRDefault="00C20BC1" w:rsidP="003F6CCB">
      <w:pPr>
        <w:pStyle w:val="Heading2"/>
        <w:spacing w:before="0"/>
        <w:rPr>
          <w:rFonts w:ascii="David" w:hAnsi="David" w:cs="David"/>
          <w:b/>
          <w:bCs/>
          <w:color w:val="auto"/>
          <w:sz w:val="24"/>
          <w:szCs w:val="24"/>
          <w:lang w:val="en-GB"/>
        </w:rPr>
      </w:pPr>
      <w:r w:rsidRPr="0013159B">
        <w:rPr>
          <w:rFonts w:ascii="David" w:hAnsi="David" w:cs="David"/>
          <w:b/>
          <w:bCs/>
          <w:color w:val="auto"/>
          <w:sz w:val="24"/>
          <w:szCs w:val="24"/>
          <w:lang w:val="en-GB"/>
        </w:rPr>
        <w:lastRenderedPageBreak/>
        <w:t xml:space="preserve"> </w:t>
      </w:r>
      <w:bookmarkStart w:id="64" w:name="_Hlk28985805"/>
      <w:r w:rsidR="00852118" w:rsidRPr="0013159B">
        <w:rPr>
          <w:rFonts w:ascii="David" w:hAnsi="David" w:cs="David"/>
          <w:b/>
          <w:bCs/>
          <w:color w:val="auto"/>
          <w:sz w:val="24"/>
          <w:szCs w:val="24"/>
          <w:lang w:val="en-GB"/>
        </w:rPr>
        <w:t xml:space="preserve">Theory </w:t>
      </w:r>
    </w:p>
    <w:p w14:paraId="6CAE0192" w14:textId="00FE7EB2" w:rsidR="00215C89" w:rsidRPr="006A4A9B" w:rsidRDefault="00CC78F9" w:rsidP="003F6CCB">
      <w:pPr>
        <w:spacing w:after="0"/>
        <w:ind w:firstLine="720"/>
        <w:rPr>
          <w:rStyle w:val="tlid-translation"/>
          <w:rFonts w:ascii="David" w:eastAsiaTheme="majorEastAsia" w:hAnsi="David" w:cs="David"/>
          <w:color w:val="2F5496" w:themeColor="accent1" w:themeShade="BF"/>
          <w:sz w:val="24"/>
          <w:szCs w:val="24"/>
          <w:lang w:val="en"/>
        </w:rPr>
      </w:pPr>
      <w:bookmarkStart w:id="65" w:name="_Hlk28985785"/>
      <w:r w:rsidRPr="0013159B">
        <w:rPr>
          <w:rFonts w:ascii="David" w:hAnsi="David" w:cs="David"/>
          <w:sz w:val="24"/>
          <w:szCs w:val="24"/>
          <w:lang w:val="en-GB"/>
        </w:rPr>
        <w:t>Exter</w:t>
      </w:r>
      <w:r w:rsidR="00DB3D5C" w:rsidRPr="0013159B">
        <w:rPr>
          <w:rFonts w:ascii="David" w:hAnsi="David" w:cs="David"/>
          <w:sz w:val="24"/>
          <w:szCs w:val="24"/>
          <w:lang w:val="en-GB"/>
        </w:rPr>
        <w:t>n</w:t>
      </w:r>
      <w:r w:rsidRPr="0013159B">
        <w:rPr>
          <w:rFonts w:ascii="David" w:hAnsi="David" w:cs="David"/>
          <w:sz w:val="24"/>
          <w:szCs w:val="24"/>
          <w:lang w:val="en-GB"/>
        </w:rPr>
        <w:t xml:space="preserve">al attention (EA) is the processing of perceptual-sensory information </w:t>
      </w:r>
      <w:r w:rsidR="00DB3D5C" w:rsidRPr="0013159B">
        <w:rPr>
          <w:rFonts w:ascii="David" w:hAnsi="David" w:cs="David"/>
          <w:sz w:val="24"/>
          <w:szCs w:val="24"/>
          <w:lang w:val="en-GB"/>
        </w:rPr>
        <w:t xml:space="preserve">(e.g., </w:t>
      </w:r>
      <w:r w:rsidRPr="0013159B">
        <w:rPr>
          <w:rFonts w:ascii="David" w:hAnsi="David" w:cs="David"/>
          <w:sz w:val="24"/>
          <w:szCs w:val="24"/>
        </w:rPr>
        <w:t>vision, hearing, touch</w:t>
      </w:r>
      <w:r w:rsidR="00C20BC1" w:rsidRPr="0013159B">
        <w:rPr>
          <w:rFonts w:ascii="David" w:hAnsi="David" w:cs="David"/>
          <w:sz w:val="24"/>
          <w:szCs w:val="24"/>
        </w:rPr>
        <w:t>)</w:t>
      </w:r>
      <w:r w:rsidR="00293EF6" w:rsidRPr="0013159B">
        <w:rPr>
          <w:rFonts w:ascii="David" w:hAnsi="David" w:cs="David"/>
          <w:sz w:val="24"/>
          <w:szCs w:val="24"/>
        </w:rPr>
        <w:t>, while</w:t>
      </w:r>
      <w:r w:rsidRPr="0013159B">
        <w:rPr>
          <w:rFonts w:ascii="David" w:hAnsi="David" w:cs="David"/>
          <w:sz w:val="24"/>
          <w:szCs w:val="24"/>
        </w:rPr>
        <w:t xml:space="preserve"> </w:t>
      </w:r>
      <w:r w:rsidR="00160F4C" w:rsidRPr="0013159B">
        <w:rPr>
          <w:rFonts w:ascii="David" w:hAnsi="David" w:cs="David"/>
          <w:sz w:val="24"/>
          <w:szCs w:val="24"/>
          <w:lang w:val="en-GB"/>
        </w:rPr>
        <w:t>I</w:t>
      </w:r>
      <w:r w:rsidRPr="0013159B">
        <w:rPr>
          <w:rFonts w:ascii="David" w:hAnsi="David" w:cs="David"/>
          <w:sz w:val="24"/>
          <w:szCs w:val="24"/>
          <w:lang w:val="en-GB"/>
        </w:rPr>
        <w:t xml:space="preserve">nternal attention (IA) is </w:t>
      </w:r>
      <w:r w:rsidRPr="0013159B">
        <w:rPr>
          <w:rFonts w:ascii="David" w:hAnsi="David" w:cs="David"/>
          <w:sz w:val="24"/>
          <w:szCs w:val="24"/>
          <w:lang w:val="en-GB" w:bidi="ar-SA"/>
        </w:rPr>
        <w:t xml:space="preserve">the processing of information </w:t>
      </w:r>
      <w:r w:rsidRPr="0013159B">
        <w:rPr>
          <w:rFonts w:ascii="David" w:hAnsi="David" w:cs="David"/>
          <w:sz w:val="24"/>
          <w:szCs w:val="24"/>
        </w:rPr>
        <w:t>stored in the mind</w:t>
      </w:r>
      <w:r w:rsidR="00293EF6" w:rsidRPr="0013159B">
        <w:rPr>
          <w:rFonts w:ascii="David" w:hAnsi="David" w:cs="David"/>
          <w:sz w:val="24"/>
          <w:szCs w:val="24"/>
          <w:lang w:val="en-GB" w:bidi="ar-SA"/>
        </w:rPr>
        <w:t xml:space="preserve"> (e.g.,</w:t>
      </w:r>
      <w:r w:rsidR="00CE0393" w:rsidRPr="0013159B">
        <w:rPr>
          <w:rFonts w:ascii="David" w:hAnsi="David" w:cs="David"/>
          <w:sz w:val="24"/>
          <w:szCs w:val="24"/>
          <w:lang w:val="en-GB" w:bidi="ar-SA"/>
        </w:rPr>
        <w:t xml:space="preserve"> </w:t>
      </w:r>
      <w:r w:rsidRPr="0013159B">
        <w:rPr>
          <w:rFonts w:ascii="David" w:hAnsi="David" w:cs="David"/>
          <w:sz w:val="24"/>
          <w:szCs w:val="24"/>
          <w:lang w:val="en-GB" w:bidi="ar-SA"/>
        </w:rPr>
        <w:t>thoughts,</w:t>
      </w:r>
      <w:r w:rsidR="00293EF6" w:rsidRPr="0013159B">
        <w:rPr>
          <w:rFonts w:ascii="David" w:hAnsi="David" w:cs="David"/>
          <w:sz w:val="24"/>
          <w:szCs w:val="24"/>
          <w:lang w:val="en-GB" w:bidi="ar-SA"/>
        </w:rPr>
        <w:t xml:space="preserve"> </w:t>
      </w:r>
      <w:r w:rsidR="00F841A3" w:rsidRPr="0013159B">
        <w:rPr>
          <w:rFonts w:ascii="David" w:hAnsi="David" w:cs="David"/>
          <w:sz w:val="24"/>
          <w:szCs w:val="24"/>
          <w:lang w:val="en-GB" w:bidi="ar-SA"/>
        </w:rPr>
        <w:t>memories</w:t>
      </w:r>
      <w:r w:rsidR="00293EF6" w:rsidRPr="0013159B">
        <w:rPr>
          <w:rFonts w:ascii="David" w:hAnsi="David" w:cs="David"/>
          <w:sz w:val="24"/>
          <w:szCs w:val="24"/>
          <w:lang w:val="en-GB" w:bidi="ar-SA"/>
        </w:rPr>
        <w:t>),</w:t>
      </w:r>
      <w:r w:rsidRPr="0013159B">
        <w:rPr>
          <w:rFonts w:ascii="David" w:hAnsi="David" w:cs="David"/>
          <w:sz w:val="24"/>
          <w:szCs w:val="24"/>
          <w:lang w:val="en-GB" w:bidi="ar-SA"/>
        </w:rPr>
        <w:t xml:space="preserve"> recalled from long-term memory or active in working</w:t>
      </w:r>
      <w:r w:rsidR="00433A68" w:rsidRPr="0013159B">
        <w:rPr>
          <w:rFonts w:ascii="David" w:hAnsi="David" w:cs="David"/>
          <w:sz w:val="24"/>
          <w:szCs w:val="24"/>
          <w:lang w:val="en-GB" w:bidi="ar-SA"/>
        </w:rPr>
        <w:t xml:space="preserve"> </w:t>
      </w:r>
      <w:r w:rsidRPr="0013159B">
        <w:rPr>
          <w:rFonts w:ascii="David" w:hAnsi="David" w:cs="David"/>
          <w:sz w:val="24"/>
          <w:szCs w:val="24"/>
          <w:lang w:val="en-GB"/>
        </w:rPr>
        <w:t>memory</w:t>
      </w:r>
      <w:r w:rsidRPr="0013159B">
        <w:rPr>
          <w:rFonts w:ascii="David" w:hAnsi="David" w:cs="David"/>
          <w:sz w:val="24"/>
          <w:szCs w:val="24"/>
          <w:lang w:val="en-GB" w:bidi="ar-SA"/>
        </w:rPr>
        <w:t xml:space="preserve"> </w:t>
      </w:r>
      <w:r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{"citationItems":[{"id":"ITEM-1","itemData":{"DOI":"10.1146/annurev.psych.093008.100427","ISBN":"1545-2085 (Electronic)\\n0066-4308 (Linking)","ISSN":"0066-4308","PMID":"19575619","abstract":"Attention is a core property of all perceptual and cognitive ope</w:instrText>
      </w:r>
      <w:r w:rsidR="00785498" w:rsidRPr="0013159B">
        <w:rPr>
          <w:rFonts w:ascii="David" w:hAnsi="David" w:cs="David"/>
          <w:sz w:val="24"/>
          <w:szCs w:val="24"/>
          <w:lang w:val="en-GB"/>
        </w:rPr>
        <w:instrText>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 — 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B.","non-dropping-particle":"","parse-names":false,"suffix":""}],"container-title":"Ssrn","id":"ITEM-1","issued":{"date-parts":[["2010"]]},"note":"</w:instrText>
      </w:r>
      <w:r w:rsidR="00785498" w:rsidRPr="0013159B">
        <w:rPr>
          <w:rFonts w:ascii="David" w:hAnsi="David" w:cs="David"/>
          <w:sz w:val="24"/>
          <w:szCs w:val="24"/>
          <w:rtl/>
          <w:lang w:val="en-GB"/>
        </w:rPr>
        <w:instrText>מהסימוכין של יפתח - צ'ון</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טקסומוניה של קשב חיצוני ופנימי</w:instrText>
      </w:r>
      <w:r w:rsidR="00785498" w:rsidRPr="0013159B">
        <w:rPr>
          <w:rFonts w:ascii="David" w:hAnsi="David" w:cs="David"/>
          <w:sz w:val="24"/>
          <w:szCs w:val="24"/>
          <w:lang w:val="en-GB"/>
        </w:rPr>
        <w:instrText xml:space="preserve"> \n2011\n</w:instrText>
      </w:r>
      <w:r w:rsidR="00785498" w:rsidRPr="0013159B">
        <w:rPr>
          <w:rFonts w:ascii="David" w:hAnsi="David" w:cs="David"/>
          <w:sz w:val="24"/>
          <w:szCs w:val="24"/>
          <w:rtl/>
          <w:lang w:val="en-GB"/>
        </w:rPr>
        <w:instrText>קשב - קבולת מוגבלת, סלקציה, מודולציה והשהיית פוקוס על מידע רלבנטי להתנהגות</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טקסונומיה המתבססת על המטרות אליהן מוכוון הקשב, המבחינה בין גירוי חיצוני לפנימי</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חיצוני - מידע סנסורי, מקומות במרחב, נקודות זמן, מודולריות</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פנימי - סלקציה, מודולציה ושימור מידע</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פנימי, משחקי תפקידים, תגובות זכרן ארוך טווח או</w:instrText>
      </w:r>
      <w:r w:rsidR="00785498" w:rsidRPr="0013159B">
        <w:rPr>
          <w:rFonts w:ascii="David" w:hAnsi="David" w:cs="David"/>
          <w:sz w:val="24"/>
          <w:szCs w:val="24"/>
          <w:lang w:val="en-GB"/>
        </w:rPr>
        <w:instrText xml:space="preserve"> WM.\nWM - </w:instrText>
      </w:r>
      <w:r w:rsidR="00785498" w:rsidRPr="0013159B">
        <w:rPr>
          <w:rFonts w:ascii="David" w:hAnsi="David" w:cs="David"/>
          <w:sz w:val="24"/>
          <w:szCs w:val="24"/>
          <w:rtl/>
          <w:lang w:val="en-GB"/>
        </w:rPr>
        <w:instrText>הקישור בין פנים לחוץ</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למה</w:instrText>
      </w:r>
      <w:r w:rsidR="00785498" w:rsidRPr="0013159B">
        <w:rPr>
          <w:rFonts w:ascii="David" w:hAnsi="David" w:cs="David"/>
          <w:sz w:val="24"/>
          <w:szCs w:val="24"/>
          <w:lang w:val="en-GB"/>
        </w:rPr>
        <w:instrText>? \n</w:instrText>
      </w:r>
      <w:r w:rsidR="00785498" w:rsidRPr="0013159B">
        <w:rPr>
          <w:rFonts w:ascii="David" w:hAnsi="David" w:cs="David"/>
          <w:sz w:val="24"/>
          <w:szCs w:val="24"/>
          <w:rtl/>
          <w:lang w:val="en-GB"/>
        </w:rPr>
        <w:instrText>מנגנונים נוריונליים</w:instrText>
      </w:r>
      <w:r w:rsidR="00785498" w:rsidRPr="0013159B">
        <w:rPr>
          <w:rFonts w:ascii="David" w:hAnsi="David" w:cs="David"/>
          <w:sz w:val="24"/>
          <w:szCs w:val="24"/>
          <w:lang w:val="en-GB"/>
        </w:rPr>
        <w:instrText>","title":"A Taxonomy of External and Internal Attention","type":"article-journal"},"uris":["http://www.mendeley.com/documents/?uuid=4319ca16-84f8-4960-9d24-734e9f0e99e9"]},{"id":"ITEM-2","itemData":{"DOI":"10.1016/j.neuropsychologia.2014.05.024","ISBN":"1873-3514 (Electronic)\\r0028-3932 (Linking)","ISSN":"18733514","PMID":"24912071","abstract":"Externally directed cognition (EDC) involves attending to stimuli in the external environment, whereas internally directed cognition (IDC) involves attending internally to thoughts, memories and mental imagery. To date, most studies have focused on the competition or trade-offs between these modes of cognition. However, both EDC and IDC include a variety of cognitive states that differ along multiple dimensions. These dimensions may influence the way in which EDC and IDC relate to each other. In this review, we present a novel framework that considers whether cognitive resources are oriented externally or internally, and also whether a given cognitive state involves intentional (i.e., voluntary) or spontaneous (i.e., involuntary) processing. Within this framework, we examine the conditions under which EDC and IDC are expected to either compete, or co-occur without interference. We argue that EDC and IDC are not inherently antagonistic, but when both involve higher levels of intentionality they are increasingly likely to compete, due to the capacity limitations of intentional processing. In contrast, if one or both involve spontaneous processing, EDC and IDC can co-occur with minimal interference given that involuntary processes are not subject to the same capacity constraints. A review of the brain regions implicated in EDC and IDC suggests that their neural substrates are partially segregated and partially convergent. Both EDC and IDC recruit the lateral prefrontal cortex (PFC) during intentional processing, and may therefore compete over the processes and representational space it supports. However, at lower levels of intentionality, EDC and IDC rely on largely distinct neural structures, which may enable their co-occurrence without interference. The proposal that EDC and IDC can in some cases co-occur, provides a framework for understanding the complex mental states that underlie theory of mind, creativity, the influence of self-evaluative processing on cognitive control, and memory-guided attention.","author":[{"dropping-particle":"","family":"Dixon","given":"Matthew L.","non-dropping-particle":"","parse-names":false,"suffix":""},{"dropping-particle":"","family":"Fox","given":"Kieran C.R.","non-dropping-particle":"","parse-names":false,"suffix":""},{"dropping-particle":"","family":"Christoff","given":"Kalina","non-dropping-particle":"","parse-names":false,"suffix":""}],"container-title":"Neuropsychologia","id":"ITEM-2","issued":{"date-parts":[["2014"]]},"note":"</w:instrText>
      </w:r>
      <w:r w:rsidR="00785498" w:rsidRPr="0013159B">
        <w:rPr>
          <w:rFonts w:ascii="David" w:hAnsi="David" w:cs="David"/>
          <w:sz w:val="24"/>
          <w:szCs w:val="24"/>
          <w:rtl/>
          <w:lang w:val="en-GB"/>
        </w:rPr>
        <w:instrText>קשב פנימי - מהסימוכין מתוך המאמר של יפתח - לקרוא</w:instrText>
      </w:r>
      <w:r w:rsidR="00785498" w:rsidRPr="0013159B">
        <w:rPr>
          <w:rFonts w:ascii="David" w:hAnsi="David" w:cs="David"/>
          <w:sz w:val="24"/>
          <w:szCs w:val="24"/>
          <w:lang w:val="en-GB"/>
        </w:rPr>
        <w:instrText>!!","page":"321-330","publisher":"Elsevier","title":"A framework for understanding the relationship between externally and internally directed cognition","type":"article-journal","volume":"62"},"uris":["http://www.mendeley.com/documents/?uuid=1665f8b8-797a-43da-8b35-a58f299f8228"]},{"id":"ITEM-3","itemData":{"DOI":"10.1016/j.tics.2011.11.014","ISBN":"1364-6613","ISSN":"13646613","PMID":"22209601","abstract":"Selective attention, the ability to focus our cognitive resources on information relevant to our goals, influences working memory (WM) performance. Indeed, attention and working memory are increasingly viewed as overlapping constructs. Here, we review recent evidence from human neurophysiological studies demonstrating that top-down modulation serves as a common neural mechanism underlying these two cognitive operations. The core features include activity modulation in stimulus-selective sensory cortices with concurrent engagement of prefrontal and parietal control regions that function as sources of top-down signals. Notably, top-down modulation is engaged during both stimulus-present and stimulus-absent stages of WM tasks; that is, expectation of an ensuing stimulus to be remembered, selection and encoding of stimuli, maintenance of relevant information in mind and memory retrieval. © 2011 Elsevier Ltd.","author":[{"dropping-particle":"","family":"Gazzaley","given":"Adam","non-dropping-particle":"","parse-names":false,"suffix":""},{"dropping-particle":"","family":"Nobre","given":"Anna C.","non-dropping-particle":"","parse-names":false,"suffix":""}],"container-title":"Trends in Cognitive Sciences","id":"ITEM-3","issue":"2","issued":{"date-parts":[["2012"]]},"note":"</w:instrText>
      </w:r>
      <w:r w:rsidR="00785498" w:rsidRPr="0013159B">
        <w:rPr>
          <w:rFonts w:ascii="David" w:hAnsi="David" w:cs="David"/>
          <w:sz w:val="24"/>
          <w:szCs w:val="24"/>
          <w:rtl/>
          <w:lang w:val="en-GB"/>
        </w:rPr>
        <w:instrText>מודולציה טופ-דאון</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קישור בין קשב סלקטיבי לזכרון עבודה</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נוברה; 2011</w:instrText>
      </w:r>
      <w:r w:rsidR="00785498" w:rsidRPr="0013159B">
        <w:rPr>
          <w:rFonts w:ascii="David" w:hAnsi="David" w:cs="David"/>
          <w:sz w:val="24"/>
          <w:szCs w:val="24"/>
          <w:lang w:val="en-GB"/>
        </w:rPr>
        <w:instrText>\n\ncognitive neuroscience - IA - WM\n</w:instrText>
      </w:r>
      <w:r w:rsidR="00785498" w:rsidRPr="0013159B">
        <w:rPr>
          <w:rFonts w:ascii="David" w:hAnsi="David" w:cs="David"/>
          <w:sz w:val="24"/>
          <w:szCs w:val="24"/>
          <w:rtl/>
          <w:lang w:val="en-GB"/>
        </w:rPr>
        <w:instrText>קשב סלקטיבי, היכולת לפקס את</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המשאבים הקוגניטבייים על אינפורמציה הרלבנטית למטרות, משפיעה על ביצועי</w:instrText>
      </w:r>
      <w:r w:rsidR="00785498" w:rsidRPr="0013159B">
        <w:rPr>
          <w:rFonts w:ascii="David" w:hAnsi="David" w:cs="David"/>
          <w:sz w:val="24"/>
          <w:szCs w:val="24"/>
          <w:lang w:val="en-GB"/>
        </w:rPr>
        <w:instrText xml:space="preserve"> WM.\n\n</w:instrText>
      </w:r>
      <w:r w:rsidR="00785498" w:rsidRPr="0013159B">
        <w:rPr>
          <w:rFonts w:ascii="David" w:hAnsi="David" w:cs="David"/>
          <w:sz w:val="24"/>
          <w:szCs w:val="24"/>
          <w:rtl/>
          <w:lang w:val="en-GB"/>
        </w:rPr>
        <w:instrText>קשב ו</w:instrText>
      </w:r>
      <w:r w:rsidR="00785498" w:rsidRPr="0013159B">
        <w:rPr>
          <w:rFonts w:ascii="David" w:hAnsi="David" w:cs="David"/>
          <w:sz w:val="24"/>
          <w:szCs w:val="24"/>
          <w:lang w:val="en-GB"/>
        </w:rPr>
        <w:instrText xml:space="preserve">-WM </w:instrText>
      </w:r>
      <w:r w:rsidR="00785498" w:rsidRPr="0013159B">
        <w:rPr>
          <w:rFonts w:ascii="David" w:hAnsi="David" w:cs="David"/>
          <w:sz w:val="24"/>
          <w:szCs w:val="24"/>
          <w:rtl/>
          <w:lang w:val="en-GB"/>
        </w:rPr>
        <w:instrText>הולכים ונראים כמבנים חופפים</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במאמר זה - ממצאים עכשווים ממחקר נוירופיזיולוגי שמדגימים מודולציה טופ-דאון, עם מנגנון משותף ל-2 תהליכים קוג' שונים</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טופ דאון גם כשהגירוי נראה גם כשהוא לא נרא ה (מאוכסן בזכרון עבודה)</w:instrText>
      </w:r>
      <w:r w:rsidR="00785498" w:rsidRPr="0013159B">
        <w:rPr>
          <w:rFonts w:ascii="David" w:hAnsi="David" w:cs="David"/>
          <w:sz w:val="24"/>
          <w:szCs w:val="24"/>
          <w:lang w:val="en-GB"/>
        </w:rPr>
        <w:instrText>.","page":"129-135","publisher":"Elsevier Ltd","title":"Top-down modulation: Bridging selective attention and working memory","type":"article-journal","volume":"16"},"uris":["http://www.mendeley.com/documents/?uuid=bfe3c80c-31d5-4a26-ada5-dfe0bdd50469"]},{"id":"ITEM-4","itemData":{"author":[{"dropping-particle":"","family":"Amir","given":"Iftach","non-dropping-particle":"","parse-names":false,"suffix":""}],"id":"ITEM-4","issued":{"date-parts":[["0"]]},"note":"</w:instrText>
      </w:r>
      <w:r w:rsidR="00785498" w:rsidRPr="0013159B">
        <w:rPr>
          <w:rFonts w:ascii="David" w:hAnsi="David" w:cs="David"/>
          <w:sz w:val="24"/>
          <w:szCs w:val="24"/>
          <w:rtl/>
          <w:lang w:val="en-GB"/>
        </w:rPr>
        <w:instrText>המאמר של יפתח - גרסה עדכנית</w:instrText>
      </w:r>
      <w:r w:rsidR="00785498" w:rsidRPr="0013159B">
        <w:rPr>
          <w:rFonts w:ascii="David" w:hAnsi="David" w:cs="David"/>
          <w:sz w:val="24"/>
          <w:szCs w:val="24"/>
          <w:lang w:val="en-GB"/>
        </w:rPr>
        <w:instrText xml:space="preserve"> \n20.1\n&amp;quot;</w:instrText>
      </w:r>
      <w:r w:rsidR="00785498" w:rsidRPr="0013159B">
        <w:rPr>
          <w:rFonts w:ascii="David" w:hAnsi="David" w:cs="David"/>
          <w:sz w:val="24"/>
          <w:szCs w:val="24"/>
          <w:rtl/>
          <w:lang w:val="en-GB"/>
        </w:rPr>
        <w:instrText>מאבק של לתת לחלוף למחשבות השליליות שלי</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פרדיגמה של סימולציה של מחשבות</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חקירה של</w:instrText>
      </w:r>
      <w:r w:rsidR="00785498" w:rsidRPr="0013159B">
        <w:rPr>
          <w:rFonts w:ascii="David" w:hAnsi="David" w:cs="David"/>
          <w:sz w:val="24"/>
          <w:szCs w:val="24"/>
          <w:lang w:val="en-GB"/>
        </w:rPr>
        <w:instrText xml:space="preserve"> IA </w:instrText>
      </w:r>
      <w:r w:rsidR="00785498" w:rsidRPr="0013159B">
        <w:rPr>
          <w:rFonts w:ascii="David" w:hAnsi="David" w:cs="David"/>
          <w:sz w:val="24"/>
          <w:szCs w:val="24"/>
          <w:rtl/>
          <w:lang w:val="en-GB"/>
        </w:rPr>
        <w:instrText>בפגיעות קוג</w:instrText>
      </w:r>
      <w:r w:rsidR="00785498" w:rsidRPr="0013159B">
        <w:rPr>
          <w:rFonts w:ascii="David" w:hAnsi="David" w:cs="David"/>
          <w:sz w:val="24"/>
          <w:szCs w:val="24"/>
          <w:lang w:val="en-GB"/>
        </w:rPr>
        <w:instrText>' \n\ncognitive vulneravility?\n\n\n</w:instrText>
      </w:r>
      <w:r w:rsidR="00785498" w:rsidRPr="0013159B">
        <w:rPr>
          <w:rFonts w:ascii="David" w:hAnsi="David" w:cs="David"/>
          <w:sz w:val="24"/>
          <w:szCs w:val="24"/>
          <w:rtl/>
          <w:lang w:val="en-GB"/>
        </w:rPr>
        <w:instrText>הערות שכתבתי לי בקובית הישן של המאמר</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לקרוא</w:instrText>
      </w:r>
      <w:r w:rsidR="00785498" w:rsidRPr="0013159B">
        <w:rPr>
          <w:rFonts w:ascii="David" w:hAnsi="David" w:cs="David"/>
          <w:sz w:val="24"/>
          <w:szCs w:val="24"/>
          <w:lang w:val="en-GB"/>
        </w:rPr>
        <w:instrText>!\nchun\ncorbetta\n\n</w:instrText>
      </w:r>
      <w:r w:rsidR="00785498" w:rsidRPr="0013159B">
        <w:rPr>
          <w:rFonts w:ascii="David" w:hAnsi="David" w:cs="David"/>
          <w:sz w:val="24"/>
          <w:szCs w:val="24"/>
          <w:rtl/>
          <w:lang w:val="en-GB"/>
        </w:rPr>
        <w:instrText>קושי לכוון תהליכי קשב</w:instrText>
      </w:r>
      <w:r w:rsidR="00785498" w:rsidRPr="0013159B">
        <w:rPr>
          <w:rFonts w:ascii="David" w:hAnsi="David" w:cs="David"/>
          <w:sz w:val="24"/>
          <w:szCs w:val="24"/>
          <w:lang w:val="en-GB"/>
        </w:rPr>
        <w:instrText xml:space="preserve"> top down\n</w:instrText>
      </w:r>
      <w:r w:rsidR="00785498" w:rsidRPr="0013159B">
        <w:rPr>
          <w:rFonts w:ascii="David" w:hAnsi="David" w:cs="David"/>
          <w:sz w:val="24"/>
          <w:szCs w:val="24"/>
          <w:rtl/>
          <w:lang w:val="en-GB"/>
        </w:rPr>
        <w:instrText>מקשה על יכולת להתנתק ממידע מעורר רגשית</w:instrText>
      </w:r>
      <w:r w:rsidR="00785498" w:rsidRPr="0013159B">
        <w:rPr>
          <w:rFonts w:ascii="David" w:hAnsi="David" w:cs="David"/>
          <w:sz w:val="24"/>
          <w:szCs w:val="24"/>
          <w:lang w:val="en-GB"/>
        </w:rPr>
        <w:instrText>. \n\n</w:instrText>
      </w:r>
      <w:r w:rsidR="00785498" w:rsidRPr="0013159B">
        <w:rPr>
          <w:rFonts w:ascii="David" w:hAnsi="David" w:cs="David"/>
          <w:sz w:val="24"/>
          <w:szCs w:val="24"/>
          <w:rtl/>
          <w:lang w:val="en-GB"/>
        </w:rPr>
        <w:instrText>הגדרה</w:instrText>
      </w:r>
      <w:r w:rsidR="00785498" w:rsidRPr="0013159B">
        <w:rPr>
          <w:rFonts w:ascii="David" w:hAnsi="David" w:cs="David"/>
          <w:sz w:val="24"/>
          <w:szCs w:val="24"/>
          <w:lang w:val="en-GB"/>
        </w:rPr>
        <w:instrText xml:space="preserve"> - \n</w:instrText>
      </w:r>
      <w:r w:rsidR="00785498" w:rsidRPr="0013159B">
        <w:rPr>
          <w:rFonts w:ascii="David" w:hAnsi="David" w:cs="David"/>
          <w:sz w:val="24"/>
          <w:szCs w:val="24"/>
          <w:rtl/>
          <w:lang w:val="en-GB"/>
        </w:rPr>
        <w:instrText>תהליכי עיבוד אינפורמציה שמאוכסנת במיינד - הכוללים הזכרות מתוך זכרון ארוך טווח או פעילות בזכרון העבודה</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מה ההגדרה ל</w:instrText>
      </w:r>
      <w:r w:rsidR="00785498" w:rsidRPr="0013159B">
        <w:rPr>
          <w:rFonts w:ascii="David" w:hAnsi="David" w:cs="David"/>
          <w:sz w:val="24"/>
          <w:szCs w:val="24"/>
          <w:lang w:val="en-GB"/>
        </w:rPr>
        <w:instrText>-working memory?\n</w:instrText>
      </w:r>
      <w:r w:rsidR="00785498" w:rsidRPr="0013159B">
        <w:rPr>
          <w:rFonts w:ascii="David" w:hAnsi="David" w:cs="David"/>
          <w:sz w:val="24"/>
          <w:szCs w:val="24"/>
          <w:rtl/>
          <w:lang w:val="en-GB"/>
        </w:rPr>
        <w:instrText>האם מקביל ל'מודע' של פרויד</w:instrText>
      </w:r>
      <w:r w:rsidR="00785498" w:rsidRPr="0013159B">
        <w:rPr>
          <w:rFonts w:ascii="David" w:hAnsi="David" w:cs="David"/>
          <w:sz w:val="24"/>
          <w:szCs w:val="24"/>
          <w:lang w:val="en-GB"/>
        </w:rPr>
        <w:instrText>? \n</w:instrText>
      </w:r>
      <w:r w:rsidR="00785498" w:rsidRPr="0013159B">
        <w:rPr>
          <w:rFonts w:ascii="David" w:hAnsi="David" w:cs="David"/>
          <w:sz w:val="24"/>
          <w:szCs w:val="24"/>
          <w:rtl/>
          <w:lang w:val="en-GB"/>
        </w:rPr>
        <w:instrText>מה ההגדרה הקוג'? מוחית</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רגשית? קשבית</w:instrText>
      </w:r>
      <w:r w:rsidR="00785498" w:rsidRPr="0013159B">
        <w:rPr>
          <w:rFonts w:ascii="David" w:hAnsi="David" w:cs="David"/>
          <w:sz w:val="24"/>
          <w:szCs w:val="24"/>
          <w:lang w:val="en-GB"/>
        </w:rPr>
        <w:instrText>? \n\n</w:instrText>
      </w:r>
      <w:r w:rsidR="00785498" w:rsidRPr="0013159B">
        <w:rPr>
          <w:rFonts w:ascii="David" w:hAnsi="David" w:cs="David"/>
          <w:sz w:val="24"/>
          <w:szCs w:val="24"/>
          <w:rtl/>
          <w:lang w:val="en-GB"/>
        </w:rPr>
        <w:instrText>חוסר בקרה של מערכת המונחת גירוי</w:instrText>
      </w:r>
      <w:r w:rsidR="00785498" w:rsidRPr="0013159B">
        <w:rPr>
          <w:rFonts w:ascii="David" w:hAnsi="David" w:cs="David"/>
          <w:sz w:val="24"/>
          <w:szCs w:val="24"/>
          <w:lang w:val="en-GB"/>
        </w:rPr>
        <w:instrText xml:space="preserve"> - bottom up </w:instrText>
      </w:r>
      <w:r w:rsidR="00785498" w:rsidRPr="0013159B">
        <w:rPr>
          <w:rFonts w:ascii="David" w:hAnsi="David" w:cs="David"/>
          <w:sz w:val="24"/>
          <w:szCs w:val="24"/>
          <w:rtl/>
          <w:lang w:val="en-GB"/>
        </w:rPr>
        <w:instrText>יכול לגורם לאובר דבקות במטרה - באופן שתואם מוטיבציה ראשונית אך לא מבצע אדפטציה בהתאם לגירויים שעולים בדרך ורלוונטיים לביצוע נכון של משימה כלשהי</w:instrText>
      </w:r>
      <w:r w:rsidR="00785498" w:rsidRPr="0013159B">
        <w:rPr>
          <w:rFonts w:ascii="David" w:hAnsi="David" w:cs="David"/>
          <w:sz w:val="24"/>
          <w:szCs w:val="24"/>
          <w:lang w:val="en-GB"/>
        </w:rPr>
        <w:instrText xml:space="preserve"> \n&amp;quot;</w:instrText>
      </w:r>
      <w:r w:rsidR="00785498" w:rsidRPr="0013159B">
        <w:rPr>
          <w:rFonts w:ascii="David" w:hAnsi="David" w:cs="David"/>
          <w:sz w:val="24"/>
          <w:szCs w:val="24"/>
          <w:rtl/>
          <w:lang w:val="en-GB"/>
        </w:rPr>
        <w:instrText>מי מכוון את התנועה</w:instrText>
      </w:r>
      <w:r w:rsidR="00785498" w:rsidRPr="0013159B">
        <w:rPr>
          <w:rFonts w:ascii="David" w:hAnsi="David" w:cs="David"/>
          <w:sz w:val="24"/>
          <w:szCs w:val="24"/>
          <w:lang w:val="en-GB"/>
        </w:rPr>
        <w:instrText>&amp;quot;\n</w:instrText>
      </w:r>
      <w:r w:rsidR="00785498" w:rsidRPr="0013159B">
        <w:rPr>
          <w:rFonts w:ascii="David" w:hAnsi="David" w:cs="David"/>
          <w:sz w:val="24"/>
          <w:szCs w:val="24"/>
          <w:rtl/>
          <w:lang w:val="en-GB"/>
        </w:rPr>
        <w:instrText>הכל מונחה גירוי</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מערכות קשב מוכוונות מטרה או גירוי הפועלות עבור קשב חיצוני, זהות למערכות המגיבות לקשב פנימי</w:instrText>
      </w:r>
      <w:r w:rsidR="00785498" w:rsidRPr="0013159B">
        <w:rPr>
          <w:rFonts w:ascii="David" w:hAnsi="David" w:cs="David"/>
          <w:sz w:val="24"/>
          <w:szCs w:val="24"/>
          <w:lang w:val="en-GB"/>
        </w:rPr>
        <w:instrText>. \n(</w:instrText>
      </w:r>
      <w:r w:rsidR="00785498" w:rsidRPr="0013159B">
        <w:rPr>
          <w:rFonts w:ascii="David" w:hAnsi="David" w:cs="David"/>
          <w:sz w:val="24"/>
          <w:szCs w:val="24"/>
          <w:rtl/>
          <w:lang w:val="en-GB"/>
        </w:rPr>
        <w:instrText>חיפוש מכוון בנבכי הזכרון אל מול העלאה אסוציאטיבית לא נשלטת</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האם רוב הגירויים אינם</w:instrText>
      </w:r>
      <w:r w:rsidR="00785498" w:rsidRPr="0013159B">
        <w:rPr>
          <w:rFonts w:ascii="David" w:hAnsi="David" w:cs="David"/>
          <w:sz w:val="24"/>
          <w:szCs w:val="24"/>
          <w:lang w:val="en-GB"/>
        </w:rPr>
        <w:instrText xml:space="preserve"> bottom up? \n</w:instrText>
      </w:r>
      <w:r w:rsidR="00785498" w:rsidRPr="0013159B">
        <w:rPr>
          <w:rFonts w:ascii="David" w:hAnsi="David" w:cs="David"/>
          <w:sz w:val="24"/>
          <w:szCs w:val="24"/>
          <w:rtl/>
          <w:lang w:val="en-GB"/>
        </w:rPr>
        <w:instrText>ביחס לקשב חיצוני שם יש יותר</w:instrText>
      </w:r>
      <w:r w:rsidR="00785498" w:rsidRPr="0013159B">
        <w:rPr>
          <w:rFonts w:ascii="David" w:hAnsi="David" w:cs="David"/>
          <w:sz w:val="24"/>
          <w:szCs w:val="24"/>
          <w:lang w:val="en-GB"/>
        </w:rPr>
        <w:instrText xml:space="preserve"> top down </w:instrText>
      </w:r>
      <w:r w:rsidR="00785498" w:rsidRPr="0013159B">
        <w:rPr>
          <w:rFonts w:ascii="David" w:hAnsi="David" w:cs="David"/>
          <w:sz w:val="24"/>
          <w:szCs w:val="24"/>
          <w:rtl/>
          <w:lang w:val="en-GB"/>
        </w:rPr>
        <w:instrText>בעבודות ומשימות היום יום (למידה וכו')</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צ'אן טוען שזכרון עבודה ותהליכי בקרה ביצועיים, מכווינים קשב לגירויים פנימיים - תהליכים מוכווני מטרה</w:instrText>
      </w:r>
      <w:r w:rsidR="00785498" w:rsidRPr="0013159B">
        <w:rPr>
          <w:rFonts w:ascii="David" w:hAnsi="David" w:cs="David"/>
          <w:sz w:val="24"/>
          <w:szCs w:val="24"/>
          <w:lang w:val="en-GB"/>
        </w:rPr>
        <w:instrText xml:space="preserve"> &amp;gt; top down","title":"iftach paper - INTERNAL ATTENTIONAL DYSCONTROL","type":"article-journal"},"uris":["http://www.mendeley.com/documents/?uuid=31e441a1-7824-4377-8518-2f2353213758"]}],"mendeley":{"formattedCitation":"(Amir, n.d.; Chun et al., 2010; Dixon, Fox, &amp; Christoff, 2014; Gazzaley &amp; Nobre, 2012)","plainTextFormattedCitation":"(Amir, n.d.; Chun et al., 2010; Dixon, Fox, &amp; Christoff, 2014; Gazzaley &amp; Nobre, 2012)","previouslyFormattedCitation":"(Amir, n.d.; Chun et al., 2010; Dixon, Fox, &amp; Christoff, 2014; Gazzaley &amp; Nobre, 2012)"},"properties":{"noteIndex":0},"schema":"https://github.com/citation-style-language/schema/raw/master/csl-citation.json"}</w:instrText>
      </w:r>
      <w:r w:rsidRPr="006A4A9B">
        <w:rPr>
          <w:rFonts w:ascii="David" w:hAnsi="David" w:cs="David"/>
          <w:sz w:val="24"/>
          <w:szCs w:val="24"/>
          <w:lang w:val="en-GB"/>
        </w:rPr>
        <w:fldChar w:fldCharType="separate"/>
      </w:r>
      <w:r w:rsidR="001E2173" w:rsidRPr="006A4A9B">
        <w:rPr>
          <w:rFonts w:ascii="David" w:hAnsi="David" w:cs="David"/>
          <w:noProof/>
          <w:sz w:val="24"/>
          <w:szCs w:val="24"/>
          <w:lang w:val="en-GB"/>
        </w:rPr>
        <w:t>(Amir, n.d.; Chun et al., 2010; Dixon, Fox, &amp; Christoff, 2014; Gazzaley &amp; Nobre, 2012)</w:t>
      </w:r>
      <w:r w:rsidRPr="006A4A9B">
        <w:rPr>
          <w:rFonts w:ascii="David" w:hAnsi="David" w:cs="David"/>
          <w:sz w:val="24"/>
          <w:szCs w:val="24"/>
          <w:lang w:val="en-GB"/>
        </w:rPr>
        <w:fldChar w:fldCharType="end"/>
      </w:r>
      <w:r w:rsidRPr="006A4A9B">
        <w:rPr>
          <w:rFonts w:ascii="David" w:hAnsi="David" w:cs="David"/>
          <w:sz w:val="24"/>
          <w:szCs w:val="24"/>
          <w:lang w:val="en-GB"/>
        </w:rPr>
        <w:t>.</w:t>
      </w:r>
      <w:r w:rsidR="008B6827" w:rsidRPr="006A4A9B">
        <w:rPr>
          <w:rFonts w:ascii="David" w:hAnsi="David" w:cs="David"/>
          <w:sz w:val="24"/>
          <w:szCs w:val="24"/>
          <w:lang w:val="en-GB"/>
        </w:rPr>
        <w:t xml:space="preserve"> </w:t>
      </w:r>
      <w:r w:rsidR="00844F0E" w:rsidRPr="006A4A9B">
        <w:rPr>
          <w:rFonts w:ascii="David" w:hAnsi="David" w:cs="David"/>
          <w:sz w:val="24"/>
          <w:szCs w:val="24"/>
          <w:lang w:val="en-GB"/>
        </w:rPr>
        <w:t>The</w:t>
      </w:r>
      <w:r w:rsidR="002D62E2" w:rsidRPr="0013159B">
        <w:rPr>
          <w:rFonts w:ascii="David" w:hAnsi="David" w:cs="David"/>
          <w:sz w:val="24"/>
          <w:szCs w:val="24"/>
          <w:lang w:val="en-GB"/>
        </w:rPr>
        <w:t xml:space="preserve"> cognitive neuroscience literature</w:t>
      </w:r>
      <w:del w:id="66" w:author="0mer dar" w:date="2020-02-26T18:20:00Z">
        <w:r w:rsidR="002D62E2" w:rsidRPr="0013159B" w:rsidDel="00C1163E">
          <w:rPr>
            <w:rFonts w:ascii="David" w:hAnsi="David" w:cs="David"/>
            <w:sz w:val="24"/>
            <w:szCs w:val="24"/>
            <w:lang w:val="en-GB"/>
          </w:rPr>
          <w:delText xml:space="preserve">, </w:delText>
        </w:r>
      </w:del>
      <w:ins w:id="67" w:author="0mer dar" w:date="2020-02-26T18:20:00Z">
        <w:r w:rsidR="00C1163E" w:rsidRPr="0013159B">
          <w:rPr>
            <w:rFonts w:ascii="David" w:hAnsi="David" w:cs="David"/>
            <w:sz w:val="24"/>
            <w:szCs w:val="24"/>
            <w:rtl/>
            <w:lang w:val="en-GB"/>
          </w:rPr>
          <w:t xml:space="preserve"> </w:t>
        </w:r>
        <w:r w:rsidR="00C1163E" w:rsidRPr="006A4A9B">
          <w:rPr>
            <w:rFonts w:ascii="David" w:hAnsi="David" w:cs="David"/>
            <w:sz w:val="24"/>
            <w:szCs w:val="24"/>
            <w:lang w:val="en-GB"/>
          </w:rPr>
          <w:t xml:space="preserve">has </w:t>
        </w:r>
      </w:ins>
      <w:r w:rsidR="002D62E2" w:rsidRPr="006A4A9B">
        <w:rPr>
          <w:rFonts w:ascii="David" w:hAnsi="David" w:cs="David"/>
          <w:sz w:val="24"/>
          <w:szCs w:val="24"/>
          <w:lang w:val="en-GB"/>
        </w:rPr>
        <w:t xml:space="preserve">focused on shared </w:t>
      </w:r>
      <w:ins w:id="68" w:author="0mer dar" w:date="2020-02-03T11:06:00Z">
        <w:r w:rsidR="00D835E0" w:rsidRPr="0013159B">
          <w:rPr>
            <w:rFonts w:ascii="David" w:hAnsi="David" w:cs="David"/>
            <w:sz w:val="24"/>
            <w:szCs w:val="24"/>
            <w:lang w:val="en-GB"/>
          </w:rPr>
          <w:t xml:space="preserve">and distinct </w:t>
        </w:r>
      </w:ins>
      <w:r w:rsidR="002D62E2" w:rsidRPr="0013159B">
        <w:rPr>
          <w:rFonts w:ascii="David" w:hAnsi="David" w:cs="David"/>
          <w:sz w:val="24"/>
          <w:szCs w:val="24"/>
          <w:lang w:val="en-GB"/>
        </w:rPr>
        <w:t>neural substrate and functions</w:t>
      </w:r>
      <w:r w:rsidR="00992F12" w:rsidRPr="0013159B">
        <w:rPr>
          <w:rFonts w:ascii="David" w:hAnsi="David" w:cs="David"/>
          <w:sz w:val="24"/>
          <w:szCs w:val="24"/>
          <w:lang w:val="en-GB"/>
        </w:rPr>
        <w:t xml:space="preserve"> of external and internal attention</w:t>
      </w:r>
      <w:ins w:id="69" w:author="0mer dar" w:date="2020-02-26T18:27:00Z">
        <w:r w:rsidR="001E2173" w:rsidRPr="0013159B">
          <w:rPr>
            <w:rFonts w:ascii="David" w:hAnsi="David" w:cs="David"/>
            <w:sz w:val="24"/>
            <w:szCs w:val="24"/>
            <w:lang w:val="en-GB"/>
          </w:rPr>
          <w:t xml:space="preserve"> </w:t>
        </w:r>
      </w:ins>
      <w:ins w:id="70" w:author="0mer dar" w:date="2020-02-26T18:25:00Z">
        <w:r w:rsidR="00C1163E" w:rsidRPr="006A4A9B">
          <w:rPr>
            <w:rFonts w:ascii="David" w:hAnsi="David" w:cs="David"/>
            <w:sz w:val="24"/>
            <w:szCs w:val="24"/>
            <w:lang w:val="en-GB" w:bidi="ar-SA"/>
          </w:rPr>
          <w:fldChar w:fldCharType="begin" w:fldLock="1"/>
        </w:r>
      </w:ins>
      <w:r w:rsidR="00785498" w:rsidRPr="006A4A9B">
        <w:rPr>
          <w:rFonts w:ascii="David" w:hAnsi="David" w:cs="David"/>
          <w:sz w:val="24"/>
          <w:szCs w:val="24"/>
          <w:lang w:val="en-GB" w:bidi="ar-SA"/>
        </w:rPr>
        <w:instrText xml:space="preserve">ADDIN CSL_CITATION {"citationItems":[{"id":"ITEM-1","itemData":{"DOI":"10.1146/annurev.psych.093008.100427","ISBN":"1545-2085 (Electronic)\\n0066-4308 (Linking)","ISSN":"0066-4308","PMID":"19575619","abstract":"Attention is a core property of all perceptual and </w:instrText>
      </w:r>
      <w:r w:rsidR="00785498" w:rsidRPr="0013159B">
        <w:rPr>
          <w:rFonts w:ascii="David" w:hAnsi="David" w:cs="David"/>
          <w:sz w:val="24"/>
          <w:szCs w:val="24"/>
          <w:lang w:val="en-GB" w:bidi="ar-SA"/>
        </w:rPr>
        <w:instrText>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 — 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B.","non-dropping-particle":"","parse-names":false,"suffix":""}],"container-title":"Ssrn","id":"ITEM-1","issued":{"date-parts":[["2010"]]},"note":"</w:instrText>
      </w:r>
      <w:r w:rsidR="00785498" w:rsidRPr="0013159B">
        <w:rPr>
          <w:rFonts w:ascii="David" w:hAnsi="David" w:cs="David"/>
          <w:sz w:val="24"/>
          <w:szCs w:val="24"/>
          <w:rtl/>
          <w:lang w:val="en-GB"/>
        </w:rPr>
        <w:instrText>מהסימוכין של יפתח - צ'ון</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טקסומוניה של קשב חיצוני ופנימי</w:instrText>
      </w:r>
      <w:r w:rsidR="00785498" w:rsidRPr="0013159B">
        <w:rPr>
          <w:rFonts w:ascii="David" w:hAnsi="David" w:cs="David"/>
          <w:sz w:val="24"/>
          <w:szCs w:val="24"/>
          <w:lang w:val="en-GB" w:bidi="ar-SA"/>
        </w:rPr>
        <w:instrText xml:space="preserve"> \n2011\n</w:instrText>
      </w:r>
      <w:r w:rsidR="00785498" w:rsidRPr="0013159B">
        <w:rPr>
          <w:rFonts w:ascii="David" w:hAnsi="David" w:cs="David"/>
          <w:sz w:val="24"/>
          <w:szCs w:val="24"/>
          <w:rtl/>
          <w:lang w:val="en-GB"/>
        </w:rPr>
        <w:instrText>קשב - קבולת מוגבלת, סלקציה, מודולציה והשהיית פוקוס על מידע רלבנטי להתנהגות</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טקסונומיה המתבססת על המטרות אליהן מוכוון הקשב, המבחינה בין גירוי חיצוני לפנימי</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חיצוני - מידע סנסורי, מקומות במרחב, נקודות זמן, מודולריות</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פנימי - סלקציה, מודולציה ושימור מידע</w:instrText>
      </w:r>
      <w:r w:rsidR="00785498" w:rsidRPr="0013159B">
        <w:rPr>
          <w:rFonts w:ascii="David" w:hAnsi="David" w:cs="David"/>
          <w:sz w:val="24"/>
          <w:szCs w:val="24"/>
          <w:lang w:val="en-GB" w:bidi="ar-SA"/>
        </w:rPr>
        <w:instrText xml:space="preserve"> </w:instrText>
      </w:r>
      <w:r w:rsidR="00785498" w:rsidRPr="0013159B">
        <w:rPr>
          <w:rFonts w:ascii="David" w:hAnsi="David" w:cs="David"/>
          <w:sz w:val="24"/>
          <w:szCs w:val="24"/>
          <w:rtl/>
          <w:lang w:val="en-GB"/>
        </w:rPr>
        <w:instrText>פנימי, משחקי תפקידים, תגובות זכרן ארוך טווח או</w:instrText>
      </w:r>
      <w:r w:rsidR="00785498" w:rsidRPr="0013159B">
        <w:rPr>
          <w:rFonts w:ascii="David" w:hAnsi="David" w:cs="David"/>
          <w:sz w:val="24"/>
          <w:szCs w:val="24"/>
          <w:lang w:val="en-GB" w:bidi="ar-SA"/>
        </w:rPr>
        <w:instrText xml:space="preserve"> WM.\nWM - </w:instrText>
      </w:r>
      <w:r w:rsidR="00785498" w:rsidRPr="0013159B">
        <w:rPr>
          <w:rFonts w:ascii="David" w:hAnsi="David" w:cs="David"/>
          <w:sz w:val="24"/>
          <w:szCs w:val="24"/>
          <w:rtl/>
          <w:lang w:val="en-GB"/>
        </w:rPr>
        <w:instrText>הקישור בין פנים לחוץ</w:instrText>
      </w:r>
      <w:r w:rsidR="00785498" w:rsidRPr="0013159B">
        <w:rPr>
          <w:rFonts w:ascii="David" w:hAnsi="David" w:cs="David"/>
          <w:sz w:val="24"/>
          <w:szCs w:val="24"/>
          <w:lang w:val="en-GB" w:bidi="ar-SA"/>
        </w:rPr>
        <w:instrText xml:space="preserve"> \n</w:instrText>
      </w:r>
      <w:r w:rsidR="00785498" w:rsidRPr="0013159B">
        <w:rPr>
          <w:rFonts w:ascii="David" w:hAnsi="David" w:cs="David"/>
          <w:sz w:val="24"/>
          <w:szCs w:val="24"/>
          <w:rtl/>
          <w:lang w:val="en-GB"/>
        </w:rPr>
        <w:instrText>למה</w:instrText>
      </w:r>
      <w:r w:rsidR="00785498" w:rsidRPr="0013159B">
        <w:rPr>
          <w:rFonts w:ascii="David" w:hAnsi="David" w:cs="David"/>
          <w:sz w:val="24"/>
          <w:szCs w:val="24"/>
          <w:lang w:val="en-GB" w:bidi="ar-SA"/>
        </w:rPr>
        <w:instrText>? \n</w:instrText>
      </w:r>
      <w:r w:rsidR="00785498" w:rsidRPr="0013159B">
        <w:rPr>
          <w:rFonts w:ascii="David" w:hAnsi="David" w:cs="David"/>
          <w:sz w:val="24"/>
          <w:szCs w:val="24"/>
          <w:rtl/>
          <w:lang w:val="en-GB"/>
        </w:rPr>
        <w:instrText>מנגנונים נוריונליים</w:instrText>
      </w:r>
      <w:r w:rsidR="00785498" w:rsidRPr="0013159B">
        <w:rPr>
          <w:rFonts w:ascii="David" w:hAnsi="David" w:cs="David"/>
          <w:sz w:val="24"/>
          <w:szCs w:val="24"/>
          <w:lang w:val="en-GB" w:bidi="ar-SA"/>
        </w:rPr>
        <w:instrText>","title":"A Taxonomy of External and Internal Attention","type":"article-journal"},"uris":["http://www.mendeley.com/documents/?uuid=4319ca16-84f8-4960-9d24-734e9f0e99e9"]},{"id":"ITEM-2","itemData":{"DOI":"10.1016/j.neuropsychologia.2014.05.024","ISBN":"1873-3514 (Electronic)\\r0028-3932 (Linking)","ISSN":"18733514","PMID":"24912071","abstract":"Externally directed cognition (EDC) involves attending to stimuli in the external environment, whereas internally directed cognition (IDC) involves attending internally to thoughts, memories and mental imagery. To date, most studies have focused on the competition or trade-offs between these modes of cognition. However, both EDC and IDC include a variety of cognitive states that differ along multiple dimensions. These dimensions may influence the way in which EDC and IDC relate to each other. In this review, we present a novel framework that considers whether cognitive resources are oriented externally or internally, and also whether a given cognitive state involves intentional (i.e., voluntary) or spontaneous (i.e., involuntary) processing. Within this framework, we examine the conditions under which EDC and IDC are expected to either compete, or co-occur without interference. We argue that EDC and IDC are not inherently antagonistic, but when both involve higher levels of intentionality they are increasingly likely to compete, due to the capacity limitations of intentional processing. In contrast, if one or both involve spontaneous processing, EDC and IDC can co-occur with minimal interference given that involuntary processes are not subject to the same capacity constraints. A review of the brain regions implicated in EDC and IDC suggests that their neural substrates are partially segregated and partially convergent. Both EDC and IDC recruit the lateral prefrontal cortex (PFC) during intentional processing, and may therefore compete over the processes and representational space it supports. However, at lower levels of intentionality, EDC and IDC rely on largely distinct neural structures, which may enable their co-occurrence without interference. The proposal that EDC and IDC can in some cases co-occur, provides a framework for understanding the complex mental states that underlie theory of mind, creativity, the influence of self-evaluative processing on cognitive control, and memory-guided attention.","author":[{"dropping-particle":"","family":"Dixon","given":"Matthew L.","non-dropping-particle":"","parse-names":false,"suffix":""},{"dropping-particle":"","family":"Fox","given":"Kieran C.R.","non-dropping-particle":"","parse-names":false,"suffix":""},{"dropping-particle":"","family":"Christoff","given":"Kalina","non-dropping-particle":"","parse-names":false,"suffix":""}],"container-title":"Neuropsychologia","id":"ITEM-2","issued":{"date-parts":[["2014"]]},"note":"</w:instrText>
      </w:r>
      <w:r w:rsidR="00785498" w:rsidRPr="0013159B">
        <w:rPr>
          <w:rFonts w:ascii="David" w:hAnsi="David" w:cs="David"/>
          <w:sz w:val="24"/>
          <w:szCs w:val="24"/>
          <w:rtl/>
          <w:lang w:val="en-GB"/>
        </w:rPr>
        <w:instrText>קשב פנימי - מהסימוכין מתוך המאמר של יפתח - לקרוא</w:instrText>
      </w:r>
      <w:r w:rsidR="00785498" w:rsidRPr="0013159B">
        <w:rPr>
          <w:rFonts w:ascii="David" w:hAnsi="David" w:cs="David"/>
          <w:sz w:val="24"/>
          <w:szCs w:val="24"/>
          <w:lang w:val="en-GB" w:bidi="ar-SA"/>
        </w:rPr>
        <w:instrText>!!","page":"321-330","publisher":"Elsevier","title":"A framework for understanding the relationship between externally and internally directed cognition","type":"article-journal","volume":"62"},"uris":["http://www.mendeley.com/documents/?uuid=1665f8b8-797a-43da-8b35-a58f299f8228"]},{"id":"ITEM-3","itemData":{"DOI":"10.1016/j.tics.2011.11.014","ISBN":"1364-6613","ISSN":"13646613","PMID":"22209601","abstract":"Selective attention, the ability to focus our cognitive resources on information relevant to our goals, influences working memory (WM) performance. Indeed, attention and working memory are increasingly viewed as overlapping constructs. Here, we review recent evidence from human neurophysiological studies demonstrating that top-down modulation serves as a common neural mechanism underlying these two cognitive operations. The core features include activity modulation in stimulus-selective sensory cortices with concurrent engagement of prefrontal and parietal control regions that function as sources of top-down signals. Notably, top-down modulation is engaged during both stimulus-present and stimulus-absent stages of WM tasks; that is, expectation of an ensuing stimulus to be remembered, selection and encoding of stimuli, maintenance of relevant information in mind and memory retrieval. © 2011 Elsevier Ltd.","author":[{"dropping-particle":"","family":"Gazzaley","given":"Adam","non-dropping-particle":"","parse-names":false,"suffix":""},{"dropping-particle":"","family":"Nobre","given":"Anna C.","non-dropping-particle":"","parse-names":false,"suffix":""}],"container-title":"Trends in Cognitive Sciences","id":"ITEM-3","issue":"2","issued":{"date-parts":[["2012"]]},"note":"</w:instrText>
      </w:r>
      <w:r w:rsidR="00785498" w:rsidRPr="0013159B">
        <w:rPr>
          <w:rFonts w:ascii="David" w:hAnsi="David" w:cs="David"/>
          <w:sz w:val="24"/>
          <w:szCs w:val="24"/>
          <w:rtl/>
          <w:lang w:val="en-GB"/>
        </w:rPr>
        <w:instrText>מודולציה טופ-דאון</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קישור בין קשב סלקטיבי לזכרון עבודה</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נוברה; 2011</w:instrText>
      </w:r>
      <w:r w:rsidR="00785498" w:rsidRPr="0013159B">
        <w:rPr>
          <w:rFonts w:ascii="David" w:hAnsi="David" w:cs="David"/>
          <w:sz w:val="24"/>
          <w:szCs w:val="24"/>
          <w:lang w:val="en-GB" w:bidi="ar-SA"/>
        </w:rPr>
        <w:instrText>\n\ncognitive neuroscience - IA - WM\n</w:instrText>
      </w:r>
      <w:r w:rsidR="00785498" w:rsidRPr="0013159B">
        <w:rPr>
          <w:rFonts w:ascii="David" w:hAnsi="David" w:cs="David"/>
          <w:sz w:val="24"/>
          <w:szCs w:val="24"/>
          <w:rtl/>
          <w:lang w:val="en-GB"/>
        </w:rPr>
        <w:instrText>קשב סלקטיבי, היכולת לפקס את</w:instrText>
      </w:r>
      <w:r w:rsidR="00785498" w:rsidRPr="0013159B">
        <w:rPr>
          <w:rFonts w:ascii="David" w:hAnsi="David" w:cs="David"/>
          <w:sz w:val="24"/>
          <w:szCs w:val="24"/>
          <w:lang w:val="en-GB" w:bidi="ar-SA"/>
        </w:rPr>
        <w:instrText xml:space="preserve"> </w:instrText>
      </w:r>
      <w:r w:rsidR="00785498" w:rsidRPr="0013159B">
        <w:rPr>
          <w:rFonts w:ascii="David" w:hAnsi="David" w:cs="David"/>
          <w:sz w:val="24"/>
          <w:szCs w:val="24"/>
          <w:rtl/>
          <w:lang w:val="en-GB"/>
        </w:rPr>
        <w:instrText>המשאבים הקוגניטבייים על אינפורמציה הרלבנטית למטרות, משפיעה על ביצועי</w:instrText>
      </w:r>
      <w:r w:rsidR="00785498" w:rsidRPr="0013159B">
        <w:rPr>
          <w:rFonts w:ascii="David" w:hAnsi="David" w:cs="David"/>
          <w:sz w:val="24"/>
          <w:szCs w:val="24"/>
          <w:lang w:val="en-GB" w:bidi="ar-SA"/>
        </w:rPr>
        <w:instrText xml:space="preserve"> WM.\n\n</w:instrText>
      </w:r>
      <w:r w:rsidR="00785498" w:rsidRPr="0013159B">
        <w:rPr>
          <w:rFonts w:ascii="David" w:hAnsi="David" w:cs="David"/>
          <w:sz w:val="24"/>
          <w:szCs w:val="24"/>
          <w:rtl/>
          <w:lang w:val="en-GB"/>
        </w:rPr>
        <w:instrText>קשב ו</w:instrText>
      </w:r>
      <w:r w:rsidR="00785498" w:rsidRPr="0013159B">
        <w:rPr>
          <w:rFonts w:ascii="David" w:hAnsi="David" w:cs="David"/>
          <w:sz w:val="24"/>
          <w:szCs w:val="24"/>
          <w:lang w:val="en-GB" w:bidi="ar-SA"/>
        </w:rPr>
        <w:instrText xml:space="preserve">-WM </w:instrText>
      </w:r>
      <w:r w:rsidR="00785498" w:rsidRPr="0013159B">
        <w:rPr>
          <w:rFonts w:ascii="David" w:hAnsi="David" w:cs="David"/>
          <w:sz w:val="24"/>
          <w:szCs w:val="24"/>
          <w:rtl/>
          <w:lang w:val="en-GB"/>
        </w:rPr>
        <w:instrText>הולכים ונראים כמבנים חופפים</w:instrText>
      </w:r>
      <w:r w:rsidR="00785498" w:rsidRPr="0013159B">
        <w:rPr>
          <w:rFonts w:ascii="David" w:hAnsi="David" w:cs="David"/>
          <w:sz w:val="24"/>
          <w:szCs w:val="24"/>
          <w:lang w:val="en-GB" w:bidi="ar-SA"/>
        </w:rPr>
        <w:instrText>.\n\n</w:instrText>
      </w:r>
      <w:r w:rsidR="00785498" w:rsidRPr="0013159B">
        <w:rPr>
          <w:rFonts w:ascii="David" w:hAnsi="David" w:cs="David"/>
          <w:sz w:val="24"/>
          <w:szCs w:val="24"/>
          <w:rtl/>
          <w:lang w:val="en-GB"/>
        </w:rPr>
        <w:instrText>במאמר זה - ממצאים עכשווים ממחקר נוירופיזיולוגי שמדגימים מודולציה טופ-דאון, עם מנגנון משותף ל-2 תהליכים קוג' שונים</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טופ דאון גם כשהגירוי נראה גם כשהוא לא נרא ה (מאוכסן בזכרון עבודה)</w:instrText>
      </w:r>
      <w:r w:rsidR="00785498" w:rsidRPr="0013159B">
        <w:rPr>
          <w:rFonts w:ascii="David" w:hAnsi="David" w:cs="David"/>
          <w:sz w:val="24"/>
          <w:szCs w:val="24"/>
          <w:lang w:val="en-GB" w:bidi="ar-SA"/>
        </w:rPr>
        <w:instrText>.","page":"129-135","publisher":"Elsevier Ltd","title":"Top-down modulation: Bridging selective attention and working memory","type":"article-journal","volume":"16"},"uris":["http://www.mendeley.com/documents/?uuid=bfe3c80c-31d5-4a26-ada5-dfe0bdd50469"]}],"mendeley":{"formattedCitation":"(Chun et al., 2010; Dixon et al., 2014; Gazzaley &amp; Nobre, 2012)","plainTextFormattedCitation":"(Chun et al., 2010; Dixon et al., 2014; Gazzaley &amp; Nobre, 2012)","previouslyFormattedCitation":"(Chun et al., 2010; Dixon et al., 2014; Gazzaley &amp; Nobre, 2012)"},"properties":{"noteIndex":0},"schema":"https://github.com/citation-style-language/schema/raw/master/csl-citation.json"}</w:instrText>
      </w:r>
      <w:ins w:id="71" w:author="0mer dar" w:date="2020-02-26T18:25:00Z">
        <w:r w:rsidR="00C1163E" w:rsidRPr="006A4A9B">
          <w:rPr>
            <w:rFonts w:ascii="David" w:hAnsi="David" w:cs="David"/>
            <w:sz w:val="24"/>
            <w:szCs w:val="24"/>
            <w:lang w:val="en-GB" w:bidi="ar-SA"/>
          </w:rPr>
          <w:fldChar w:fldCharType="separate"/>
        </w:r>
      </w:ins>
      <w:r w:rsidR="001E2173" w:rsidRPr="006A4A9B">
        <w:rPr>
          <w:rFonts w:ascii="David" w:hAnsi="David" w:cs="David"/>
          <w:noProof/>
          <w:sz w:val="24"/>
          <w:szCs w:val="24"/>
          <w:lang w:val="en-GB" w:bidi="ar-SA"/>
        </w:rPr>
        <w:t>(Chun et al., 2010; Dixon et al., 2014; Gazzaley &amp; Nobre, 2012)</w:t>
      </w:r>
      <w:ins w:id="72" w:author="0mer dar" w:date="2020-02-26T18:25:00Z">
        <w:r w:rsidR="00C1163E" w:rsidRPr="006A4A9B">
          <w:rPr>
            <w:rFonts w:ascii="David" w:hAnsi="David" w:cs="David"/>
            <w:sz w:val="24"/>
            <w:szCs w:val="24"/>
            <w:lang w:val="en-GB" w:bidi="ar-SA"/>
          </w:rPr>
          <w:fldChar w:fldCharType="end"/>
        </w:r>
      </w:ins>
      <w:ins w:id="73" w:author="0mer dar" w:date="2020-02-26T18:21:00Z">
        <w:r w:rsidR="00C1163E" w:rsidRPr="006A4A9B">
          <w:rPr>
            <w:rFonts w:ascii="David" w:hAnsi="David" w:cs="David"/>
            <w:sz w:val="24"/>
            <w:szCs w:val="24"/>
            <w:lang w:val="en-GB"/>
          </w:rPr>
          <w:t>.</w:t>
        </w:r>
      </w:ins>
      <w:ins w:id="74" w:author="0mer dar" w:date="2020-02-26T18:22:00Z">
        <w:r w:rsidR="00C1163E" w:rsidRPr="006A4A9B">
          <w:rPr>
            <w:rFonts w:ascii="David" w:hAnsi="David" w:cs="David"/>
            <w:sz w:val="24"/>
            <w:szCs w:val="24"/>
            <w:lang w:val="en-GB"/>
          </w:rPr>
          <w:t xml:space="preserve"> It worth </w:t>
        </w:r>
      </w:ins>
      <w:ins w:id="75" w:author="0mer dar" w:date="2020-02-26T18:28:00Z">
        <w:r w:rsidR="001E2173" w:rsidRPr="006A4A9B">
          <w:rPr>
            <w:rFonts w:ascii="David" w:hAnsi="David" w:cs="David"/>
            <w:sz w:val="24"/>
            <w:szCs w:val="24"/>
            <w:lang w:val="en-GB"/>
          </w:rPr>
          <w:t xml:space="preserve">mention </w:t>
        </w:r>
      </w:ins>
      <w:ins w:id="76" w:author="0mer dar" w:date="2020-02-26T18:22:00Z">
        <w:r w:rsidR="00C1163E" w:rsidRPr="0013159B">
          <w:rPr>
            <w:rFonts w:ascii="David" w:hAnsi="David" w:cs="David"/>
            <w:sz w:val="24"/>
            <w:szCs w:val="24"/>
            <w:lang w:val="en-GB"/>
          </w:rPr>
          <w:t xml:space="preserve">that </w:t>
        </w:r>
      </w:ins>
      <w:del w:id="77" w:author="0mer dar" w:date="2020-02-26T18:21:00Z">
        <w:r w:rsidR="00D835E0" w:rsidRPr="0013159B" w:rsidDel="00C1163E">
          <w:rPr>
            <w:rFonts w:ascii="David" w:hAnsi="David" w:cs="David"/>
            <w:sz w:val="24"/>
            <w:szCs w:val="24"/>
            <w:lang w:val="en-GB" w:bidi="ar-SA"/>
          </w:rPr>
          <w:delText>w</w:delText>
        </w:r>
      </w:del>
      <w:del w:id="78" w:author="0mer dar" w:date="2020-02-26T18:22:00Z">
        <w:r w:rsidR="00D835E0" w:rsidRPr="0013159B" w:rsidDel="00C1163E">
          <w:rPr>
            <w:rFonts w:ascii="David" w:hAnsi="David" w:cs="David"/>
            <w:sz w:val="24"/>
            <w:szCs w:val="24"/>
            <w:lang w:val="en-GB" w:bidi="ar-SA"/>
          </w:rPr>
          <w:delText xml:space="preserve">hile </w:delText>
        </w:r>
      </w:del>
      <w:r w:rsidR="00D835E0" w:rsidRPr="0013159B">
        <w:rPr>
          <w:rFonts w:ascii="David" w:hAnsi="David" w:cs="David"/>
          <w:sz w:val="24"/>
          <w:szCs w:val="24"/>
          <w:lang w:val="en-GB" w:bidi="ar-SA"/>
        </w:rPr>
        <w:t>b</w:t>
      </w:r>
      <w:r w:rsidR="006C3C8A" w:rsidRPr="0013159B">
        <w:rPr>
          <w:rFonts w:ascii="David" w:hAnsi="David" w:cs="David"/>
          <w:sz w:val="24"/>
          <w:szCs w:val="24"/>
          <w:lang w:val="en-GB"/>
        </w:rPr>
        <w:t xml:space="preserve">oth </w:t>
      </w:r>
      <w:r w:rsidR="006C3C8A" w:rsidRPr="0013159B">
        <w:rPr>
          <w:rFonts w:ascii="David" w:hAnsi="David" w:cs="David"/>
          <w:i/>
          <w:iCs/>
          <w:sz w:val="24"/>
          <w:szCs w:val="24"/>
          <w:lang w:val="en-GB"/>
        </w:rPr>
        <w:t>external</w:t>
      </w:r>
      <w:r w:rsidR="006C3C8A" w:rsidRPr="0013159B">
        <w:rPr>
          <w:rFonts w:ascii="David" w:hAnsi="David" w:cs="David"/>
          <w:sz w:val="24"/>
          <w:szCs w:val="24"/>
          <w:lang w:val="en-GB"/>
        </w:rPr>
        <w:t xml:space="preserve"> and </w:t>
      </w:r>
      <w:r w:rsidR="006C3C8A" w:rsidRPr="0013159B">
        <w:rPr>
          <w:rFonts w:ascii="David" w:hAnsi="David" w:cs="David"/>
          <w:i/>
          <w:iCs/>
          <w:sz w:val="24"/>
          <w:szCs w:val="24"/>
          <w:lang w:val="en-GB"/>
        </w:rPr>
        <w:t>internal</w:t>
      </w:r>
      <w:r w:rsidR="006C3C8A" w:rsidRPr="0013159B">
        <w:rPr>
          <w:rFonts w:ascii="David" w:hAnsi="David" w:cs="David"/>
          <w:sz w:val="24"/>
          <w:szCs w:val="24"/>
          <w:lang w:val="en-GB"/>
        </w:rPr>
        <w:t xml:space="preserve"> attention are characterized by the attentional processes of sustained attention, selection, and attentional control</w:t>
      </w:r>
      <w:ins w:id="79" w:author="0mer dar" w:date="2020-02-26T19:44:00Z">
        <w:r w:rsidR="00927832" w:rsidRPr="0013159B">
          <w:rPr>
            <w:rFonts w:ascii="David" w:hAnsi="David" w:cs="David"/>
            <w:sz w:val="24"/>
            <w:szCs w:val="24"/>
            <w:lang w:val="en-GB"/>
          </w:rPr>
          <w:t>,</w:t>
        </w:r>
      </w:ins>
      <w:ins w:id="80" w:author="0mer dar" w:date="2020-02-26T18:27:00Z">
        <w:r w:rsidR="001E2173" w:rsidRPr="0013159B">
          <w:rPr>
            <w:rFonts w:ascii="David" w:hAnsi="David" w:cs="David"/>
            <w:sz w:val="24"/>
            <w:szCs w:val="24"/>
            <w:lang w:val="en-GB"/>
          </w:rPr>
          <w:t xml:space="preserve"> </w:t>
        </w:r>
      </w:ins>
      <w:ins w:id="81" w:author="0mer dar" w:date="2020-02-26T18:24:00Z">
        <w:r w:rsidR="00C1163E" w:rsidRPr="0013159B">
          <w:rPr>
            <w:rFonts w:ascii="David" w:hAnsi="David" w:cs="David"/>
            <w:sz w:val="24"/>
            <w:szCs w:val="24"/>
            <w:lang w:val="en-GB"/>
          </w:rPr>
          <w:t>but the objects of attention are different</w:t>
        </w:r>
      </w:ins>
      <w:r w:rsidR="006C3C8A" w:rsidRPr="0013159B">
        <w:rPr>
          <w:rFonts w:ascii="David" w:hAnsi="David" w:cs="David"/>
          <w:sz w:val="24"/>
          <w:szCs w:val="24"/>
          <w:lang w:val="en-GB"/>
        </w:rPr>
        <w:t>.</w:t>
      </w:r>
      <w:r w:rsidR="00326BBD" w:rsidRPr="0013159B">
        <w:rPr>
          <w:rFonts w:ascii="David" w:hAnsi="David" w:cs="David"/>
          <w:sz w:val="24"/>
          <w:szCs w:val="24"/>
          <w:lang w:val="en-GB"/>
        </w:rPr>
        <w:t xml:space="preserve"> </w:t>
      </w:r>
      <w:commentRangeStart w:id="82"/>
      <w:commentRangeStart w:id="83"/>
      <w:r w:rsidR="00326BBD" w:rsidRPr="0013159B">
        <w:rPr>
          <w:rFonts w:ascii="David" w:hAnsi="David" w:cs="David"/>
          <w:sz w:val="24"/>
          <w:szCs w:val="24"/>
          <w:lang w:val="en-GB"/>
        </w:rPr>
        <w:t>It is moreover noteworthy that t</w:t>
      </w:r>
      <w:r w:rsidR="00326BBD" w:rsidRPr="0013159B">
        <w:rPr>
          <w:rFonts w:ascii="David" w:hAnsi="David" w:cs="David"/>
          <w:sz w:val="24"/>
          <w:szCs w:val="24"/>
        </w:rPr>
        <w:t xml:space="preserve">he Buddhist </w:t>
      </w:r>
      <w:proofErr w:type="spellStart"/>
      <w:r w:rsidR="00326BBD" w:rsidRPr="0013159B">
        <w:rPr>
          <w:rFonts w:ascii="David" w:hAnsi="David" w:cs="David"/>
          <w:sz w:val="24"/>
          <w:szCs w:val="24"/>
        </w:rPr>
        <w:t>Nikayas</w:t>
      </w:r>
      <w:proofErr w:type="spellEnd"/>
      <w:r w:rsidR="00326BBD" w:rsidRPr="0013159B">
        <w:rPr>
          <w:rFonts w:ascii="David" w:hAnsi="David" w:cs="David"/>
          <w:sz w:val="24"/>
          <w:szCs w:val="24"/>
        </w:rPr>
        <w:t xml:space="preserve"> and </w:t>
      </w:r>
      <w:proofErr w:type="spellStart"/>
      <w:r w:rsidR="00326BBD" w:rsidRPr="0013159B">
        <w:rPr>
          <w:rFonts w:ascii="David" w:hAnsi="David" w:cs="David"/>
          <w:sz w:val="24"/>
          <w:szCs w:val="24"/>
        </w:rPr>
        <w:t>Abhidhamma</w:t>
      </w:r>
      <w:proofErr w:type="spellEnd"/>
      <w:r w:rsidR="00326BBD" w:rsidRPr="0013159B">
        <w:rPr>
          <w:rFonts w:ascii="David" w:hAnsi="David" w:cs="David"/>
          <w:sz w:val="24"/>
          <w:szCs w:val="24"/>
        </w:rPr>
        <w:t xml:space="preserve"> </w:t>
      </w:r>
      <w:r w:rsidR="00326BBD" w:rsidRPr="0013159B">
        <w:rPr>
          <w:rFonts w:ascii="David" w:hAnsi="David" w:cs="David"/>
          <w:sz w:val="24"/>
          <w:szCs w:val="24"/>
          <w:lang w:val="en-GB" w:bidi="ar-SA"/>
        </w:rPr>
        <w:t xml:space="preserve">provide a canonical reference to the mental phenomenon of internal attention, by referring </w:t>
      </w:r>
      <w:r w:rsidR="00326BBD" w:rsidRPr="0013159B">
        <w:rPr>
          <w:rFonts w:ascii="David" w:hAnsi="David" w:cs="David"/>
          <w:sz w:val="24"/>
          <w:szCs w:val="24"/>
        </w:rPr>
        <w:t xml:space="preserve">to </w:t>
      </w:r>
      <w:r w:rsidR="00326BBD" w:rsidRPr="0013159B">
        <w:rPr>
          <w:rFonts w:ascii="David" w:hAnsi="David" w:cs="David"/>
          <w:sz w:val="24"/>
          <w:szCs w:val="24"/>
          <w:lang w:val="en-GB" w:bidi="ar-SA"/>
        </w:rPr>
        <w:t>the mind</w:t>
      </w:r>
      <w:r w:rsidR="00326BBD" w:rsidRPr="0013159B">
        <w:rPr>
          <w:rFonts w:ascii="David" w:hAnsi="David" w:cs="David"/>
          <w:sz w:val="24"/>
          <w:szCs w:val="24"/>
        </w:rPr>
        <w:t xml:space="preserve"> as a</w:t>
      </w:r>
      <w:r w:rsidR="00326BBD" w:rsidRPr="0013159B">
        <w:rPr>
          <w:rFonts w:ascii="David" w:hAnsi="David" w:cs="David"/>
          <w:sz w:val="24"/>
          <w:szCs w:val="24"/>
          <w:lang w:val="en-GB" w:bidi="ar-SA"/>
        </w:rPr>
        <w:t xml:space="preserve"> sixth sense base (</w:t>
      </w:r>
      <w:proofErr w:type="spellStart"/>
      <w:r w:rsidR="00326BBD" w:rsidRPr="0013159B">
        <w:rPr>
          <w:rFonts w:ascii="Calibri" w:hAnsi="Calibri" w:cs="Calibri"/>
          <w:b/>
          <w:bCs/>
          <w:i/>
          <w:iCs/>
          <w:sz w:val="24"/>
          <w:szCs w:val="24"/>
        </w:rPr>
        <w:t>Ā</w:t>
      </w:r>
      <w:r w:rsidR="00326BBD" w:rsidRPr="0013159B">
        <w:rPr>
          <w:rFonts w:ascii="David" w:hAnsi="David" w:cs="David"/>
          <w:b/>
          <w:bCs/>
          <w:i/>
          <w:iCs/>
          <w:sz w:val="24"/>
          <w:szCs w:val="24"/>
        </w:rPr>
        <w:t>yatana</w:t>
      </w:r>
      <w:proofErr w:type="spellEnd"/>
      <w:r w:rsidR="00326BBD" w:rsidRPr="0013159B">
        <w:rPr>
          <w:rFonts w:ascii="David" w:hAnsi="David" w:cs="David"/>
          <w:sz w:val="24"/>
          <w:szCs w:val="24"/>
        </w:rPr>
        <w:t xml:space="preserve"> in Pali)</w:t>
      </w:r>
      <w:r w:rsidR="00326BBD" w:rsidRPr="0013159B">
        <w:rPr>
          <w:rFonts w:ascii="David" w:hAnsi="David" w:cs="David"/>
          <w:sz w:val="24"/>
          <w:szCs w:val="24"/>
          <w:lang w:val="en-GB" w:bidi="ar-SA"/>
        </w:rPr>
        <w:t xml:space="preserve"> and mental objects as the input or stimuli of the mind </w:t>
      </w:r>
      <w:r w:rsidR="00326BBD" w:rsidRPr="006A4A9B">
        <w:rPr>
          <w:rFonts w:ascii="David" w:hAnsi="David" w:cs="David"/>
          <w:sz w:val="24"/>
          <w:szCs w:val="24"/>
          <w:lang w:val="en-GB" w:bidi="ar-SA"/>
        </w:rPr>
        <w:fldChar w:fldCharType="begin" w:fldLock="1"/>
      </w:r>
      <w:r w:rsidR="00785498" w:rsidRPr="006A4A9B">
        <w:rPr>
          <w:rFonts w:ascii="David" w:hAnsi="David" w:cs="David"/>
          <w:sz w:val="24"/>
          <w:szCs w:val="24"/>
          <w:lang w:val="en-GB" w:bidi="ar-SA"/>
        </w:rPr>
        <w:instrText>ADDIN CSL_CITATION {"citationItems":[{"id":"ITEM-1","itemData":{"DOI":"10.1080/14639947.2011.564817","ISBN":"1463-9947","ISSN":"1463-9947","abstract":"Mindfulness is examined using the Abhidhamma system of classification of phenomena (dharmas) as found in the Pali work Abhidhammattha-san</w:instrText>
      </w:r>
      <w:r w:rsidR="00785498" w:rsidRPr="0013159B">
        <w:rPr>
          <w:rFonts w:ascii="Arial" w:hAnsi="Arial" w:cs="Arial" w:hint="eastAsia"/>
          <w:sz w:val="24"/>
          <w:szCs w:val="24"/>
          <w:lang w:val="en-GB" w:bidi="ar-SA"/>
          <w:rPrChange w:id="84" w:author="0mer dar" w:date="2020-03-08T20:10:00Z">
            <w:rPr>
              <w:rFonts w:ascii="David" w:hAnsi="David" w:cs="David" w:hint="eastAsia"/>
              <w:sz w:val="24"/>
              <w:szCs w:val="24"/>
              <w:lang w:val="en-GB" w:bidi="ar-SA"/>
            </w:rPr>
          </w:rPrChange>
        </w:rPr>
        <w:instrText>˙</w:instrText>
      </w:r>
      <w:r w:rsidR="00785498" w:rsidRPr="006A4A9B">
        <w:rPr>
          <w:rFonts w:ascii="David" w:hAnsi="David" w:cs="David"/>
          <w:sz w:val="24"/>
          <w:szCs w:val="24"/>
          <w:lang w:val="en-GB" w:bidi="ar-SA"/>
        </w:rPr>
        <w:instrText>gaha. In this model the mental factors constituting the aggregate of formations (san</w:instrText>
      </w:r>
      <w:r w:rsidR="00785498" w:rsidRPr="0013159B">
        <w:rPr>
          <w:rFonts w:ascii="Arial" w:hAnsi="Arial" w:cs="Arial" w:hint="eastAsia"/>
          <w:sz w:val="24"/>
          <w:szCs w:val="24"/>
          <w:lang w:val="en-GB" w:bidi="ar-SA"/>
          <w:rPrChange w:id="85" w:author="0mer dar" w:date="2020-03-08T20:10:00Z">
            <w:rPr>
              <w:rFonts w:ascii="David" w:hAnsi="David" w:cs="David" w:hint="eastAsia"/>
              <w:sz w:val="24"/>
              <w:szCs w:val="24"/>
              <w:lang w:val="en-GB" w:bidi="ar-SA"/>
            </w:rPr>
          </w:rPrChange>
        </w:rPr>
        <w:instrText>˙</w:instrText>
      </w:r>
      <w:r w:rsidR="00785498" w:rsidRPr="006A4A9B">
        <w:rPr>
          <w:rFonts w:ascii="David" w:hAnsi="David" w:cs="David"/>
          <w:sz w:val="24"/>
          <w:szCs w:val="24"/>
          <w:lang w:val="en-GB" w:bidi="ar-SA"/>
        </w:rPr>
        <w:instrText>khara) are grouped so as to describe a layered approach to the practice of mental development. Thus all mental states involve a certain set of mental factors, while others are added as the training of the mind takes place. Both unwholesome and wholesome configurations also occur, and mindfulness turns out to be a rather</w:instrText>
      </w:r>
      <w:r w:rsidR="00785498" w:rsidRPr="0013159B">
        <w:rPr>
          <w:rFonts w:ascii="David" w:hAnsi="David" w:cs="David"/>
          <w:sz w:val="24"/>
          <w:szCs w:val="24"/>
          <w:lang w:val="en-GB" w:bidi="ar-SA"/>
        </w:rPr>
        <w:instrText xml:space="preserve"> advanced state of wholesome constructed experience. Wisdom, the prime transformative factor in Buddhist thought and practice, arises only under special conditions. This system is then contrasted with the different parsing of phenomena presented in the Sanskrit Abhidharmako</w:instrText>
      </w:r>
      <w:r w:rsidR="00785498" w:rsidRPr="0013159B">
        <w:rPr>
          <w:rFonts w:ascii="Calibri" w:hAnsi="Calibri" w:cs="Calibri"/>
          <w:sz w:val="24"/>
          <w:szCs w:val="24"/>
          <w:lang w:val="en-GB" w:bidi="ar-SA"/>
        </w:rPr>
        <w:instrText>ś</w:instrText>
      </w:r>
      <w:r w:rsidR="00785498" w:rsidRPr="0013159B">
        <w:rPr>
          <w:rFonts w:ascii="David" w:hAnsi="David" w:cs="David"/>
          <w:sz w:val="24"/>
          <w:szCs w:val="24"/>
          <w:lang w:val="en-GB" w:bidi="ar-SA"/>
        </w:rPr>
        <w:instrText>a, where both mindfulness and wisdom are counted among the universal factors, which provides a basis for an innatist model of development; this is then critiqued from a constructivist perspective.","author":[{"dropping-particle":"","family":"Olendzki","given":"Andrew","non-dropping-particle":"","parse-names":false,"suffix":""}],"container-title":"Contemporary Buddhism","id":"ITEM-1","issue":"1","issued":{"date-parts":[["2011"]]},"note":"</w:instrText>
      </w:r>
      <w:r w:rsidR="00785498" w:rsidRPr="0013159B">
        <w:rPr>
          <w:rFonts w:ascii="David" w:hAnsi="David" w:cs="David"/>
          <w:sz w:val="24"/>
          <w:szCs w:val="24"/>
          <w:rtl/>
          <w:lang w:val="en-GB"/>
        </w:rPr>
        <w:instrText>קריאה לשיעור 2 - סמינר מיינדפולנס 5.3.19</w:instrText>
      </w:r>
      <w:r w:rsidR="00785498" w:rsidRPr="0013159B">
        <w:rPr>
          <w:rFonts w:ascii="David" w:hAnsi="David" w:cs="David"/>
          <w:sz w:val="24"/>
          <w:szCs w:val="24"/>
          <w:lang w:val="en-GB" w:bidi="ar-SA"/>
        </w:rPr>
        <w:instrText>\n\n</w:instrText>
      </w:r>
      <w:r w:rsidR="00785498" w:rsidRPr="0013159B">
        <w:rPr>
          <w:rFonts w:ascii="David" w:hAnsi="David" w:cs="David"/>
          <w:sz w:val="24"/>
          <w:szCs w:val="24"/>
          <w:rtl/>
          <w:lang w:val="en-GB"/>
        </w:rPr>
        <w:instrText>המבנה של מיינדפולנס</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אנדרו אולנדזקי</w:instrText>
      </w:r>
      <w:r w:rsidR="00785498" w:rsidRPr="0013159B">
        <w:rPr>
          <w:rFonts w:ascii="David" w:hAnsi="David" w:cs="David"/>
          <w:sz w:val="24"/>
          <w:szCs w:val="24"/>
          <w:lang w:val="en-GB" w:bidi="ar-SA"/>
        </w:rPr>
        <w:instrText xml:space="preserve">\n\n* </w:instrText>
      </w:r>
      <w:r w:rsidR="00785498" w:rsidRPr="0013159B">
        <w:rPr>
          <w:rFonts w:ascii="David" w:hAnsi="David" w:cs="David"/>
          <w:sz w:val="24"/>
          <w:szCs w:val="24"/>
          <w:rtl/>
          <w:lang w:val="en-GB"/>
        </w:rPr>
        <w:instrText>ויכוח על דואליות עם חוקר אחר</w:instrText>
      </w:r>
      <w:r w:rsidR="00785498" w:rsidRPr="0013159B">
        <w:rPr>
          <w:rFonts w:ascii="David" w:hAnsi="David" w:cs="David"/>
          <w:sz w:val="24"/>
          <w:szCs w:val="24"/>
          <w:lang w:val="en-GB" w:bidi="ar-SA"/>
        </w:rPr>
        <w:instrText>. \n\n</w:instrText>
      </w:r>
      <w:r w:rsidR="00785498" w:rsidRPr="0013159B">
        <w:rPr>
          <w:rFonts w:ascii="David" w:hAnsi="David" w:cs="David" w:hint="eastAsia"/>
          <w:sz w:val="24"/>
          <w:szCs w:val="24"/>
          <w:rtl/>
          <w:lang w:val="en-GB"/>
        </w:rPr>
        <w:instrText>בחינה</w:instrText>
      </w:r>
      <w:r w:rsidR="00785498" w:rsidRPr="006A4A9B">
        <w:rPr>
          <w:rFonts w:ascii="David" w:hAnsi="David" w:cs="David"/>
          <w:sz w:val="24"/>
          <w:szCs w:val="24"/>
          <w:rtl/>
          <w:lang w:val="en-GB"/>
        </w:rPr>
        <w:instrText xml:space="preserve"> של מיינדפולנס במונחי 'אבידהמה</w:instrText>
      </w:r>
      <w:r w:rsidR="00785498" w:rsidRPr="006A4A9B">
        <w:rPr>
          <w:rFonts w:ascii="David" w:hAnsi="David" w:cs="David"/>
          <w:sz w:val="24"/>
          <w:szCs w:val="24"/>
          <w:lang w:val="en-GB" w:bidi="ar-SA"/>
        </w:rPr>
        <w:instrText>'.\n</w:instrText>
      </w:r>
      <w:r w:rsidR="00785498" w:rsidRPr="006A4A9B">
        <w:rPr>
          <w:rFonts w:ascii="David" w:hAnsi="David" w:cs="David"/>
          <w:sz w:val="24"/>
          <w:szCs w:val="24"/>
          <w:rtl/>
          <w:lang w:val="en-GB"/>
        </w:rPr>
        <w:instrText xml:space="preserve">פקטורים </w:instrText>
      </w:r>
      <w:r w:rsidR="00785498" w:rsidRPr="0013159B">
        <w:rPr>
          <w:rFonts w:ascii="David" w:hAnsi="David" w:cs="David"/>
          <w:sz w:val="24"/>
          <w:szCs w:val="24"/>
          <w:rtl/>
          <w:lang w:val="en-GB"/>
        </w:rPr>
        <w:instrText>מנטליים! (לראות התאמה לסיכום שלי על זה בוונווט ולשלב)</w:instrText>
      </w:r>
      <w:r w:rsidR="00785498" w:rsidRPr="0013159B">
        <w:rPr>
          <w:rFonts w:ascii="David" w:hAnsi="David" w:cs="David"/>
          <w:sz w:val="24"/>
          <w:szCs w:val="24"/>
          <w:lang w:val="en-GB" w:bidi="ar-SA"/>
        </w:rPr>
        <w:instrText>","page":"55-70","title":"The construction of mindfulness","type":"article-journal","volume":"12"},"uris":["http://www.mendeley.com/documents/?uuid=4eeb656a-93f3-459a-b6cb-f273222a9c9b"]}],"mendeley":{"formattedCitation":"(Olendzki, 2011)","plainTextFormattedCitation":"(Olendzki, 2011)","previouslyFormattedCitation":"(Olendzki, 2011)"},"properties":{"noteIndex":0},"schema":"https://github.com/citation-style-language/schema/raw/master/csl-citation.json"}</w:instrText>
      </w:r>
      <w:r w:rsidR="00326BBD" w:rsidRPr="006A4A9B">
        <w:rPr>
          <w:rFonts w:ascii="David" w:hAnsi="David" w:cs="David"/>
          <w:sz w:val="24"/>
          <w:szCs w:val="24"/>
          <w:lang w:val="en-GB" w:bidi="ar-SA"/>
        </w:rPr>
        <w:fldChar w:fldCharType="separate"/>
      </w:r>
      <w:r w:rsidR="001E2173" w:rsidRPr="006A4A9B">
        <w:rPr>
          <w:rFonts w:ascii="David" w:hAnsi="David" w:cs="David"/>
          <w:noProof/>
          <w:sz w:val="24"/>
          <w:szCs w:val="24"/>
          <w:lang w:val="en-GB" w:bidi="ar-SA"/>
        </w:rPr>
        <w:t>(Olendzki, 2011)</w:t>
      </w:r>
      <w:r w:rsidR="00326BBD" w:rsidRPr="006A4A9B">
        <w:rPr>
          <w:rFonts w:ascii="David" w:hAnsi="David" w:cs="David"/>
          <w:sz w:val="24"/>
          <w:szCs w:val="24"/>
          <w:lang w:val="en-GB" w:bidi="ar-SA"/>
        </w:rPr>
        <w:fldChar w:fldCharType="end"/>
      </w:r>
      <w:r w:rsidR="00326BBD" w:rsidRPr="006A4A9B">
        <w:rPr>
          <w:rFonts w:ascii="David" w:hAnsi="David" w:cs="David"/>
          <w:sz w:val="24"/>
          <w:szCs w:val="24"/>
          <w:lang w:val="en-GB" w:bidi="ar-SA"/>
        </w:rPr>
        <w:t xml:space="preserve">. </w:t>
      </w:r>
      <w:commentRangeEnd w:id="82"/>
      <w:r w:rsidR="00A049D2" w:rsidRPr="0013159B">
        <w:rPr>
          <w:rStyle w:val="CommentReference"/>
          <w:rFonts w:ascii="David" w:hAnsi="David" w:cs="David"/>
          <w:rPrChange w:id="86" w:author="0mer dar" w:date="2020-03-08T20:10:00Z">
            <w:rPr>
              <w:rStyle w:val="CommentReference"/>
            </w:rPr>
          </w:rPrChange>
        </w:rPr>
        <w:commentReference w:id="82"/>
      </w:r>
      <w:commentRangeEnd w:id="83"/>
      <w:r w:rsidR="00A049D2" w:rsidRPr="0013159B">
        <w:rPr>
          <w:rStyle w:val="CommentReference"/>
          <w:rFonts w:ascii="David" w:hAnsi="David" w:cs="David"/>
          <w:rPrChange w:id="87" w:author="0mer dar" w:date="2020-03-08T20:10:00Z">
            <w:rPr>
              <w:rStyle w:val="CommentReference"/>
            </w:rPr>
          </w:rPrChange>
        </w:rPr>
        <w:commentReference w:id="83"/>
      </w:r>
    </w:p>
    <w:bookmarkEnd w:id="21"/>
    <w:bookmarkEnd w:id="64"/>
    <w:bookmarkEnd w:id="65"/>
    <w:p w14:paraId="5EFA2B3F" w14:textId="744B3383" w:rsidR="0016522F" w:rsidRPr="006A4A9B" w:rsidRDefault="00C26BB7" w:rsidP="003F6CCB">
      <w:pPr>
        <w:pStyle w:val="Heading2"/>
        <w:spacing w:before="0"/>
        <w:rPr>
          <w:rFonts w:ascii="David" w:hAnsi="David" w:cs="David"/>
          <w:color w:val="auto"/>
          <w:sz w:val="24"/>
          <w:szCs w:val="24"/>
          <w:lang w:val="en-GB"/>
        </w:rPr>
      </w:pPr>
      <w:r w:rsidRPr="006A4A9B">
        <w:rPr>
          <w:rFonts w:ascii="David" w:hAnsi="David" w:cs="David"/>
          <w:b/>
          <w:bCs/>
          <w:color w:val="auto"/>
          <w:sz w:val="24"/>
          <w:szCs w:val="24"/>
          <w:lang w:val="en-GB"/>
        </w:rPr>
        <w:t xml:space="preserve">Findings </w:t>
      </w:r>
    </w:p>
    <w:p w14:paraId="5B3079B7" w14:textId="25562862" w:rsidR="00086333" w:rsidRPr="006A4A9B" w:rsidRDefault="0066535B" w:rsidP="003F6CCB">
      <w:pPr>
        <w:spacing w:after="0"/>
        <w:ind w:firstLine="720"/>
        <w:rPr>
          <w:ins w:id="88" w:author="0mer dar" w:date="2020-01-04T12:36:00Z"/>
          <w:rFonts w:ascii="David" w:hAnsi="David" w:cs="David"/>
          <w:sz w:val="24"/>
          <w:szCs w:val="24"/>
          <w:lang w:val="en-GB"/>
        </w:rPr>
      </w:pPr>
      <w:bookmarkStart w:id="89" w:name="_Hlk23287949"/>
      <w:r w:rsidRPr="0013159B">
        <w:rPr>
          <w:rFonts w:ascii="David" w:hAnsi="David" w:cs="David"/>
          <w:sz w:val="24"/>
          <w:szCs w:val="24"/>
          <w:lang w:val="en-GB"/>
        </w:rPr>
        <w:t>Al</w:t>
      </w:r>
      <w:r w:rsidR="00174BB9" w:rsidRPr="0013159B">
        <w:rPr>
          <w:rFonts w:ascii="David" w:hAnsi="David" w:cs="David"/>
          <w:sz w:val="24"/>
          <w:szCs w:val="24"/>
          <w:lang w:val="en-GB"/>
        </w:rPr>
        <w:t>though</w:t>
      </w:r>
      <w:r w:rsidR="0088417B" w:rsidRPr="0013159B">
        <w:rPr>
          <w:rFonts w:ascii="David" w:hAnsi="David" w:cs="David"/>
          <w:sz w:val="24"/>
          <w:szCs w:val="24"/>
          <w:lang w:val="en-GB"/>
        </w:rPr>
        <w:t xml:space="preserve"> most</w:t>
      </w:r>
      <w:r w:rsidR="00B51AB1" w:rsidRPr="0013159B">
        <w:rPr>
          <w:rFonts w:ascii="David" w:hAnsi="David" w:cs="David"/>
          <w:sz w:val="24"/>
          <w:szCs w:val="24"/>
          <w:lang w:val="en-GB"/>
        </w:rPr>
        <w:t xml:space="preserve"> of the</w:t>
      </w:r>
      <w:r w:rsidR="0088417B" w:rsidRPr="0013159B">
        <w:rPr>
          <w:rFonts w:ascii="David" w:hAnsi="David" w:cs="David"/>
          <w:sz w:val="24"/>
          <w:szCs w:val="24"/>
          <w:lang w:val="en-GB"/>
        </w:rPr>
        <w:t xml:space="preserve"> </w:t>
      </w:r>
      <w:r w:rsidRPr="0013159B">
        <w:rPr>
          <w:rFonts w:ascii="David" w:hAnsi="David" w:cs="David"/>
          <w:sz w:val="24"/>
          <w:szCs w:val="24"/>
          <w:lang w:val="en-GB"/>
        </w:rPr>
        <w:t>MMT-attention research has focused on external attention, some</w:t>
      </w:r>
      <w:r w:rsidR="00B51AB1" w:rsidRPr="0013159B">
        <w:rPr>
          <w:rFonts w:ascii="David" w:hAnsi="David" w:cs="David"/>
          <w:sz w:val="24"/>
          <w:szCs w:val="24"/>
          <w:lang w:val="en-GB"/>
        </w:rPr>
        <w:t xml:space="preserve"> </w:t>
      </w:r>
      <w:r w:rsidR="00043FC5" w:rsidRPr="0013159B">
        <w:rPr>
          <w:rFonts w:ascii="David" w:hAnsi="David" w:cs="David"/>
          <w:sz w:val="24"/>
          <w:szCs w:val="24"/>
          <w:lang w:val="en-GB"/>
        </w:rPr>
        <w:t xml:space="preserve">studies </w:t>
      </w:r>
      <w:del w:id="90" w:author="0mer dar" w:date="2020-02-04T15:40:00Z">
        <w:r w:rsidR="00043FC5" w:rsidRPr="0013159B" w:rsidDel="002A3BBF">
          <w:rPr>
            <w:rFonts w:ascii="David" w:hAnsi="David" w:cs="David"/>
            <w:sz w:val="24"/>
            <w:szCs w:val="24"/>
            <w:lang w:val="en-GB"/>
          </w:rPr>
          <w:delText>has</w:delText>
        </w:r>
      </w:del>
      <w:ins w:id="91" w:author="0mer dar" w:date="2020-02-04T15:40:00Z">
        <w:r w:rsidR="002A3BBF" w:rsidRPr="0013159B">
          <w:rPr>
            <w:rFonts w:ascii="David" w:hAnsi="David" w:cs="David"/>
            <w:sz w:val="24"/>
            <w:szCs w:val="24"/>
            <w:lang w:val="en-GB"/>
          </w:rPr>
          <w:t>have</w:t>
        </w:r>
      </w:ins>
      <w:r w:rsidR="005F169A" w:rsidRPr="0013159B">
        <w:rPr>
          <w:rFonts w:ascii="David" w:hAnsi="David" w:cs="David"/>
          <w:sz w:val="24"/>
          <w:szCs w:val="24"/>
          <w:lang w:val="en-GB"/>
        </w:rPr>
        <w:t xml:space="preserve"> </w:t>
      </w:r>
      <w:del w:id="92" w:author="0mer dar" w:date="2020-02-10T09:33:00Z">
        <w:r w:rsidRPr="0013159B" w:rsidDel="00C739CD">
          <w:rPr>
            <w:rFonts w:ascii="David" w:hAnsi="David" w:cs="David"/>
            <w:sz w:val="24"/>
            <w:szCs w:val="24"/>
            <w:lang w:val="en-GB"/>
          </w:rPr>
          <w:delText xml:space="preserve">indeed sought to </w:delText>
        </w:r>
      </w:del>
      <w:ins w:id="93" w:author="0mer dar" w:date="2020-02-26T18:32:00Z">
        <w:r w:rsidR="00785498" w:rsidRPr="0013159B">
          <w:rPr>
            <w:rFonts w:ascii="David" w:hAnsi="David" w:cs="David"/>
            <w:sz w:val="24"/>
            <w:szCs w:val="24"/>
            <w:lang w:val="en-GB"/>
          </w:rPr>
          <w:t xml:space="preserve">indirectly </w:t>
        </w:r>
      </w:ins>
      <w:r w:rsidRPr="0013159B">
        <w:rPr>
          <w:rFonts w:ascii="David" w:hAnsi="David" w:cs="David"/>
          <w:sz w:val="24"/>
          <w:szCs w:val="24"/>
          <w:lang w:val="en-GB"/>
        </w:rPr>
        <w:t>explore</w:t>
      </w:r>
      <w:ins w:id="94" w:author="0mer dar" w:date="2020-02-10T09:33:00Z">
        <w:r w:rsidR="00C739CD" w:rsidRPr="0013159B">
          <w:rPr>
            <w:rFonts w:ascii="David" w:hAnsi="David" w:cs="David"/>
            <w:sz w:val="24"/>
            <w:szCs w:val="24"/>
            <w:lang w:val="en-GB"/>
          </w:rPr>
          <w:t>d</w:t>
        </w:r>
      </w:ins>
      <w:ins w:id="95" w:author="0mer dar" w:date="2020-02-26T18:31:00Z">
        <w:r w:rsidR="00785498" w:rsidRPr="0013159B">
          <w:rPr>
            <w:rFonts w:ascii="David" w:hAnsi="David" w:cs="David"/>
            <w:sz w:val="24"/>
            <w:szCs w:val="24"/>
            <w:lang w:val="en-GB"/>
          </w:rPr>
          <w:t xml:space="preserve"> </w:t>
        </w:r>
      </w:ins>
      <w:del w:id="96" w:author="0mer dar" w:date="2020-02-26T18:32:00Z">
        <w:r w:rsidR="00A70772" w:rsidRPr="0013159B" w:rsidDel="00785498">
          <w:rPr>
            <w:rFonts w:ascii="David" w:hAnsi="David" w:cs="David"/>
            <w:sz w:val="24"/>
            <w:szCs w:val="24"/>
            <w:lang w:val="en-GB"/>
          </w:rPr>
          <w:delText xml:space="preserve"> </w:delText>
        </w:r>
      </w:del>
      <w:ins w:id="97" w:author="0mer dar" w:date="2020-02-26T18:32:00Z">
        <w:r w:rsidR="00785498" w:rsidRPr="0013159B">
          <w:rPr>
            <w:rFonts w:ascii="David" w:hAnsi="David" w:cs="David"/>
            <w:sz w:val="24"/>
            <w:szCs w:val="24"/>
            <w:lang w:val="en-GB"/>
          </w:rPr>
          <w:t xml:space="preserve">internal </w:t>
        </w:r>
      </w:ins>
      <w:r w:rsidRPr="0013159B">
        <w:rPr>
          <w:rFonts w:ascii="David" w:hAnsi="David" w:cs="David"/>
          <w:sz w:val="24"/>
          <w:szCs w:val="24"/>
          <w:lang w:val="en-GB"/>
        </w:rPr>
        <w:t xml:space="preserve">attention </w:t>
      </w:r>
      <w:del w:id="98" w:author="0mer dar" w:date="2020-02-26T18:32:00Z">
        <w:r w:rsidRPr="0013159B" w:rsidDel="00785498">
          <w:rPr>
            <w:rFonts w:ascii="David" w:hAnsi="David" w:cs="David"/>
            <w:sz w:val="24"/>
            <w:szCs w:val="24"/>
            <w:lang w:val="en-GB"/>
          </w:rPr>
          <w:delText xml:space="preserve">to objects of mind </w:delText>
        </w:r>
        <w:r w:rsidR="00C65A93" w:rsidRPr="0013159B" w:rsidDel="00785498">
          <w:rPr>
            <w:rFonts w:ascii="David" w:hAnsi="David" w:cs="David"/>
            <w:sz w:val="24"/>
            <w:szCs w:val="24"/>
          </w:rPr>
          <w:delText xml:space="preserve">(i.e., </w:delText>
        </w:r>
        <w:r w:rsidRPr="0013159B" w:rsidDel="00785498">
          <w:rPr>
            <w:rFonts w:ascii="David" w:hAnsi="David" w:cs="David"/>
            <w:sz w:val="24"/>
            <w:szCs w:val="24"/>
            <w:lang w:val="en-GB"/>
          </w:rPr>
          <w:delText>internal attention</w:delText>
        </w:r>
        <w:r w:rsidR="00C65A93" w:rsidRPr="0013159B" w:rsidDel="00785498">
          <w:rPr>
            <w:rFonts w:ascii="David" w:hAnsi="David" w:cs="David"/>
            <w:sz w:val="24"/>
            <w:szCs w:val="24"/>
            <w:lang w:val="en-GB"/>
          </w:rPr>
          <w:delText>)</w:delText>
        </w:r>
      </w:del>
      <w:ins w:id="99" w:author="0mer dar" w:date="2020-02-26T18:32:00Z">
        <w:r w:rsidR="00785498" w:rsidRPr="0013159B">
          <w:rPr>
            <w:rFonts w:ascii="David" w:hAnsi="David" w:cs="David"/>
            <w:sz w:val="24"/>
            <w:szCs w:val="24"/>
            <w:lang w:val="en-GB"/>
          </w:rPr>
          <w:t xml:space="preserve">processes, by </w:t>
        </w:r>
      </w:ins>
      <w:ins w:id="100" w:author="0mer dar" w:date="2020-02-10T09:33:00Z">
        <w:r w:rsidR="00C739CD" w:rsidRPr="0013159B">
          <w:rPr>
            <w:rFonts w:ascii="David" w:hAnsi="David" w:cs="David"/>
            <w:sz w:val="24"/>
            <w:szCs w:val="24"/>
            <w:lang w:val="en-GB"/>
          </w:rPr>
          <w:t>applying two method</w:t>
        </w:r>
      </w:ins>
      <w:ins w:id="101" w:author="0mer dar" w:date="2020-02-26T18:32:00Z">
        <w:r w:rsidR="00785498" w:rsidRPr="0013159B">
          <w:rPr>
            <w:rFonts w:ascii="David" w:hAnsi="David" w:cs="David"/>
            <w:sz w:val="24"/>
            <w:szCs w:val="24"/>
            <w:lang w:val="en-GB"/>
          </w:rPr>
          <w:t>ologies which examined the processing of mental objects</w:t>
        </w:r>
      </w:ins>
      <w:ins w:id="102" w:author="0mer dar" w:date="2020-02-26T18:33:00Z">
        <w:r w:rsidR="00785498" w:rsidRPr="0013159B">
          <w:rPr>
            <w:rFonts w:ascii="David" w:hAnsi="David" w:cs="David"/>
            <w:sz w:val="24"/>
            <w:szCs w:val="24"/>
            <w:lang w:val="en-GB"/>
          </w:rPr>
          <w:t>:</w:t>
        </w:r>
      </w:ins>
      <w:del w:id="103" w:author="0mer dar" w:date="2020-02-10T09:33:00Z">
        <w:r w:rsidR="00797B4A" w:rsidRPr="0013159B" w:rsidDel="00C739CD">
          <w:rPr>
            <w:rFonts w:ascii="David" w:hAnsi="David" w:cs="David"/>
            <w:sz w:val="24"/>
            <w:szCs w:val="24"/>
            <w:lang w:val="en-GB"/>
          </w:rPr>
          <w:delText>.</w:delText>
        </w:r>
        <w:bookmarkEnd w:id="89"/>
        <w:r w:rsidRPr="0013159B" w:rsidDel="00C739CD">
          <w:rPr>
            <w:rFonts w:ascii="David" w:hAnsi="David" w:cs="David"/>
            <w:sz w:val="24"/>
            <w:szCs w:val="24"/>
            <w:lang w:val="en-GB"/>
          </w:rPr>
          <w:delText xml:space="preserve"> </w:delText>
        </w:r>
        <w:bookmarkStart w:id="104" w:name="_Hlk23291361"/>
        <w:r w:rsidR="00C71D6D" w:rsidRPr="0013159B" w:rsidDel="00C739CD">
          <w:rPr>
            <w:rFonts w:ascii="David" w:hAnsi="David" w:cs="David"/>
            <w:sz w:val="24"/>
            <w:szCs w:val="24"/>
            <w:lang w:val="en-GB"/>
          </w:rPr>
          <w:delText xml:space="preserve">Two main approaches have been applied </w:delText>
        </w:r>
      </w:del>
      <w:del w:id="105" w:author="0mer dar" w:date="2020-02-10T09:34:00Z">
        <w:r w:rsidR="00C71D6D" w:rsidRPr="0013159B" w:rsidDel="00C739CD">
          <w:rPr>
            <w:rFonts w:ascii="David" w:hAnsi="David" w:cs="David"/>
            <w:sz w:val="24"/>
            <w:szCs w:val="24"/>
            <w:lang w:val="en-GB"/>
          </w:rPr>
          <w:delText>to study internal attention secondary to MMT –</w:delText>
        </w:r>
      </w:del>
      <w:r w:rsidR="00CA2A4A" w:rsidRPr="0013159B">
        <w:rPr>
          <w:rFonts w:ascii="David" w:hAnsi="David" w:cs="David"/>
          <w:sz w:val="24"/>
          <w:szCs w:val="24"/>
          <w:lang w:val="en-GB"/>
        </w:rPr>
        <w:t xml:space="preserve"> </w:t>
      </w:r>
      <w:r w:rsidR="00405241" w:rsidRPr="0013159B">
        <w:rPr>
          <w:rFonts w:ascii="David" w:hAnsi="David" w:cs="David"/>
          <w:sz w:val="24"/>
          <w:szCs w:val="24"/>
          <w:lang w:val="en-GB"/>
        </w:rPr>
        <w:t xml:space="preserve">thought-probe experience sampling of </w:t>
      </w:r>
      <w:bookmarkStart w:id="106" w:name="_Hlk29027843"/>
      <w:r w:rsidR="006F5FF6" w:rsidRPr="0013159B">
        <w:rPr>
          <w:rFonts w:ascii="David" w:hAnsi="David" w:cs="David"/>
          <w:sz w:val="24"/>
          <w:szCs w:val="24"/>
          <w:lang w:val="en-GB"/>
        </w:rPr>
        <w:t>mind wandering</w:t>
      </w:r>
      <w:bookmarkEnd w:id="106"/>
      <w:r w:rsidR="00CA2A4A" w:rsidRPr="0013159B">
        <w:rPr>
          <w:rFonts w:ascii="David" w:hAnsi="David" w:cs="David"/>
          <w:sz w:val="24"/>
          <w:szCs w:val="24"/>
          <w:lang w:val="en-GB"/>
        </w:rPr>
        <w:t xml:space="preserve"> </w:t>
      </w:r>
      <w:r w:rsidR="00C71D6D" w:rsidRPr="0013159B">
        <w:rPr>
          <w:rFonts w:ascii="David" w:hAnsi="David" w:cs="David"/>
          <w:sz w:val="24"/>
          <w:szCs w:val="24"/>
          <w:lang w:val="en-GB"/>
        </w:rPr>
        <w:t xml:space="preserve">and </w:t>
      </w:r>
      <w:r w:rsidR="00405241" w:rsidRPr="0013159B">
        <w:rPr>
          <w:rFonts w:ascii="David" w:hAnsi="David" w:cs="David"/>
          <w:sz w:val="24"/>
          <w:szCs w:val="24"/>
          <w:lang w:val="en-GB"/>
        </w:rPr>
        <w:t xml:space="preserve">cognitive-experimental </w:t>
      </w:r>
      <w:r w:rsidR="00C71D6D" w:rsidRPr="0013159B">
        <w:rPr>
          <w:rFonts w:ascii="David" w:hAnsi="David" w:cs="David"/>
          <w:sz w:val="24"/>
          <w:szCs w:val="24"/>
          <w:lang w:val="en-GB"/>
        </w:rPr>
        <w:t>working memory tasks</w:t>
      </w:r>
      <w:commentRangeStart w:id="107"/>
      <w:r w:rsidR="00C71D6D" w:rsidRPr="0013159B">
        <w:rPr>
          <w:rFonts w:ascii="David" w:hAnsi="David" w:cs="David"/>
          <w:sz w:val="24"/>
          <w:szCs w:val="24"/>
          <w:lang w:val="en-GB"/>
        </w:rPr>
        <w:t xml:space="preserve">. </w:t>
      </w:r>
      <w:commentRangeEnd w:id="107"/>
      <w:r w:rsidR="009466FE" w:rsidRPr="006A4A9B">
        <w:rPr>
          <w:rStyle w:val="CommentReference"/>
          <w:rFonts w:ascii="David" w:hAnsi="David" w:cs="David"/>
          <w:sz w:val="24"/>
          <w:szCs w:val="24"/>
        </w:rPr>
        <w:commentReference w:id="107"/>
      </w:r>
    </w:p>
    <w:bookmarkEnd w:id="104"/>
    <w:p w14:paraId="3F13A196" w14:textId="491C225E" w:rsidR="00405241" w:rsidRPr="0013159B" w:rsidRDefault="006D16FD" w:rsidP="003F6CCB">
      <w:pPr>
        <w:spacing w:after="0"/>
        <w:ind w:firstLine="720"/>
        <w:rPr>
          <w:rFonts w:ascii="David" w:hAnsi="David" w:cs="David"/>
          <w:sz w:val="24"/>
          <w:szCs w:val="24"/>
          <w:lang w:val="en-GB"/>
        </w:rPr>
      </w:pPr>
      <w:r w:rsidRPr="006A4A9B">
        <w:rPr>
          <w:rFonts w:ascii="David" w:hAnsi="David" w:cs="David"/>
          <w:sz w:val="24"/>
          <w:szCs w:val="24"/>
          <w:lang w:val="en-GB"/>
        </w:rPr>
        <w:t xml:space="preserve">First, </w:t>
      </w:r>
      <w:r w:rsidR="00132866" w:rsidRPr="006A4A9B">
        <w:rPr>
          <w:rFonts w:ascii="David" w:hAnsi="David" w:cs="David"/>
          <w:sz w:val="24"/>
          <w:szCs w:val="24"/>
          <w:lang w:val="en-GB"/>
        </w:rPr>
        <w:t>s</w:t>
      </w:r>
      <w:r w:rsidR="00A70772" w:rsidRPr="0013159B">
        <w:rPr>
          <w:rFonts w:ascii="David" w:hAnsi="David" w:cs="David"/>
          <w:sz w:val="24"/>
          <w:szCs w:val="24"/>
          <w:lang w:val="en-GB"/>
        </w:rPr>
        <w:t xml:space="preserve">tudies of MMT and </w:t>
      </w:r>
      <w:r w:rsidR="00110290" w:rsidRPr="0013159B">
        <w:rPr>
          <w:rFonts w:ascii="David" w:hAnsi="David" w:cs="David"/>
          <w:sz w:val="24"/>
          <w:szCs w:val="24"/>
          <w:lang w:val="en-GB"/>
        </w:rPr>
        <w:t>mind wandering</w:t>
      </w:r>
      <w:r w:rsidR="00E9037D" w:rsidRPr="0013159B">
        <w:rPr>
          <w:rFonts w:ascii="David" w:hAnsi="David" w:cs="David"/>
          <w:sz w:val="24"/>
          <w:szCs w:val="24"/>
          <w:lang w:val="en-GB"/>
        </w:rPr>
        <w:t xml:space="preserve"> </w:t>
      </w:r>
      <w:r w:rsidR="005F4F91" w:rsidRPr="0013159B">
        <w:rPr>
          <w:rFonts w:ascii="David" w:hAnsi="David" w:cs="David"/>
          <w:sz w:val="24"/>
          <w:szCs w:val="24"/>
          <w:lang w:val="en-GB"/>
        </w:rPr>
        <w:t>explore</w:t>
      </w:r>
      <w:r w:rsidR="00B93317" w:rsidRPr="0013159B">
        <w:rPr>
          <w:rFonts w:ascii="David" w:hAnsi="David" w:cs="David"/>
          <w:sz w:val="24"/>
          <w:szCs w:val="24"/>
          <w:lang w:val="en-GB"/>
        </w:rPr>
        <w:t xml:space="preserve"> </w:t>
      </w:r>
      <w:r w:rsidR="005F4F91" w:rsidRPr="0013159B">
        <w:rPr>
          <w:rFonts w:ascii="David" w:hAnsi="David" w:cs="David"/>
          <w:sz w:val="24"/>
          <w:szCs w:val="24"/>
          <w:lang w:val="en-GB"/>
        </w:rPr>
        <w:t xml:space="preserve">the ability to </w:t>
      </w:r>
      <w:r w:rsidR="00B51AB1" w:rsidRPr="0013159B">
        <w:rPr>
          <w:rFonts w:ascii="David" w:hAnsi="David" w:cs="David"/>
          <w:sz w:val="24"/>
          <w:szCs w:val="24"/>
          <w:lang w:val="en-GB"/>
        </w:rPr>
        <w:t>sustain</w:t>
      </w:r>
      <w:r w:rsidR="00AB6D6D" w:rsidRPr="0013159B">
        <w:rPr>
          <w:rFonts w:ascii="David" w:hAnsi="David" w:cs="David"/>
          <w:sz w:val="24"/>
          <w:szCs w:val="24"/>
          <w:lang w:val="en-GB"/>
        </w:rPr>
        <w:t xml:space="preserve"> selective attention on </w:t>
      </w:r>
      <w:r w:rsidR="00046D06" w:rsidRPr="0013159B">
        <w:rPr>
          <w:rFonts w:ascii="David" w:hAnsi="David" w:cs="David"/>
          <w:sz w:val="24"/>
          <w:szCs w:val="24"/>
          <w:lang w:val="en-GB"/>
        </w:rPr>
        <w:t xml:space="preserve">a cognitive </w:t>
      </w:r>
      <w:r w:rsidR="00AB6D6D" w:rsidRPr="0013159B">
        <w:rPr>
          <w:rFonts w:ascii="David" w:hAnsi="David" w:cs="David"/>
          <w:sz w:val="24"/>
          <w:szCs w:val="24"/>
          <w:lang w:val="en-GB"/>
        </w:rPr>
        <w:t xml:space="preserve">task and </w:t>
      </w:r>
      <w:r w:rsidR="005F4F91" w:rsidRPr="0013159B">
        <w:rPr>
          <w:rFonts w:ascii="David" w:hAnsi="David" w:cs="David"/>
          <w:sz w:val="24"/>
          <w:szCs w:val="24"/>
          <w:lang w:val="en-GB"/>
        </w:rPr>
        <w:t>disengage</w:t>
      </w:r>
      <w:ins w:id="108" w:author="0mer dar" w:date="2020-02-10T09:35:00Z">
        <w:r w:rsidR="00C739CD" w:rsidRPr="0013159B">
          <w:rPr>
            <w:rFonts w:ascii="David" w:hAnsi="David" w:cs="David"/>
            <w:sz w:val="24"/>
            <w:szCs w:val="24"/>
            <w:lang w:val="en-GB"/>
          </w:rPr>
          <w:t>ment</w:t>
        </w:r>
      </w:ins>
      <w:r w:rsidR="005F4F91" w:rsidRPr="0013159B">
        <w:rPr>
          <w:rFonts w:ascii="David" w:hAnsi="David" w:cs="David"/>
          <w:sz w:val="24"/>
          <w:szCs w:val="24"/>
          <w:lang w:val="en-GB"/>
        </w:rPr>
        <w:t xml:space="preserve"> from </w:t>
      </w:r>
      <w:r w:rsidR="00043FC5" w:rsidRPr="0013159B">
        <w:rPr>
          <w:rFonts w:ascii="David" w:hAnsi="David" w:cs="David"/>
          <w:sz w:val="24"/>
          <w:szCs w:val="24"/>
          <w:lang w:val="en-GB"/>
        </w:rPr>
        <w:t>internally generated</w:t>
      </w:r>
      <w:r w:rsidR="005F169A" w:rsidRPr="0013159B">
        <w:rPr>
          <w:rFonts w:ascii="David" w:hAnsi="David" w:cs="David"/>
          <w:sz w:val="24"/>
          <w:szCs w:val="24"/>
          <w:lang w:val="en-GB"/>
        </w:rPr>
        <w:t xml:space="preserve"> </w:t>
      </w:r>
      <w:r w:rsidR="005F4F91" w:rsidRPr="0013159B">
        <w:rPr>
          <w:rFonts w:ascii="David" w:hAnsi="David" w:cs="David"/>
          <w:sz w:val="24"/>
          <w:szCs w:val="24"/>
          <w:lang w:val="en-GB"/>
        </w:rPr>
        <w:t>distractions</w:t>
      </w:r>
      <w:r w:rsidR="005F169A" w:rsidRPr="0013159B">
        <w:rPr>
          <w:rFonts w:ascii="David" w:hAnsi="David" w:cs="David"/>
          <w:sz w:val="24"/>
          <w:szCs w:val="24"/>
          <w:lang w:val="en-GB"/>
        </w:rPr>
        <w:t xml:space="preserve"> (e.g., task-unrelated thoughts)</w:t>
      </w:r>
      <w:r w:rsidR="00746021" w:rsidRPr="0013159B">
        <w:rPr>
          <w:rFonts w:ascii="David" w:hAnsi="David" w:cs="David"/>
          <w:sz w:val="24"/>
          <w:szCs w:val="24"/>
          <w:lang w:val="en-GB"/>
        </w:rPr>
        <w:t xml:space="preserve">. This approach </w:t>
      </w:r>
      <w:r w:rsidR="00B51AB1" w:rsidRPr="0013159B">
        <w:rPr>
          <w:rFonts w:ascii="David" w:hAnsi="David" w:cs="David"/>
          <w:sz w:val="24"/>
          <w:szCs w:val="24"/>
          <w:lang w:val="en-GB"/>
        </w:rPr>
        <w:t xml:space="preserve">is </w:t>
      </w:r>
      <w:r w:rsidR="00746021" w:rsidRPr="0013159B">
        <w:rPr>
          <w:rFonts w:ascii="David" w:hAnsi="David" w:cs="David"/>
          <w:sz w:val="24"/>
          <w:szCs w:val="24"/>
          <w:lang w:val="en-GB"/>
        </w:rPr>
        <w:t xml:space="preserve">based on </w:t>
      </w:r>
      <w:r w:rsidR="00A16859" w:rsidRPr="0013159B">
        <w:rPr>
          <w:rFonts w:ascii="David" w:hAnsi="David" w:cs="David"/>
          <w:sz w:val="24"/>
          <w:szCs w:val="24"/>
          <w:lang w:val="en-GB"/>
        </w:rPr>
        <w:t>thought</w:t>
      </w:r>
      <w:r w:rsidR="00A70772" w:rsidRPr="0013159B">
        <w:rPr>
          <w:rFonts w:ascii="David" w:hAnsi="David" w:cs="David"/>
          <w:sz w:val="24"/>
          <w:szCs w:val="24"/>
          <w:lang w:val="en-GB"/>
        </w:rPr>
        <w:t>-probe experience sampling</w:t>
      </w:r>
      <w:r w:rsidR="00AF5AED" w:rsidRPr="0013159B">
        <w:rPr>
          <w:rFonts w:ascii="David" w:hAnsi="David" w:cs="David"/>
          <w:sz w:val="24"/>
          <w:szCs w:val="24"/>
          <w:lang w:val="en-GB"/>
        </w:rPr>
        <w:t xml:space="preserve"> </w:t>
      </w:r>
      <w:r w:rsidR="00405241" w:rsidRPr="0013159B">
        <w:rPr>
          <w:rFonts w:ascii="David" w:hAnsi="David" w:cs="David"/>
          <w:sz w:val="24"/>
          <w:szCs w:val="24"/>
          <w:lang w:val="en-GB"/>
        </w:rPr>
        <w:t>of</w:t>
      </w:r>
      <w:r w:rsidR="0083191B" w:rsidRPr="0013159B">
        <w:rPr>
          <w:rFonts w:ascii="David" w:hAnsi="David" w:cs="David"/>
          <w:sz w:val="24"/>
          <w:szCs w:val="24"/>
        </w:rPr>
        <w:t xml:space="preserve"> mind wandering</w:t>
      </w:r>
      <w:r w:rsidR="00746021" w:rsidRPr="0013159B">
        <w:rPr>
          <w:rFonts w:ascii="David" w:hAnsi="David" w:cs="David"/>
          <w:sz w:val="24"/>
          <w:szCs w:val="24"/>
        </w:rPr>
        <w:t xml:space="preserve"> during a</w:t>
      </w:r>
      <w:r w:rsidR="006A7520" w:rsidRPr="0013159B">
        <w:rPr>
          <w:rFonts w:ascii="David" w:hAnsi="David" w:cs="David"/>
          <w:sz w:val="24"/>
          <w:szCs w:val="24"/>
        </w:rPr>
        <w:t xml:space="preserve"> cognitive task</w:t>
      </w:r>
      <w:r w:rsidR="00405241" w:rsidRPr="0013159B">
        <w:rPr>
          <w:rFonts w:ascii="David" w:hAnsi="David" w:cs="David"/>
          <w:sz w:val="24"/>
          <w:szCs w:val="24"/>
        </w:rPr>
        <w:t>.</w:t>
      </w:r>
      <w:r w:rsidR="00A70772" w:rsidRPr="0013159B">
        <w:rPr>
          <w:rFonts w:ascii="David" w:hAnsi="David" w:cs="David"/>
          <w:sz w:val="24"/>
          <w:szCs w:val="24"/>
          <w:lang w:val="en-GB"/>
        </w:rPr>
        <w:t xml:space="preserve"> </w:t>
      </w:r>
      <w:r w:rsidR="00405241" w:rsidRPr="0013159B">
        <w:rPr>
          <w:rFonts w:ascii="David" w:hAnsi="David" w:cs="David"/>
          <w:sz w:val="24"/>
          <w:szCs w:val="24"/>
          <w:lang w:val="en-GB"/>
        </w:rPr>
        <w:t xml:space="preserve">In one </w:t>
      </w:r>
      <w:del w:id="109" w:author="0mer dar" w:date="2020-02-04T15:41:00Z">
        <w:r w:rsidR="00405241" w:rsidRPr="0013159B" w:rsidDel="002A3BBF">
          <w:rPr>
            <w:rFonts w:ascii="David" w:hAnsi="David" w:cs="David"/>
            <w:sz w:val="24"/>
            <w:szCs w:val="24"/>
            <w:lang w:val="en-GB"/>
          </w:rPr>
          <w:delText>approach</w:delText>
        </w:r>
      </w:del>
      <w:ins w:id="110" w:author="0mer dar" w:date="2020-02-04T15:41:00Z">
        <w:r w:rsidR="002A3BBF" w:rsidRPr="0013159B">
          <w:rPr>
            <w:rFonts w:ascii="David" w:hAnsi="David" w:cs="David"/>
            <w:sz w:val="24"/>
            <w:szCs w:val="24"/>
            <w:lang w:val="en-GB"/>
          </w:rPr>
          <w:t>thought-probe method</w:t>
        </w:r>
      </w:ins>
      <w:r w:rsidR="00405241" w:rsidRPr="0013159B">
        <w:rPr>
          <w:rFonts w:ascii="David" w:hAnsi="David" w:cs="David"/>
          <w:sz w:val="24"/>
          <w:szCs w:val="24"/>
          <w:lang w:val="en-GB"/>
        </w:rPr>
        <w:t>,</w:t>
      </w:r>
      <w:r w:rsidR="00B51AB1" w:rsidRPr="0013159B">
        <w:rPr>
          <w:rFonts w:ascii="David" w:hAnsi="David" w:cs="David"/>
          <w:sz w:val="24"/>
          <w:szCs w:val="24"/>
          <w:lang w:val="en-GB"/>
        </w:rPr>
        <w:t xml:space="preserve"> p</w:t>
      </w:r>
      <w:r w:rsidR="00593DF4" w:rsidRPr="0013159B">
        <w:rPr>
          <w:rFonts w:ascii="David" w:hAnsi="David" w:cs="David"/>
          <w:sz w:val="24"/>
          <w:szCs w:val="24"/>
          <w:lang w:val="en-GB"/>
        </w:rPr>
        <w:t>articipants are intermittently interrupted and probed regarding the contents of their experience</w:t>
      </w:r>
      <w:r w:rsidR="00405241" w:rsidRPr="0013159B">
        <w:rPr>
          <w:rFonts w:ascii="David" w:hAnsi="David" w:cs="David"/>
          <w:sz w:val="24"/>
          <w:szCs w:val="24"/>
          <w:lang w:val="en-GB"/>
        </w:rPr>
        <w:t xml:space="preserve"> (e.g., to detect mind wandering) over the course of a task requiring sustained focused attention</w:t>
      </w:r>
      <w:r w:rsidR="00B51AB1" w:rsidRPr="0013159B">
        <w:rPr>
          <w:rFonts w:ascii="David" w:hAnsi="David" w:cs="David"/>
          <w:sz w:val="24"/>
          <w:szCs w:val="24"/>
          <w:lang w:val="en-GB"/>
        </w:rPr>
        <w:t>.</w:t>
      </w:r>
      <w:r w:rsidR="009D5D44" w:rsidRPr="0013159B">
        <w:rPr>
          <w:rFonts w:ascii="David" w:hAnsi="David" w:cs="David"/>
          <w:sz w:val="24"/>
          <w:szCs w:val="24"/>
          <w:lang w:val="en-GB"/>
        </w:rPr>
        <w:t xml:space="preserve"> </w:t>
      </w:r>
      <w:r w:rsidR="00405241" w:rsidRPr="0013159B">
        <w:rPr>
          <w:rFonts w:ascii="David" w:hAnsi="David" w:cs="David"/>
          <w:sz w:val="24"/>
          <w:szCs w:val="24"/>
          <w:lang w:val="en-GB"/>
        </w:rPr>
        <w:t xml:space="preserve">In a second related </w:t>
      </w:r>
      <w:del w:id="111" w:author="0mer dar" w:date="2020-02-04T15:42:00Z">
        <w:r w:rsidR="00405241" w:rsidRPr="0013159B" w:rsidDel="002A3BBF">
          <w:rPr>
            <w:rFonts w:ascii="David" w:hAnsi="David" w:cs="David"/>
            <w:sz w:val="24"/>
            <w:szCs w:val="24"/>
            <w:lang w:val="en-GB"/>
          </w:rPr>
          <w:delText>approach</w:delText>
        </w:r>
      </w:del>
      <w:ins w:id="112" w:author="0mer dar" w:date="2020-02-04T15:42:00Z">
        <w:r w:rsidR="002A3BBF" w:rsidRPr="0013159B">
          <w:rPr>
            <w:rFonts w:ascii="David" w:hAnsi="David" w:cs="David"/>
            <w:sz w:val="24"/>
            <w:szCs w:val="24"/>
            <w:lang w:val="en-GB"/>
          </w:rPr>
          <w:t>method</w:t>
        </w:r>
      </w:ins>
      <w:r w:rsidR="00405241" w:rsidRPr="0013159B">
        <w:rPr>
          <w:rFonts w:ascii="David" w:hAnsi="David" w:cs="David"/>
          <w:sz w:val="24"/>
          <w:szCs w:val="24"/>
          <w:lang w:val="en-GB"/>
        </w:rPr>
        <w:t xml:space="preserve">, participants are instructed to monitor </w:t>
      </w:r>
      <w:del w:id="113" w:author="0mer dar" w:date="2020-02-10T09:36:00Z">
        <w:r w:rsidR="00405241" w:rsidRPr="0013159B" w:rsidDel="00C739CD">
          <w:rPr>
            <w:rFonts w:ascii="David" w:hAnsi="David" w:cs="David"/>
            <w:sz w:val="24"/>
            <w:szCs w:val="24"/>
            <w:lang w:val="en-GB"/>
          </w:rPr>
          <w:delText xml:space="preserve">and catch </w:delText>
        </w:r>
      </w:del>
      <w:r w:rsidR="00405241" w:rsidRPr="0013159B">
        <w:rPr>
          <w:rFonts w:ascii="David" w:hAnsi="David" w:cs="David"/>
          <w:sz w:val="24"/>
          <w:szCs w:val="24"/>
          <w:lang w:val="en-GB"/>
        </w:rPr>
        <w:t>their own events of mind</w:t>
      </w:r>
      <w:r w:rsidR="00043FC5" w:rsidRPr="0013159B">
        <w:rPr>
          <w:rFonts w:ascii="David" w:hAnsi="David" w:cs="David"/>
          <w:sz w:val="24"/>
          <w:szCs w:val="24"/>
          <w:lang w:val="en-GB"/>
        </w:rPr>
        <w:t>-</w:t>
      </w:r>
      <w:r w:rsidR="00405241" w:rsidRPr="0013159B">
        <w:rPr>
          <w:rFonts w:ascii="David" w:hAnsi="David" w:cs="David"/>
          <w:sz w:val="24"/>
          <w:szCs w:val="24"/>
          <w:lang w:val="en-GB"/>
        </w:rPr>
        <w:t xml:space="preserve">wandering </w:t>
      </w:r>
      <w:r w:rsidR="00797B4A"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{"citationItems":[{"id":"ITEM-1","itemData":{"DOI":"10.1016/j.concog.2015.01.016","ISSN":"1053-8100","author":[{"dropping-particle":"","family":"Banks","given":"Jonathan B","non-dropping-particle":"","parse-names":false,"suffix":""},{"dropping-particle":"","family":"Welhaf","given":"Matthew S","non-dropping-particle":"","parse-names":false,"suffix":""},{"dropping-particle":"","family":"Srour","given":"Alexandra","non-dropping-particle":"","parse-names":false,"suffix":""}],"conta</w:instrText>
      </w:r>
      <w:r w:rsidR="00785498" w:rsidRPr="0013159B">
        <w:rPr>
          <w:rFonts w:ascii="David" w:hAnsi="David" w:cs="David"/>
          <w:sz w:val="24"/>
          <w:szCs w:val="24"/>
          <w:lang w:val="en-GB"/>
        </w:rPr>
        <w:instrText>iner-title":"Consciousness and Cognition","id":"ITEM-1","issued":{"date-parts":[["2015"]]},"page":"277-285","publisher":"Elsevier Inc.","title":"The protective effects of brief mindfulness meditation training","type":"article-journal","volume":"33"},"uris":["http://www.mendeley.com/documents/?uuid=652ee157-ff0f-4fca-85c7-949fb489cbd3"]},{"id":"ITEM-2","itemData":{"DOI":"10.1016/j.concog.2017.03.009","author":[{"dropping-particle":"","family":"Xu","given":"Mengran","non-dropping-particle":"","parse-names":false,"suffix":""},{"dropping-particle":"","family":"Purdon","given":"Christine","non-dropping-particle":"","parse-names":false,"suffix":""},{"dropping-particle":"","family":"Seli","given":"Paul","non-dropping-particle":"","parse-names":false,"suffix":""},{"dropping-particle":"","family":"Smilek","given":"Daniel","non-dropping-particle":"","parse-names":false,"suffix":""}],"id":"ITEM-2","issue":"April","issued":{"date-parts":[["2017"]]},"note":"</w:instrText>
      </w:r>
      <w:r w:rsidR="00785498" w:rsidRPr="0013159B">
        <w:rPr>
          <w:rFonts w:ascii="David" w:hAnsi="David" w:cs="David"/>
          <w:sz w:val="24"/>
          <w:szCs w:val="24"/>
          <w:rtl/>
          <w:lang w:val="en-GB"/>
        </w:rPr>
        <w:instrText>מאמר שיכול להיות רלבנטי לישיבת מעבדה</w:instrText>
      </w:r>
      <w:r w:rsidR="00785498" w:rsidRPr="0013159B">
        <w:rPr>
          <w:rFonts w:ascii="David" w:hAnsi="David" w:cs="David"/>
          <w:sz w:val="24"/>
          <w:szCs w:val="24"/>
          <w:lang w:val="en-GB"/>
        </w:rPr>
        <w:instrText>!!","page":"157-165","title":"Mindfulness and mind wandering: The protective effects of brief meditation in anxious individuals","type":"article-journal","volume":"51"},"uris":["http://www.mendeley.com/documents/?uuid=c1f9469b-954e-4e2c-b6c1-c041d5dc375c"]},{"id":"ITEM-3","itemData":{"DOI":"10.1037/a0026678","ISSN":"15283542","abstract":"Research into both mindfulness and mind-wandering has grown rapidly, yet clarification of the relationship between these two seemingly opposing constructs is still absent. A first study addresses the relationship between a dispositional measure of mindfulness (Mindful Attention and Awareness Scale, MAAS) and converging measures of both self-reported and indirect markers of mind-wandering. Negative correlations between dispositional mindfulness and 4 measures of mind-wandering confirm the opposing relationship between the 2 constructs and further validate the use of the MAAS as a dispositional measure of mindfulness. A second study demonstrated that 8 minutes of mindful breathing reduces behavioral indicators of mind-wandering during a Sustained Attention to Response Task compared with both passive relaxation and reading. Together these studies clarify the opposition between the constructs of mindfulness and mind-wandering and so should lead to greater convergence between what have been predominately separate, yet mutually relevant, lines of research. © 2012 American Psychological Association.","author":[{"dropping-particle":"","family":"Mrazek","given":"Michael D.","non-dropping-particle":"","parse-names":false,"suffix":""},{"dropping-particle":"","family":"Smallwood","given":"Jonathan","non-dropping-particle":"","parse-names":false,"suffix":""},{"dropping-particle":"","family":"Schooler","given":"Jonathan W.","non-dropping-particle":"","parse-names":false,"suffix":""}],"container-title":"Emotion","id":"ITEM-3","issue":"3","issued":{"date-parts":[["2012"]]},"page":"442-448","title":"Mindfulness and mind-wandering: Finding convergence through opposing constructs","type":"article-journal","volume":"12"},"uris":["http://www.mendeley.com/documents/?uuid=e5381e77-af2c-4e4f-928a-b790ff0375c0"]},{"id":"ITEM-4","itemData":{"DOI":"10.1177/0956797612459659","ISBN":"1467-9280 (Electronic)\\r0956-7976 (Linking)","ISSN":"14679280","PMID":"23538911","abstract":"Given that the ability to attend to a task without distraction underlies performance in a wide variety of contexts, training one's ability to stay on task should result in a similarly broad enhancement of performance. In a randomized controlled investigation, we examined whether a 2-week mindfulness-training course would decrease mind wandering and improve cognitive performance. Mindfulness training improved both GRE reading-comprehension scores and working memory capacity while simultaneously reducing the occurrence of distracting thoughts during completion of the GRE and the measure of working memory. Improvements in performance following mindfulness training were mediated by reduced mind wandering among participants who were prone to distraction at pretesting. Our results suggest that cultivating mindfulness is an effective and efficient technique for improving cognitive function, with wide-reaching consequences.","author":[{"dropping-particle":"","family":"Mrazek","given":"Michael D.","non-dropping-particle":"","parse-names":false,"suffix":""},{"dropping-particle":"","family":"Franklin","given":"Michael S.","non-dropping-particle":"","parse-names":false,"suffix":""},{"dropping-particle":"","family":"Phillips","given":"Dawa Tarchin","non-dropping-particle":"","parse-names":false,"suffix":""},{"dropping-particle":"","family":"Baird","given":"Benjamin","non-dropping-particle":"","parse-names":false,"suffix":""},{"dropping-particle":"","family":"Schooler","given":"Jonathan W.","non-dropping-particle":"","parse-names":false,"suffix":""}],"container-title":"Psychological Science","id":"ITEM-4","issue":"5","issued":{"date-parts":[["2013"]]},"note":"</w:instrText>
      </w:r>
      <w:r w:rsidR="00785498" w:rsidRPr="0013159B">
        <w:rPr>
          <w:rFonts w:ascii="David" w:hAnsi="David" w:cs="David"/>
          <w:sz w:val="24"/>
          <w:szCs w:val="24"/>
          <w:rtl/>
          <w:lang w:val="en-GB"/>
        </w:rPr>
        <w:instrText>שיפור קבולת של זכרון עבודה לאחר אימון מיינדפולנס</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שיפור של</w:instrText>
      </w:r>
      <w:r w:rsidR="00785498" w:rsidRPr="0013159B">
        <w:rPr>
          <w:rFonts w:ascii="David" w:hAnsi="David" w:cs="David"/>
          <w:sz w:val="24"/>
          <w:szCs w:val="24"/>
          <w:lang w:val="en-GB"/>
        </w:rPr>
        <w:instrText xml:space="preserve"> GRE - </w:instrText>
      </w:r>
      <w:r w:rsidR="00785498" w:rsidRPr="0013159B">
        <w:rPr>
          <w:rFonts w:ascii="David" w:hAnsi="David" w:cs="David"/>
          <w:sz w:val="24"/>
          <w:szCs w:val="24"/>
          <w:rtl/>
          <w:lang w:val="en-GB"/>
        </w:rPr>
        <w:instrText>ביצוע אקדמי</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הפחתה של</w:instrText>
      </w:r>
      <w:r w:rsidR="00785498" w:rsidRPr="0013159B">
        <w:rPr>
          <w:rFonts w:ascii="David" w:hAnsi="David" w:cs="David"/>
          <w:sz w:val="24"/>
          <w:szCs w:val="24"/>
          <w:lang w:val="en-GB"/>
        </w:rPr>
        <w:instrText xml:space="preserve"> mind wanering\n\n</w:instrText>
      </w:r>
      <w:r w:rsidR="00785498" w:rsidRPr="0013159B">
        <w:rPr>
          <w:rFonts w:ascii="David" w:hAnsi="David" w:cs="David"/>
          <w:sz w:val="24"/>
          <w:szCs w:val="24"/>
          <w:rtl/>
          <w:lang w:val="en-GB"/>
        </w:rPr>
        <w:instrText>לסיים לקרוא</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יותר לעומק</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להבין את המטלה לבדיקת</w:instrText>
      </w:r>
      <w:r w:rsidR="00785498" w:rsidRPr="0013159B">
        <w:rPr>
          <w:rFonts w:ascii="David" w:hAnsi="David" w:cs="David"/>
          <w:sz w:val="24"/>
          <w:szCs w:val="24"/>
          <w:lang w:val="en-GB"/>
        </w:rPr>
        <w:instrText xml:space="preserve"> WMC\n</w:instrText>
      </w:r>
      <w:r w:rsidR="00785498" w:rsidRPr="0013159B">
        <w:rPr>
          <w:rFonts w:ascii="David" w:hAnsi="David" w:cs="David"/>
          <w:sz w:val="24"/>
          <w:szCs w:val="24"/>
          <w:rtl/>
          <w:lang w:val="en-GB"/>
        </w:rPr>
        <w:instrText>והאם באמת היה שיפור ב</w:instrText>
      </w:r>
      <w:r w:rsidR="00785498" w:rsidRPr="0013159B">
        <w:rPr>
          <w:rFonts w:ascii="David" w:hAnsi="David" w:cs="David"/>
          <w:sz w:val="24"/>
          <w:szCs w:val="24"/>
          <w:lang w:val="en-GB"/>
        </w:rPr>
        <w:instrText>-WMC \n","page":"776-781","title":"Mindfulness Training Improves Working Memory Capacity and GRE Performance While Reducing Mind Wandering","type":"article-journal","volume":"24"},"uris":["http://www.mendeley.com/documents/?uuid=6fe5ad4c-de8b-45d1-9b27-01ffc7f08276"]},{"id":"ITEM-5","itemData":{"DOI":"10.3389/fnhum.2013.00897","ISSN":"1662-5161","abstract":"Mindfulness training (MT) is a form of mental training in which individuals engage in exercises to cultivate an attentive, present centered, and non-reactive mental mode. The present study examines the putative benefits of MT in University students for whom mind wandering can interfere with learning and academic success. We tested the hypothesis that short-form MT (7 h over 7 weeks) contextualized for the challenges and concerns of University students may reduce mind wandering and improve working memory. Performance on the sustained attention to response task (SART) and two working memory tasks (operation span, delayed-recognition with distracters) was indexed in participants assigned to a waitlist control group or the MT course. Results demonstrated MT-related benefits in SART performance. Relative to the control group, MT participants had higher task accuracy and self-reported being more \"on-task\" after the 7-week training period. MT did not significantly benefit the operation span task or accuracy on the delayed-recognition task. Together these results suggest that while short-form MT did not bolster working memory task performance, it may help curb mind wandering and should, therefore, be further investigated for its use in academic contexts.","author":[{"dropping-particle":"","family":"Morrison","given":"Alexandra B.","non-dropping-particle":"","parse-names":false,"suffix":""},{"dropping-particle":"","family":"Goolsarran","given":"Merissa","non-dropping-particle":"","parse-names":false,"suffix":""},{"dropping-particle":"","family":"Rogers","given":"Scott L.","non-dropping-particle":"","parse-names":false,"suffix":""},{"dropping-particle":"","family":"Jha","given":"Amishi P.","non-dropping-particle":"","parse-names":false,"suffix":""}],"container-title":"Frontiers in Human Neuroscience","id":"ITEM-5","issue":"January","issued":{"date-parts":[["2014"]]},"note":"</w:instrText>
      </w:r>
      <w:r w:rsidR="00785498" w:rsidRPr="0013159B">
        <w:rPr>
          <w:rFonts w:ascii="David" w:hAnsi="David" w:cs="David"/>
          <w:sz w:val="24"/>
          <w:szCs w:val="24"/>
          <w:rtl/>
          <w:lang w:val="en-GB"/>
        </w:rPr>
        <w:instrText>אין שיפור ב</w:instrText>
      </w:r>
      <w:r w:rsidR="00785498" w:rsidRPr="0013159B">
        <w:rPr>
          <w:rFonts w:ascii="David" w:hAnsi="David" w:cs="David"/>
          <w:sz w:val="24"/>
          <w:szCs w:val="24"/>
          <w:lang w:val="en-GB"/>
        </w:rPr>
        <w:instrText xml:space="preserve">-WM </w:instrText>
      </w:r>
      <w:r w:rsidR="00785498" w:rsidRPr="0013159B">
        <w:rPr>
          <w:rFonts w:ascii="David" w:hAnsi="David" w:cs="David"/>
          <w:sz w:val="24"/>
          <w:szCs w:val="24"/>
          <w:rtl/>
          <w:lang w:val="en-GB"/>
        </w:rPr>
        <w:instrText>בשתי מטלות</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ההסבר שניתן הוא עצימות נמוכה מדי ומוקלט</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למרות - שבניסוי שגם בדק השפעה על</w:instrText>
      </w:r>
      <w:r w:rsidR="00785498" w:rsidRPr="0013159B">
        <w:rPr>
          <w:rFonts w:ascii="David" w:hAnsi="David" w:cs="David"/>
          <w:sz w:val="24"/>
          <w:szCs w:val="24"/>
          <w:lang w:val="en-GB"/>
        </w:rPr>
        <w:instrText xml:space="preserve"> OSPAN </w:instrText>
      </w:r>
      <w:r w:rsidR="00785498" w:rsidRPr="0013159B">
        <w:rPr>
          <w:rFonts w:ascii="David" w:hAnsi="David" w:cs="David"/>
          <w:sz w:val="24"/>
          <w:szCs w:val="24"/>
          <w:rtl/>
          <w:lang w:val="en-GB"/>
        </w:rPr>
        <w:instrText>בקרב סטונדטים</w:instrText>
      </w:r>
      <w:r w:rsidR="00785498" w:rsidRPr="0013159B">
        <w:rPr>
          <w:rFonts w:ascii="David" w:hAnsi="David" w:cs="David"/>
          <w:sz w:val="24"/>
          <w:szCs w:val="24"/>
          <w:lang w:val="en-GB"/>
        </w:rPr>
        <w:instrText xml:space="preserve"> GRE </w:instrText>
      </w:r>
      <w:r w:rsidR="00785498" w:rsidRPr="0013159B">
        <w:rPr>
          <w:rFonts w:ascii="David" w:hAnsi="David" w:cs="David"/>
          <w:sz w:val="24"/>
          <w:szCs w:val="24"/>
          <w:rtl/>
          <w:lang w:val="en-GB"/>
        </w:rPr>
        <w:instrText>כן הראה שיפור ב</w:instrText>
      </w:r>
      <w:r w:rsidR="00785498" w:rsidRPr="0013159B">
        <w:rPr>
          <w:rFonts w:ascii="David" w:hAnsi="David" w:cs="David"/>
          <w:sz w:val="24"/>
          <w:szCs w:val="24"/>
          <w:lang w:val="en-GB"/>
        </w:rPr>
        <w:instrText>-OSPAN \n(Mrazek 2013(\n\n\nOSPAN\n\nDelayed-Recognition with Distracters","page":"1-12","title":"Taming a wandering attention: short-form mindfulness training in student cohorts","type":"article-journal","volume":"7"},"uris":["http://www.mendeley.com/documents/?uuid=3dfa382f-4872-4eef-ae1d-f269c9ef1da0"]},{"id":"ITEM-6","itemData":{"DOI":"10.1146/annurev-psych-010814-015331","ISSN":"1545-2085","PMID":"25293689","abstract":"Conscious experience is fluid; it rarely remains on one topic for an extended period without deviation. Its dynamic nature is illustrated by the experience of mind wandering, in which attention switches from a current task to unrelated thoughts and feelings. Studies exploring the phenomenology of mind wandering highlight the importance of its content and relation to meta-cognition in determining its functional outcomes. Examination of the information-processing demands of the mind-wandering state suggests that it involves perceptual decoupling to escape the constraints of the moment, its content arises from episodic and affective processes, and its regulation relies on executive control. Mind wandering also involves a complex balance of costs and benefits: Its association with various kinds of error underlines its cost, whereas its relationship to creativity and future planning suggest its potential value. Although essential to the stream of consciousness, various strategies may minimize the downsides of mind wandering while maintaining its productive aspects.","author":[{"dropping-particle":"","family":"Smallwood","given":"Jonathan","non-dropping-particle":"","parse-names":false,"suffix":""},{"dropping-particle":"","family":"Schooler","given":"Jonathan W","non-dropping-particle":"","parse-names":false,"suffix":""}],"container-title":"Annual review of psychology","id":"ITEM-6","issue":"1","issued":{"date-parts":[["2015","1","3"]]},"page":"487-518","title":"The science of mind wandering: empirically navigating the stream of consciousness.","type":"article-journal","volume":"66"},"uris":["http://www.mendeley.com/documents/?uuid=cb7416cd-01f0-36d4-952a-1f737129b8f0"]}],"mendeley":{"formattedCitation":"(Banks et al., 2015; Morrison, Goolsarran, Rogers, &amp; Jha, 2014; Mrazek, Franklin, Phillips, Baird, &amp; Schooler, 2013; Mrazek et al., 2012; Smallwood &amp; Schooler, 2015; Xu, Purdon, Seli, &amp; Smilek, 2017)","plainTextFormattedCitation":"(Banks et al., 2015; Morrison, Goolsarran, Rogers, &amp; Jha, 2014; Mrazek, Franklin, Phillips, Baird, &amp; Schooler, 2013; Mrazek et al., 2012; Smallwood &amp; Schooler, 2015; Xu, Purdon, Seli, &amp; Smilek, 2017)","previouslyFormattedCitation":"(Banks et al., 2015; Morrison, Goolsarran, Rogers, &amp; Jha, 2014; Mrazek, Franklin, Phillips, Baird, &amp; Schooler, 2013; Mrazek et al., 2012; Smallwood &amp; Schooler, 2015; Xu, Purdon, Seli, &amp; Smilek, 2017)"},"properties":{"noteIndex":0},"schema":"https://github.com/citation-style-language/schema/raw/master/csl-citation.json"}</w:instrText>
      </w:r>
      <w:r w:rsidR="00797B4A" w:rsidRPr="006A4A9B">
        <w:rPr>
          <w:rFonts w:ascii="David" w:hAnsi="David" w:cs="David"/>
          <w:sz w:val="24"/>
          <w:szCs w:val="24"/>
          <w:lang w:val="en-GB"/>
        </w:rPr>
        <w:fldChar w:fldCharType="separate"/>
      </w:r>
      <w:r w:rsidR="001E2173" w:rsidRPr="006A4A9B">
        <w:rPr>
          <w:rFonts w:ascii="David" w:hAnsi="David" w:cs="David"/>
          <w:noProof/>
          <w:sz w:val="24"/>
          <w:szCs w:val="24"/>
          <w:lang w:val="en-GB"/>
        </w:rPr>
        <w:t xml:space="preserve">(Banks et al., 2015; Morrison, Goolsarran, Rogers, &amp; Jha, </w:t>
      </w:r>
      <w:r w:rsidR="001E2173" w:rsidRPr="006A4A9B">
        <w:rPr>
          <w:rFonts w:ascii="David" w:hAnsi="David" w:cs="David"/>
          <w:noProof/>
          <w:sz w:val="24"/>
          <w:szCs w:val="24"/>
          <w:lang w:val="en-GB"/>
        </w:rPr>
        <w:lastRenderedPageBreak/>
        <w:t>2014; Mrazek, Franklin, Phillips, Baird, &amp; Schooler, 2013; Mrazek et al., 2012; Smallwood &amp; Schooler, 2015; Xu, Purdon, Seli, &amp; Smilek, 2017)</w:t>
      </w:r>
      <w:r w:rsidR="00797B4A" w:rsidRPr="006A4A9B">
        <w:rPr>
          <w:rFonts w:ascii="David" w:hAnsi="David" w:cs="David"/>
          <w:sz w:val="24"/>
          <w:szCs w:val="24"/>
          <w:lang w:val="en-GB"/>
        </w:rPr>
        <w:fldChar w:fldCharType="end"/>
      </w:r>
      <w:r w:rsidR="00797B4A" w:rsidRPr="006A4A9B">
        <w:rPr>
          <w:rFonts w:ascii="David" w:hAnsi="David" w:cs="David"/>
          <w:sz w:val="24"/>
          <w:szCs w:val="24"/>
          <w:lang w:val="en-GB"/>
        </w:rPr>
        <w:t>.</w:t>
      </w:r>
      <w:ins w:id="114" w:author="0mer dar" w:date="2020-02-04T15:42:00Z">
        <w:r w:rsidR="002A3BBF" w:rsidRPr="006A4A9B">
          <w:rPr>
            <w:rFonts w:ascii="David" w:hAnsi="David" w:cs="David"/>
            <w:sz w:val="24"/>
            <w:szCs w:val="24"/>
            <w:lang w:val="en-GB"/>
          </w:rPr>
          <w:t xml:space="preserve"> </w:t>
        </w:r>
      </w:ins>
      <w:del w:id="115" w:author="0mer dar" w:date="2020-02-04T15:42:00Z">
        <w:r w:rsidR="004022AE" w:rsidRPr="006A4A9B" w:rsidDel="002A3BBF">
          <w:rPr>
            <w:rFonts w:ascii="David" w:hAnsi="David" w:cs="David"/>
            <w:sz w:val="24"/>
            <w:szCs w:val="24"/>
            <w:lang w:val="en-GB"/>
          </w:rPr>
          <w:delText xml:space="preserve"> </w:delText>
        </w:r>
      </w:del>
    </w:p>
    <w:p w14:paraId="3A0F3F2B" w14:textId="74A9AD4A" w:rsidR="002A3BBF" w:rsidRPr="006A4A9B" w:rsidRDefault="004022AE">
      <w:pPr>
        <w:spacing w:after="0"/>
        <w:ind w:firstLine="720"/>
        <w:rPr>
          <w:ins w:id="116" w:author="0mer dar" w:date="2020-02-04T15:43:00Z"/>
          <w:rFonts w:ascii="David" w:hAnsi="David" w:cs="David"/>
          <w:sz w:val="24"/>
          <w:szCs w:val="24"/>
          <w:lang w:val="en-GB"/>
        </w:rPr>
      </w:pPr>
      <w:r w:rsidRPr="0013159B">
        <w:rPr>
          <w:rFonts w:ascii="David" w:hAnsi="David" w:cs="David"/>
          <w:sz w:val="24"/>
          <w:szCs w:val="24"/>
          <w:lang w:val="en-GB"/>
        </w:rPr>
        <w:t>Probe</w:t>
      </w:r>
      <w:r w:rsidR="00405241" w:rsidRPr="0013159B">
        <w:rPr>
          <w:rFonts w:ascii="David" w:hAnsi="David" w:cs="David"/>
          <w:sz w:val="24"/>
          <w:szCs w:val="24"/>
          <w:lang w:val="en-GB"/>
        </w:rPr>
        <w:t>-</w:t>
      </w:r>
      <w:r w:rsidR="00B51AB1" w:rsidRPr="0013159B">
        <w:rPr>
          <w:rFonts w:ascii="David" w:hAnsi="David" w:cs="David"/>
          <w:sz w:val="24"/>
          <w:szCs w:val="24"/>
          <w:lang w:val="en-GB"/>
        </w:rPr>
        <w:t>c</w:t>
      </w:r>
      <w:r w:rsidRPr="0013159B">
        <w:rPr>
          <w:rFonts w:ascii="David" w:hAnsi="David" w:cs="David"/>
          <w:sz w:val="24"/>
          <w:szCs w:val="24"/>
          <w:lang w:val="en-GB"/>
        </w:rPr>
        <w:t xml:space="preserve">aught </w:t>
      </w:r>
      <w:r w:rsidR="00405241" w:rsidRPr="0013159B">
        <w:rPr>
          <w:rFonts w:ascii="David" w:hAnsi="David" w:cs="David"/>
          <w:sz w:val="24"/>
          <w:szCs w:val="24"/>
          <w:lang w:val="en-GB"/>
        </w:rPr>
        <w:t xml:space="preserve">thought sampling </w:t>
      </w:r>
      <w:r w:rsidR="005F169A" w:rsidRPr="0013159B">
        <w:rPr>
          <w:rFonts w:ascii="David" w:hAnsi="David" w:cs="David"/>
          <w:sz w:val="24"/>
          <w:szCs w:val="24"/>
          <w:lang w:val="en-GB"/>
        </w:rPr>
        <w:t>studies</w:t>
      </w:r>
      <w:r w:rsidR="00B51AB1" w:rsidRPr="0013159B">
        <w:rPr>
          <w:rFonts w:ascii="David" w:hAnsi="David" w:cs="David"/>
          <w:sz w:val="24"/>
          <w:szCs w:val="24"/>
          <w:lang w:val="en-GB"/>
        </w:rPr>
        <w:t xml:space="preserve"> have </w:t>
      </w:r>
      <w:r w:rsidRPr="0013159B">
        <w:rPr>
          <w:rFonts w:ascii="David" w:hAnsi="David" w:cs="David"/>
          <w:sz w:val="24"/>
          <w:szCs w:val="24"/>
          <w:lang w:val="en-GB"/>
        </w:rPr>
        <w:t xml:space="preserve">mostly found </w:t>
      </w:r>
      <w:r w:rsidRPr="0013159B">
        <w:rPr>
          <w:rFonts w:ascii="David" w:hAnsi="David" w:cs="David"/>
          <w:sz w:val="24"/>
          <w:szCs w:val="24"/>
        </w:rPr>
        <w:t xml:space="preserve"> </w:t>
      </w:r>
      <w:r w:rsidR="00A3610D" w:rsidRPr="0013159B">
        <w:rPr>
          <w:rFonts w:ascii="David" w:hAnsi="David" w:cs="David"/>
          <w:sz w:val="24"/>
          <w:szCs w:val="24"/>
          <w:lang w:val="en-GB"/>
        </w:rPr>
        <w:t xml:space="preserve">reduced “off-task” reports </w:t>
      </w:r>
      <w:r w:rsidR="005F169A" w:rsidRPr="0013159B">
        <w:rPr>
          <w:rFonts w:ascii="David" w:hAnsi="David" w:cs="David"/>
          <w:sz w:val="24"/>
          <w:szCs w:val="24"/>
          <w:lang w:val="en-GB"/>
        </w:rPr>
        <w:t>following</w:t>
      </w:r>
      <w:r w:rsidR="00D36024" w:rsidRPr="0013159B">
        <w:rPr>
          <w:rFonts w:ascii="David" w:hAnsi="David" w:cs="David"/>
          <w:sz w:val="24"/>
          <w:szCs w:val="24"/>
          <w:lang w:val="en-GB"/>
        </w:rPr>
        <w:t xml:space="preserve"> short mindfulness </w:t>
      </w:r>
      <w:r w:rsidR="009760A4" w:rsidRPr="0013159B">
        <w:rPr>
          <w:rFonts w:ascii="David" w:hAnsi="David" w:cs="David"/>
          <w:sz w:val="24"/>
          <w:szCs w:val="24"/>
          <w:lang w:val="en-GB"/>
        </w:rPr>
        <w:t>training</w:t>
      </w:r>
      <w:r w:rsidR="00AF5AED" w:rsidRPr="0013159B">
        <w:rPr>
          <w:rFonts w:ascii="David" w:hAnsi="David" w:cs="David"/>
          <w:sz w:val="24"/>
          <w:szCs w:val="24"/>
          <w:lang w:val="en-GB"/>
        </w:rPr>
        <w:t xml:space="preserve"> (e.g., task-unrelated thoughts (TUT) during SART, </w:t>
      </w:r>
      <w:r w:rsidR="00AF5AED"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{"citationItems":[{"id":"ITEM-1","itemData":{"DOI":"10.3389/fnhum.2013.00897","ISSN":"1662-5161","abstract":"Mindfulness training (MT) is a form of mental training in which individuals engage in exercises to cultivate an attentive, present centered, and no</w:instrText>
      </w:r>
      <w:r w:rsidR="00785498" w:rsidRPr="0013159B">
        <w:rPr>
          <w:rFonts w:ascii="David" w:hAnsi="David" w:cs="David"/>
          <w:sz w:val="24"/>
          <w:szCs w:val="24"/>
          <w:lang w:val="en-GB"/>
        </w:rPr>
        <w:instrText>n-reactive mental mode. The present study examines the putative benefits of MT in University students for whom mind wandering can interfere with learning and academic success. We tested the hypothesis that short-form MT (7 h over 7 weeks) contextualized for the challenges and concerns of University students may reduce mind wandering and improve working memory. Performance on the sustained attention to response task (SART) and two working memory tasks (operation span, delayed-recognition with distracters) was indexed in participants assigned to a waitlist control group or the MT course. Results demonstrated MT-related benefits in SART performance. Relative to the control group, MT participants had higher task accuracy and self-reported being more \"on-task\" after the 7-week training period. MT did not significantly benefit the operation span task or accuracy on the delayed-recognition task. Together these results suggest that while short-form MT did not bolster working memory task performance, it may help curb mind wandering and should, therefore, be further investigated for its use in academic contexts.","author":[{"dropping-particle":"","family":"Morrison","given":"Alexandra B.","non-dropping-particle":"","parse-names":false,"suffix":""},{"dropping-particle":"","family":"Goolsarran","given":"Merissa","non-dropping-particle":"","parse-names":false,"suffix":""},{"dropping-particle":"","family":"Rogers","given":"Scott L.","non-dropping-particle":"","parse-names":false,"suffix":""},{"dropping-particle":"","family":"Jha","given":"Amishi P.","non-dropping-particle":"","parse-names":false,"suffix":""}],"container-title":"Frontiers in Human Neuroscience","id":"ITEM-1","issue":"January","issued":{"date-parts":[["2014"]]},"note":"</w:instrText>
      </w:r>
      <w:r w:rsidR="00785498" w:rsidRPr="0013159B">
        <w:rPr>
          <w:rFonts w:ascii="David" w:hAnsi="David" w:cs="David"/>
          <w:sz w:val="24"/>
          <w:szCs w:val="24"/>
          <w:rtl/>
          <w:lang w:val="en-GB"/>
        </w:rPr>
        <w:instrText>אין שיפור ב</w:instrText>
      </w:r>
      <w:r w:rsidR="00785498" w:rsidRPr="0013159B">
        <w:rPr>
          <w:rFonts w:ascii="David" w:hAnsi="David" w:cs="David"/>
          <w:sz w:val="24"/>
          <w:szCs w:val="24"/>
          <w:lang w:val="en-GB"/>
        </w:rPr>
        <w:instrText xml:space="preserve">-WM </w:instrText>
      </w:r>
      <w:r w:rsidR="00785498" w:rsidRPr="0013159B">
        <w:rPr>
          <w:rFonts w:ascii="David" w:hAnsi="David" w:cs="David"/>
          <w:sz w:val="24"/>
          <w:szCs w:val="24"/>
          <w:rtl/>
          <w:lang w:val="en-GB"/>
        </w:rPr>
        <w:instrText>בשתי מטלות</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ההסבר שניתן הוא עצימות נמוכה מדי ומוקלט</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למרות - שבניסוי שגם בדק השפעה על</w:instrText>
      </w:r>
      <w:r w:rsidR="00785498" w:rsidRPr="0013159B">
        <w:rPr>
          <w:rFonts w:ascii="David" w:hAnsi="David" w:cs="David"/>
          <w:sz w:val="24"/>
          <w:szCs w:val="24"/>
          <w:lang w:val="en-GB"/>
        </w:rPr>
        <w:instrText xml:space="preserve"> OSPAN </w:instrText>
      </w:r>
      <w:r w:rsidR="00785498" w:rsidRPr="0013159B">
        <w:rPr>
          <w:rFonts w:ascii="David" w:hAnsi="David" w:cs="David"/>
          <w:sz w:val="24"/>
          <w:szCs w:val="24"/>
          <w:rtl/>
          <w:lang w:val="en-GB"/>
        </w:rPr>
        <w:instrText>בקרב סטונדטים</w:instrText>
      </w:r>
      <w:r w:rsidR="00785498" w:rsidRPr="0013159B">
        <w:rPr>
          <w:rFonts w:ascii="David" w:hAnsi="David" w:cs="David"/>
          <w:sz w:val="24"/>
          <w:szCs w:val="24"/>
          <w:lang w:val="en-GB"/>
        </w:rPr>
        <w:instrText xml:space="preserve"> GRE </w:instrText>
      </w:r>
      <w:r w:rsidR="00785498" w:rsidRPr="0013159B">
        <w:rPr>
          <w:rFonts w:ascii="David" w:hAnsi="David" w:cs="David"/>
          <w:sz w:val="24"/>
          <w:szCs w:val="24"/>
          <w:rtl/>
          <w:lang w:val="en-GB"/>
        </w:rPr>
        <w:instrText>כן הראה שיפור ב</w:instrText>
      </w:r>
      <w:r w:rsidR="00785498" w:rsidRPr="0013159B">
        <w:rPr>
          <w:rFonts w:ascii="David" w:hAnsi="David" w:cs="David"/>
          <w:sz w:val="24"/>
          <w:szCs w:val="24"/>
          <w:lang w:val="en-GB"/>
        </w:rPr>
        <w:instrText>-OSPAN \n(Mrazek 2013(\n\n\nOSPAN\n\nDelayed-Recognition with Distracters","page":"1-12","title":"Taming a wandering attention: short-form mindfulness training in student cohorts","type":"article-journal","volume":"7"},"uris":["http://www.mendeley.com/documents/?uuid=3dfa382f-4872-4eef-ae1d-f269c9ef1da0"]}],"mendeley":{"formattedCitation":"(Morrison et al., 2014)","plainTextFormattedCitation":"(Morrison et al., 2014)","previouslyFormattedCitation":"(Morrison et al., 2014)"},"properties":{"noteIndex":0},"schema":"https://github.com/citation-style-language/schema/raw/master/csl-citation.json"}</w:instrText>
      </w:r>
      <w:r w:rsidR="00AF5AED" w:rsidRPr="006A4A9B">
        <w:rPr>
          <w:rFonts w:ascii="David" w:hAnsi="David" w:cs="David"/>
          <w:sz w:val="24"/>
          <w:szCs w:val="24"/>
          <w:lang w:val="en-GB"/>
        </w:rPr>
        <w:fldChar w:fldCharType="separate"/>
      </w:r>
      <w:r w:rsidR="001E2173" w:rsidRPr="006A4A9B">
        <w:rPr>
          <w:rFonts w:ascii="David" w:hAnsi="David" w:cs="David"/>
          <w:noProof/>
          <w:sz w:val="24"/>
          <w:szCs w:val="24"/>
          <w:lang w:val="en-GB"/>
        </w:rPr>
        <w:t>(Morrison et al., 2014)</w:t>
      </w:r>
      <w:r w:rsidR="00AF5AED" w:rsidRPr="006A4A9B">
        <w:rPr>
          <w:rFonts w:ascii="David" w:hAnsi="David" w:cs="David"/>
          <w:sz w:val="24"/>
          <w:szCs w:val="24"/>
          <w:lang w:val="en-GB"/>
        </w:rPr>
        <w:fldChar w:fldCharType="end"/>
      </w:r>
      <w:r w:rsidR="00AF5AED" w:rsidRPr="006A4A9B">
        <w:rPr>
          <w:rFonts w:ascii="David" w:hAnsi="David" w:cs="David"/>
          <w:sz w:val="24"/>
          <w:szCs w:val="24"/>
          <w:lang w:val="en-GB"/>
        </w:rPr>
        <w:t xml:space="preserve">, TUT </w:t>
      </w:r>
      <w:commentRangeStart w:id="117"/>
      <w:r w:rsidR="00AF5AED" w:rsidRPr="006A4A9B">
        <w:rPr>
          <w:rFonts w:ascii="David" w:hAnsi="David" w:cs="David"/>
          <w:sz w:val="24"/>
          <w:szCs w:val="24"/>
          <w:lang w:val="en-GB"/>
        </w:rPr>
        <w:t>during</w:t>
      </w:r>
      <w:r w:rsidR="0021296F" w:rsidRPr="006A4A9B">
        <w:rPr>
          <w:rFonts w:ascii="David" w:hAnsi="David" w:cs="David"/>
          <w:sz w:val="24"/>
          <w:szCs w:val="24"/>
          <w:lang w:val="en-GB"/>
        </w:rPr>
        <w:t xml:space="preserve"> mindful breathing task </w:t>
      </w:r>
      <w:commentRangeEnd w:id="117"/>
      <w:r w:rsidR="000F751F" w:rsidRPr="006A4A9B">
        <w:rPr>
          <w:rStyle w:val="CommentReference"/>
          <w:rFonts w:ascii="David" w:hAnsi="David" w:cs="David"/>
          <w:sz w:val="24"/>
          <w:szCs w:val="24"/>
        </w:rPr>
        <w:commentReference w:id="117"/>
      </w:r>
      <w:r w:rsidR="000F751F"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{"citationItems":[{"id":"ITEM-1","itemData":{"DOI":"10.1037/a0026678","ISSN":"15283542","abstract":"Research into both mindfulness and mind-wandering has grown rapidly, yet clarification of the relationship between these two seemingly opposing constructs is still absent. A fir</w:instrText>
      </w:r>
      <w:r w:rsidR="00785498" w:rsidRPr="0013159B">
        <w:rPr>
          <w:rFonts w:ascii="David" w:hAnsi="David" w:cs="David"/>
          <w:sz w:val="24"/>
          <w:szCs w:val="24"/>
          <w:lang w:val="en-GB"/>
        </w:rPr>
        <w:instrText>st study addresses the relationship between a dispositional measure of mindfulness (Mindful Attention and Awareness Scale, MAAS) and converging measures of both self-reported and indirect markers of mind-wandering. Negative correlations between dispositional mindfulness and 4 measures of mind-wandering confirm the opposing relationship between the 2 constructs and further validate the use of the MAAS as a dispositional measure of mindfulness. A second study demonstrated that 8 minutes of mindful breathing reduces behavioral indicators of mind-wandering during a Sustained Attention to Response Task compared with both passive relaxation and reading. Together these studies clarify the opposition between the constructs of mindfulness and mind-wandering and so should lead to greater convergence between what have been predominately separate, yet mutually relevant, lines of research. © 2012 American Psychological Association.","author":[{"dropping-particle":"","family":"Mrazek","given":"Michael D.","non-dropping-particle":"","parse-names":false,"suffix":""},{"dropping-particle":"","family":"Smallwood","given":"Jonathan","non-dropping-particle":"","parse-names":false,"suffix":""},{"dropping-particle":"","family":"Schooler","given":"Jonathan W.","non-dropping-particle":"","parse-names":false,"suffix":""}],"container-title":"Emotion","id":"ITEM-1","issue":"3","issued":{"date-parts":[["2012"]]},"page":"442-448","title":"Mindfulness and mind-wandering: Finding convergence through opposing constructs","type":"article-journal","volume":"12"},"uris":["http://www.mendeley.com/documents/?uuid=e5381e77-af2c-4e4f-928a-b790ff0375c0"]}],"mendeley":{"formattedCitation":"(Mrazek et al., 2012)","plainTextFormattedCitation":"(Mrazek et al., 2012)","previouslyFormattedCitation":"(Mrazek et al., 2012)"},"properties":{"noteIndex":0},"schema":"https://github.com/citation-style-language/schema/raw/master/csl-citation.json"}</w:instrText>
      </w:r>
      <w:r w:rsidR="000F751F" w:rsidRPr="006A4A9B">
        <w:rPr>
          <w:rFonts w:ascii="David" w:hAnsi="David" w:cs="David"/>
          <w:sz w:val="24"/>
          <w:szCs w:val="24"/>
          <w:lang w:val="en-GB"/>
        </w:rPr>
        <w:fldChar w:fldCharType="separate"/>
      </w:r>
      <w:r w:rsidR="001E2173" w:rsidRPr="006A4A9B">
        <w:rPr>
          <w:rFonts w:ascii="David" w:hAnsi="David" w:cs="David"/>
          <w:noProof/>
          <w:sz w:val="24"/>
          <w:szCs w:val="24"/>
          <w:lang w:val="en-GB"/>
        </w:rPr>
        <w:t>(Mrazek et al., 2012)</w:t>
      </w:r>
      <w:r w:rsidR="000F751F" w:rsidRPr="006A4A9B">
        <w:rPr>
          <w:rFonts w:ascii="David" w:hAnsi="David" w:cs="David"/>
          <w:sz w:val="24"/>
          <w:szCs w:val="24"/>
          <w:lang w:val="en-GB"/>
        </w:rPr>
        <w:fldChar w:fldCharType="end"/>
      </w:r>
      <w:r w:rsidR="00AF5AED" w:rsidRPr="006A4A9B">
        <w:rPr>
          <w:rFonts w:ascii="David" w:hAnsi="David" w:cs="David"/>
          <w:sz w:val="24"/>
          <w:szCs w:val="24"/>
          <w:lang w:val="en-GB"/>
        </w:rPr>
        <w:t xml:space="preserve"> </w:t>
      </w:r>
      <w:r w:rsidR="0083191B" w:rsidRPr="006A4A9B">
        <w:rPr>
          <w:rFonts w:ascii="David" w:hAnsi="David" w:cs="David"/>
          <w:sz w:val="24"/>
          <w:szCs w:val="24"/>
          <w:lang w:val="en-GB"/>
        </w:rPr>
        <w:t xml:space="preserve">TUT during </w:t>
      </w:r>
      <w:r w:rsidR="00AF5AED" w:rsidRPr="006A4A9B">
        <w:rPr>
          <w:rFonts w:ascii="David" w:hAnsi="David" w:cs="David"/>
          <w:sz w:val="24"/>
          <w:szCs w:val="24"/>
          <w:lang w:val="en-GB"/>
        </w:rPr>
        <w:t xml:space="preserve">OSPAN </w:t>
      </w:r>
      <w:r w:rsidR="00B71043" w:rsidRPr="0013159B">
        <w:rPr>
          <w:rFonts w:ascii="David" w:hAnsi="David" w:cs="David"/>
          <w:sz w:val="24"/>
          <w:szCs w:val="24"/>
          <w:lang w:val="en-GB"/>
        </w:rPr>
        <w:t xml:space="preserve"> </w:t>
      </w:r>
      <w:r w:rsidR="00B71043"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{"citationItems":[{"id":"ITEM-1","itemData":{"DOI":"10.1177/0956797612459659","ISBN":"1467-9280 (Electronic)\\r0956-7976 (Linking)","ISSN":"14679280","PMID":"23538911","abstract":"Given that the ability to attend to a task without distraction under</w:instrText>
      </w:r>
      <w:r w:rsidR="00785498" w:rsidRPr="0013159B">
        <w:rPr>
          <w:rFonts w:ascii="David" w:hAnsi="David" w:cs="David"/>
          <w:sz w:val="24"/>
          <w:szCs w:val="24"/>
          <w:lang w:val="en-GB"/>
        </w:rPr>
        <w:instrText>lies performance in a wide variety of contexts, training one's ability to stay on task should result in a similarly broad enhancement of performance. In a randomized controlled investigation, we examined whether a 2-week mindfulness-training course would decrease mind wandering and improve cognitive performance. Mindfulness training improved both GRE reading-comprehension scores and working memory capacity while simultaneously reducing the occurrence of distracting thoughts during completion of the GRE and the measure of working memory. Improvements in performance following mindfulness training were mediated by reduced mind wandering among participants who were prone to distraction at pretesting. Our results suggest that cultivating mindfulness is an effective and efficient technique for improving cognitive function, with wide-reaching consequences.","author":[{"dropping-particle":"","family":"Mrazek","given":"Michael D.","non-dropping-particle":"","parse-names":false,"suffix":""},{"dropping-particle":"","family":"Franklin","given":"Michael S.","non-dropping-particle":"","parse-names":false,"suffix":""},{"dropping-particle":"","family":"Phillips","given":"Dawa Tarchin","non-dropping-particle":"","parse-names":false,"suffix":""},{"dropping-particle":"","family":"Baird","given":"Benjamin","non-dropping-particle":"","parse-names":false,"suffix":""},{"dropping-particle":"","family":"Schooler","given":"Jonathan W.","non-dropping-particle":"","parse-names":false,"suffix":""}],"container-title":"Psychological Science","id":"ITEM-1","issue":"5","issued":{"date-parts":[["2013"]]},"note":"</w:instrText>
      </w:r>
      <w:r w:rsidR="00785498" w:rsidRPr="0013159B">
        <w:rPr>
          <w:rFonts w:ascii="David" w:hAnsi="David" w:cs="David"/>
          <w:sz w:val="24"/>
          <w:szCs w:val="24"/>
          <w:rtl/>
          <w:lang w:val="en-GB"/>
        </w:rPr>
        <w:instrText>שיפור קבולת של זכרון עבודה לאחר אימון מיינדפולנס</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שיפור של</w:instrText>
      </w:r>
      <w:r w:rsidR="00785498" w:rsidRPr="0013159B">
        <w:rPr>
          <w:rFonts w:ascii="David" w:hAnsi="David" w:cs="David"/>
          <w:sz w:val="24"/>
          <w:szCs w:val="24"/>
          <w:lang w:val="en-GB"/>
        </w:rPr>
        <w:instrText xml:space="preserve"> GRE - </w:instrText>
      </w:r>
      <w:r w:rsidR="00785498" w:rsidRPr="0013159B">
        <w:rPr>
          <w:rFonts w:ascii="David" w:hAnsi="David" w:cs="David"/>
          <w:sz w:val="24"/>
          <w:szCs w:val="24"/>
          <w:rtl/>
          <w:lang w:val="en-GB"/>
        </w:rPr>
        <w:instrText>ביצוע אקדמי</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הפחתה של</w:instrText>
      </w:r>
      <w:r w:rsidR="00785498" w:rsidRPr="0013159B">
        <w:rPr>
          <w:rFonts w:ascii="David" w:hAnsi="David" w:cs="David"/>
          <w:sz w:val="24"/>
          <w:szCs w:val="24"/>
          <w:lang w:val="en-GB"/>
        </w:rPr>
        <w:instrText xml:space="preserve"> mind wanering\n\n</w:instrText>
      </w:r>
      <w:r w:rsidR="00785498" w:rsidRPr="0013159B">
        <w:rPr>
          <w:rFonts w:ascii="David" w:hAnsi="David" w:cs="David"/>
          <w:sz w:val="24"/>
          <w:szCs w:val="24"/>
          <w:rtl/>
          <w:lang w:val="en-GB"/>
        </w:rPr>
        <w:instrText>לסיים לקרוא יותר לעומק</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להבין את המטלה לבדיקת</w:instrText>
      </w:r>
      <w:r w:rsidR="00785498" w:rsidRPr="0013159B">
        <w:rPr>
          <w:rFonts w:ascii="David" w:hAnsi="David" w:cs="David"/>
          <w:sz w:val="24"/>
          <w:szCs w:val="24"/>
          <w:lang w:val="en-GB"/>
        </w:rPr>
        <w:instrText xml:space="preserve"> WMC\n</w:instrText>
      </w:r>
      <w:r w:rsidR="00785498" w:rsidRPr="0013159B">
        <w:rPr>
          <w:rFonts w:ascii="David" w:hAnsi="David" w:cs="David"/>
          <w:sz w:val="24"/>
          <w:szCs w:val="24"/>
          <w:rtl/>
          <w:lang w:val="en-GB"/>
        </w:rPr>
        <w:instrText>והאם באמת</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היה שיפור ב</w:instrText>
      </w:r>
      <w:r w:rsidR="00785498" w:rsidRPr="0013159B">
        <w:rPr>
          <w:rFonts w:ascii="David" w:hAnsi="David" w:cs="David"/>
          <w:sz w:val="24"/>
          <w:szCs w:val="24"/>
          <w:lang w:val="en-GB"/>
        </w:rPr>
        <w:instrText>-WMC \n","page":"776-781","title":"Mindfulness Training Improves Working Memory Capacity and GRE Performance While Reducing Mind Wandering","type":"article-journal","volume":"24"},"uris":["http://www.mendeley.com/documents/?uuid=6fe5ad4c-de8b-45d1-9b27-01ffc7f08276"]}],"mendeley":{"formattedCitation":"(Mrazek et al., 2013)","plainTextFormattedCitation":"(Mrazek et al., 2013)","previouslyFormattedCitation":"(Mrazek et al., 2013)"},"properties":{"noteIndex":0},"schema":"https://github.com/citation-style-language/schema/raw/master/csl-citation.json"}</w:instrText>
      </w:r>
      <w:r w:rsidR="00B71043" w:rsidRPr="006A4A9B">
        <w:rPr>
          <w:rFonts w:ascii="David" w:hAnsi="David" w:cs="David"/>
          <w:sz w:val="24"/>
          <w:szCs w:val="24"/>
          <w:lang w:val="en-GB"/>
        </w:rPr>
        <w:fldChar w:fldCharType="separate"/>
      </w:r>
      <w:r w:rsidR="001E2173" w:rsidRPr="006A4A9B">
        <w:rPr>
          <w:rFonts w:ascii="David" w:hAnsi="David" w:cs="David"/>
          <w:noProof/>
          <w:sz w:val="24"/>
          <w:szCs w:val="24"/>
          <w:lang w:val="en-GB"/>
        </w:rPr>
        <w:t>(Mrazek et al., 2013)</w:t>
      </w:r>
      <w:r w:rsidR="00B71043" w:rsidRPr="006A4A9B">
        <w:rPr>
          <w:rFonts w:ascii="David" w:hAnsi="David" w:cs="David"/>
          <w:sz w:val="24"/>
          <w:szCs w:val="24"/>
          <w:lang w:val="en-GB"/>
        </w:rPr>
        <w:fldChar w:fldCharType="end"/>
      </w:r>
      <w:r w:rsidR="0083191B" w:rsidRPr="006A4A9B">
        <w:rPr>
          <w:rFonts w:ascii="David" w:hAnsi="David" w:cs="David"/>
          <w:sz w:val="24"/>
          <w:szCs w:val="24"/>
          <w:lang w:val="en-GB"/>
        </w:rPr>
        <w:t>.</w:t>
      </w:r>
      <w:r w:rsidR="00624B59" w:rsidRPr="006A4A9B">
        <w:rPr>
          <w:rFonts w:ascii="David" w:hAnsi="David" w:cs="David"/>
          <w:sz w:val="24"/>
          <w:szCs w:val="24"/>
          <w:lang w:val="en-GB"/>
        </w:rPr>
        <w:t xml:space="preserve"> </w:t>
      </w:r>
      <w:r w:rsidR="00B51AB1" w:rsidRPr="006A4A9B">
        <w:rPr>
          <w:rFonts w:ascii="David" w:hAnsi="David" w:cs="David"/>
          <w:sz w:val="24"/>
          <w:szCs w:val="24"/>
          <w:lang w:val="en-GB"/>
        </w:rPr>
        <w:t>However</w:t>
      </w:r>
      <w:del w:id="118" w:author="0mer dar" w:date="2020-02-26T19:46:00Z">
        <w:r w:rsidR="00DE0EEE" w:rsidRPr="0013159B" w:rsidDel="00DB13A2">
          <w:rPr>
            <w:rFonts w:ascii="David" w:hAnsi="David" w:cs="David"/>
            <w:sz w:val="24"/>
            <w:szCs w:val="24"/>
            <w:lang w:val="en-GB"/>
          </w:rPr>
          <w:delText xml:space="preserve">, </w:delText>
        </w:r>
        <w:r w:rsidR="00B51AB1" w:rsidRPr="0013159B" w:rsidDel="00DB13A2">
          <w:rPr>
            <w:rFonts w:ascii="David" w:hAnsi="David" w:cs="David"/>
            <w:sz w:val="24"/>
            <w:szCs w:val="24"/>
          </w:rPr>
          <w:delText>following short mindfulness training</w:delText>
        </w:r>
      </w:del>
      <w:ins w:id="119" w:author="0mer dar" w:date="2020-02-03T11:13:00Z">
        <w:r w:rsidR="00043FC5" w:rsidRPr="0013159B">
          <w:rPr>
            <w:rFonts w:ascii="David" w:hAnsi="David" w:cs="David"/>
            <w:sz w:val="24"/>
            <w:szCs w:val="24"/>
          </w:rPr>
          <w:t>,</w:t>
        </w:r>
      </w:ins>
      <w:r w:rsidR="00B51AB1" w:rsidRPr="0013159B">
        <w:rPr>
          <w:rFonts w:ascii="David" w:hAnsi="David" w:cs="David"/>
          <w:sz w:val="24"/>
          <w:szCs w:val="24"/>
        </w:rPr>
        <w:t xml:space="preserve"> </w:t>
      </w:r>
      <w:r w:rsidR="00DE0EEE" w:rsidRPr="0013159B">
        <w:rPr>
          <w:rFonts w:ascii="David" w:hAnsi="David" w:cs="David"/>
          <w:sz w:val="24"/>
          <w:szCs w:val="24"/>
        </w:rPr>
        <w:t>t</w:t>
      </w:r>
      <w:r w:rsidR="009760A4" w:rsidRPr="0013159B">
        <w:rPr>
          <w:rFonts w:ascii="David" w:hAnsi="David" w:cs="David"/>
          <w:sz w:val="24"/>
          <w:szCs w:val="24"/>
        </w:rPr>
        <w:t xml:space="preserve">wo </w:t>
      </w:r>
      <w:r w:rsidR="00DE049C" w:rsidRPr="0013159B">
        <w:rPr>
          <w:rFonts w:ascii="David" w:hAnsi="David" w:cs="David"/>
          <w:sz w:val="24"/>
          <w:szCs w:val="24"/>
        </w:rPr>
        <w:t xml:space="preserve">of </w:t>
      </w:r>
      <w:r w:rsidR="0077774F" w:rsidRPr="0013159B">
        <w:rPr>
          <w:rFonts w:ascii="David" w:hAnsi="David" w:cs="David"/>
          <w:sz w:val="24"/>
          <w:szCs w:val="24"/>
        </w:rPr>
        <w:t>the probe-</w:t>
      </w:r>
      <w:r w:rsidR="007F4C75" w:rsidRPr="0013159B">
        <w:rPr>
          <w:rFonts w:ascii="David" w:hAnsi="David" w:cs="David"/>
          <w:sz w:val="24"/>
          <w:szCs w:val="24"/>
        </w:rPr>
        <w:t>caught</w:t>
      </w:r>
      <w:r w:rsidR="00DE049C" w:rsidRPr="0013159B">
        <w:rPr>
          <w:rFonts w:ascii="David" w:hAnsi="David" w:cs="David"/>
          <w:sz w:val="24"/>
          <w:szCs w:val="24"/>
        </w:rPr>
        <w:t xml:space="preserve"> </w:t>
      </w:r>
      <w:r w:rsidR="009760A4" w:rsidRPr="0013159B">
        <w:rPr>
          <w:rFonts w:ascii="David" w:hAnsi="David" w:cs="David"/>
          <w:sz w:val="24"/>
          <w:szCs w:val="24"/>
        </w:rPr>
        <w:t>studies</w:t>
      </w:r>
      <w:r w:rsidR="00624B59" w:rsidRPr="0013159B">
        <w:rPr>
          <w:rFonts w:ascii="David" w:hAnsi="David" w:cs="David"/>
          <w:sz w:val="24"/>
          <w:szCs w:val="24"/>
          <w:lang w:val="en-GB"/>
        </w:rPr>
        <w:t xml:space="preserve"> observe</w:t>
      </w:r>
      <w:r w:rsidR="009760A4" w:rsidRPr="0013159B">
        <w:rPr>
          <w:rFonts w:ascii="David" w:hAnsi="David" w:cs="David"/>
          <w:sz w:val="24"/>
          <w:szCs w:val="24"/>
          <w:lang w:val="en-GB"/>
        </w:rPr>
        <w:t xml:space="preserve">d </w:t>
      </w:r>
      <w:ins w:id="120" w:author="0mer dar" w:date="2020-02-04T15:42:00Z">
        <w:r w:rsidR="002A3BBF" w:rsidRPr="0013159B">
          <w:rPr>
            <w:rFonts w:ascii="David" w:hAnsi="David" w:cs="David"/>
            <w:sz w:val="24"/>
            <w:szCs w:val="24"/>
            <w:lang w:val="en-GB"/>
          </w:rPr>
          <w:t xml:space="preserve">only </w:t>
        </w:r>
      </w:ins>
      <w:r w:rsidR="009760A4" w:rsidRPr="0013159B">
        <w:rPr>
          <w:rFonts w:ascii="David" w:hAnsi="David" w:cs="David"/>
          <w:sz w:val="24"/>
          <w:szCs w:val="24"/>
          <w:lang w:val="en-GB"/>
        </w:rPr>
        <w:t>protective effect</w:t>
      </w:r>
      <w:r w:rsidR="00405241" w:rsidRPr="0013159B">
        <w:rPr>
          <w:rFonts w:ascii="David" w:hAnsi="David" w:cs="David"/>
          <w:sz w:val="24"/>
          <w:szCs w:val="24"/>
          <w:lang w:val="en-GB"/>
        </w:rPr>
        <w:t>s</w:t>
      </w:r>
      <w:r w:rsidR="009760A4" w:rsidRPr="0013159B">
        <w:rPr>
          <w:rFonts w:ascii="David" w:hAnsi="David" w:cs="David"/>
          <w:sz w:val="24"/>
          <w:szCs w:val="24"/>
          <w:lang w:val="en-GB"/>
        </w:rPr>
        <w:t xml:space="preserve"> </w:t>
      </w:r>
      <w:ins w:id="121" w:author="0mer dar" w:date="2020-03-02T17:11:00Z">
        <w:r w:rsidR="007C20B0" w:rsidRPr="0013159B">
          <w:rPr>
            <w:rFonts w:ascii="David" w:hAnsi="David" w:cs="David"/>
            <w:sz w:val="24"/>
            <w:szCs w:val="24"/>
            <w:rPrChange w:id="122" w:author="0mer dar" w:date="2020-03-08T20:10:00Z">
              <w:rPr>
                <w:rFonts w:ascii="David" w:hAnsi="David" w:cs="David"/>
              </w:rPr>
            </w:rPrChange>
          </w:rPr>
          <w:t xml:space="preserve">– that is, </w:t>
        </w:r>
        <w:r w:rsidR="007C20B0" w:rsidRPr="0013159B">
          <w:rPr>
            <w:rFonts w:ascii="David" w:hAnsi="David" w:cs="David"/>
            <w:sz w:val="24"/>
            <w:szCs w:val="24"/>
            <w:lang w:val="en-GB"/>
            <w:rPrChange w:id="123" w:author="0mer dar" w:date="2020-03-08T20:10:00Z">
              <w:rPr>
                <w:rFonts w:ascii="David" w:hAnsi="David" w:cs="David"/>
                <w:lang w:val="en-GB"/>
              </w:rPr>
            </w:rPrChange>
          </w:rPr>
          <w:t>a</w:t>
        </w:r>
        <w:r w:rsidR="007C20B0" w:rsidRPr="0013159B">
          <w:rPr>
            <w:rFonts w:ascii="David" w:hAnsi="David" w:cs="David"/>
            <w:sz w:val="24"/>
            <w:szCs w:val="24"/>
            <w:rPrChange w:id="124" w:author="0mer dar" w:date="2020-03-08T20:10:00Z">
              <w:rPr>
                <w:rFonts w:ascii="David" w:hAnsi="David" w:cs="David"/>
              </w:rPr>
            </w:rPrChange>
          </w:rPr>
          <w:t>attenuated</w:t>
        </w:r>
        <w:r w:rsidR="007C20B0" w:rsidRPr="0013159B">
          <w:rPr>
            <w:rFonts w:ascii="David" w:hAnsi="David" w:cs="David"/>
            <w:sz w:val="24"/>
            <w:szCs w:val="24"/>
            <w:lang w:val="en-GB"/>
            <w:rPrChange w:id="125" w:author="0mer dar" w:date="2020-03-08T20:10:00Z">
              <w:rPr>
                <w:rFonts w:ascii="David" w:hAnsi="David" w:cs="David"/>
                <w:lang w:val="en-GB"/>
              </w:rPr>
            </w:rPrChange>
          </w:rPr>
          <w:t xml:space="preserve"> increase in mind wandering during the task relative to </w:t>
        </w:r>
        <w:r w:rsidR="007C20B0" w:rsidRPr="0013159B">
          <w:rPr>
            <w:rFonts w:ascii="David" w:hAnsi="David" w:cs="David"/>
            <w:sz w:val="24"/>
            <w:szCs w:val="24"/>
            <w:rPrChange w:id="126" w:author="0mer dar" w:date="2020-03-08T20:10:00Z">
              <w:rPr>
                <w:rFonts w:ascii="David" w:hAnsi="David" w:cs="David"/>
              </w:rPr>
            </w:rPrChange>
          </w:rPr>
          <w:t>typical</w:t>
        </w:r>
        <w:r w:rsidR="007C20B0" w:rsidRPr="0013159B">
          <w:rPr>
            <w:rFonts w:ascii="David" w:hAnsi="David" w:cs="David"/>
            <w:sz w:val="24"/>
            <w:szCs w:val="24"/>
            <w:lang w:val="en-GB"/>
            <w:rPrChange w:id="127" w:author="0mer dar" w:date="2020-03-08T20:10:00Z">
              <w:rPr>
                <w:rFonts w:ascii="David" w:hAnsi="David" w:cs="David"/>
                <w:lang w:val="en-GB"/>
              </w:rPr>
            </w:rPrChange>
          </w:rPr>
          <w:t xml:space="preserve"> increase in mind wandering during the task observed  in the control groups</w:t>
        </w:r>
      </w:ins>
      <w:del w:id="128" w:author="0mer dar" w:date="2020-03-02T17:12:00Z">
        <w:r w:rsidR="004A58E5" w:rsidRPr="006A4A9B" w:rsidDel="007C20B0">
          <w:rPr>
            <w:rFonts w:ascii="David" w:hAnsi="David" w:cs="David"/>
            <w:sz w:val="24"/>
            <w:szCs w:val="24"/>
            <w:lang w:val="en-GB"/>
          </w:rPr>
          <w:delText xml:space="preserve">against mind wandering </w:delText>
        </w:r>
        <w:r w:rsidR="00600D77" w:rsidRPr="006A4A9B" w:rsidDel="007C20B0">
          <w:rPr>
            <w:rFonts w:ascii="David" w:hAnsi="David" w:cs="David"/>
            <w:sz w:val="24"/>
            <w:szCs w:val="24"/>
            <w:lang w:val="en-GB"/>
          </w:rPr>
          <w:delText>during the task</w:delText>
        </w:r>
      </w:del>
      <w:del w:id="129" w:author="0mer dar" w:date="2020-02-26T18:41:00Z">
        <w:r w:rsidR="00405241" w:rsidRPr="006A4A9B" w:rsidDel="00DC2638">
          <w:rPr>
            <w:rFonts w:ascii="David" w:hAnsi="David" w:cs="David"/>
            <w:sz w:val="24"/>
            <w:szCs w:val="24"/>
            <w:lang w:val="en-GB"/>
          </w:rPr>
          <w:delText xml:space="preserve"> </w:delText>
        </w:r>
      </w:del>
      <w:del w:id="130" w:author="0mer dar" w:date="2020-03-02T17:12:00Z">
        <w:r w:rsidR="00405241" w:rsidRPr="0013159B" w:rsidDel="007C20B0">
          <w:rPr>
            <w:rFonts w:ascii="David" w:hAnsi="David" w:cs="David"/>
            <w:sz w:val="24"/>
            <w:szCs w:val="24"/>
            <w:lang w:val="en-GB"/>
          </w:rPr>
          <w:delText>relative to</w:delText>
        </w:r>
        <w:r w:rsidR="00B51AB1" w:rsidRPr="0013159B" w:rsidDel="007C20B0">
          <w:rPr>
            <w:rFonts w:ascii="David" w:hAnsi="David" w:cs="David"/>
            <w:sz w:val="24"/>
            <w:szCs w:val="24"/>
            <w:lang w:val="en-GB"/>
          </w:rPr>
          <w:delText xml:space="preserve"> </w:delText>
        </w:r>
        <w:r w:rsidR="0083191B" w:rsidRPr="0013159B" w:rsidDel="007C20B0">
          <w:rPr>
            <w:rFonts w:ascii="David" w:hAnsi="David" w:cs="David"/>
            <w:sz w:val="24"/>
            <w:szCs w:val="24"/>
            <w:lang w:val="en-GB"/>
          </w:rPr>
          <w:delText>control</w:delText>
        </w:r>
      </w:del>
      <w:del w:id="131" w:author="0mer dar" w:date="2020-02-26T18:41:00Z">
        <w:r w:rsidR="00405241" w:rsidRPr="0013159B" w:rsidDel="00DC2638">
          <w:rPr>
            <w:rFonts w:ascii="David" w:hAnsi="David" w:cs="David"/>
            <w:sz w:val="24"/>
            <w:szCs w:val="24"/>
            <w:lang w:val="en-GB"/>
          </w:rPr>
          <w:delText>s</w:delText>
        </w:r>
      </w:del>
      <w:ins w:id="132" w:author="0mer dar" w:date="2020-02-26T18:40:00Z">
        <w:r w:rsidR="00785498" w:rsidRPr="0013159B">
          <w:rPr>
            <w:rFonts w:ascii="David" w:hAnsi="David" w:cs="David"/>
            <w:sz w:val="24"/>
            <w:szCs w:val="24"/>
            <w:lang w:val="en-GB"/>
          </w:rPr>
          <w:t xml:space="preserve"> </w:t>
        </w:r>
      </w:ins>
      <w:del w:id="133" w:author="0mer dar" w:date="2020-02-26T18:41:00Z">
        <w:r w:rsidR="0083191B" w:rsidRPr="0013159B" w:rsidDel="00DC2638">
          <w:rPr>
            <w:rFonts w:ascii="David" w:hAnsi="David" w:cs="David"/>
            <w:sz w:val="24"/>
            <w:szCs w:val="24"/>
            <w:lang w:val="en-GB"/>
          </w:rPr>
          <w:delText xml:space="preserve"> </w:delText>
        </w:r>
      </w:del>
      <w:r w:rsidR="009760A4" w:rsidRPr="0013159B">
        <w:rPr>
          <w:rFonts w:ascii="David" w:hAnsi="David" w:cs="David"/>
          <w:sz w:val="24"/>
          <w:szCs w:val="24"/>
          <w:lang w:val="en-GB"/>
        </w:rPr>
        <w:t>(</w:t>
      </w:r>
      <w:r w:rsidR="00600D77" w:rsidRPr="0013159B">
        <w:rPr>
          <w:rFonts w:ascii="David" w:hAnsi="David" w:cs="David"/>
          <w:sz w:val="24"/>
          <w:szCs w:val="24"/>
          <w:lang w:val="en-GB"/>
        </w:rPr>
        <w:t xml:space="preserve">e.g., </w:t>
      </w:r>
      <w:r w:rsidR="00624B59" w:rsidRPr="0013159B">
        <w:rPr>
          <w:rFonts w:ascii="David" w:hAnsi="David" w:cs="David"/>
          <w:sz w:val="24"/>
          <w:szCs w:val="24"/>
          <w:lang w:val="en-GB"/>
        </w:rPr>
        <w:t>probe caught during</w:t>
      </w:r>
      <w:r w:rsidR="003A26A2" w:rsidRPr="0013159B">
        <w:rPr>
          <w:rFonts w:ascii="David" w:hAnsi="David" w:cs="David"/>
          <w:sz w:val="24"/>
          <w:szCs w:val="24"/>
          <w:lang w:val="en-GB"/>
        </w:rPr>
        <w:t xml:space="preserve"> the</w:t>
      </w:r>
      <w:r w:rsidR="00624B59" w:rsidRPr="0013159B">
        <w:rPr>
          <w:rFonts w:ascii="David" w:hAnsi="David" w:cs="David"/>
          <w:sz w:val="24"/>
          <w:szCs w:val="24"/>
          <w:lang w:val="en-GB"/>
        </w:rPr>
        <w:t xml:space="preserve"> Metronome Response Task (MRT), </w:t>
      </w:r>
      <w:r w:rsidR="00624B59"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10.1016/j.concog.2017.03.009","author":[{"dropping-particle":"","family":"Xu","given":"Mengran","non-dropping-particle":"","parse-names":false,"suffix":""},{"dropping-particle":"","family":"Purdon","given":"Christine","non-dropping-particle":"","parse-names":false,"suffix":""},{"dropping-particle":"","family"</w:instrText>
      </w:r>
      <w:r w:rsidR="00785498" w:rsidRPr="0013159B">
        <w:rPr>
          <w:rFonts w:ascii="David" w:hAnsi="David" w:cs="David"/>
          <w:sz w:val="24"/>
          <w:szCs w:val="24"/>
          <w:lang w:val="en-GB"/>
        </w:rPr>
        <w:instrText>:"Seli","given":"Paul","non-dropping-particle":"","parse-names":false,"suffix":""},{"dropping-particle":"","family":"Smilek","given":"Daniel","non-dropping-particle":"","parse-names":false,"suffix":""}],"id":"ITEM-1","issue":"April","issued":{"date-parts":[["2017"]]},"note":"</w:instrText>
      </w:r>
      <w:r w:rsidR="00785498" w:rsidRPr="0013159B">
        <w:rPr>
          <w:rFonts w:ascii="David" w:hAnsi="David" w:cs="David"/>
          <w:sz w:val="24"/>
          <w:szCs w:val="24"/>
          <w:rtl/>
          <w:lang w:val="en-GB"/>
        </w:rPr>
        <w:instrText>מאמר שיכול להיות רלבנטי לישיבת מעבדה</w:instrText>
      </w:r>
      <w:r w:rsidR="00785498" w:rsidRPr="0013159B">
        <w:rPr>
          <w:rFonts w:ascii="David" w:hAnsi="David" w:cs="David"/>
          <w:sz w:val="24"/>
          <w:szCs w:val="24"/>
          <w:lang w:val="en-GB"/>
        </w:rPr>
        <w:instrText>!!","page":"157-165","title":"Mindfulness and mind wandering: The protective effects of brief meditation in anxious individuals","type":"article-journal","volume":"51"},"uris":["http://www.mendeley.com/documents/?uuid=c1f9469b-954e-4e2c-b6c1-c041d5dc375c"]}],"mendeley":{"formattedCitation":"(Xu et al., 2017)","plainTextFormattedCitation":"(Xu et al., 2017)","previouslyFormattedCitation":"(Xu et al., 2017)"},"properties":{"noteIndex":0},"schema":"https://github.com/citation-style-language/schema/raw/master/csl-citation.json"}</w:instrText>
      </w:r>
      <w:r w:rsidR="00624B59" w:rsidRPr="006A4A9B">
        <w:rPr>
          <w:rFonts w:ascii="David" w:hAnsi="David" w:cs="David"/>
          <w:sz w:val="24"/>
          <w:szCs w:val="24"/>
          <w:lang w:val="en-GB"/>
        </w:rPr>
        <w:fldChar w:fldCharType="separate"/>
      </w:r>
      <w:r w:rsidR="001E2173" w:rsidRPr="006A4A9B">
        <w:rPr>
          <w:rFonts w:ascii="David" w:hAnsi="David" w:cs="David"/>
          <w:noProof/>
          <w:sz w:val="24"/>
          <w:szCs w:val="24"/>
          <w:lang w:val="en-GB"/>
        </w:rPr>
        <w:t>(Xu et al., 2017)</w:t>
      </w:r>
      <w:r w:rsidR="00624B59" w:rsidRPr="006A4A9B">
        <w:rPr>
          <w:rFonts w:ascii="David" w:hAnsi="David" w:cs="David"/>
          <w:sz w:val="24"/>
          <w:szCs w:val="24"/>
          <w:lang w:val="en-GB"/>
        </w:rPr>
        <w:fldChar w:fldCharType="end"/>
      </w:r>
      <w:r w:rsidR="00624B59" w:rsidRPr="006A4A9B">
        <w:rPr>
          <w:rFonts w:ascii="David" w:hAnsi="David" w:cs="David"/>
          <w:sz w:val="24"/>
          <w:szCs w:val="24"/>
          <w:lang w:val="en-GB"/>
        </w:rPr>
        <w:t xml:space="preserve"> </w:t>
      </w:r>
      <w:r w:rsidR="009760A4" w:rsidRPr="006A4A9B">
        <w:rPr>
          <w:rFonts w:ascii="David" w:hAnsi="David" w:cs="David"/>
          <w:sz w:val="24"/>
          <w:szCs w:val="24"/>
          <w:lang w:val="en-GB"/>
        </w:rPr>
        <w:t>;</w:t>
      </w:r>
      <w:r w:rsidR="0083191B" w:rsidRPr="006A4A9B">
        <w:rPr>
          <w:rFonts w:ascii="David" w:hAnsi="David" w:cs="David"/>
          <w:sz w:val="24"/>
          <w:szCs w:val="24"/>
        </w:rPr>
        <w:t>TUT during</w:t>
      </w:r>
      <w:r w:rsidR="003A26A2" w:rsidRPr="0013159B">
        <w:rPr>
          <w:rFonts w:ascii="David" w:hAnsi="David" w:cs="David"/>
          <w:sz w:val="24"/>
          <w:szCs w:val="24"/>
        </w:rPr>
        <w:t xml:space="preserve"> the</w:t>
      </w:r>
      <w:r w:rsidR="0083191B" w:rsidRPr="0013159B">
        <w:rPr>
          <w:rFonts w:ascii="David" w:hAnsi="David" w:cs="David"/>
          <w:sz w:val="24"/>
          <w:szCs w:val="24"/>
        </w:rPr>
        <w:t xml:space="preserve"> AOSPAN</w:t>
      </w:r>
      <w:r w:rsidR="009760A4" w:rsidRPr="0013159B">
        <w:rPr>
          <w:rFonts w:ascii="David" w:hAnsi="David" w:cs="David"/>
          <w:sz w:val="24"/>
          <w:szCs w:val="24"/>
          <w:lang w:val="en-GB"/>
        </w:rPr>
        <w:t xml:space="preserve">, </w:t>
      </w:r>
      <w:r w:rsidR="009760A4"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{"citationItems":[{"id":"ITEM-1","itemData":{"DOI":"10.1016/j.concog.2015.01.016","ISSN":"1053-8100","author":[{"dropping-particle":"","family":"Banks","given":"Jonathan B","non-dropping-particle":"","parse-names":false,"suffix":""},{"dropping-particle":"","family":"Welhaf","given":"Matthew S","non-dropping-particle":"","parse-names":false,"suffix":""},{"dropping-particle</w:instrText>
      </w:r>
      <w:r w:rsidR="00785498" w:rsidRPr="0013159B">
        <w:rPr>
          <w:rFonts w:ascii="David" w:hAnsi="David" w:cs="David"/>
          <w:sz w:val="24"/>
          <w:szCs w:val="24"/>
          <w:lang w:val="en-GB"/>
        </w:rPr>
        <w:instrText>":"","family":"Srour","given":"Alexandra","non-dropping-particle":"","parse-names":false,"suffix":""}],"container-title":"Consciousness and Cognition","id":"ITEM-1","issued":{"date-parts":[["2015"]]},"page":"277-285","publisher":"Elsevier Inc.","title":"The protective effects of brief mindfulness meditation training","type":"article-journal","volume":"33"},"uris":["http://www.mendeley.com/documents/?uuid=652ee157-ff0f-4fca-85c7-949fb489cbd3"]}],"mendeley":{"formattedCitation":"(Banks et al., 2015)","plainTextFormattedCitation":"(Banks et al., 2015)","previouslyFormattedCitation":"(Banks et al., 2015)"},"properties":{"noteIndex":0},"schema":"https://github.com/citation-style-language/schema/raw/master/csl-citation.json"}</w:instrText>
      </w:r>
      <w:r w:rsidR="009760A4" w:rsidRPr="006A4A9B">
        <w:rPr>
          <w:rFonts w:ascii="David" w:hAnsi="David" w:cs="David"/>
          <w:sz w:val="24"/>
          <w:szCs w:val="24"/>
          <w:lang w:val="en-GB"/>
        </w:rPr>
        <w:fldChar w:fldCharType="separate"/>
      </w:r>
      <w:r w:rsidR="001E2173" w:rsidRPr="006A4A9B">
        <w:rPr>
          <w:rFonts w:ascii="David" w:hAnsi="David" w:cs="David"/>
          <w:noProof/>
          <w:sz w:val="24"/>
          <w:szCs w:val="24"/>
          <w:lang w:val="en-GB"/>
        </w:rPr>
        <w:t>(Banks et al., 2015)</w:t>
      </w:r>
      <w:r w:rsidR="009760A4" w:rsidRPr="006A4A9B">
        <w:rPr>
          <w:rFonts w:ascii="David" w:hAnsi="David" w:cs="David"/>
          <w:sz w:val="24"/>
          <w:szCs w:val="24"/>
          <w:lang w:val="en-GB"/>
        </w:rPr>
        <w:fldChar w:fldCharType="end"/>
      </w:r>
      <w:r w:rsidR="009760A4" w:rsidRPr="006A4A9B">
        <w:rPr>
          <w:rFonts w:ascii="David" w:hAnsi="David" w:cs="David"/>
          <w:sz w:val="24"/>
          <w:szCs w:val="24"/>
          <w:lang w:val="en-GB"/>
        </w:rPr>
        <w:t>)</w:t>
      </w:r>
      <w:r w:rsidR="00E1345A" w:rsidRPr="006A4A9B">
        <w:rPr>
          <w:rFonts w:ascii="David" w:hAnsi="David" w:cs="David"/>
          <w:sz w:val="24"/>
          <w:szCs w:val="24"/>
          <w:lang w:val="en-GB"/>
        </w:rPr>
        <w:t>.</w:t>
      </w:r>
    </w:p>
    <w:p w14:paraId="534577B5" w14:textId="07236AF2" w:rsidR="00086333" w:rsidRPr="006A4A9B" w:rsidRDefault="006F3E46" w:rsidP="003F6CCB">
      <w:pPr>
        <w:spacing w:after="0"/>
        <w:ind w:firstLine="720"/>
        <w:rPr>
          <w:rFonts w:ascii="David" w:hAnsi="David" w:cs="David"/>
          <w:sz w:val="24"/>
          <w:szCs w:val="24"/>
          <w:lang w:val="en-GB"/>
        </w:rPr>
      </w:pPr>
      <w:del w:id="134" w:author="0mer dar" w:date="2020-02-04T15:43:00Z">
        <w:r w:rsidRPr="0013159B" w:rsidDel="002A3BBF">
          <w:rPr>
            <w:rFonts w:ascii="David" w:hAnsi="David" w:cs="David"/>
            <w:sz w:val="24"/>
            <w:szCs w:val="24"/>
            <w:lang w:val="en-GB"/>
          </w:rPr>
          <w:delText xml:space="preserve"> </w:delText>
        </w:r>
      </w:del>
      <w:r w:rsidR="00405241" w:rsidRPr="0013159B">
        <w:rPr>
          <w:rFonts w:ascii="David" w:hAnsi="David" w:cs="David"/>
          <w:sz w:val="24"/>
          <w:szCs w:val="24"/>
          <w:lang w:val="en-GB"/>
        </w:rPr>
        <w:t>S</w:t>
      </w:r>
      <w:r w:rsidR="0077774F" w:rsidRPr="0013159B">
        <w:rPr>
          <w:rFonts w:ascii="David" w:hAnsi="David" w:cs="David"/>
          <w:sz w:val="24"/>
          <w:szCs w:val="24"/>
          <w:lang w:val="en-GB"/>
        </w:rPr>
        <w:t>elf-</w:t>
      </w:r>
      <w:r w:rsidR="001717BB" w:rsidRPr="0013159B">
        <w:rPr>
          <w:rFonts w:ascii="David" w:hAnsi="David" w:cs="David"/>
          <w:sz w:val="24"/>
          <w:szCs w:val="24"/>
          <w:lang w:val="en-GB"/>
        </w:rPr>
        <w:t>c</w:t>
      </w:r>
      <w:r w:rsidR="0077774F" w:rsidRPr="0013159B">
        <w:rPr>
          <w:rFonts w:ascii="David" w:hAnsi="David" w:cs="David"/>
          <w:sz w:val="24"/>
          <w:szCs w:val="24"/>
          <w:lang w:val="en-GB"/>
        </w:rPr>
        <w:t>aught</w:t>
      </w:r>
      <w:r w:rsidR="00405241" w:rsidRPr="0013159B">
        <w:rPr>
          <w:rFonts w:ascii="David" w:hAnsi="David" w:cs="David"/>
          <w:sz w:val="24"/>
          <w:szCs w:val="24"/>
          <w:lang w:val="en-GB"/>
        </w:rPr>
        <w:t xml:space="preserve"> thought sampling</w:t>
      </w:r>
      <w:r w:rsidR="0077774F" w:rsidRPr="0013159B">
        <w:rPr>
          <w:rFonts w:ascii="David" w:hAnsi="David" w:cs="David"/>
          <w:sz w:val="24"/>
          <w:szCs w:val="24"/>
          <w:lang w:val="en-GB"/>
        </w:rPr>
        <w:t xml:space="preserve"> </w:t>
      </w:r>
      <w:r w:rsidR="00405241" w:rsidRPr="0013159B">
        <w:rPr>
          <w:rFonts w:ascii="David" w:hAnsi="David" w:cs="David"/>
          <w:sz w:val="24"/>
          <w:szCs w:val="24"/>
        </w:rPr>
        <w:t xml:space="preserve">studies are less common </w:t>
      </w:r>
      <w:r w:rsidR="001717BB" w:rsidRPr="0013159B">
        <w:rPr>
          <w:rFonts w:ascii="David" w:hAnsi="David" w:cs="David"/>
          <w:sz w:val="24"/>
          <w:szCs w:val="24"/>
        </w:rPr>
        <w:t>in MMT mind</w:t>
      </w:r>
      <w:r w:rsidR="00E96214" w:rsidRPr="0013159B">
        <w:rPr>
          <w:rFonts w:ascii="David" w:hAnsi="David" w:cs="David"/>
          <w:sz w:val="24"/>
          <w:szCs w:val="24"/>
        </w:rPr>
        <w:t>-</w:t>
      </w:r>
      <w:r w:rsidR="001717BB" w:rsidRPr="0013159B">
        <w:rPr>
          <w:rFonts w:ascii="David" w:hAnsi="David" w:cs="David"/>
          <w:sz w:val="24"/>
          <w:szCs w:val="24"/>
        </w:rPr>
        <w:t>wandering research</w:t>
      </w:r>
      <w:r w:rsidR="00B51AB1" w:rsidRPr="0013159B">
        <w:rPr>
          <w:rFonts w:ascii="David" w:hAnsi="David" w:cs="David"/>
          <w:sz w:val="24"/>
          <w:szCs w:val="24"/>
        </w:rPr>
        <w:t>.</w:t>
      </w:r>
      <w:r w:rsidR="000F312C" w:rsidRPr="0013159B">
        <w:rPr>
          <w:rFonts w:ascii="David" w:hAnsi="David" w:cs="David"/>
          <w:sz w:val="24"/>
          <w:szCs w:val="24"/>
        </w:rPr>
        <w:t xml:space="preserve"> </w:t>
      </w:r>
      <w:r w:rsidR="00B51AB1" w:rsidRPr="0013159B">
        <w:rPr>
          <w:rFonts w:ascii="David" w:hAnsi="David" w:cs="David"/>
          <w:sz w:val="24"/>
          <w:szCs w:val="24"/>
        </w:rPr>
        <w:t>O</w:t>
      </w:r>
      <w:r w:rsidR="001717BB" w:rsidRPr="0013159B">
        <w:rPr>
          <w:rFonts w:ascii="David" w:hAnsi="David" w:cs="David"/>
          <w:sz w:val="24"/>
          <w:szCs w:val="24"/>
        </w:rPr>
        <w:t>ne</w:t>
      </w:r>
      <w:r w:rsidR="0077774F" w:rsidRPr="0013159B">
        <w:rPr>
          <w:rFonts w:ascii="David" w:hAnsi="David" w:cs="David"/>
          <w:sz w:val="24"/>
          <w:szCs w:val="24"/>
        </w:rPr>
        <w:t xml:space="preserve"> </w:t>
      </w:r>
      <w:r w:rsidR="001717BB" w:rsidRPr="0013159B">
        <w:rPr>
          <w:rFonts w:ascii="David" w:hAnsi="David" w:cs="David"/>
          <w:sz w:val="24"/>
          <w:szCs w:val="24"/>
          <w:lang w:val="en-GB"/>
        </w:rPr>
        <w:t xml:space="preserve">study found reduced self-caught mind wandering in MMT </w:t>
      </w:r>
      <w:r w:rsidR="00043FC5" w:rsidRPr="0013159B">
        <w:rPr>
          <w:rFonts w:ascii="David" w:hAnsi="David" w:cs="David"/>
          <w:sz w:val="24"/>
          <w:szCs w:val="24"/>
          <w:lang w:val="en-GB"/>
        </w:rPr>
        <w:t xml:space="preserve">relative to controls </w:t>
      </w:r>
      <w:r w:rsidR="001717BB" w:rsidRPr="0013159B">
        <w:rPr>
          <w:rFonts w:ascii="David" w:hAnsi="David" w:cs="David"/>
          <w:sz w:val="24"/>
          <w:szCs w:val="24"/>
          <w:lang w:val="en-GB"/>
        </w:rPr>
        <w:t xml:space="preserve">(self -caught during OSPAN </w:t>
      </w:r>
      <w:r w:rsidR="001717BB"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{"citationItems":[{"id":"ITEM-1","itemData":{"DOI":"10.1177/0956797612459659","ISBN":"1467-9280 (Electronic)\\r0956-7976 (Linking)","ISSN":"14679280","PMID":"23538911","abstract":"Given that the ability to attend to a task without distraction underlies per</w:instrText>
      </w:r>
      <w:r w:rsidR="00785498" w:rsidRPr="0013159B">
        <w:rPr>
          <w:rFonts w:ascii="David" w:hAnsi="David" w:cs="David"/>
          <w:sz w:val="24"/>
          <w:szCs w:val="24"/>
          <w:lang w:val="en-GB"/>
        </w:rPr>
        <w:instrText>formance in a wide variety of contexts, training one's ability to stay on task should result in a similarly broad enhancement of performance. In a randomized controlled investigation, we examined whether a 2-week mindfulness-training course would decrease mind wandering and improve cognitive performance. Mindfulness training improved both GRE reading-comprehension scores and working memory capacity while simultaneously reducing the occurrence of distracting thoughts during completion of the GRE and the measure of working memory. Improvements in performance following mindfulness training were mediated by reduced mind wandering among participants who were prone to distraction at pretesting. Our results suggest that cultivating mindfulness is an effective and efficient technique for improving cognitive function, with wide-reaching consequences.","author":[{"dropping-particle":"","family":"Mrazek","given":"Michael D.","non-dropping-particle":"","parse-names":false,"suffix":""},{"dropping-particle":"","family":"Franklin","given":"Michael S.","non-dropping-particle":"","parse-names":false,"suffix":""},{"dropping-particle":"","family":"Phillips","given":"Dawa Tarchin","non-dropping-particle":"","parse-names":false,"suffix":""},{"dropping-particle":"","family":"Baird","given":"Benjamin","non-dropping-particle":"","parse-names":false,"suffix":""},{"dropping-particle":"","family":"Schooler","given":"Jonathan W.","non-dropping-particle":"","parse-names":false,"suffix":""}],"container-title":"Psychological Science","id":"ITEM-1","issue":"5","issued":{"date-parts":[["2013"]]},"note":"</w:instrText>
      </w:r>
      <w:r w:rsidR="00785498" w:rsidRPr="0013159B">
        <w:rPr>
          <w:rFonts w:ascii="David" w:hAnsi="David" w:cs="David"/>
          <w:sz w:val="24"/>
          <w:szCs w:val="24"/>
          <w:rtl/>
          <w:lang w:val="en-GB"/>
        </w:rPr>
        <w:instrText>שיפור קבולת של זכרון עבודה לאחר אימון מיינדפולנס</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שיפור של</w:instrText>
      </w:r>
      <w:r w:rsidR="00785498" w:rsidRPr="0013159B">
        <w:rPr>
          <w:rFonts w:ascii="David" w:hAnsi="David" w:cs="David"/>
          <w:sz w:val="24"/>
          <w:szCs w:val="24"/>
          <w:lang w:val="en-GB"/>
        </w:rPr>
        <w:instrText xml:space="preserve"> GRE - </w:instrText>
      </w:r>
      <w:r w:rsidR="00785498" w:rsidRPr="0013159B">
        <w:rPr>
          <w:rFonts w:ascii="David" w:hAnsi="David" w:cs="David"/>
          <w:sz w:val="24"/>
          <w:szCs w:val="24"/>
          <w:rtl/>
          <w:lang w:val="en-GB"/>
        </w:rPr>
        <w:instrText>ביצוע אקדמי</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הפחתה של</w:instrText>
      </w:r>
      <w:r w:rsidR="00785498" w:rsidRPr="0013159B">
        <w:rPr>
          <w:rFonts w:ascii="David" w:hAnsi="David" w:cs="David"/>
          <w:sz w:val="24"/>
          <w:szCs w:val="24"/>
          <w:lang w:val="en-GB"/>
        </w:rPr>
        <w:instrText xml:space="preserve"> mind wanering\n\n</w:instrText>
      </w:r>
      <w:r w:rsidR="00785498" w:rsidRPr="0013159B">
        <w:rPr>
          <w:rFonts w:ascii="David" w:hAnsi="David" w:cs="David"/>
          <w:sz w:val="24"/>
          <w:szCs w:val="24"/>
          <w:rtl/>
          <w:lang w:val="en-GB"/>
        </w:rPr>
        <w:instrText>לסיים לקרוא יותר לעומק</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להבין את המטלה לבדיקת</w:instrText>
      </w:r>
      <w:r w:rsidR="00785498" w:rsidRPr="0013159B">
        <w:rPr>
          <w:rFonts w:ascii="David" w:hAnsi="David" w:cs="David"/>
          <w:sz w:val="24"/>
          <w:szCs w:val="24"/>
          <w:lang w:val="en-GB"/>
        </w:rPr>
        <w:instrText xml:space="preserve"> WMC\n</w:instrText>
      </w:r>
      <w:r w:rsidR="00785498" w:rsidRPr="0013159B">
        <w:rPr>
          <w:rFonts w:ascii="David" w:hAnsi="David" w:cs="David"/>
          <w:sz w:val="24"/>
          <w:szCs w:val="24"/>
          <w:rtl/>
          <w:lang w:val="en-GB"/>
        </w:rPr>
        <w:instrText>והאם באמת</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היה שיפור ב</w:instrText>
      </w:r>
      <w:r w:rsidR="00785498" w:rsidRPr="0013159B">
        <w:rPr>
          <w:rFonts w:ascii="David" w:hAnsi="David" w:cs="David"/>
          <w:sz w:val="24"/>
          <w:szCs w:val="24"/>
          <w:lang w:val="en-GB"/>
        </w:rPr>
        <w:instrText>-WMC \n","page":"776-781","title":"Mindfulness Training Improves Working Memory Capacity and GRE Performance While Reducing Mind Wandering","type":"article-journal","volume":"24"},"uris":["http://www.mendeley.com/documents/?uuid=6fe5ad4c-de8b-45d1-9b27-01ffc7f08276"]}],"mendeley":{"formattedCitation":"(Mrazek et al., 2013)","plainTextFormattedCitation":"(Mrazek et al., 2013)","previouslyFormattedCitation":"(Mrazek et al., 2013)"},"properties":{"noteIndex":0},"schema":"https://github.com/citation-style-language/schema/raw/master/csl-citation.json"}</w:instrText>
      </w:r>
      <w:r w:rsidR="001717BB" w:rsidRPr="006A4A9B">
        <w:rPr>
          <w:rFonts w:ascii="David" w:hAnsi="David" w:cs="David"/>
          <w:sz w:val="24"/>
          <w:szCs w:val="24"/>
          <w:lang w:val="en-GB"/>
        </w:rPr>
        <w:fldChar w:fldCharType="separate"/>
      </w:r>
      <w:r w:rsidR="001E2173" w:rsidRPr="006A4A9B">
        <w:rPr>
          <w:rFonts w:ascii="David" w:hAnsi="David" w:cs="David"/>
          <w:noProof/>
          <w:sz w:val="24"/>
          <w:szCs w:val="24"/>
          <w:lang w:val="en-GB"/>
        </w:rPr>
        <w:t>(Mrazek et al., 2013)</w:t>
      </w:r>
      <w:r w:rsidR="001717BB" w:rsidRPr="006A4A9B">
        <w:rPr>
          <w:rFonts w:ascii="David" w:hAnsi="David" w:cs="David"/>
          <w:sz w:val="24"/>
          <w:szCs w:val="24"/>
          <w:lang w:val="en-GB"/>
        </w:rPr>
        <w:fldChar w:fldCharType="end"/>
      </w:r>
      <w:r w:rsidR="001717BB" w:rsidRPr="006A4A9B">
        <w:rPr>
          <w:rFonts w:ascii="David" w:hAnsi="David" w:cs="David"/>
          <w:sz w:val="24"/>
          <w:szCs w:val="24"/>
          <w:lang w:val="en-GB"/>
        </w:rPr>
        <w:t>)</w:t>
      </w:r>
      <w:r w:rsidR="001717BB" w:rsidRPr="006A4A9B">
        <w:rPr>
          <w:rFonts w:ascii="David" w:hAnsi="David" w:cs="David"/>
          <w:sz w:val="24"/>
          <w:szCs w:val="24"/>
        </w:rPr>
        <w:t xml:space="preserve">, but </w:t>
      </w:r>
      <w:r w:rsidR="00405241" w:rsidRPr="006A4A9B">
        <w:rPr>
          <w:rFonts w:ascii="David" w:hAnsi="David" w:cs="David"/>
          <w:sz w:val="24"/>
          <w:szCs w:val="24"/>
        </w:rPr>
        <w:t>a s</w:t>
      </w:r>
      <w:r w:rsidR="00405241" w:rsidRPr="0013159B">
        <w:rPr>
          <w:rFonts w:ascii="David" w:hAnsi="David" w:cs="David"/>
          <w:sz w:val="24"/>
          <w:szCs w:val="24"/>
        </w:rPr>
        <w:t>econd did not</w:t>
      </w:r>
      <w:r w:rsidR="00B71043" w:rsidRPr="0013159B">
        <w:rPr>
          <w:rFonts w:ascii="David" w:hAnsi="David" w:cs="David"/>
          <w:sz w:val="24"/>
          <w:szCs w:val="24"/>
          <w:lang w:val="en-GB"/>
        </w:rPr>
        <w:t xml:space="preserve"> </w:t>
      </w:r>
      <w:r w:rsidR="00B71043"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{"citationItems":[{"id":"ITEM-1","itemData":{"DOI":"10.1037/a0026678","ISSN":"15283542","abstract":"Research into both mindfulness and mind-wandering has grown rapidly, yet clarification of the relationship between these two seemingly opposing constructs is still absent. A first study addresses the relationship between a dispositional measure of mindfulness (Mindful Attention and Awareness Scale, MAAS) and converging</w:instrText>
      </w:r>
      <w:r w:rsidR="00785498" w:rsidRPr="0013159B">
        <w:rPr>
          <w:rFonts w:ascii="David" w:hAnsi="David" w:cs="David"/>
          <w:sz w:val="24"/>
          <w:szCs w:val="24"/>
          <w:lang w:val="en-GB"/>
        </w:rPr>
        <w:instrText xml:space="preserve"> measures of both self-reported and indirect markers of mind-wandering. Negative correlations between dispositional mindfulness and 4 measures of mind-wandering confirm the opposing relationship between the 2 constructs and further validate the use of the MAAS as a dispositional measure of mindfulness. A second study demonstrated that 8 minutes of mindful breathing reduces behavioral indicators of mind-wandering during a Sustained Attention to Response Task compared with both passive relaxation and reading. Together these studies clarify the opposition between the constructs of mindfulness and mind-wandering and so should lead to greater convergence between what have been predominately separate, yet mutually relevant, lines of research. © 2012 American Psychological Association.","author":[{"dropping-particle":"","family":"Mrazek","given":"Michael D.","non-dropping-particle":"","parse-names":false,"suffix":""},{"dropping-particle":"","family":"Smallwood","given":"Jonathan","non-dropping-particle":"","parse-names":false,"suffix":""},{"dropping-particle":"","family":"Schooler","given":"Jonathan W.","non-dropping-particle":"","parse-names":false,"suffix":""}],"container-title":"Emotion","id":"ITEM-1","issue":"3","issued":{"date-parts":[["2012"]]},"page":"442-448","title":"Mindfulness and mind-wandering: Finding convergence through opposing constructs","type":"article-journal","volume":"12"},"uris":["http://www.mendeley.com/documents/?uuid=e5381e77-af2c-4e4f-928a-b790ff0375c0"]}],"mendeley":{"formattedCitation":"(Mrazek et al., 2012)","plainTextFormattedCitation":"(Mrazek et al., 2012)","previouslyFormattedCitation":"(Mrazek et al., 2012)"},"properties":{"noteIndex":0},"schema":"https://github.com/citation-style-language/schema/raw/master/csl-citation.json"}</w:instrText>
      </w:r>
      <w:r w:rsidR="00B71043" w:rsidRPr="006A4A9B">
        <w:rPr>
          <w:rFonts w:ascii="David" w:hAnsi="David" w:cs="David"/>
          <w:sz w:val="24"/>
          <w:szCs w:val="24"/>
          <w:lang w:val="en-GB"/>
        </w:rPr>
        <w:fldChar w:fldCharType="separate"/>
      </w:r>
      <w:r w:rsidR="001E2173" w:rsidRPr="006A4A9B">
        <w:rPr>
          <w:rFonts w:ascii="David" w:hAnsi="David" w:cs="David"/>
          <w:noProof/>
          <w:sz w:val="24"/>
          <w:szCs w:val="24"/>
          <w:lang w:val="en-GB"/>
        </w:rPr>
        <w:t>(Mrazek et al., 2012)</w:t>
      </w:r>
      <w:r w:rsidR="00B71043" w:rsidRPr="006A4A9B">
        <w:rPr>
          <w:rFonts w:ascii="David" w:hAnsi="David" w:cs="David"/>
          <w:sz w:val="24"/>
          <w:szCs w:val="24"/>
          <w:lang w:val="en-GB"/>
        </w:rPr>
        <w:fldChar w:fldCharType="end"/>
      </w:r>
      <w:r w:rsidR="00DE049C" w:rsidRPr="006A4A9B">
        <w:rPr>
          <w:rFonts w:ascii="David" w:hAnsi="David" w:cs="David"/>
          <w:sz w:val="24"/>
          <w:szCs w:val="24"/>
          <w:lang w:val="en-GB"/>
        </w:rPr>
        <w:t>)</w:t>
      </w:r>
      <w:r w:rsidR="001717BB" w:rsidRPr="006A4A9B">
        <w:rPr>
          <w:rFonts w:ascii="David" w:hAnsi="David" w:cs="David"/>
          <w:sz w:val="24"/>
          <w:szCs w:val="24"/>
          <w:lang w:val="en-GB"/>
        </w:rPr>
        <w:t>.</w:t>
      </w:r>
      <w:r w:rsidR="00E16876" w:rsidRPr="006A4A9B">
        <w:rPr>
          <w:rFonts w:ascii="David" w:hAnsi="David" w:cs="David"/>
          <w:sz w:val="24"/>
          <w:szCs w:val="24"/>
          <w:lang w:val="en-GB"/>
        </w:rPr>
        <w:t xml:space="preserve"> </w:t>
      </w:r>
      <w:r w:rsidR="00DE2EC2" w:rsidRPr="0013159B">
        <w:rPr>
          <w:rFonts w:ascii="David" w:hAnsi="David" w:cs="David"/>
          <w:noProof/>
          <w:sz w:val="24"/>
          <w:szCs w:val="24"/>
        </w:rPr>
        <w:t>Overall</w:t>
      </w:r>
      <w:r w:rsidR="00633820" w:rsidRPr="0013159B">
        <w:rPr>
          <w:rFonts w:ascii="David" w:hAnsi="David" w:cs="David"/>
          <w:noProof/>
          <w:sz w:val="24"/>
          <w:szCs w:val="24"/>
        </w:rPr>
        <w:t>,</w:t>
      </w:r>
      <w:r w:rsidR="00633820" w:rsidRPr="0013159B">
        <w:rPr>
          <w:rFonts w:ascii="David" w:hAnsi="David" w:cs="David"/>
          <w:b/>
          <w:bCs/>
          <w:noProof/>
          <w:sz w:val="24"/>
          <w:szCs w:val="24"/>
        </w:rPr>
        <w:t xml:space="preserve"> </w:t>
      </w:r>
      <w:ins w:id="135" w:author="0mer dar" w:date="2020-02-03T11:18:00Z">
        <w:r w:rsidR="00AB45C7" w:rsidRPr="0013159B">
          <w:rPr>
            <w:rFonts w:ascii="David" w:hAnsi="David" w:cs="David"/>
            <w:noProof/>
            <w:sz w:val="24"/>
            <w:szCs w:val="24"/>
          </w:rPr>
          <w:t xml:space="preserve">all </w:t>
        </w:r>
      </w:ins>
      <w:r w:rsidR="00A2655C" w:rsidRPr="0013159B">
        <w:rPr>
          <w:rFonts w:ascii="David" w:hAnsi="David" w:cs="David"/>
          <w:noProof/>
          <w:sz w:val="24"/>
          <w:szCs w:val="24"/>
        </w:rPr>
        <w:t xml:space="preserve">the </w:t>
      </w:r>
      <w:r w:rsidR="00DE2EC2" w:rsidRPr="0013159B">
        <w:rPr>
          <w:rFonts w:ascii="David" w:hAnsi="David" w:cs="David"/>
          <w:noProof/>
          <w:sz w:val="24"/>
          <w:szCs w:val="24"/>
        </w:rPr>
        <w:t>review</w:t>
      </w:r>
      <w:r w:rsidR="008D76CD" w:rsidRPr="0013159B">
        <w:rPr>
          <w:rFonts w:ascii="David" w:hAnsi="David" w:cs="David"/>
          <w:noProof/>
          <w:sz w:val="24"/>
          <w:szCs w:val="24"/>
        </w:rPr>
        <w:t>e</w:t>
      </w:r>
      <w:r w:rsidR="00DE2EC2" w:rsidRPr="0013159B">
        <w:rPr>
          <w:rFonts w:ascii="David" w:hAnsi="David" w:cs="David"/>
          <w:noProof/>
          <w:sz w:val="24"/>
          <w:szCs w:val="24"/>
        </w:rPr>
        <w:t>d studies</w:t>
      </w:r>
      <w:r w:rsidR="002E6345" w:rsidRPr="0013159B">
        <w:rPr>
          <w:rFonts w:ascii="David" w:hAnsi="David" w:cs="David"/>
          <w:noProof/>
          <w:sz w:val="24"/>
          <w:szCs w:val="24"/>
        </w:rPr>
        <w:t xml:space="preserve"> </w:t>
      </w:r>
      <w:r w:rsidR="00AE3F27" w:rsidRPr="0013159B">
        <w:rPr>
          <w:rFonts w:ascii="David" w:hAnsi="David" w:cs="David"/>
          <w:noProof/>
          <w:sz w:val="24"/>
          <w:szCs w:val="24"/>
        </w:rPr>
        <w:t>demonstrate</w:t>
      </w:r>
      <w:r w:rsidR="00633820" w:rsidRPr="0013159B">
        <w:rPr>
          <w:rFonts w:ascii="David" w:hAnsi="David" w:cs="David"/>
          <w:noProof/>
          <w:sz w:val="24"/>
          <w:szCs w:val="24"/>
        </w:rPr>
        <w:t xml:space="preserve"> </w:t>
      </w:r>
      <w:r w:rsidR="00DE2EC2" w:rsidRPr="0013159B">
        <w:rPr>
          <w:rFonts w:ascii="David" w:hAnsi="David" w:cs="David"/>
          <w:noProof/>
          <w:sz w:val="24"/>
          <w:szCs w:val="24"/>
        </w:rPr>
        <w:t xml:space="preserve">a </w:t>
      </w:r>
      <w:ins w:id="136" w:author="0mer dar" w:date="2020-02-03T11:14:00Z">
        <w:r w:rsidR="00043FC5" w:rsidRPr="0013159B">
          <w:rPr>
            <w:rFonts w:ascii="David" w:hAnsi="David" w:cs="David"/>
            <w:noProof/>
            <w:sz w:val="24"/>
            <w:szCs w:val="24"/>
          </w:rPr>
          <w:t xml:space="preserve">general trend of </w:t>
        </w:r>
      </w:ins>
      <w:r w:rsidR="00633820" w:rsidRPr="0013159B">
        <w:rPr>
          <w:rFonts w:ascii="David" w:hAnsi="David" w:cs="David"/>
          <w:noProof/>
          <w:sz w:val="24"/>
          <w:szCs w:val="24"/>
        </w:rPr>
        <w:t xml:space="preserve">reduced mind wandering </w:t>
      </w:r>
      <w:r w:rsidR="00AE3F27" w:rsidRPr="0013159B">
        <w:rPr>
          <w:rFonts w:ascii="David" w:hAnsi="David" w:cs="David"/>
          <w:noProof/>
          <w:sz w:val="24"/>
          <w:szCs w:val="24"/>
        </w:rPr>
        <w:t>following</w:t>
      </w:r>
      <w:r w:rsidR="00633820" w:rsidRPr="0013159B">
        <w:rPr>
          <w:rFonts w:ascii="David" w:hAnsi="David" w:cs="David"/>
          <w:noProof/>
          <w:sz w:val="24"/>
          <w:szCs w:val="24"/>
        </w:rPr>
        <w:t xml:space="preserve"> MMT</w:t>
      </w:r>
      <w:ins w:id="137" w:author="0mer dar" w:date="2020-02-03T11:19:00Z">
        <w:r w:rsidR="00AB45C7" w:rsidRPr="0013159B">
          <w:rPr>
            <w:rFonts w:ascii="David" w:hAnsi="David" w:cs="David"/>
            <w:noProof/>
            <w:sz w:val="24"/>
            <w:szCs w:val="24"/>
          </w:rPr>
          <w:t>, except one self-caught study</w:t>
        </w:r>
      </w:ins>
      <w:ins w:id="138" w:author="0mer dar" w:date="2020-02-03T11:20:00Z">
        <w:r w:rsidR="00AB45C7" w:rsidRPr="0013159B">
          <w:rPr>
            <w:rFonts w:ascii="David" w:hAnsi="David" w:cs="David"/>
            <w:noProof/>
            <w:sz w:val="24"/>
            <w:szCs w:val="24"/>
          </w:rPr>
          <w:t xml:space="preserve"> </w:t>
        </w:r>
        <w:r w:rsidR="00AB45C7" w:rsidRPr="006A4A9B">
          <w:rPr>
            <w:rFonts w:ascii="David" w:hAnsi="David" w:cs="David"/>
            <w:noProof/>
            <w:sz w:val="24"/>
            <w:szCs w:val="24"/>
          </w:rPr>
          <w:fldChar w:fldCharType="begin" w:fldLock="1"/>
        </w:r>
      </w:ins>
      <w:r w:rsidR="00785498" w:rsidRPr="006A4A9B">
        <w:rPr>
          <w:rFonts w:ascii="David" w:hAnsi="David" w:cs="David"/>
          <w:noProof/>
          <w:sz w:val="24"/>
          <w:szCs w:val="24"/>
        </w:rPr>
        <w:instrText>ADDIN CSL_CITATION {"citationItems":[{"id":"ITEM-1","itemData":{"DOI":"10.1037/a0026678","ISSN":"15283542","abstract":"Research into both mindfulness and mind-wandering has grown rapidly, yet clarification of the relationship between these two seemingly opposing constructs i</w:instrText>
      </w:r>
      <w:r w:rsidR="00785498" w:rsidRPr="0013159B">
        <w:rPr>
          <w:rFonts w:ascii="David" w:hAnsi="David" w:cs="David"/>
          <w:noProof/>
          <w:sz w:val="24"/>
          <w:szCs w:val="24"/>
        </w:rPr>
        <w:instrText>s still absent. A first study addresses the relationship between a dispositional measure of mindfulness (Mindful Attention and Awareness Scale, MAAS) and converging measures of both self-reported and indirect markers of mind-wandering. Negative correlations between dispositional mindfulness and 4 measures of mind-wandering confirm the opposing relationship between the 2 constructs and further validate the use of the MAAS as a dispositional measure of mindfulness. A second study demonstrated that 8 minutes of mindful breathing reduces behavioral indicators of mind-wandering during a Sustained Attention to Response Task compared with both passive relaxation and reading. Together these studies clarify the opposition between the constructs of mindfulness and mind-wandering and so should lead to greater convergence between what have been predominately separate, yet mutually relevant, lines of research. © 2012 American Psychological Association.","author":[{"dropping-particle":"","family":"Mrazek","given":"Michael D.","non-dropping-particle":"","parse-names":false,"suffix":""},{"dropping-particle":"","family":"Smallwood","given":"Jonathan","non-dropping-particle":"","parse-names":false,"suffix":""},{"dropping-particle":"","family":"Schooler","given":"Jonathan W.","non-dropping-particle":"","parse-names":false,"suffix":""}],"container-title":"Emotion","id":"ITEM-1","issue":"3","issued":{"date-parts":[["2012"]]},"page":"442-448","title":"Mindfulness and mind-wandering: Finding convergence through opposing constructs","type":"article-journal","volume":"12"},"uris":["http://www.mendeley.com/documents/?uuid=e5381e77-af2c-4e4f-928a-b790ff0375c0"]}],"mendeley":{"formattedCitation":"(Mrazek et al., 2012)","plainTextFormattedCitation":"(Mrazek et al., 2012)","previouslyFormattedCitation":"(Mrazek et al., 2012)"},"properties":{"noteIndex":0},"schema":"https://github.com/citation-style-language/schema/raw/master/csl-citation.json"}</w:instrText>
      </w:r>
      <w:r w:rsidR="00AB45C7" w:rsidRPr="006A4A9B">
        <w:rPr>
          <w:rFonts w:ascii="David" w:hAnsi="David" w:cs="David"/>
          <w:noProof/>
          <w:sz w:val="24"/>
          <w:szCs w:val="24"/>
        </w:rPr>
        <w:fldChar w:fldCharType="separate"/>
      </w:r>
      <w:r w:rsidR="001E2173" w:rsidRPr="006A4A9B">
        <w:rPr>
          <w:rFonts w:ascii="David" w:hAnsi="David" w:cs="David"/>
          <w:noProof/>
          <w:sz w:val="24"/>
          <w:szCs w:val="24"/>
        </w:rPr>
        <w:t>(Mrazek et al., 2012)</w:t>
      </w:r>
      <w:ins w:id="139" w:author="0mer dar" w:date="2020-02-03T11:20:00Z">
        <w:r w:rsidR="00AB45C7" w:rsidRPr="006A4A9B">
          <w:rPr>
            <w:rFonts w:ascii="David" w:hAnsi="David" w:cs="David"/>
            <w:noProof/>
            <w:sz w:val="24"/>
            <w:szCs w:val="24"/>
          </w:rPr>
          <w:fldChar w:fldCharType="end"/>
        </w:r>
        <w:r w:rsidR="009D5443" w:rsidRPr="006A4A9B">
          <w:rPr>
            <w:rFonts w:ascii="David" w:hAnsi="David" w:cs="David"/>
            <w:noProof/>
            <w:sz w:val="24"/>
            <w:szCs w:val="24"/>
          </w:rPr>
          <w:t xml:space="preserve">. </w:t>
        </w:r>
      </w:ins>
      <w:del w:id="140" w:author="0mer dar" w:date="2020-02-03T11:20:00Z">
        <w:r w:rsidR="00DE2EC2" w:rsidRPr="006A4A9B" w:rsidDel="009D5443">
          <w:rPr>
            <w:rFonts w:ascii="David" w:hAnsi="David" w:cs="David"/>
            <w:noProof/>
            <w:sz w:val="24"/>
            <w:szCs w:val="24"/>
          </w:rPr>
          <w:delText xml:space="preserve">. </w:delText>
        </w:r>
      </w:del>
      <w:r w:rsidR="00DE2EC2" w:rsidRPr="006A4A9B">
        <w:rPr>
          <w:rFonts w:ascii="David" w:hAnsi="David" w:cs="David"/>
          <w:noProof/>
          <w:sz w:val="24"/>
          <w:szCs w:val="24"/>
        </w:rPr>
        <w:t>It should be noted</w:t>
      </w:r>
      <w:del w:id="141" w:author="0mer dar" w:date="2020-02-26T19:47:00Z">
        <w:r w:rsidR="00CF2D81" w:rsidRPr="0013159B" w:rsidDel="00DB13A2">
          <w:rPr>
            <w:rFonts w:ascii="David" w:hAnsi="David" w:cs="David"/>
            <w:noProof/>
            <w:sz w:val="24"/>
            <w:szCs w:val="24"/>
            <w:lang w:val="en-GB"/>
          </w:rPr>
          <w:delText>,</w:delText>
        </w:r>
      </w:del>
      <w:r w:rsidR="00DE2EC2" w:rsidRPr="0013159B">
        <w:rPr>
          <w:rFonts w:ascii="David" w:hAnsi="David" w:cs="David"/>
          <w:noProof/>
          <w:sz w:val="24"/>
          <w:szCs w:val="24"/>
          <w:lang w:val="en-GB"/>
        </w:rPr>
        <w:t xml:space="preserve"> that</w:t>
      </w:r>
      <w:r w:rsidR="00CF2D81" w:rsidRPr="0013159B">
        <w:rPr>
          <w:rFonts w:ascii="David" w:hAnsi="David" w:cs="David"/>
          <w:noProof/>
          <w:sz w:val="24"/>
          <w:szCs w:val="24"/>
          <w:lang w:val="en-GB"/>
        </w:rPr>
        <w:t xml:space="preserve"> the thought probe</w:t>
      </w:r>
      <w:r w:rsidR="002E6345" w:rsidRPr="0013159B">
        <w:rPr>
          <w:rFonts w:ascii="David" w:hAnsi="David" w:cs="David"/>
          <w:noProof/>
          <w:sz w:val="24"/>
          <w:szCs w:val="24"/>
        </w:rPr>
        <w:t xml:space="preserve"> approach measre</w:t>
      </w:r>
      <w:r w:rsidR="005A6B6F" w:rsidRPr="0013159B">
        <w:rPr>
          <w:rFonts w:ascii="David" w:hAnsi="David" w:cs="David"/>
          <w:noProof/>
          <w:sz w:val="24"/>
          <w:szCs w:val="24"/>
        </w:rPr>
        <w:t>s</w:t>
      </w:r>
      <w:r w:rsidR="002E6345" w:rsidRPr="0013159B">
        <w:rPr>
          <w:rFonts w:ascii="David" w:hAnsi="David" w:cs="David"/>
          <w:noProof/>
          <w:sz w:val="24"/>
          <w:szCs w:val="24"/>
        </w:rPr>
        <w:t xml:space="preserve"> </w:t>
      </w:r>
      <w:r w:rsidR="00CF2D81" w:rsidRPr="0013159B">
        <w:rPr>
          <w:rFonts w:ascii="David" w:hAnsi="David" w:cs="David"/>
          <w:noProof/>
          <w:sz w:val="24"/>
          <w:szCs w:val="24"/>
        </w:rPr>
        <w:t xml:space="preserve">internal attentionl processes </w:t>
      </w:r>
      <w:r w:rsidR="002E6345" w:rsidRPr="0013159B">
        <w:rPr>
          <w:rFonts w:ascii="David" w:hAnsi="David" w:cs="David"/>
          <w:noProof/>
          <w:sz w:val="24"/>
          <w:szCs w:val="24"/>
        </w:rPr>
        <w:t>indirectly</w:t>
      </w:r>
      <w:r w:rsidR="00CF2D81" w:rsidRPr="0013159B">
        <w:rPr>
          <w:rFonts w:ascii="David" w:hAnsi="David" w:cs="David"/>
          <w:noProof/>
          <w:sz w:val="24"/>
          <w:szCs w:val="24"/>
        </w:rPr>
        <w:t>, without using</w:t>
      </w:r>
      <w:r w:rsidR="00DE2EC2" w:rsidRPr="0013159B">
        <w:rPr>
          <w:rFonts w:ascii="David" w:hAnsi="David" w:cs="David"/>
          <w:noProof/>
          <w:sz w:val="24"/>
          <w:szCs w:val="24"/>
        </w:rPr>
        <w:t xml:space="preserve"> any</w:t>
      </w:r>
      <w:r w:rsidR="00CF2D81" w:rsidRPr="0013159B">
        <w:rPr>
          <w:rFonts w:ascii="David" w:hAnsi="David" w:cs="David"/>
          <w:noProof/>
          <w:sz w:val="24"/>
          <w:szCs w:val="24"/>
        </w:rPr>
        <w:t xml:space="preserve"> </w:t>
      </w:r>
      <w:r w:rsidR="005A6B6F" w:rsidRPr="0013159B">
        <w:rPr>
          <w:rFonts w:ascii="David" w:hAnsi="David" w:cs="David"/>
          <w:noProof/>
          <w:sz w:val="24"/>
          <w:szCs w:val="24"/>
        </w:rPr>
        <w:t>controled experimental stimuli</w:t>
      </w:r>
      <w:r w:rsidR="008D76CD" w:rsidRPr="0013159B">
        <w:rPr>
          <w:rFonts w:ascii="David" w:hAnsi="David" w:cs="David"/>
          <w:noProof/>
          <w:sz w:val="24"/>
          <w:szCs w:val="24"/>
        </w:rPr>
        <w:t xml:space="preserve"> </w:t>
      </w:r>
      <w:r w:rsidR="00174BB9" w:rsidRPr="006A4A9B" w:rsidDel="00373BDF">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{"citationItems":[{"id":"ITEM-1","itemData":{"DOI":"10.1016/j.copsyc.2019.01.008","ISSN":"2352-250X","author":[{"dropping-particle":"","family":"Hadash","given":"Yuval","non-dropping-particle":"","parse-names":false,"suffix":""},{"dropping-particle":"","fa</w:instrText>
      </w:r>
      <w:r w:rsidR="00785498" w:rsidRPr="0013159B">
        <w:rPr>
          <w:rFonts w:ascii="David" w:hAnsi="David" w:cs="David"/>
          <w:sz w:val="24"/>
          <w:szCs w:val="24"/>
          <w:lang w:val="en-GB"/>
        </w:rPr>
        <w:instrText>mily":"Bernstein","given":"Amit","non-dropping-particle":"","parse-names":false,"suffix":""}],"container-title":"Current Opinion in Psychology","id":"ITEM-1","issue":"I","issued":{"date-parts":[["2019"]]},"note":"</w:instrText>
      </w:r>
      <w:r w:rsidR="00785498" w:rsidRPr="0013159B">
        <w:rPr>
          <w:rFonts w:ascii="David" w:hAnsi="David" w:cs="David"/>
          <w:sz w:val="24"/>
          <w:szCs w:val="24"/>
          <w:rtl/>
          <w:lang w:val="en-GB"/>
        </w:rPr>
        <w:instrText>קריאה מחודשת</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יש לי הרבה הארות בגרסה הישנה</w:instrText>
      </w:r>
      <w:r w:rsidR="00785498" w:rsidRPr="0013159B">
        <w:rPr>
          <w:rFonts w:ascii="David" w:hAnsi="David" w:cs="David"/>
          <w:sz w:val="24"/>
          <w:szCs w:val="24"/>
          <w:lang w:val="en-GB"/>
        </w:rPr>
        <w:instrText>","page":"229-237","publisher":"Elsevier Ltd","title":"ScienceDirect Behavioral assessment of mindfulness : defining features , organizing framework , and review of emerging methods","type":"article-journal","volume":"28"},"uris":["http://www.mendeley.com/documents/?uuid=c8362fdf-db6a-4767-bddd-fb861736be3f"]}],"mendeley":{"formattedCitation":"(Hadash &amp; Bernstein, 2019)","plainTextFormattedCitation":"(Hadash &amp; Bernstein, 2019)","previouslyFormattedCitation":"(Hadash &amp; Bernstein, 2019)"},"properties":{"noteIndex":0},"schema":"https://github.com/citation-style-language/schema/raw/master/csl-citation.json"}</w:instrText>
      </w:r>
      <w:r w:rsidR="00174BB9" w:rsidRPr="006A4A9B" w:rsidDel="00373BDF">
        <w:rPr>
          <w:rFonts w:ascii="David" w:hAnsi="David" w:cs="David"/>
          <w:sz w:val="24"/>
          <w:szCs w:val="24"/>
          <w:lang w:val="en-GB"/>
        </w:rPr>
        <w:fldChar w:fldCharType="separate"/>
      </w:r>
      <w:r w:rsidR="001E2173" w:rsidRPr="006A4A9B">
        <w:rPr>
          <w:rFonts w:ascii="David" w:hAnsi="David" w:cs="David"/>
          <w:noProof/>
          <w:sz w:val="24"/>
          <w:szCs w:val="24"/>
          <w:lang w:val="en-GB"/>
        </w:rPr>
        <w:t>(Hadash &amp; Bernstein, 2019)</w:t>
      </w:r>
      <w:del w:id="142" w:author="0mer dar" w:date="2019-11-17T13:13:00Z">
        <w:r w:rsidR="00174BB9" w:rsidRPr="006A4A9B" w:rsidDel="00373BDF">
          <w:rPr>
            <w:rFonts w:ascii="David" w:hAnsi="David" w:cs="David"/>
            <w:sz w:val="24"/>
            <w:szCs w:val="24"/>
            <w:lang w:val="en-GB"/>
          </w:rPr>
          <w:fldChar w:fldCharType="end"/>
        </w:r>
      </w:del>
      <w:r w:rsidR="008D76CD" w:rsidRPr="006A4A9B">
        <w:rPr>
          <w:rFonts w:ascii="David" w:hAnsi="David" w:cs="David"/>
          <w:sz w:val="24"/>
          <w:szCs w:val="24"/>
          <w:lang w:val="en-GB"/>
        </w:rPr>
        <w:t>.</w:t>
      </w:r>
    </w:p>
    <w:p w14:paraId="73896D60" w14:textId="7C8C0E93" w:rsidR="00A54DF0" w:rsidRPr="0013159B" w:rsidRDefault="00A70772" w:rsidP="00072EFF">
      <w:pPr>
        <w:spacing w:after="0"/>
        <w:ind w:firstLine="720"/>
        <w:rPr>
          <w:ins w:id="143" w:author="0mer dar" w:date="2020-02-26T18:54:00Z"/>
          <w:rFonts w:ascii="David" w:hAnsi="David" w:cs="David"/>
          <w:sz w:val="24"/>
          <w:szCs w:val="24"/>
        </w:rPr>
      </w:pPr>
      <w:r w:rsidRPr="006A4A9B">
        <w:rPr>
          <w:rFonts w:ascii="David" w:hAnsi="David" w:cs="David"/>
          <w:sz w:val="24"/>
          <w:szCs w:val="24"/>
          <w:lang w:val="en-GB"/>
        </w:rPr>
        <w:t xml:space="preserve">Second, </w:t>
      </w:r>
      <w:r w:rsidR="00BE749E" w:rsidRPr="0013159B">
        <w:rPr>
          <w:rFonts w:ascii="David" w:hAnsi="David" w:cs="David"/>
          <w:sz w:val="24"/>
          <w:szCs w:val="24"/>
          <w:lang w:val="en-GB"/>
        </w:rPr>
        <w:t xml:space="preserve">studies of MMT and </w:t>
      </w:r>
      <w:r w:rsidR="00693E18" w:rsidRPr="0013159B">
        <w:rPr>
          <w:rFonts w:ascii="David" w:hAnsi="David" w:cs="David"/>
          <w:sz w:val="24"/>
          <w:szCs w:val="24"/>
          <w:lang w:val="en-GB"/>
        </w:rPr>
        <w:t>w</w:t>
      </w:r>
      <w:r w:rsidR="006F5FF6" w:rsidRPr="0013159B">
        <w:rPr>
          <w:rFonts w:ascii="David" w:hAnsi="David" w:cs="David"/>
          <w:sz w:val="24"/>
          <w:szCs w:val="24"/>
          <w:lang w:val="en-GB"/>
        </w:rPr>
        <w:t xml:space="preserve">orking </w:t>
      </w:r>
      <w:r w:rsidR="00693E18" w:rsidRPr="0013159B">
        <w:rPr>
          <w:rFonts w:ascii="David" w:hAnsi="David" w:cs="David"/>
          <w:sz w:val="24"/>
          <w:szCs w:val="24"/>
          <w:lang w:val="en-GB"/>
        </w:rPr>
        <w:t>m</w:t>
      </w:r>
      <w:r w:rsidR="006F5FF6" w:rsidRPr="0013159B">
        <w:rPr>
          <w:rFonts w:ascii="David" w:hAnsi="David" w:cs="David"/>
          <w:sz w:val="24"/>
          <w:szCs w:val="24"/>
          <w:lang w:val="en-GB"/>
        </w:rPr>
        <w:t xml:space="preserve">emory </w:t>
      </w:r>
      <w:r w:rsidR="005F169A" w:rsidRPr="0013159B">
        <w:rPr>
          <w:rFonts w:ascii="David" w:hAnsi="David" w:cs="David"/>
          <w:sz w:val="24"/>
          <w:szCs w:val="24"/>
          <w:lang w:val="en-GB"/>
        </w:rPr>
        <w:t xml:space="preserve">may </w:t>
      </w:r>
      <w:del w:id="144" w:author="0mer dar" w:date="2020-02-10T09:38:00Z">
        <w:r w:rsidR="005F169A" w:rsidRPr="0013159B" w:rsidDel="00C739CD">
          <w:rPr>
            <w:rFonts w:ascii="David" w:hAnsi="David" w:cs="David"/>
            <w:sz w:val="24"/>
            <w:szCs w:val="24"/>
            <w:lang w:val="en-GB"/>
          </w:rPr>
          <w:delText xml:space="preserve">also </w:delText>
        </w:r>
        <w:r w:rsidR="00693E18" w:rsidRPr="0013159B" w:rsidDel="00C739CD">
          <w:rPr>
            <w:rFonts w:ascii="David" w:hAnsi="David" w:cs="David"/>
            <w:sz w:val="24"/>
            <w:szCs w:val="24"/>
            <w:lang w:val="en-GB"/>
          </w:rPr>
          <w:delText>be relevant to</w:delText>
        </w:r>
      </w:del>
      <w:ins w:id="145" w:author="0mer dar" w:date="2020-02-10T09:38:00Z">
        <w:r w:rsidR="00C739CD" w:rsidRPr="0013159B">
          <w:rPr>
            <w:rFonts w:ascii="David" w:hAnsi="David" w:cs="David"/>
            <w:sz w:val="24"/>
            <w:szCs w:val="24"/>
            <w:lang w:val="en-GB"/>
          </w:rPr>
          <w:t xml:space="preserve">help to explain </w:t>
        </w:r>
      </w:ins>
      <w:del w:id="146" w:author="0mer dar" w:date="2020-02-10T09:38:00Z">
        <w:r w:rsidR="00693E18" w:rsidRPr="0013159B" w:rsidDel="00C739CD">
          <w:rPr>
            <w:rFonts w:ascii="David" w:hAnsi="David" w:cs="David"/>
            <w:sz w:val="24"/>
            <w:szCs w:val="24"/>
            <w:lang w:val="en-GB"/>
          </w:rPr>
          <w:delText xml:space="preserve"> understanding </w:delText>
        </w:r>
      </w:del>
      <w:r w:rsidR="00693E18" w:rsidRPr="0013159B">
        <w:rPr>
          <w:rFonts w:ascii="David" w:hAnsi="David" w:cs="David"/>
          <w:sz w:val="24"/>
          <w:szCs w:val="24"/>
          <w:lang w:val="en-GB"/>
        </w:rPr>
        <w:t xml:space="preserve">the role(s) of </w:t>
      </w:r>
      <w:r w:rsidR="005F169A" w:rsidRPr="0013159B">
        <w:rPr>
          <w:rFonts w:ascii="David" w:hAnsi="David" w:cs="David"/>
          <w:sz w:val="24"/>
          <w:szCs w:val="24"/>
        </w:rPr>
        <w:t>internal attentional change in MMT</w:t>
      </w:r>
      <w:r w:rsidR="00693E18" w:rsidRPr="0013159B">
        <w:rPr>
          <w:rFonts w:ascii="David" w:hAnsi="David" w:cs="David"/>
          <w:sz w:val="24"/>
          <w:szCs w:val="24"/>
        </w:rPr>
        <w:t xml:space="preserve"> </w:t>
      </w:r>
      <w:r w:rsidR="00693E18"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{"citationItems":[{"id":"ITEM-1","itemData":{"DOI":"10.1016/j.copsyc.2019.02.012","ISSN":"2352250X","author":[{"dropping-particle":"","family":"Jha","given":"Amishi P.","non-dropping-particle":"","parse-names":false,"suffix":""},{"dropping-particle":"","fa</w:instrText>
      </w:r>
      <w:r w:rsidR="00785498" w:rsidRPr="0013159B">
        <w:rPr>
          <w:rFonts w:ascii="David" w:hAnsi="David" w:cs="David"/>
          <w:sz w:val="24"/>
          <w:szCs w:val="24"/>
          <w:lang w:val="en-GB"/>
        </w:rPr>
        <w:instrText>mily":"Denkova","given":"Ekaterina","non-dropping-particle":"","parse-names":false,"suffix":""},{"dropping-particle":"","family":"Zanesco","given":"Anthony P.","non-dropping-particle":"","parse-names":false,"suffix":""},{"dropping-particle":"","family":"Witkin","given":"Joanna E.","non-dropping-particle":"","parse-names":false,"suffix":""},{"dropping-particle":"","family":"Rooks","given":"Joshua","non-dropping-particle":"","parse-names":false,"suffix":""},{"dropping-particle":"","family":"Rogers","given":"Scott L.","non-dropping-particle":"","parse-names":false,"suffix":""}],"container-title":"Current Opinion in Psychology","id":"ITEM-1","issued":{"date-parts":[["2019"]]},"note":"</w:instrText>
      </w:r>
      <w:r w:rsidR="00785498" w:rsidRPr="0013159B">
        <w:rPr>
          <w:rFonts w:ascii="David" w:hAnsi="David" w:cs="David"/>
          <w:sz w:val="24"/>
          <w:szCs w:val="24"/>
          <w:rtl/>
          <w:lang w:val="en-GB"/>
        </w:rPr>
        <w:instrText>לקרוא את כל המאמרים שסמנתי לעצמי שאני רוצה לקרוא בחלק של</w:instrText>
      </w:r>
      <w:r w:rsidR="00785498" w:rsidRPr="0013159B">
        <w:rPr>
          <w:rFonts w:ascii="David" w:hAnsi="David" w:cs="David"/>
          <w:sz w:val="24"/>
          <w:szCs w:val="24"/>
          <w:lang w:val="en-GB"/>
        </w:rPr>
        <w:instrText xml:space="preserve"> WM!!!!! \n</w:instrText>
      </w:r>
      <w:r w:rsidR="00785498" w:rsidRPr="0013159B">
        <w:rPr>
          <w:rFonts w:ascii="David" w:hAnsi="David" w:cs="David"/>
          <w:sz w:val="24"/>
          <w:szCs w:val="24"/>
          <w:rtl/>
          <w:lang w:val="en-GB"/>
        </w:rPr>
        <w:instrText>אמישי ג'ה - אימון מיינדפולנס עוזר לזכרון עבודה לעבוד טוב יותר</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מאמר סקירה</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תחומי יישום של מיינדפולנס - צבא, עסקים, ספורט, חינוך, רפואה</w:instrText>
      </w:r>
      <w:r w:rsidR="00785498" w:rsidRPr="0013159B">
        <w:rPr>
          <w:rFonts w:ascii="David" w:hAnsi="David" w:cs="David"/>
          <w:sz w:val="24"/>
          <w:szCs w:val="24"/>
          <w:lang w:val="en-GB"/>
        </w:rPr>
        <w:instrText>. \n</w:instrText>
      </w:r>
      <w:r w:rsidR="00785498" w:rsidRPr="0013159B">
        <w:rPr>
          <w:rFonts w:ascii="David" w:hAnsi="David" w:cs="David"/>
          <w:sz w:val="24"/>
          <w:szCs w:val="24"/>
          <w:rtl/>
          <w:lang w:val="en-GB"/>
        </w:rPr>
        <w:instrText>שיפור באיכות החיים, מנהיגות טובה יותר, יכולות ניהול,שיפור מקום עבודה או ביצוע אקדמי</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מגוון של פקטורים</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שמעודדים תרגול, למרות זאת</w:instrText>
      </w:r>
      <w:r w:rsidR="00785498" w:rsidRPr="0013159B">
        <w:rPr>
          <w:rFonts w:ascii="David" w:hAnsi="David" w:cs="David"/>
          <w:sz w:val="24"/>
          <w:szCs w:val="24"/>
          <w:lang w:val="en-GB"/>
        </w:rPr>
        <w:instrText xml:space="preserve"> - \n</w:instrText>
      </w:r>
      <w:r w:rsidR="00785498" w:rsidRPr="0013159B">
        <w:rPr>
          <w:rFonts w:ascii="David" w:hAnsi="David" w:cs="David"/>
          <w:sz w:val="24"/>
          <w:szCs w:val="24"/>
          <w:rtl/>
          <w:lang w:val="en-GB"/>
        </w:rPr>
        <w:instrText>מנק' מבט קוגניטיבית, אין הסכמה בנוגע לתהליכיים הקוג' שעומדים בלב האימון ומתחזקים על ידי חזרות סיסטמטיות על האימון</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המאמר מציע שתרגול מיינדפולנס משפר תהליכים ספציפיים הקשורים ל</w:instrText>
      </w:r>
      <w:r w:rsidR="00785498" w:rsidRPr="0013159B">
        <w:rPr>
          <w:rFonts w:ascii="David" w:hAnsi="David" w:cs="David"/>
          <w:sz w:val="24"/>
          <w:szCs w:val="24"/>
          <w:lang w:val="en-GB"/>
        </w:rPr>
        <w:instrText xml:space="preserve">-WM, </w:instrText>
      </w:r>
      <w:r w:rsidR="00785498" w:rsidRPr="0013159B">
        <w:rPr>
          <w:rFonts w:ascii="David" w:hAnsi="David" w:cs="David"/>
          <w:sz w:val="24"/>
          <w:szCs w:val="24"/>
          <w:rtl/>
          <w:lang w:val="en-GB"/>
        </w:rPr>
        <w:instrText>וטוען שהחיזוק של זכרון עבודה יכול להיות שלב</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נרכש בהשגה של</w:instrText>
      </w:r>
      <w:r w:rsidR="00785498" w:rsidRPr="0013159B">
        <w:rPr>
          <w:rFonts w:ascii="David" w:hAnsi="David" w:cs="David"/>
          <w:sz w:val="24"/>
          <w:szCs w:val="24"/>
          <w:lang w:val="en-GB"/>
        </w:rPr>
        <w:instrText xml:space="preserve"> outcomes </w:instrText>
      </w:r>
      <w:r w:rsidR="00785498" w:rsidRPr="0013159B">
        <w:rPr>
          <w:rFonts w:ascii="David" w:hAnsi="David" w:cs="David"/>
          <w:sz w:val="24"/>
          <w:szCs w:val="24"/>
          <w:rtl/>
          <w:lang w:val="en-GB"/>
        </w:rPr>
        <w:instrText>רבים</w:instrText>
      </w:r>
      <w:r w:rsidR="00785498" w:rsidRPr="0013159B">
        <w:rPr>
          <w:rFonts w:ascii="David" w:hAnsi="David" w:cs="David"/>
          <w:sz w:val="24"/>
          <w:szCs w:val="24"/>
          <w:lang w:val="en-GB"/>
        </w:rPr>
        <w:instrText>.","publisher":"Elsevier Ltd","title":"Does Mindfulness Training Help Working Memory ‘Work’ Better?","type":"article-journal"},"uris":["http://www.mendeley.com/documents/?uuid=2c4b82da-4f0f-4baf-99b6-634d70c32189"]},{"id":"ITEM-2","itemData":{"DOI":"10.1016/j.concog.2016.08.017","ISBN":"1090-2376\\r1053-8100","ISSN":"10902376","PMID":"27580462","abstract":"Mindfulness is theorised to improve attention regulation and other cognitive processes. This systematic review examines whether 8-week standardised and manualised mindfulness training programs such as Mindfulness Based Cognitive Therapy (MBCT) and Mindfulness Based Stress Reduction (MBSR) enhances attention, memory and executive function abilities measured by objective neuropsychological tests. Seven databases were searched resulting in 18 studies meeting inclusion criteria for review. Overall studies did not support attention or executive function improvements. We found preliminary evidence for improvements in working memory and autobiographical memory as well as cognitive flexibility and meta-awareness. Short-term mindfulness meditation training did not enhance theorised attentional pathways. Results call into question the theoretical underpinnings of mindfulness, further highlighting the need for a comprehensive theoretical framework.","author":[{"dropping-particle":"","family":"Lao","given":"So An","non-dropping-particle":"","parse-names":false,"suffix":""},{"dropping-particle":"","family":"Kissane","given":"David","non-dropping-particle":"","parse-names":false,"suffix":""},{"dropping-particle":"","family":"Meadows","given":"Graham","non-dropping-particle":"","parse-names":false,"suffix":""}],"container-title":"Consciousness and Cognition","id":"ITEM-2","issued":{"date-parts":[["2016"]]},"note":"</w:instrText>
      </w:r>
      <w:r w:rsidR="00785498" w:rsidRPr="0013159B">
        <w:rPr>
          <w:rFonts w:ascii="David" w:hAnsi="David" w:cs="David"/>
          <w:sz w:val="24"/>
          <w:szCs w:val="24"/>
          <w:rtl/>
          <w:lang w:val="en-GB"/>
        </w:rPr>
        <w:instrText>השפעות קוגניטביות של</w:instrText>
      </w:r>
      <w:r w:rsidR="00785498" w:rsidRPr="0013159B">
        <w:rPr>
          <w:rFonts w:ascii="David" w:hAnsi="David" w:cs="David"/>
          <w:sz w:val="24"/>
          <w:szCs w:val="24"/>
          <w:lang w:val="en-GB"/>
        </w:rPr>
        <w:instrText xml:space="preserve"> \nMBSR\\MBCT\n\n</w:instrText>
      </w:r>
      <w:r w:rsidR="00785498" w:rsidRPr="0013159B">
        <w:rPr>
          <w:rFonts w:ascii="David" w:hAnsi="David" w:cs="David"/>
          <w:sz w:val="24"/>
          <w:szCs w:val="24"/>
          <w:rtl/>
          <w:lang w:val="en-GB"/>
        </w:rPr>
        <w:instrText>מיינדפולנס באופו תיאורטי אמור לשפר בקרת קשב ותהליכים קוגניטביים אחרים</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מאמר סקירה זה סוקר את ה</w:instrText>
      </w:r>
      <w:r w:rsidR="00785498" w:rsidRPr="0013159B">
        <w:rPr>
          <w:rFonts w:ascii="David" w:hAnsi="David" w:cs="David"/>
          <w:sz w:val="24"/>
          <w:szCs w:val="24"/>
          <w:lang w:val="en-GB"/>
        </w:rPr>
        <w:instrText xml:space="preserve">-MBSR MBCT </w:instrText>
      </w:r>
      <w:r w:rsidR="00785498" w:rsidRPr="0013159B">
        <w:rPr>
          <w:rFonts w:ascii="David" w:hAnsi="David" w:cs="David"/>
          <w:sz w:val="24"/>
          <w:szCs w:val="24"/>
          <w:rtl/>
          <w:lang w:val="en-GB"/>
        </w:rPr>
        <w:instrText>בהקשר של קשב, זכרון וביצוע, מדידות נוירופיזיולוגיות</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בכללי - לא נמצא שיפור בפונק' ביצועיות</w:instrText>
      </w:r>
      <w:r w:rsidR="00785498" w:rsidRPr="0013159B">
        <w:rPr>
          <w:rFonts w:ascii="David" w:hAnsi="David" w:cs="David"/>
          <w:sz w:val="24"/>
          <w:szCs w:val="24"/>
          <w:lang w:val="en-GB"/>
        </w:rPr>
        <w:instrText>. \n</w:instrText>
      </w:r>
      <w:r w:rsidR="00785498" w:rsidRPr="0013159B">
        <w:rPr>
          <w:rFonts w:ascii="David" w:hAnsi="David" w:cs="David"/>
          <w:sz w:val="24"/>
          <w:szCs w:val="24"/>
          <w:rtl/>
          <w:lang w:val="en-GB"/>
        </w:rPr>
        <w:instrText>נמצאו ראיות ראשוניות לשיפור ב</w:instrText>
      </w:r>
      <w:r w:rsidR="00785498" w:rsidRPr="0013159B">
        <w:rPr>
          <w:rFonts w:ascii="David" w:hAnsi="David" w:cs="David"/>
          <w:sz w:val="24"/>
          <w:szCs w:val="24"/>
          <w:lang w:val="en-GB"/>
        </w:rPr>
        <w:instrText xml:space="preserve">-WM </w:instrText>
      </w:r>
      <w:r w:rsidR="00785498" w:rsidRPr="0013159B">
        <w:rPr>
          <w:rFonts w:ascii="David" w:hAnsi="David" w:cs="David"/>
          <w:sz w:val="24"/>
          <w:szCs w:val="24"/>
          <w:rtl/>
          <w:lang w:val="en-GB"/>
        </w:rPr>
        <w:instrText>ובזכרון אוטוביוגרפי</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ובגמישות קוגניטיביות ומטא-מודעות</w:instrText>
      </w:r>
      <w:r w:rsidR="00785498" w:rsidRPr="0013159B">
        <w:rPr>
          <w:rFonts w:ascii="David" w:hAnsi="David" w:cs="David"/>
          <w:sz w:val="24"/>
          <w:szCs w:val="24"/>
          <w:lang w:val="en-GB"/>
        </w:rPr>
        <w:instrText>.","page":"109-123","publisher":"Elsevier Inc.","title":"Cognitive effects of MBSR/MBCT: A systematic review of neuropsychological outcomes","type":"article-journal","volume":"45"},"uris":["http://www.mendeley.com/documents/?uuid=2893b431-8639-466d-8eaf-fa14607a6f18"]},{"id":"ITEM-3","itemData":{"DOI":"10.1016/j.cpr.2010.11.003","ISBN":"02727358 (ISSN)","ISSN":"02727358","PMID":"21183265","abstract":"Mindfulness meditation practices (MMPs) are a subgroup of meditation practices which are receiving growing attention. The present paper reviews current evidence about the effects of MMPs on objective measures of cognitive functions. Five databases were searched. Twenty three studies providing measures of attention, memory, executive functions and further miscellaneous measures of cognition were included. Fifteen were controlled or randomized controlled studies and 8 were case-control studies. Overall, reviewed studies suggested that early phases of mindfulness training, which are more concerned with the development of focused attention, could be associated with significant improvements in selective and executive attention whereas the following phases, which are characterized by an open monitoring of internal and external stimuli, could be mainly associated with improved unfocused sustained attention abilities. Additionally, MMPs could enhance working memory capacity and some executive functions. However, many of the included studies show methodological limitations and negative results have been reported as well, plausibly reflecting differences in study design, study duration and patients' populations. Accordingly, even though findings here reviewed provided preliminary evidence suggesting that MMPs could enhance cognitive functions, available evidence should be considered with caution and further high quality studies investigating more standardized mindfulness meditation programs are needed. © 2010 Elsevier Ltd.","author":[{"dropping-particle":"","family":"Chiesa","given":"Alberto","non-dropping-particle":"","parse-names":false,"suffix":""},{"dropping-particle":"","family":"Calati","given":"Raffaella","non-dropping-particle":"","parse-names":false,"suffix":""},{"dropping-particle":"","family":"Serretti","given":"Alessandro","non-dropping-particle":"","parse-names":false,"suffix":""}],"container-title":"Clinical Psychology Review","id":"ITEM-3","issue":"3","issued":{"date-parts":[["2011"]]},"note":"</w:instrText>
      </w:r>
      <w:r w:rsidR="00785498" w:rsidRPr="0013159B">
        <w:rPr>
          <w:rFonts w:ascii="David" w:hAnsi="David" w:cs="David"/>
          <w:sz w:val="24"/>
          <w:szCs w:val="24"/>
          <w:rtl/>
          <w:lang w:val="en-GB"/>
        </w:rPr>
        <w:instrText>האם מיינדפולנס משפר יכולות קוג</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מאמר סקירה, זווית נוירופסיכולוגית</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טבלת הזהב של המדדים</w:instrText>
      </w:r>
      <w:r w:rsidR="00785498" w:rsidRPr="0013159B">
        <w:rPr>
          <w:rFonts w:ascii="David" w:hAnsi="David" w:cs="David"/>
          <w:sz w:val="24"/>
          <w:szCs w:val="24"/>
          <w:lang w:val="en-GB"/>
        </w:rPr>
        <w:instrText xml:space="preserve"> \n2011","page":"449-464","publisher":"Elsevier Ltd","title":"Does mindfulness training improve cognitive abilities? A systematic review of neuropsychological findings","type":"article-journal","volume":"31"},"uris":["http://www.mendeley.com/documents/?uuid=e234f459-0418-4616-9497-1498868e34bb"]}],"mendeley":{"formattedCitation":"(Chiesa et al., 2011; A. P. Jha et al., 2019; Lao et al., 2016)","plainTextFormattedCitation":"(Chiesa et al., 2011; A. P. Jha et al., 2019; Lao et al., 2016)","previouslyFormattedCitation":"(Chiesa et al., 2011; A. P. Jha et al., 2019; Lao et al., 2016)"},"properties":{"noteIndex":0},"schema":"https://github.com/citation-style-language/schema/raw/master/csl-citation.json"}</w:instrText>
      </w:r>
      <w:r w:rsidR="00693E18" w:rsidRPr="006A4A9B">
        <w:rPr>
          <w:rFonts w:ascii="David" w:hAnsi="David" w:cs="David"/>
          <w:sz w:val="24"/>
          <w:szCs w:val="24"/>
          <w:lang w:val="en-GB"/>
        </w:rPr>
        <w:fldChar w:fldCharType="separate"/>
      </w:r>
      <w:r w:rsidR="001E2173" w:rsidRPr="006A4A9B">
        <w:rPr>
          <w:rFonts w:ascii="David" w:hAnsi="David" w:cs="David"/>
          <w:noProof/>
          <w:sz w:val="24"/>
          <w:szCs w:val="24"/>
          <w:lang w:val="en-GB"/>
        </w:rPr>
        <w:t>(Chiesa et al., 2011; A. P. Jha et al., 2019; Lao et al., 2016)</w:t>
      </w:r>
      <w:r w:rsidR="00693E18" w:rsidRPr="006A4A9B">
        <w:rPr>
          <w:rFonts w:ascii="David" w:hAnsi="David" w:cs="David"/>
          <w:sz w:val="24"/>
          <w:szCs w:val="24"/>
          <w:lang w:val="en-GB"/>
        </w:rPr>
        <w:fldChar w:fldCharType="end"/>
      </w:r>
      <w:commentRangeStart w:id="147"/>
      <w:commentRangeEnd w:id="147"/>
      <w:r w:rsidR="009D11DF" w:rsidRPr="006A4A9B">
        <w:rPr>
          <w:rStyle w:val="CommentReference"/>
          <w:rFonts w:ascii="David" w:hAnsi="David" w:cs="David"/>
          <w:sz w:val="24"/>
          <w:szCs w:val="24"/>
        </w:rPr>
        <w:commentReference w:id="147"/>
      </w:r>
      <w:r w:rsidRPr="006A4A9B">
        <w:rPr>
          <w:rFonts w:ascii="David" w:hAnsi="David" w:cs="David"/>
          <w:sz w:val="24"/>
          <w:szCs w:val="24"/>
          <w:lang w:val="en-GB"/>
        </w:rPr>
        <w:t xml:space="preserve">. </w:t>
      </w:r>
      <w:r w:rsidR="005F169A" w:rsidRPr="006A4A9B">
        <w:rPr>
          <w:rFonts w:ascii="David" w:hAnsi="David" w:cs="David"/>
          <w:sz w:val="24"/>
          <w:szCs w:val="24"/>
        </w:rPr>
        <w:t>Broadly,</w:t>
      </w:r>
      <w:r w:rsidR="008967C2" w:rsidRPr="006A4A9B">
        <w:rPr>
          <w:rFonts w:ascii="David" w:hAnsi="David" w:cs="David"/>
          <w:sz w:val="24"/>
          <w:szCs w:val="24"/>
          <w:lang w:val="en-GB"/>
        </w:rPr>
        <w:t xml:space="preserve"> </w:t>
      </w:r>
      <w:ins w:id="148" w:author="0mer dar" w:date="2020-02-10T09:38:00Z">
        <w:r w:rsidR="00C739CD" w:rsidRPr="0013159B">
          <w:rPr>
            <w:rFonts w:ascii="David" w:hAnsi="David" w:cs="David"/>
            <w:sz w:val="24"/>
            <w:szCs w:val="24"/>
            <w:lang w:val="en-GB"/>
          </w:rPr>
          <w:t xml:space="preserve">the </w:t>
        </w:r>
      </w:ins>
      <w:r w:rsidR="005F169A" w:rsidRPr="0013159B">
        <w:rPr>
          <w:rFonts w:ascii="David" w:hAnsi="David" w:cs="David"/>
          <w:sz w:val="24"/>
          <w:szCs w:val="24"/>
          <w:lang w:val="en-GB"/>
        </w:rPr>
        <w:t xml:space="preserve">effects of MMT on </w:t>
      </w:r>
      <w:r w:rsidR="00693E18" w:rsidRPr="0013159B">
        <w:rPr>
          <w:rFonts w:ascii="David" w:hAnsi="David" w:cs="David"/>
          <w:sz w:val="24"/>
          <w:szCs w:val="24"/>
          <w:lang w:val="en-GB"/>
        </w:rPr>
        <w:t>working memory</w:t>
      </w:r>
      <w:r w:rsidR="00693E18" w:rsidRPr="0013159B">
        <w:rPr>
          <w:rFonts w:ascii="David" w:hAnsi="David" w:cs="David"/>
          <w:sz w:val="24"/>
          <w:szCs w:val="24"/>
        </w:rPr>
        <w:t xml:space="preserve"> </w:t>
      </w:r>
      <w:r w:rsidR="00E56FE9" w:rsidRPr="0013159B">
        <w:rPr>
          <w:rFonts w:ascii="David" w:hAnsi="David" w:cs="David"/>
          <w:sz w:val="24"/>
          <w:szCs w:val="24"/>
        </w:rPr>
        <w:t xml:space="preserve">are more </w:t>
      </w:r>
      <w:r w:rsidR="00394400" w:rsidRPr="0013159B">
        <w:rPr>
          <w:rFonts w:ascii="David" w:hAnsi="David" w:cs="David"/>
          <w:sz w:val="24"/>
          <w:szCs w:val="24"/>
        </w:rPr>
        <w:t>consistent</w:t>
      </w:r>
      <w:r w:rsidR="005F169A" w:rsidRPr="0013159B">
        <w:rPr>
          <w:rFonts w:ascii="David" w:hAnsi="David" w:cs="David"/>
          <w:sz w:val="24"/>
          <w:szCs w:val="24"/>
        </w:rPr>
        <w:t xml:space="preserve"> than</w:t>
      </w:r>
      <w:r w:rsidR="00E56FE9" w:rsidRPr="0013159B">
        <w:rPr>
          <w:rFonts w:ascii="David" w:hAnsi="David" w:cs="David"/>
          <w:sz w:val="24"/>
          <w:szCs w:val="24"/>
        </w:rPr>
        <w:t xml:space="preserve"> </w:t>
      </w:r>
      <w:r w:rsidR="005F169A" w:rsidRPr="0013159B">
        <w:rPr>
          <w:rFonts w:ascii="David" w:hAnsi="David" w:cs="David"/>
          <w:sz w:val="24"/>
          <w:szCs w:val="24"/>
        </w:rPr>
        <w:t>studies of MMT and</w:t>
      </w:r>
      <w:r w:rsidR="00E56FE9" w:rsidRPr="0013159B">
        <w:rPr>
          <w:rFonts w:ascii="David" w:hAnsi="David" w:cs="David"/>
          <w:sz w:val="24"/>
          <w:szCs w:val="24"/>
        </w:rPr>
        <w:t xml:space="preserve"> external attention</w:t>
      </w:r>
      <w:r w:rsidR="00693E18" w:rsidRPr="0013159B">
        <w:rPr>
          <w:rFonts w:ascii="David" w:hAnsi="David" w:cs="David"/>
          <w:sz w:val="24"/>
          <w:szCs w:val="24"/>
        </w:rPr>
        <w:t xml:space="preserve"> (see section 3 above)</w:t>
      </w:r>
      <w:r w:rsidR="00E56FE9" w:rsidRPr="0013159B">
        <w:rPr>
          <w:rFonts w:ascii="David" w:hAnsi="David" w:cs="David"/>
          <w:sz w:val="24"/>
          <w:szCs w:val="24"/>
        </w:rPr>
        <w:t xml:space="preserve"> </w:t>
      </w:r>
      <w:r w:rsidR="00E56FE9"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{"citationItems":[{"id":"ITEM-1","itemData":{"DOI":"10.1016/j.copsyc.2019.02.012","ISSN":"2352250X","author":[{"dropping-particle":"","family":"Jha","given":"Amishi P.","non-dropping-particle":"","parse-names":false,"suffix":""},{"dropping-particle":"","fa</w:instrText>
      </w:r>
      <w:r w:rsidR="00785498" w:rsidRPr="0013159B">
        <w:rPr>
          <w:rFonts w:ascii="David" w:hAnsi="David" w:cs="David"/>
          <w:sz w:val="24"/>
          <w:szCs w:val="24"/>
        </w:rPr>
        <w:instrText>mily":"Denkova","given":"Ekaterina","non-dropping-particle":"","parse-names":false,"suffix":""},{"dropping-particle":"","family":"Zanesco","given":"Anthony P.","non-dropping-particle":"","parse-names":false,"suffix":""},{"dropping-particle":"","family":"Witkin","given":"Joanna E.","non-dropping-particle":"","parse-names":false,"suffix":""},{"dropping-particle":"","family":"Rooks","given":"Joshua","non-dropping-particle":"","parse-names":false,"suffix":""},{"dropping-particle":"","family":"Rogers","given":"Scott L.","non-dropping-particle":"","parse-names":false,"suffix":""}],"container-title":"Current Opinion in Psychology","id":"ITEM-1","issued":{"date-parts":[["2019"]]},"note":"</w:instrText>
      </w:r>
      <w:r w:rsidR="00785498" w:rsidRPr="0013159B">
        <w:rPr>
          <w:rFonts w:ascii="David" w:hAnsi="David" w:cs="David"/>
          <w:sz w:val="24"/>
          <w:szCs w:val="24"/>
          <w:rtl/>
        </w:rPr>
        <w:instrText>לקרוא את כל המאמרים שסמנתי לעצמי שאני רוצה לקרוא בחלק של</w:instrText>
      </w:r>
      <w:r w:rsidR="00785498" w:rsidRPr="0013159B">
        <w:rPr>
          <w:rFonts w:ascii="David" w:hAnsi="David" w:cs="David"/>
          <w:sz w:val="24"/>
          <w:szCs w:val="24"/>
        </w:rPr>
        <w:instrText xml:space="preserve"> WM!!!!! \n</w:instrText>
      </w:r>
      <w:r w:rsidR="00785498" w:rsidRPr="0013159B">
        <w:rPr>
          <w:rFonts w:ascii="David" w:hAnsi="David" w:cs="David"/>
          <w:sz w:val="24"/>
          <w:szCs w:val="24"/>
          <w:rtl/>
        </w:rPr>
        <w:instrText>אמישי ג'ה - אימון מיינדפולנס עוזר לזכרון עבודה לעבוד טוב יותר</w:instrText>
      </w:r>
      <w:r w:rsidR="00785498" w:rsidRPr="0013159B">
        <w:rPr>
          <w:rFonts w:ascii="David" w:hAnsi="David" w:cs="David"/>
          <w:sz w:val="24"/>
          <w:szCs w:val="24"/>
        </w:rPr>
        <w:instrText>\n\n</w:instrText>
      </w:r>
      <w:r w:rsidR="00785498" w:rsidRPr="0013159B">
        <w:rPr>
          <w:rFonts w:ascii="David" w:hAnsi="David" w:cs="David"/>
          <w:sz w:val="24"/>
          <w:szCs w:val="24"/>
          <w:rtl/>
        </w:rPr>
        <w:instrText>מאמר סקירה</w:instrText>
      </w:r>
      <w:r w:rsidR="00785498" w:rsidRPr="0013159B">
        <w:rPr>
          <w:rFonts w:ascii="David" w:hAnsi="David" w:cs="David"/>
          <w:sz w:val="24"/>
          <w:szCs w:val="24"/>
        </w:rPr>
        <w:instrText>\n\n</w:instrText>
      </w:r>
      <w:r w:rsidR="00785498" w:rsidRPr="0013159B">
        <w:rPr>
          <w:rFonts w:ascii="David" w:hAnsi="David" w:cs="David"/>
          <w:sz w:val="24"/>
          <w:szCs w:val="24"/>
          <w:rtl/>
        </w:rPr>
        <w:instrText>תחומי יישום של מיינדפולנס - צבא, עסקים, ספורט, חינוך, רפואה</w:instrText>
      </w:r>
      <w:r w:rsidR="00785498" w:rsidRPr="0013159B">
        <w:rPr>
          <w:rFonts w:ascii="David" w:hAnsi="David" w:cs="David"/>
          <w:sz w:val="24"/>
          <w:szCs w:val="24"/>
        </w:rPr>
        <w:instrText>. \n</w:instrText>
      </w:r>
      <w:r w:rsidR="00785498" w:rsidRPr="0013159B">
        <w:rPr>
          <w:rFonts w:ascii="David" w:hAnsi="David" w:cs="David"/>
          <w:sz w:val="24"/>
          <w:szCs w:val="24"/>
          <w:rtl/>
        </w:rPr>
        <w:instrText>שיפור באיכות החיים, מנהיגות טובה יותר, יכולות ניהול,שיפור מקום עבודה או ביצוע אקדמי</w:instrText>
      </w:r>
      <w:r w:rsidR="00785498" w:rsidRPr="0013159B">
        <w:rPr>
          <w:rFonts w:ascii="David" w:hAnsi="David" w:cs="David"/>
          <w:sz w:val="24"/>
          <w:szCs w:val="24"/>
        </w:rPr>
        <w:instrText>.\n</w:instrText>
      </w:r>
      <w:r w:rsidR="00785498" w:rsidRPr="0013159B">
        <w:rPr>
          <w:rFonts w:ascii="David" w:hAnsi="David" w:cs="David"/>
          <w:sz w:val="24"/>
          <w:szCs w:val="24"/>
          <w:rtl/>
        </w:rPr>
        <w:instrText>מגוון של פקטורים</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שמעודדים תרגול, למרות זאת</w:instrText>
      </w:r>
      <w:r w:rsidR="00785498" w:rsidRPr="0013159B">
        <w:rPr>
          <w:rFonts w:ascii="David" w:hAnsi="David" w:cs="David"/>
          <w:sz w:val="24"/>
          <w:szCs w:val="24"/>
        </w:rPr>
        <w:instrText xml:space="preserve"> - \n</w:instrText>
      </w:r>
      <w:r w:rsidR="00785498" w:rsidRPr="0013159B">
        <w:rPr>
          <w:rFonts w:ascii="David" w:hAnsi="David" w:cs="David"/>
          <w:sz w:val="24"/>
          <w:szCs w:val="24"/>
          <w:rtl/>
        </w:rPr>
        <w:instrText>מנק' מבט קוגניטיבית, אין הסכמה בנוגע לתהליכיים הקוג' שעומדים בלב האימון ומתחזקים על ידי חזרות סיסטמטיות על האימון</w:instrText>
      </w:r>
      <w:r w:rsidR="00785498" w:rsidRPr="0013159B">
        <w:rPr>
          <w:rFonts w:ascii="David" w:hAnsi="David" w:cs="David"/>
          <w:sz w:val="24"/>
          <w:szCs w:val="24"/>
        </w:rPr>
        <w:instrText>.\n</w:instrText>
      </w:r>
      <w:r w:rsidR="00785498" w:rsidRPr="0013159B">
        <w:rPr>
          <w:rFonts w:ascii="David" w:hAnsi="David" w:cs="David"/>
          <w:sz w:val="24"/>
          <w:szCs w:val="24"/>
          <w:rtl/>
        </w:rPr>
        <w:instrText>המאמר מציע שתרגול מיינדפולנס משפר תהליכים ספציפיים הקשורים ל</w:instrText>
      </w:r>
      <w:r w:rsidR="00785498" w:rsidRPr="0013159B">
        <w:rPr>
          <w:rFonts w:ascii="David" w:hAnsi="David" w:cs="David"/>
          <w:sz w:val="24"/>
          <w:szCs w:val="24"/>
        </w:rPr>
        <w:instrText xml:space="preserve">-WM, </w:instrText>
      </w:r>
      <w:r w:rsidR="00785498" w:rsidRPr="0013159B">
        <w:rPr>
          <w:rFonts w:ascii="David" w:hAnsi="David" w:cs="David"/>
          <w:sz w:val="24"/>
          <w:szCs w:val="24"/>
          <w:rtl/>
        </w:rPr>
        <w:instrText>וטוען שהחיזוק של זכרון עבודה יכול להיות שלב</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נרכש בהשגה של</w:instrText>
      </w:r>
      <w:r w:rsidR="00785498" w:rsidRPr="0013159B">
        <w:rPr>
          <w:rFonts w:ascii="David" w:hAnsi="David" w:cs="David"/>
          <w:sz w:val="24"/>
          <w:szCs w:val="24"/>
        </w:rPr>
        <w:instrText xml:space="preserve"> outcomes </w:instrText>
      </w:r>
      <w:r w:rsidR="00785498" w:rsidRPr="0013159B">
        <w:rPr>
          <w:rFonts w:ascii="David" w:hAnsi="David" w:cs="David"/>
          <w:sz w:val="24"/>
          <w:szCs w:val="24"/>
          <w:rtl/>
        </w:rPr>
        <w:instrText>רבים</w:instrText>
      </w:r>
      <w:r w:rsidR="00785498" w:rsidRPr="0013159B">
        <w:rPr>
          <w:rFonts w:ascii="David" w:hAnsi="David" w:cs="David"/>
          <w:sz w:val="24"/>
          <w:szCs w:val="24"/>
        </w:rPr>
        <w:instrText>.","publisher":"Elsevier Ltd","title":"Does Mindfulness Training Help Working Memory ‘Work’ Better?","type":"article-journal"},"uris":["http://www.mendeley.com/documents/?uuid=2c4b82da-4f0f-4baf-99b6-634d70c32189"]},{"id":"ITEM-2","itemData":{"DOI":"10.1016/j.concog.2016.08.017","ISBN":"1090-2376\\r1053-8100","ISSN":"10902376","PMID":"27580462","abstract":"Mindfulness is theorised to improve attention regulation and other cognitive processes. This systematic review examines whether 8-week standardised and manualised mindfulness training programs such as Mindfulness Based Cognitive Therapy (MBCT) and Mindfulness Based Stress Reduction (MBSR) enhances attention, memory and executive function abilities measured by objective neuropsychological tests. Seven databases were searched resulting in 18 studies meeting inclusion criteria for review. Overall studies did not support attention or executive function improvements. We found preliminary evidence for improvements in working memory and autobiographical memory as well as cognitive flexibility and meta-awareness. Short-term mindfulness meditation training did not enhance theorised attentional pathways. Results call into question the theoretical underpinnings of mindfulness, further highlighting the need for a comprehensive theoretical framework.","author":[{"dropping-particle":"","family":"Lao","given":"So An","non-dropping-particle":"","parse-names":false,"suffix":""},{"dropping-particle":"","family":"Kissane","given":"David","non-dropping-particle":"","parse-names":false,"suffix":""},{"dropping-particle":"","family":"Meadows","given":"Graham","non-dropping-particle":"","parse-names":false,"suffix":""}],"container-title":"Consciousness and Cognition","id":"ITEM-2","issued":{"date-parts":[["2016"]]},"note":"</w:instrText>
      </w:r>
      <w:r w:rsidR="00785498" w:rsidRPr="0013159B">
        <w:rPr>
          <w:rFonts w:ascii="David" w:hAnsi="David" w:cs="David"/>
          <w:sz w:val="24"/>
          <w:szCs w:val="24"/>
          <w:rtl/>
        </w:rPr>
        <w:instrText>השפעות קוגניטביות של</w:instrText>
      </w:r>
      <w:r w:rsidR="00785498" w:rsidRPr="0013159B">
        <w:rPr>
          <w:rFonts w:ascii="David" w:hAnsi="David" w:cs="David"/>
          <w:sz w:val="24"/>
          <w:szCs w:val="24"/>
        </w:rPr>
        <w:instrText xml:space="preserve"> \nMBSR\\MBCT\n\n</w:instrText>
      </w:r>
      <w:r w:rsidR="00785498" w:rsidRPr="0013159B">
        <w:rPr>
          <w:rFonts w:ascii="David" w:hAnsi="David" w:cs="David"/>
          <w:sz w:val="24"/>
          <w:szCs w:val="24"/>
          <w:rtl/>
        </w:rPr>
        <w:instrText>מיינדפולנס באופו תיאורטי אמור לשפר בקרת קשב ותהליכים קוגניטביים אחרים</w:instrText>
      </w:r>
      <w:r w:rsidR="00785498" w:rsidRPr="0013159B">
        <w:rPr>
          <w:rFonts w:ascii="David" w:hAnsi="David" w:cs="David"/>
          <w:sz w:val="24"/>
          <w:szCs w:val="24"/>
        </w:rPr>
        <w:instrText>.\n</w:instrText>
      </w:r>
      <w:r w:rsidR="00785498" w:rsidRPr="0013159B">
        <w:rPr>
          <w:rFonts w:ascii="David" w:hAnsi="David" w:cs="David"/>
          <w:sz w:val="24"/>
          <w:szCs w:val="24"/>
          <w:rtl/>
        </w:rPr>
        <w:instrText>מאמר סקירה זה סוקר את ה</w:instrText>
      </w:r>
      <w:r w:rsidR="00785498" w:rsidRPr="0013159B">
        <w:rPr>
          <w:rFonts w:ascii="David" w:hAnsi="David" w:cs="David"/>
          <w:sz w:val="24"/>
          <w:szCs w:val="24"/>
        </w:rPr>
        <w:instrText xml:space="preserve">-MBSR MBCT </w:instrText>
      </w:r>
      <w:r w:rsidR="00785498" w:rsidRPr="0013159B">
        <w:rPr>
          <w:rFonts w:ascii="David" w:hAnsi="David" w:cs="David"/>
          <w:sz w:val="24"/>
          <w:szCs w:val="24"/>
          <w:rtl/>
        </w:rPr>
        <w:instrText>בהקשר של קשב, זכרון וביצוע, מדידות נוירופיזיולוגיות</w:instrText>
      </w:r>
      <w:r w:rsidR="00785498" w:rsidRPr="0013159B">
        <w:rPr>
          <w:rFonts w:ascii="David" w:hAnsi="David" w:cs="David"/>
          <w:sz w:val="24"/>
          <w:szCs w:val="24"/>
        </w:rPr>
        <w:instrText>.\n</w:instrText>
      </w:r>
      <w:r w:rsidR="00785498" w:rsidRPr="0013159B">
        <w:rPr>
          <w:rFonts w:ascii="David" w:hAnsi="David" w:cs="David"/>
          <w:sz w:val="24"/>
          <w:szCs w:val="24"/>
          <w:rtl/>
        </w:rPr>
        <w:instrText>בכללי - לא נמצא שיפור בפונק' ביצועיות</w:instrText>
      </w:r>
      <w:r w:rsidR="00785498" w:rsidRPr="0013159B">
        <w:rPr>
          <w:rFonts w:ascii="David" w:hAnsi="David" w:cs="David"/>
          <w:sz w:val="24"/>
          <w:szCs w:val="24"/>
        </w:rPr>
        <w:instrText>. \n</w:instrText>
      </w:r>
      <w:r w:rsidR="00785498" w:rsidRPr="0013159B">
        <w:rPr>
          <w:rFonts w:ascii="David" w:hAnsi="David" w:cs="David"/>
          <w:sz w:val="24"/>
          <w:szCs w:val="24"/>
          <w:rtl/>
        </w:rPr>
        <w:instrText>נמצאו ראיות ראשוניות לשיפור ב</w:instrText>
      </w:r>
      <w:r w:rsidR="00785498" w:rsidRPr="0013159B">
        <w:rPr>
          <w:rFonts w:ascii="David" w:hAnsi="David" w:cs="David"/>
          <w:sz w:val="24"/>
          <w:szCs w:val="24"/>
        </w:rPr>
        <w:instrText xml:space="preserve">-WM </w:instrText>
      </w:r>
      <w:r w:rsidR="00785498" w:rsidRPr="0013159B">
        <w:rPr>
          <w:rFonts w:ascii="David" w:hAnsi="David" w:cs="David"/>
          <w:sz w:val="24"/>
          <w:szCs w:val="24"/>
          <w:rtl/>
        </w:rPr>
        <w:instrText>ובזכרון אוטוביוגרפי</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ובגמישות קוגניטיביות ומטא-מודעות</w:instrText>
      </w:r>
      <w:r w:rsidR="00785498" w:rsidRPr="0013159B">
        <w:rPr>
          <w:rFonts w:ascii="David" w:hAnsi="David" w:cs="David"/>
          <w:sz w:val="24"/>
          <w:szCs w:val="24"/>
        </w:rPr>
        <w:instrText>.","page":"109-123","publisher":"Elsevier Inc.","title":"Cognitive effects of MBSR/MBCT: A systematic review of neuropsychological outcomes","type":"article-journal","volume":"45"},"uris":["http://www.mendeley.com/documents/?uuid=2893b431-8639-466d-8eaf-fa14607a6f18"]},{"id":"ITEM-3","itemData":{"DOI":"10.1016/j.cpr.2010.11.003","ISBN":"02727358 (ISSN)","ISSN":"02727358","PMID":"21183265","abstract":"Mindfulness meditation practices (MMPs) are a subgroup of meditation practices which are receiving growing attention. The present paper reviews current evidence about the effects of MMPs on objective measures of cognitive functions. Five databases were searched. Twenty three studies providing measures of attention, memory, executive functions and further miscellaneous measures of cognition were included. Fifteen were controlled or randomized controlled studies and 8 were case-control studies. Overall, reviewed studies suggested that early phases of mindfulness training, which are more concerned with the development of focused attention, could be associated with significant improvements in selective and executive attention whereas the following phases, which are characterized by an open monitoring of internal and external stimuli, could be mainly associated with improved unfocused sustained attention abilities. Additionally, MMPs could enhance working memory capacity and some executive functions. However, many of the included studies show methodological limitations and negative results have been reported as well, plausibly reflecting differences in study design, study duration and patients' populations. Accordingly, even though findings here reviewed provided preliminary evidence suggesting that MMPs could enhance cognitive functions, available evidence should be considered with caution and further high quality studies investigating more standardized mindfulness meditation programs are needed. © 2010 Elsevier Ltd.","author":[{"dropping-particle":"","family":"Chiesa","given":"Alberto","non-dropping-particle":"","parse-names":false,"suffix":""},{"dropping-particle":"","family":"Calati","given":"Raffaella","non-dropping-particle":"","parse-names":false,"suffix":""},{"dropping-particle":"","family":"Serretti","given":"Alessandro","non-dropping-particle":"","parse-names":false,"suffix":""}],"container-title":"Clinical Psychology Review","id":"ITEM-3","issue":"3","issued":{"date-parts":[["2011"]]},"note":"</w:instrText>
      </w:r>
      <w:r w:rsidR="00785498" w:rsidRPr="0013159B">
        <w:rPr>
          <w:rFonts w:ascii="David" w:hAnsi="David" w:cs="David"/>
          <w:sz w:val="24"/>
          <w:szCs w:val="24"/>
          <w:rtl/>
        </w:rPr>
        <w:instrText>האם מיינדפולנס משפר יכולות קוג</w:instrText>
      </w:r>
      <w:r w:rsidR="00785498" w:rsidRPr="0013159B">
        <w:rPr>
          <w:rFonts w:ascii="David" w:hAnsi="David" w:cs="David"/>
          <w:sz w:val="24"/>
          <w:szCs w:val="24"/>
        </w:rPr>
        <w:instrText>'?\n</w:instrText>
      </w:r>
      <w:r w:rsidR="00785498" w:rsidRPr="0013159B">
        <w:rPr>
          <w:rFonts w:ascii="David" w:hAnsi="David" w:cs="David"/>
          <w:sz w:val="24"/>
          <w:szCs w:val="24"/>
          <w:rtl/>
        </w:rPr>
        <w:instrText>מאמר סקירה, זווית נוירופסיכולוגית</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טבלת הזהב של המדדים</w:instrText>
      </w:r>
      <w:r w:rsidR="00785498" w:rsidRPr="0013159B">
        <w:rPr>
          <w:rFonts w:ascii="David" w:hAnsi="David" w:cs="David"/>
          <w:sz w:val="24"/>
          <w:szCs w:val="24"/>
        </w:rPr>
        <w:instrText xml:space="preserve"> \n2011","page":"449-464","publisher":"Elsevier Ltd","title":"Does mindfulness training improve cognitive abilities? A systematic review of neuropsychological findings","type":"article-journal","volume":"31"},"uris":["http://www.mendeley.com/documents/?uuid=e234f459-0418-4616-9497-1498868e34bb"]}],"mendeley":{"formattedCitation":"(Chiesa et al., 2011; A. P. Jha et al., 2019; Lao et al., 2016)","plainTextFormattedCitation":"(Chiesa et al., 2011; A. P. Jha et al., 2019; Lao et al., 2016)","previouslyFormattedCitation":"(Chiesa et al., 2011; A. P. Jha et al., 2019; Lao et al., 2016)"},"properties":{"noteIndex":0},"schema":"https://github.com/citation-style-language/schema/raw/master/csl-citation.json"}</w:instrText>
      </w:r>
      <w:r w:rsidR="00E56FE9" w:rsidRPr="006A4A9B">
        <w:rPr>
          <w:rFonts w:ascii="David" w:hAnsi="David" w:cs="David"/>
          <w:sz w:val="24"/>
          <w:szCs w:val="24"/>
        </w:rPr>
        <w:fldChar w:fldCharType="separate"/>
      </w:r>
      <w:r w:rsidR="001E2173" w:rsidRPr="006A4A9B">
        <w:rPr>
          <w:rFonts w:ascii="David" w:hAnsi="David" w:cs="David"/>
          <w:noProof/>
          <w:sz w:val="24"/>
          <w:szCs w:val="24"/>
        </w:rPr>
        <w:t>(Chiesa et al., 2011; A. P. Jha et al., 2019; Lao et al., 2016)</w:t>
      </w:r>
      <w:r w:rsidR="00E56FE9" w:rsidRPr="006A4A9B">
        <w:rPr>
          <w:rFonts w:ascii="David" w:hAnsi="David" w:cs="David"/>
          <w:sz w:val="24"/>
          <w:szCs w:val="24"/>
        </w:rPr>
        <w:fldChar w:fldCharType="end"/>
      </w:r>
      <w:r w:rsidR="00E56FE9" w:rsidRPr="006A4A9B">
        <w:rPr>
          <w:rFonts w:ascii="David" w:hAnsi="David" w:cs="David"/>
          <w:sz w:val="24"/>
          <w:szCs w:val="24"/>
        </w:rPr>
        <w:t>.</w:t>
      </w:r>
      <w:r w:rsidR="00541AF9" w:rsidRPr="006A4A9B">
        <w:rPr>
          <w:rFonts w:ascii="David" w:hAnsi="David" w:cs="David"/>
          <w:sz w:val="24"/>
          <w:szCs w:val="24"/>
        </w:rPr>
        <w:t xml:space="preserve"> </w:t>
      </w:r>
      <w:r w:rsidR="00693E18" w:rsidRPr="006A4A9B">
        <w:rPr>
          <w:rFonts w:ascii="David" w:hAnsi="David" w:cs="David"/>
          <w:sz w:val="24"/>
          <w:szCs w:val="24"/>
          <w:highlight w:val="yellow"/>
          <w:lang w:val="en-GB"/>
        </w:rPr>
        <w:t xml:space="preserve">Working memory </w:t>
      </w:r>
      <w:r w:rsidR="00277757" w:rsidRPr="0013159B">
        <w:rPr>
          <w:rFonts w:ascii="David" w:hAnsi="David" w:cs="David"/>
          <w:sz w:val="24"/>
          <w:szCs w:val="24"/>
          <w:highlight w:val="yellow"/>
          <w:lang w:val="en-GB"/>
        </w:rPr>
        <w:t xml:space="preserve">may be seen as an internal and goal-directed process </w:t>
      </w:r>
      <w:r w:rsidR="00277757" w:rsidRPr="006A4A9B">
        <w:rPr>
          <w:rFonts w:ascii="David" w:hAnsi="David" w:cs="David"/>
          <w:sz w:val="24"/>
          <w:szCs w:val="24"/>
          <w:highlight w:val="yellow"/>
          <w:lang w:val="en-GB"/>
        </w:rPr>
        <w:fldChar w:fldCharType="begin" w:fldLock="1"/>
      </w:r>
      <w:r w:rsidR="00785498" w:rsidRPr="006A4A9B">
        <w:rPr>
          <w:rFonts w:ascii="David" w:hAnsi="David" w:cs="David"/>
          <w:sz w:val="24"/>
          <w:szCs w:val="24"/>
          <w:highlight w:val="yellow"/>
          <w:lang w:val="en-GB"/>
        </w:rPr>
        <w:instrText>ADDIN CSL_CITATION {"citationItems":[{"id":"ITEM-1","itemData":{"DOI":"10.1146/annurev.psych.093008.100427","ISBN":"1545-2085 (Electronic)\\n0066-4308 (Linking)","ISSN":"0066-4308","PMID":"19575619","abstract":"Attention is a core property of all perceptual and cognitive ope</w:instrText>
      </w:r>
      <w:r w:rsidR="00785498" w:rsidRPr="0013159B">
        <w:rPr>
          <w:rFonts w:ascii="David" w:hAnsi="David" w:cs="David"/>
          <w:sz w:val="24"/>
          <w:szCs w:val="24"/>
          <w:highlight w:val="yellow"/>
          <w:lang w:val="en-GB"/>
        </w:rPr>
        <w:instrText>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 — 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B.","non-dropping-particle":"","parse-names":false,"suffix":""}],"container-title":"Ssrn","id":"ITEM-1","issued":{"date-parts":[["2010"]]},"note":"</w:instrText>
      </w:r>
      <w:r w:rsidR="00785498" w:rsidRPr="0013159B">
        <w:rPr>
          <w:rFonts w:ascii="David" w:hAnsi="David" w:cs="David"/>
          <w:sz w:val="24"/>
          <w:szCs w:val="24"/>
          <w:highlight w:val="yellow"/>
          <w:rtl/>
          <w:lang w:val="en-GB"/>
        </w:rPr>
        <w:instrText>מהסימוכין של יפתח - צ'ון</w:instrText>
      </w:r>
      <w:r w:rsidR="00785498" w:rsidRPr="0013159B">
        <w:rPr>
          <w:rFonts w:ascii="David" w:hAnsi="David" w:cs="David"/>
          <w:sz w:val="24"/>
          <w:szCs w:val="24"/>
          <w:highlight w:val="yellow"/>
          <w:lang w:val="en-GB"/>
        </w:rPr>
        <w:instrText>\n</w:instrText>
      </w:r>
      <w:r w:rsidR="00785498" w:rsidRPr="0013159B">
        <w:rPr>
          <w:rFonts w:ascii="David" w:hAnsi="David" w:cs="David"/>
          <w:sz w:val="24"/>
          <w:szCs w:val="24"/>
          <w:highlight w:val="yellow"/>
          <w:rtl/>
          <w:lang w:val="en-GB"/>
        </w:rPr>
        <w:instrText>טקסומוניה של קשב חיצוני ופנימי</w:instrText>
      </w:r>
      <w:r w:rsidR="00785498" w:rsidRPr="0013159B">
        <w:rPr>
          <w:rFonts w:ascii="David" w:hAnsi="David" w:cs="David"/>
          <w:sz w:val="24"/>
          <w:szCs w:val="24"/>
          <w:highlight w:val="yellow"/>
          <w:lang w:val="en-GB"/>
        </w:rPr>
        <w:instrText xml:space="preserve"> \n2011\n</w:instrText>
      </w:r>
      <w:r w:rsidR="00785498" w:rsidRPr="0013159B">
        <w:rPr>
          <w:rFonts w:ascii="David" w:hAnsi="David" w:cs="David"/>
          <w:sz w:val="24"/>
          <w:szCs w:val="24"/>
          <w:highlight w:val="yellow"/>
          <w:rtl/>
          <w:lang w:val="en-GB"/>
        </w:rPr>
        <w:instrText>קשב - קבולת מוגבלת, סלקציה, מודולציה והשהיית פוקוס על מידע רלבנטי להתנהגות</w:instrText>
      </w:r>
      <w:r w:rsidR="00785498" w:rsidRPr="0013159B">
        <w:rPr>
          <w:rFonts w:ascii="David" w:hAnsi="David" w:cs="David"/>
          <w:sz w:val="24"/>
          <w:szCs w:val="24"/>
          <w:highlight w:val="yellow"/>
          <w:lang w:val="en-GB"/>
        </w:rPr>
        <w:instrText>.\n</w:instrText>
      </w:r>
      <w:r w:rsidR="00785498" w:rsidRPr="0013159B">
        <w:rPr>
          <w:rFonts w:ascii="David" w:hAnsi="David" w:cs="David"/>
          <w:sz w:val="24"/>
          <w:szCs w:val="24"/>
          <w:highlight w:val="yellow"/>
          <w:rtl/>
          <w:lang w:val="en-GB"/>
        </w:rPr>
        <w:instrText>טקסונומיה המתבססת על המטרות אליהן מוכוון הקשב, המבחינה בין גירוי חיצוני לפנימי</w:instrText>
      </w:r>
      <w:r w:rsidR="00785498" w:rsidRPr="0013159B">
        <w:rPr>
          <w:rFonts w:ascii="David" w:hAnsi="David" w:cs="David"/>
          <w:sz w:val="24"/>
          <w:szCs w:val="24"/>
          <w:highlight w:val="yellow"/>
          <w:lang w:val="en-GB"/>
        </w:rPr>
        <w:instrText>.\n</w:instrText>
      </w:r>
      <w:r w:rsidR="00785498" w:rsidRPr="0013159B">
        <w:rPr>
          <w:rFonts w:ascii="David" w:hAnsi="David" w:cs="David"/>
          <w:sz w:val="24"/>
          <w:szCs w:val="24"/>
          <w:highlight w:val="yellow"/>
          <w:rtl/>
          <w:lang w:val="en-GB"/>
        </w:rPr>
        <w:instrText>חיצוני - מידע סנסורי, מקומות במרחב, נקודות זמן, מודולריות</w:instrText>
      </w:r>
      <w:r w:rsidR="00785498" w:rsidRPr="0013159B">
        <w:rPr>
          <w:rFonts w:ascii="David" w:hAnsi="David" w:cs="David"/>
          <w:sz w:val="24"/>
          <w:szCs w:val="24"/>
          <w:highlight w:val="yellow"/>
          <w:lang w:val="en-GB"/>
        </w:rPr>
        <w:instrText>.?\n</w:instrText>
      </w:r>
      <w:r w:rsidR="00785498" w:rsidRPr="0013159B">
        <w:rPr>
          <w:rFonts w:ascii="David" w:hAnsi="David" w:cs="David"/>
          <w:sz w:val="24"/>
          <w:szCs w:val="24"/>
          <w:highlight w:val="yellow"/>
          <w:rtl/>
          <w:lang w:val="en-GB"/>
        </w:rPr>
        <w:instrText>פנימי - סלקציה, מודולציה ושימור מידע</w:instrText>
      </w:r>
      <w:r w:rsidR="00785498" w:rsidRPr="0013159B">
        <w:rPr>
          <w:rFonts w:ascii="David" w:hAnsi="David" w:cs="David"/>
          <w:sz w:val="24"/>
          <w:szCs w:val="24"/>
          <w:highlight w:val="yellow"/>
          <w:lang w:val="en-GB"/>
        </w:rPr>
        <w:instrText xml:space="preserve"> </w:instrText>
      </w:r>
      <w:r w:rsidR="00785498" w:rsidRPr="0013159B">
        <w:rPr>
          <w:rFonts w:ascii="David" w:hAnsi="David" w:cs="David"/>
          <w:sz w:val="24"/>
          <w:szCs w:val="24"/>
          <w:highlight w:val="yellow"/>
          <w:rtl/>
          <w:lang w:val="en-GB"/>
        </w:rPr>
        <w:instrText>פנימי, משחקי תפקידים, תגובות זכרן ארוך טווח או</w:instrText>
      </w:r>
      <w:r w:rsidR="00785498" w:rsidRPr="0013159B">
        <w:rPr>
          <w:rFonts w:ascii="David" w:hAnsi="David" w:cs="David"/>
          <w:sz w:val="24"/>
          <w:szCs w:val="24"/>
          <w:highlight w:val="yellow"/>
          <w:lang w:val="en-GB"/>
        </w:rPr>
        <w:instrText xml:space="preserve"> WM.\nWM - </w:instrText>
      </w:r>
      <w:r w:rsidR="00785498" w:rsidRPr="0013159B">
        <w:rPr>
          <w:rFonts w:ascii="David" w:hAnsi="David" w:cs="David"/>
          <w:sz w:val="24"/>
          <w:szCs w:val="24"/>
          <w:highlight w:val="yellow"/>
          <w:rtl/>
          <w:lang w:val="en-GB"/>
        </w:rPr>
        <w:instrText>הקישור בין פנים לחוץ</w:instrText>
      </w:r>
      <w:r w:rsidR="00785498" w:rsidRPr="0013159B">
        <w:rPr>
          <w:rFonts w:ascii="David" w:hAnsi="David" w:cs="David"/>
          <w:sz w:val="24"/>
          <w:szCs w:val="24"/>
          <w:highlight w:val="yellow"/>
          <w:lang w:val="en-GB"/>
        </w:rPr>
        <w:instrText xml:space="preserve"> \n</w:instrText>
      </w:r>
      <w:r w:rsidR="00785498" w:rsidRPr="0013159B">
        <w:rPr>
          <w:rFonts w:ascii="David" w:hAnsi="David" w:cs="David"/>
          <w:sz w:val="24"/>
          <w:szCs w:val="24"/>
          <w:highlight w:val="yellow"/>
          <w:rtl/>
          <w:lang w:val="en-GB"/>
        </w:rPr>
        <w:instrText>למה</w:instrText>
      </w:r>
      <w:r w:rsidR="00785498" w:rsidRPr="0013159B">
        <w:rPr>
          <w:rFonts w:ascii="David" w:hAnsi="David" w:cs="David"/>
          <w:sz w:val="24"/>
          <w:szCs w:val="24"/>
          <w:highlight w:val="yellow"/>
          <w:lang w:val="en-GB"/>
        </w:rPr>
        <w:instrText>? \n</w:instrText>
      </w:r>
      <w:r w:rsidR="00785498" w:rsidRPr="0013159B">
        <w:rPr>
          <w:rFonts w:ascii="David" w:hAnsi="David" w:cs="David"/>
          <w:sz w:val="24"/>
          <w:szCs w:val="24"/>
          <w:highlight w:val="yellow"/>
          <w:rtl/>
          <w:lang w:val="en-GB"/>
        </w:rPr>
        <w:instrText>מנגנונים נוריונליים</w:instrText>
      </w:r>
      <w:r w:rsidR="00785498" w:rsidRPr="0013159B">
        <w:rPr>
          <w:rFonts w:ascii="David" w:hAnsi="David" w:cs="David"/>
          <w:sz w:val="24"/>
          <w:szCs w:val="24"/>
          <w:highlight w:val="yellow"/>
          <w:lang w:val="en-GB"/>
        </w:rPr>
        <w:instrText>","title":"A Taxonomy of External and Internal Attention","type":"article-journal"},"uris":["http://www.mendeley.com/documents/?uuid=4319ca16-84f8-4960-9d24-734e9f0e99e9"]},{"id":"ITEM-2","itemData":{"DOI":"10.1016/j.tics.2011.11.014","ISBN":"1364-6613","ISSN":"13646613","PMID":"22209601","abstract":"Selective attention, the ability to focus our cognitive resources on information relevant to our goals, influences working memory (WM) performance. Indeed, attention and working memory are increasingly viewed as overlapping constructs. Here, we review recent evidence from human neurophysiological studies demonstrating that top-down modulation serves as a common neural mechanism underlying these two cognitive operations. The core features include activity modulation in stimulus-selective sensory cortices with concurrent engagement of prefrontal and parietal control regions that function as sources of top-down signals. Notably, top-down modulation is engaged during both stimulus-present and stimulus-absent stages of WM tasks; that is, expectation of an ensuing stimulus to be remembered, selection and encoding of stimuli, maintenance of relevant information in mind and memory retrieval. © 2011 Elsevier Ltd.","author":[{"dropping-particle":"","family":"Gazzaley","given":"Adam","non-dropping-particle":"","parse-names":false,"suffix":""},{"dropping-particle":"","family":"Nobre","given":"Anna C.","non-dropping-particle":"","parse-names":false,"suffix":""}],"container-title":"Trends in Cognitive Sciences","id":"ITEM-2","issue":"2","issued":{"date-parts":[["2012"]]},"note":"</w:instrText>
      </w:r>
      <w:r w:rsidR="00785498" w:rsidRPr="0013159B">
        <w:rPr>
          <w:rFonts w:ascii="David" w:hAnsi="David" w:cs="David"/>
          <w:sz w:val="24"/>
          <w:szCs w:val="24"/>
          <w:highlight w:val="yellow"/>
          <w:rtl/>
          <w:lang w:val="en-GB"/>
        </w:rPr>
        <w:instrText>מודולציה טופ-דאון</w:instrText>
      </w:r>
      <w:r w:rsidR="00785498" w:rsidRPr="0013159B">
        <w:rPr>
          <w:rFonts w:ascii="David" w:hAnsi="David" w:cs="David"/>
          <w:sz w:val="24"/>
          <w:szCs w:val="24"/>
          <w:highlight w:val="yellow"/>
          <w:lang w:val="en-GB"/>
        </w:rPr>
        <w:instrText>:\n</w:instrText>
      </w:r>
      <w:r w:rsidR="00785498" w:rsidRPr="0013159B">
        <w:rPr>
          <w:rFonts w:ascii="David" w:hAnsi="David" w:cs="David"/>
          <w:sz w:val="24"/>
          <w:szCs w:val="24"/>
          <w:highlight w:val="yellow"/>
          <w:rtl/>
          <w:lang w:val="en-GB"/>
        </w:rPr>
        <w:instrText>קישור בין קשב סלקטיבי לזכרון עבודה</w:instrText>
      </w:r>
      <w:r w:rsidR="00785498" w:rsidRPr="0013159B">
        <w:rPr>
          <w:rFonts w:ascii="David" w:hAnsi="David" w:cs="David"/>
          <w:sz w:val="24"/>
          <w:szCs w:val="24"/>
          <w:highlight w:val="yellow"/>
          <w:lang w:val="en-GB"/>
        </w:rPr>
        <w:instrText>\n</w:instrText>
      </w:r>
      <w:r w:rsidR="00785498" w:rsidRPr="0013159B">
        <w:rPr>
          <w:rFonts w:ascii="David" w:hAnsi="David" w:cs="David"/>
          <w:sz w:val="24"/>
          <w:szCs w:val="24"/>
          <w:highlight w:val="yellow"/>
          <w:rtl/>
          <w:lang w:val="en-GB"/>
        </w:rPr>
        <w:instrText>נוברה; 2011</w:instrText>
      </w:r>
      <w:r w:rsidR="00785498" w:rsidRPr="0013159B">
        <w:rPr>
          <w:rFonts w:ascii="David" w:hAnsi="David" w:cs="David"/>
          <w:sz w:val="24"/>
          <w:szCs w:val="24"/>
          <w:highlight w:val="yellow"/>
          <w:lang w:val="en-GB"/>
        </w:rPr>
        <w:instrText>\n\ncognitive neuroscience - IA - WM\n</w:instrText>
      </w:r>
      <w:r w:rsidR="00785498" w:rsidRPr="0013159B">
        <w:rPr>
          <w:rFonts w:ascii="David" w:hAnsi="David" w:cs="David"/>
          <w:sz w:val="24"/>
          <w:szCs w:val="24"/>
          <w:highlight w:val="yellow"/>
          <w:rtl/>
          <w:lang w:val="en-GB"/>
        </w:rPr>
        <w:instrText>קשב סלקטיבי, היכולת לפקס את המשאבים הקוגניטבייים על אינפורמציה הרלבנטית למטרות, משפיעה על ביצועי</w:instrText>
      </w:r>
      <w:r w:rsidR="00785498" w:rsidRPr="0013159B">
        <w:rPr>
          <w:rFonts w:ascii="David" w:hAnsi="David" w:cs="David"/>
          <w:sz w:val="24"/>
          <w:szCs w:val="24"/>
          <w:highlight w:val="yellow"/>
          <w:lang w:val="en-GB"/>
        </w:rPr>
        <w:instrText xml:space="preserve"> WM.\n\n</w:instrText>
      </w:r>
      <w:r w:rsidR="00785498" w:rsidRPr="0013159B">
        <w:rPr>
          <w:rFonts w:ascii="David" w:hAnsi="David" w:cs="David"/>
          <w:sz w:val="24"/>
          <w:szCs w:val="24"/>
          <w:highlight w:val="yellow"/>
          <w:rtl/>
          <w:lang w:val="en-GB"/>
        </w:rPr>
        <w:instrText>קשב ו</w:instrText>
      </w:r>
      <w:r w:rsidR="00785498" w:rsidRPr="0013159B">
        <w:rPr>
          <w:rFonts w:ascii="David" w:hAnsi="David" w:cs="David"/>
          <w:sz w:val="24"/>
          <w:szCs w:val="24"/>
          <w:highlight w:val="yellow"/>
          <w:lang w:val="en-GB"/>
        </w:rPr>
        <w:instrText xml:space="preserve">-WM </w:instrText>
      </w:r>
      <w:r w:rsidR="00785498" w:rsidRPr="0013159B">
        <w:rPr>
          <w:rFonts w:ascii="David" w:hAnsi="David" w:cs="David"/>
          <w:sz w:val="24"/>
          <w:szCs w:val="24"/>
          <w:highlight w:val="yellow"/>
          <w:rtl/>
          <w:lang w:val="en-GB"/>
        </w:rPr>
        <w:instrText>הולכים ונראים כמבנים חופפים</w:instrText>
      </w:r>
      <w:r w:rsidR="00785498" w:rsidRPr="0013159B">
        <w:rPr>
          <w:rFonts w:ascii="David" w:hAnsi="David" w:cs="David"/>
          <w:sz w:val="24"/>
          <w:szCs w:val="24"/>
          <w:highlight w:val="yellow"/>
          <w:lang w:val="en-GB"/>
        </w:rPr>
        <w:instrText>.\n\n</w:instrText>
      </w:r>
      <w:r w:rsidR="00785498" w:rsidRPr="0013159B">
        <w:rPr>
          <w:rFonts w:ascii="David" w:hAnsi="David" w:cs="David"/>
          <w:sz w:val="24"/>
          <w:szCs w:val="24"/>
          <w:highlight w:val="yellow"/>
          <w:rtl/>
          <w:lang w:val="en-GB"/>
        </w:rPr>
        <w:instrText>במאמר זה - ממצאים עכשווים ממחקר נוירופיזיולוגי שמדגימים מודולציה טופ-דאון, עם מנגנון משותף ל-2</w:instrText>
      </w:r>
      <w:r w:rsidR="00785498" w:rsidRPr="0013159B">
        <w:rPr>
          <w:rFonts w:ascii="David" w:hAnsi="David" w:cs="David"/>
          <w:sz w:val="24"/>
          <w:szCs w:val="24"/>
          <w:highlight w:val="yellow"/>
          <w:lang w:val="en-GB"/>
        </w:rPr>
        <w:instrText xml:space="preserve"> </w:instrText>
      </w:r>
      <w:r w:rsidR="00785498" w:rsidRPr="0013159B">
        <w:rPr>
          <w:rFonts w:ascii="David" w:hAnsi="David" w:cs="David"/>
          <w:sz w:val="24"/>
          <w:szCs w:val="24"/>
          <w:highlight w:val="yellow"/>
          <w:rtl/>
          <w:lang w:val="en-GB"/>
        </w:rPr>
        <w:instrText>תהליכים קוג' שונים</w:instrText>
      </w:r>
      <w:r w:rsidR="00785498" w:rsidRPr="0013159B">
        <w:rPr>
          <w:rFonts w:ascii="David" w:hAnsi="David" w:cs="David"/>
          <w:sz w:val="24"/>
          <w:szCs w:val="24"/>
          <w:highlight w:val="yellow"/>
          <w:lang w:val="en-GB"/>
        </w:rPr>
        <w:instrText>.\n</w:instrText>
      </w:r>
      <w:r w:rsidR="00785498" w:rsidRPr="0013159B">
        <w:rPr>
          <w:rFonts w:ascii="David" w:hAnsi="David" w:cs="David"/>
          <w:sz w:val="24"/>
          <w:szCs w:val="24"/>
          <w:highlight w:val="yellow"/>
          <w:rtl/>
          <w:lang w:val="en-GB"/>
        </w:rPr>
        <w:instrText>טופ דאון גם כשהגירוי נראה גם כשהוא לא נרא ה (מאוכסן בזכרון עבודה)</w:instrText>
      </w:r>
      <w:r w:rsidR="00785498" w:rsidRPr="0013159B">
        <w:rPr>
          <w:rFonts w:ascii="David" w:hAnsi="David" w:cs="David"/>
          <w:sz w:val="24"/>
          <w:szCs w:val="24"/>
          <w:highlight w:val="yellow"/>
          <w:lang w:val="en-GB"/>
        </w:rPr>
        <w:instrText>.","page":"129-135","publisher":"Elsevier Ltd","title":"Top-down modulation: Bridging selective attention and working memory","type":"article-journal","volume":"16"},"uris":["http://www.mendeley.com/documents/?uuid=bfe3c80c-31d5-4a26-ada5-dfe0bdd50469"]}],"mendeley":{"formattedCitation":"(Chun et al., 2010; Gazzaley &amp; Nobre, 2012)","plainTextFormattedCitation":"(Chun et al., 2010; Gazzaley &amp; Nobre, 2012)","previouslyFormattedCitation":"(Chun et al., 2010; Gazzaley &amp; Nobre, 2012)"},"properties":{"noteIndex":0},"schema":"https://github.com/citation-style-language/schema/raw/master/csl-citation.json"}</w:instrText>
      </w:r>
      <w:r w:rsidR="00277757" w:rsidRPr="006A4A9B">
        <w:rPr>
          <w:rFonts w:ascii="David" w:hAnsi="David" w:cs="David"/>
          <w:sz w:val="24"/>
          <w:szCs w:val="24"/>
          <w:highlight w:val="yellow"/>
          <w:lang w:val="en-GB"/>
        </w:rPr>
        <w:fldChar w:fldCharType="separate"/>
      </w:r>
      <w:r w:rsidR="001E2173" w:rsidRPr="006A4A9B">
        <w:rPr>
          <w:rFonts w:ascii="David" w:hAnsi="David" w:cs="David"/>
          <w:noProof/>
          <w:sz w:val="24"/>
          <w:szCs w:val="24"/>
          <w:highlight w:val="yellow"/>
          <w:lang w:val="en-GB"/>
        </w:rPr>
        <w:t>(Chun et al., 2010; Gazzaley &amp; Nobre, 2012)</w:t>
      </w:r>
      <w:r w:rsidR="00277757" w:rsidRPr="006A4A9B">
        <w:rPr>
          <w:rFonts w:ascii="David" w:hAnsi="David" w:cs="David"/>
          <w:sz w:val="24"/>
          <w:szCs w:val="24"/>
          <w:highlight w:val="yellow"/>
          <w:lang w:val="en-GB"/>
        </w:rPr>
        <w:fldChar w:fldCharType="end"/>
      </w:r>
      <w:r w:rsidR="00277757" w:rsidRPr="006A4A9B">
        <w:rPr>
          <w:rFonts w:ascii="David" w:hAnsi="David" w:cs="David"/>
          <w:sz w:val="24"/>
          <w:szCs w:val="24"/>
          <w:highlight w:val="yellow"/>
          <w:lang w:val="en-GB"/>
        </w:rPr>
        <w:t xml:space="preserve"> and</w:t>
      </w:r>
      <w:del w:id="149" w:author="0mer dar" w:date="2020-02-10T09:39:00Z">
        <w:r w:rsidR="00277757" w:rsidRPr="006A4A9B" w:rsidDel="00C739CD">
          <w:rPr>
            <w:rFonts w:ascii="David" w:hAnsi="David" w:cs="David"/>
            <w:sz w:val="24"/>
            <w:szCs w:val="24"/>
            <w:highlight w:val="yellow"/>
            <w:lang w:val="en-GB"/>
          </w:rPr>
          <w:delText>, some have argued, an</w:delText>
        </w:r>
      </w:del>
      <w:del w:id="150" w:author="0mer dar" w:date="2020-02-10T09:40:00Z">
        <w:r w:rsidR="00277757" w:rsidRPr="006A4A9B" w:rsidDel="00C739CD">
          <w:rPr>
            <w:rFonts w:ascii="David" w:hAnsi="David" w:cs="David"/>
            <w:sz w:val="24"/>
            <w:szCs w:val="24"/>
            <w:highlight w:val="yellow"/>
            <w:lang w:val="en-GB"/>
          </w:rPr>
          <w:delText xml:space="preserve"> </w:delText>
        </w:r>
        <w:r w:rsidR="00693E18" w:rsidRPr="0013159B" w:rsidDel="00C739CD">
          <w:rPr>
            <w:rFonts w:ascii="David" w:hAnsi="David" w:cs="David"/>
            <w:sz w:val="24"/>
            <w:szCs w:val="24"/>
            <w:highlight w:val="yellow"/>
            <w:lang w:val="en-GB"/>
          </w:rPr>
          <w:delText xml:space="preserve">may function </w:delText>
        </w:r>
      </w:del>
      <w:ins w:id="151" w:author="0mer dar" w:date="2020-02-10T09:40:00Z">
        <w:r w:rsidR="00C739CD" w:rsidRPr="0013159B">
          <w:rPr>
            <w:rFonts w:ascii="David" w:hAnsi="David" w:cs="David"/>
            <w:sz w:val="24"/>
            <w:szCs w:val="24"/>
            <w:highlight w:val="yellow"/>
            <w:lang w:val="en-GB"/>
          </w:rPr>
          <w:t xml:space="preserve"> </w:t>
        </w:r>
      </w:ins>
      <w:r w:rsidR="00693E18" w:rsidRPr="0013159B">
        <w:rPr>
          <w:rFonts w:ascii="David" w:hAnsi="David" w:cs="David"/>
          <w:sz w:val="24"/>
          <w:szCs w:val="24"/>
          <w:highlight w:val="yellow"/>
          <w:lang w:val="en-GB"/>
        </w:rPr>
        <w:t xml:space="preserve">as an </w:t>
      </w:r>
      <w:r w:rsidR="00277757" w:rsidRPr="0013159B">
        <w:rPr>
          <w:rFonts w:ascii="David" w:hAnsi="David" w:cs="David"/>
          <w:sz w:val="24"/>
          <w:szCs w:val="24"/>
          <w:highlight w:val="yellow"/>
          <w:lang w:val="en-GB"/>
        </w:rPr>
        <w:t xml:space="preserve">important interface between internal and external attention </w:t>
      </w:r>
      <w:r w:rsidR="00277757" w:rsidRPr="006A4A9B">
        <w:rPr>
          <w:rFonts w:ascii="David" w:hAnsi="David" w:cs="David"/>
          <w:sz w:val="24"/>
          <w:szCs w:val="24"/>
          <w:highlight w:val="yellow"/>
        </w:rPr>
        <w:fldChar w:fldCharType="begin" w:fldLock="1"/>
      </w:r>
      <w:r w:rsidR="00785498" w:rsidRPr="006A4A9B">
        <w:rPr>
          <w:rFonts w:ascii="David" w:hAnsi="David" w:cs="David"/>
          <w:sz w:val="24"/>
          <w:szCs w:val="24"/>
          <w:highlight w:val="yellow"/>
        </w:rPr>
        <w:instrText>ADDIN CSL_CITATION {"citationItems":[{"id":"ITEM-1","itemData":{"DOI":"10.1016/j.neuroimage.2005.02.026","author":[{"dropping-particle":"","family":"Lepsien","given":"J","non-dropping-particle":"","parse-names":false,"suffix":""},{"dropping-particle":"","family":"Griffin","given":"T Ivan C","non-dropping-particle":"","parse-names":false,"suffix"</w:instrText>
      </w:r>
      <w:r w:rsidR="00785498" w:rsidRPr="0013159B">
        <w:rPr>
          <w:rFonts w:ascii="David" w:hAnsi="David" w:cs="David"/>
          <w:sz w:val="24"/>
          <w:szCs w:val="24"/>
          <w:highlight w:val="yellow"/>
        </w:rPr>
        <w:instrText>:""},{"dropping-particle":"","family":"Devlin","given":"Joseph T","non-dropping-particle":"","parse-names":false,"suffix":""},{"dropping-particle":"","family":"Nobre","given":"Anna C","non-dropping-particle":"","parse-names":false,"suffix":""}],"id":"ITEM-1","issued":{"date-parts":[["2005"]]},"page":"733-743","title":"Directing spatial attention in mental representations : Interactions between attentional orienting and working-memory load","type":"article-journal","volume":"26"},"uris":["http://www.mendeley.com/documents/?uuid=4892b8ce-ebde-49fc-857b-bf737a1c76ab"]}],"mendeley":{"formattedCitation":"(Lepsien, Griffin, Devlin, &amp; Nobre, 2005)","plainTextFormattedCitation":"(Lepsien, Griffin, Devlin, &amp; Nobre, 2005)","previouslyFormattedCitation":"(Lepsien, Griffin, Devlin, &amp; Nobre, 2005)"},"properties":{"noteIndex":0},"schema":"https://github.com/citation-style-language/schema/raw/master/csl-citation.json"}</w:instrText>
      </w:r>
      <w:r w:rsidR="00277757" w:rsidRPr="006A4A9B">
        <w:rPr>
          <w:rFonts w:ascii="David" w:hAnsi="David" w:cs="David"/>
          <w:sz w:val="24"/>
          <w:szCs w:val="24"/>
          <w:highlight w:val="yellow"/>
        </w:rPr>
        <w:fldChar w:fldCharType="separate"/>
      </w:r>
      <w:r w:rsidR="001E2173" w:rsidRPr="006A4A9B">
        <w:rPr>
          <w:rFonts w:ascii="David" w:hAnsi="David" w:cs="David"/>
          <w:noProof/>
          <w:sz w:val="24"/>
          <w:szCs w:val="24"/>
          <w:highlight w:val="yellow"/>
        </w:rPr>
        <w:t>(Lepsien, Griffin, Devlin, &amp; Nobre, 2005)</w:t>
      </w:r>
      <w:r w:rsidR="00277757" w:rsidRPr="006A4A9B">
        <w:rPr>
          <w:rFonts w:ascii="David" w:hAnsi="David" w:cs="David"/>
          <w:sz w:val="24"/>
          <w:szCs w:val="24"/>
          <w:highlight w:val="yellow"/>
        </w:rPr>
        <w:fldChar w:fldCharType="end"/>
      </w:r>
      <w:r w:rsidR="00277757" w:rsidRPr="006A4A9B">
        <w:rPr>
          <w:rFonts w:ascii="David" w:hAnsi="David" w:cs="David"/>
          <w:sz w:val="24"/>
          <w:szCs w:val="24"/>
          <w:highlight w:val="yellow"/>
        </w:rPr>
        <w:t xml:space="preserve">. </w:t>
      </w:r>
      <w:del w:id="152" w:author="0mer dar" w:date="2020-02-03T11:39:00Z">
        <w:r w:rsidR="00277757" w:rsidRPr="006A4A9B" w:rsidDel="00E578A6">
          <w:rPr>
            <w:rFonts w:ascii="David" w:hAnsi="David" w:cs="David"/>
            <w:sz w:val="24"/>
            <w:szCs w:val="24"/>
            <w:highlight w:val="yellow"/>
            <w:lang w:val="en-GB"/>
          </w:rPr>
          <w:delText xml:space="preserve">In the absence of sensory external input, </w:delText>
        </w:r>
        <w:r w:rsidR="00693E18" w:rsidRPr="006A4A9B" w:rsidDel="00E578A6">
          <w:rPr>
            <w:rFonts w:ascii="David" w:hAnsi="David" w:cs="David"/>
            <w:sz w:val="24"/>
            <w:szCs w:val="24"/>
            <w:highlight w:val="yellow"/>
            <w:lang w:val="en-GB"/>
          </w:rPr>
          <w:delText>working memory</w:delText>
        </w:r>
        <w:r w:rsidR="00693E18" w:rsidRPr="0013159B" w:rsidDel="00E578A6">
          <w:rPr>
            <w:rFonts w:ascii="David" w:hAnsi="David" w:cs="David"/>
            <w:b/>
            <w:bCs/>
            <w:sz w:val="24"/>
            <w:szCs w:val="24"/>
            <w:highlight w:val="yellow"/>
            <w:lang w:val="en-GB"/>
          </w:rPr>
          <w:delText xml:space="preserve"> </w:delText>
        </w:r>
        <w:r w:rsidR="00277757" w:rsidRPr="0013159B" w:rsidDel="00E578A6">
          <w:rPr>
            <w:rFonts w:ascii="David" w:hAnsi="David" w:cs="David"/>
            <w:sz w:val="24"/>
            <w:szCs w:val="24"/>
            <w:highlight w:val="yellow"/>
          </w:rPr>
          <w:delText xml:space="preserve">enables </w:delText>
        </w:r>
        <w:r w:rsidR="00693E18" w:rsidRPr="0013159B" w:rsidDel="00E578A6">
          <w:rPr>
            <w:rFonts w:ascii="David" w:hAnsi="David" w:cs="David"/>
            <w:sz w:val="24"/>
            <w:szCs w:val="24"/>
            <w:highlight w:val="yellow"/>
          </w:rPr>
          <w:delText xml:space="preserve">the preservation </w:delText>
        </w:r>
        <w:r w:rsidR="00277757" w:rsidRPr="0013159B" w:rsidDel="00E578A6">
          <w:rPr>
            <w:rFonts w:ascii="David" w:hAnsi="David" w:cs="David"/>
            <w:sz w:val="24"/>
            <w:szCs w:val="24"/>
            <w:highlight w:val="yellow"/>
          </w:rPr>
          <w:delText>and manipulat</w:delText>
        </w:r>
        <w:r w:rsidR="00693E18" w:rsidRPr="0013159B" w:rsidDel="00E578A6">
          <w:rPr>
            <w:rFonts w:ascii="David" w:hAnsi="David" w:cs="David"/>
            <w:sz w:val="24"/>
            <w:szCs w:val="24"/>
            <w:highlight w:val="yellow"/>
          </w:rPr>
          <w:delText>ion of</w:delText>
        </w:r>
        <w:r w:rsidR="00277757" w:rsidRPr="0013159B" w:rsidDel="00E578A6">
          <w:rPr>
            <w:rFonts w:ascii="David" w:hAnsi="David" w:cs="David"/>
            <w:sz w:val="24"/>
            <w:szCs w:val="24"/>
            <w:highlight w:val="yellow"/>
          </w:rPr>
          <w:delText xml:space="preserve"> visual and </w:delText>
        </w:r>
        <w:r w:rsidR="00B15889" w:rsidRPr="0013159B" w:rsidDel="00E578A6">
          <w:rPr>
            <w:rFonts w:ascii="David" w:hAnsi="David" w:cs="David"/>
            <w:sz w:val="24"/>
            <w:szCs w:val="24"/>
            <w:highlight w:val="yellow"/>
          </w:rPr>
          <w:delText xml:space="preserve">verbal </w:delText>
        </w:r>
        <w:r w:rsidR="00277757" w:rsidRPr="0013159B" w:rsidDel="00E578A6">
          <w:rPr>
            <w:rFonts w:ascii="David" w:hAnsi="David" w:cs="David"/>
            <w:sz w:val="24"/>
            <w:szCs w:val="24"/>
            <w:highlight w:val="yellow"/>
          </w:rPr>
          <w:delText xml:space="preserve">information of limited capacity for a short time </w:delText>
        </w:r>
        <w:r w:rsidR="00277757" w:rsidRPr="006A4A9B" w:rsidDel="00E578A6">
          <w:rPr>
            <w:rFonts w:ascii="David" w:hAnsi="David" w:cs="David"/>
            <w:sz w:val="24"/>
            <w:szCs w:val="24"/>
            <w:highlight w:val="yellow"/>
          </w:rPr>
          <w:fldChar w:fldCharType="begin" w:fldLock="1"/>
        </w:r>
        <w:r w:rsidR="00EB08E7" w:rsidRPr="006A4A9B" w:rsidDel="00E578A6">
          <w:rPr>
            <w:rFonts w:ascii="David" w:hAnsi="David" w:cs="David"/>
            <w:sz w:val="24"/>
            <w:szCs w:val="24"/>
            <w:highlight w:val="yellow"/>
          </w:rPr>
          <w:delInstrText>ADDIN CSL_CITATION {"citationItems":[{"id":"ITEM-1","itemData":{"author":[{"dropping-particle":"","family":"Smith","given":"Edward E","non-dropping-particle":"","parse-names":false,"suffix":""},{"dropping-particle":"","family":"Jonides","given":"John","non-dropping-particle":"","parse-names":false,"suffix":""}],"id":"ITEM-1","issue":"MARCH","issued":{"date-parts":[["1999"]]},"page":"1657-1662","title"</w:delInstrText>
        </w:r>
        <w:r w:rsidR="00EB08E7" w:rsidRPr="0013159B" w:rsidDel="00E578A6">
          <w:rPr>
            <w:rFonts w:ascii="David" w:hAnsi="David" w:cs="David"/>
            <w:sz w:val="24"/>
            <w:szCs w:val="24"/>
            <w:highlight w:val="yellow"/>
          </w:rPr>
          <w:delInstrText>:"Storage and Executive Processes in the Frontal Lobes","type":"article-journal","volume":"283"},"uris":["http://www.mendeley.com/documents/?uuid=193dcce5-c754-4236-bafb-905b178531f0"]},{"id":"ITEM-2","itemData":{"DOI":"10.1016/j.tics.2017.03.010","ISBN":"1879-307X (Electronic) 1364-6613 (Linking)","ISSN":"1879307X","PMID":"28454719","abstract":"Working memory (WM) has limited capacity. This leaves attention with the important role of allowing into storage only the most relevant information. It is increasingly evident that attention is equally crucial for prioritizing representations within WM as the importance of individual items changes. Retrospective prioritization has been proposed to result from a focus of internal attention highlighting one of several representations. Here, we suggest an updated model, in which prioritization acts in multiple steps: first orienting towards and selecting a memory, and then reconfiguring its representational state in the service of upcoming task demands. Reconfiguration sets up an optimized perception–action mapping, obviating the need for sustained attention. This view is consistent with recent literature, makes testable predictions, and links WM with task switching and action preparation.","author":[{"dropping-particle":"","family":"Myers","given":"Nicholas E.","non-dropping-particle":"","parse-names":false,"suffix":""},{"dropping-particle":"","family":"Stokes","given":"Mark G.","non-dropping-particle":"","parse-names":false,"suffix":""},{"dropping-particle":"","family":"Nobre","given":"Anna C.","non-dropping-particle":"","parse-names":false,"suffix":""}],"container-title":"Trends in Cognitive Sciences","id":"ITEM-2","issue":"6","issued":{"date-parts":[["2017"]]},"note":"</w:delInstrText>
        </w:r>
        <w:r w:rsidR="00EB08E7" w:rsidRPr="0013159B" w:rsidDel="00E578A6">
          <w:rPr>
            <w:rFonts w:ascii="David" w:hAnsi="David" w:cs="David"/>
            <w:sz w:val="24"/>
            <w:szCs w:val="24"/>
            <w:highlight w:val="yellow"/>
            <w:rtl/>
          </w:rPr>
          <w:delInstrText>לישיבת מעבדה 19.03</w:delInstrText>
        </w:r>
        <w:r w:rsidR="00EB08E7" w:rsidRPr="0013159B" w:rsidDel="00E578A6">
          <w:rPr>
            <w:rFonts w:ascii="David" w:hAnsi="David" w:cs="David"/>
            <w:sz w:val="24"/>
            <w:szCs w:val="24"/>
            <w:highlight w:val="yellow"/>
          </w:rPr>
          <w:delInstrText>\n\n</w:delInstrText>
        </w:r>
        <w:r w:rsidR="00EB08E7" w:rsidRPr="0013159B" w:rsidDel="00E578A6">
          <w:rPr>
            <w:rFonts w:ascii="David" w:hAnsi="David" w:cs="David"/>
            <w:sz w:val="24"/>
            <w:szCs w:val="24"/>
            <w:highlight w:val="yellow"/>
            <w:rtl/>
          </w:rPr>
          <w:delInstrText>מה אפשר ללמד מקשר חיצוני לקשב פנימי</w:delInstrText>
        </w:r>
        <w:r w:rsidR="00EB08E7" w:rsidRPr="0013159B" w:rsidDel="00E578A6">
          <w:rPr>
            <w:rFonts w:ascii="David" w:hAnsi="David" w:cs="David"/>
            <w:sz w:val="24"/>
            <w:szCs w:val="24"/>
            <w:highlight w:val="yellow"/>
          </w:rPr>
          <w:delInstrText>\n</w:delInstrText>
        </w:r>
        <w:r w:rsidR="00EB08E7" w:rsidRPr="0013159B" w:rsidDel="00E578A6">
          <w:rPr>
            <w:rFonts w:ascii="David" w:hAnsi="David" w:cs="David"/>
            <w:sz w:val="24"/>
            <w:szCs w:val="24"/>
            <w:highlight w:val="yellow"/>
            <w:rtl/>
          </w:rPr>
          <w:delInstrText>דגש על</w:delInstrText>
        </w:r>
        <w:r w:rsidR="00EB08E7" w:rsidRPr="0013159B" w:rsidDel="00E578A6">
          <w:rPr>
            <w:rFonts w:ascii="David" w:hAnsi="David" w:cs="David"/>
            <w:sz w:val="24"/>
            <w:szCs w:val="24"/>
            <w:highlight w:val="yellow"/>
          </w:rPr>
          <w:delInstrText xml:space="preserve"> WM </w:delInstrText>
        </w:r>
        <w:r w:rsidR="00EB08E7" w:rsidRPr="0013159B" w:rsidDel="00E578A6">
          <w:rPr>
            <w:rFonts w:ascii="David" w:hAnsi="David" w:cs="David"/>
            <w:sz w:val="24"/>
            <w:szCs w:val="24"/>
            <w:highlight w:val="yellow"/>
            <w:rtl/>
          </w:rPr>
          <w:delInstrText>וקשב פנימי</w:delInstrText>
        </w:r>
        <w:r w:rsidR="00EB08E7" w:rsidRPr="0013159B" w:rsidDel="00E578A6">
          <w:rPr>
            <w:rFonts w:ascii="David" w:hAnsi="David" w:cs="David"/>
            <w:sz w:val="24"/>
            <w:szCs w:val="24"/>
            <w:highlight w:val="yellow"/>
          </w:rPr>
          <w:delInstrText xml:space="preserve"> \n**</w:delInstrText>
        </w:r>
        <w:r w:rsidR="00EB08E7" w:rsidRPr="0013159B" w:rsidDel="00E578A6">
          <w:rPr>
            <w:rFonts w:ascii="David" w:hAnsi="David" w:cs="David"/>
            <w:sz w:val="24"/>
            <w:szCs w:val="24"/>
            <w:highlight w:val="yellow"/>
            <w:rtl/>
          </w:rPr>
          <w:delInstrText>לקשר למאמר הקודם שלה</w:delInstrText>
        </w:r>
        <w:r w:rsidR="00EB08E7" w:rsidRPr="0013159B" w:rsidDel="00E578A6">
          <w:rPr>
            <w:rFonts w:ascii="David" w:hAnsi="David" w:cs="David"/>
            <w:sz w:val="24"/>
            <w:szCs w:val="24"/>
            <w:highlight w:val="yellow"/>
          </w:rPr>
          <w:delInstrText>. \n**</w:delInstrText>
        </w:r>
        <w:r w:rsidR="00EB08E7" w:rsidRPr="0013159B" w:rsidDel="00E578A6">
          <w:rPr>
            <w:rFonts w:ascii="David" w:hAnsi="David" w:cs="David"/>
            <w:sz w:val="24"/>
            <w:szCs w:val="24"/>
            <w:highlight w:val="yellow"/>
            <w:rtl/>
          </w:rPr>
          <w:delInstrText>להתייחס לסימוכין כאן</w:delInstrText>
        </w:r>
        <w:r w:rsidR="00EB08E7" w:rsidRPr="0013159B" w:rsidDel="00E578A6">
          <w:rPr>
            <w:rFonts w:ascii="David" w:hAnsi="David" w:cs="David"/>
            <w:sz w:val="24"/>
            <w:szCs w:val="24"/>
            <w:highlight w:val="yellow"/>
          </w:rPr>
          <w:delInstrText xml:space="preserve"> \n</w:delInstrText>
        </w:r>
        <w:r w:rsidR="00EB08E7" w:rsidRPr="0013159B" w:rsidDel="00E578A6">
          <w:rPr>
            <w:rFonts w:ascii="David" w:hAnsi="David" w:cs="David"/>
            <w:sz w:val="24"/>
            <w:szCs w:val="24"/>
            <w:highlight w:val="yellow"/>
            <w:rtl/>
          </w:rPr>
          <w:delInstrText>תעדוף אינפורמציה ב</w:delInstrText>
        </w:r>
        <w:r w:rsidR="00EB08E7" w:rsidRPr="0013159B" w:rsidDel="00E578A6">
          <w:rPr>
            <w:rFonts w:ascii="David" w:hAnsi="David" w:cs="David"/>
            <w:sz w:val="24"/>
            <w:szCs w:val="24"/>
            <w:highlight w:val="yellow"/>
          </w:rPr>
          <w:delInstrText xml:space="preserve">-WM: </w:delInstrText>
        </w:r>
        <w:r w:rsidR="00EB08E7" w:rsidRPr="0013159B" w:rsidDel="00E578A6">
          <w:rPr>
            <w:rFonts w:ascii="David" w:hAnsi="David" w:cs="David"/>
            <w:sz w:val="24"/>
            <w:szCs w:val="24"/>
            <w:highlight w:val="yellow"/>
            <w:rtl/>
          </w:rPr>
          <w:delInstrText>מעבר להשהיית קשב</w:delInstrText>
        </w:r>
        <w:r w:rsidR="00EB08E7" w:rsidRPr="0013159B" w:rsidDel="00E578A6">
          <w:rPr>
            <w:rFonts w:ascii="David" w:hAnsi="David" w:cs="David"/>
            <w:sz w:val="24"/>
            <w:szCs w:val="24"/>
            <w:highlight w:val="yellow"/>
          </w:rPr>
          <w:delInstrText xml:space="preserve"> \n","page":"449-461","publisher":"Elsevier Ltd","title":"Prioritizing Information during Working Memory: Beyond Sustained Internal Attention","type":"article-journal","volume":"21"},"uris":["http://www.mendeley.com/documents/?uuid=06056ba9-aab6-4a34-b85a-9c3ee41191cb"]}],"mendeley":{"formattedCitation":"(Myers, Stokes, &amp; Nobre, 2017; Smith &amp; Jonides, 1999)","plainTextFormattedCitation":"(Myers, Stokes, &amp; Nobre, 2017; Smith &amp; Jonides, 1999)","previouslyFormattedCitation":"(Myers, Stokes, &amp; Nobre, 2017; Smith &amp; Jonides, 1999)"},"properties":{"noteIndex":0},"schema":"https://github.com/citation-style-language/schema/raw/master/csl-citation.json"}</w:delInstrText>
        </w:r>
        <w:r w:rsidR="00277757" w:rsidRPr="006A4A9B" w:rsidDel="00E578A6">
          <w:rPr>
            <w:rFonts w:ascii="David" w:hAnsi="David" w:cs="David"/>
            <w:sz w:val="24"/>
            <w:szCs w:val="24"/>
            <w:highlight w:val="yellow"/>
          </w:rPr>
          <w:fldChar w:fldCharType="separate"/>
        </w:r>
        <w:r w:rsidR="00897CAA" w:rsidRPr="006A4A9B" w:rsidDel="00E578A6">
          <w:rPr>
            <w:rFonts w:ascii="David" w:hAnsi="David" w:cs="David"/>
            <w:noProof/>
            <w:sz w:val="24"/>
            <w:szCs w:val="24"/>
            <w:highlight w:val="yellow"/>
          </w:rPr>
          <w:delText>(Myers, Stokes, &amp; Nobre, 2017; Smith &amp; Jonides, 1999)</w:delText>
        </w:r>
        <w:r w:rsidR="00277757" w:rsidRPr="006A4A9B" w:rsidDel="00E578A6">
          <w:rPr>
            <w:rFonts w:ascii="David" w:hAnsi="David" w:cs="David"/>
            <w:sz w:val="24"/>
            <w:szCs w:val="24"/>
            <w:highlight w:val="yellow"/>
          </w:rPr>
          <w:fldChar w:fldCharType="end"/>
        </w:r>
        <w:r w:rsidR="00277757" w:rsidRPr="006A4A9B" w:rsidDel="00E578A6">
          <w:rPr>
            <w:rFonts w:ascii="David" w:hAnsi="David" w:cs="David"/>
            <w:sz w:val="24"/>
            <w:szCs w:val="24"/>
            <w:highlight w:val="yellow"/>
          </w:rPr>
          <w:delText>.</w:delText>
        </w:r>
        <w:r w:rsidR="00B15889" w:rsidRPr="006A4A9B" w:rsidDel="00E578A6">
          <w:rPr>
            <w:rFonts w:ascii="David" w:hAnsi="David" w:cs="David"/>
            <w:sz w:val="24"/>
            <w:szCs w:val="24"/>
          </w:rPr>
          <w:delText xml:space="preserve"> </w:delText>
        </w:r>
      </w:del>
      <w:r w:rsidR="00F10928" w:rsidRPr="006A4A9B">
        <w:rPr>
          <w:rFonts w:ascii="David" w:hAnsi="David" w:cs="David"/>
          <w:sz w:val="24"/>
          <w:szCs w:val="24"/>
        </w:rPr>
        <w:t>D</w:t>
      </w:r>
      <w:r w:rsidR="00A16859" w:rsidRPr="0013159B">
        <w:rPr>
          <w:rFonts w:ascii="David" w:hAnsi="David" w:cs="David"/>
          <w:sz w:val="24"/>
          <w:szCs w:val="24"/>
        </w:rPr>
        <w:t>ue t</w:t>
      </w:r>
      <w:r w:rsidR="00277757" w:rsidRPr="0013159B">
        <w:rPr>
          <w:rFonts w:ascii="David" w:hAnsi="David" w:cs="David"/>
          <w:sz w:val="24"/>
          <w:szCs w:val="24"/>
        </w:rPr>
        <w:t xml:space="preserve">o the limited capacity of </w:t>
      </w:r>
      <w:r w:rsidR="00693E18" w:rsidRPr="0013159B">
        <w:rPr>
          <w:rFonts w:ascii="David" w:hAnsi="David" w:cs="David"/>
          <w:sz w:val="24"/>
          <w:szCs w:val="24"/>
        </w:rPr>
        <w:t>working memory</w:t>
      </w:r>
      <w:r w:rsidR="00277757" w:rsidRPr="0013159B">
        <w:rPr>
          <w:rFonts w:ascii="David" w:hAnsi="David" w:cs="David"/>
          <w:sz w:val="24"/>
          <w:szCs w:val="24"/>
        </w:rPr>
        <w:t xml:space="preserve">, a central executive mechanism prioritizes which information is encoded and maintained in </w:t>
      </w:r>
      <w:ins w:id="153" w:author="0mer dar" w:date="2020-02-10T09:41:00Z">
        <w:r w:rsidR="00BC44D1" w:rsidRPr="0013159B">
          <w:rPr>
            <w:rFonts w:ascii="David" w:hAnsi="David" w:cs="David"/>
            <w:sz w:val="24"/>
            <w:szCs w:val="24"/>
            <w:lang w:val="en-GB"/>
          </w:rPr>
          <w:t xml:space="preserve">Working memory </w:t>
        </w:r>
      </w:ins>
      <w:del w:id="154" w:author="0mer dar" w:date="2020-02-10T09:41:00Z">
        <w:r w:rsidR="00277757" w:rsidRPr="0013159B" w:rsidDel="00BC44D1">
          <w:rPr>
            <w:rFonts w:ascii="David" w:hAnsi="David" w:cs="David"/>
            <w:sz w:val="24"/>
            <w:szCs w:val="24"/>
          </w:rPr>
          <w:delText xml:space="preserve">WM </w:delText>
        </w:r>
      </w:del>
      <w:r w:rsidR="00277757" w:rsidRPr="0013159B">
        <w:rPr>
          <w:rFonts w:ascii="David" w:hAnsi="David" w:cs="David"/>
          <w:sz w:val="24"/>
          <w:szCs w:val="24"/>
        </w:rPr>
        <w:t>(Baddeley 1992)</w:t>
      </w:r>
      <w:r w:rsidR="00A16859" w:rsidRPr="0013159B">
        <w:rPr>
          <w:rFonts w:ascii="David" w:hAnsi="David" w:cs="David"/>
          <w:sz w:val="24"/>
          <w:szCs w:val="24"/>
        </w:rPr>
        <w:t>.</w:t>
      </w:r>
      <w:r w:rsidR="00277757" w:rsidRPr="0013159B">
        <w:rPr>
          <w:rFonts w:ascii="David" w:hAnsi="David" w:cs="David"/>
          <w:sz w:val="24"/>
          <w:szCs w:val="24"/>
        </w:rPr>
        <w:t xml:space="preserve"> </w:t>
      </w:r>
      <w:r w:rsidR="00A16859" w:rsidRPr="0013159B">
        <w:rPr>
          <w:rFonts w:ascii="David" w:hAnsi="David" w:cs="David"/>
          <w:sz w:val="24"/>
          <w:szCs w:val="24"/>
        </w:rPr>
        <w:t>Here, it is critical to distinguish</w:t>
      </w:r>
      <w:r w:rsidR="005F169A" w:rsidRPr="0013159B">
        <w:rPr>
          <w:rFonts w:ascii="David" w:hAnsi="David" w:cs="David"/>
          <w:sz w:val="24"/>
          <w:szCs w:val="24"/>
        </w:rPr>
        <w:t xml:space="preserve"> between</w:t>
      </w:r>
      <w:r w:rsidR="00A16859" w:rsidRPr="0013159B">
        <w:rPr>
          <w:rFonts w:ascii="David" w:hAnsi="David" w:cs="David"/>
          <w:sz w:val="24"/>
          <w:szCs w:val="24"/>
        </w:rPr>
        <w:t xml:space="preserve"> the component(s) of </w:t>
      </w:r>
      <w:ins w:id="155" w:author="0mer dar" w:date="2020-02-10T09:41:00Z">
        <w:r w:rsidR="00BC44D1" w:rsidRPr="0013159B">
          <w:rPr>
            <w:rFonts w:ascii="David" w:hAnsi="David" w:cs="David"/>
            <w:sz w:val="24"/>
            <w:szCs w:val="24"/>
            <w:lang w:val="en-GB"/>
          </w:rPr>
          <w:t xml:space="preserve">Working memory </w:t>
        </w:r>
      </w:ins>
      <w:del w:id="156" w:author="0mer dar" w:date="2020-02-10T09:41:00Z">
        <w:r w:rsidR="00A16859" w:rsidRPr="0013159B" w:rsidDel="00BC44D1">
          <w:rPr>
            <w:rFonts w:ascii="David" w:hAnsi="David" w:cs="David"/>
            <w:sz w:val="24"/>
            <w:szCs w:val="24"/>
          </w:rPr>
          <w:delText xml:space="preserve">WM </w:delText>
        </w:r>
      </w:del>
      <w:r w:rsidR="00A16859" w:rsidRPr="0013159B">
        <w:rPr>
          <w:rFonts w:ascii="David" w:hAnsi="David" w:cs="David"/>
          <w:sz w:val="24"/>
          <w:szCs w:val="24"/>
        </w:rPr>
        <w:t>that interact with</w:t>
      </w:r>
      <w:r w:rsidR="00682ACA" w:rsidRPr="0013159B">
        <w:rPr>
          <w:rFonts w:ascii="David" w:hAnsi="David" w:cs="David"/>
          <w:sz w:val="24"/>
          <w:szCs w:val="24"/>
        </w:rPr>
        <w:t>,</w:t>
      </w:r>
      <w:r w:rsidR="00A16859" w:rsidRPr="0013159B">
        <w:rPr>
          <w:rFonts w:ascii="David" w:hAnsi="David" w:cs="David"/>
          <w:sz w:val="24"/>
          <w:szCs w:val="24"/>
        </w:rPr>
        <w:t xml:space="preserve"> </w:t>
      </w:r>
      <w:r w:rsidR="00A16859" w:rsidRPr="0013159B">
        <w:rPr>
          <w:rFonts w:ascii="David" w:hAnsi="David" w:cs="David"/>
          <w:sz w:val="24"/>
          <w:szCs w:val="24"/>
        </w:rPr>
        <w:lastRenderedPageBreak/>
        <w:t>but are entirely distinct from</w:t>
      </w:r>
      <w:r w:rsidR="00682ACA" w:rsidRPr="0013159B">
        <w:rPr>
          <w:rFonts w:ascii="David" w:hAnsi="David" w:cs="David"/>
          <w:sz w:val="24"/>
          <w:szCs w:val="24"/>
        </w:rPr>
        <w:t>,</w:t>
      </w:r>
      <w:r w:rsidR="00A16859" w:rsidRPr="0013159B">
        <w:rPr>
          <w:rFonts w:ascii="David" w:hAnsi="David" w:cs="David"/>
          <w:sz w:val="24"/>
          <w:szCs w:val="24"/>
        </w:rPr>
        <w:t xml:space="preserve"> internal attention –</w:t>
      </w:r>
      <w:r w:rsidR="00101524" w:rsidRPr="0013159B">
        <w:rPr>
          <w:rFonts w:ascii="David" w:hAnsi="David" w:cs="David"/>
          <w:sz w:val="24"/>
          <w:szCs w:val="24"/>
        </w:rPr>
        <w:t xml:space="preserve"> </w:t>
      </w:r>
      <w:r w:rsidR="00A16859" w:rsidRPr="0013159B">
        <w:rPr>
          <w:rFonts w:ascii="David" w:hAnsi="David" w:cs="David"/>
          <w:sz w:val="24"/>
          <w:szCs w:val="24"/>
        </w:rPr>
        <w:t>memory</w:t>
      </w:r>
      <w:r w:rsidR="00B73741" w:rsidRPr="0013159B">
        <w:rPr>
          <w:rFonts w:ascii="David" w:hAnsi="David" w:cs="David"/>
          <w:sz w:val="24"/>
          <w:szCs w:val="24"/>
        </w:rPr>
        <w:t xml:space="preserve"> capacity and the </w:t>
      </w:r>
      <w:r w:rsidR="00A16859" w:rsidRPr="0013159B">
        <w:rPr>
          <w:rFonts w:ascii="David" w:hAnsi="David" w:cs="David"/>
          <w:sz w:val="24"/>
          <w:szCs w:val="24"/>
        </w:rPr>
        <w:t xml:space="preserve">processes of encoding, </w:t>
      </w:r>
      <w:r w:rsidR="00B15889" w:rsidRPr="0013159B">
        <w:rPr>
          <w:rFonts w:ascii="David" w:hAnsi="David" w:cs="David"/>
          <w:sz w:val="24"/>
          <w:szCs w:val="24"/>
        </w:rPr>
        <w:t>maintenance and retrieval</w:t>
      </w:r>
      <w:r w:rsidR="00A16859" w:rsidRPr="0013159B">
        <w:rPr>
          <w:rFonts w:ascii="David" w:hAnsi="David" w:cs="David"/>
          <w:sz w:val="24"/>
          <w:szCs w:val="24"/>
        </w:rPr>
        <w:t xml:space="preserve"> </w:t>
      </w:r>
      <w:r w:rsidR="006B68C7"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{"citationItems":[{"id":"ITEM-1","itemData":{"DOI":"10.1146/annurev.psych.093008.100427","ISBN":"1545-2085 (Electronic)\\n0066-4308 (Linking)","ISSN":"0066-4308","PMID":"19575619","abstract":"Attention is a core property of all perceptual and cognitive ope</w:instrText>
      </w:r>
      <w:r w:rsidR="00785498" w:rsidRPr="0013159B">
        <w:rPr>
          <w:rFonts w:ascii="David" w:hAnsi="David" w:cs="David"/>
          <w:sz w:val="24"/>
          <w:szCs w:val="24"/>
        </w:rPr>
        <w:instrText>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 — 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B.","non-dropping-particle":"","parse-names":false,"suffix":""}],"container-title":"Ssrn","id":"ITEM-1","issued":{"date-parts":[["2010"]]},"note":"</w:instrText>
      </w:r>
      <w:r w:rsidR="00785498" w:rsidRPr="0013159B">
        <w:rPr>
          <w:rFonts w:ascii="David" w:hAnsi="David" w:cs="David"/>
          <w:sz w:val="24"/>
          <w:szCs w:val="24"/>
          <w:rtl/>
        </w:rPr>
        <w:instrText>מהסימוכין של יפתח - צ'ון</w:instrText>
      </w:r>
      <w:r w:rsidR="00785498" w:rsidRPr="0013159B">
        <w:rPr>
          <w:rFonts w:ascii="David" w:hAnsi="David" w:cs="David"/>
          <w:sz w:val="24"/>
          <w:szCs w:val="24"/>
        </w:rPr>
        <w:instrText>\n</w:instrText>
      </w:r>
      <w:r w:rsidR="00785498" w:rsidRPr="0013159B">
        <w:rPr>
          <w:rFonts w:ascii="David" w:hAnsi="David" w:cs="David"/>
          <w:sz w:val="24"/>
          <w:szCs w:val="24"/>
          <w:rtl/>
        </w:rPr>
        <w:instrText>טקסומוניה של קשב חיצוני ופנימי</w:instrText>
      </w:r>
      <w:r w:rsidR="00785498" w:rsidRPr="0013159B">
        <w:rPr>
          <w:rFonts w:ascii="David" w:hAnsi="David" w:cs="David"/>
          <w:sz w:val="24"/>
          <w:szCs w:val="24"/>
        </w:rPr>
        <w:instrText xml:space="preserve"> \n2011\n</w:instrText>
      </w:r>
      <w:r w:rsidR="00785498" w:rsidRPr="0013159B">
        <w:rPr>
          <w:rFonts w:ascii="David" w:hAnsi="David" w:cs="David"/>
          <w:sz w:val="24"/>
          <w:szCs w:val="24"/>
          <w:rtl/>
        </w:rPr>
        <w:instrText>קשב - קבולת מוגבלת, סלקציה, מודולציה והשהיית פוקוס על מידע רלבנטי להתנהגות</w:instrText>
      </w:r>
      <w:r w:rsidR="00785498" w:rsidRPr="0013159B">
        <w:rPr>
          <w:rFonts w:ascii="David" w:hAnsi="David" w:cs="David"/>
          <w:sz w:val="24"/>
          <w:szCs w:val="24"/>
        </w:rPr>
        <w:instrText>.\n</w:instrText>
      </w:r>
      <w:r w:rsidR="00785498" w:rsidRPr="0013159B">
        <w:rPr>
          <w:rFonts w:ascii="David" w:hAnsi="David" w:cs="David"/>
          <w:sz w:val="24"/>
          <w:szCs w:val="24"/>
          <w:rtl/>
        </w:rPr>
        <w:instrText>טקסונומיה המתבססת על המטרות אליהן מוכוון הקשב, המבחינה בין גירוי חיצוני לפנימי</w:instrText>
      </w:r>
      <w:r w:rsidR="00785498" w:rsidRPr="0013159B">
        <w:rPr>
          <w:rFonts w:ascii="David" w:hAnsi="David" w:cs="David"/>
          <w:sz w:val="24"/>
          <w:szCs w:val="24"/>
        </w:rPr>
        <w:instrText>.\n</w:instrText>
      </w:r>
      <w:r w:rsidR="00785498" w:rsidRPr="0013159B">
        <w:rPr>
          <w:rFonts w:ascii="David" w:hAnsi="David" w:cs="David"/>
          <w:sz w:val="24"/>
          <w:szCs w:val="24"/>
          <w:rtl/>
        </w:rPr>
        <w:instrText>חיצוני - מידע סנסורי, מקומות במרחב, נקודות זמן, מודולריות</w:instrText>
      </w:r>
      <w:r w:rsidR="00785498" w:rsidRPr="0013159B">
        <w:rPr>
          <w:rFonts w:ascii="David" w:hAnsi="David" w:cs="David"/>
          <w:sz w:val="24"/>
          <w:szCs w:val="24"/>
        </w:rPr>
        <w:instrText>.?\n</w:instrText>
      </w:r>
      <w:r w:rsidR="00785498" w:rsidRPr="0013159B">
        <w:rPr>
          <w:rFonts w:ascii="David" w:hAnsi="David" w:cs="David"/>
          <w:sz w:val="24"/>
          <w:szCs w:val="24"/>
          <w:rtl/>
        </w:rPr>
        <w:instrText>פנימי - סלקציה, מודולציה ושימור מידע</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פנימי, משחקי תפקידים, תגובות זכרן ארוך טווח או</w:instrText>
      </w:r>
      <w:r w:rsidR="00785498" w:rsidRPr="0013159B">
        <w:rPr>
          <w:rFonts w:ascii="David" w:hAnsi="David" w:cs="David"/>
          <w:sz w:val="24"/>
          <w:szCs w:val="24"/>
        </w:rPr>
        <w:instrText xml:space="preserve"> WM.\nWM - </w:instrText>
      </w:r>
      <w:r w:rsidR="00785498" w:rsidRPr="0013159B">
        <w:rPr>
          <w:rFonts w:ascii="David" w:hAnsi="David" w:cs="David"/>
          <w:sz w:val="24"/>
          <w:szCs w:val="24"/>
          <w:rtl/>
        </w:rPr>
        <w:instrText>הקישור בין פנים לחוץ</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למה</w:instrText>
      </w:r>
      <w:r w:rsidR="00785498" w:rsidRPr="0013159B">
        <w:rPr>
          <w:rFonts w:ascii="David" w:hAnsi="David" w:cs="David"/>
          <w:sz w:val="24"/>
          <w:szCs w:val="24"/>
        </w:rPr>
        <w:instrText>? \n</w:instrText>
      </w:r>
      <w:r w:rsidR="00785498" w:rsidRPr="0013159B">
        <w:rPr>
          <w:rFonts w:ascii="David" w:hAnsi="David" w:cs="David"/>
          <w:sz w:val="24"/>
          <w:szCs w:val="24"/>
          <w:rtl/>
        </w:rPr>
        <w:instrText>מנגנונים נוריונליים</w:instrText>
      </w:r>
      <w:r w:rsidR="00785498" w:rsidRPr="0013159B">
        <w:rPr>
          <w:rFonts w:ascii="David" w:hAnsi="David" w:cs="David"/>
          <w:sz w:val="24"/>
          <w:szCs w:val="24"/>
        </w:rPr>
        <w:instrText>","title":"A Taxonomy of External and Internal Attention","type":"article-journal"},"uris":["http://www.mendeley.com/documents/?uuid=4319ca16-84f8-4960-9d24-734e9f0e99e9"]}],"mendeley":{"formattedCitation":"(Chun et al., 2010)","plainTextFormattedCitation":"(Chun et al., 2010)","previouslyFormattedCitation":"(Chun et al., 2010)"},"properties":{"noteIndex":0},"schema":"https://github.com/citation-style-language/schema/raw/master/csl-citation.json"}</w:instrText>
      </w:r>
      <w:r w:rsidR="006B68C7" w:rsidRPr="006A4A9B">
        <w:rPr>
          <w:rFonts w:ascii="David" w:hAnsi="David" w:cs="David"/>
          <w:sz w:val="24"/>
          <w:szCs w:val="24"/>
        </w:rPr>
        <w:fldChar w:fldCharType="separate"/>
      </w:r>
      <w:r w:rsidR="001E2173" w:rsidRPr="006A4A9B">
        <w:rPr>
          <w:rFonts w:ascii="David" w:hAnsi="David" w:cs="David"/>
          <w:noProof/>
          <w:sz w:val="24"/>
          <w:szCs w:val="24"/>
        </w:rPr>
        <w:t>(Chun et al., 2010)</w:t>
      </w:r>
      <w:r w:rsidR="006B68C7" w:rsidRPr="006A4A9B">
        <w:rPr>
          <w:rFonts w:ascii="David" w:hAnsi="David" w:cs="David"/>
          <w:sz w:val="24"/>
          <w:szCs w:val="24"/>
        </w:rPr>
        <w:fldChar w:fldCharType="end"/>
      </w:r>
      <w:r w:rsidR="00A16859" w:rsidRPr="006A4A9B">
        <w:rPr>
          <w:rFonts w:ascii="David" w:hAnsi="David" w:cs="David"/>
          <w:sz w:val="24"/>
          <w:szCs w:val="24"/>
        </w:rPr>
        <w:t xml:space="preserve">. </w:t>
      </w:r>
      <w:ins w:id="157" w:author="0mer dar" w:date="2020-02-26T18:54:00Z">
        <w:r w:rsidR="00A54DF0" w:rsidRPr="006A4A9B">
          <w:rPr>
            <w:rFonts w:ascii="David" w:hAnsi="David" w:cs="David"/>
            <w:sz w:val="24"/>
            <w:szCs w:val="24"/>
          </w:rPr>
          <w:t xml:space="preserve">Broadly, </w:t>
        </w:r>
      </w:ins>
      <w:ins w:id="158" w:author="0mer dar" w:date="2020-02-26T18:59:00Z">
        <w:r w:rsidR="00072EFF" w:rsidRPr="006A4A9B">
          <w:rPr>
            <w:rFonts w:ascii="David" w:hAnsi="David" w:cs="David"/>
            <w:sz w:val="24"/>
            <w:szCs w:val="24"/>
          </w:rPr>
          <w:t xml:space="preserve">WM tasks may </w:t>
        </w:r>
      </w:ins>
      <w:ins w:id="159" w:author="0mer dar" w:date="2020-02-26T19:49:00Z">
        <w:r w:rsidR="00DB13A2" w:rsidRPr="0013159B">
          <w:rPr>
            <w:rFonts w:ascii="David" w:hAnsi="David" w:cs="David"/>
            <w:sz w:val="24"/>
            <w:szCs w:val="24"/>
          </w:rPr>
          <w:t>categorize</w:t>
        </w:r>
      </w:ins>
      <w:ins w:id="160" w:author="0mer dar" w:date="2020-02-26T18:59:00Z">
        <w:r w:rsidR="00072EFF" w:rsidRPr="0013159B">
          <w:rPr>
            <w:rFonts w:ascii="David" w:hAnsi="David" w:cs="David"/>
            <w:sz w:val="24"/>
            <w:szCs w:val="24"/>
          </w:rPr>
          <w:t xml:space="preserve"> into</w:t>
        </w:r>
      </w:ins>
      <w:ins w:id="161" w:author="0mer dar" w:date="2020-02-26T19:49:00Z">
        <w:r w:rsidR="00DB13A2" w:rsidRPr="0013159B">
          <w:rPr>
            <w:rFonts w:ascii="David" w:hAnsi="David" w:cs="David"/>
            <w:sz w:val="24"/>
            <w:szCs w:val="24"/>
          </w:rPr>
          <w:t xml:space="preserve"> </w:t>
        </w:r>
      </w:ins>
      <w:ins w:id="162" w:author="0mer dar" w:date="2020-02-26T19:01:00Z">
        <w:r w:rsidR="00072EFF" w:rsidRPr="0013159B">
          <w:rPr>
            <w:rFonts w:ascii="David" w:hAnsi="David" w:cs="David"/>
            <w:i/>
            <w:iCs/>
            <w:sz w:val="24"/>
            <w:szCs w:val="24"/>
          </w:rPr>
          <w:t>complex span tasks</w:t>
        </w:r>
        <w:r w:rsidR="00072EFF" w:rsidRPr="0013159B">
          <w:rPr>
            <w:rFonts w:ascii="David" w:hAnsi="David" w:cs="David"/>
            <w:sz w:val="24"/>
            <w:szCs w:val="24"/>
          </w:rPr>
          <w:t xml:space="preserve"> and </w:t>
        </w:r>
        <w:r w:rsidR="00072EFF" w:rsidRPr="0013159B">
          <w:rPr>
            <w:rFonts w:ascii="David" w:hAnsi="David" w:cs="David"/>
            <w:i/>
            <w:iCs/>
            <w:sz w:val="24"/>
            <w:szCs w:val="24"/>
          </w:rPr>
          <w:t>simp</w:t>
        </w:r>
      </w:ins>
      <w:ins w:id="163" w:author="0mer dar" w:date="2020-02-26T19:02:00Z">
        <w:r w:rsidR="00072EFF" w:rsidRPr="0013159B">
          <w:rPr>
            <w:rFonts w:ascii="David" w:hAnsi="David" w:cs="David"/>
            <w:i/>
            <w:iCs/>
            <w:sz w:val="24"/>
            <w:szCs w:val="24"/>
          </w:rPr>
          <w:t>l</w:t>
        </w:r>
      </w:ins>
      <w:ins w:id="164" w:author="0mer dar" w:date="2020-02-26T19:01:00Z">
        <w:r w:rsidR="00072EFF" w:rsidRPr="0013159B">
          <w:rPr>
            <w:rFonts w:ascii="David" w:hAnsi="David" w:cs="David"/>
            <w:i/>
            <w:iCs/>
            <w:sz w:val="24"/>
            <w:szCs w:val="24"/>
          </w:rPr>
          <w:t>e span tasks</w:t>
        </w:r>
        <w:r w:rsidR="00072EFF" w:rsidRPr="0013159B">
          <w:rPr>
            <w:rFonts w:ascii="David" w:hAnsi="David" w:cs="David"/>
            <w:sz w:val="24"/>
            <w:szCs w:val="24"/>
          </w:rPr>
          <w:t xml:space="preserve">. </w:t>
        </w:r>
      </w:ins>
      <w:ins w:id="165" w:author="0mer dar" w:date="2020-02-26T19:49:00Z">
        <w:r w:rsidR="00DB13A2" w:rsidRPr="0013159B">
          <w:rPr>
            <w:rFonts w:ascii="David" w:hAnsi="David" w:cs="David"/>
            <w:sz w:val="24"/>
            <w:szCs w:val="24"/>
          </w:rPr>
          <w:t>F</w:t>
        </w:r>
      </w:ins>
      <w:ins w:id="166" w:author="0mer dar" w:date="2020-02-26T19:01:00Z">
        <w:r w:rsidR="00072EFF" w:rsidRPr="0013159B">
          <w:rPr>
            <w:rFonts w:ascii="David" w:hAnsi="David" w:cs="David"/>
            <w:sz w:val="24"/>
            <w:szCs w:val="24"/>
          </w:rPr>
          <w:t>ir</w:t>
        </w:r>
      </w:ins>
      <w:ins w:id="167" w:author="0mer dar" w:date="2020-02-26T18:59:00Z">
        <w:r w:rsidR="00072EFF" w:rsidRPr="0013159B">
          <w:rPr>
            <w:rFonts w:ascii="David" w:hAnsi="David" w:cs="David"/>
            <w:sz w:val="24"/>
            <w:szCs w:val="24"/>
          </w:rPr>
          <w:t>st,</w:t>
        </w:r>
      </w:ins>
      <w:ins w:id="168" w:author="0mer dar" w:date="2020-02-26T18:55:00Z">
        <w:r w:rsidR="00A54DF0" w:rsidRPr="0013159B">
          <w:rPr>
            <w:rFonts w:ascii="David" w:hAnsi="David" w:cs="David"/>
            <w:sz w:val="24"/>
            <w:szCs w:val="24"/>
          </w:rPr>
          <w:t xml:space="preserve"> </w:t>
        </w:r>
        <w:r w:rsidR="00A54DF0" w:rsidRPr="0013159B">
          <w:rPr>
            <w:rFonts w:ascii="David" w:hAnsi="David" w:cs="David"/>
            <w:i/>
            <w:iCs/>
            <w:sz w:val="24"/>
            <w:szCs w:val="24"/>
          </w:rPr>
          <w:t>complex span tasks</w:t>
        </w:r>
        <w:r w:rsidR="00A54DF0" w:rsidRPr="0013159B">
          <w:rPr>
            <w:rFonts w:ascii="David" w:hAnsi="David" w:cs="David"/>
            <w:sz w:val="24"/>
            <w:szCs w:val="24"/>
          </w:rPr>
          <w:t xml:space="preserve"> designed to measure memory span </w:t>
        </w:r>
        <w:r w:rsidR="00A54DF0" w:rsidRPr="0013159B">
          <w:rPr>
            <w:rFonts w:ascii="David" w:hAnsi="David" w:cs="David"/>
            <w:i/>
            <w:iCs/>
            <w:sz w:val="24"/>
            <w:szCs w:val="24"/>
          </w:rPr>
          <w:t>along with</w:t>
        </w:r>
        <w:r w:rsidR="00A54DF0" w:rsidRPr="0013159B">
          <w:rPr>
            <w:rFonts w:ascii="David" w:hAnsi="David" w:cs="David"/>
            <w:sz w:val="24"/>
            <w:szCs w:val="24"/>
          </w:rPr>
          <w:t xml:space="preserve"> the ability to inhibit distraction</w:t>
        </w:r>
        <w:r w:rsidR="00A54DF0" w:rsidRPr="0013159B">
          <w:rPr>
            <w:rFonts w:ascii="David" w:hAnsi="David" w:cs="David"/>
            <w:color w:val="000000" w:themeColor="text1"/>
            <w:sz w:val="24"/>
            <w:szCs w:val="24"/>
          </w:rPr>
          <w:t xml:space="preserve">, </w:t>
        </w:r>
        <w:r w:rsidR="00A54DF0" w:rsidRPr="0013159B">
          <w:rPr>
            <w:rFonts w:ascii="David" w:hAnsi="David" w:cs="David"/>
            <w:sz w:val="24"/>
            <w:szCs w:val="24"/>
          </w:rPr>
          <w:t xml:space="preserve">subserved by the internal attention processes of attentional control and sustained selective attention </w:t>
        </w:r>
        <w:r w:rsidR="00A54DF0" w:rsidRPr="006A4A9B">
          <w:rPr>
            <w:rFonts w:ascii="David" w:hAnsi="David" w:cs="David"/>
            <w:color w:val="000000" w:themeColor="text1"/>
            <w:sz w:val="24"/>
            <w:szCs w:val="24"/>
          </w:rPr>
          <w:fldChar w:fldCharType="begin" w:fldLock="1"/>
        </w:r>
        <w:r w:rsidR="00A54DF0" w:rsidRPr="006A4A9B">
          <w:rPr>
            <w:rFonts w:ascii="David" w:hAnsi="David" w:cs="David"/>
            <w:color w:val="000000" w:themeColor="text1"/>
            <w:sz w:val="24"/>
            <w:szCs w:val="24"/>
          </w:rPr>
          <w:instrText>ADDIN CSL_CITATION {"citationItems":[{"id":"ITEM-1","itemData":{"DOI":"10.1037/0096-3445.128.3.309","ISSN":"00963445","PMID":"10513398","abstract":"A study was conducted in which 133 participants performed 11 memory tasks (some thought to reflect working memory and some thou</w:instrText>
        </w:r>
        <w:r w:rsidR="00A54DF0" w:rsidRPr="0013159B">
          <w:rPr>
            <w:rFonts w:ascii="David" w:hAnsi="David" w:cs="David"/>
            <w:color w:val="000000" w:themeColor="text1"/>
            <w:sz w:val="24"/>
            <w:szCs w:val="24"/>
          </w:rPr>
          <w:instrText>ght to reflect short-term memory), 2 tests of general fluid intelligence, and the Verbal and Quantitative Scholastic Aptitude Tests. Structural equation modeling suggested that short-term and working memories reflect separate but highly related constructs and that many of the tasks used in the literature as working memory tasks reflect a common construct. Working memory shows a strong connection to fluid intelligence, but short-term memory does not. A theory of working memory capacity and general fluid intelligence is proposed: The authors argue that working memory capacity and fluid intelligence reflect the ability to keep a representation active, particularly in the face of interference and distraction. The authors also discuss the relationship of this capability to controlled attention, and the functions of the prefrontal cortex.","author":[{"dropping-particle":"","family":"Engle","given":"Randall W.","non-dropping-particle":"","parse-names":false,"suffix":""},{"dropping-particle":"","family":"Laughlin","given":"James E.","non-dropping-particle":"","parse-names":false,"suffix":""},{"dropping-particle":"","family":"Tuholski","given":"Stephen W.","non-dropping-particle":"","parse-names":false,"suffix":""},{"dropping-particle":"","family":"Conway","given":"Andrew R.A.","non-dropping-particle":"","parse-names":false,"suffix":""}],"container-title":"Journal of Experimental Psychology: General","id":"ITEM-1","issue":"3","issued":{"date-parts":[["1999"]]},"note":"</w:instrText>
        </w:r>
        <w:r w:rsidR="00A54DF0" w:rsidRPr="0013159B">
          <w:rPr>
            <w:rFonts w:ascii="David" w:hAnsi="David" w:cs="David"/>
            <w:color w:val="000000" w:themeColor="text1"/>
            <w:sz w:val="24"/>
            <w:szCs w:val="24"/>
            <w:rtl/>
          </w:rPr>
          <w:instrText>יש הבדל בין</w:instrText>
        </w:r>
        <w:r w:rsidR="00A54DF0" w:rsidRPr="0013159B">
          <w:rPr>
            <w:rFonts w:ascii="David" w:hAnsi="David" w:cs="David"/>
            <w:color w:val="000000" w:themeColor="text1"/>
            <w:sz w:val="24"/>
            <w:szCs w:val="24"/>
          </w:rPr>
          <w:instrText xml:space="preserve"> simple </w:instrText>
        </w:r>
        <w:r w:rsidR="00A54DF0" w:rsidRPr="0013159B">
          <w:rPr>
            <w:rFonts w:ascii="David" w:hAnsi="David" w:cs="David"/>
            <w:color w:val="000000" w:themeColor="text1"/>
            <w:sz w:val="24"/>
            <w:szCs w:val="24"/>
            <w:rtl/>
          </w:rPr>
          <w:instrText>ל</w:instrText>
        </w:r>
        <w:r w:rsidR="00A54DF0" w:rsidRPr="0013159B">
          <w:rPr>
            <w:rFonts w:ascii="David" w:hAnsi="David" w:cs="David"/>
            <w:color w:val="000000" w:themeColor="text1"/>
            <w:sz w:val="24"/>
            <w:szCs w:val="24"/>
          </w:rPr>
          <w:instrText>-complex","page":"309-331","title":"Working memory, short-term memory, and general fluid intelligence: A latent-variable approach","type":"article-journal","volume":"128"},"uris":["http://www.mendeley.com/documents/?uuid=57f7ed7b-58ac-4da4-99bc-22ab6e3c6ed6"]},{"id":"ITEM-2","itemData":{"DOI":"10.1016/j.jml.2005.06.003","ISSN":"0749596X","abstract":"Complex (working memory) span tasks have generally shown larger and more consistent correlations with higher-order cognition than have simple (or short-term memory) span tasks. The relation between verbal complex and simple verbal span tasks to fluid abilities as a function of list-length was examined. The results suggest that the simple span-fluid abilities correlation changes as a function of list-length, but that the complex span-fluid abilities correlation remains constant across list-lengths from lists as short as two items. Furthermore, regression and factor analytic results suggested that the longest simple span list-lengths and all of the complex span list-lengths had both unique and shared variability in predicting fluid abilities, but that estimates of primary memory did not uniquely predict fluid abilities. It is suggested that complex spans, generally, predict higher-order cognition to a greater extent than do simple spans because complex spans require retrieval of items that have been displaced from primary memory due to the processing component of these tasks. Items in simple spans will also be displaced from primary memory but only after primary memory has become overloaded. © 2005 Elsevier Inc. All rights reserved.","author":[{"dropping-particle":"","family":"Unsworth","given":"Nash","non-dropping-particle":"","parse-names":false,"suffix":""},{"dropping-particle":"","family":"Engle","given":"Randall W.","non-dropping-particle":"","parse-names":false,"suffix":""}],"container-title":"Journal of Memory and Language","id":"ITEM-2","issue":"1","issued":{"date-parts":[["2006"]]},"note":"</w:instrText>
        </w:r>
        <w:r w:rsidR="00A54DF0" w:rsidRPr="0013159B">
          <w:rPr>
            <w:rFonts w:ascii="David" w:hAnsi="David" w:cs="David"/>
            <w:color w:val="000000" w:themeColor="text1"/>
            <w:sz w:val="24"/>
            <w:szCs w:val="24"/>
            <w:rtl/>
          </w:rPr>
          <w:instrText>יש הבדל בין</w:instrText>
        </w:r>
        <w:r w:rsidR="00A54DF0" w:rsidRPr="0013159B">
          <w:rPr>
            <w:rFonts w:ascii="David" w:hAnsi="David" w:cs="David"/>
            <w:color w:val="000000" w:themeColor="text1"/>
            <w:sz w:val="24"/>
            <w:szCs w:val="24"/>
          </w:rPr>
          <w:instrText xml:space="preserve"> simple </w:instrText>
        </w:r>
        <w:r w:rsidR="00A54DF0" w:rsidRPr="0013159B">
          <w:rPr>
            <w:rFonts w:ascii="David" w:hAnsi="David" w:cs="David"/>
            <w:color w:val="000000" w:themeColor="text1"/>
            <w:sz w:val="24"/>
            <w:szCs w:val="24"/>
            <w:rtl/>
          </w:rPr>
          <w:instrText>ל</w:instrText>
        </w:r>
        <w:r w:rsidR="00A54DF0" w:rsidRPr="0013159B">
          <w:rPr>
            <w:rFonts w:ascii="David" w:hAnsi="David" w:cs="David"/>
            <w:color w:val="000000" w:themeColor="text1"/>
            <w:sz w:val="24"/>
            <w:szCs w:val="24"/>
          </w:rPr>
          <w:instrText>-complex","page":"68-80","title":"Simple and complex memory spans and their relation to fluid abilities: Evidence from list-length effects","type":"article-journal","volume":"54"},"uris":["http://www.mendeley.com/documents/?uuid=d59a6ef9-e88b-4b7c-93e5-77f892578bc3"]}],"mendeley":{"formattedCitation":"(Engle, Laughlin, Tuholski, &amp; Conway, 1999; Unsworth &amp; Engle, 2006)","plainTextFormattedCitation":"(Engle, Laughlin, Tuholski, &amp; Conway, 1999; Unsworth &amp; Engle, 2006)","previouslyFormattedCitation":"(Engle, Laughlin, Tuholski, &amp; Conway, 1999; Unsworth &amp; Engle, 2006)"},"properties":{"noteIndex":0},"schema":"https://github.com/citation-style-language/schema/raw/master/csl-citation.json"}</w:instrText>
        </w:r>
        <w:r w:rsidR="00A54DF0" w:rsidRPr="006A4A9B">
          <w:rPr>
            <w:rFonts w:ascii="David" w:hAnsi="David" w:cs="David"/>
            <w:color w:val="000000" w:themeColor="text1"/>
            <w:sz w:val="24"/>
            <w:szCs w:val="24"/>
          </w:rPr>
          <w:fldChar w:fldCharType="separate"/>
        </w:r>
        <w:r w:rsidR="00A54DF0" w:rsidRPr="006A4A9B">
          <w:rPr>
            <w:rFonts w:ascii="David" w:hAnsi="David" w:cs="David"/>
            <w:noProof/>
            <w:color w:val="000000" w:themeColor="text1"/>
            <w:sz w:val="24"/>
            <w:szCs w:val="24"/>
          </w:rPr>
          <w:t>(Engle, Laughlin, Tuholski, &amp; Conway, 1999; Unsworth &amp; Engle, 2006)</w:t>
        </w:r>
        <w:r w:rsidR="00A54DF0" w:rsidRPr="006A4A9B">
          <w:rPr>
            <w:rFonts w:ascii="David" w:hAnsi="David" w:cs="David"/>
            <w:color w:val="000000" w:themeColor="text1"/>
            <w:sz w:val="24"/>
            <w:szCs w:val="24"/>
          </w:rPr>
          <w:fldChar w:fldCharType="end"/>
        </w:r>
      </w:ins>
      <w:ins w:id="169" w:author="0mer dar" w:date="2020-02-26T18:59:00Z">
        <w:r w:rsidR="00072EFF" w:rsidRPr="006A4A9B">
          <w:rPr>
            <w:rFonts w:ascii="David" w:hAnsi="David" w:cs="David"/>
            <w:sz w:val="24"/>
            <w:szCs w:val="24"/>
          </w:rPr>
          <w:t>. Second,</w:t>
        </w:r>
      </w:ins>
      <w:ins w:id="170" w:author="0mer dar" w:date="2020-02-26T18:55:00Z">
        <w:r w:rsidR="00A54DF0" w:rsidRPr="006A4A9B">
          <w:rPr>
            <w:rFonts w:ascii="David" w:hAnsi="David" w:cs="David"/>
            <w:sz w:val="24"/>
            <w:szCs w:val="24"/>
          </w:rPr>
          <w:t xml:space="preserve"> </w:t>
        </w:r>
      </w:ins>
      <w:ins w:id="171" w:author="0mer dar" w:date="2020-02-26T18:56:00Z">
        <w:r w:rsidR="00A54DF0" w:rsidRPr="006A4A9B">
          <w:rPr>
            <w:rFonts w:ascii="David" w:hAnsi="David" w:cs="David"/>
            <w:i/>
            <w:iCs/>
            <w:sz w:val="24"/>
            <w:szCs w:val="24"/>
          </w:rPr>
          <w:t>simple span tasks</w:t>
        </w:r>
        <w:r w:rsidR="00A54DF0" w:rsidRPr="0013159B">
          <w:rPr>
            <w:rFonts w:ascii="David" w:hAnsi="David" w:cs="David"/>
            <w:sz w:val="24"/>
            <w:szCs w:val="24"/>
          </w:rPr>
          <w:t xml:space="preserve"> designed to measure memory span (i.e. </w:t>
        </w:r>
      </w:ins>
      <w:ins w:id="172" w:author="0mer dar" w:date="2020-02-26T19:50:00Z">
        <w:r w:rsidR="00DB13A2" w:rsidRPr="0013159B">
          <w:rPr>
            <w:rFonts w:ascii="David" w:hAnsi="David" w:cs="David"/>
            <w:sz w:val="24"/>
            <w:szCs w:val="24"/>
          </w:rPr>
          <w:t>short-term</w:t>
        </w:r>
      </w:ins>
      <w:ins w:id="173" w:author="0mer dar" w:date="2020-02-26T18:56:00Z">
        <w:r w:rsidR="00A54DF0" w:rsidRPr="0013159B">
          <w:rPr>
            <w:rFonts w:ascii="David" w:hAnsi="David" w:cs="David"/>
            <w:sz w:val="24"/>
            <w:szCs w:val="24"/>
          </w:rPr>
          <w:t xml:space="preserve"> memory capacity), without </w:t>
        </w:r>
      </w:ins>
      <w:ins w:id="174" w:author="0mer dar" w:date="2020-02-26T19:50:00Z">
        <w:r w:rsidR="00DB13A2" w:rsidRPr="0013159B">
          <w:rPr>
            <w:rFonts w:ascii="David" w:hAnsi="David" w:cs="David"/>
            <w:sz w:val="24"/>
            <w:szCs w:val="24"/>
          </w:rPr>
          <w:t>using</w:t>
        </w:r>
      </w:ins>
      <w:ins w:id="175" w:author="0mer dar" w:date="2020-02-26T18:56:00Z">
        <w:r w:rsidR="00A54DF0" w:rsidRPr="0013159B">
          <w:rPr>
            <w:rFonts w:ascii="David" w:hAnsi="David" w:cs="David"/>
            <w:sz w:val="24"/>
            <w:szCs w:val="24"/>
          </w:rPr>
          <w:t xml:space="preserve"> a</w:t>
        </w:r>
      </w:ins>
      <w:ins w:id="176" w:author="0mer dar" w:date="2020-02-26T18:59:00Z">
        <w:r w:rsidR="00072EFF" w:rsidRPr="0013159B">
          <w:rPr>
            <w:rFonts w:ascii="David" w:hAnsi="David" w:cs="David"/>
            <w:sz w:val="24"/>
            <w:szCs w:val="24"/>
          </w:rPr>
          <w:t>ny</w:t>
        </w:r>
      </w:ins>
      <w:ins w:id="177" w:author="0mer dar" w:date="2020-02-26T18:56:00Z">
        <w:r w:rsidR="00A54DF0" w:rsidRPr="0013159B">
          <w:rPr>
            <w:rFonts w:ascii="David" w:hAnsi="David" w:cs="David"/>
            <w:sz w:val="24"/>
            <w:szCs w:val="24"/>
          </w:rPr>
          <w:t xml:space="preserve"> distraction</w:t>
        </w:r>
      </w:ins>
      <w:ins w:id="178" w:author="0mer dar" w:date="2020-02-26T19:00:00Z">
        <w:r w:rsidR="00072EFF" w:rsidRPr="0013159B">
          <w:rPr>
            <w:rFonts w:ascii="David" w:hAnsi="David" w:cs="David"/>
            <w:sz w:val="24"/>
            <w:szCs w:val="24"/>
          </w:rPr>
          <w:t>.</w:t>
        </w:r>
      </w:ins>
    </w:p>
    <w:p w14:paraId="25A03309" w14:textId="7A8363F4" w:rsidR="005B4FF7" w:rsidRPr="0013159B" w:rsidRDefault="00376C8D" w:rsidP="00A54DF0">
      <w:pPr>
        <w:spacing w:after="0"/>
        <w:ind w:firstLine="720"/>
        <w:rPr>
          <w:ins w:id="179" w:author="0mer dar" w:date="2020-02-04T15:45:00Z"/>
          <w:rFonts w:ascii="David" w:hAnsi="David" w:cs="David"/>
          <w:sz w:val="24"/>
          <w:szCs w:val="24"/>
        </w:rPr>
      </w:pPr>
      <w:r w:rsidRPr="0013159B">
        <w:rPr>
          <w:rFonts w:ascii="David" w:hAnsi="David" w:cs="David"/>
          <w:sz w:val="24"/>
          <w:szCs w:val="24"/>
        </w:rPr>
        <w:t>MMT-</w:t>
      </w:r>
      <w:ins w:id="180" w:author="0mer dar" w:date="2020-02-10T09:41:00Z">
        <w:r w:rsidR="00BC44D1" w:rsidRPr="0013159B">
          <w:rPr>
            <w:rFonts w:ascii="David" w:hAnsi="David" w:cs="David"/>
            <w:sz w:val="24"/>
            <w:szCs w:val="24"/>
            <w:lang w:val="en-GB"/>
          </w:rPr>
          <w:t xml:space="preserve"> </w:t>
        </w:r>
        <w:commentRangeStart w:id="181"/>
        <w:r w:rsidR="00BC44D1" w:rsidRPr="0013159B">
          <w:rPr>
            <w:rFonts w:ascii="David" w:hAnsi="David" w:cs="David"/>
            <w:sz w:val="24"/>
            <w:szCs w:val="24"/>
            <w:lang w:val="en-GB"/>
          </w:rPr>
          <w:t xml:space="preserve">Working </w:t>
        </w:r>
        <w:commentRangeStart w:id="182"/>
        <w:commentRangeEnd w:id="182"/>
        <w:r w:rsidR="00BC44D1" w:rsidRPr="0013159B">
          <w:rPr>
            <w:rStyle w:val="CommentReference"/>
            <w:rFonts w:ascii="David" w:hAnsi="David" w:cs="David"/>
            <w:rPrChange w:id="183" w:author="0mer dar" w:date="2020-03-08T20:10:00Z">
              <w:rPr>
                <w:rStyle w:val="CommentReference"/>
              </w:rPr>
            </w:rPrChange>
          </w:rPr>
          <w:commentReference w:id="182"/>
        </w:r>
        <w:commentRangeEnd w:id="181"/>
        <w:r w:rsidR="00BC44D1" w:rsidRPr="0013159B">
          <w:rPr>
            <w:rStyle w:val="CommentReference"/>
            <w:rFonts w:ascii="David" w:hAnsi="David" w:cs="David"/>
            <w:rPrChange w:id="184" w:author="0mer dar" w:date="2020-03-08T20:10:00Z">
              <w:rPr>
                <w:rStyle w:val="CommentReference"/>
              </w:rPr>
            </w:rPrChange>
          </w:rPr>
          <w:commentReference w:id="181"/>
        </w:r>
        <w:r w:rsidR="00BC44D1" w:rsidRPr="006A4A9B">
          <w:rPr>
            <w:rFonts w:ascii="David" w:hAnsi="David" w:cs="David"/>
            <w:sz w:val="24"/>
            <w:szCs w:val="24"/>
            <w:lang w:val="en-GB"/>
          </w:rPr>
          <w:t xml:space="preserve">memory </w:t>
        </w:r>
      </w:ins>
      <w:del w:id="185" w:author="0mer dar" w:date="2020-02-10T09:41:00Z">
        <w:r w:rsidRPr="006A4A9B" w:rsidDel="00BC44D1">
          <w:rPr>
            <w:rFonts w:ascii="David" w:hAnsi="David" w:cs="David"/>
            <w:sz w:val="24"/>
            <w:szCs w:val="24"/>
          </w:rPr>
          <w:delText xml:space="preserve">WM </w:delText>
        </w:r>
      </w:del>
      <w:r w:rsidRPr="0013159B">
        <w:rPr>
          <w:rFonts w:ascii="David" w:hAnsi="David" w:cs="David"/>
          <w:sz w:val="24"/>
          <w:szCs w:val="24"/>
        </w:rPr>
        <w:t xml:space="preserve">research </w:t>
      </w:r>
      <w:r w:rsidR="005F169A" w:rsidRPr="0013159B">
        <w:rPr>
          <w:rFonts w:ascii="David" w:hAnsi="David" w:cs="David"/>
          <w:sz w:val="24"/>
          <w:szCs w:val="24"/>
        </w:rPr>
        <w:t>has</w:t>
      </w:r>
      <w:r w:rsidRPr="0013159B">
        <w:rPr>
          <w:rFonts w:ascii="David" w:hAnsi="David" w:cs="David"/>
          <w:sz w:val="24"/>
          <w:szCs w:val="24"/>
        </w:rPr>
        <w:t xml:space="preserve"> mainly </w:t>
      </w:r>
      <w:r w:rsidR="005F169A" w:rsidRPr="0013159B">
        <w:rPr>
          <w:rFonts w:ascii="David" w:hAnsi="David" w:cs="David"/>
          <w:sz w:val="24"/>
          <w:szCs w:val="24"/>
        </w:rPr>
        <w:t xml:space="preserve">applied </w:t>
      </w:r>
      <w:r w:rsidRPr="0013159B">
        <w:rPr>
          <w:rFonts w:ascii="David" w:hAnsi="David" w:cs="David"/>
          <w:i/>
          <w:iCs/>
          <w:sz w:val="24"/>
          <w:szCs w:val="24"/>
        </w:rPr>
        <w:t>complex span tasks</w:t>
      </w:r>
      <w:ins w:id="186" w:author="0mer dar" w:date="2020-02-26T19:50:00Z">
        <w:r w:rsidR="00DB13A2" w:rsidRPr="0013159B">
          <w:rPr>
            <w:rFonts w:ascii="David" w:hAnsi="David" w:cs="David"/>
            <w:i/>
            <w:iCs/>
            <w:sz w:val="24"/>
            <w:szCs w:val="24"/>
          </w:rPr>
          <w:t xml:space="preserve">, </w:t>
        </w:r>
      </w:ins>
      <w:del w:id="187" w:author="0mer dar" w:date="2020-02-26T19:50:00Z">
        <w:r w:rsidRPr="0013159B" w:rsidDel="00DB13A2">
          <w:rPr>
            <w:rFonts w:ascii="David" w:hAnsi="David" w:cs="David"/>
            <w:sz w:val="24"/>
            <w:szCs w:val="24"/>
          </w:rPr>
          <w:delText xml:space="preserve"> </w:delText>
        </w:r>
      </w:del>
      <w:del w:id="188" w:author="0mer dar" w:date="2020-02-26T18:55:00Z">
        <w:r w:rsidRPr="0013159B" w:rsidDel="00A54DF0">
          <w:rPr>
            <w:rFonts w:ascii="David" w:hAnsi="David" w:cs="David"/>
            <w:sz w:val="24"/>
            <w:szCs w:val="24"/>
          </w:rPr>
          <w:delText xml:space="preserve">designed to measure memory span </w:delText>
        </w:r>
        <w:r w:rsidRPr="0013159B" w:rsidDel="00A54DF0">
          <w:rPr>
            <w:rFonts w:ascii="David" w:hAnsi="David" w:cs="David"/>
            <w:i/>
            <w:iCs/>
            <w:sz w:val="24"/>
            <w:szCs w:val="24"/>
          </w:rPr>
          <w:delText>along with</w:delText>
        </w:r>
        <w:r w:rsidRPr="0013159B" w:rsidDel="00A54DF0">
          <w:rPr>
            <w:rFonts w:ascii="David" w:hAnsi="David" w:cs="David"/>
            <w:sz w:val="24"/>
            <w:szCs w:val="24"/>
          </w:rPr>
          <w:delText xml:space="preserve"> the ability to </w:delText>
        </w:r>
        <w:r w:rsidR="005F169A" w:rsidRPr="0013159B" w:rsidDel="00A54DF0">
          <w:rPr>
            <w:rFonts w:ascii="David" w:hAnsi="David" w:cs="David"/>
            <w:sz w:val="24"/>
            <w:szCs w:val="24"/>
          </w:rPr>
          <w:delText>inhibit</w:delText>
        </w:r>
        <w:r w:rsidRPr="0013159B" w:rsidDel="00A54DF0">
          <w:rPr>
            <w:rFonts w:ascii="David" w:hAnsi="David" w:cs="David"/>
            <w:sz w:val="24"/>
            <w:szCs w:val="24"/>
          </w:rPr>
          <w:delText xml:space="preserve"> distraction</w:delText>
        </w:r>
        <w:r w:rsidR="00765281" w:rsidRPr="0013159B" w:rsidDel="00A54DF0">
          <w:rPr>
            <w:rFonts w:ascii="David" w:hAnsi="David" w:cs="David"/>
            <w:color w:val="000000" w:themeColor="text1"/>
            <w:sz w:val="24"/>
            <w:szCs w:val="24"/>
          </w:rPr>
          <w:delText xml:space="preserve">, </w:delText>
        </w:r>
        <w:r w:rsidR="005F169A" w:rsidRPr="0013159B" w:rsidDel="00A54DF0">
          <w:rPr>
            <w:rFonts w:ascii="David" w:hAnsi="David" w:cs="David"/>
            <w:sz w:val="24"/>
            <w:szCs w:val="24"/>
          </w:rPr>
          <w:delText>subserved by</w:delText>
        </w:r>
        <w:r w:rsidRPr="0013159B" w:rsidDel="00A54DF0">
          <w:rPr>
            <w:rFonts w:ascii="David" w:hAnsi="David" w:cs="David"/>
            <w:sz w:val="24"/>
            <w:szCs w:val="24"/>
          </w:rPr>
          <w:delText xml:space="preserve"> </w:delText>
        </w:r>
        <w:r w:rsidR="005F169A" w:rsidRPr="0013159B" w:rsidDel="00A54DF0">
          <w:rPr>
            <w:rFonts w:ascii="David" w:hAnsi="David" w:cs="David"/>
            <w:sz w:val="24"/>
            <w:szCs w:val="24"/>
          </w:rPr>
          <w:delText>the</w:delText>
        </w:r>
        <w:r w:rsidRPr="0013159B" w:rsidDel="00A54DF0">
          <w:rPr>
            <w:rFonts w:ascii="David" w:hAnsi="David" w:cs="David"/>
            <w:sz w:val="24"/>
            <w:szCs w:val="24"/>
          </w:rPr>
          <w:delText xml:space="preserve"> internal attention processes of attentional control and sustained selective attention</w:delText>
        </w:r>
        <w:r w:rsidR="00BB2950" w:rsidRPr="0013159B" w:rsidDel="00A54DF0">
          <w:rPr>
            <w:rFonts w:ascii="David" w:hAnsi="David" w:cs="David"/>
            <w:sz w:val="24"/>
            <w:szCs w:val="24"/>
          </w:rPr>
          <w:delText xml:space="preserve"> </w:delText>
        </w:r>
        <w:r w:rsidR="00BB2950" w:rsidRPr="006A4A9B" w:rsidDel="00A54DF0">
          <w:rPr>
            <w:rFonts w:ascii="David" w:hAnsi="David" w:cs="David"/>
            <w:color w:val="000000" w:themeColor="text1"/>
            <w:sz w:val="24"/>
            <w:szCs w:val="24"/>
          </w:rPr>
          <w:fldChar w:fldCharType="begin" w:fldLock="1"/>
        </w:r>
        <w:r w:rsidR="00785498" w:rsidRPr="006A4A9B" w:rsidDel="00A54DF0">
          <w:rPr>
            <w:rFonts w:ascii="David" w:hAnsi="David" w:cs="David"/>
            <w:color w:val="000000" w:themeColor="text1"/>
            <w:sz w:val="24"/>
            <w:szCs w:val="24"/>
          </w:rPr>
          <w:delInstrText>ADDIN CSL_CITATION {"citationItems":[{"id":"ITEM-1","itemData":{"DOI":"10.1037/0096-3445.128.3.309","ISSN":"00963445","PMID":"10513398","abstract":"A study was conducted in which 133 participants performed 11 memory tasks (some thought to reflect working memory and some thought to reflect short-term memory), 2 tests of general fluid intelligence, and the Verbal and Quantitative Scholastic Aptitude Tests. Structural equation modeling suggested that short-term and working memories reflect separate but highly related constructs and that many of the tasks used in the literature as working memory tasks reflect a common construct. Working memory shows a strong connection to flui</w:delInstrText>
        </w:r>
        <w:r w:rsidR="00785498" w:rsidRPr="0013159B" w:rsidDel="00A54DF0">
          <w:rPr>
            <w:rFonts w:ascii="David" w:hAnsi="David" w:cs="David"/>
            <w:color w:val="000000" w:themeColor="text1"/>
            <w:sz w:val="24"/>
            <w:szCs w:val="24"/>
          </w:rPr>
          <w:delInstrText>d intelligence, but short-term memory does not. A theory of working memory capacity and general fluid intelligence is proposed: The authors argue that working memory capacity and fluid intelligence reflect the ability to keep a representation active, particularly in the face of interference and distraction. The authors also discuss the relationship of this capability to controlled attention, and the functions of the prefrontal cortex.","author":[{"dropping-particle":"","family":"Engle","given":"Randall W.","non-dropping-particle":"","parse-names":false,"suffix":""},{"dropping-particle":"","family":"Laughlin","given":"James E.","non-dropping-particle":"","parse-names":false,"suffix":""},{"dropping-particle":"","family":"Tuholski","given":"Stephen W.","non-dropping-particle":"","parse-names":false,"suffix":""},{"dropping-particle":"","family":"Conway","given":"Andrew R.A.","non-dropping-particle":"","parse-names":false,"suffix":""}],"container-title":"Journal of Experimental Psychology: General","id":"ITEM-1","issue":"3","issued":{"date-parts":[["1999"]]},"note":"</w:delInstrText>
        </w:r>
        <w:r w:rsidR="00785498" w:rsidRPr="0013159B" w:rsidDel="00A54DF0">
          <w:rPr>
            <w:rFonts w:ascii="David" w:hAnsi="David" w:cs="David"/>
            <w:color w:val="000000" w:themeColor="text1"/>
            <w:sz w:val="24"/>
            <w:szCs w:val="24"/>
            <w:rtl/>
          </w:rPr>
          <w:delInstrText>יש הבדל בין</w:delInstrText>
        </w:r>
        <w:r w:rsidR="00785498" w:rsidRPr="0013159B" w:rsidDel="00A54DF0">
          <w:rPr>
            <w:rFonts w:ascii="David" w:hAnsi="David" w:cs="David"/>
            <w:color w:val="000000" w:themeColor="text1"/>
            <w:sz w:val="24"/>
            <w:szCs w:val="24"/>
          </w:rPr>
          <w:delInstrText xml:space="preserve"> simple </w:delInstrText>
        </w:r>
        <w:r w:rsidR="00785498" w:rsidRPr="0013159B" w:rsidDel="00A54DF0">
          <w:rPr>
            <w:rFonts w:ascii="David" w:hAnsi="David" w:cs="David"/>
            <w:color w:val="000000" w:themeColor="text1"/>
            <w:sz w:val="24"/>
            <w:szCs w:val="24"/>
            <w:rtl/>
          </w:rPr>
          <w:delInstrText>ל</w:delInstrText>
        </w:r>
        <w:r w:rsidR="00785498" w:rsidRPr="0013159B" w:rsidDel="00A54DF0">
          <w:rPr>
            <w:rFonts w:ascii="David" w:hAnsi="David" w:cs="David"/>
            <w:color w:val="000000" w:themeColor="text1"/>
            <w:sz w:val="24"/>
            <w:szCs w:val="24"/>
          </w:rPr>
          <w:delInstrText>-complex","page":"309-331","title":"Working memory, short-term memory, and general fluid intelligence: A latent-variable approach","type":"article-journal","volume":"128"},"uris":["http://www.mendeley.com/documents/?uuid=57f7ed7b-58ac-4da4-99bc-22ab6e3c6ed6"]},{"id":"ITEM-2","itemData":{"DOI":"10.1016/j.jml.2005.06.003","ISSN":"0749596X","abstract":"Complex (working memory) span tasks have generally shown larger and more consistent correlations with higher-order cognition than have simple (or short-term memory) span tasks. The relation between verbal complex and simple verbal span tasks to fluid abilities as a function of list-length was examined. The results suggest that the simple span-fluid abilities correlation changes as a function of list-length, but that the complex span-fluid abilities correlation remains constant across list-lengths from lists as short as two items. Furthermore, regression and factor analytic results suggested that the longest simple span list-lengths and all of the complex span list-lengths had both unique and shared variability in predicting fluid abilities, but that estimates of primary memory did not uniquely predict fluid abilities. It is suggested that complex spans, generally, predict higher-order cognition to a greater extent than do simple spans because complex spans require retrieval of items that have been displaced from primary memory due to the processing component of these tasks. Items in simple spans will also be displaced from primary memory but only after primary memory has become overloaded. © 2005 Elsevier Inc. All rights reserved.","author":[{"dropping-particle":"","family":"Unsworth","given":"Nash","non-dropping-particle":"","parse-names":false,"suffix":""},{"dropping-particle":"","family":"Engle","given":"Randall W.","non-dropping-particle":"","parse-names":false,"suffix":""}],"container-title":"Journal of Memory and Language","id":"ITEM-2","issue":"1","issued":{"date-parts":[["2006"]]},"note":"</w:delInstrText>
        </w:r>
        <w:r w:rsidR="00785498" w:rsidRPr="0013159B" w:rsidDel="00A54DF0">
          <w:rPr>
            <w:rFonts w:ascii="David" w:hAnsi="David" w:cs="David"/>
            <w:color w:val="000000" w:themeColor="text1"/>
            <w:sz w:val="24"/>
            <w:szCs w:val="24"/>
            <w:rtl/>
          </w:rPr>
          <w:delInstrText>יש הבדל בין</w:delInstrText>
        </w:r>
        <w:r w:rsidR="00785498" w:rsidRPr="0013159B" w:rsidDel="00A54DF0">
          <w:rPr>
            <w:rFonts w:ascii="David" w:hAnsi="David" w:cs="David"/>
            <w:color w:val="000000" w:themeColor="text1"/>
            <w:sz w:val="24"/>
            <w:szCs w:val="24"/>
          </w:rPr>
          <w:delInstrText xml:space="preserve"> simple </w:delInstrText>
        </w:r>
        <w:r w:rsidR="00785498" w:rsidRPr="0013159B" w:rsidDel="00A54DF0">
          <w:rPr>
            <w:rFonts w:ascii="David" w:hAnsi="David" w:cs="David"/>
            <w:color w:val="000000" w:themeColor="text1"/>
            <w:sz w:val="24"/>
            <w:szCs w:val="24"/>
            <w:rtl/>
          </w:rPr>
          <w:delInstrText>ל</w:delInstrText>
        </w:r>
        <w:r w:rsidR="00785498" w:rsidRPr="0013159B" w:rsidDel="00A54DF0">
          <w:rPr>
            <w:rFonts w:ascii="David" w:hAnsi="David" w:cs="David"/>
            <w:color w:val="000000" w:themeColor="text1"/>
            <w:sz w:val="24"/>
            <w:szCs w:val="24"/>
          </w:rPr>
          <w:delInstrText>-complex","page":"68-80","title":"Simple and complex memory spans and their relation to fluid abilities: Evidence from list-length effects","type":"article-journal","volume":"54"},"uris":["http://www.mendeley.com/documents/?uuid=d59a6ef9-e88b-4b7c-93e5-77f892578bc3"]}],"mendeley":{"formattedCitation":"(Engle, Laughlin, Tuholski, &amp; Conway, 1999; Unsworth &amp; Engle, 2006)","plainTextFormattedCitation":"(Engle, Laughlin, Tuholski, &amp; Conway, 1999; Unsworth &amp; Engle, 2006)","previouslyFormattedCitation":"(Engle, Laughlin, Tuholski, &amp; Conway, 1999; Unsworth &amp; Engle, 2006)"},"properties":{"noteIndex":0},"schema":"https://github.com/citation-style-language/schema/raw/master/csl-citation.json"}</w:delInstrText>
        </w:r>
        <w:r w:rsidR="00BB2950" w:rsidRPr="006A4A9B" w:rsidDel="00A54DF0">
          <w:rPr>
            <w:rFonts w:ascii="David" w:hAnsi="David" w:cs="David"/>
            <w:color w:val="000000" w:themeColor="text1"/>
            <w:sz w:val="24"/>
            <w:szCs w:val="24"/>
          </w:rPr>
          <w:fldChar w:fldCharType="separate"/>
        </w:r>
        <w:r w:rsidR="001E2173" w:rsidRPr="006A4A9B" w:rsidDel="00A54DF0">
          <w:rPr>
            <w:rFonts w:ascii="David" w:hAnsi="David" w:cs="David"/>
            <w:noProof/>
            <w:color w:val="000000" w:themeColor="text1"/>
            <w:sz w:val="24"/>
            <w:szCs w:val="24"/>
          </w:rPr>
          <w:delText>(Engle, Laughlin, Tuholski, &amp; Conway, 1999; Unsworth &amp; Engle, 2006)</w:delText>
        </w:r>
        <w:r w:rsidR="00BB2950" w:rsidRPr="006A4A9B" w:rsidDel="00A54DF0">
          <w:rPr>
            <w:rFonts w:ascii="David" w:hAnsi="David" w:cs="David"/>
            <w:color w:val="000000" w:themeColor="text1"/>
            <w:sz w:val="24"/>
            <w:szCs w:val="24"/>
          </w:rPr>
          <w:fldChar w:fldCharType="end"/>
        </w:r>
        <w:r w:rsidRPr="006A4A9B" w:rsidDel="00A54DF0">
          <w:rPr>
            <w:rFonts w:ascii="David" w:hAnsi="David" w:cs="David"/>
            <w:sz w:val="24"/>
            <w:szCs w:val="24"/>
          </w:rPr>
          <w:delText>.</w:delText>
        </w:r>
        <w:r w:rsidRPr="006A4A9B" w:rsidDel="00A54DF0">
          <w:rPr>
            <w:rFonts w:ascii="David" w:hAnsi="David" w:cs="David"/>
            <w:b/>
            <w:bCs/>
            <w:sz w:val="24"/>
            <w:szCs w:val="24"/>
          </w:rPr>
          <w:delText xml:space="preserve"> </w:delText>
        </w:r>
      </w:del>
      <w:del w:id="189" w:author="0mer dar" w:date="2020-02-26T19:00:00Z">
        <w:r w:rsidR="00BE4440" w:rsidRPr="006A4A9B" w:rsidDel="00072EFF">
          <w:rPr>
            <w:rFonts w:ascii="David" w:hAnsi="David" w:cs="David"/>
            <w:color w:val="000000" w:themeColor="text1"/>
            <w:sz w:val="24"/>
            <w:szCs w:val="24"/>
          </w:rPr>
          <w:delText>T</w:delText>
        </w:r>
      </w:del>
      <w:ins w:id="190" w:author="0mer dar" w:date="2020-02-26T19:50:00Z">
        <w:r w:rsidR="00DB13A2" w:rsidRPr="0013159B">
          <w:rPr>
            <w:rFonts w:ascii="David" w:hAnsi="David" w:cs="David"/>
            <w:color w:val="000000" w:themeColor="text1"/>
            <w:sz w:val="24"/>
            <w:szCs w:val="24"/>
          </w:rPr>
          <w:t>while</w:t>
        </w:r>
      </w:ins>
      <w:ins w:id="191" w:author="0mer dar" w:date="2020-02-26T19:00:00Z">
        <w:r w:rsidR="00072EFF" w:rsidRPr="0013159B">
          <w:rPr>
            <w:rFonts w:ascii="David" w:hAnsi="David" w:cs="David"/>
            <w:color w:val="000000" w:themeColor="text1"/>
            <w:sz w:val="24"/>
            <w:szCs w:val="24"/>
          </w:rPr>
          <w:t xml:space="preserve"> t</w:t>
        </w:r>
      </w:ins>
      <w:r w:rsidR="00BE4440" w:rsidRPr="0013159B">
        <w:rPr>
          <w:rFonts w:ascii="David" w:hAnsi="David" w:cs="David"/>
          <w:color w:val="000000" w:themeColor="text1"/>
          <w:sz w:val="24"/>
          <w:szCs w:val="24"/>
        </w:rPr>
        <w:t xml:space="preserve">hese studies have documented </w:t>
      </w:r>
      <w:r w:rsidR="00BB2950" w:rsidRPr="0013159B">
        <w:rPr>
          <w:rFonts w:ascii="David" w:hAnsi="David" w:cs="David"/>
          <w:color w:val="000000" w:themeColor="text1"/>
          <w:sz w:val="24"/>
          <w:szCs w:val="24"/>
        </w:rPr>
        <w:t>impro</w:t>
      </w:r>
      <w:r w:rsidR="00E578A6" w:rsidRPr="0013159B">
        <w:rPr>
          <w:rFonts w:ascii="David" w:hAnsi="David" w:cs="David"/>
          <w:color w:val="000000" w:themeColor="text1"/>
          <w:sz w:val="24"/>
          <w:szCs w:val="24"/>
        </w:rPr>
        <w:t>v</w:t>
      </w:r>
      <w:r w:rsidR="00BB2950" w:rsidRPr="0013159B">
        <w:rPr>
          <w:rFonts w:ascii="David" w:hAnsi="David" w:cs="David"/>
          <w:color w:val="000000" w:themeColor="text1"/>
          <w:sz w:val="24"/>
          <w:szCs w:val="24"/>
        </w:rPr>
        <w:t>ed</w:t>
      </w:r>
      <w:r w:rsidR="00BE4440" w:rsidRPr="0013159B">
        <w:rPr>
          <w:rFonts w:ascii="David" w:hAnsi="David" w:cs="David"/>
          <w:color w:val="000000" w:themeColor="text1"/>
          <w:sz w:val="24"/>
          <w:szCs w:val="24"/>
        </w:rPr>
        <w:t xml:space="preserve"> </w:t>
      </w:r>
      <w:ins w:id="192" w:author="0mer dar" w:date="2020-02-10T09:41:00Z">
        <w:r w:rsidR="00BC44D1" w:rsidRPr="0013159B">
          <w:rPr>
            <w:rFonts w:ascii="David" w:hAnsi="David" w:cs="David"/>
            <w:sz w:val="24"/>
            <w:szCs w:val="24"/>
            <w:lang w:val="en-GB"/>
          </w:rPr>
          <w:t xml:space="preserve">Working memory </w:t>
        </w:r>
      </w:ins>
      <w:del w:id="193" w:author="0mer dar" w:date="2020-02-10T09:41:00Z">
        <w:r w:rsidR="00BE4440" w:rsidRPr="0013159B" w:rsidDel="00BC44D1">
          <w:rPr>
            <w:rFonts w:ascii="David" w:hAnsi="David" w:cs="David"/>
            <w:color w:val="000000" w:themeColor="text1"/>
            <w:sz w:val="24"/>
            <w:szCs w:val="24"/>
          </w:rPr>
          <w:delText xml:space="preserve">WM </w:delText>
        </w:r>
      </w:del>
      <w:r w:rsidR="00BE4440" w:rsidRPr="0013159B">
        <w:rPr>
          <w:rFonts w:ascii="David" w:hAnsi="David" w:cs="David"/>
          <w:color w:val="000000" w:themeColor="text1"/>
          <w:sz w:val="24"/>
          <w:szCs w:val="24"/>
        </w:rPr>
        <w:t xml:space="preserve">performance </w:t>
      </w:r>
      <w:r w:rsidR="00BE4440" w:rsidRPr="0013159B">
        <w:rPr>
          <w:rFonts w:ascii="David" w:hAnsi="David" w:cs="David"/>
          <w:sz w:val="24"/>
          <w:szCs w:val="24"/>
        </w:rPr>
        <w:t xml:space="preserve">following </w:t>
      </w:r>
      <w:r w:rsidR="00682ACA" w:rsidRPr="0013159B">
        <w:rPr>
          <w:rFonts w:ascii="David" w:hAnsi="David" w:cs="David"/>
          <w:sz w:val="24"/>
          <w:szCs w:val="24"/>
        </w:rPr>
        <w:t>MMT</w:t>
      </w:r>
      <w:r w:rsidR="00BE4440" w:rsidRPr="0013159B">
        <w:rPr>
          <w:rFonts w:ascii="David" w:hAnsi="David" w:cs="David"/>
          <w:sz w:val="24"/>
          <w:szCs w:val="24"/>
        </w:rPr>
        <w:t xml:space="preserve"> </w:t>
      </w:r>
      <w:del w:id="194" w:author="0mer dar" w:date="2020-02-10T09:43:00Z">
        <w:r w:rsidR="00BB2950" w:rsidRPr="0013159B" w:rsidDel="00BC44D1">
          <w:rPr>
            <w:rFonts w:ascii="David" w:hAnsi="David" w:cs="David"/>
            <w:sz w:val="24"/>
            <w:szCs w:val="24"/>
          </w:rPr>
          <w:delText xml:space="preserve"> </w:delText>
        </w:r>
      </w:del>
      <w:r w:rsidR="00BB2950" w:rsidRPr="0013159B">
        <w:rPr>
          <w:rFonts w:ascii="David" w:hAnsi="David" w:cs="David"/>
          <w:sz w:val="24"/>
          <w:szCs w:val="24"/>
        </w:rPr>
        <w:t xml:space="preserve">relative to controls </w:t>
      </w:r>
      <w:r w:rsidRPr="0013159B">
        <w:rPr>
          <w:rFonts w:ascii="David" w:hAnsi="David" w:cs="David"/>
          <w:sz w:val="24"/>
          <w:szCs w:val="24"/>
        </w:rPr>
        <w:t xml:space="preserve">(e.g., </w:t>
      </w:r>
      <w:r w:rsidR="001149AF" w:rsidRPr="0013159B">
        <w:rPr>
          <w:rFonts w:ascii="David" w:hAnsi="David" w:cs="David"/>
          <w:sz w:val="24"/>
          <w:szCs w:val="24"/>
        </w:rPr>
        <w:t xml:space="preserve">Automated Operation Span Task </w:t>
      </w:r>
      <w:r w:rsidRPr="0013159B">
        <w:rPr>
          <w:rFonts w:ascii="David" w:hAnsi="David" w:cs="David"/>
          <w:sz w:val="24"/>
          <w:szCs w:val="24"/>
        </w:rPr>
        <w:t xml:space="preserve">(OSPAN),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{"citationItems":[{"id":"ITEM-1","itemData":{"DOI":"10.1037/a0018438","ISBN":"1528-3542, 1528-3542","ISSN":"15283542","PMID":"20141302","abstract":"We investigated the impact of mindfulness training (MT) on working memory capacity (WMC) and affective experience. WMC is used in managing cognitive demands and regulating emotions. Yet, persistent and intensive demands, suc</w:instrText>
      </w:r>
      <w:r w:rsidR="00785498" w:rsidRPr="0013159B">
        <w:rPr>
          <w:rFonts w:ascii="David" w:hAnsi="David" w:cs="David"/>
          <w:sz w:val="24"/>
          <w:szCs w:val="24"/>
        </w:rPr>
        <w:instrText>h as those experienced during high-stress intervals, may deplete WMC and lead to cognitive failures and emotional disturbances. We hypothesized that MT may mitigate these deleterious effects by bolstering WMC. We recruited 2 military cohorts during the high-stress predeployment interval and provided MT to 1 (MT, n = 31) but not the other group (military control group, MC, n = 17). The MT group attended an 8-week MT course and logged the amount of out-of-class time spent practicing formal MT exercises. The operation span task was used to index WMC at 2 testing sessions before and after the MT course. Although WMC remained stable over time in civilians (n = 12), it degraded in the MC group. In the MT group, WMC decreased over time in those with low MT practice time, but increased in those with high practice time. Higher MT practice time also corresponded to lower levels of negative affect and higher levels of positive affect (indexed by the Positive and Negative Affect Schedule). The relationship between practice time and negative, but not positive, affect was mediated by WMC, indicating that MT-related improvements in WMC may support some but not all of MT's salutary effects. Nonetheless, these findings suggest that sufficient MT practice may protect against functional impairments associated with high-stress contexts. (PsycINFO Database Record (c) 2009 APA, all rights reserved).","author":[{"dropping-particle":"","family":"Jha","given":"Amishi P.","non-dropping-particle":"","parse-names":false,"suffix":""},{"dropping-particle":"","family":"Stanley","given":"Elizabeth A.","non-dropping-particle":"","parse-names":false,"suffix":""},{"dropping-particle":"","family":"Kiyonaga","given":"Anastasia","non-dropping-particle":"","parse-names":false,"suffix":""},{"dropping-particle":"","family":"Wong","given":"Ling","non-dropping-particle":"","parse-names":false,"suffix":""},{"dropping-particle":"","family":"Gelfand","given":"Lois","non-dropping-particle":"","parse-names":false,"suffix":""}],"container-title":"Emotion","id":"ITEM-1","issue":"1","issued":{"date-parts":[["2010"]]},"note":"</w:instrText>
      </w:r>
      <w:r w:rsidR="00785498" w:rsidRPr="0013159B">
        <w:rPr>
          <w:rFonts w:ascii="David" w:hAnsi="David" w:cs="David"/>
          <w:sz w:val="24"/>
          <w:szCs w:val="24"/>
          <w:rtl/>
        </w:rPr>
        <w:instrText>האפקט המגן של מיינדפונס על הקבולת של זכרון עבודה וחוויה רגשית</w:instrText>
      </w:r>
      <w:r w:rsidR="00785498" w:rsidRPr="0013159B">
        <w:rPr>
          <w:rFonts w:ascii="David" w:hAnsi="David" w:cs="David"/>
          <w:sz w:val="24"/>
          <w:szCs w:val="24"/>
        </w:rPr>
        <w:instrText xml:space="preserve">\nWMC - </w:instrText>
      </w:r>
      <w:r w:rsidR="00785498" w:rsidRPr="0013159B">
        <w:rPr>
          <w:rFonts w:ascii="David" w:hAnsi="David" w:cs="David"/>
          <w:sz w:val="24"/>
          <w:szCs w:val="24"/>
          <w:rtl/>
        </w:rPr>
        <w:instrText>קבולת של זכרון עבודה</w:instrText>
      </w:r>
      <w:r w:rsidR="00785498" w:rsidRPr="0013159B">
        <w:rPr>
          <w:rFonts w:ascii="David" w:hAnsi="David" w:cs="David"/>
          <w:sz w:val="24"/>
          <w:szCs w:val="24"/>
        </w:rPr>
        <w:instrText>\n\nospan \n\n</w:instrText>
      </w:r>
      <w:r w:rsidR="00785498" w:rsidRPr="0013159B">
        <w:rPr>
          <w:rFonts w:ascii="David" w:hAnsi="David" w:cs="David"/>
          <w:sz w:val="24"/>
          <w:szCs w:val="24"/>
          <w:rtl/>
        </w:rPr>
        <w:instrText>קשורה לניהול דרישות קוג' ובקרה רגשית</w:instrText>
      </w:r>
      <w:r w:rsidR="00785498" w:rsidRPr="0013159B">
        <w:rPr>
          <w:rFonts w:ascii="David" w:hAnsi="David" w:cs="David"/>
          <w:sz w:val="24"/>
          <w:szCs w:val="24"/>
        </w:rPr>
        <w:instrText>\n</w:instrText>
      </w:r>
      <w:r w:rsidR="00785498" w:rsidRPr="0013159B">
        <w:rPr>
          <w:rFonts w:ascii="David" w:hAnsi="David" w:cs="David"/>
          <w:sz w:val="24"/>
          <w:szCs w:val="24"/>
          <w:rtl/>
        </w:rPr>
        <w:instrText>דרישות אינטנסיביות יכולות לפגוע בזכרון העבודה ולהוביל לכשל קוגניטיבי ובעיות רגשיות</w:instrText>
      </w:r>
      <w:r w:rsidR="00785498" w:rsidRPr="0013159B">
        <w:rPr>
          <w:rFonts w:ascii="David" w:hAnsi="David" w:cs="David"/>
          <w:sz w:val="24"/>
          <w:szCs w:val="24"/>
        </w:rPr>
        <w:instrText>.\n\n</w:instrText>
      </w:r>
      <w:r w:rsidR="00785498" w:rsidRPr="0013159B">
        <w:rPr>
          <w:rFonts w:ascii="David" w:hAnsi="David" w:cs="David"/>
          <w:sz w:val="24"/>
          <w:szCs w:val="24"/>
          <w:rtl/>
        </w:rPr>
        <w:instrText>ההיפותזה - תרגול מיינדפולנס יכול להפחית את האפקט השלילי של סטרס על ידי חיזוק זכרון עבודה</w:instrText>
      </w:r>
      <w:r w:rsidR="00785498" w:rsidRPr="0013159B">
        <w:rPr>
          <w:rFonts w:ascii="David" w:hAnsi="David" w:cs="David"/>
          <w:sz w:val="24"/>
          <w:szCs w:val="24"/>
        </w:rPr>
        <w:instrText>.\n?</w:instrText>
      </w:r>
      <w:r w:rsidR="00785498" w:rsidRPr="0013159B">
        <w:rPr>
          <w:rFonts w:ascii="David" w:hAnsi="David" w:cs="David"/>
          <w:sz w:val="24"/>
          <w:szCs w:val="24"/>
          <w:rtl/>
        </w:rPr>
        <w:instrText>מה הכוונה חיזוק</w:instrText>
      </w:r>
      <w:r w:rsidR="00785498" w:rsidRPr="0013159B">
        <w:rPr>
          <w:rFonts w:ascii="David" w:hAnsi="David" w:cs="David"/>
          <w:sz w:val="24"/>
          <w:szCs w:val="24"/>
        </w:rPr>
        <w:instrText xml:space="preserve"> ? \n\n</w:instrText>
      </w:r>
      <w:r w:rsidR="00785498" w:rsidRPr="0013159B">
        <w:rPr>
          <w:rFonts w:ascii="David" w:hAnsi="David" w:cs="David"/>
          <w:sz w:val="24"/>
          <w:szCs w:val="24"/>
          <w:rtl/>
        </w:rPr>
        <w:instrText>טיפול - 8 שבועות</w:instrText>
      </w:r>
      <w:r w:rsidR="00785498" w:rsidRPr="0013159B">
        <w:rPr>
          <w:rFonts w:ascii="David" w:hAnsi="David" w:cs="David"/>
          <w:sz w:val="24"/>
          <w:szCs w:val="24"/>
        </w:rPr>
        <w:instrText xml:space="preserve"> MT (</w:instrText>
      </w:r>
      <w:r w:rsidR="00785498" w:rsidRPr="0013159B">
        <w:rPr>
          <w:rFonts w:ascii="David" w:hAnsi="David" w:cs="David"/>
          <w:sz w:val="24"/>
          <w:szCs w:val="24"/>
          <w:rtl/>
        </w:rPr>
        <w:instrText>אימון מיינדפולנס</w:instrText>
      </w:r>
      <w:r w:rsidR="00785498" w:rsidRPr="0013159B">
        <w:rPr>
          <w:rFonts w:ascii="David" w:hAnsi="David" w:cs="David"/>
          <w:sz w:val="24"/>
          <w:szCs w:val="24"/>
        </w:rPr>
        <w:instrText xml:space="preserve">) \n- </w:instrText>
      </w:r>
      <w:r w:rsidR="00785498" w:rsidRPr="0013159B">
        <w:rPr>
          <w:rFonts w:ascii="David" w:hAnsi="David" w:cs="David"/>
          <w:sz w:val="24"/>
          <w:szCs w:val="24"/>
          <w:rtl/>
        </w:rPr>
        <w:instrText>קב' בקורת - יחידה שניה לא עברה את הקורס</w:instrText>
      </w:r>
      <w:r w:rsidR="00785498" w:rsidRPr="0013159B">
        <w:rPr>
          <w:rFonts w:ascii="David" w:hAnsi="David" w:cs="David"/>
          <w:sz w:val="24"/>
          <w:szCs w:val="24"/>
        </w:rPr>
        <w:instrText xml:space="preserve">. \n- </w:instrText>
      </w:r>
      <w:r w:rsidR="00785498" w:rsidRPr="0013159B">
        <w:rPr>
          <w:rFonts w:ascii="David" w:hAnsi="David" w:cs="David"/>
          <w:sz w:val="24"/>
          <w:szCs w:val="24"/>
          <w:rtl/>
        </w:rPr>
        <w:instrText>ממצאים</w:instrText>
      </w:r>
      <w:r w:rsidR="00785498" w:rsidRPr="0013159B">
        <w:rPr>
          <w:rFonts w:ascii="David" w:hAnsi="David" w:cs="David"/>
          <w:sz w:val="24"/>
          <w:szCs w:val="24"/>
        </w:rPr>
        <w:instrText xml:space="preserve"> - \n* </w:instrText>
      </w:r>
      <w:r w:rsidR="00785498" w:rsidRPr="0013159B">
        <w:rPr>
          <w:rFonts w:ascii="David" w:hAnsi="David" w:cs="David"/>
          <w:sz w:val="24"/>
          <w:szCs w:val="24"/>
          <w:rtl/>
        </w:rPr>
        <w:instrText>הרבה זמן תרגול</w:instrText>
      </w:r>
      <w:r w:rsidR="00785498" w:rsidRPr="0013159B">
        <w:rPr>
          <w:rFonts w:ascii="David" w:hAnsi="David" w:cs="David"/>
          <w:sz w:val="24"/>
          <w:szCs w:val="24"/>
        </w:rPr>
        <w:instrText xml:space="preserve"> &amp;gt; WMC </w:instrText>
      </w:r>
      <w:r w:rsidR="00785498" w:rsidRPr="0013159B">
        <w:rPr>
          <w:rFonts w:ascii="David" w:hAnsi="David" w:cs="David"/>
          <w:sz w:val="24"/>
          <w:szCs w:val="24"/>
          <w:rtl/>
        </w:rPr>
        <w:instrText>השתפר</w:instrText>
      </w:r>
      <w:r w:rsidR="00785498" w:rsidRPr="0013159B">
        <w:rPr>
          <w:rFonts w:ascii="David" w:hAnsi="David" w:cs="David"/>
          <w:sz w:val="24"/>
          <w:szCs w:val="24"/>
        </w:rPr>
        <w:instrText xml:space="preserve">\n* </w:instrText>
      </w:r>
      <w:r w:rsidR="00785498" w:rsidRPr="0013159B">
        <w:rPr>
          <w:rFonts w:ascii="David" w:hAnsi="David" w:cs="David"/>
          <w:sz w:val="24"/>
          <w:szCs w:val="24"/>
          <w:rtl/>
        </w:rPr>
        <w:instrText>מעט זמן תרגול</w:instrText>
      </w:r>
      <w:r w:rsidR="00785498" w:rsidRPr="0013159B">
        <w:rPr>
          <w:rFonts w:ascii="David" w:hAnsi="David" w:cs="David"/>
          <w:sz w:val="24"/>
          <w:szCs w:val="24"/>
        </w:rPr>
        <w:instrText xml:space="preserve"> &amp;gt; WMC </w:instrText>
      </w:r>
      <w:r w:rsidR="00785498" w:rsidRPr="0013159B">
        <w:rPr>
          <w:rFonts w:ascii="David" w:hAnsi="David" w:cs="David"/>
          <w:sz w:val="24"/>
          <w:szCs w:val="24"/>
          <w:rtl/>
        </w:rPr>
        <w:instrText>התדרדר</w:instrText>
      </w:r>
      <w:r w:rsidR="00785498" w:rsidRPr="0013159B">
        <w:rPr>
          <w:rFonts w:ascii="David" w:hAnsi="David" w:cs="David"/>
          <w:sz w:val="24"/>
          <w:szCs w:val="24"/>
        </w:rPr>
        <w:instrText>\n*</w:instrText>
      </w:r>
      <w:r w:rsidR="00785498" w:rsidRPr="0013159B">
        <w:rPr>
          <w:rFonts w:ascii="David" w:hAnsi="David" w:cs="David"/>
          <w:sz w:val="24"/>
          <w:szCs w:val="24"/>
          <w:rtl/>
        </w:rPr>
        <w:instrText>משך זמן</w:instrText>
      </w:r>
      <w:r w:rsidR="00785498" w:rsidRPr="0013159B">
        <w:rPr>
          <w:rFonts w:ascii="David" w:hAnsi="David" w:cs="David"/>
          <w:sz w:val="24"/>
          <w:szCs w:val="24"/>
        </w:rPr>
        <w:instrText xml:space="preserve"> &amp;gt;&amp;gt;&amp;gt;</w:instrText>
      </w:r>
      <w:r w:rsidR="00785498" w:rsidRPr="0013159B">
        <w:rPr>
          <w:rFonts w:ascii="David" w:hAnsi="David" w:cs="David"/>
          <w:sz w:val="24"/>
          <w:szCs w:val="24"/>
          <w:rtl/>
        </w:rPr>
        <w:instrText>אפקט חיובי</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ללא תיווך של</w:instrText>
      </w:r>
      <w:r w:rsidR="00785498" w:rsidRPr="0013159B">
        <w:rPr>
          <w:rFonts w:ascii="David" w:hAnsi="David" w:cs="David"/>
          <w:sz w:val="24"/>
          <w:szCs w:val="24"/>
        </w:rPr>
        <w:instrText xml:space="preserve"> WMC)\n*</w:instrText>
      </w:r>
      <w:r w:rsidR="00785498" w:rsidRPr="0013159B">
        <w:rPr>
          <w:rFonts w:ascii="David" w:hAnsi="David" w:cs="David"/>
          <w:sz w:val="24"/>
          <w:szCs w:val="24"/>
          <w:rtl/>
        </w:rPr>
        <w:instrText>משך זמן תרגול</w:instrText>
      </w:r>
      <w:r w:rsidR="00785498" w:rsidRPr="0013159B">
        <w:rPr>
          <w:rFonts w:ascii="David" w:hAnsi="David" w:cs="David"/>
          <w:sz w:val="24"/>
          <w:szCs w:val="24"/>
        </w:rPr>
        <w:instrText xml:space="preserve"> &amp;gt;WMC&amp;gt;</w:instrText>
      </w:r>
      <w:r w:rsidR="00785498" w:rsidRPr="0013159B">
        <w:rPr>
          <w:rFonts w:ascii="David" w:hAnsi="David" w:cs="David"/>
          <w:sz w:val="24"/>
          <w:szCs w:val="24"/>
          <w:rtl/>
        </w:rPr>
        <w:instrText>אפקט שלילי</w:instrText>
      </w:r>
      <w:r w:rsidR="00785498" w:rsidRPr="0013159B">
        <w:rPr>
          <w:rFonts w:ascii="David" w:hAnsi="David" w:cs="David"/>
          <w:sz w:val="24"/>
          <w:szCs w:val="24"/>
        </w:rPr>
        <w:instrText>.\n</w:instrText>
      </w:r>
      <w:r w:rsidR="00785498" w:rsidRPr="0013159B">
        <w:rPr>
          <w:rFonts w:ascii="David" w:hAnsi="David" w:cs="David"/>
          <w:sz w:val="24"/>
          <w:szCs w:val="24"/>
          <w:rtl/>
        </w:rPr>
        <w:instrText>השיפור ב</w:instrText>
      </w:r>
      <w:r w:rsidR="00785498" w:rsidRPr="0013159B">
        <w:rPr>
          <w:rFonts w:ascii="David" w:hAnsi="David" w:cs="David"/>
          <w:sz w:val="24"/>
          <w:szCs w:val="24"/>
        </w:rPr>
        <w:instrText xml:space="preserve">-WMC </w:instrText>
      </w:r>
      <w:r w:rsidR="00785498" w:rsidRPr="0013159B">
        <w:rPr>
          <w:rFonts w:ascii="David" w:hAnsi="David" w:cs="David"/>
          <w:sz w:val="24"/>
          <w:szCs w:val="24"/>
          <w:rtl/>
        </w:rPr>
        <w:instrText>מתווך רק את האפקט השלילי - מעיד על כך שיש מנגנונים אחרים הקשורים לאפקט החיובי של מיינדפולנס</w:instrText>
      </w:r>
      <w:r w:rsidR="00785498" w:rsidRPr="0013159B">
        <w:rPr>
          <w:rFonts w:ascii="David" w:hAnsi="David" w:cs="David"/>
          <w:sz w:val="24"/>
          <w:szCs w:val="24"/>
        </w:rPr>
        <w:instrText>.","page":"54-64","title":"Examining the Protective Effects of Mindfulness Training on Working Memory Capacity and Affective Experience","type":"article-journal","volume":"10"},"uris":["http://www.mendeley.com/documents/?uuid=8baf3338-1365-456a-bcf2-ce6e9d6ee305"]},{"id":"ITEM-2","itemData":{"DOI":"10.1037/a0032093","ISSN":"00220663","abstract":"The effects of randomization to mindfulness training (MT) or to a waitlist-control condition on psychological and physiological indicators of teachers’ occupational stress and burnout were examined in 2 field trials. The sample included 113 elementary and secondary school teachers (89% female) from Canada and the United States. Measures were collected at baseline, post-program, and 3-month follow- up; teachers were randomly assigned to condition after baseline assessment. Results showed that 87% of teachers completed the program and found it beneficial. Teachers randomized to MT showed greater mindfulness, focused attention and working memory capacity, and occupational self-compassion, as well as lower levels of occupational stress and burnout at post-program and follow-up, than did those in the control condition. No statistically significant differences due to MT were found for physiological measures of stress. Mediational analyses showed that group differences in mindfulness and self- compassion at post-program mediated reductions in stress and burnout as well as symptoms of anxiety and depression at follow-up. Implications for teaching and learning are discussed","author":[{"dropping-particle":"","family":"Roeser","given":"Robert W.","non-dropping-particle":"","parse-names":false,"suffix":""},{"dropping-particle":"","family":"Schonert-Reichl","given":"Kimberly A.","non-dropping-particle":"","parse-names":false,"suffix":""},{"dropping-particle":"","family":"Jha","given":"Amishi","non-dropping-particle":"","parse-names":false,"suffix":""},{"dropping-particle":"","family":"Cullen","given":"Margaret","non-dropping-particle":"","parse-names":false,"suffix":""},{"dropping-particle":"","family":"Wallace","given":"Linda","non-dropping-particle":"","parse-names":false,"suffix":""},{"dropping-particle":"","family":"Wilensky","given":"Rona","non-dropping-particle":"","parse-names":false,"suffix":""},{"dropping-particle":"","family":"Oberle","given":"Eva","non-dropping-particle":"","parse-names":false,"suffix":""},{"dropping-particle":"","family":"Thomson","given":"Kimberly","non-dropping-particle":"","parse-names":false,"suffix":""},{"dropping-particle":"","family":"Taylor","given":"Cynthia","non-dropping-particle":"","parse-names":false,"suffix":""},{"dropping-particle":"","family":"Harrison","given":"Jessica","non-dropping-particle":"","parse-names":false,"suffix":""}],"container-title":"Journal of Educational Psychology","id":"ITEM-2","issue":"3","issued":{"date-parts":[["2013"]]},"note":"</w:instrText>
      </w:r>
      <w:r w:rsidR="00785498" w:rsidRPr="0013159B">
        <w:rPr>
          <w:rFonts w:ascii="David" w:hAnsi="David" w:cs="David"/>
          <w:sz w:val="24"/>
          <w:szCs w:val="24"/>
          <w:rtl/>
        </w:rPr>
        <w:instrText>שיפור ב</w:instrText>
      </w:r>
      <w:r w:rsidR="00785498" w:rsidRPr="0013159B">
        <w:rPr>
          <w:rFonts w:ascii="David" w:hAnsi="David" w:cs="David"/>
          <w:sz w:val="24"/>
          <w:szCs w:val="24"/>
        </w:rPr>
        <w:instrText xml:space="preserve">-OSPAN </w:instrText>
      </w:r>
      <w:r w:rsidR="00785498" w:rsidRPr="0013159B">
        <w:rPr>
          <w:rFonts w:ascii="David" w:hAnsi="David" w:cs="David"/>
          <w:sz w:val="24"/>
          <w:szCs w:val="24"/>
          <w:rtl/>
        </w:rPr>
        <w:instrText>מורים - אחרי מיינדפולנס</w:instrText>
      </w:r>
      <w:r w:rsidR="00785498" w:rsidRPr="0013159B">
        <w:rPr>
          <w:rFonts w:ascii="David" w:hAnsi="David" w:cs="David"/>
          <w:sz w:val="24"/>
          <w:szCs w:val="24"/>
        </w:rPr>
        <w:instrText>\n</w:instrText>
      </w:r>
      <w:r w:rsidR="00785498" w:rsidRPr="0013159B">
        <w:rPr>
          <w:rFonts w:ascii="David" w:hAnsi="David" w:cs="David"/>
          <w:sz w:val="24"/>
          <w:szCs w:val="24"/>
          <w:rtl/>
        </w:rPr>
        <w:instrText>לקרוא מתישהו לעו מק</w:instrText>
      </w:r>
      <w:r w:rsidR="00785498" w:rsidRPr="0013159B">
        <w:rPr>
          <w:rFonts w:ascii="David" w:hAnsi="David" w:cs="David"/>
          <w:sz w:val="24"/>
          <w:szCs w:val="24"/>
        </w:rPr>
        <w:instrText>","page":"787-804","title":"Mindfulness training and reductions in teacher stress and burnout: Results from two randomized, waitlist-control field trials","type":"article-journal","volume":"105"},"uris":["http://www.mendeley.com/documents/?uuid=b9d99381-fc63-4e32-b409-ac62b4e80a3d"]},{"id":"ITEM-3","itemData":{"DOI":"10.1177/0956797612459659","ISBN":"1467-9280 (Electronic)\\r0956-7976 (Linking)","ISSN":"14679280","PMID":"23538911","abstract":"Given that the ability to attend to a task without distraction underlies performance in a wide variety of contexts, training one's ability to stay on task should result in a similarly broad enhancement of performance. In a randomized controlled investigation, we examined whether a 2-week mindfulness-training course would decrease mind wandering and improve cognitive performance. Mindfulness training improved both GRE reading-comprehension scores and working memory capacity while simultaneously reducing the occurrence of distracting thoughts during completion of the GRE and the measure of working memory. Improvements in performance following mindfulness training were mediated by reduced mind wandering among participants who were prone to distraction at pretesting. Our results suggest that cultivating mindfulness is an effective and efficient technique for improving cognitive function, with wide-reaching consequences.","author":[{"dropping-particle":"","family":"Mrazek","given":"Michael D.","non-dropping-particle":"","parse-names":false,"suffix":""},{"dropping-particle":"","family":"Franklin","given":"Michael S.","non-dropping-particle":"","parse-names":false,"suffix":""},{"dropping-particle":"","family":"Phillips","given":"Dawa Tarchin","non-dropping-particle":"","parse-names":false,"suffix":""},{"dropping-particle":"","family":"Baird","given":"Benjamin","non-dropping-particle":"","parse-names":false,"suffix":""},{"dropping-particle":"","family":"Schooler","given":"Jonathan W.","non-dropping-particle":"","parse-names":false,"suffix":""}],"container-title":"Psychological Science","id":"ITEM-3","issue":"5","issued":{"date-parts":[["2013"]]},"note":"</w:instrText>
      </w:r>
      <w:r w:rsidR="00785498" w:rsidRPr="0013159B">
        <w:rPr>
          <w:rFonts w:ascii="David" w:hAnsi="David" w:cs="David"/>
          <w:sz w:val="24"/>
          <w:szCs w:val="24"/>
          <w:rtl/>
        </w:rPr>
        <w:instrText>שיפור קבולת של זכרון עבודה לאחר אימון מיינדפולנס</w:instrText>
      </w:r>
      <w:r w:rsidR="00785498" w:rsidRPr="0013159B">
        <w:rPr>
          <w:rFonts w:ascii="David" w:hAnsi="David" w:cs="David"/>
          <w:sz w:val="24"/>
          <w:szCs w:val="24"/>
        </w:rPr>
        <w:instrText>\n</w:instrText>
      </w:r>
      <w:r w:rsidR="00785498" w:rsidRPr="0013159B">
        <w:rPr>
          <w:rFonts w:ascii="David" w:hAnsi="David" w:cs="David"/>
          <w:sz w:val="24"/>
          <w:szCs w:val="24"/>
          <w:rtl/>
        </w:rPr>
        <w:instrText>שיפור של</w:instrText>
      </w:r>
      <w:r w:rsidR="00785498" w:rsidRPr="0013159B">
        <w:rPr>
          <w:rFonts w:ascii="David" w:hAnsi="David" w:cs="David"/>
          <w:sz w:val="24"/>
          <w:szCs w:val="24"/>
        </w:rPr>
        <w:instrText xml:space="preserve"> GRE - </w:instrText>
      </w:r>
      <w:r w:rsidR="00785498" w:rsidRPr="0013159B">
        <w:rPr>
          <w:rFonts w:ascii="David" w:hAnsi="David" w:cs="David"/>
          <w:sz w:val="24"/>
          <w:szCs w:val="24"/>
          <w:rtl/>
        </w:rPr>
        <w:instrText>ביצוע אקדמי</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הפחתה של</w:instrText>
      </w:r>
      <w:r w:rsidR="00785498" w:rsidRPr="0013159B">
        <w:rPr>
          <w:rFonts w:ascii="David" w:hAnsi="David" w:cs="David"/>
          <w:sz w:val="24"/>
          <w:szCs w:val="24"/>
        </w:rPr>
        <w:instrText xml:space="preserve"> mind wanering\n\n</w:instrText>
      </w:r>
      <w:r w:rsidR="00785498" w:rsidRPr="0013159B">
        <w:rPr>
          <w:rFonts w:ascii="David" w:hAnsi="David" w:cs="David"/>
          <w:sz w:val="24"/>
          <w:szCs w:val="24"/>
          <w:rtl/>
        </w:rPr>
        <w:instrText>לסיים לקרוא יותר לעומק</w:instrText>
      </w:r>
      <w:r w:rsidR="00785498" w:rsidRPr="0013159B">
        <w:rPr>
          <w:rFonts w:ascii="David" w:hAnsi="David" w:cs="David"/>
          <w:sz w:val="24"/>
          <w:szCs w:val="24"/>
        </w:rPr>
        <w:instrText>!\n</w:instrText>
      </w:r>
      <w:r w:rsidR="00785498" w:rsidRPr="0013159B">
        <w:rPr>
          <w:rFonts w:ascii="David" w:hAnsi="David" w:cs="David"/>
          <w:sz w:val="24"/>
          <w:szCs w:val="24"/>
          <w:rtl/>
        </w:rPr>
        <w:instrText>להבין את המטלה לבדיקת</w:instrText>
      </w:r>
      <w:r w:rsidR="00785498" w:rsidRPr="0013159B">
        <w:rPr>
          <w:rFonts w:ascii="David" w:hAnsi="David" w:cs="David"/>
          <w:sz w:val="24"/>
          <w:szCs w:val="24"/>
        </w:rPr>
        <w:instrText xml:space="preserve"> WMC\n</w:instrText>
      </w:r>
      <w:r w:rsidR="00785498" w:rsidRPr="0013159B">
        <w:rPr>
          <w:rFonts w:ascii="David" w:hAnsi="David" w:cs="David"/>
          <w:sz w:val="24"/>
          <w:szCs w:val="24"/>
          <w:rtl/>
        </w:rPr>
        <w:instrText>והאם באמת היה שיפור ב</w:instrText>
      </w:r>
      <w:r w:rsidR="00785498" w:rsidRPr="0013159B">
        <w:rPr>
          <w:rFonts w:ascii="David" w:hAnsi="David" w:cs="David"/>
          <w:sz w:val="24"/>
          <w:szCs w:val="24"/>
        </w:rPr>
        <w:instrText>-WMC \n","page":"776-781","title":"Mindfulness Training Improves Working Memory Capacity and GRE Performance While Reducing Mind Wandering","type":"article-journal","volume":"24"},"uris":["http://www.mendeley.com/documents/?uuid=6fe5ad4c-de8b-45d1-9b27-01ffc7f08276"]},{"id":"ITEM-4","itemData":{"DOI":"10.1016/j.jadohealth.2015.09.024","ISSN":"1054-139X","author":[{"dropping-particle":"","family":"Quach","given":"Dianna","non-dropping-particle":"","parse-names":false,"suffix":""},{"dropping-particle":"","family":"Ph","given":"D","non-dropping-particle":"","parse-names":false,"suffix":""},{"dropping-particle":"","family":"Mano","given":"Kristen E Jastrowski","non-dropping-particle":"","parse-names":false,"suffix":""},{"dropping-particle":"","family":"Ph","given":"D","non-dropping-particle":"","parse-names":false,"suffix":""},{"dropping-particle":"","family":"Alexander","given":"Kristi","non-dropping-particle":"","parse-names":false,"suffix":""},{"dropping-particle":"","family":"Ph","given":"D","non-dropping-particle":"","parse-names":false,"suffix":""}],"container-title":"Journal of Adolescent Health","id":"ITEM-4","issue":"5","issued":{"date-parts":[["2016"]]},"note":"</w:instrText>
      </w:r>
      <w:r w:rsidR="00785498" w:rsidRPr="0013159B">
        <w:rPr>
          <w:rFonts w:ascii="David" w:hAnsi="David" w:cs="David"/>
          <w:sz w:val="24"/>
          <w:szCs w:val="24"/>
          <w:rtl/>
        </w:rPr>
        <w:instrText>מחקר עם</w:instrText>
      </w:r>
      <w:r w:rsidR="00785498" w:rsidRPr="0013159B">
        <w:rPr>
          <w:rFonts w:ascii="David" w:hAnsi="David" w:cs="David"/>
          <w:sz w:val="24"/>
          <w:szCs w:val="24"/>
        </w:rPr>
        <w:instrText xml:space="preserve"> RCT </w:instrText>
      </w:r>
      <w:r w:rsidR="00785498" w:rsidRPr="0013159B">
        <w:rPr>
          <w:rFonts w:ascii="David" w:hAnsi="David" w:cs="David"/>
          <w:sz w:val="24"/>
          <w:szCs w:val="24"/>
          <w:rtl/>
        </w:rPr>
        <w:instrText>בוחן את האפקט של מיינדפולנס על</w:instrText>
      </w:r>
      <w:r w:rsidR="00785498" w:rsidRPr="0013159B">
        <w:rPr>
          <w:rFonts w:ascii="David" w:hAnsi="David" w:cs="David"/>
          <w:sz w:val="24"/>
          <w:szCs w:val="24"/>
        </w:rPr>
        <w:instrText xml:space="preserve"> WMC </w:instrText>
      </w:r>
      <w:r w:rsidR="00785498" w:rsidRPr="0013159B">
        <w:rPr>
          <w:rFonts w:ascii="David" w:hAnsi="David" w:cs="David"/>
          <w:sz w:val="24"/>
          <w:szCs w:val="24"/>
          <w:rtl/>
        </w:rPr>
        <w:instrText>במתבגרים</w:instrText>
      </w:r>
      <w:r w:rsidR="00785498" w:rsidRPr="0013159B">
        <w:rPr>
          <w:rFonts w:ascii="David" w:hAnsi="David" w:cs="David"/>
          <w:sz w:val="24"/>
          <w:szCs w:val="24"/>
        </w:rPr>
        <w:instrText>\n</w:instrText>
      </w:r>
      <w:r w:rsidR="00785498" w:rsidRPr="0013159B">
        <w:rPr>
          <w:rFonts w:ascii="David" w:hAnsi="David" w:cs="David"/>
          <w:sz w:val="24"/>
          <w:szCs w:val="24"/>
          <w:rtl/>
        </w:rPr>
        <w:instrText>קב' מיינדפולנס, האת'ה יוגה ורשימת המתנה</w:instrText>
      </w:r>
      <w:r w:rsidR="00785498" w:rsidRPr="0013159B">
        <w:rPr>
          <w:rFonts w:ascii="David" w:hAnsi="David" w:cs="David"/>
          <w:sz w:val="24"/>
          <w:szCs w:val="24"/>
        </w:rPr>
        <w:instrText>.","page":"489-496","publisher":"Elsevier Inc.","title":"Original article A Randomized Controlled Trial Examining the Effect of Mindfulness Meditation on Working Memory Capacity in Adolescents","type":"article-journal","volume":"58"},"uris":["http://www.mendeley.com/documents/?uuid=a362ab46-6000-4354-8ca2-174f255c8e80"]}],"mendeley":{"formattedCitation":"(A. P. Jha, Stanley, Kiyonaga, Wong, &amp; Gelfand, 2010; Mrazek et al., 2013; Quach et al., 2016; Roeser et al., 2013)","plainTextFormattedCitation":"(A. P. Jha, Stanley, Kiyonaga, Wong, &amp; Gelfand, 2010; Mrazek et al., 2013; Quach et al., 2016; Roeser et al., 2013)","previouslyFormattedCitation":"(A. P. Jha, Stanley, Kiyonaga, Wong, &amp; Gelfand, 2010; Mrazek et al., 2013; Quach et al., 2016; Roeser et al., 2013)"},"properties":{"noteIndex":0},"schema":"https://github.com/citation-style-language/schema/raw/master/csl-citation.json"}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(A. P. Jha, Stanley, Kiyonaga, Wong, &amp; Gelfand, 2010; Mrazek et al., 2013; Quach et al., 2016; Roeser et al., 2013)</w:t>
      </w:r>
      <w:r w:rsidRPr="006A4A9B">
        <w:rPr>
          <w:rFonts w:ascii="David" w:hAnsi="David" w:cs="David"/>
          <w:sz w:val="24"/>
          <w:szCs w:val="24"/>
        </w:rPr>
        <w:fldChar w:fldCharType="end"/>
      </w:r>
      <w:r w:rsidRPr="006A4A9B">
        <w:rPr>
          <w:rFonts w:ascii="David" w:hAnsi="David" w:cs="David"/>
          <w:sz w:val="24"/>
          <w:szCs w:val="24"/>
        </w:rPr>
        <w:t>;</w:t>
      </w:r>
      <w:r w:rsidR="001149AF" w:rsidRPr="006A4A9B">
        <w:rPr>
          <w:rFonts w:ascii="David" w:hAnsi="David" w:cs="David"/>
          <w:sz w:val="24"/>
          <w:szCs w:val="24"/>
        </w:rPr>
        <w:t xml:space="preserve">Delayed Recognition </w:t>
      </w:r>
      <w:ins w:id="195" w:author="0mer dar" w:date="2020-02-10T09:41:00Z">
        <w:r w:rsidR="00BC44D1" w:rsidRPr="0013159B">
          <w:rPr>
            <w:rFonts w:ascii="David" w:hAnsi="David" w:cs="David"/>
            <w:sz w:val="24"/>
            <w:szCs w:val="24"/>
            <w:lang w:val="en-GB"/>
          </w:rPr>
          <w:t xml:space="preserve">Working memory </w:t>
        </w:r>
      </w:ins>
      <w:del w:id="196" w:author="0mer dar" w:date="2020-02-10T09:41:00Z">
        <w:r w:rsidRPr="0013159B" w:rsidDel="00BC44D1">
          <w:rPr>
            <w:rFonts w:ascii="David" w:hAnsi="David" w:cs="David"/>
            <w:sz w:val="24"/>
            <w:szCs w:val="24"/>
          </w:rPr>
          <w:delText xml:space="preserve">WM </w:delText>
        </w:r>
      </w:del>
      <w:r w:rsidR="001149AF" w:rsidRPr="0013159B">
        <w:rPr>
          <w:rFonts w:ascii="David" w:hAnsi="David" w:cs="David"/>
          <w:sz w:val="24"/>
          <w:szCs w:val="24"/>
        </w:rPr>
        <w:t>Task</w:t>
      </w:r>
      <w:r w:rsidRPr="0013159B">
        <w:rPr>
          <w:rFonts w:ascii="David" w:hAnsi="David" w:cs="David"/>
          <w:sz w:val="24"/>
          <w:szCs w:val="24"/>
        </w:rPr>
        <w:t xml:space="preserve">,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{"citationItems":[{"id":"ITEM-1","itemData":{"DOI":"10.1007/s41465-017-0035-2","ISSN":"2509-3290","abstract":"Periods of persistent and intensive demands may compromise working memory (WM) and increase suscepti-bility to distraction. We investigated if min</w:instrText>
      </w:r>
      <w:r w:rsidR="00785498" w:rsidRPr="0013159B">
        <w:rPr>
          <w:rFonts w:ascii="David" w:hAnsi="David" w:cs="David"/>
          <w:sz w:val="24"/>
          <w:szCs w:val="24"/>
        </w:rPr>
        <w:instrText>dfulness training (MT) may mitigate these deleterious effects and promote cog-nitive resilience in military cohorts enduring a high-demand interval of military training. To better understand which as-pects of MT programs are most beneficial, three military co-horts were examined. Two groups received 8-h variants of an MT course, Mindfulness-based Mind Fitness Training (MMFT)®, with one group emphasizing in-class training ex-ercises (M8T, n = 40) and the other emphasizing didactic content (M8D, n = 40). A third group received no training (NTC, n = 46). Performance on a delayed-recognition WM task that varied mnemonic load (1 vs. 2 items) and delay-spanning valenced distraction (negative vs. neutral images) was measured before (T1) and after (T2) an 8-week interval. Overall, task accuracy (% correct) was greater on low-vs. high-load trials, as well as trials with neutral vs. negative dis-traction. Task accuracy did not change over time in a civilian cohort (N = 22). Yet, it declined from T1 to T2 in the military cohorts, with the greatest degradation in NTC, followed by M8D, and near stable performance from T1 to T2 in M8T. This time by group effect significantly varied with load, but not with distracter valence. While NTC's performance degrad-ed over time for both low-and high-load trials, M8D's perfor-mance degraded only for high load, and M8T did not show performance degradation for either load condition. These re-sults suggest that MT may protect against WM degradation over high-demand intervals, with training-focused MT pro-grams offering the greatest benefits for maintaining perfor-mance in high-load conditions. One of the deadliest Bfriendly fire^ incidents in recent US military history occurred in Afghanistan in 2002 and involved the use of a global positioning system (GPS) by a US soldier. The soldier provided coordinates displayed on the GPS for an airstrike involving a 2000-lb satellite-guided bomb. Instead of hitting an enemy outpost as intended, the bomb landed on his own battalion command, injuring and killing many. While this soldier's military training had taught him well that the GPS defaults to displaying its own location's coordinates when its batteries are changed as he had just done, he used these coor-dinates anyway (Loeb 2002). By failing to bring to mind well-learned information from long…","author":[{"dropping-particle":"","family":"Jha","given":"Amishi P.","non-dropping-particle":"","parse-names":false,"suffix":""},{"dropping-particle":"","family":"Witkin","given":"Joanna E.","non-dropping-particle":"","parse-names":false,"suffix":""},{"dropping-particle":"","family":"Morrison","given":"Alexandra B.","non-dropping-particle":"","parse-names":false,"suffix":""},{"dropping-particle":"","family":"Rostrup","given":"Nina","non-dropping-particle":"","parse-names":false,"suffix":""},{"dropping-particle":"","family":"Stanley","given":"Elizabeth","non-dropping-particle":"","parse-names":false,"suffix":""}],"container-title":"Journal of Cognitive Enhancement","id":"ITEM-1","issue":"2","issued":{"date-parts":[["2017"]]},"note":"</w:instrText>
      </w:r>
      <w:r w:rsidR="00785498" w:rsidRPr="0013159B">
        <w:rPr>
          <w:rFonts w:ascii="David" w:hAnsi="David" w:cs="David"/>
          <w:sz w:val="24"/>
          <w:szCs w:val="24"/>
          <w:rtl/>
        </w:rPr>
        <w:instrText>תרגול מיינדפולנס קצר טווח מגן מפני דגרגציה של זכרון עבודה לאורך</w:instrText>
      </w:r>
      <w:r w:rsidR="00785498" w:rsidRPr="0013159B">
        <w:rPr>
          <w:rFonts w:ascii="David" w:hAnsi="David" w:cs="David"/>
          <w:sz w:val="24"/>
          <w:szCs w:val="24"/>
        </w:rPr>
        <w:instrText xml:space="preserve"> high-demand intervals? \\\n\n</w:instrText>
      </w:r>
      <w:r w:rsidR="00785498" w:rsidRPr="0013159B">
        <w:rPr>
          <w:rFonts w:ascii="David" w:hAnsi="David" w:cs="David"/>
          <w:sz w:val="24"/>
          <w:szCs w:val="24"/>
          <w:rtl/>
        </w:rPr>
        <w:instrText>תקופות של דרישות אינטנסיביות יכול להגביר פגיעות להפרעות</w:instrText>
      </w:r>
      <w:r w:rsidR="00785498" w:rsidRPr="0013159B">
        <w:rPr>
          <w:rFonts w:ascii="David" w:hAnsi="David" w:cs="David"/>
          <w:sz w:val="24"/>
          <w:szCs w:val="24"/>
        </w:rPr>
        <w:instrText>. \n</w:instrText>
      </w:r>
      <w:r w:rsidR="00785498" w:rsidRPr="0013159B">
        <w:rPr>
          <w:rFonts w:ascii="David" w:hAnsi="David" w:cs="David"/>
          <w:sz w:val="24"/>
          <w:szCs w:val="24"/>
          <w:rtl/>
        </w:rPr>
        <w:instrText>נחקר האם מיינדפולנס יכול להגן מפני האפקט הזה ולספק עמידות בקרב אנשי צבא</w:instrText>
      </w:r>
      <w:r w:rsidR="00785498" w:rsidRPr="0013159B">
        <w:rPr>
          <w:rFonts w:ascii="David" w:hAnsi="David" w:cs="David"/>
          <w:sz w:val="24"/>
          <w:szCs w:val="24"/>
        </w:rPr>
        <w:instrText>.\n</w:instrText>
      </w:r>
      <w:r w:rsidR="00785498" w:rsidRPr="0013159B">
        <w:rPr>
          <w:rFonts w:ascii="David" w:hAnsi="David" w:cs="David"/>
          <w:sz w:val="24"/>
          <w:szCs w:val="24"/>
          <w:rtl/>
        </w:rPr>
        <w:instrText>מטרת המאמר היא לבדוק איזה היבט בתרגול הוא הכי יעיל</w:instrText>
      </w:r>
      <w:r w:rsidR="00785498" w:rsidRPr="0013159B">
        <w:rPr>
          <w:rFonts w:ascii="David" w:hAnsi="David" w:cs="David"/>
          <w:sz w:val="24"/>
          <w:szCs w:val="24"/>
        </w:rPr>
        <w:instrText>.\n</w:instrText>
      </w:r>
      <w:r w:rsidR="00785498" w:rsidRPr="0013159B">
        <w:rPr>
          <w:rFonts w:ascii="David" w:hAnsi="David" w:cs="David"/>
          <w:sz w:val="24"/>
          <w:szCs w:val="24"/>
          <w:rtl/>
        </w:rPr>
        <w:instrText>קב' אחת הדגישה תרגול בתוך הכתה</w:instrText>
      </w:r>
      <w:r w:rsidR="00785498" w:rsidRPr="0013159B">
        <w:rPr>
          <w:rFonts w:ascii="David" w:hAnsi="David" w:cs="David"/>
          <w:sz w:val="24"/>
          <w:szCs w:val="24"/>
        </w:rPr>
        <w:instrText>,\n</w:instrText>
      </w:r>
      <w:r w:rsidR="00785498" w:rsidRPr="0013159B">
        <w:rPr>
          <w:rFonts w:ascii="David" w:hAnsi="David" w:cs="David"/>
          <w:sz w:val="24"/>
          <w:szCs w:val="24"/>
          <w:rtl/>
        </w:rPr>
        <w:instrText>קב' שניה הדגישה תוכן דידקטי</w:instrText>
      </w:r>
      <w:r w:rsidR="00785498" w:rsidRPr="0013159B">
        <w:rPr>
          <w:rFonts w:ascii="David" w:hAnsi="David" w:cs="David"/>
          <w:sz w:val="24"/>
          <w:szCs w:val="24"/>
        </w:rPr>
        <w:instrText>.\n\n</w:instrText>
      </w:r>
      <w:r w:rsidR="00785498" w:rsidRPr="0013159B">
        <w:rPr>
          <w:rFonts w:ascii="David" w:hAnsi="David" w:cs="David"/>
          <w:sz w:val="24"/>
          <w:szCs w:val="24"/>
          <w:rtl/>
        </w:rPr>
        <w:instrText>מטלה</w:instrText>
      </w:r>
      <w:r w:rsidR="00785498" w:rsidRPr="0013159B">
        <w:rPr>
          <w:rFonts w:ascii="David" w:hAnsi="David" w:cs="David"/>
          <w:sz w:val="24"/>
          <w:szCs w:val="24"/>
        </w:rPr>
        <w:instrText xml:space="preserve"> - delayes recognition WM task \n</w:instrText>
      </w:r>
      <w:r w:rsidR="00785498" w:rsidRPr="0013159B">
        <w:rPr>
          <w:rFonts w:ascii="David" w:hAnsi="David" w:cs="David"/>
          <w:sz w:val="24"/>
          <w:szCs w:val="24"/>
          <w:rtl/>
        </w:rPr>
        <w:instrText>בוחנת יכולתת שינון וזמן דיאל י עם הסחה (תמונה שלילית או נטרלית)</w:instrText>
      </w:r>
      <w:r w:rsidR="00785498" w:rsidRPr="0013159B">
        <w:rPr>
          <w:rFonts w:ascii="David" w:hAnsi="David" w:cs="David"/>
          <w:sz w:val="24"/>
          <w:szCs w:val="24"/>
        </w:rPr>
        <w:instrText>.\n\n</w:instrText>
      </w:r>
      <w:r w:rsidR="00785498" w:rsidRPr="0013159B">
        <w:rPr>
          <w:rFonts w:ascii="David" w:hAnsi="David" w:cs="David"/>
          <w:sz w:val="24"/>
          <w:szCs w:val="24"/>
          <w:rtl/>
        </w:rPr>
        <w:instrText>מערך</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מדידות לפני ואחרי</w:instrText>
      </w:r>
      <w:r w:rsidR="00785498" w:rsidRPr="0013159B">
        <w:rPr>
          <w:rFonts w:ascii="David" w:hAnsi="David" w:cs="David"/>
          <w:sz w:val="24"/>
          <w:szCs w:val="24"/>
        </w:rPr>
        <w:instrText>. \n\n</w:instrText>
      </w:r>
      <w:r w:rsidR="00785498" w:rsidRPr="0013159B">
        <w:rPr>
          <w:rFonts w:ascii="David" w:hAnsi="David" w:cs="David"/>
          <w:sz w:val="24"/>
          <w:szCs w:val="24"/>
          <w:rtl/>
        </w:rPr>
        <w:instrText>הממצא הטוב ביותר היה בקב' של הלימוד הפרקטי ולא רק הדידקטי</w:instrText>
      </w:r>
      <w:r w:rsidR="00785498" w:rsidRPr="0013159B">
        <w:rPr>
          <w:rFonts w:ascii="David" w:hAnsi="David" w:cs="David"/>
          <w:sz w:val="24"/>
          <w:szCs w:val="24"/>
        </w:rPr>
        <w:instrText xml:space="preserve"> \n\n","page":"154-171","publisher":"Journal of Cognitive Enhancement","title":"Short-Form Mindfulness Training Protects Against Working Memory Degradation over High-Demand Intervals","type":"article-journal","volume":"1"},"uris":["http://www.mendeley.com/documents/?uuid=fa3c3d5d-95e1-482a-afe5-2c22d16c6bf3"]},{"id":"ITEM-2","itemData":{"DOI":"10.3389/fnhum.2013.00897","ISSN":"1662-5161","abstract":"Mindfulness training (MT) is a form of mental training in which individuals engage in exercises to cultivate an attentive, present centered, and non-reactive mental mode. The present study examines the putative benefits of MT in University students for whom mind wandering can interfere with learning and academic success. We tested the hypothesis that short-form MT (7 h over 7 weeks) contextualized for the challenges and concerns of University students may reduce mind wandering and improve working memory. Performance on the sustained attention to response task (SART) and two working memory tasks (operation span, delayed-recognition with distracters) was indexed in participants assigned to a waitlist control group or the MT course. Results demonstrated MT-related benefits in SART performance. Relative to the control group, MT participants had higher task accuracy and self-reported being more \"on-task\" after the 7-week training period. MT did not significantly benefit the operation span task or accuracy on the delayed-recognition task. Together these results suggest that while short-form MT did not bolster working memory task performance, it may help curb mind wandering and should, therefore, be further investigated for its use in academic contexts.","author":[{"dropping-particle":"","family":"Morrison","given":"Alexandra B.","non-dropping-particle":"","parse-names":false,"suffix":""},{"dropping-particle":"","family":"Goolsarran","given":"Merissa","non-dropping-particle":"","parse-names":false,"suffix":""},{"dropping-particle":"","family":"Rogers","given":"Scott L.","non-dropping-particle":"","parse-names":false,"suffix":""},{"dropping-particle":"","family":"Jha","given":"Amishi P.","non-dropping-particle":"","parse-names":false,"suffix":""}],"container-title":"Frontiers in Human Neuroscience","id":"ITEM-2","issue":"January","issued":{"date-parts":[["2014"]]},"note":"</w:instrText>
      </w:r>
      <w:r w:rsidR="00785498" w:rsidRPr="0013159B">
        <w:rPr>
          <w:rFonts w:ascii="David" w:hAnsi="David" w:cs="David"/>
          <w:sz w:val="24"/>
          <w:szCs w:val="24"/>
          <w:rtl/>
        </w:rPr>
        <w:instrText>אין שיפור ב</w:instrText>
      </w:r>
      <w:r w:rsidR="00785498" w:rsidRPr="0013159B">
        <w:rPr>
          <w:rFonts w:ascii="David" w:hAnsi="David" w:cs="David"/>
          <w:sz w:val="24"/>
          <w:szCs w:val="24"/>
        </w:rPr>
        <w:instrText xml:space="preserve">-WM </w:instrText>
      </w:r>
      <w:r w:rsidR="00785498" w:rsidRPr="0013159B">
        <w:rPr>
          <w:rFonts w:ascii="David" w:hAnsi="David" w:cs="David"/>
          <w:sz w:val="24"/>
          <w:szCs w:val="24"/>
          <w:rtl/>
        </w:rPr>
        <w:instrText>בשתי מטלות</w:instrText>
      </w:r>
      <w:r w:rsidR="00785498" w:rsidRPr="0013159B">
        <w:rPr>
          <w:rFonts w:ascii="David" w:hAnsi="David" w:cs="David"/>
          <w:sz w:val="24"/>
          <w:szCs w:val="24"/>
        </w:rPr>
        <w:instrText>\n</w:instrText>
      </w:r>
      <w:r w:rsidR="00785498" w:rsidRPr="0013159B">
        <w:rPr>
          <w:rFonts w:ascii="David" w:hAnsi="David" w:cs="David"/>
          <w:sz w:val="24"/>
          <w:szCs w:val="24"/>
          <w:rtl/>
        </w:rPr>
        <w:instrText>ההסבר שניתן הוא עצימות נמוכה מדי ומוקלט</w:instrText>
      </w:r>
      <w:r w:rsidR="00785498" w:rsidRPr="0013159B">
        <w:rPr>
          <w:rFonts w:ascii="David" w:hAnsi="David" w:cs="David"/>
          <w:sz w:val="24"/>
          <w:szCs w:val="24"/>
        </w:rPr>
        <w:instrText>...\n</w:instrText>
      </w:r>
      <w:r w:rsidR="00785498" w:rsidRPr="0013159B">
        <w:rPr>
          <w:rFonts w:ascii="David" w:hAnsi="David" w:cs="David"/>
          <w:sz w:val="24"/>
          <w:szCs w:val="24"/>
          <w:rtl/>
        </w:rPr>
        <w:instrText>למרות - שבניסוי שגם בדק השפעה על</w:instrText>
      </w:r>
      <w:r w:rsidR="00785498" w:rsidRPr="0013159B">
        <w:rPr>
          <w:rFonts w:ascii="David" w:hAnsi="David" w:cs="David"/>
          <w:sz w:val="24"/>
          <w:szCs w:val="24"/>
        </w:rPr>
        <w:instrText xml:space="preserve"> OSPAN </w:instrText>
      </w:r>
      <w:r w:rsidR="00785498" w:rsidRPr="0013159B">
        <w:rPr>
          <w:rFonts w:ascii="David" w:hAnsi="David" w:cs="David"/>
          <w:sz w:val="24"/>
          <w:szCs w:val="24"/>
          <w:rtl/>
        </w:rPr>
        <w:instrText>בקרב סטונדטים</w:instrText>
      </w:r>
      <w:r w:rsidR="00785498" w:rsidRPr="0013159B">
        <w:rPr>
          <w:rFonts w:ascii="David" w:hAnsi="David" w:cs="David"/>
          <w:sz w:val="24"/>
          <w:szCs w:val="24"/>
        </w:rPr>
        <w:instrText xml:space="preserve"> GRE </w:instrText>
      </w:r>
      <w:r w:rsidR="00785498" w:rsidRPr="0013159B">
        <w:rPr>
          <w:rFonts w:ascii="David" w:hAnsi="David" w:cs="David"/>
          <w:sz w:val="24"/>
          <w:szCs w:val="24"/>
          <w:rtl/>
        </w:rPr>
        <w:instrText>כן הראה שיפור ב</w:instrText>
      </w:r>
      <w:r w:rsidR="00785498" w:rsidRPr="0013159B">
        <w:rPr>
          <w:rFonts w:ascii="David" w:hAnsi="David" w:cs="David"/>
          <w:sz w:val="24"/>
          <w:szCs w:val="24"/>
        </w:rPr>
        <w:instrText>-OSPAN \n(Mrazek 2013(\n\n\nOSPAN\n\nDelayed-Recognition with Distracters","page":"1-12","title":"Taming a wandering attention: short-form mindfulness training in student cohorts","type":"article-journal","volume":"7"},"uris":["http://www.mendeley.com/documents/?uuid=3dfa382f-4872-4eef-ae1d-f269c9ef1da0"]}],"mendeley":{"formattedCitation":"(A. P. Jha, Witkin, Morrison, Rostrup, &amp; Stanley, 2017; Morrison et al., 2014)","plainTextFormattedCitation":"(A. P. Jha, Witkin, Morrison, Rostrup, &amp; Stanley, 2017; Morrison et al., 2014)","previouslyFormattedCitation":"(A. P. Jha, Witkin, Morrison, Rostrup, &amp; Stanley, 2017; Morrison et al., 2014)"},"properties":{"noteIndex":0},"schema":"https://github.com/citation-style-language/schema/raw/master/csl-citation.json"}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(A. P. Jha, Witkin, Morrison, Rostrup, &amp; Stanley, 2017; Morrison et al., 2014)</w:t>
      </w:r>
      <w:r w:rsidRPr="006A4A9B">
        <w:rPr>
          <w:rFonts w:ascii="David" w:hAnsi="David" w:cs="David"/>
          <w:sz w:val="24"/>
          <w:szCs w:val="24"/>
        </w:rPr>
        <w:fldChar w:fldCharType="end"/>
      </w:r>
      <w:r w:rsidRPr="006A4A9B">
        <w:rPr>
          <w:rFonts w:ascii="David" w:hAnsi="David" w:cs="David"/>
          <w:sz w:val="24"/>
          <w:szCs w:val="24"/>
        </w:rPr>
        <w:t xml:space="preserve">; combi-ATV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{"citationItems":[{"id":"ITEM-1","itemData":{"DOI":"10.1037/a0024931","ISSN":"00963445","PMID":"21910559","abstract":"Improvements in attentional performance are at the core of proposed mechanisms for stress reduction in mindfulness meditation pra</w:instrText>
      </w:r>
      <w:r w:rsidR="00785498" w:rsidRPr="0013159B">
        <w:rPr>
          <w:rFonts w:ascii="David" w:hAnsi="David" w:cs="David"/>
          <w:sz w:val="24"/>
          <w:szCs w:val="24"/>
        </w:rPr>
        <w:instrText>ctices. However, this claim can be questioned because no previous studies have actively manipulated test effort in control groups and controlled for effects of stress reduction per se. In a blinded design, 48 young, healthy meditation novices were randomly assigned to a mindfulness-based stress reduction (MBSR), nonmindfulness stress reduction (NMSR), or inactive control group. At posttest, inactive controls were randomly split into nonincentive and incentive controls, the latter receiving a financial reward to improve attentional performance. Pre- and postintervention, 5 validated attention paradigms were employed along with self-report scales on mindfulness and perceived stress and saliva cortisol samples to measure physiological stress. Attentional effects of MBSR, NMSR, and the financial incentive were comparable or significantly larger in the incentive group on all reaction-time-based measures. However, selective attention in the MBSR group improved significantly more than in any other group. Similarly, only the MBSR intervention improved the threshold for conscious perception and visual working memory capacity. Furthermore, stress-reducing effects of MBSR were supported because those in the MBSR group showed significantly less perceived and physiological stress while increasing their mindfulness levels significantly. We argue that MBSR may contribute uniquely to attentional improvements but that further research focusing on non-reaction-time-based measures and outcomes less confounded by test effort is needed. Critically, our data demonstrate that previously observed improvements of attention after MBSR may be seriously confounded by test effort and nonmindfulness stress reduction.","author":[{"dropping-particle":"","family":"Jensen","given":"Christian Gaden","non-dropping-particle":"","parse-names":false,"suffix":""},{"dropping-particle":"","family":"Vangkilde","given":"Signe","non-dropping-particle":"","parse-names":false,"suffix":""},{"dropping-particle":"","family":"Frokjaer","given":"Vibe","non-dropping-particle":"","parse-names":false,"suffix":""},{"dropping-particle":"","family":"Hasselbalch","given":"Steen G.","non-dropping-particle":"","parse-names":false,"suffix":""}],"container-title":"Journal of Experimental Psychology: General","id":"ITEM-1","issue":"1","issued":{"date-parts":[["2012"]]},"note":", selective attention in the MBSR group improved significantly more than in any other group. (d2)\n\nNO EFFECT to stroop and other tasks","page":"106-123","title":"Mindfulness training affects attention-Or is it attentional effort?","type":"article-journal","volume":"141"},"uris":["http://www.mendeley.com/documents/?uuid=7c49d840-c70b-4ed4-b78c-171716a1b03d"]}],"mendeley":{"formattedCitation":"(Jensen et al., 2012)","plainTextFormattedCitation":"(Jensen et al., 2012)","previouslyFormattedCitation":"(Jensen et al., 2012)"},"properties":{"noteIndex":0},"schema":"https://github.com/citation-style-language/schema/raw/master/csl-citation.json"}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(Jensen et al., 2012)</w:t>
      </w:r>
      <w:r w:rsidRPr="006A4A9B">
        <w:rPr>
          <w:rFonts w:ascii="David" w:hAnsi="David" w:cs="David"/>
          <w:sz w:val="24"/>
          <w:szCs w:val="24"/>
        </w:rPr>
        <w:fldChar w:fldCharType="end"/>
      </w:r>
      <w:r w:rsidRPr="006A4A9B">
        <w:rPr>
          <w:rFonts w:ascii="David" w:hAnsi="David" w:cs="David"/>
          <w:sz w:val="24"/>
          <w:szCs w:val="24"/>
        </w:rPr>
        <w:t>;</w:t>
      </w:r>
      <w:r w:rsidR="001149AF" w:rsidRPr="006A4A9B">
        <w:rPr>
          <w:rFonts w:ascii="David" w:hAnsi="David" w:cs="David"/>
          <w:sz w:val="24"/>
          <w:szCs w:val="24"/>
        </w:rPr>
        <w:t>Digit Modalities Test</w:t>
      </w:r>
      <w:r w:rsidRPr="006A4A9B">
        <w:rPr>
          <w:rFonts w:ascii="David" w:hAnsi="David" w:cs="David"/>
          <w:sz w:val="24"/>
          <w:szCs w:val="24"/>
        </w:rPr>
        <w:t xml:space="preserve">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{"citationItems":[{"id":"ITEM-1","itemData":{"DOI":"10.1016/j.concog.2010.03.014","ISBN":"1053-8100, 1053-8100","ISSN":"10538100","PMID":"20363650","abstract":"Although research has found that long-term mindfulness meditation practice promotes executive funct</w:instrText>
      </w:r>
      <w:r w:rsidR="00785498" w:rsidRPr="0013159B">
        <w:rPr>
          <w:rFonts w:ascii="David" w:hAnsi="David" w:cs="David"/>
          <w:sz w:val="24"/>
          <w:szCs w:val="24"/>
        </w:rPr>
        <w:instrText>ioning and the ability to sustain attention, the effects of brief mindfulness meditation training have not been fully explored. We examined whether brief meditation training affects cognition and mood when compared to an active control group. After four sessions of either meditation training or listening to a recorded book, participants with no prior meditation experience were assessed with measures of mood, verbal fluency, visual coding, and working memory. Both interventions were effective at improving mood but only brief meditation training reduced fatigue, anxiety, and increased mindfulness. Moreover, brief mindfulness training significantly improved visuo-spatial processing, working memory, and executive functioning. Our findings suggest that 4 days of meditation training can enhance the ability to sustain attention; benefits that have previously been reported with long-term meditators. © 2010 Elsevier Inc. All rights reserved.","author":[{"dropping-particle":"","family":"Zeidan","given":"Fadel","non-dropping-particle":"","parse-names":false,"suffix":""},{"dropping-particle":"","family":"Johnson","given":"Susan K.","non-dropping-particle":"","parse-names":false,"suffix":""},{"dropping-particle":"","family":"Diamond","given":"Bruce J.","non-dropping-particle":"","parse-names":false,"suffix":""},{"dropping-particle":"","family":"David","given":"Zhanna","non-dropping-particle":"","parse-names":false,"suffix":""},{"dropping-particle":"","family":"Goolkasian","given":"Paula","non-dropping-particle":"","parse-names":false,"suffix":""}],"container-title":"Consciousness and Cognition","id":"ITEM-1","issue":"2","issued":{"date-parts":[["2010"]]},"note":"</w:instrText>
      </w:r>
      <w:r w:rsidR="00785498" w:rsidRPr="0013159B">
        <w:rPr>
          <w:rFonts w:ascii="David" w:hAnsi="David" w:cs="David"/>
          <w:sz w:val="24"/>
          <w:szCs w:val="24"/>
          <w:rtl/>
        </w:rPr>
        <w:instrText>מתוך המאמר של</w:instrText>
      </w:r>
      <w:r w:rsidR="00785498" w:rsidRPr="0013159B">
        <w:rPr>
          <w:rFonts w:ascii="David" w:hAnsi="David" w:cs="David"/>
          <w:sz w:val="24"/>
          <w:szCs w:val="24"/>
        </w:rPr>
        <w:instrText xml:space="preserve"> VAGO\nInterestingly, some studies have demonstrated short (e.g. one week) mindfulness interventions produce significant cognitive changes [9,21?,8,41–43]. For exam- mindfulness training sessions (in comparison to an active ple, Zeidan et al. [21?] demonstrated that 4 ? 20 min control condition) promoted significant changes on cog- nitive tasks that require sustained attention and execu- tive processing efficiency. In","page":"597-605","publisher":"Elsevier Inc.","title":"Mindfulness meditation improves cognition: Evidence of brief mental training","type":"article-journal","volume":"19"},"uris":["http://www.mendeley.com/documents/?uuid=5c3dab28-f7a6-4631-bd5f-9fe36ade4b36"]}],"mendeley":{"formattedCitation":"(Zeidan, Johnson, Diamond, David, &amp; Goolkasian, 2010)","plainTextFormattedCitation":"(Zeidan, Johnson, Diamond, David, &amp; Goolkasian, 2010)","previouslyFormattedCitation":"(Zeidan, Johnson, Diamond, David, &amp; Goolkasian, 2010)"},"properties":{"noteIndex":0},"schema":"https://github.com/citation-style-language/schema/raw/master/csl-citation.json"}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(Zeidan, Johnson, Diamond, David, &amp; Goolkasian, 2010)</w:t>
      </w:r>
      <w:r w:rsidRPr="006A4A9B">
        <w:rPr>
          <w:rFonts w:ascii="David" w:hAnsi="David" w:cs="David"/>
          <w:sz w:val="24"/>
          <w:szCs w:val="24"/>
        </w:rPr>
        <w:fldChar w:fldCharType="end"/>
      </w:r>
      <w:r w:rsidR="001149AF" w:rsidRPr="006A4A9B">
        <w:rPr>
          <w:rFonts w:ascii="David" w:hAnsi="David" w:cs="David"/>
          <w:sz w:val="24"/>
          <w:szCs w:val="24"/>
        </w:rPr>
        <w:t>)</w:t>
      </w:r>
      <w:r w:rsidR="00682ACA" w:rsidRPr="006A4A9B">
        <w:rPr>
          <w:rFonts w:ascii="David" w:hAnsi="David" w:cs="David"/>
          <w:sz w:val="24"/>
          <w:szCs w:val="24"/>
        </w:rPr>
        <w:t>.</w:t>
      </w:r>
      <w:ins w:id="197" w:author="0mer dar" w:date="2020-02-10T09:43:00Z">
        <w:r w:rsidR="00BC44D1" w:rsidRPr="006A4A9B">
          <w:rPr>
            <w:rFonts w:ascii="David" w:hAnsi="David" w:cs="David"/>
            <w:sz w:val="24"/>
            <w:szCs w:val="24"/>
          </w:rPr>
          <w:t xml:space="preserve"> </w:t>
        </w:r>
      </w:ins>
      <w:r w:rsidR="00682ACA" w:rsidRPr="0013159B">
        <w:rPr>
          <w:rFonts w:ascii="David" w:hAnsi="David" w:cs="David"/>
          <w:sz w:val="24"/>
          <w:szCs w:val="24"/>
        </w:rPr>
        <w:t>Only</w:t>
      </w:r>
      <w:r w:rsidRPr="0013159B">
        <w:rPr>
          <w:rFonts w:ascii="David" w:hAnsi="David" w:cs="David"/>
          <w:sz w:val="24"/>
          <w:szCs w:val="24"/>
        </w:rPr>
        <w:t xml:space="preserve"> one study did not </w:t>
      </w:r>
      <w:r w:rsidR="00682ACA" w:rsidRPr="0013159B">
        <w:rPr>
          <w:rFonts w:ascii="David" w:hAnsi="David" w:cs="David"/>
          <w:sz w:val="24"/>
          <w:szCs w:val="24"/>
        </w:rPr>
        <w:t xml:space="preserve">show </w:t>
      </w:r>
      <w:r w:rsidR="00BB2950" w:rsidRPr="0013159B">
        <w:rPr>
          <w:rFonts w:ascii="David" w:hAnsi="David" w:cs="David"/>
          <w:sz w:val="24"/>
          <w:szCs w:val="24"/>
        </w:rPr>
        <w:t xml:space="preserve">an effect of </w:t>
      </w:r>
      <w:r w:rsidR="00682ACA" w:rsidRPr="0013159B">
        <w:rPr>
          <w:rFonts w:ascii="David" w:hAnsi="David" w:cs="David"/>
          <w:sz w:val="24"/>
          <w:szCs w:val="24"/>
        </w:rPr>
        <w:t>MMT using</w:t>
      </w:r>
      <w:r w:rsidR="00D00142" w:rsidRPr="0013159B">
        <w:rPr>
          <w:rFonts w:ascii="David" w:hAnsi="David" w:cs="David"/>
          <w:color w:val="000000" w:themeColor="text1"/>
          <w:sz w:val="24"/>
          <w:szCs w:val="24"/>
        </w:rPr>
        <w:t xml:space="preserve"> </w:t>
      </w:r>
      <w:r w:rsidR="00682ACA" w:rsidRPr="0013159B">
        <w:rPr>
          <w:rFonts w:ascii="David" w:hAnsi="David" w:cs="David"/>
          <w:color w:val="000000" w:themeColor="text1"/>
          <w:sz w:val="24"/>
          <w:szCs w:val="24"/>
        </w:rPr>
        <w:t xml:space="preserve">a </w:t>
      </w:r>
      <w:r w:rsidR="00D00142" w:rsidRPr="0013159B">
        <w:rPr>
          <w:rFonts w:ascii="David" w:hAnsi="David" w:cs="David"/>
          <w:color w:val="000000" w:themeColor="text1"/>
          <w:sz w:val="24"/>
          <w:szCs w:val="24"/>
        </w:rPr>
        <w:t>complex span</w:t>
      </w:r>
      <w:r w:rsidR="00BB2950" w:rsidRPr="0013159B">
        <w:rPr>
          <w:rFonts w:ascii="David" w:hAnsi="David" w:cs="David"/>
          <w:color w:val="000000" w:themeColor="text1"/>
          <w:sz w:val="24"/>
          <w:szCs w:val="24"/>
        </w:rPr>
        <w:t xml:space="preserve"> working memory</w:t>
      </w:r>
      <w:r w:rsidR="00D00142" w:rsidRPr="0013159B">
        <w:rPr>
          <w:rFonts w:ascii="David" w:hAnsi="David" w:cs="David"/>
          <w:color w:val="000000" w:themeColor="text1"/>
          <w:sz w:val="24"/>
          <w:szCs w:val="24"/>
        </w:rPr>
        <w:t xml:space="preserve"> task</w:t>
      </w:r>
      <w:r w:rsidRPr="0013159B">
        <w:rPr>
          <w:rFonts w:ascii="David" w:hAnsi="David" w:cs="David"/>
          <w:sz w:val="24"/>
          <w:szCs w:val="24"/>
        </w:rPr>
        <w:t xml:space="preserve"> (e.g., OSPAN,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{"citationItems":[{"id":"ITEM-1","itemData":{"DOI":"10.3389/fnhum.2013.00897","ISSN":"1662-5161","abstract":"Mindfulness training (MT) is a form of mental training in which individuals engage in exercises to cultivate an attentive, present centered, and no</w:instrText>
      </w:r>
      <w:r w:rsidR="00785498" w:rsidRPr="0013159B">
        <w:rPr>
          <w:rFonts w:ascii="David" w:hAnsi="David" w:cs="David"/>
          <w:sz w:val="24"/>
          <w:szCs w:val="24"/>
        </w:rPr>
        <w:instrText>n-reactive mental mode. The present study examines the putative benefits of MT in University students for whom mind wandering can interfere with learning and academic success. We tested the hypothesis that short-form MT (7 h over 7 weeks) contextualized for the challenges and concerns of University students may reduce mind wandering and improve working memory. Performance on the sustained attention to response task (SART) and two working memory tasks (operation span, delayed-recognition with distracters) was indexed in participants assigned to a waitlist control group or the MT course. Results demonstrated MT-related benefits in SART performance. Relative to the control group, MT participants had higher task accuracy and self-reported being more \"on-task\" after the 7-week training period. MT did not significantly benefit the operation span task or accuracy on the delayed-recognition task. Together these results suggest that while short-form MT did not bolster working memory task performance, it may help curb mind wandering and should, therefore, be further investigated for its use in academic contexts.","author":[{"dropping-particle":"","family":"Morrison","given":"Alexandra B.","non-dropping-particle":"","parse-names":false,"suffix":""},{"dropping-particle":"","family":"Goolsarran","given":"Merissa","non-dropping-particle":"","parse-names":false,"suffix":""},{"dropping-particle":"","family":"Rogers","given":"Scott L.","non-dropping-particle":"","parse-names":false,"suffix":""},{"dropping-particle":"","family":"Jha","given":"Amishi P.","non-dropping-particle":"","parse-names":false,"suffix":""}],"container-title":"Frontiers in Human Neuroscience","id":"ITEM-1","issue":"January","issued":{"date-parts":[["2014"]]},"note":"</w:instrText>
      </w:r>
      <w:r w:rsidR="00785498" w:rsidRPr="0013159B">
        <w:rPr>
          <w:rFonts w:ascii="David" w:hAnsi="David" w:cs="David"/>
          <w:sz w:val="24"/>
          <w:szCs w:val="24"/>
          <w:rtl/>
        </w:rPr>
        <w:instrText>אין שיפור ב</w:instrText>
      </w:r>
      <w:r w:rsidR="00785498" w:rsidRPr="0013159B">
        <w:rPr>
          <w:rFonts w:ascii="David" w:hAnsi="David" w:cs="David"/>
          <w:sz w:val="24"/>
          <w:szCs w:val="24"/>
        </w:rPr>
        <w:instrText xml:space="preserve">-WM </w:instrText>
      </w:r>
      <w:r w:rsidR="00785498" w:rsidRPr="0013159B">
        <w:rPr>
          <w:rFonts w:ascii="David" w:hAnsi="David" w:cs="David"/>
          <w:sz w:val="24"/>
          <w:szCs w:val="24"/>
          <w:rtl/>
        </w:rPr>
        <w:instrText>בשתי מטלות</w:instrText>
      </w:r>
      <w:r w:rsidR="00785498" w:rsidRPr="0013159B">
        <w:rPr>
          <w:rFonts w:ascii="David" w:hAnsi="David" w:cs="David"/>
          <w:sz w:val="24"/>
          <w:szCs w:val="24"/>
        </w:rPr>
        <w:instrText>\n</w:instrText>
      </w:r>
      <w:r w:rsidR="00785498" w:rsidRPr="0013159B">
        <w:rPr>
          <w:rFonts w:ascii="David" w:hAnsi="David" w:cs="David"/>
          <w:sz w:val="24"/>
          <w:szCs w:val="24"/>
          <w:rtl/>
        </w:rPr>
        <w:instrText>ההסבר שניתן הוא עצימות נמוכה מדי ומוקלט</w:instrText>
      </w:r>
      <w:r w:rsidR="00785498" w:rsidRPr="0013159B">
        <w:rPr>
          <w:rFonts w:ascii="David" w:hAnsi="David" w:cs="David"/>
          <w:sz w:val="24"/>
          <w:szCs w:val="24"/>
        </w:rPr>
        <w:instrText>...\n</w:instrText>
      </w:r>
      <w:r w:rsidR="00785498" w:rsidRPr="0013159B">
        <w:rPr>
          <w:rFonts w:ascii="David" w:hAnsi="David" w:cs="David"/>
          <w:sz w:val="24"/>
          <w:szCs w:val="24"/>
          <w:rtl/>
        </w:rPr>
        <w:instrText>למרות - שבניסוי שגם בדק השפעה על</w:instrText>
      </w:r>
      <w:r w:rsidR="00785498" w:rsidRPr="0013159B">
        <w:rPr>
          <w:rFonts w:ascii="David" w:hAnsi="David" w:cs="David"/>
          <w:sz w:val="24"/>
          <w:szCs w:val="24"/>
        </w:rPr>
        <w:instrText xml:space="preserve"> OSPAN </w:instrText>
      </w:r>
      <w:r w:rsidR="00785498" w:rsidRPr="0013159B">
        <w:rPr>
          <w:rFonts w:ascii="David" w:hAnsi="David" w:cs="David"/>
          <w:sz w:val="24"/>
          <w:szCs w:val="24"/>
          <w:rtl/>
        </w:rPr>
        <w:instrText>בקרב סטונדטים</w:instrText>
      </w:r>
      <w:r w:rsidR="00785498" w:rsidRPr="0013159B">
        <w:rPr>
          <w:rFonts w:ascii="David" w:hAnsi="David" w:cs="David"/>
          <w:sz w:val="24"/>
          <w:szCs w:val="24"/>
        </w:rPr>
        <w:instrText xml:space="preserve"> GRE </w:instrText>
      </w:r>
      <w:r w:rsidR="00785498" w:rsidRPr="0013159B">
        <w:rPr>
          <w:rFonts w:ascii="David" w:hAnsi="David" w:cs="David"/>
          <w:sz w:val="24"/>
          <w:szCs w:val="24"/>
          <w:rtl/>
        </w:rPr>
        <w:instrText>כן הראה שיפור ב</w:instrText>
      </w:r>
      <w:r w:rsidR="00785498" w:rsidRPr="0013159B">
        <w:rPr>
          <w:rFonts w:ascii="David" w:hAnsi="David" w:cs="David"/>
          <w:sz w:val="24"/>
          <w:szCs w:val="24"/>
        </w:rPr>
        <w:instrText>-OSPAN \n(Mrazek 2013(\n\n\nOSPAN\n\nDelayed-Recognition with Distracters","page":"1-12","title":"Taming a wandering attention: short-form mindfulness training in student cohorts","type":"article-journal","volume":"7"},"uris":["http://www.mendeley.com/documents/?uuid=3dfa382f-4872-4eef-ae1d-f269c9ef1da0"]}],"mendeley":{"formattedCitation":"(Morrison et al., 2014)","plainTextFormattedCitation":"(Morrison et al., 2014)","previouslyFormattedCitation":"(Morrison et al., 2014)"},"properties":{"noteIndex":0},"schema":"https://github.com/citation-style-language/schema/raw/master/csl-citation.json"}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(Morrison et al., 2014)</w:t>
      </w:r>
      <w:r w:rsidRPr="006A4A9B">
        <w:rPr>
          <w:rFonts w:ascii="David" w:hAnsi="David" w:cs="David"/>
          <w:sz w:val="24"/>
          <w:szCs w:val="24"/>
        </w:rPr>
        <w:fldChar w:fldCharType="end"/>
      </w:r>
      <w:r w:rsidR="00C04EAB" w:rsidRPr="006A4A9B">
        <w:rPr>
          <w:rFonts w:ascii="David" w:hAnsi="David" w:cs="David"/>
          <w:sz w:val="24"/>
          <w:szCs w:val="24"/>
        </w:rPr>
        <w:t xml:space="preserve">). </w:t>
      </w:r>
      <w:ins w:id="198" w:author="0mer dar" w:date="2020-02-26T19:02:00Z">
        <w:r w:rsidR="00F84008" w:rsidRPr="006A4A9B">
          <w:rPr>
            <w:rFonts w:ascii="David" w:hAnsi="David" w:cs="David"/>
            <w:sz w:val="24"/>
            <w:szCs w:val="24"/>
          </w:rPr>
          <w:t xml:space="preserve">These findings </w:t>
        </w:r>
      </w:ins>
      <w:ins w:id="199" w:author="0mer dar" w:date="2020-02-26T19:03:00Z">
        <w:r w:rsidR="00F84008" w:rsidRPr="0013159B">
          <w:rPr>
            <w:rFonts w:ascii="David" w:hAnsi="David" w:cs="David"/>
            <w:sz w:val="24"/>
            <w:szCs w:val="24"/>
          </w:rPr>
          <w:t xml:space="preserve">support the idea that </w:t>
        </w:r>
      </w:ins>
      <w:ins w:id="200" w:author="0mer dar" w:date="2020-02-26T19:12:00Z">
        <w:r w:rsidR="00F956DC" w:rsidRPr="0013159B">
          <w:rPr>
            <w:rFonts w:ascii="David" w:hAnsi="David" w:cs="David"/>
            <w:sz w:val="24"/>
            <w:szCs w:val="24"/>
          </w:rPr>
          <w:t>MMT</w:t>
        </w:r>
      </w:ins>
      <w:ins w:id="201" w:author="0mer dar" w:date="2020-02-26T19:03:00Z">
        <w:r w:rsidR="00F84008" w:rsidRPr="0013159B">
          <w:rPr>
            <w:rFonts w:ascii="David" w:hAnsi="David" w:cs="David"/>
            <w:sz w:val="24"/>
            <w:szCs w:val="24"/>
          </w:rPr>
          <w:t xml:space="preserve"> </w:t>
        </w:r>
      </w:ins>
      <w:ins w:id="202" w:author="0mer dar" w:date="2020-02-26T19:12:00Z">
        <w:r w:rsidR="00F956DC" w:rsidRPr="0013159B">
          <w:rPr>
            <w:rFonts w:ascii="David" w:hAnsi="David" w:cs="David"/>
            <w:sz w:val="24"/>
            <w:szCs w:val="24"/>
          </w:rPr>
          <w:t xml:space="preserve">influences </w:t>
        </w:r>
      </w:ins>
      <w:ins w:id="203" w:author="0mer dar" w:date="2020-02-26T19:14:00Z">
        <w:r w:rsidR="002A282C" w:rsidRPr="0013159B">
          <w:rPr>
            <w:rFonts w:ascii="David" w:hAnsi="David" w:cs="David"/>
            <w:sz w:val="24"/>
            <w:szCs w:val="24"/>
          </w:rPr>
          <w:t xml:space="preserve">the component of </w:t>
        </w:r>
      </w:ins>
      <w:ins w:id="204" w:author="0mer dar" w:date="2020-02-26T19:03:00Z">
        <w:r w:rsidR="00F84008" w:rsidRPr="0013159B">
          <w:rPr>
            <w:rFonts w:ascii="David" w:hAnsi="David" w:cs="David"/>
            <w:sz w:val="24"/>
            <w:szCs w:val="24"/>
          </w:rPr>
          <w:t>internal attention</w:t>
        </w:r>
      </w:ins>
      <w:ins w:id="205" w:author="0mer dar" w:date="2020-02-26T19:14:00Z">
        <w:r w:rsidR="002A282C" w:rsidRPr="0013159B">
          <w:rPr>
            <w:rFonts w:ascii="David" w:hAnsi="David" w:cs="David"/>
            <w:sz w:val="24"/>
            <w:szCs w:val="24"/>
          </w:rPr>
          <w:t xml:space="preserve"> in Working Memory</w:t>
        </w:r>
        <w:r w:rsidR="00204C88" w:rsidRPr="0013159B">
          <w:rPr>
            <w:rFonts w:ascii="David" w:hAnsi="David" w:cs="David"/>
            <w:sz w:val="24"/>
            <w:szCs w:val="24"/>
          </w:rPr>
          <w:t>.</w:t>
        </w:r>
      </w:ins>
      <w:ins w:id="206" w:author="0mer dar" w:date="2020-02-26T19:03:00Z">
        <w:r w:rsidR="00F84008" w:rsidRPr="0013159B">
          <w:rPr>
            <w:rFonts w:ascii="David" w:hAnsi="David" w:cs="David"/>
            <w:sz w:val="24"/>
            <w:szCs w:val="24"/>
          </w:rPr>
          <w:t xml:space="preserve"> </w:t>
        </w:r>
      </w:ins>
    </w:p>
    <w:p w14:paraId="5E74C8A8" w14:textId="7AEE65C0" w:rsidR="005B4FF7" w:rsidRPr="0013159B" w:rsidRDefault="00BB2950" w:rsidP="00F956DC">
      <w:pPr>
        <w:spacing w:after="0"/>
        <w:ind w:firstLine="720"/>
        <w:rPr>
          <w:ins w:id="207" w:author="0mer dar" w:date="2020-02-04T15:46:00Z"/>
          <w:rFonts w:ascii="David" w:hAnsi="David" w:cs="David"/>
          <w:sz w:val="24"/>
          <w:szCs w:val="24"/>
        </w:rPr>
      </w:pPr>
      <w:r w:rsidRPr="0013159B">
        <w:rPr>
          <w:rFonts w:ascii="David" w:hAnsi="David" w:cs="David"/>
          <w:sz w:val="24"/>
          <w:szCs w:val="24"/>
        </w:rPr>
        <w:t>Also consistent with this idea about MMT and inte</w:t>
      </w:r>
      <w:r w:rsidR="00E578A6" w:rsidRPr="0013159B">
        <w:rPr>
          <w:rFonts w:ascii="David" w:hAnsi="David" w:cs="David"/>
          <w:sz w:val="24"/>
          <w:szCs w:val="24"/>
        </w:rPr>
        <w:t>r</w:t>
      </w:r>
      <w:r w:rsidRPr="0013159B">
        <w:rPr>
          <w:rFonts w:ascii="David" w:hAnsi="David" w:cs="David"/>
          <w:sz w:val="24"/>
          <w:szCs w:val="24"/>
        </w:rPr>
        <w:t xml:space="preserve">nal attention in </w:t>
      </w:r>
      <w:ins w:id="208" w:author="0mer dar" w:date="2020-02-10T09:41:00Z">
        <w:r w:rsidR="00BC44D1" w:rsidRPr="0013159B">
          <w:rPr>
            <w:rFonts w:ascii="David" w:hAnsi="David" w:cs="David"/>
            <w:sz w:val="24"/>
            <w:szCs w:val="24"/>
            <w:lang w:val="en-GB"/>
          </w:rPr>
          <w:t>Working memory</w:t>
        </w:r>
      </w:ins>
      <w:del w:id="209" w:author="0mer dar" w:date="2020-02-10T09:41:00Z">
        <w:r w:rsidRPr="0013159B" w:rsidDel="00BC44D1">
          <w:rPr>
            <w:rFonts w:ascii="David" w:hAnsi="David" w:cs="David"/>
            <w:sz w:val="24"/>
            <w:szCs w:val="24"/>
          </w:rPr>
          <w:delText>WM</w:delText>
        </w:r>
      </w:del>
      <w:r w:rsidRPr="0013159B">
        <w:rPr>
          <w:rFonts w:ascii="David" w:hAnsi="David" w:cs="David"/>
          <w:sz w:val="24"/>
          <w:szCs w:val="24"/>
        </w:rPr>
        <w:t>, MMT studies measuring working memory via</w:t>
      </w:r>
      <w:r w:rsidR="007425AD" w:rsidRPr="0013159B">
        <w:rPr>
          <w:rFonts w:ascii="David" w:hAnsi="David" w:cs="David"/>
          <w:sz w:val="24"/>
          <w:szCs w:val="24"/>
        </w:rPr>
        <w:t xml:space="preserve"> </w:t>
      </w:r>
      <w:r w:rsidR="007425AD" w:rsidRPr="0013159B">
        <w:rPr>
          <w:rFonts w:ascii="David" w:hAnsi="David" w:cs="David"/>
          <w:i/>
          <w:iCs/>
          <w:sz w:val="24"/>
          <w:szCs w:val="24"/>
        </w:rPr>
        <w:t xml:space="preserve">simple </w:t>
      </w:r>
      <w:r w:rsidR="00477F64" w:rsidRPr="0013159B">
        <w:rPr>
          <w:rFonts w:ascii="David" w:hAnsi="David" w:cs="David"/>
          <w:i/>
          <w:iCs/>
          <w:sz w:val="24"/>
          <w:szCs w:val="24"/>
        </w:rPr>
        <w:t xml:space="preserve">span </w:t>
      </w:r>
      <w:r w:rsidR="007425AD" w:rsidRPr="0013159B">
        <w:rPr>
          <w:rFonts w:ascii="David" w:hAnsi="David" w:cs="David"/>
          <w:i/>
          <w:iCs/>
          <w:sz w:val="24"/>
          <w:szCs w:val="24"/>
        </w:rPr>
        <w:t>tasks</w:t>
      </w:r>
      <w:r w:rsidR="007425AD" w:rsidRPr="0013159B">
        <w:rPr>
          <w:rFonts w:ascii="David" w:hAnsi="David" w:cs="David"/>
          <w:sz w:val="24"/>
          <w:szCs w:val="24"/>
        </w:rPr>
        <w:t xml:space="preserve"> </w:t>
      </w:r>
      <w:del w:id="210" w:author="0mer dar" w:date="2020-02-26T18:56:00Z">
        <w:r w:rsidR="007425AD" w:rsidRPr="0013159B" w:rsidDel="00A54DF0">
          <w:rPr>
            <w:rFonts w:ascii="David" w:hAnsi="David" w:cs="David"/>
            <w:sz w:val="24"/>
            <w:szCs w:val="24"/>
          </w:rPr>
          <w:delText xml:space="preserve">designed to measure memory span (i.e. short term memory capacity) </w:delText>
        </w:r>
      </w:del>
      <w:r w:rsidR="007425AD" w:rsidRPr="0013159B">
        <w:rPr>
          <w:rFonts w:ascii="David" w:hAnsi="David" w:cs="David"/>
          <w:sz w:val="24"/>
          <w:szCs w:val="24"/>
        </w:rPr>
        <w:t>have</w:t>
      </w:r>
      <w:ins w:id="211" w:author="0mer dar" w:date="2020-02-03T11:42:00Z">
        <w:r w:rsidR="00E578A6" w:rsidRPr="0013159B">
          <w:rPr>
            <w:rFonts w:ascii="David" w:hAnsi="David" w:cs="David"/>
            <w:sz w:val="24"/>
            <w:szCs w:val="24"/>
          </w:rPr>
          <w:t xml:space="preserve"> </w:t>
        </w:r>
      </w:ins>
      <w:r w:rsidRPr="0013159B">
        <w:rPr>
          <w:rFonts w:ascii="David" w:hAnsi="David" w:cs="David"/>
          <w:sz w:val="24"/>
          <w:szCs w:val="24"/>
        </w:rPr>
        <w:t xml:space="preserve">yielded largely </w:t>
      </w:r>
      <w:r w:rsidR="007425AD" w:rsidRPr="0013159B">
        <w:rPr>
          <w:rFonts w:ascii="David" w:hAnsi="David" w:cs="David"/>
          <w:sz w:val="24"/>
          <w:szCs w:val="24"/>
        </w:rPr>
        <w:t>null effect</w:t>
      </w:r>
      <w:r w:rsidR="00986E31" w:rsidRPr="0013159B">
        <w:rPr>
          <w:rFonts w:ascii="David" w:hAnsi="David" w:cs="David"/>
          <w:sz w:val="24"/>
          <w:szCs w:val="24"/>
        </w:rPr>
        <w:t>s of</w:t>
      </w:r>
      <w:r w:rsidR="007425AD" w:rsidRPr="0013159B">
        <w:rPr>
          <w:rFonts w:ascii="David" w:hAnsi="David" w:cs="David"/>
          <w:sz w:val="24"/>
          <w:szCs w:val="24"/>
        </w:rPr>
        <w:t xml:space="preserve"> </w:t>
      </w:r>
      <w:r w:rsidR="00986E31" w:rsidRPr="0013159B">
        <w:rPr>
          <w:rFonts w:ascii="David" w:hAnsi="David" w:cs="David"/>
          <w:sz w:val="24"/>
          <w:szCs w:val="24"/>
        </w:rPr>
        <w:t>MMT</w:t>
      </w:r>
      <w:r w:rsidR="007425AD" w:rsidRPr="0013159B">
        <w:rPr>
          <w:rFonts w:ascii="David" w:hAnsi="David" w:cs="David"/>
          <w:sz w:val="24"/>
          <w:szCs w:val="24"/>
        </w:rPr>
        <w:t xml:space="preserve"> (e.g., </w:t>
      </w:r>
      <w:r w:rsidR="002A7259" w:rsidRPr="0013159B">
        <w:rPr>
          <w:rFonts w:ascii="David" w:hAnsi="David" w:cs="David"/>
          <w:sz w:val="24"/>
          <w:szCs w:val="24"/>
        </w:rPr>
        <w:t xml:space="preserve">Digit Span Task </w:t>
      </w:r>
      <w:r w:rsidR="000F685B"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{"citationItems":[{"id":"ITEM-1","itemData":{"DOI":"10.1016/j.concog.2010.03.014","ISBN":"1053-8100, 1053-8100","ISSN":"10538100","PMID":"20363650","abstract":"Although research has found that long-term mindfulness meditation practice promotes executive functioning and the ability to sustain attention, the effects of brief mindfulness meditation training have n</w:instrText>
      </w:r>
      <w:r w:rsidR="00785498" w:rsidRPr="0013159B">
        <w:rPr>
          <w:rFonts w:ascii="David" w:hAnsi="David" w:cs="David"/>
          <w:sz w:val="24"/>
          <w:szCs w:val="24"/>
        </w:rPr>
        <w:instrText>ot been fully explored. We examined whether brief meditation training affects cognition and mood when compared to an active control group. After four sessions of either meditation training or listening to a recorded book, participants with no prior meditation experience were assessed with measures of mood, verbal fluency, visual coding, and working memory. Both interventions were effective at improving mood but only brief meditation training reduced fatigue, anxiety, and increased mindfulness. Moreover, brief mindfulness training significantly improved visuo-spatial processing, working memory, and executive functioning. Our findings suggest that 4 days of meditation training can enhance the ability to sustain attention; benefits that have previously been reported with long-term meditators. © 2010 Elsevier Inc. All rights reserved.","author":[{"dropping-particle":"","family":"Zeidan","given":"Fadel","non-dropping-particle":"","parse-names":false,"suffix":""},{"dropping-particle":"","family":"Johnson","given":"Susan K.","non-dropping-particle":"","parse-names":false,"suffix":""},{"dropping-particle":"","family":"Diamond","given":"Bruce J.","non-dropping-particle":"","parse-names":false,"suffix":""},{"dropping-particle":"","family":"David","given":"Zhanna","non-dropping-particle":"","parse-names":false,"suffix":""},{"dropping-particle":"","family":"Goolkasian","given":"Paula","non-dropping-particle":"","parse-names":false,"suffix":""}],"container-title":"Consciousness and Cognition","id":"ITEM-1","issue":"2","issued":{"date-parts":[["2010"]]},"note":"</w:instrText>
      </w:r>
      <w:r w:rsidR="00785498" w:rsidRPr="0013159B">
        <w:rPr>
          <w:rFonts w:ascii="David" w:hAnsi="David" w:cs="David"/>
          <w:sz w:val="24"/>
          <w:szCs w:val="24"/>
          <w:rtl/>
        </w:rPr>
        <w:instrText>מתוך המאמר של</w:instrText>
      </w:r>
      <w:r w:rsidR="00785498" w:rsidRPr="0013159B">
        <w:rPr>
          <w:rFonts w:ascii="David" w:hAnsi="David" w:cs="David"/>
          <w:sz w:val="24"/>
          <w:szCs w:val="24"/>
        </w:rPr>
        <w:instrText xml:space="preserve"> VAGO\nInterestingly, some studies have demonstrated short (e.g. one week) mindfulness interventions produce significant cognitive changes [9,21?,8,41–43]. For exam- mindfulness training sessions (in comparison to an active ple, Zeidan et al. [21?] demonstrated that 4 ? 20 min control condition) promoted significant changes on cog- nitive tasks that require sustained attention and execu- tive processing efficiency. In","page":"597-605","publisher":"Elsevier Inc.","title":"Mindfulness meditation improves cognition: Evidence of brief mental training","type":"article-journal","volume":"19"},"uris":["http://www.mendeley.com/documents/?uuid=5c3dab28-f7a6-4631-bd5f-9fe36ade4b36"]},{"id":"ITEM-2","itemData":{"DOI":"10.1177/1087054707308502","ISSN":"10870547","abstract":"Objective: ADHD is a childhood-onset psychiatric condition that often continues into adulthood. Stimulant medications are the mainstay of treatment; however, additional approaches are frequently desired. In recent years, mindfulness meditation has been proposed to improve attention, reduce stress, and improve mood. This study tests the feasibility of an 8-week mindfulness training program for adults and adolescents with ADHD. Method: Twenty-four adults and eight adolescents with ADHD enrolled in a feasibility study of an 8-week mindfulness training program. Results: The majority of participants completed the training and reported high satisfaction with the training. Pre-post improvements in self-reported ADHD symptoms and test performance on tasks measuring attention and cognitive inhibition were noted. Improvements in anxiety and depressive symptoms were also observed. Conclusion: Mindfulness training is a feasible intervention in a subset of ADHD adults and adolescents and may improve behavioral and neurocognitive impairments. A controlled clinical study is warranted. © 2008 Sage Publications.","author":[{"dropping-particle":"","family":"Zylowska","given":"Lidia","non-dropping-particle":"","parse-names":false,"suffix":""},{"dropping-particle":"","family":"Ackerman","given":"Deborah L.","non-dropping-particle":"","parse-names":false,"suffix":""},{"dropping-particle":"","family":"Yang","given":"May H.","non-dropping-particle":"","parse-names":false,"suffix":""},{"dropping-particle":"","family":"Futrell","given":"Julie L.","non-dropping-particle":"","parse-names":false,"suffix":""},{"dropping-particle":"","family":"Horton","given":"Nancy L.","non-dropping-particle":"","parse-names":false,"suffix":""},{"dropping-particle":"","family":"Hale","given":"T. Sigi","non-dropping-particle":"","parse-names":false,"suffix":""},{"dropping-particle":"","family":"Pataki","given":"Caroly","non-dropping-particle":"","parse-names":false,"suffix":""},{"dropping-particle":"","family":"Smalley","given":"Susan L.","non-dropping-particle":"","parse-names":false,"suffix":""}],"container-title":"Journal of Attention Disorders","id":"ITEM-2","issue":"6","issued":{"date-parts":[["2008"]]},"page":"737-746","title":"Mindfulness meditation training in adults and adolescents with ADHD: A feasibility study","type":"article-journal","volume":"11"},"uris":["http://www.mendeley.com/documents/?uuid=96a33e42-677b-4176-9150-70bb78e2debf"]},{"id":"ITEM-3","itemData":{"DOI":"10.1186/s40359-016-0168-6","ISSN":"2050-7283","abstract":"Mindfulness training (MT) programs represent an approach to attention training with well-validated mental health benefits. However, research supporting MT efficacy is based predominantly on weekly-meeting, facilitator-led, group-intervention formats. It is unknown whether participants might benefit from neurofeedback-assisted, technology-supported MT (N-tsMT), in which meditation is delivered individually, without the need for a facilitator, travel to a training site, or the presence of a supportive group environment. Mirroring the validation of group MT interventions, the first step in addressing this question requires identifying whether N-tsMT promotes measurable benefits. Here, we report on an initial investigation of a commercial N-tsMT system. In a randomized, active control trial, community-dwelling healthy adult participants carried out 6 weeks of daily practice, receiving either N-tsMT (n = 13), or a control condition of daily online math training (n = 13). Training effects were assessed on target measures of attention and well-being. Participants also completed daily post-training surveys assessing effects on mood, body awareness, calm, effort, and stress. Analysis revealed training effects specific to N-tsMT, with attentional improvements in overall reaction time on a Stroop task, and well-being improvements via reduced somatic symptoms on the Brief Symptom Inventory. Attention and well-being improvements were correlated, and effects were greatest for the most neurotic participants. However, secondary, exploratory measures of attention and well-being did not show training-specific effects. N-tsMT was associated with greater body awareness and calm, and initially greater effort that later converged with effort in the control condition. Preliminary findings indicate that N-tsMT promotes modest benefits for attention and subjective well-being in a healthy community sample relative to an active control condition. However, the findings would benefit from replication in a larger sample, and more intensive practice or more comprehensive MT instruction might be required to promote the broader benefits typically reported in group format, facilitated MT. Current Controlled Trials \n                    ISRCTN43629398\n                    \n                  . Retrospectively registered on June 16, 2016.","author":[{"dropping-particle":"","family":"Bhayee","given":"Sheffy","non-dropping-particle":"","parse-names":false,"suffix":""},{"dropping-particle":"","family":"Tomaszewski","given":"Patricia","non-dropping-particle":"","parse-names":false,"suffix":""},{"dropping-particle":"","family":"Lee","given":"Daniel H.","non-dropping-particle":"","parse-names":false,"suffix":""},{"dropping-particle":"","family":"Moffat","given":"Graeme","non-dropping-particle":"","parse-names":false,"suffix":""},{"dropping-particle":"","family":"Pino","given":"Lou","non-dropping-particle":"","parse-names":false,"suffix":""},{"dropping-particle":"","family":"Moreno","given":"Sylvain","non-dropping-particle":"","parse-names":false,"suffix":""},{"dropping-particle":"","family":"Farb","given":"Norman A. S.","non-dropping-particle":"","parse-names":false,"suffix":""}],"container-title":"BMC Psychology","id":"ITEM-3","issue":"1","issued":{"date-parts":[["2016","12","29"]]},"page":"60","publisher":"BioMed Central","title":"Attentional and affective consequences of technology supported mindfulness training: a randomised, active control, efficacy trial","type":"article-journal","volume":"4"},"uris":["http://www.mendeley.com/documents/?uuid=3b32acae-5890-3978-92fe-c769bc2d094b"]}],"mendeley":{"formattedCitation":"(Bhayee et al., 2016; Zeidan et al., 2010; Zylowska et al., 2008)","plainTextFormattedCitation":"(Bhayee et al., 2016; Zeidan et al., 2010; Zylowska et al., 2008)","previouslyFormattedCitation":"(Bhayee et al., 2016; Zeidan et al., 2010; Zylowska et al., 2008)"},"properties":{"noteIndex":0},"schema":"https://github.com/citation-style-language/schema/raw/master/csl-citation.json"}</w:instrText>
      </w:r>
      <w:r w:rsidR="000F685B" w:rsidRPr="006A4A9B">
        <w:rPr>
          <w:rFonts w:ascii="David" w:hAnsi="David" w:cs="David"/>
          <w:sz w:val="24"/>
          <w:szCs w:val="24"/>
        </w:rPr>
        <w:fldChar w:fldCharType="separate"/>
      </w:r>
      <w:r w:rsidR="001E2173" w:rsidRPr="006A4A9B">
        <w:rPr>
          <w:rFonts w:ascii="David" w:hAnsi="David" w:cs="David"/>
          <w:noProof/>
          <w:sz w:val="24"/>
          <w:szCs w:val="24"/>
        </w:rPr>
        <w:t>(Bhayee et al., 2016; Zeidan et al., 2010; Zylowska et al., 2008)</w:t>
      </w:r>
      <w:r w:rsidR="000F685B" w:rsidRPr="006A4A9B">
        <w:rPr>
          <w:rFonts w:ascii="David" w:hAnsi="David" w:cs="David"/>
          <w:sz w:val="24"/>
          <w:szCs w:val="24"/>
        </w:rPr>
        <w:fldChar w:fldCharType="end"/>
      </w:r>
      <w:r w:rsidR="007425AD" w:rsidRPr="006A4A9B">
        <w:rPr>
          <w:rFonts w:ascii="David" w:hAnsi="David" w:cs="David"/>
          <w:sz w:val="24"/>
          <w:szCs w:val="24"/>
        </w:rPr>
        <w:t xml:space="preserve">; </w:t>
      </w:r>
      <w:r w:rsidR="002A7259" w:rsidRPr="006A4A9B">
        <w:rPr>
          <w:rFonts w:ascii="David" w:hAnsi="David" w:cs="David"/>
          <w:sz w:val="24"/>
          <w:szCs w:val="24"/>
        </w:rPr>
        <w:t xml:space="preserve">Word List Learning Task </w:t>
      </w:r>
      <w:r w:rsidR="007425AD" w:rsidRPr="0013159B">
        <w:rPr>
          <w:rFonts w:ascii="David" w:hAnsi="David" w:cs="David"/>
          <w:sz w:val="24"/>
          <w:szCs w:val="24"/>
        </w:rPr>
        <w:t>(</w:t>
      </w:r>
      <w:r w:rsidR="008157CC" w:rsidRPr="0013159B">
        <w:rPr>
          <w:rFonts w:ascii="David" w:hAnsi="David" w:cs="David"/>
          <w:sz w:val="24"/>
          <w:szCs w:val="24"/>
        </w:rPr>
        <w:t>WLLT</w:t>
      </w:r>
      <w:r w:rsidR="007425AD" w:rsidRPr="0013159B">
        <w:rPr>
          <w:rFonts w:ascii="David" w:hAnsi="David" w:cs="David"/>
          <w:sz w:val="24"/>
          <w:szCs w:val="24"/>
        </w:rPr>
        <w:t xml:space="preserve">) </w:t>
      </w:r>
      <w:r w:rsidR="000F685B"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{"citationItems":[{"id":"ITEM-1","itemData":{"DOI":"10.1089/acm.2009.0733","ISSN":"1075-5535","abstract":"Abstract Objectives: The objectives of this study were to evaluate whether a mindfulness meditation intervention may be effective in caregivers of clo</w:instrText>
      </w:r>
      <w:r w:rsidR="00785498" w:rsidRPr="0013159B">
        <w:rPr>
          <w:rFonts w:ascii="David" w:hAnsi="David" w:cs="David"/>
          <w:sz w:val="24"/>
          <w:szCs w:val="24"/>
        </w:rPr>
        <w:instrText>se relatives with dementia and to help refine t...","author":[{"dropping-particle":"","family":"Oken","given":"Barry S.","non-dropping-particle":"","parse-names":false,"suffix":""},{"dropping-particle":"","family":"Fonareva","given":"Irina","non-dropping-particle":"","parse-names":false,"suffix":""},{"dropping-particle":"","family":"Haas","given":"Mitchell","non-dropping-particle":"","parse-names":false,"suffix":""},{"dropping-particle":"","family":"Wahbeh","given":"Helane","non-dropping-particle":"","parse-names":false,"suffix":""},{"dropping-particle":"","family":"Lane","given":"James B.","non-dropping-particle":"","parse-names":false,"suffix":""},{"dropping-particle":"","family":"Zajdel","given":"Daniel","non-dropping-particle":"","parse-names":false,"suffix":""},{"dropping-particle":"","family":"Amen","given":"Alexandra","non-dropping-particle":"","parse-names":false,"suffix":""}],"container-title":"The Journal of Alternative and Complementary Medicine","id":"ITEM-1","issue":"10","issued":{"date-parts":[["2010","10","18"]]},"page":"1031-1038","publisher":" Mary Ann Liebert, Inc.  140 Huguenot Street, 3rd Floor New Rochelle, NY 10801 USA  ","title":"Pilot Controlled Trial of Mindfulness Meditation and Education for Dementia Caregivers","type":"article-journal","volume":"16"},"uris":["http://www.mendeley.com/documents/?uuid=55425c6b-a50f-3479-85fb-a11e56be46dc"]}],"mendeley":{"formattedCitation":"(Oken et al., 2010)","plainTextFormattedCitation":"(Oken et al., 2010)","previouslyFormattedCitation":"(Oken et al., 2010)"},"properties":{"noteIndex":0},"schema":"https://github.com/citation-style-language/schema/raw/master/csl-citation.json"}</w:instrText>
      </w:r>
      <w:r w:rsidR="000F685B" w:rsidRPr="006A4A9B">
        <w:rPr>
          <w:rFonts w:ascii="David" w:hAnsi="David" w:cs="David"/>
          <w:sz w:val="24"/>
          <w:szCs w:val="24"/>
        </w:rPr>
        <w:fldChar w:fldCharType="separate"/>
      </w:r>
      <w:r w:rsidR="001E2173" w:rsidRPr="006A4A9B">
        <w:rPr>
          <w:rFonts w:ascii="David" w:hAnsi="David" w:cs="David"/>
          <w:noProof/>
          <w:sz w:val="24"/>
          <w:szCs w:val="24"/>
        </w:rPr>
        <w:t>(Oken et al., 2010)</w:t>
      </w:r>
      <w:r w:rsidR="000F685B" w:rsidRPr="006A4A9B">
        <w:rPr>
          <w:rFonts w:ascii="David" w:hAnsi="David" w:cs="David"/>
          <w:sz w:val="24"/>
          <w:szCs w:val="24"/>
        </w:rPr>
        <w:fldChar w:fldCharType="end"/>
      </w:r>
      <w:r w:rsidR="007425AD" w:rsidRPr="006A4A9B">
        <w:rPr>
          <w:rFonts w:ascii="David" w:hAnsi="David" w:cs="David"/>
          <w:sz w:val="24"/>
          <w:szCs w:val="24"/>
        </w:rPr>
        <w:t>)</w:t>
      </w:r>
      <w:r w:rsidRPr="006A4A9B">
        <w:rPr>
          <w:rFonts w:ascii="David" w:hAnsi="David" w:cs="David"/>
          <w:sz w:val="24"/>
          <w:szCs w:val="24"/>
        </w:rPr>
        <w:t>.</w:t>
      </w:r>
      <w:r w:rsidR="00682ACA" w:rsidRPr="006A4A9B">
        <w:rPr>
          <w:rFonts w:ascii="David" w:hAnsi="David" w:cs="David"/>
          <w:sz w:val="24"/>
          <w:szCs w:val="24"/>
        </w:rPr>
        <w:t xml:space="preserve"> O</w:t>
      </w:r>
      <w:r w:rsidR="002A7259" w:rsidRPr="0013159B">
        <w:rPr>
          <w:rFonts w:ascii="David" w:hAnsi="David" w:cs="David"/>
          <w:sz w:val="24"/>
          <w:szCs w:val="24"/>
        </w:rPr>
        <w:t>nly</w:t>
      </w:r>
      <w:r w:rsidR="00845523" w:rsidRPr="0013159B">
        <w:rPr>
          <w:rFonts w:ascii="David" w:hAnsi="David" w:cs="David"/>
          <w:sz w:val="24"/>
          <w:szCs w:val="24"/>
          <w:rtl/>
        </w:rPr>
        <w:t xml:space="preserve"> </w:t>
      </w:r>
      <w:r w:rsidR="00986E31" w:rsidRPr="0013159B">
        <w:rPr>
          <w:rFonts w:ascii="David" w:hAnsi="David" w:cs="David"/>
          <w:sz w:val="24"/>
          <w:szCs w:val="24"/>
        </w:rPr>
        <w:t>o</w:t>
      </w:r>
      <w:r w:rsidR="007425AD" w:rsidRPr="0013159B">
        <w:rPr>
          <w:rFonts w:ascii="David" w:hAnsi="David" w:cs="David"/>
          <w:sz w:val="24"/>
          <w:szCs w:val="24"/>
        </w:rPr>
        <w:t>ne study observe</w:t>
      </w:r>
      <w:r w:rsidR="00693D15" w:rsidRPr="0013159B">
        <w:rPr>
          <w:rFonts w:ascii="David" w:hAnsi="David" w:cs="David"/>
          <w:sz w:val="24"/>
          <w:szCs w:val="24"/>
        </w:rPr>
        <w:t>d</w:t>
      </w:r>
      <w:r w:rsidR="00080234" w:rsidRPr="0013159B">
        <w:rPr>
          <w:rFonts w:ascii="David" w:hAnsi="David" w:cs="David"/>
          <w:sz w:val="24"/>
          <w:szCs w:val="24"/>
        </w:rPr>
        <w:t xml:space="preserve"> </w:t>
      </w:r>
      <w:r w:rsidRPr="0013159B">
        <w:rPr>
          <w:rFonts w:ascii="David" w:hAnsi="David" w:cs="David"/>
          <w:sz w:val="24"/>
          <w:szCs w:val="24"/>
        </w:rPr>
        <w:t xml:space="preserve">an effect of </w:t>
      </w:r>
      <w:r w:rsidR="00682ACA" w:rsidRPr="0013159B">
        <w:rPr>
          <w:rFonts w:ascii="David" w:hAnsi="David" w:cs="David"/>
          <w:color w:val="000000" w:themeColor="text1"/>
          <w:sz w:val="24"/>
          <w:szCs w:val="24"/>
        </w:rPr>
        <w:t xml:space="preserve">MMT </w:t>
      </w:r>
      <w:r w:rsidRPr="0013159B">
        <w:rPr>
          <w:rFonts w:ascii="David" w:hAnsi="David" w:cs="David"/>
          <w:color w:val="000000" w:themeColor="text1"/>
          <w:sz w:val="24"/>
          <w:szCs w:val="24"/>
        </w:rPr>
        <w:t>on</w:t>
      </w:r>
      <w:r w:rsidR="001A199F" w:rsidRPr="0013159B">
        <w:rPr>
          <w:rFonts w:ascii="David" w:hAnsi="David" w:cs="David"/>
          <w:color w:val="000000" w:themeColor="text1"/>
          <w:sz w:val="24"/>
          <w:szCs w:val="24"/>
        </w:rPr>
        <w:t xml:space="preserve"> a </w:t>
      </w:r>
      <w:r w:rsidR="001A199F" w:rsidRPr="0013159B">
        <w:rPr>
          <w:rFonts w:ascii="David" w:hAnsi="David" w:cs="David"/>
          <w:i/>
          <w:iCs/>
          <w:color w:val="000000" w:themeColor="text1"/>
          <w:sz w:val="24"/>
          <w:szCs w:val="24"/>
        </w:rPr>
        <w:t>simple span</w:t>
      </w:r>
      <w:r w:rsidR="001A199F" w:rsidRPr="0013159B">
        <w:rPr>
          <w:rFonts w:ascii="David" w:hAnsi="David" w:cs="David"/>
          <w:color w:val="000000" w:themeColor="text1"/>
          <w:sz w:val="24"/>
          <w:szCs w:val="24"/>
        </w:rPr>
        <w:t xml:space="preserve"> task </w:t>
      </w:r>
      <w:r w:rsidR="007425AD" w:rsidRPr="0013159B">
        <w:rPr>
          <w:rFonts w:ascii="David" w:hAnsi="David" w:cs="David"/>
          <w:sz w:val="24"/>
          <w:szCs w:val="24"/>
        </w:rPr>
        <w:t>(digit span task ,</w:t>
      </w:r>
      <w:r w:rsidR="000F685B"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{"citationItems":[{"id":"ITEM-1","itemData":{"DOI":"10.1007/s10608-007-9119-0","ISBN":"0147-5916","ISSN":"01475916","PMID":"216273859","abstract":"To evaluate the impact of an intensive period of mindfulness meditation training on cognitive an</w:instrText>
      </w:r>
      <w:r w:rsidR="00785498" w:rsidRPr="0013159B">
        <w:rPr>
          <w:rFonts w:ascii="David" w:hAnsi="David" w:cs="David"/>
          <w:sz w:val="24"/>
          <w:szCs w:val="24"/>
        </w:rPr>
        <w:instrText>d affective function, a non-clinical group of 20 novice meditators were tested before and after participation in a 10-day intensive mindfulness meditation retreat. They were evaluated with self-report scales measuring mindfulness, rumination and affect, as well as performance tasks assessing working memory, sustained attention, and attention switching. Results indicated that those completing the mindfulness training demonstrated significant improvements in self-reported mindfulness, depressive symptoms, rumination, and performance measures of working memory and sustained attention, relative to a comparison group who did not undergo any meditation training. This study suggests future directions for the elucidation of the critical processes that underlie the therapeutic benefits of mindfulness-based interventions.","author":[{"dropping-particle":"","family":"Chambers","given":"Richard","non-dropping-particle":"","parse-names":false,"suffix":""},{"dropping-particle":"","family":"Lo","given":"Barbara Chuen Yee","non-dropping-particle":"","parse-names":false,"suffix":""},{"dropping-particle":"","family":"Allen","given":"Nicholas B.","non-dropping-particle":"","parse-names":false,"suffix":""}],"container-title":"Cognitive Therapy and Research","id":"ITEM-1","issue":"3","issued":{"date-parts":[["2008"]]},"note":"</w:instrText>
      </w:r>
      <w:r w:rsidR="00785498" w:rsidRPr="0013159B">
        <w:rPr>
          <w:rFonts w:ascii="David" w:hAnsi="David" w:cs="David"/>
          <w:sz w:val="24"/>
          <w:szCs w:val="24"/>
          <w:rtl/>
        </w:rPr>
        <w:instrText>מאמר ניסויי - השפעה של קורס של 10 ימים על בקרה של קשב, סגנון קוגניטיבי ורגש</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מערך לפני-אחרי</w:instrText>
      </w:r>
      <w:r w:rsidR="00785498" w:rsidRPr="0013159B">
        <w:rPr>
          <w:rFonts w:ascii="David" w:hAnsi="David" w:cs="David"/>
          <w:sz w:val="24"/>
          <w:szCs w:val="24"/>
        </w:rPr>
        <w:instrText xml:space="preserve"> \n20 </w:instrText>
      </w:r>
      <w:r w:rsidR="00785498" w:rsidRPr="0013159B">
        <w:rPr>
          <w:rFonts w:ascii="David" w:hAnsi="David" w:cs="David"/>
          <w:sz w:val="24"/>
          <w:szCs w:val="24"/>
          <w:rtl/>
        </w:rPr>
        <w:instrText>נבדקים חדשים</w:instrText>
      </w:r>
      <w:r w:rsidR="00785498" w:rsidRPr="0013159B">
        <w:rPr>
          <w:rFonts w:ascii="David" w:hAnsi="David" w:cs="David"/>
          <w:sz w:val="24"/>
          <w:szCs w:val="24"/>
        </w:rPr>
        <w:instrText>. \n</w:instrText>
      </w:r>
      <w:r w:rsidR="00785498" w:rsidRPr="0013159B">
        <w:rPr>
          <w:rFonts w:ascii="David" w:hAnsi="David" w:cs="David"/>
          <w:sz w:val="24"/>
          <w:szCs w:val="24"/>
          <w:rtl/>
        </w:rPr>
        <w:instrText>דיווח עצמי למדידת מיינדפולנס, רומינציות ורגש (דכאון וכו')</w:instrText>
      </w:r>
      <w:r w:rsidR="00785498" w:rsidRPr="0013159B">
        <w:rPr>
          <w:rFonts w:ascii="David" w:hAnsi="David" w:cs="David"/>
          <w:sz w:val="24"/>
          <w:szCs w:val="24"/>
        </w:rPr>
        <w:instrText>.\n</w:instrText>
      </w:r>
      <w:r w:rsidR="00785498" w:rsidRPr="0013159B">
        <w:rPr>
          <w:rFonts w:ascii="David" w:hAnsi="David" w:cs="David"/>
          <w:sz w:val="24"/>
          <w:szCs w:val="24"/>
          <w:rtl/>
        </w:rPr>
        <w:instrText>ביצועים במשימות של</w:instrText>
      </w:r>
      <w:r w:rsidR="00785498" w:rsidRPr="0013159B">
        <w:rPr>
          <w:rFonts w:ascii="David" w:hAnsi="David" w:cs="David"/>
          <w:sz w:val="24"/>
          <w:szCs w:val="24"/>
        </w:rPr>
        <w:instrText xml:space="preserve"> WM, </w:instrText>
      </w:r>
      <w:r w:rsidR="00785498" w:rsidRPr="0013159B">
        <w:rPr>
          <w:rFonts w:ascii="David" w:hAnsi="David" w:cs="David"/>
          <w:sz w:val="24"/>
          <w:szCs w:val="24"/>
          <w:rtl/>
        </w:rPr>
        <w:instrText>קשב מושהה, סוויצ' בקשב</w:instrText>
      </w:r>
      <w:r w:rsidR="00785498" w:rsidRPr="0013159B">
        <w:rPr>
          <w:rFonts w:ascii="David" w:hAnsi="David" w:cs="David"/>
          <w:sz w:val="24"/>
          <w:szCs w:val="24"/>
        </w:rPr>
        <w:instrText>.\n\n</w:instrText>
      </w:r>
      <w:r w:rsidR="00785498" w:rsidRPr="0013159B">
        <w:rPr>
          <w:rFonts w:ascii="David" w:hAnsi="David" w:cs="David"/>
          <w:sz w:val="24"/>
          <w:szCs w:val="24"/>
          <w:rtl/>
        </w:rPr>
        <w:instrText>זיהוי ביצועים טובים יותר בזכרון עבודה ובהשהיית קשב בקב' מדיטציה</w:instrText>
      </w:r>
      <w:r w:rsidR="00785498" w:rsidRPr="0013159B">
        <w:rPr>
          <w:rFonts w:ascii="David" w:hAnsi="David" w:cs="David"/>
          <w:sz w:val="24"/>
          <w:szCs w:val="24"/>
        </w:rPr>
        <w:instrText>. ","page":"303-322","title":"The impact of intensive mindfulness training on attentional control, cognitive style, and affect","type":"article-journal","volume":"32"},"uris":["http://www.mendeley.com/documents/?uuid=c6017cc8-c0db-499d-9a7c-174f66c623e8"]}],"mendeley":{"formattedCitation":"(Chambers et al., 2008)","plainTextFormattedCitation":"(Chambers et al., 2008)","previouslyFormattedCitation":"(Chambers et al., 2008)"},"properties":{"noteIndex":0},"schema":"https://github.com/citation-style-language/schema/raw/master/csl-citation.json"}</w:instrText>
      </w:r>
      <w:r w:rsidR="000F685B" w:rsidRPr="006A4A9B">
        <w:rPr>
          <w:rFonts w:ascii="David" w:hAnsi="David" w:cs="David"/>
          <w:sz w:val="24"/>
          <w:szCs w:val="24"/>
        </w:rPr>
        <w:fldChar w:fldCharType="separate"/>
      </w:r>
      <w:r w:rsidR="001E2173" w:rsidRPr="006A4A9B">
        <w:rPr>
          <w:rFonts w:ascii="David" w:hAnsi="David" w:cs="David"/>
          <w:noProof/>
          <w:sz w:val="24"/>
          <w:szCs w:val="24"/>
        </w:rPr>
        <w:t>(Chambers et al., 2008)</w:t>
      </w:r>
      <w:r w:rsidR="000F685B" w:rsidRPr="006A4A9B">
        <w:rPr>
          <w:rFonts w:ascii="David" w:hAnsi="David" w:cs="David"/>
          <w:sz w:val="24"/>
          <w:szCs w:val="24"/>
        </w:rPr>
        <w:fldChar w:fldCharType="end"/>
      </w:r>
      <w:ins w:id="212" w:author="0mer dar" w:date="2020-02-26T19:08:00Z">
        <w:r w:rsidR="00F956DC" w:rsidRPr="006A4A9B">
          <w:rPr>
            <w:rFonts w:ascii="David" w:hAnsi="David" w:cs="David"/>
            <w:sz w:val="24"/>
            <w:szCs w:val="24"/>
            <w:lang w:val="en-GB"/>
          </w:rPr>
          <w:t>.</w:t>
        </w:r>
      </w:ins>
      <w:del w:id="213" w:author="0mer dar" w:date="2020-02-26T19:05:00Z">
        <w:r w:rsidR="007425AD" w:rsidRPr="006A4A9B" w:rsidDel="00F956DC">
          <w:rPr>
            <w:rFonts w:ascii="David" w:hAnsi="David" w:cs="David"/>
            <w:sz w:val="24"/>
            <w:szCs w:val="24"/>
          </w:rPr>
          <w:delText xml:space="preserve">. </w:delText>
        </w:r>
      </w:del>
      <w:ins w:id="214" w:author="0mer dar" w:date="2020-02-26T19:12:00Z">
        <w:r w:rsidR="00F956DC" w:rsidRPr="006A4A9B">
          <w:rPr>
            <w:rFonts w:ascii="David" w:hAnsi="David" w:cs="David"/>
            <w:sz w:val="24"/>
            <w:szCs w:val="24"/>
          </w:rPr>
          <w:t xml:space="preserve">These findings support the idea that </w:t>
        </w:r>
      </w:ins>
      <w:ins w:id="215" w:author="0mer dar" w:date="2020-02-26T19:13:00Z">
        <w:r w:rsidR="002A282C" w:rsidRPr="0013159B">
          <w:rPr>
            <w:rFonts w:ascii="David" w:hAnsi="David" w:cs="David"/>
            <w:sz w:val="24"/>
            <w:szCs w:val="24"/>
          </w:rPr>
          <w:t>mindfulness does not influences</w:t>
        </w:r>
      </w:ins>
      <w:ins w:id="216" w:author="0mer dar" w:date="2020-02-26T19:14:00Z">
        <w:r w:rsidR="002A282C" w:rsidRPr="0013159B">
          <w:rPr>
            <w:rFonts w:ascii="David" w:hAnsi="David" w:cs="David"/>
            <w:sz w:val="24"/>
            <w:szCs w:val="24"/>
          </w:rPr>
          <w:t xml:space="preserve"> the component of</w:t>
        </w:r>
      </w:ins>
      <w:ins w:id="217" w:author="0mer dar" w:date="2020-02-26T19:13:00Z">
        <w:r w:rsidR="002A282C" w:rsidRPr="0013159B">
          <w:rPr>
            <w:rFonts w:ascii="David" w:hAnsi="David" w:cs="David"/>
            <w:sz w:val="24"/>
            <w:szCs w:val="24"/>
          </w:rPr>
          <w:t xml:space="preserve"> short term memory </w:t>
        </w:r>
      </w:ins>
      <w:ins w:id="218" w:author="0mer dar" w:date="2020-02-26T19:14:00Z">
        <w:r w:rsidR="002A282C" w:rsidRPr="0013159B">
          <w:rPr>
            <w:rFonts w:ascii="David" w:hAnsi="David" w:cs="David"/>
            <w:sz w:val="24"/>
            <w:szCs w:val="24"/>
          </w:rPr>
          <w:t>in Working Memory</w:t>
        </w:r>
        <w:r w:rsidR="00204C88" w:rsidRPr="0013159B">
          <w:rPr>
            <w:rFonts w:ascii="David" w:hAnsi="David" w:cs="David"/>
            <w:sz w:val="24"/>
            <w:szCs w:val="24"/>
          </w:rPr>
          <w:t>.</w:t>
        </w:r>
      </w:ins>
      <w:ins w:id="219" w:author="0mer dar" w:date="2020-02-26T19:12:00Z">
        <w:r w:rsidR="00F956DC" w:rsidRPr="0013159B">
          <w:rPr>
            <w:rFonts w:ascii="David" w:hAnsi="David" w:cs="David"/>
            <w:sz w:val="24"/>
            <w:szCs w:val="24"/>
          </w:rPr>
          <w:t xml:space="preserve"> </w:t>
        </w:r>
      </w:ins>
    </w:p>
    <w:p w14:paraId="67ADC321" w14:textId="3FB057E5" w:rsidR="007A122E" w:rsidRPr="006A4A9B" w:rsidRDefault="00835982" w:rsidP="003F6CCB">
      <w:pPr>
        <w:spacing w:after="0"/>
        <w:ind w:firstLine="720"/>
        <w:rPr>
          <w:rFonts w:ascii="David" w:hAnsi="David" w:cs="David"/>
          <w:sz w:val="24"/>
          <w:szCs w:val="24"/>
          <w:lang w:val="en-GB"/>
        </w:rPr>
      </w:pPr>
      <w:ins w:id="220" w:author="0mer dar" w:date="2020-02-10T15:28:00Z">
        <w:r w:rsidRPr="0013159B">
          <w:rPr>
            <w:rFonts w:ascii="David" w:hAnsi="David" w:cs="David"/>
            <w:sz w:val="24"/>
            <w:szCs w:val="24"/>
          </w:rPr>
          <w:t>Even though</w:t>
        </w:r>
        <w:r w:rsidRPr="0013159B" w:rsidDel="00835982">
          <w:rPr>
            <w:rFonts w:ascii="David" w:hAnsi="David" w:cs="David"/>
            <w:sz w:val="24"/>
            <w:szCs w:val="24"/>
            <w:highlight w:val="lightGray"/>
          </w:rPr>
          <w:t xml:space="preserve"> </w:t>
        </w:r>
      </w:ins>
      <w:del w:id="221" w:author="0mer dar" w:date="2020-02-10T15:28:00Z">
        <w:r w:rsidR="00BB2950" w:rsidRPr="0013159B" w:rsidDel="00835982">
          <w:rPr>
            <w:rFonts w:ascii="David" w:hAnsi="David" w:cs="David"/>
            <w:sz w:val="24"/>
            <w:szCs w:val="24"/>
            <w:highlight w:val="lightGray"/>
          </w:rPr>
          <w:delText>Despite</w:delText>
        </w:r>
        <w:r w:rsidR="00BB2950" w:rsidRPr="0013159B" w:rsidDel="00835982">
          <w:rPr>
            <w:rFonts w:ascii="David" w:hAnsi="David" w:cs="David"/>
            <w:sz w:val="24"/>
            <w:szCs w:val="24"/>
          </w:rPr>
          <w:delText xml:space="preserve"> </w:delText>
        </w:r>
      </w:del>
      <w:r w:rsidR="00BB2950" w:rsidRPr="0013159B">
        <w:rPr>
          <w:rFonts w:ascii="David" w:hAnsi="David" w:cs="David"/>
          <w:sz w:val="24"/>
          <w:szCs w:val="24"/>
        </w:rPr>
        <w:t>this promising pattern of effects of MMT on working memory</w:t>
      </w:r>
      <w:ins w:id="222" w:author="0mer dar" w:date="2020-02-26T19:51:00Z">
        <w:r w:rsidR="00DB13A2" w:rsidRPr="0013159B">
          <w:rPr>
            <w:rFonts w:ascii="David" w:hAnsi="David" w:cs="David"/>
            <w:sz w:val="24"/>
            <w:szCs w:val="24"/>
          </w:rPr>
          <w:t xml:space="preserve"> </w:t>
        </w:r>
      </w:ins>
      <w:ins w:id="223" w:author="0mer dar" w:date="2020-02-26T19:52:00Z">
        <w:r w:rsidR="006A140E" w:rsidRPr="0013159B">
          <w:rPr>
            <w:rFonts w:ascii="David" w:hAnsi="David" w:cs="David"/>
            <w:sz w:val="24"/>
            <w:szCs w:val="24"/>
          </w:rPr>
          <w:t xml:space="preserve">processes measured by </w:t>
        </w:r>
      </w:ins>
      <w:ins w:id="224" w:author="0mer dar" w:date="2020-02-26T19:51:00Z">
        <w:r w:rsidR="00DB13A2" w:rsidRPr="0013159B">
          <w:rPr>
            <w:rFonts w:ascii="David" w:hAnsi="David" w:cs="David"/>
            <w:sz w:val="24"/>
            <w:szCs w:val="24"/>
          </w:rPr>
          <w:t>complex span task</w:t>
        </w:r>
      </w:ins>
      <w:ins w:id="225" w:author="0mer dar" w:date="2020-02-26T19:52:00Z">
        <w:r w:rsidR="006A140E" w:rsidRPr="0013159B">
          <w:rPr>
            <w:rFonts w:ascii="David" w:hAnsi="David" w:cs="David"/>
            <w:sz w:val="24"/>
            <w:szCs w:val="24"/>
          </w:rPr>
          <w:t>,</w:t>
        </w:r>
      </w:ins>
      <w:del w:id="226" w:author="0mer dar" w:date="2020-02-26T19:51:00Z">
        <w:r w:rsidR="00BB2950" w:rsidRPr="0013159B" w:rsidDel="00DB13A2">
          <w:rPr>
            <w:rFonts w:ascii="David" w:hAnsi="David" w:cs="David"/>
            <w:sz w:val="24"/>
            <w:szCs w:val="24"/>
          </w:rPr>
          <w:delText xml:space="preserve"> processes</w:delText>
        </w:r>
      </w:del>
      <w:r w:rsidR="00BB2950" w:rsidRPr="0013159B">
        <w:rPr>
          <w:rFonts w:ascii="David" w:hAnsi="David" w:cs="David"/>
          <w:sz w:val="24"/>
          <w:szCs w:val="24"/>
        </w:rPr>
        <w:t xml:space="preserve"> in which internal attention is critical</w:t>
      </w:r>
      <w:r w:rsidR="00986E31" w:rsidRPr="0013159B">
        <w:rPr>
          <w:rFonts w:ascii="David" w:hAnsi="David" w:cs="David"/>
          <w:sz w:val="24"/>
          <w:szCs w:val="24"/>
        </w:rPr>
        <w:t xml:space="preserve">, it is </w:t>
      </w:r>
      <w:r w:rsidR="00986E31" w:rsidRPr="0013159B">
        <w:rPr>
          <w:rFonts w:ascii="David" w:hAnsi="David" w:cs="David"/>
          <w:sz w:val="24"/>
          <w:szCs w:val="24"/>
        </w:rPr>
        <w:lastRenderedPageBreak/>
        <w:t xml:space="preserve">difficult to isolate the specific role of </w:t>
      </w:r>
      <w:r w:rsidR="00F74812" w:rsidRPr="0013159B">
        <w:rPr>
          <w:rFonts w:ascii="David" w:hAnsi="David" w:cs="David"/>
          <w:sz w:val="24"/>
          <w:szCs w:val="24"/>
        </w:rPr>
        <w:t>internal</w:t>
      </w:r>
      <w:r w:rsidR="00986E31" w:rsidRPr="0013159B">
        <w:rPr>
          <w:rFonts w:ascii="David" w:hAnsi="David" w:cs="David"/>
          <w:sz w:val="24"/>
          <w:szCs w:val="24"/>
        </w:rPr>
        <w:t xml:space="preserve"> attentional proces</w:t>
      </w:r>
      <w:r w:rsidR="00F74812" w:rsidRPr="0013159B">
        <w:rPr>
          <w:rFonts w:ascii="David" w:hAnsi="David" w:cs="David"/>
          <w:sz w:val="24"/>
          <w:szCs w:val="24"/>
        </w:rPr>
        <w:t>s</w:t>
      </w:r>
      <w:r w:rsidR="00986E31" w:rsidRPr="0013159B">
        <w:rPr>
          <w:rFonts w:ascii="David" w:hAnsi="David" w:cs="David"/>
          <w:sz w:val="24"/>
          <w:szCs w:val="24"/>
        </w:rPr>
        <w:t>es per se in that these complex span tasks</w:t>
      </w:r>
      <w:r w:rsidR="00BB2950" w:rsidRPr="0013159B">
        <w:rPr>
          <w:rFonts w:ascii="David" w:hAnsi="David" w:cs="David"/>
          <w:sz w:val="24"/>
          <w:szCs w:val="24"/>
        </w:rPr>
        <w:t>. Indeed, these tasks do not permit dissociation between inter</w:t>
      </w:r>
      <w:ins w:id="227" w:author="0mer dar" w:date="2020-02-04T15:45:00Z">
        <w:r w:rsidR="005B4FF7" w:rsidRPr="0013159B">
          <w:rPr>
            <w:rFonts w:ascii="David" w:hAnsi="David" w:cs="David"/>
            <w:sz w:val="24"/>
            <w:szCs w:val="24"/>
          </w:rPr>
          <w:t>n</w:t>
        </w:r>
      </w:ins>
      <w:r w:rsidR="00BB2950" w:rsidRPr="0013159B">
        <w:rPr>
          <w:rFonts w:ascii="David" w:hAnsi="David" w:cs="David"/>
          <w:sz w:val="24"/>
          <w:szCs w:val="24"/>
        </w:rPr>
        <w:t>al</w:t>
      </w:r>
      <w:r w:rsidR="00986E31" w:rsidRPr="0013159B">
        <w:rPr>
          <w:rFonts w:ascii="David" w:hAnsi="David" w:cs="David"/>
          <w:sz w:val="24"/>
          <w:szCs w:val="24"/>
        </w:rPr>
        <w:t xml:space="preserve"> </w:t>
      </w:r>
      <w:r w:rsidR="00F74812" w:rsidRPr="0013159B">
        <w:rPr>
          <w:rFonts w:ascii="David" w:hAnsi="David" w:cs="David"/>
          <w:sz w:val="24"/>
          <w:szCs w:val="24"/>
        </w:rPr>
        <w:t xml:space="preserve">attentional </w:t>
      </w:r>
      <w:r w:rsidR="00986E31" w:rsidRPr="0013159B">
        <w:rPr>
          <w:rFonts w:ascii="David" w:hAnsi="David" w:cs="David"/>
          <w:sz w:val="24"/>
          <w:szCs w:val="24"/>
        </w:rPr>
        <w:t>processes and</w:t>
      </w:r>
      <w:r w:rsidR="00E56FE9" w:rsidRPr="0013159B">
        <w:rPr>
          <w:rFonts w:ascii="David" w:hAnsi="David" w:cs="David"/>
          <w:sz w:val="24"/>
          <w:szCs w:val="24"/>
        </w:rPr>
        <w:t xml:space="preserve"> short term memory span and </w:t>
      </w:r>
      <w:r w:rsidR="00F74812" w:rsidRPr="0013159B">
        <w:rPr>
          <w:rFonts w:ascii="David" w:hAnsi="David" w:cs="David"/>
          <w:sz w:val="24"/>
          <w:szCs w:val="24"/>
        </w:rPr>
        <w:t xml:space="preserve">related </w:t>
      </w:r>
      <w:r w:rsidR="00E56FE9" w:rsidRPr="0013159B">
        <w:rPr>
          <w:rFonts w:ascii="David" w:hAnsi="David" w:cs="David"/>
          <w:sz w:val="24"/>
          <w:szCs w:val="24"/>
        </w:rPr>
        <w:t xml:space="preserve">memory processes (e.g., encoding, storage, proactive interference </w:t>
      </w:r>
      <w:r w:rsidR="00E56FE9"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{"citationItems":[{"id":"ITEM-1","itemData":{"DOI":"10.1146/annurev-psych-120710-100422","ISBN":"978-1-257-76355-9","ISSN":"0066-4308, 1545-2085","abstract":"1 Faux Pas of an Unattended Avatar 7\\n2 Body Language Goes Online 16\\n3 From Microbes to Post-Hu</w:instrText>
      </w:r>
      <w:r w:rsidR="00785498" w:rsidRPr="0013159B">
        <w:rPr>
          <w:rFonts w:ascii="David" w:hAnsi="David" w:cs="David"/>
          <w:sz w:val="24"/>
          <w:szCs w:val="24"/>
        </w:rPr>
        <w:instrText>mans 34\\n4 Avatar-Centric Communication 56\\n5 A Body Language Alphabet 92\\n6 The Uncanny V alley of Expression 115\\n7 The Gestural T uring T est 125\\n8 The Tail Wagging the Brain 139\\n9 V erbal Ectoplasm 162\\n10 The Three-Dimensional Music of Gaze 177\\n11 Seven Hundred Puppet Strings 206\\n12 Voice as Puppeteer 231\\n13 Looking Ahead 246\\nAppendix: A Manifesto of Avatar Expression 258\\nReferences 262","author":[{"dropping-particle":"","family":"Baddeley","given":"Alan","non-dropping-particle":"","parse-names":false,"suffix":""}],"container-title":"Annual Review of Psychology","id":"ITEM-1","issue":"1","issued":{"date-parts":[["2011"]]},"page":"1-29","title":"Virtual Body Language – The History and Future of Avatars: How Nonverbal Expression is Evolving on the Internet","type":"article-journal","volume":"63"},"uris":["http://www.mendeley.com/documents/?uuid=50246f64-5c9a-45c3-822c-f4c087c03419"]}],"mendeley":{"formattedCitation":"(Baddeley, 2011)","plainTextFormattedCitation":"(Baddeley, 2011)","previouslyFormattedCitation":"(Baddeley, 2011)"},"properties":{"noteIndex":0},"schema":"https://github.com/citation-style-language/schema/raw/master/csl-citation.json"}</w:instrText>
      </w:r>
      <w:r w:rsidR="00E56FE9" w:rsidRPr="006A4A9B">
        <w:rPr>
          <w:rFonts w:ascii="David" w:hAnsi="David" w:cs="David"/>
          <w:sz w:val="24"/>
          <w:szCs w:val="24"/>
        </w:rPr>
        <w:fldChar w:fldCharType="separate"/>
      </w:r>
      <w:r w:rsidR="001E2173" w:rsidRPr="006A4A9B">
        <w:rPr>
          <w:rFonts w:ascii="David" w:hAnsi="David" w:cs="David"/>
          <w:noProof/>
          <w:sz w:val="24"/>
          <w:szCs w:val="24"/>
        </w:rPr>
        <w:t>(Baddeley, 2011)</w:t>
      </w:r>
      <w:r w:rsidR="00E56FE9" w:rsidRPr="006A4A9B">
        <w:rPr>
          <w:rFonts w:ascii="David" w:hAnsi="David" w:cs="David"/>
          <w:sz w:val="24"/>
          <w:szCs w:val="24"/>
        </w:rPr>
        <w:fldChar w:fldCharType="end"/>
      </w:r>
      <w:r w:rsidR="006B68C7" w:rsidRPr="006A4A9B">
        <w:rPr>
          <w:rFonts w:ascii="David" w:hAnsi="David" w:cs="David"/>
          <w:sz w:val="24"/>
          <w:szCs w:val="24"/>
        </w:rPr>
        <w:t>.</w:t>
      </w:r>
      <w:r w:rsidR="007A122E" w:rsidRPr="006A4A9B">
        <w:rPr>
          <w:rStyle w:val="EndnoteReference"/>
          <w:rFonts w:ascii="David" w:hAnsi="David" w:cs="David"/>
          <w:sz w:val="24"/>
          <w:szCs w:val="24"/>
        </w:rPr>
        <w:endnoteReference w:id="1"/>
      </w:r>
    </w:p>
    <w:p w14:paraId="6FD3A0E9" w14:textId="6BCECD8D" w:rsidR="007A122E" w:rsidRPr="006A4A9B" w:rsidRDefault="007A122E" w:rsidP="003F6CCB">
      <w:pPr>
        <w:pStyle w:val="Heading2"/>
        <w:spacing w:before="0"/>
        <w:rPr>
          <w:rFonts w:ascii="David" w:hAnsi="David" w:cs="David"/>
          <w:b/>
          <w:bCs/>
          <w:color w:val="auto"/>
          <w:sz w:val="24"/>
          <w:szCs w:val="24"/>
          <w:rtl/>
          <w:lang w:val="en-GB"/>
        </w:rPr>
      </w:pPr>
      <w:r w:rsidRPr="006A4A9B">
        <w:rPr>
          <w:rFonts w:ascii="David" w:hAnsi="David" w:cs="David"/>
          <w:b/>
          <w:bCs/>
          <w:color w:val="auto"/>
          <w:sz w:val="24"/>
          <w:szCs w:val="24"/>
          <w:lang w:val="en-GB"/>
        </w:rPr>
        <w:t>Emerging methods</w:t>
      </w:r>
    </w:p>
    <w:p w14:paraId="605FE495" w14:textId="7C49D111" w:rsidR="007A122E" w:rsidRPr="006A4A9B" w:rsidRDefault="007A122E" w:rsidP="003F6CCB">
      <w:pPr>
        <w:spacing w:after="0"/>
        <w:ind w:firstLine="720"/>
        <w:rPr>
          <w:rFonts w:ascii="David" w:hAnsi="David" w:cs="David"/>
          <w:sz w:val="24"/>
          <w:szCs w:val="24"/>
          <w:lang w:val="en-GB"/>
        </w:rPr>
      </w:pPr>
      <w:r w:rsidRPr="0013159B">
        <w:rPr>
          <w:rFonts w:ascii="David" w:hAnsi="David" w:cs="David"/>
          <w:sz w:val="24"/>
          <w:szCs w:val="24"/>
          <w:highlight w:val="lightGray"/>
          <w:lang w:val="en-GB"/>
        </w:rPr>
        <w:t>Despite</w:t>
      </w:r>
      <w:r w:rsidRPr="0013159B">
        <w:rPr>
          <w:rFonts w:ascii="David" w:hAnsi="David" w:cs="David"/>
          <w:sz w:val="24"/>
          <w:szCs w:val="24"/>
          <w:lang w:val="en-GB"/>
        </w:rPr>
        <w:t xml:space="preserve"> the challenges of exploring IA directly, there are some emerging methods and preliminary attempts to </w:t>
      </w:r>
      <w:del w:id="233" w:author="0mer dar" w:date="2020-02-10T09:44:00Z">
        <w:r w:rsidRPr="0013159B" w:rsidDel="00BC44D1">
          <w:rPr>
            <w:rFonts w:ascii="David" w:hAnsi="David" w:cs="David"/>
            <w:sz w:val="24"/>
            <w:szCs w:val="24"/>
            <w:lang w:val="en-GB"/>
          </w:rPr>
          <w:delText xml:space="preserve">measure and </w:delText>
        </w:r>
      </w:del>
      <w:r w:rsidRPr="0013159B">
        <w:rPr>
          <w:rFonts w:ascii="David" w:hAnsi="David" w:cs="David"/>
          <w:sz w:val="24"/>
          <w:szCs w:val="24"/>
          <w:lang w:val="en-GB"/>
        </w:rPr>
        <w:t>quantify internal attention broadly and in MMT specifically</w:t>
      </w:r>
      <w:r w:rsidRPr="006A4A9B">
        <w:rPr>
          <w:rStyle w:val="EndnoteReference"/>
          <w:rFonts w:ascii="David" w:hAnsi="David" w:cs="David"/>
          <w:sz w:val="24"/>
          <w:szCs w:val="24"/>
          <w:lang w:val="en-GB"/>
        </w:rPr>
        <w:endnoteReference w:id="2"/>
      </w:r>
      <w:r w:rsidRPr="006A4A9B">
        <w:rPr>
          <w:rFonts w:ascii="David" w:hAnsi="David" w:cs="David"/>
          <w:sz w:val="24"/>
          <w:szCs w:val="24"/>
          <w:lang w:val="en-GB"/>
        </w:rPr>
        <w:t xml:space="preserve">. </w:t>
      </w:r>
    </w:p>
    <w:p w14:paraId="2ABB38EB" w14:textId="72428D3F" w:rsidR="007A122E" w:rsidRPr="006A4A9B" w:rsidDel="00264AD0" w:rsidRDefault="007A122E" w:rsidP="003F6CCB">
      <w:pPr>
        <w:spacing w:after="0"/>
        <w:ind w:firstLine="720"/>
        <w:rPr>
          <w:del w:id="235" w:author="עמית ברנשטיין" w:date="2019-12-02T19:02:00Z"/>
          <w:rFonts w:ascii="David" w:hAnsi="David" w:cs="David"/>
          <w:sz w:val="24"/>
          <w:szCs w:val="24"/>
          <w:u w:val="single"/>
          <w:lang w:val="en-GB"/>
        </w:rPr>
      </w:pPr>
    </w:p>
    <w:p w14:paraId="578B2C1A" w14:textId="0A1D99F6" w:rsidR="007A122E" w:rsidRPr="0013159B" w:rsidDel="00A9759D" w:rsidRDefault="007A122E" w:rsidP="003F6CCB">
      <w:pPr>
        <w:spacing w:after="0"/>
        <w:ind w:firstLine="720"/>
        <w:rPr>
          <w:del w:id="236" w:author="0mer dar" w:date="2020-02-03T12:09:00Z"/>
          <w:rFonts w:ascii="David" w:hAnsi="David" w:cs="David"/>
          <w:sz w:val="24"/>
          <w:szCs w:val="24"/>
        </w:rPr>
      </w:pPr>
      <w:del w:id="237" w:author="0mer dar" w:date="2020-02-03T11:45:00Z">
        <w:r w:rsidRPr="0013159B" w:rsidDel="00E578A6">
          <w:rPr>
            <w:rFonts w:ascii="David" w:hAnsi="David" w:cs="David"/>
            <w:sz w:val="24"/>
            <w:szCs w:val="24"/>
            <w:lang w:val="en-GB"/>
          </w:rPr>
          <w:delText>First,</w:delText>
        </w:r>
      </w:del>
      <w:del w:id="238" w:author="0mer dar" w:date="2020-02-03T12:09:00Z">
        <w:r w:rsidRPr="0013159B" w:rsidDel="00A9759D">
          <w:rPr>
            <w:rFonts w:ascii="David" w:hAnsi="David" w:cs="David"/>
            <w:sz w:val="24"/>
            <w:szCs w:val="24"/>
            <w:lang w:val="en-GB"/>
          </w:rPr>
          <w:delText xml:space="preserve"> the </w:delText>
        </w:r>
        <w:r w:rsidRPr="0013159B" w:rsidDel="00A9759D">
          <w:rPr>
            <w:rFonts w:ascii="David" w:hAnsi="David" w:cs="David"/>
            <w:b/>
            <w:bCs/>
            <w:sz w:val="24"/>
            <w:szCs w:val="24"/>
            <w:lang w:val="en-GB"/>
          </w:rPr>
          <w:delText>Mindful Awareness Task</w:delText>
        </w:r>
        <w:r w:rsidRPr="0013159B" w:rsidDel="00A9759D">
          <w:rPr>
            <w:rFonts w:ascii="David" w:hAnsi="David" w:cs="David"/>
            <w:sz w:val="24"/>
            <w:szCs w:val="24"/>
            <w:lang w:val="en-GB"/>
          </w:rPr>
          <w:delText xml:space="preserve"> (</w:delText>
        </w:r>
        <w:r w:rsidRPr="0013159B" w:rsidDel="00A9759D">
          <w:rPr>
            <w:rFonts w:ascii="David" w:hAnsi="David" w:cs="David"/>
            <w:b/>
            <w:bCs/>
            <w:sz w:val="24"/>
            <w:szCs w:val="24"/>
            <w:lang w:val="en-GB"/>
          </w:rPr>
          <w:delText>MAT</w:delText>
        </w:r>
        <w:r w:rsidRPr="0013159B" w:rsidDel="00A9759D">
          <w:rPr>
            <w:rFonts w:ascii="David" w:hAnsi="David" w:cs="David"/>
            <w:sz w:val="24"/>
            <w:szCs w:val="24"/>
            <w:lang w:val="en-GB"/>
          </w:rPr>
          <w:delText xml:space="preserve">) is </w:delText>
        </w:r>
        <w:r w:rsidRPr="006A4A9B" w:rsidDel="00A9759D">
          <w:rPr>
            <w:rStyle w:val="CommentReference"/>
            <w:rFonts w:ascii="David" w:hAnsi="David" w:cs="David"/>
            <w:sz w:val="24"/>
            <w:szCs w:val="24"/>
            <w:highlight w:val="magenta"/>
          </w:rPr>
          <w:annotationRef/>
        </w:r>
        <w:r w:rsidRPr="006A4A9B" w:rsidDel="00A9759D">
          <w:rPr>
            <w:rFonts w:ascii="David" w:hAnsi="David" w:cs="David"/>
            <w:sz w:val="24"/>
            <w:szCs w:val="24"/>
          </w:rPr>
          <w:delText>a behavioral and phenomenological task to measure internal objects of mindful attention and awareness of mind, body and hedonic tone, as well as the time-course or temporal dynamics of mindful attention and awareness</w:delText>
        </w:r>
        <w:r w:rsidRPr="0013159B" w:rsidDel="00A9759D">
          <w:rPr>
            <w:rFonts w:ascii="David" w:hAnsi="David" w:cs="David"/>
            <w:sz w:val="24"/>
            <w:szCs w:val="24"/>
          </w:rPr>
          <w:delText xml:space="preserve"> – during mindfulness meditation. Participants perform a 20-minutes mindfulness meditation (combined OM with FA) in which they are instructed (a) to monitor a wide range of prominent present moment experiences (e.g., sensations, emotions, thoughts), and (b) to direct their awareness to their breath when they do not notice any experience. To measure performance during the meditation, participants are instructed (a) to verbally state a label describing each experience they notice (e.g., “warm”, “calm”, “tension”, or “thinking”), and (b) to press a button when they notice their inhalation or exhalation. Accordingly, mindful awareness of body, mind, and pleasant and unpleasant hedonic tone are scored using manualized qualitative coding of the content of participant’s verbal labels (e.g., “warm” is coded as body, “calm” is coded as pleasant hedonic tone, “tension” is coded as unpleasant hedonic tone, and “thinking” is coded as mind).  Afterwards, to quantify the time-course of mindful awareness, the precise timing and order of all reports of mindful awareness (i.e., labels and button presses) are analyzed to divide and classify the 20-minutes meditation into </w:delText>
        </w:r>
        <w:r w:rsidRPr="0013159B" w:rsidDel="00A9759D">
          <w:rPr>
            <w:rFonts w:ascii="David" w:hAnsi="David" w:cs="David"/>
            <w:i/>
            <w:iCs/>
            <w:sz w:val="24"/>
            <w:szCs w:val="24"/>
          </w:rPr>
          <w:delText>mindful sequences</w:delText>
        </w:r>
        <w:r w:rsidRPr="0013159B" w:rsidDel="00A9759D">
          <w:rPr>
            <w:rFonts w:ascii="David" w:hAnsi="David" w:cs="David"/>
            <w:sz w:val="24"/>
            <w:szCs w:val="24"/>
          </w:rPr>
          <w:delText xml:space="preserve"> and </w:delText>
        </w:r>
        <w:r w:rsidRPr="0013159B" w:rsidDel="00A9759D">
          <w:rPr>
            <w:rFonts w:ascii="David" w:hAnsi="David" w:cs="David"/>
            <w:i/>
            <w:iCs/>
            <w:sz w:val="24"/>
            <w:szCs w:val="24"/>
          </w:rPr>
          <w:delText>mindless sequences</w:delText>
        </w:r>
        <w:r w:rsidRPr="0013159B" w:rsidDel="00A9759D">
          <w:rPr>
            <w:rFonts w:ascii="David" w:hAnsi="David" w:cs="David"/>
            <w:sz w:val="24"/>
            <w:szCs w:val="24"/>
          </w:rPr>
          <w:delText xml:space="preserve">. So doing yields a </w:delText>
        </w:r>
        <w:r w:rsidRPr="0013159B" w:rsidDel="00A9759D">
          <w:rPr>
            <w:rFonts w:ascii="David" w:hAnsi="David" w:cs="David"/>
            <w:i/>
            <w:iCs/>
            <w:sz w:val="24"/>
            <w:szCs w:val="24"/>
          </w:rPr>
          <w:delText>sustained mindful awareness score</w:delText>
        </w:r>
        <w:r w:rsidRPr="0013159B" w:rsidDel="00A9759D">
          <w:rPr>
            <w:rFonts w:ascii="David" w:hAnsi="David" w:cs="David"/>
            <w:sz w:val="24"/>
            <w:szCs w:val="24"/>
          </w:rPr>
          <w:delText xml:space="preserve"> as well as a </w:delText>
        </w:r>
        <w:r w:rsidRPr="0013159B" w:rsidDel="00A9759D">
          <w:rPr>
            <w:rFonts w:ascii="David" w:hAnsi="David" w:cs="David"/>
            <w:i/>
            <w:iCs/>
            <w:sz w:val="24"/>
            <w:szCs w:val="24"/>
          </w:rPr>
          <w:delText>latency to re-engagement in mindful awareness score</w:delText>
        </w:r>
        <w:r w:rsidRPr="0013159B" w:rsidDel="00A9759D">
          <w:rPr>
            <w:rFonts w:ascii="David" w:hAnsi="David" w:cs="David"/>
            <w:sz w:val="24"/>
            <w:szCs w:val="24"/>
          </w:rPr>
          <w:delText xml:space="preserve">. </w:delText>
        </w:r>
      </w:del>
    </w:p>
    <w:p w14:paraId="22356B57" w14:textId="6D9D91C5" w:rsidR="007A122E" w:rsidRPr="0013159B" w:rsidRDefault="007A122E" w:rsidP="003F6CCB">
      <w:pPr>
        <w:spacing w:after="0"/>
        <w:ind w:firstLine="720"/>
        <w:rPr>
          <w:rFonts w:ascii="David" w:hAnsi="David" w:cs="David"/>
          <w:sz w:val="24"/>
          <w:szCs w:val="24"/>
        </w:rPr>
      </w:pPr>
      <w:del w:id="239" w:author="0mer dar" w:date="2020-02-03T12:09:00Z">
        <w:r w:rsidRPr="0013159B" w:rsidDel="00A9759D">
          <w:rPr>
            <w:rFonts w:ascii="David" w:hAnsi="David" w:cs="David"/>
            <w:sz w:val="24"/>
            <w:szCs w:val="24"/>
          </w:rPr>
          <w:delText xml:space="preserve">The MAT objects of mindful awareness scores display excellent inter-rater reliability (mean </w:delText>
        </w:r>
        <w:r w:rsidRPr="0013159B" w:rsidDel="00A9759D">
          <w:rPr>
            <w:rFonts w:ascii="David" w:hAnsi="David" w:cs="David"/>
            <w:i/>
            <w:iCs/>
            <w:sz w:val="24"/>
            <w:szCs w:val="24"/>
          </w:rPr>
          <w:delText>kappa</w:delText>
        </w:r>
        <w:r w:rsidRPr="0013159B" w:rsidDel="00A9759D">
          <w:rPr>
            <w:rFonts w:ascii="David" w:hAnsi="David" w:cs="David"/>
            <w:sz w:val="24"/>
            <w:szCs w:val="24"/>
          </w:rPr>
          <w:delText xml:space="preserve"> = .90), good internal consistency (split-half reliabilities mean </w:delText>
        </w:r>
        <w:r w:rsidRPr="0013159B" w:rsidDel="00A9759D">
          <w:rPr>
            <w:rFonts w:ascii="David" w:hAnsi="David" w:cs="David"/>
            <w:i/>
            <w:iCs/>
            <w:sz w:val="24"/>
            <w:szCs w:val="24"/>
          </w:rPr>
          <w:delText>r</w:delText>
        </w:r>
        <w:r w:rsidRPr="0013159B" w:rsidDel="00A9759D">
          <w:rPr>
            <w:rFonts w:ascii="David" w:hAnsi="David" w:cs="David"/>
            <w:i/>
            <w:iCs/>
            <w:sz w:val="24"/>
            <w:szCs w:val="24"/>
            <w:vertAlign w:val="subscript"/>
          </w:rPr>
          <w:delText>Spearman-Brown corrected</w:delText>
        </w:r>
        <w:r w:rsidRPr="0013159B" w:rsidDel="00A9759D">
          <w:rPr>
            <w:rFonts w:ascii="David" w:hAnsi="David" w:cs="David"/>
            <w:sz w:val="24"/>
            <w:szCs w:val="24"/>
          </w:rPr>
          <w:delText xml:space="preserve"> = .82), construct validity (predicted convergent and discriminant associations with indices of mindful awareness of body, pleasant and unpleasant hedonic tone, and mind), known-groups validity (i.e., distinguishing mindfulness meditators from non-meditators), and incremental validity (i.e., predicting key criterion variables beyond self-report measures of mindfulness). The Mindful Awareness Task sustained mindful awareness and latency to re-engagement in mindful awareness scores display good internal consistency (split-half reliabilities mean </w:delText>
        </w:r>
        <w:r w:rsidRPr="0013159B" w:rsidDel="00A9759D">
          <w:rPr>
            <w:rFonts w:ascii="David" w:hAnsi="David" w:cs="David"/>
            <w:i/>
            <w:iCs/>
            <w:sz w:val="24"/>
            <w:szCs w:val="24"/>
          </w:rPr>
          <w:delText>r</w:delText>
        </w:r>
        <w:r w:rsidRPr="0013159B" w:rsidDel="00A9759D">
          <w:rPr>
            <w:rFonts w:ascii="David" w:hAnsi="David" w:cs="David"/>
            <w:i/>
            <w:iCs/>
            <w:sz w:val="24"/>
            <w:szCs w:val="24"/>
            <w:vertAlign w:val="subscript"/>
          </w:rPr>
          <w:delText>Spearman-Brown corrected</w:delText>
        </w:r>
        <w:r w:rsidRPr="0013159B" w:rsidDel="00A9759D">
          <w:rPr>
            <w:rFonts w:ascii="David" w:hAnsi="David" w:cs="David"/>
            <w:sz w:val="24"/>
            <w:szCs w:val="24"/>
          </w:rPr>
          <w:delText xml:space="preserve"> = .83), construct validity (e.g., associations with retrospective ES measuring sustained mindful awareness and latency to re-engagement in mindful awareness, and a visual sustained attention task score), known-groups validity (i.e., distinguishing mindfulness meditators from non-meditators), and incremental validity (i.e., predicting key criterion variables beyond self-report measures of mindfulness (Hadash &amp; Bernstein, 2019). </w:delText>
        </w:r>
        <w:r w:rsidRPr="0013159B" w:rsidDel="00A9759D">
          <w:rPr>
            <w:rFonts w:ascii="David" w:hAnsi="David" w:cs="David"/>
            <w:sz w:val="24"/>
            <w:szCs w:val="24"/>
            <w:lang w:val="en-GB"/>
          </w:rPr>
          <w:delText xml:space="preserve">Critical to the proposed research, no study has yet to test the prospective sensitivity of the MAT to mindfulness intervention, and its association to other intel and interoceptive attention tasks, as we plan in the proposed research. </w:delText>
        </w:r>
      </w:del>
      <w:del w:id="240" w:author="0mer dar" w:date="2020-02-03T11:45:00Z">
        <w:r w:rsidRPr="0013159B" w:rsidDel="00E578A6">
          <w:rPr>
            <w:rFonts w:ascii="David" w:hAnsi="David" w:cs="David"/>
            <w:sz w:val="24"/>
            <w:szCs w:val="24"/>
            <w:lang w:val="en-GB"/>
          </w:rPr>
          <w:delText>Second</w:delText>
        </w:r>
      </w:del>
      <w:ins w:id="241" w:author="0mer dar" w:date="2020-02-03T11:45:00Z">
        <w:r w:rsidRPr="0013159B">
          <w:rPr>
            <w:rFonts w:ascii="David" w:hAnsi="David" w:cs="David"/>
            <w:sz w:val="24"/>
            <w:szCs w:val="24"/>
            <w:lang w:val="en-GB"/>
          </w:rPr>
          <w:t>First</w:t>
        </w:r>
      </w:ins>
      <w:r w:rsidRPr="0013159B">
        <w:rPr>
          <w:rFonts w:ascii="David" w:hAnsi="David" w:cs="David"/>
          <w:sz w:val="24"/>
          <w:szCs w:val="24"/>
          <w:lang w:val="en-GB"/>
        </w:rPr>
        <w:t xml:space="preserve">, the </w:t>
      </w:r>
      <w:commentRangeStart w:id="242"/>
      <w:r w:rsidRPr="0013159B">
        <w:rPr>
          <w:rFonts w:ascii="David" w:hAnsi="David" w:cs="David"/>
          <w:b/>
          <w:bCs/>
          <w:sz w:val="24"/>
          <w:szCs w:val="24"/>
          <w:lang w:bidi="ar-SA"/>
        </w:rPr>
        <w:t>Simulated Thought Paradigm</w:t>
      </w:r>
      <w:r w:rsidRPr="0013159B">
        <w:rPr>
          <w:rFonts w:ascii="David" w:hAnsi="David" w:cs="David"/>
          <w:sz w:val="24"/>
          <w:szCs w:val="24"/>
          <w:lang w:val="en-GB"/>
        </w:rPr>
        <w:t xml:space="preserve"> (</w:t>
      </w:r>
      <w:r w:rsidRPr="0013159B">
        <w:rPr>
          <w:rFonts w:ascii="David" w:hAnsi="David" w:cs="David"/>
          <w:b/>
          <w:bCs/>
          <w:sz w:val="24"/>
          <w:szCs w:val="24"/>
          <w:lang w:bidi="ar-SA"/>
        </w:rPr>
        <w:t>STP</w:t>
      </w:r>
      <w:r w:rsidRPr="0013159B">
        <w:rPr>
          <w:rFonts w:ascii="David" w:hAnsi="David" w:cs="David"/>
          <w:sz w:val="24"/>
          <w:szCs w:val="24"/>
          <w:lang w:bidi="ar-SA"/>
        </w:rPr>
        <w:t xml:space="preserve">) </w:t>
      </w:r>
      <w:commentRangeEnd w:id="242"/>
      <w:r w:rsidR="00204C88" w:rsidRPr="0013159B">
        <w:rPr>
          <w:rStyle w:val="CommentReference"/>
          <w:rFonts w:ascii="David" w:hAnsi="David" w:cs="David"/>
          <w:rPrChange w:id="243" w:author="0mer dar" w:date="2020-03-08T20:10:00Z">
            <w:rPr>
              <w:rStyle w:val="CommentReference"/>
            </w:rPr>
          </w:rPrChange>
        </w:rPr>
        <w:commentReference w:id="242"/>
      </w:r>
      <w:r w:rsidRPr="006A4A9B">
        <w:rPr>
          <w:rFonts w:ascii="David" w:hAnsi="David" w:cs="David"/>
          <w:sz w:val="24"/>
          <w:szCs w:val="24"/>
          <w:lang w:bidi="ar-SA"/>
        </w:rPr>
        <w:t xml:space="preserve">is </w:t>
      </w:r>
      <w:r w:rsidRPr="006A4A9B">
        <w:rPr>
          <w:rFonts w:ascii="David" w:hAnsi="David" w:cs="David"/>
          <w:sz w:val="24"/>
          <w:szCs w:val="24"/>
          <w:lang w:val="en-GB"/>
        </w:rPr>
        <w:t xml:space="preserve">an innovative paradigm to generate and deliver stimuli that simulate the content and experience of participant’s own thoughts </w:t>
      </w:r>
      <w:del w:id="244" w:author="0mer dar" w:date="2020-02-10T09:45:00Z">
        <w:r w:rsidRPr="0013159B" w:rsidDel="00BC44D1">
          <w:rPr>
            <w:rFonts w:ascii="David" w:hAnsi="David" w:cs="David"/>
            <w:sz w:val="24"/>
            <w:szCs w:val="24"/>
            <w:lang w:val="en-GB"/>
          </w:rPr>
          <w:delText xml:space="preserve">in order </w:delText>
        </w:r>
      </w:del>
      <w:proofErr w:type="spellStart"/>
      <w:r w:rsidRPr="0013159B">
        <w:rPr>
          <w:rFonts w:ascii="David" w:hAnsi="David" w:cs="David"/>
          <w:sz w:val="24"/>
          <w:szCs w:val="24"/>
          <w:lang w:val="en-GB"/>
        </w:rPr>
        <w:t>to</w:t>
      </w:r>
      <w:del w:id="245" w:author="0mer dar" w:date="2020-02-10T09:45:00Z">
        <w:r w:rsidRPr="0013159B" w:rsidDel="00BC44D1">
          <w:rPr>
            <w:rFonts w:ascii="David" w:hAnsi="David" w:cs="David"/>
            <w:sz w:val="24"/>
            <w:szCs w:val="24"/>
            <w:lang w:val="en-GB"/>
          </w:rPr>
          <w:delText xml:space="preserve">, among other applications, </w:delText>
        </w:r>
      </w:del>
      <w:r w:rsidRPr="0013159B">
        <w:rPr>
          <w:rFonts w:ascii="David" w:hAnsi="David" w:cs="David"/>
          <w:sz w:val="24"/>
          <w:szCs w:val="24"/>
          <w:lang w:val="en-GB"/>
        </w:rPr>
        <w:t>enable</w:t>
      </w:r>
      <w:proofErr w:type="spellEnd"/>
      <w:r w:rsidRPr="0013159B">
        <w:rPr>
          <w:rFonts w:ascii="David" w:hAnsi="David" w:cs="David"/>
          <w:sz w:val="24"/>
          <w:szCs w:val="24"/>
          <w:lang w:val="en-GB"/>
        </w:rPr>
        <w:t xml:space="preserve"> </w:t>
      </w:r>
      <w:del w:id="246" w:author="0mer dar" w:date="2020-02-10T09:45:00Z">
        <w:r w:rsidRPr="0013159B" w:rsidDel="00BC44D1">
          <w:rPr>
            <w:rFonts w:ascii="David" w:hAnsi="David" w:cs="David"/>
            <w:sz w:val="24"/>
            <w:szCs w:val="24"/>
            <w:lang w:val="en-GB"/>
          </w:rPr>
          <w:delText xml:space="preserve">experimental </w:delText>
        </w:r>
      </w:del>
      <w:ins w:id="247" w:author="0mer dar" w:date="2020-02-10T09:46:00Z">
        <w:r w:rsidR="00BC44D1" w:rsidRPr="0013159B">
          <w:rPr>
            <w:rFonts w:ascii="David" w:hAnsi="David" w:cs="David"/>
            <w:sz w:val="24"/>
            <w:szCs w:val="24"/>
            <w:lang w:val="en-GB"/>
          </w:rPr>
          <w:t xml:space="preserve"> the </w:t>
        </w:r>
      </w:ins>
      <w:r w:rsidRPr="0013159B">
        <w:rPr>
          <w:rFonts w:ascii="David" w:hAnsi="David" w:cs="David"/>
          <w:sz w:val="24"/>
          <w:szCs w:val="24"/>
          <w:lang w:val="en-GB"/>
        </w:rPr>
        <w:t xml:space="preserve">study of internal attention. In this paradigm, participant negative and neutral thoughts are identified, and recorded in participants’ own-voice. </w:t>
      </w:r>
      <w:commentRangeStart w:id="248"/>
      <w:r w:rsidRPr="0013159B">
        <w:rPr>
          <w:rFonts w:ascii="David" w:hAnsi="David" w:cs="David"/>
          <w:sz w:val="24"/>
          <w:szCs w:val="24"/>
          <w:lang w:val="en-GB"/>
        </w:rPr>
        <w:t>These own-audio records are used as simulated thought stimuli over which the experimenter has control of the content and timing.</w:t>
      </w:r>
      <w:commentRangeEnd w:id="248"/>
      <w:r w:rsidR="00204C88" w:rsidRPr="0013159B">
        <w:rPr>
          <w:rStyle w:val="CommentReference"/>
          <w:rFonts w:ascii="David" w:hAnsi="David" w:cs="David"/>
          <w:rPrChange w:id="249" w:author="0mer dar" w:date="2020-03-08T20:10:00Z">
            <w:rPr>
              <w:rStyle w:val="CommentReference"/>
            </w:rPr>
          </w:rPrChange>
        </w:rPr>
        <w:commentReference w:id="248"/>
      </w:r>
      <w:r w:rsidRPr="006A4A9B">
        <w:rPr>
          <w:rFonts w:ascii="David" w:hAnsi="David" w:cs="David"/>
          <w:sz w:val="24"/>
          <w:szCs w:val="24"/>
          <w:lang w:val="en-GB"/>
        </w:rPr>
        <w:t xml:space="preserve"> The central premise of the STP is that by </w:t>
      </w:r>
      <w:ins w:id="250" w:author="0mer dar" w:date="2020-02-03T11:48:00Z">
        <w:r w:rsidRPr="006A4A9B">
          <w:rPr>
            <w:rFonts w:ascii="David" w:hAnsi="David" w:cs="David"/>
            <w:sz w:val="24"/>
            <w:szCs w:val="24"/>
          </w:rPr>
          <w:t>the ideographically-relevant content, timbre and tempo of one’s own internal voice is de</w:t>
        </w:r>
        <w:r w:rsidRPr="0013159B">
          <w:rPr>
            <w:rFonts w:ascii="David" w:hAnsi="David" w:cs="David"/>
            <w:sz w:val="24"/>
            <w:szCs w:val="24"/>
          </w:rPr>
          <w:t xml:space="preserve">signed to elicit a phenomenological sense of ownership, authorship and identification with the experimentally controlled simulated thought-like stimuli that parallels similar phenomenology of one’s own spontaneous thoughts </w:t>
        </w:r>
        <w:r w:rsidRPr="006A4A9B">
          <w:rPr>
            <w:rFonts w:ascii="David" w:hAnsi="David" w:cs="David"/>
            <w:sz w:val="24"/>
            <w:szCs w:val="24"/>
          </w:rPr>
          <w:fldChar w:fldCharType="begin" w:fldLock="1"/>
        </w:r>
      </w:ins>
      <w:r w:rsidR="00785498" w:rsidRPr="006A4A9B">
        <w:rPr>
          <w:rFonts w:ascii="David" w:hAnsi="David" w:cs="David"/>
          <w:sz w:val="24"/>
          <w:szCs w:val="24"/>
        </w:rPr>
        <w:instrText>ADDIN CSL_CITATION {"citationItems":[{"id":"ITEM-1","itemData":{"DOI":"10.1177/1745691612459518","ISBN":"17456916","ISSN":"17456916","PMID":"26172497","abstract":"Emotion regulation has been conceptualized as a process by which individuals modify their emotional experiences, expressions,</w:instrText>
      </w:r>
      <w:r w:rsidR="00785498" w:rsidRPr="0013159B">
        <w:rPr>
          <w:rFonts w:ascii="David" w:hAnsi="David" w:cs="David"/>
          <w:sz w:val="24"/>
          <w:szCs w:val="24"/>
        </w:rPr>
        <w:instrText xml:space="preserve"> and physiology and the situations eliciting such emotions in order to produce appropriate responses to the ever-changing demands posed by the environment. Thus, context plays a central role in emotion regulation. This is particularly relevant to the work on emotion regulation in psychopathology, because psychological disorders are characterized by rigid responses to the environment. However, this recognition of the importance of context has appeared primarily in the theoretical realm, with the empirical work lagging behind. In this review, the author proposes an approach to systematically evaluate the contextual factors shaping emotion regulation. Such an approach consists of specifying the components that characterize emotion regulation and then systematically evaluating deviations within each of these components and their underlying dimensions. Initial guidelines for how to combine such dimensions and components in order to capture substantial and meaningful contextual influences are presented. This approach is offered to inspire theoretical and empirical work that it is hoped will result in the development of a more nuanced and sophisticated understanding of the relationship between context and emotion regulation. Keywords","author":[{"dropping-particle":"","family":"Aldao","given":"Amelia","non-dropping-particle":"","parse-names":false,"suffix":""}],"container-title":"Perspectives on Psychological Science","id":"ITEM-1","issue":"2","issued":{"date-parts":[["2013"]]},"page":"155-172","title":"The Future of Emotion Regulation Research: Capturing Context","type":"article-journal","volume":"8"},"uris":["http://www.mendeley.com/documents/?uuid=858614c4-e6c1-4c2f-bb7b-cfc0b6cfedb6","http://www.mendeley.com/documents/?uuid=7d54c9c6-6b79-430f-acec-805e9595f285"]},{"id":"ITEM-2","itemData":{"DOI":"10.1037/pas0000300","ISBN":"1040-3590","ISSN":"1939134X","PMID":"27078181","abstract":"We propose that Experiential Self-Referential Processing (ESRP)-the cognitive association of present moment subjective experience (e.g., sensations, emotions, thoughts) with the self-underlies various forms of maladaptation. We theorize that mindfulness contributes to mental health by engendering Experiential Selfless Processing (ESLP)-processing present moment subjective experience without self-referentiality. To help advance understanding of these processes we aimed to develop an implicit, behavioral measure of ESRP and ESLP of fear, to experimentally validate this measure, and to test the relations between ESRP and ESLP of fear, mindfulness, and key psychobehavioral processes underlying (mal)adaptation. One hundred 38 adults were randomized to 1 of 3 conditions: control, meta-awareness with identification, or meta-awareness with disidentification. We then measured ESRP and ESLP of fear by experimentally eliciting a subjective experience of fear, while concurrently measuring participants' cognitive association between her/himself and fear by means of a Single Category Implicit Association Test; we refer to this measurement as the Single Experience &amp; Self Implicit Association Test (SES-IAT). We found preliminary experimental and correlational evidence suggesting the fear SES-IAT measures ESLP of fear and 2 forms of ESRP- identification with fear and negative self-referential evaluation of fear. Furthermore, we found evidence that ESRP and ESLP are associated with meta-awareness (a core process of mindfulness), as well as key psychobehavioral processes underlying (mal)adaptation. These findings indicate that the cognitive association of self with experience (i.e., ESRP) may be an important substrate of the sense of self, and an important determinant of mental health. (PsycINFO Database Record","author":[{"dropping-particle":"","family":"Hadash","given":"Yuval","non-dropping-particle":"","parse-names":false,"suffix":""},{"dropping-particle":"","family":"Plonsker","given":"Reut","non-dropping-particle":"","parse-names":false,"suffix":""},{"dropping-particle":"","family":"Vago","given":"David R.","non-dropping-particle":"","parse-names":false,"suffix":""},{"dropping-particle":"","family":"Bernstein","given":"Amit","non-dropping-particle":"","parse-names":false,"suffix":""}],"container-title":"Psychological Assessment","id":"ITEM-2","issue":"7","issued":{"date-parts":[["2016"]]},"note":"</w:instrText>
      </w:r>
      <w:r w:rsidR="00785498" w:rsidRPr="0013159B">
        <w:rPr>
          <w:rFonts w:ascii="David" w:hAnsi="David" w:cs="David"/>
          <w:sz w:val="24"/>
          <w:szCs w:val="24"/>
          <w:rtl/>
        </w:rPr>
        <w:instrText>לקרוא את המאמר כולו</w:instrText>
      </w:r>
      <w:r w:rsidR="00785498" w:rsidRPr="0013159B">
        <w:rPr>
          <w:rFonts w:ascii="David" w:hAnsi="David" w:cs="David"/>
          <w:sz w:val="24"/>
          <w:szCs w:val="24"/>
        </w:rPr>
        <w:instrText>! \n\n</w:instrText>
      </w:r>
      <w:r w:rsidR="00785498" w:rsidRPr="0013159B">
        <w:rPr>
          <w:rFonts w:ascii="David" w:hAnsi="David" w:cs="David"/>
          <w:sz w:val="24"/>
          <w:szCs w:val="24"/>
          <w:rtl/>
        </w:rPr>
        <w:instrText>התייחסות אל העצמי והעדר עצמי במיינדפולנס ובריאות מנטלית: מודל רונספטואלי ומדידות אימפליציטיות</w:instrText>
      </w:r>
      <w:r w:rsidR="00785498" w:rsidRPr="0013159B">
        <w:rPr>
          <w:rFonts w:ascii="David" w:hAnsi="David" w:cs="David"/>
          <w:sz w:val="24"/>
          <w:szCs w:val="24"/>
        </w:rPr>
        <w:instrText>\nESRP - Experiential Self-Referential Processing \n</w:instrText>
      </w:r>
      <w:r w:rsidR="00785498" w:rsidRPr="0013159B">
        <w:rPr>
          <w:rFonts w:ascii="David" w:hAnsi="David" w:cs="David"/>
          <w:sz w:val="24"/>
          <w:szCs w:val="24"/>
          <w:rtl/>
        </w:rPr>
        <w:instrText>חוויית הרגע תוך התייחסות לעצמי</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והתהליך ההפוך</w:instrText>
      </w:r>
      <w:r w:rsidR="00785498" w:rsidRPr="0013159B">
        <w:rPr>
          <w:rFonts w:ascii="David" w:hAnsi="David" w:cs="David"/>
          <w:sz w:val="24"/>
          <w:szCs w:val="24"/>
        </w:rPr>
        <w:instrText xml:space="preserve"> - \nESLP - engendring experiential selfless proccessing\n</w:instrText>
      </w:r>
      <w:r w:rsidR="00785498" w:rsidRPr="0013159B">
        <w:rPr>
          <w:rFonts w:ascii="David" w:hAnsi="David" w:cs="David"/>
          <w:sz w:val="24"/>
          <w:szCs w:val="24"/>
          <w:rtl/>
        </w:rPr>
        <w:instrText>העדר התייחסות אל העצמי</w:instrText>
      </w:r>
      <w:r w:rsidR="00785498" w:rsidRPr="0013159B">
        <w:rPr>
          <w:rFonts w:ascii="David" w:hAnsi="David" w:cs="David"/>
          <w:sz w:val="24"/>
          <w:szCs w:val="24"/>
        </w:rPr>
        <w:instrText>. \n</w:instrText>
      </w:r>
      <w:r w:rsidR="00785498" w:rsidRPr="0013159B">
        <w:rPr>
          <w:rFonts w:ascii="David" w:hAnsi="David" w:cs="David"/>
          <w:sz w:val="24"/>
          <w:szCs w:val="24"/>
          <w:rtl/>
        </w:rPr>
        <w:instrText>תפעול פחד</w:instrText>
      </w:r>
      <w:r w:rsidR="00785498" w:rsidRPr="0013159B">
        <w:rPr>
          <w:rFonts w:ascii="David" w:hAnsi="David" w:cs="David"/>
          <w:sz w:val="24"/>
          <w:szCs w:val="24"/>
        </w:rPr>
        <w:instrText xml:space="preserve">.\n3 </w:instrText>
      </w:r>
      <w:r w:rsidR="00785498" w:rsidRPr="0013159B">
        <w:rPr>
          <w:rFonts w:ascii="David" w:hAnsi="David" w:cs="David"/>
          <w:sz w:val="24"/>
          <w:szCs w:val="24"/>
          <w:rtl/>
        </w:rPr>
        <w:instrText>תנאים</w:instrText>
      </w:r>
      <w:r w:rsidR="00785498" w:rsidRPr="0013159B">
        <w:rPr>
          <w:rFonts w:ascii="David" w:hAnsi="David" w:cs="David"/>
          <w:sz w:val="24"/>
          <w:szCs w:val="24"/>
        </w:rPr>
        <w:instrText xml:space="preserve">:\n1- </w:instrText>
      </w:r>
      <w:r w:rsidR="00785498" w:rsidRPr="0013159B">
        <w:rPr>
          <w:rFonts w:ascii="David" w:hAnsi="David" w:cs="David"/>
          <w:sz w:val="24"/>
          <w:szCs w:val="24"/>
          <w:rtl/>
        </w:rPr>
        <w:instrText>קונטרול</w:instrText>
      </w:r>
      <w:r w:rsidR="00785498" w:rsidRPr="0013159B">
        <w:rPr>
          <w:rFonts w:ascii="David" w:hAnsi="David" w:cs="David"/>
          <w:sz w:val="24"/>
          <w:szCs w:val="24"/>
        </w:rPr>
        <w:instrText xml:space="preserve">\n2. </w:instrText>
      </w:r>
      <w:r w:rsidR="00785498" w:rsidRPr="0013159B">
        <w:rPr>
          <w:rFonts w:ascii="David" w:hAnsi="David" w:cs="David"/>
          <w:sz w:val="24"/>
          <w:szCs w:val="24"/>
          <w:rtl/>
        </w:rPr>
        <w:instrText>מטא-מודעות עם הדזהות</w:instrText>
      </w:r>
      <w:r w:rsidR="00785498" w:rsidRPr="0013159B">
        <w:rPr>
          <w:rFonts w:ascii="David" w:hAnsi="David" w:cs="David"/>
          <w:sz w:val="24"/>
          <w:szCs w:val="24"/>
        </w:rPr>
        <w:instrText xml:space="preserve">\n3. </w:instrText>
      </w:r>
      <w:r w:rsidR="00785498" w:rsidRPr="0013159B">
        <w:rPr>
          <w:rFonts w:ascii="David" w:hAnsi="David" w:cs="David"/>
          <w:sz w:val="24"/>
          <w:szCs w:val="24"/>
          <w:rtl/>
        </w:rPr>
        <w:instrText>מטאו מודעות ללא הזדהות</w:instrText>
      </w:r>
      <w:r w:rsidR="00785498" w:rsidRPr="0013159B">
        <w:rPr>
          <w:rFonts w:ascii="David" w:hAnsi="David" w:cs="David"/>
          <w:sz w:val="24"/>
          <w:szCs w:val="24"/>
        </w:rPr>
        <w:instrText>.\n</w:instrText>
      </w:r>
      <w:r w:rsidR="00785498" w:rsidRPr="0013159B">
        <w:rPr>
          <w:rFonts w:ascii="David" w:hAnsi="David" w:cs="David"/>
          <w:sz w:val="24"/>
          <w:szCs w:val="24"/>
          <w:rtl/>
        </w:rPr>
        <w:instrText>מדידת</w:instrText>
      </w:r>
      <w:r w:rsidR="00785498" w:rsidRPr="0013159B">
        <w:rPr>
          <w:rFonts w:ascii="David" w:hAnsi="David" w:cs="David"/>
          <w:sz w:val="24"/>
          <w:szCs w:val="24"/>
        </w:rPr>
        <w:instrText xml:space="preserve"> IAT - </w:instrText>
      </w:r>
      <w:r w:rsidR="00785498" w:rsidRPr="0013159B">
        <w:rPr>
          <w:rFonts w:ascii="David" w:hAnsi="David" w:cs="David"/>
          <w:sz w:val="24"/>
          <w:szCs w:val="24"/>
          <w:rtl/>
        </w:rPr>
        <w:instrText>משויך אל העצמי (2) משויך את האחר</w:instrText>
      </w:r>
      <w:r w:rsidR="00785498" w:rsidRPr="0013159B">
        <w:rPr>
          <w:rFonts w:ascii="David" w:hAnsi="David" w:cs="David"/>
          <w:sz w:val="24"/>
          <w:szCs w:val="24"/>
        </w:rPr>
        <w:instrText xml:space="preserve"> (3)\n\nhe Single Experience &amp;amp; Self Implicit Association Test (SES-IAT).","page":"856-869","title":"Experiential self-referential and selfless processing in mindfulness and mental health: Conceptual model and implicit measurement methodology","type":"article-journal","volume":"28"},"uris":["http://www.mendeley.com/documents/?uuid=f5f0da96-a915-4174-b903-bfe4f1fbb3d6"]},{"id":"ITEM-3","itemData":{"ISBN":"0-262-22042-3 (Hardcover); 0-262-72021-3 (Paperback)","abstract":"The existential concern that animates our entire discussion in this book results from the tangible demonstration within cognitive science that the self or cognizing subject is fundamentally fragmented, divided, or nonunified.  Our view is that the current style of investigation is limited and unsatisfactory, both theoretically and empirically, because there remains no direct, hands-on, pragmatic approach to experience with which to complement science.  Our concern is to open a space of possibilities in which the circulation between cognitive science and human experience can be fully appreciated and to foster the transformative possibilities of human experience in a scientific culture.  In writing the book, we have aimed for a level of discussion that will be accessible to several audiences. Thus we have attempted to address not only working cognitive scientists but also educated laypersons with a general interest in the dialogue between science and experience, as well as those interested in Buddhist or comparative thought. (PsycINFO Database Record (c) 2016 APA, all rights reserved)","author":[{"dropping-particle":"","family":"Varela","given":"Francisco J","non-dropping-particle":"","parse-names":false,"suffix":""},{"dropping-particle":"","family":"Thompson","given":"Evan","non-dropping-particle":"","parse-names":false,"suffix":""},{"dropping-particle":"","family":"Rosch","given":"Eleanor","non-dropping-particle":"","parse-names":false,"suffix":""}],"container-title":"The embodied mind:  Cognitive science and human experience.","id":"ITEM-3","issued":{"date-parts":[["1991"]]},"number-of-pages":"xx, 308-xx, 308","publisher":"The MIT Press","publisher-place":"Cambridge, MA,  US","title":"The embodied mind:  Cognitive science and human experience.","type":"book"},"uris":["http://www.mendeley.com/documents/?uuid=874690b8-6ccf-4fbc-8b45-de1ef6643dea","http://www.mendeley.com/documents/?uuid=3dbc8a88-6685-4a85-836d-59e9121d854f"]}],"mendeley":{"formattedCitation":"(Aldao, 2013; Hadash, Plonsker, Vago, &amp; Bernstein, 2016; Varela, Thompson, &amp; Rosch, 1991)","plainTextFormattedCitation":"(Aldao, 2013; Hadash, Plonsker, Vago, &amp; Bernstein, 2016; Varela, Thompson, &amp; Rosch, 1991)","previouslyFormattedCitation":"(Aldao, 2013; Hadash, Plonsker, Vago, &amp; Bernstein, 2016; Varela, Thompson, &amp; Rosch, 1991)"},"properties":{"noteIndex":0},"schema":"https://github.com/citation-style-language/schema/raw/master/csl-citation.json"}</w:instrText>
      </w:r>
      <w:ins w:id="251" w:author="0mer dar" w:date="2020-02-03T11:48:00Z">
        <w:r w:rsidRPr="006A4A9B">
          <w:rPr>
            <w:rFonts w:ascii="David" w:hAnsi="David" w:cs="David"/>
            <w:sz w:val="24"/>
            <w:szCs w:val="24"/>
          </w:rPr>
          <w:fldChar w:fldCharType="separate"/>
        </w:r>
      </w:ins>
      <w:r w:rsidR="001E2173" w:rsidRPr="006A4A9B">
        <w:rPr>
          <w:rFonts w:ascii="David" w:hAnsi="David" w:cs="David"/>
          <w:noProof/>
          <w:sz w:val="24"/>
          <w:szCs w:val="24"/>
        </w:rPr>
        <w:t>(Aldao, 2013; Hadash, Plonsker, Vago, &amp; Bernstein, 2016; Varela, Thompson, &amp; Rosch, 1991)</w:t>
      </w:r>
      <w:ins w:id="252" w:author="0mer dar" w:date="2020-02-03T11:48:00Z">
        <w:r w:rsidRPr="006A4A9B">
          <w:rPr>
            <w:rFonts w:ascii="David" w:hAnsi="David" w:cs="David"/>
            <w:sz w:val="24"/>
            <w:szCs w:val="24"/>
          </w:rPr>
          <w:fldChar w:fldCharType="end"/>
        </w:r>
        <w:r w:rsidRPr="006A4A9B">
          <w:rPr>
            <w:rFonts w:ascii="David" w:hAnsi="David" w:cs="David"/>
            <w:sz w:val="24"/>
            <w:szCs w:val="24"/>
          </w:rPr>
          <w:t xml:space="preserve">. </w:t>
        </w:r>
      </w:ins>
      <w:r w:rsidRPr="006A4A9B">
        <w:rPr>
          <w:rFonts w:ascii="David" w:hAnsi="David" w:cs="David"/>
          <w:sz w:val="24"/>
          <w:szCs w:val="24"/>
        </w:rPr>
        <w:t xml:space="preserve">Thus, the STP is designed to elicit an experience that </w:t>
      </w:r>
      <w:r w:rsidRPr="0013159B">
        <w:rPr>
          <w:rFonts w:ascii="David" w:hAnsi="David" w:cs="David"/>
          <w:i/>
          <w:iCs/>
          <w:sz w:val="24"/>
          <w:szCs w:val="24"/>
        </w:rPr>
        <w:t>feels</w:t>
      </w:r>
      <w:r w:rsidRPr="0013159B">
        <w:rPr>
          <w:rFonts w:ascii="David" w:hAnsi="David" w:cs="David"/>
          <w:sz w:val="24"/>
          <w:szCs w:val="24"/>
        </w:rPr>
        <w:t xml:space="preserve"> like thinking one’s thoughts.  </w:t>
      </w:r>
    </w:p>
    <w:p w14:paraId="1BDD8B7F" w14:textId="4232FD75" w:rsidR="007A122E" w:rsidRPr="0013159B" w:rsidRDefault="007A122E" w:rsidP="003F6CCB">
      <w:pPr>
        <w:spacing w:after="0"/>
        <w:ind w:firstLine="720"/>
        <w:rPr>
          <w:rFonts w:ascii="David" w:hAnsi="David" w:cs="David"/>
          <w:sz w:val="24"/>
          <w:szCs w:val="24"/>
          <w:lang w:val="en-GB"/>
        </w:rPr>
      </w:pPr>
      <w:r w:rsidRPr="0013159B">
        <w:rPr>
          <w:rFonts w:ascii="David" w:hAnsi="David" w:cs="David"/>
          <w:sz w:val="24"/>
          <w:szCs w:val="24"/>
        </w:rPr>
        <w:t>Amir</w:t>
      </w:r>
      <w:ins w:id="253" w:author="0mer dar" w:date="2020-02-03T11:51:00Z">
        <w:r w:rsidRPr="0013159B">
          <w:rPr>
            <w:rFonts w:ascii="David" w:hAnsi="David" w:cs="David"/>
            <w:sz w:val="24"/>
            <w:szCs w:val="24"/>
          </w:rPr>
          <w:t>,</w:t>
        </w:r>
      </w:ins>
      <w:r w:rsidRPr="0013159B">
        <w:rPr>
          <w:rFonts w:ascii="David" w:hAnsi="David" w:cs="David"/>
          <w:sz w:val="24"/>
          <w:szCs w:val="24"/>
        </w:rPr>
        <w:t xml:space="preserve"> </w:t>
      </w:r>
      <w:ins w:id="254" w:author="עמית ברנשטיין" w:date="2020-02-02T14:00:00Z">
        <w:del w:id="255" w:author="0mer dar" w:date="2020-02-03T11:51:00Z">
          <w:r w:rsidRPr="0013159B" w:rsidDel="00A07BE5">
            <w:rPr>
              <w:rFonts w:ascii="David" w:hAnsi="David" w:cs="David"/>
              <w:sz w:val="24"/>
              <w:szCs w:val="24"/>
            </w:rPr>
            <w:delText>XXX</w:delText>
          </w:r>
        </w:del>
      </w:ins>
      <w:proofErr w:type="spellStart"/>
      <w:ins w:id="256" w:author="0mer dar" w:date="2020-02-03T11:51:00Z">
        <w:r w:rsidRPr="0013159B">
          <w:rPr>
            <w:rFonts w:ascii="David" w:hAnsi="David" w:cs="David"/>
            <w:sz w:val="24"/>
            <w:szCs w:val="24"/>
          </w:rPr>
          <w:t>Ruimi</w:t>
        </w:r>
      </w:ins>
      <w:proofErr w:type="spellEnd"/>
      <w:ins w:id="257" w:author="עמית ברנשטיין" w:date="2020-02-02T14:00:00Z">
        <w:r w:rsidRPr="0013159B">
          <w:rPr>
            <w:rFonts w:ascii="David" w:hAnsi="David" w:cs="David"/>
            <w:sz w:val="24"/>
            <w:szCs w:val="24"/>
          </w:rPr>
          <w:t xml:space="preserve"> and</w:t>
        </w:r>
      </w:ins>
      <w:ins w:id="258" w:author="0mer dar" w:date="2020-02-03T11:51:00Z">
        <w:r w:rsidRPr="0013159B">
          <w:rPr>
            <w:rFonts w:ascii="David" w:hAnsi="David" w:cs="David"/>
            <w:sz w:val="24"/>
            <w:szCs w:val="24"/>
          </w:rPr>
          <w:t xml:space="preserve"> Bernstein</w:t>
        </w:r>
      </w:ins>
      <w:ins w:id="259" w:author="עמית ברנשטיין" w:date="2020-02-02T14:00:00Z">
        <w:del w:id="260" w:author="0mer dar" w:date="2020-02-03T11:51:00Z">
          <w:r w:rsidRPr="0013159B" w:rsidDel="00A07BE5">
            <w:rPr>
              <w:rFonts w:ascii="David" w:hAnsi="David" w:cs="David"/>
              <w:sz w:val="24"/>
              <w:szCs w:val="24"/>
            </w:rPr>
            <w:delText xml:space="preserve"> XXXX</w:delText>
          </w:r>
        </w:del>
      </w:ins>
      <w:ins w:id="261" w:author="0mer dar" w:date="2020-01-05T11:06:00Z">
        <w:r w:rsidRPr="0013159B">
          <w:rPr>
            <w:rFonts w:ascii="David" w:hAnsi="David" w:cs="David"/>
            <w:sz w:val="24"/>
            <w:szCs w:val="24"/>
          </w:rPr>
          <w:t xml:space="preserve"> </w:t>
        </w:r>
      </w:ins>
      <w:r w:rsidRPr="0013159B">
        <w:rPr>
          <w:rFonts w:ascii="David" w:hAnsi="David" w:cs="David"/>
          <w:sz w:val="24"/>
          <w:szCs w:val="24"/>
        </w:rPr>
        <w:t xml:space="preserve">(under review) then present these simulated thought </w:t>
      </w:r>
      <w:r w:rsidRPr="0013159B">
        <w:rPr>
          <w:rFonts w:ascii="David" w:hAnsi="David" w:cs="David"/>
          <w:sz w:val="24"/>
          <w:szCs w:val="24"/>
          <w:lang w:val="en-GB"/>
        </w:rPr>
        <w:t xml:space="preserve">stimuli within adapted cognitive-experimental attentional tasks. For example, Amir et al were able to quantify difficulty disengaging internal attention from negative </w:t>
      </w:r>
      <w:ins w:id="262" w:author="0mer dar" w:date="2020-02-03T11:54:00Z">
        <w:r w:rsidRPr="0013159B">
          <w:rPr>
            <w:rFonts w:ascii="David" w:hAnsi="David" w:cs="David"/>
            <w:sz w:val="24"/>
            <w:szCs w:val="24"/>
            <w:lang w:val="en-GB"/>
          </w:rPr>
          <w:t xml:space="preserve">(vs. neutral) </w:t>
        </w:r>
      </w:ins>
      <w:r w:rsidRPr="0013159B">
        <w:rPr>
          <w:rFonts w:ascii="David" w:hAnsi="David" w:cs="David"/>
          <w:sz w:val="24"/>
          <w:szCs w:val="24"/>
          <w:lang w:val="en-GB"/>
        </w:rPr>
        <w:t xml:space="preserve">self-referential thoughts </w:t>
      </w:r>
      <w:ins w:id="263" w:author="0mer dar" w:date="2020-02-03T11:54:00Z">
        <w:r w:rsidRPr="0013159B">
          <w:rPr>
            <w:rFonts w:ascii="David" w:hAnsi="David" w:cs="David"/>
            <w:sz w:val="24"/>
            <w:szCs w:val="24"/>
            <w:lang w:val="en-GB"/>
          </w:rPr>
          <w:t xml:space="preserve">by using the STP </w:t>
        </w:r>
      </w:ins>
      <w:del w:id="264" w:author="0mer dar" w:date="2020-02-03T11:53:00Z">
        <w:r w:rsidRPr="0013159B" w:rsidDel="006A036F">
          <w:rPr>
            <w:rFonts w:ascii="David" w:hAnsi="David" w:cs="David"/>
            <w:sz w:val="24"/>
            <w:szCs w:val="24"/>
            <w:lang w:val="en-GB"/>
          </w:rPr>
          <w:delText xml:space="preserve">by </w:delText>
        </w:r>
        <w:commentRangeStart w:id="265"/>
        <w:r w:rsidRPr="0013159B" w:rsidDel="006A036F">
          <w:rPr>
            <w:rFonts w:ascii="David" w:hAnsi="David" w:cs="David"/>
            <w:sz w:val="24"/>
            <w:szCs w:val="24"/>
            <w:lang w:val="en-GB"/>
          </w:rPr>
          <w:delText xml:space="preserve">XXXXXXXX and YYYY </w:delText>
        </w:r>
      </w:del>
      <w:r w:rsidRPr="0013159B">
        <w:rPr>
          <w:rFonts w:ascii="David" w:hAnsi="David" w:cs="David"/>
          <w:sz w:val="24"/>
          <w:szCs w:val="24"/>
          <w:lang w:val="en-GB"/>
        </w:rPr>
        <w:t xml:space="preserve">as part of </w:t>
      </w:r>
      <w:del w:id="266" w:author="0mer dar" w:date="2020-02-03T11:53:00Z">
        <w:r w:rsidRPr="0013159B" w:rsidDel="006A036F">
          <w:rPr>
            <w:rFonts w:ascii="David" w:hAnsi="David" w:cs="David"/>
            <w:sz w:val="24"/>
            <w:szCs w:val="24"/>
            <w:lang w:val="en-GB"/>
          </w:rPr>
          <w:delText xml:space="preserve">the </w:delText>
        </w:r>
      </w:del>
      <w:del w:id="267" w:author="0mer dar" w:date="2020-01-05T11:07:00Z">
        <w:r w:rsidRPr="0013159B" w:rsidDel="00D243C5">
          <w:rPr>
            <w:rFonts w:ascii="David" w:hAnsi="David" w:cs="David"/>
            <w:sz w:val="24"/>
            <w:szCs w:val="24"/>
            <w:lang w:val="en-GB"/>
          </w:rPr>
          <w:delText xml:space="preserve">XXXXXX </w:delText>
        </w:r>
      </w:del>
      <w:ins w:id="268" w:author="0mer dar" w:date="2020-02-03T11:58:00Z">
        <w:r w:rsidRPr="0013159B">
          <w:rPr>
            <w:rFonts w:ascii="David" w:hAnsi="David" w:cs="David"/>
            <w:sz w:val="24"/>
            <w:szCs w:val="24"/>
            <w:lang w:val="en-GB"/>
          </w:rPr>
          <w:t xml:space="preserve"> </w:t>
        </w:r>
        <w:commentRangeEnd w:id="265"/>
        <w:r w:rsidRPr="0013159B">
          <w:rPr>
            <w:rStyle w:val="CommentReference"/>
            <w:rFonts w:ascii="David" w:hAnsi="David" w:cs="David"/>
            <w:rPrChange w:id="269" w:author="0mer dar" w:date="2020-03-08T20:10:00Z">
              <w:rPr>
                <w:rStyle w:val="CommentReference"/>
              </w:rPr>
            </w:rPrChange>
          </w:rPr>
          <w:commentReference w:id="265"/>
        </w:r>
        <w:r w:rsidRPr="006A4A9B">
          <w:rPr>
            <w:rFonts w:ascii="David" w:hAnsi="David" w:cs="David"/>
            <w:sz w:val="24"/>
            <w:szCs w:val="24"/>
            <w:lang w:val="en-GB"/>
          </w:rPr>
          <w:t xml:space="preserve">the </w:t>
        </w:r>
      </w:ins>
      <w:r w:rsidRPr="006A4A9B">
        <w:rPr>
          <w:rFonts w:ascii="David" w:hAnsi="David" w:cs="David"/>
          <w:sz w:val="24"/>
          <w:szCs w:val="24"/>
          <w:lang w:val="en-GB"/>
        </w:rPr>
        <w:t>Digit Categorization Task</w:t>
      </w:r>
      <w:ins w:id="270" w:author="0mer dar" w:date="2020-02-03T11:58:00Z">
        <w:r w:rsidRPr="006A4A9B">
          <w:rPr>
            <w:rFonts w:ascii="David" w:hAnsi="David" w:cs="David"/>
            <w:sz w:val="24"/>
            <w:szCs w:val="24"/>
            <w:lang w:val="en-GB"/>
          </w:rPr>
          <w:t xml:space="preserve"> </w:t>
        </w:r>
        <w:r w:rsidRPr="006A4A9B">
          <w:rPr>
            <w:rFonts w:ascii="David" w:hAnsi="David" w:cs="David"/>
            <w:sz w:val="24"/>
            <w:szCs w:val="24"/>
            <w:lang w:val="en-GB"/>
          </w:rPr>
          <w:fldChar w:fldCharType="begin" w:fldLock="1"/>
        </w:r>
      </w:ins>
      <w:r w:rsidR="00785498" w:rsidRPr="006A4A9B">
        <w:rPr>
          <w:rFonts w:ascii="David" w:hAnsi="David" w:cs="David"/>
          <w:sz w:val="24"/>
          <w:szCs w:val="24"/>
          <w:lang w:val="en-GB"/>
        </w:rPr>
        <w:instrText>ADDIN CSL_CITATION {"citationItems":[{"id":"ITEM-1","itemData":{"DOI":"10.1037/0096-1523.13.1.89","ISBN":"0096-1523","ISSN":"00961523","PMID":"2951490","abstract":"The effect on performance of advance information about the specific cognitive operations to be performed on a stimulus was investigated in two experiments using cues (information useful and necessary for performance) and primes (information useful but not nec</w:instrText>
      </w:r>
      <w:r w:rsidR="00785498" w:rsidRPr="0013159B">
        <w:rPr>
          <w:rFonts w:ascii="David" w:hAnsi="David" w:cs="David"/>
          <w:sz w:val="24"/>
          <w:szCs w:val="24"/>
          <w:lang w:val="en-GB"/>
        </w:rPr>
        <w:instrText>essary for performance). In the first experiment, a cue presented prior to a digit stimulus indicated whether the digit was to be classified as odd or even, or low (less than 6) or high (greater than 5). Results showed that performance improved with increasing time between cue and digit and with practice. A stroop-like asymmetric interference of the low-high operation on the odd-even operation was also observed. In the second experiment, a prime that matched the cue, mismatched it, or was neutral was presented before the cue. Results showed facilitatory and inhibitory priming effects, as well as a distance effect based on the position of a digit relative to the boundary between 5 and 6. The results of both experiments were discussed in terms of a model based on relative processing speeds of the two relevant properties of the digits.","author":[{"dropping-particle":"","family":"Sudevan","given":"Padmanabhan","non-dropping-particle":"","parse-names":false,"suffix":""},{"dropping-particle":"","family":"Taylor","given":"David A.","non-dropping-particle":"","parse-names":false,"suffix":""}],"container-title":"Journal of Experimental Psychology: Human Perception and Performance","id":"ITEM-1","issue":"1","issued":{"date-parts":[["1987"]]},"page":"89-103","title":"The Cuing and Priming of Cognitive Operations","type":"article-journal","volume":"13"},"uris":["http://www.mendeley.com/documents/?uuid=49c553ef-be84-4e70-b852-93f8f26d26b4"]}],"mendeley":{"formattedCitation":"(Sudevan &amp; Taylor, 1987)","plainTextFormattedCitation":"(Sudevan &amp; Taylor, 1987)","previouslyFormattedCitation":"(Sudevan &amp; Taylor, 1987)"},"properties":{"noteIndex":0},"schema":"https://github.com/citation-style-language/schema/raw/master/csl-citation.json"}</w:instrText>
      </w:r>
      <w:r w:rsidRPr="006A4A9B">
        <w:rPr>
          <w:rFonts w:ascii="David" w:hAnsi="David" w:cs="David"/>
          <w:sz w:val="24"/>
          <w:szCs w:val="24"/>
          <w:lang w:val="en-GB"/>
        </w:rPr>
        <w:fldChar w:fldCharType="separate"/>
      </w:r>
      <w:r w:rsidR="001E2173" w:rsidRPr="006A4A9B">
        <w:rPr>
          <w:rFonts w:ascii="David" w:hAnsi="David" w:cs="David"/>
          <w:noProof/>
          <w:sz w:val="24"/>
          <w:szCs w:val="24"/>
          <w:lang w:val="en-GB"/>
        </w:rPr>
        <w:t>(Sudevan &amp; Taylor, 1987)</w:t>
      </w:r>
      <w:ins w:id="271" w:author="0mer dar" w:date="2020-02-03T11:58:00Z">
        <w:r w:rsidRPr="006A4A9B">
          <w:rPr>
            <w:rFonts w:ascii="David" w:hAnsi="David" w:cs="David"/>
            <w:sz w:val="24"/>
            <w:szCs w:val="24"/>
            <w:lang w:val="en-GB"/>
          </w:rPr>
          <w:fldChar w:fldCharType="end"/>
        </w:r>
      </w:ins>
      <w:r w:rsidRPr="006A4A9B">
        <w:rPr>
          <w:rFonts w:ascii="David" w:hAnsi="David" w:cs="David"/>
          <w:sz w:val="24"/>
          <w:szCs w:val="24"/>
          <w:lang w:val="en-GB"/>
        </w:rPr>
        <w:t xml:space="preserve"> </w:t>
      </w:r>
      <w:del w:id="272" w:author="0mer dar" w:date="2020-02-03T11:58:00Z">
        <w:r w:rsidRPr="006A4A9B" w:rsidDel="006A036F">
          <w:rPr>
            <w:rFonts w:ascii="David" w:hAnsi="David" w:cs="David"/>
            <w:sz w:val="24"/>
            <w:szCs w:val="24"/>
            <w:lang w:val="en-GB"/>
          </w:rPr>
          <w:delText>(CiTE</w:delText>
        </w:r>
      </w:del>
      <w:r w:rsidRPr="006A4A9B">
        <w:rPr>
          <w:rFonts w:ascii="David" w:hAnsi="David" w:cs="David"/>
          <w:sz w:val="24"/>
          <w:szCs w:val="24"/>
          <w:lang w:val="en-GB"/>
        </w:rPr>
        <w:t xml:space="preserve">). Likewise, </w:t>
      </w:r>
      <w:r w:rsidRPr="0013159B">
        <w:rPr>
          <w:rFonts w:ascii="David" w:hAnsi="David" w:cs="David"/>
          <w:sz w:val="24"/>
          <w:szCs w:val="24"/>
          <w:lang w:val="en-GB"/>
        </w:rPr>
        <w:t>they were able to quantify</w:t>
      </w:r>
      <w:bookmarkStart w:id="273" w:name="_Hlk25082416"/>
      <w:ins w:id="274" w:author="0mer dar" w:date="2020-01-05T11:08:00Z">
        <w:r w:rsidRPr="0013159B">
          <w:rPr>
            <w:rFonts w:ascii="David" w:hAnsi="David" w:cs="David"/>
            <w:sz w:val="24"/>
            <w:szCs w:val="24"/>
            <w:lang w:val="en-GB"/>
          </w:rPr>
          <w:t xml:space="preserve"> </w:t>
        </w:r>
      </w:ins>
      <w:r w:rsidRPr="0013159B">
        <w:rPr>
          <w:rFonts w:ascii="David" w:hAnsi="David" w:cs="David"/>
          <w:sz w:val="24"/>
          <w:szCs w:val="24"/>
          <w:lang w:val="en-GB"/>
        </w:rPr>
        <w:t>selective internal attention to negative (vs. neutral) self-referential thoughts</w:t>
      </w:r>
      <w:bookmarkEnd w:id="273"/>
      <w:r w:rsidRPr="0013159B">
        <w:rPr>
          <w:rFonts w:ascii="David" w:hAnsi="David" w:cs="David"/>
          <w:sz w:val="24"/>
          <w:szCs w:val="24"/>
          <w:lang w:val="en-GB"/>
        </w:rPr>
        <w:t xml:space="preserve"> by </w:t>
      </w:r>
      <w:del w:id="275" w:author="0mer dar" w:date="2020-02-03T11:58:00Z">
        <w:r w:rsidRPr="0013159B" w:rsidDel="006A036F">
          <w:rPr>
            <w:rFonts w:ascii="David" w:hAnsi="David" w:cs="David"/>
            <w:sz w:val="24"/>
            <w:szCs w:val="24"/>
            <w:lang w:val="en-GB"/>
          </w:rPr>
          <w:delText>XXXX</w:delText>
        </w:r>
      </w:del>
      <w:ins w:id="276" w:author="0mer dar" w:date="2020-02-03T11:58:00Z">
        <w:r w:rsidRPr="0013159B">
          <w:rPr>
            <w:rFonts w:ascii="David" w:hAnsi="David" w:cs="David"/>
            <w:sz w:val="24"/>
            <w:szCs w:val="24"/>
            <w:lang w:val="en-GB"/>
          </w:rPr>
          <w:t xml:space="preserve">using the STP </w:t>
        </w:r>
        <w:proofErr w:type="spellStart"/>
        <w:r w:rsidRPr="0013159B">
          <w:rPr>
            <w:rFonts w:ascii="David" w:hAnsi="David" w:cs="David"/>
            <w:sz w:val="24"/>
            <w:szCs w:val="24"/>
            <w:lang w:val="en-GB"/>
          </w:rPr>
          <w:t>i</w:t>
        </w:r>
      </w:ins>
      <w:proofErr w:type="spellEnd"/>
      <w:ins w:id="277" w:author="עמית ברנשטיין" w:date="2020-02-02T14:05:00Z">
        <w:del w:id="278" w:author="0mer dar" w:date="2020-02-03T11:58:00Z">
          <w:r w:rsidRPr="0013159B" w:rsidDel="006A036F">
            <w:rPr>
              <w:rFonts w:ascii="David" w:hAnsi="David" w:cs="David"/>
              <w:sz w:val="24"/>
              <w:szCs w:val="24"/>
              <w:lang w:val="en-GB"/>
            </w:rPr>
            <w:delText xml:space="preserve"> and YYY</w:delText>
          </w:r>
        </w:del>
        <w:del w:id="279" w:author="0mer dar" w:date="2020-02-03T11:59:00Z">
          <w:r w:rsidRPr="0013159B" w:rsidDel="006A036F">
            <w:rPr>
              <w:rFonts w:ascii="David" w:hAnsi="David" w:cs="David"/>
              <w:sz w:val="24"/>
              <w:szCs w:val="24"/>
              <w:lang w:val="en-GB"/>
            </w:rPr>
            <w:delText>Y</w:delText>
          </w:r>
        </w:del>
        <w:r w:rsidRPr="0013159B">
          <w:rPr>
            <w:rFonts w:ascii="David" w:hAnsi="David" w:cs="David"/>
            <w:sz w:val="24"/>
            <w:szCs w:val="24"/>
            <w:lang w:val="en-GB"/>
          </w:rPr>
          <w:t xml:space="preserve"> as part of the </w:t>
        </w:r>
      </w:ins>
      <w:del w:id="280" w:author="0mer dar" w:date="2020-01-05T11:08:00Z">
        <w:r w:rsidRPr="0013159B" w:rsidDel="00D243C5">
          <w:rPr>
            <w:rFonts w:ascii="David" w:hAnsi="David" w:cs="David"/>
            <w:sz w:val="24"/>
            <w:szCs w:val="24"/>
            <w:lang w:val="en-GB"/>
          </w:rPr>
          <w:delText xml:space="preserve">XXXXX </w:delText>
        </w:r>
      </w:del>
      <w:del w:id="281" w:author="0mer dar" w:date="2020-02-03T11:59:00Z">
        <w:r w:rsidRPr="0013159B" w:rsidDel="006A036F">
          <w:rPr>
            <w:rFonts w:ascii="David" w:hAnsi="David" w:cs="David"/>
            <w:sz w:val="24"/>
            <w:szCs w:val="24"/>
            <w:lang w:val="en-GB"/>
          </w:rPr>
          <w:delText>(</w:delText>
        </w:r>
      </w:del>
      <w:del w:id="282" w:author="0mer dar" w:date="2020-01-15T19:35:00Z">
        <w:r w:rsidRPr="0013159B" w:rsidDel="00F3598B">
          <w:rPr>
            <w:rFonts w:ascii="David" w:hAnsi="David" w:cs="David"/>
            <w:sz w:val="24"/>
            <w:szCs w:val="24"/>
            <w:lang w:val="en-GB"/>
          </w:rPr>
          <w:delText xml:space="preserve">e.g., </w:delText>
        </w:r>
      </w:del>
      <w:r w:rsidRPr="0013159B">
        <w:rPr>
          <w:rFonts w:ascii="David" w:hAnsi="David" w:cs="David"/>
          <w:sz w:val="24"/>
          <w:szCs w:val="24"/>
          <w:lang w:val="en-GB"/>
        </w:rPr>
        <w:t>Dichotic 1-Back</w:t>
      </w:r>
      <w:ins w:id="283" w:author="עמית ברנשטיין" w:date="2020-02-02T14:05:00Z">
        <w:r w:rsidRPr="0013159B">
          <w:rPr>
            <w:rFonts w:ascii="David" w:hAnsi="David" w:cs="David"/>
            <w:sz w:val="24"/>
            <w:szCs w:val="24"/>
            <w:lang w:val="en-GB"/>
          </w:rPr>
          <w:t xml:space="preserve"> </w:t>
        </w:r>
      </w:ins>
      <w:ins w:id="284" w:author="0mer dar" w:date="2020-02-03T12:04:00Z">
        <w:r w:rsidRPr="006A4A9B">
          <w:rPr>
            <w:rFonts w:ascii="David" w:hAnsi="David" w:cs="David"/>
            <w:sz w:val="24"/>
            <w:szCs w:val="24"/>
            <w:lang w:val="en-GB"/>
          </w:rPr>
          <w:fldChar w:fldCharType="begin" w:fldLock="1"/>
        </w:r>
      </w:ins>
      <w:r w:rsidR="00785498" w:rsidRPr="006A4A9B">
        <w:rPr>
          <w:rFonts w:ascii="David" w:hAnsi="David" w:cs="David"/>
          <w:sz w:val="24"/>
          <w:szCs w:val="24"/>
          <w:lang w:val="en-GB"/>
        </w:rPr>
        <w:instrText>ADDIN CSL_CITATION {"citationItems":[{"id":"ITEM-1","itemData":{"DOI":"10.1007/BF01173299","ISSN":"01475916","abstract":"The experiment reported here was designed to test whether fear-relevant stimuli are preceived more readily than neutral ones, and whether vigilance for th</w:instrText>
      </w:r>
      <w:r w:rsidR="00785498" w:rsidRPr="0013159B">
        <w:rPr>
          <w:rFonts w:ascii="David" w:hAnsi="David" w:cs="David"/>
          <w:sz w:val="24"/>
          <w:szCs w:val="24"/>
          <w:lang w:val="en-GB"/>
        </w:rPr>
        <w:instrText>e former is due to fear or to familiarity. Eleven obsessive-compulsives were administered a dichotic listening task before and after treatment by exposure and response prevention. Behavioral (button press) and physiological (skin conductance response) measures revealed that fear-relevant words were detected more than neutral words before but not after treatment. Additionally, the magnitude of the skin conductance response was greater to fearrelevant than to neutral targets before but not after treatment. These findings suggest that sensitivity to fear-relevant stimuli is due to fear and not familiarity. © 1986 Plenum Publishing Corporation.","author":[{"dropping-particle":"","family":"Foa","given":"Edna B.","non-dropping-particle":"","parse-names":false,"suffix":""},{"dropping-particle":"","family":"McNally","given":"Richard J.","non-dropping-particle":"","parse-names":false,"suffix":""}],"container-title":"Cognitive Therapy and Research","id":"ITEM-1","issue":"4","issued":{"date-parts":[["1986","8"]]},"page":"477-485","publisher":"Kluwer Academic Publishers-Plenum Publishers","title":"Sensitivity to feared stimuli in obsessive-compulsives: A dichotic listening analysis","type":"article-journal","volume":"10"},"uris":["http://www.mendeley.com/documents/?uuid=e80db4cf-a96a-31d5-823b-06ab115b5281"]}],"mendeley":{"formattedCitation":"(Foa &amp; McNally, 1986)","plainTextFormattedCitation":"(Foa &amp; McNally, 1986)","previouslyFormattedCitation":"(Foa &amp; McNally, 1986)"},"properties":{"noteIndex":0},"schema":"https://github.com/citation-style-language/schema/raw/master/csl-citation.json"}</w:instrText>
      </w:r>
      <w:r w:rsidRPr="006A4A9B">
        <w:rPr>
          <w:rFonts w:ascii="David" w:hAnsi="David" w:cs="David"/>
          <w:sz w:val="24"/>
          <w:szCs w:val="24"/>
          <w:lang w:val="en-GB"/>
        </w:rPr>
        <w:fldChar w:fldCharType="separate"/>
      </w:r>
      <w:r w:rsidR="001E2173" w:rsidRPr="006A4A9B">
        <w:rPr>
          <w:rFonts w:ascii="David" w:hAnsi="David" w:cs="David"/>
          <w:noProof/>
          <w:sz w:val="24"/>
          <w:szCs w:val="24"/>
          <w:lang w:val="en-GB"/>
        </w:rPr>
        <w:t>(Foa &amp; McNally, 1986)</w:t>
      </w:r>
      <w:ins w:id="285" w:author="0mer dar" w:date="2020-02-03T12:04:00Z">
        <w:r w:rsidRPr="006A4A9B">
          <w:rPr>
            <w:rFonts w:ascii="David" w:hAnsi="David" w:cs="David"/>
            <w:sz w:val="24"/>
            <w:szCs w:val="24"/>
            <w:lang w:val="en-GB"/>
          </w:rPr>
          <w:fldChar w:fldCharType="end"/>
        </w:r>
      </w:ins>
      <w:commentRangeStart w:id="286"/>
      <w:commentRangeStart w:id="287"/>
      <w:commentRangeStart w:id="288"/>
      <w:commentRangeStart w:id="289"/>
      <w:commentRangeStart w:id="290"/>
      <w:ins w:id="291" w:author="0mer dar" w:date="2020-01-15T19:35:00Z">
        <w:del w:id="292" w:author="עמית ברנשטיין" w:date="2020-02-02T14:05:00Z">
          <w:r w:rsidRPr="006A4A9B" w:rsidDel="00CC45DA">
            <w:rPr>
              <w:rFonts w:ascii="David" w:hAnsi="David" w:cs="David"/>
              <w:sz w:val="24"/>
              <w:szCs w:val="24"/>
            </w:rPr>
            <w:delText>T</w:delText>
          </w:r>
        </w:del>
      </w:ins>
      <w:ins w:id="293" w:author="0mer dar" w:date="2020-01-05T11:03:00Z">
        <w:del w:id="294" w:author="עמית ברנשטיין" w:date="2020-02-02T14:05:00Z">
          <w:r w:rsidRPr="006A4A9B" w:rsidDel="00CC45DA">
            <w:rPr>
              <w:rFonts w:ascii="David" w:hAnsi="David" w:cs="David"/>
              <w:sz w:val="24"/>
              <w:szCs w:val="24"/>
              <w:lang w:val="en-GB"/>
            </w:rPr>
            <w:delText xml:space="preserve">wo independent experiments (N=122) integrated STP into established cognitive-experimental tasks, </w:delText>
          </w:r>
        </w:del>
      </w:ins>
      <w:ins w:id="295" w:author="0mer dar" w:date="2020-01-15T19:36:00Z">
        <w:del w:id="296" w:author="עמית ברנשטיין" w:date="2020-02-02T14:05:00Z">
          <w:r w:rsidRPr="006A4A9B" w:rsidDel="00CC45DA">
            <w:rPr>
              <w:rFonts w:ascii="David" w:hAnsi="David" w:cs="David"/>
              <w:sz w:val="24"/>
              <w:szCs w:val="24"/>
              <w:lang w:val="en-GB"/>
            </w:rPr>
            <w:delText>have</w:delText>
          </w:r>
        </w:del>
      </w:ins>
      <w:ins w:id="297" w:author="0mer dar" w:date="2020-01-05T11:03:00Z">
        <w:del w:id="298" w:author="עמית ברנשטיין" w:date="2020-02-02T14:05:00Z">
          <w:r w:rsidRPr="0013159B" w:rsidDel="00CC45DA">
            <w:rPr>
              <w:rFonts w:ascii="David" w:hAnsi="David" w:cs="David"/>
              <w:sz w:val="24"/>
              <w:szCs w:val="24"/>
              <w:lang w:val="en-GB"/>
            </w:rPr>
            <w:delText xml:space="preserve"> found that emotional reactivity to negative thoughts predicts difficulty disengaging internal attention from those thoughts</w:delText>
          </w:r>
        </w:del>
      </w:ins>
      <w:ins w:id="299" w:author="0mer dar" w:date="2020-02-03T12:06:00Z">
        <w:r w:rsidRPr="0013159B">
          <w:rPr>
            <w:rFonts w:ascii="David" w:hAnsi="David" w:cs="David"/>
            <w:sz w:val="24"/>
            <w:szCs w:val="24"/>
            <w:lang w:val="en-GB"/>
          </w:rPr>
          <w:t xml:space="preserve"> (</w:t>
        </w:r>
      </w:ins>
      <w:ins w:id="300" w:author="0mer dar" w:date="2020-01-05T11:03:00Z">
        <w:del w:id="301" w:author="עמית ברנשטיין" w:date="2020-02-02T14:05:00Z">
          <w:r w:rsidRPr="0013159B" w:rsidDel="00CC45DA">
            <w:rPr>
              <w:rFonts w:ascii="David" w:hAnsi="David" w:cs="David"/>
              <w:sz w:val="24"/>
              <w:szCs w:val="24"/>
              <w:lang w:val="en-GB"/>
            </w:rPr>
            <w:delText>Digit categorization task</w:delText>
          </w:r>
        </w:del>
      </w:ins>
      <w:ins w:id="302" w:author="0mer dar" w:date="2020-02-03T12:07:00Z">
        <w:r w:rsidRPr="0013159B">
          <w:rPr>
            <w:rFonts w:ascii="David" w:hAnsi="David" w:cs="David"/>
            <w:sz w:val="24"/>
            <w:szCs w:val="24"/>
            <w:lang w:val="en-GB"/>
          </w:rPr>
          <w:t>)</w:t>
        </w:r>
      </w:ins>
      <w:ins w:id="303" w:author="0mer dar" w:date="2020-01-05T11:03:00Z">
        <w:del w:id="304" w:author="עמית ברנשטיין" w:date="2020-02-02T14:05:00Z">
          <w:r w:rsidRPr="0013159B" w:rsidDel="00CC45DA">
            <w:rPr>
              <w:rFonts w:ascii="David" w:hAnsi="David" w:cs="David"/>
              <w:sz w:val="24"/>
              <w:szCs w:val="24"/>
              <w:lang w:val="en-GB"/>
            </w:rPr>
            <w:delText>, as well as biased selective internal attention of those thoughts</w:delText>
          </w:r>
        </w:del>
      </w:ins>
      <w:ins w:id="305" w:author="0mer dar" w:date="2020-02-03T12:07:00Z">
        <w:r w:rsidRPr="0013159B">
          <w:rPr>
            <w:rFonts w:ascii="David" w:hAnsi="David" w:cs="David"/>
            <w:sz w:val="24"/>
            <w:szCs w:val="24"/>
            <w:lang w:val="en-GB"/>
          </w:rPr>
          <w:t xml:space="preserve"> </w:t>
        </w:r>
      </w:ins>
      <w:ins w:id="306" w:author="0mer dar" w:date="2020-01-05T11:03:00Z">
        <w:del w:id="307" w:author="עמית ברנשטיין" w:date="2020-02-02T14:05:00Z">
          <w:r w:rsidRPr="0013159B" w:rsidDel="00CC45DA">
            <w:rPr>
              <w:rFonts w:ascii="David" w:hAnsi="David" w:cs="David"/>
              <w:sz w:val="24"/>
              <w:szCs w:val="24"/>
              <w:lang w:val="en-GB"/>
            </w:rPr>
            <w:delText>Dichotic-1 back task</w:delText>
          </w:r>
        </w:del>
      </w:ins>
      <w:ins w:id="308" w:author="עמית ברנשטיין" w:date="2020-02-02T14:05:00Z">
        <w:del w:id="309" w:author="0mer dar" w:date="2020-02-10T09:46:00Z">
          <w:r w:rsidRPr="0013159B" w:rsidDel="00BC44D1">
            <w:rPr>
              <w:rFonts w:ascii="David" w:hAnsi="David" w:cs="David"/>
              <w:sz w:val="24"/>
              <w:szCs w:val="24"/>
            </w:rPr>
            <w:delText>XXXXXXXXXX</w:delText>
          </w:r>
        </w:del>
      </w:ins>
      <w:commentRangeEnd w:id="286"/>
      <w:del w:id="310" w:author="0mer dar" w:date="2020-02-10T09:46:00Z">
        <w:r w:rsidRPr="0013159B" w:rsidDel="00BC44D1">
          <w:rPr>
            <w:rStyle w:val="CommentReference"/>
            <w:rFonts w:ascii="David" w:hAnsi="David" w:cs="David"/>
            <w:rPrChange w:id="311" w:author="0mer dar" w:date="2020-03-08T20:10:00Z">
              <w:rPr>
                <w:rStyle w:val="CommentReference"/>
              </w:rPr>
            </w:rPrChange>
          </w:rPr>
          <w:commentReference w:id="286"/>
        </w:r>
        <w:commentRangeEnd w:id="287"/>
        <w:commentRangeEnd w:id="289"/>
        <w:commentRangeEnd w:id="290"/>
        <w:r w:rsidRPr="0013159B" w:rsidDel="00BC44D1">
          <w:rPr>
            <w:rStyle w:val="CommentReference"/>
            <w:rFonts w:ascii="David" w:hAnsi="David" w:cs="David"/>
            <w:rtl/>
            <w:rPrChange w:id="312" w:author="0mer dar" w:date="2020-03-08T20:10:00Z">
              <w:rPr>
                <w:rStyle w:val="CommentReference"/>
                <w:rtl/>
              </w:rPr>
            </w:rPrChange>
          </w:rPr>
          <w:commentReference w:id="287"/>
        </w:r>
        <w:commentRangeEnd w:id="288"/>
        <w:r w:rsidRPr="0013159B" w:rsidDel="00BC44D1">
          <w:rPr>
            <w:rStyle w:val="CommentReference"/>
            <w:rFonts w:ascii="David" w:hAnsi="David" w:cs="David"/>
            <w:rPrChange w:id="313" w:author="0mer dar" w:date="2020-03-08T20:10:00Z">
              <w:rPr>
                <w:rStyle w:val="CommentReference"/>
              </w:rPr>
            </w:rPrChange>
          </w:rPr>
          <w:commentReference w:id="288"/>
        </w:r>
        <w:r w:rsidRPr="0013159B" w:rsidDel="00BC44D1">
          <w:rPr>
            <w:rStyle w:val="CommentReference"/>
            <w:rFonts w:ascii="David" w:hAnsi="David" w:cs="David"/>
            <w:rPrChange w:id="316" w:author="0mer dar" w:date="2020-03-08T20:10:00Z">
              <w:rPr>
                <w:rStyle w:val="CommentReference"/>
              </w:rPr>
            </w:rPrChange>
          </w:rPr>
          <w:commentReference w:id="289"/>
        </w:r>
        <w:r w:rsidRPr="0013159B" w:rsidDel="00BC44D1">
          <w:rPr>
            <w:rStyle w:val="CommentReference"/>
            <w:rFonts w:ascii="David" w:hAnsi="David" w:cs="David"/>
            <w:rPrChange w:id="317" w:author="0mer dar" w:date="2020-03-08T20:10:00Z">
              <w:rPr>
                <w:rStyle w:val="CommentReference"/>
              </w:rPr>
            </w:rPrChange>
          </w:rPr>
          <w:commentReference w:id="290"/>
        </w:r>
        <w:r w:rsidRPr="006A4A9B" w:rsidDel="00BC44D1">
          <w:rPr>
            <w:rFonts w:ascii="David" w:hAnsi="David" w:cs="David"/>
            <w:sz w:val="24"/>
            <w:szCs w:val="24"/>
            <w:highlight w:val="green"/>
            <w:lang w:val="en-GB"/>
          </w:rPr>
          <w:delText>XXXXXX</w:delText>
        </w:r>
      </w:del>
      <w:r w:rsidRPr="006A4A9B">
        <w:rPr>
          <w:rFonts w:ascii="David" w:hAnsi="David" w:cs="David"/>
          <w:sz w:val="24"/>
          <w:szCs w:val="24"/>
        </w:rPr>
        <w:t>N</w:t>
      </w:r>
      <w:r w:rsidRPr="006A4A9B">
        <w:rPr>
          <w:rFonts w:ascii="David" w:hAnsi="David" w:cs="David"/>
          <w:sz w:val="24"/>
          <w:szCs w:val="24"/>
          <w:lang w:val="en-GB"/>
        </w:rPr>
        <w:t xml:space="preserve">o study has yet to test </w:t>
      </w:r>
      <w:r w:rsidRPr="0013159B">
        <w:rPr>
          <w:rFonts w:ascii="David" w:hAnsi="David" w:cs="David"/>
          <w:sz w:val="24"/>
          <w:szCs w:val="24"/>
          <w:lang w:val="en-GB"/>
        </w:rPr>
        <w:t xml:space="preserve">the effect of MMT on internal attention to thoughts or during mindfulness meditation using </w:t>
      </w:r>
      <w:del w:id="318" w:author="0mer dar" w:date="2020-02-10T15:29:00Z">
        <w:r w:rsidRPr="0013159B" w:rsidDel="00261362">
          <w:rPr>
            <w:rFonts w:ascii="David" w:hAnsi="David" w:cs="David"/>
            <w:sz w:val="24"/>
            <w:szCs w:val="24"/>
            <w:lang w:val="en-GB"/>
          </w:rPr>
          <w:delText xml:space="preserve">either </w:delText>
        </w:r>
      </w:del>
      <w:r w:rsidRPr="0013159B">
        <w:rPr>
          <w:rFonts w:ascii="David" w:hAnsi="David" w:cs="David"/>
          <w:sz w:val="24"/>
          <w:szCs w:val="24"/>
          <w:lang w:val="en-GB"/>
        </w:rPr>
        <w:t xml:space="preserve">the STP </w:t>
      </w:r>
      <w:del w:id="319" w:author="0mer dar" w:date="2020-02-10T15:29:00Z">
        <w:r w:rsidRPr="0013159B" w:rsidDel="00261362">
          <w:rPr>
            <w:rFonts w:ascii="David" w:hAnsi="David" w:cs="David"/>
            <w:sz w:val="24"/>
            <w:szCs w:val="24"/>
            <w:lang w:val="en-GB"/>
          </w:rPr>
          <w:delText>or MAT methods.</w:delText>
        </w:r>
      </w:del>
      <w:ins w:id="320" w:author="0mer dar" w:date="2020-02-10T15:29:00Z">
        <w:r w:rsidR="00261362" w:rsidRPr="0013159B">
          <w:rPr>
            <w:rFonts w:ascii="David" w:hAnsi="David" w:cs="David"/>
            <w:sz w:val="24"/>
            <w:szCs w:val="24"/>
            <w:lang w:bidi="ar-SA"/>
          </w:rPr>
          <w:t xml:space="preserve">. </w:t>
        </w:r>
      </w:ins>
      <w:del w:id="321" w:author="0mer dar" w:date="2020-02-10T15:29:00Z">
        <w:r w:rsidRPr="0013159B" w:rsidDel="00261362">
          <w:rPr>
            <w:rFonts w:ascii="David" w:hAnsi="David" w:cs="David"/>
            <w:sz w:val="24"/>
            <w:szCs w:val="24"/>
            <w:lang w:bidi="ar-SA"/>
          </w:rPr>
          <w:delText xml:space="preserve"> </w:delText>
        </w:r>
      </w:del>
    </w:p>
    <w:p w14:paraId="62C8C339" w14:textId="41DD0827" w:rsidR="007A122E" w:rsidRPr="006A4A9B" w:rsidRDefault="007A122E" w:rsidP="003F6CCB">
      <w:pPr>
        <w:spacing w:after="0"/>
        <w:ind w:firstLine="720"/>
        <w:rPr>
          <w:ins w:id="322" w:author="0mer dar" w:date="2020-02-03T12:09:00Z"/>
          <w:rFonts w:ascii="David" w:hAnsi="David" w:cs="David"/>
          <w:sz w:val="24"/>
          <w:szCs w:val="24"/>
        </w:rPr>
      </w:pPr>
      <w:r w:rsidRPr="006A4A9B">
        <w:rPr>
          <w:rFonts w:ascii="David" w:hAnsi="David" w:cs="David"/>
          <w:noProof/>
          <w:sz w:val="24"/>
          <w:szCs w:val="24"/>
        </w:rPr>
        <w:lastRenderedPageBreak/>
        <w:drawing>
          <wp:inline distT="0" distB="0" distL="0" distR="0" wp14:anchorId="45D009F5" wp14:editId="672B27B0">
            <wp:extent cx="3680123" cy="2511188"/>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0134" cy="2518019"/>
                    </a:xfrm>
                    <a:prstGeom prst="rect">
                      <a:avLst/>
                    </a:prstGeom>
                    <a:noFill/>
                  </pic:spPr>
                </pic:pic>
              </a:graphicData>
            </a:graphic>
          </wp:inline>
        </w:drawing>
      </w:r>
    </w:p>
    <w:p w14:paraId="79FE8DF4" w14:textId="563350DB" w:rsidR="007A122E" w:rsidRPr="0013159B" w:rsidRDefault="007A122E" w:rsidP="003F6CCB">
      <w:pPr>
        <w:spacing w:after="0"/>
        <w:ind w:firstLine="720"/>
        <w:rPr>
          <w:ins w:id="323" w:author="0mer dar" w:date="2020-02-03T12:09:00Z"/>
          <w:rFonts w:ascii="David" w:hAnsi="David" w:cs="David"/>
          <w:sz w:val="24"/>
          <w:szCs w:val="24"/>
          <w:lang w:val="en-GB"/>
          <w:rPrChange w:id="324" w:author="0mer dar" w:date="2020-03-08T20:10:00Z">
            <w:rPr>
              <w:ins w:id="325" w:author="0mer dar" w:date="2020-02-03T12:09:00Z"/>
              <w:rFonts w:ascii="David" w:hAnsi="David" w:cs="David"/>
              <w:sz w:val="24"/>
              <w:szCs w:val="24"/>
            </w:rPr>
          </w:rPrChange>
        </w:rPr>
      </w:pPr>
      <w:ins w:id="326" w:author="0mer dar" w:date="2020-02-03T12:09:00Z">
        <w:r w:rsidRPr="006A4A9B">
          <w:rPr>
            <w:rFonts w:ascii="David" w:hAnsi="David" w:cs="David"/>
            <w:sz w:val="24"/>
            <w:szCs w:val="24"/>
            <w:lang w:val="en-GB"/>
          </w:rPr>
          <w:t xml:space="preserve">Second the </w:t>
        </w:r>
        <w:r w:rsidRPr="0013159B">
          <w:rPr>
            <w:rFonts w:ascii="David" w:hAnsi="David" w:cs="David"/>
            <w:b/>
            <w:bCs/>
            <w:sz w:val="24"/>
            <w:szCs w:val="24"/>
            <w:lang w:val="en-GB"/>
          </w:rPr>
          <w:t>Mindful Awareness Task</w:t>
        </w:r>
        <w:r w:rsidRPr="0013159B">
          <w:rPr>
            <w:rFonts w:ascii="David" w:hAnsi="David" w:cs="David"/>
            <w:sz w:val="24"/>
            <w:szCs w:val="24"/>
            <w:lang w:val="en-GB"/>
          </w:rPr>
          <w:t xml:space="preserve"> (</w:t>
        </w:r>
        <w:r w:rsidRPr="0013159B">
          <w:rPr>
            <w:rFonts w:ascii="David" w:hAnsi="David" w:cs="David"/>
            <w:b/>
            <w:bCs/>
            <w:sz w:val="24"/>
            <w:szCs w:val="24"/>
            <w:lang w:val="en-GB"/>
          </w:rPr>
          <w:t>MAT</w:t>
        </w:r>
        <w:r w:rsidRPr="0013159B">
          <w:rPr>
            <w:rFonts w:ascii="David" w:hAnsi="David" w:cs="David"/>
            <w:sz w:val="24"/>
            <w:szCs w:val="24"/>
            <w:lang w:val="en-GB"/>
          </w:rPr>
          <w:t xml:space="preserve">) is </w:t>
        </w:r>
        <w:r w:rsidRPr="006A4A9B">
          <w:rPr>
            <w:rStyle w:val="CommentReference"/>
            <w:rFonts w:ascii="David" w:hAnsi="David" w:cs="David"/>
            <w:sz w:val="24"/>
            <w:szCs w:val="24"/>
            <w:highlight w:val="magenta"/>
          </w:rPr>
          <w:annotationRef/>
        </w:r>
        <w:r w:rsidRPr="006A4A9B">
          <w:rPr>
            <w:rFonts w:ascii="David" w:hAnsi="David" w:cs="David"/>
            <w:sz w:val="24"/>
            <w:szCs w:val="24"/>
          </w:rPr>
          <w:t>a behavioral and phenomenological task to measure internal objects of mindful attention and awareness of mind, body and hedonic tone, as well as the time-course or temporal dynamics of mindful attention and awareness</w:t>
        </w:r>
        <w:r w:rsidRPr="0013159B">
          <w:rPr>
            <w:rFonts w:ascii="David" w:hAnsi="David" w:cs="David"/>
            <w:sz w:val="24"/>
            <w:szCs w:val="24"/>
          </w:rPr>
          <w:t xml:space="preserve"> – during mindfulness meditation. Participants perform a 20-minutes mindfulness meditation (combined OM with FA) in which they are instructed (a) to monitor a wide range of prominent present moment experiences (e.g., sensations, emotions, thoughts), and (b) to direct their awareness to their breath when they do not notice any experience. To measure performance during the meditation, participants are instructed (a) to verbally state a label describing each experience they notice (e.g., “warm”, “calm”, “tension”, or “thinking”), and (b) to press a button when they notice their inhalation or exhalation. Accordingly, mindful awareness of body, mind, and pleasant and unpleasant hedonic tone are scored using manualized qualitative coding of the content of participant’s verbal labels (e.g., “warm” is coded as body, “calm” is coded as pleasant hedonic tone, “tension” is coded as unpleasant hedonic tone, and “thinking” is coded as mind). Afterwards, to quantify the time-course of mindful awareness, the precise timing and order of all reports of mindful awareness (i.e., labels and button presses) are analyzed to divide and classify the 20-minutes meditation into </w:t>
        </w:r>
        <w:r w:rsidRPr="0013159B">
          <w:rPr>
            <w:rFonts w:ascii="David" w:hAnsi="David" w:cs="David"/>
            <w:i/>
            <w:iCs/>
            <w:sz w:val="24"/>
            <w:szCs w:val="24"/>
          </w:rPr>
          <w:t>mindful sequences</w:t>
        </w:r>
        <w:r w:rsidRPr="0013159B">
          <w:rPr>
            <w:rFonts w:ascii="David" w:hAnsi="David" w:cs="David"/>
            <w:sz w:val="24"/>
            <w:szCs w:val="24"/>
          </w:rPr>
          <w:t xml:space="preserve"> and </w:t>
        </w:r>
        <w:r w:rsidRPr="0013159B">
          <w:rPr>
            <w:rFonts w:ascii="David" w:hAnsi="David" w:cs="David"/>
            <w:i/>
            <w:iCs/>
            <w:sz w:val="24"/>
            <w:szCs w:val="24"/>
          </w:rPr>
          <w:t>mindless sequences</w:t>
        </w:r>
        <w:r w:rsidRPr="0013159B">
          <w:rPr>
            <w:rFonts w:ascii="David" w:hAnsi="David" w:cs="David"/>
            <w:sz w:val="24"/>
            <w:szCs w:val="24"/>
          </w:rPr>
          <w:t xml:space="preserve">. </w:t>
        </w:r>
        <w:proofErr w:type="gramStart"/>
        <w:r w:rsidRPr="0013159B">
          <w:rPr>
            <w:rFonts w:ascii="David" w:hAnsi="David" w:cs="David"/>
            <w:sz w:val="24"/>
            <w:szCs w:val="24"/>
          </w:rPr>
          <w:t>So</w:t>
        </w:r>
        <w:proofErr w:type="gramEnd"/>
        <w:r w:rsidRPr="0013159B">
          <w:rPr>
            <w:rFonts w:ascii="David" w:hAnsi="David" w:cs="David"/>
            <w:sz w:val="24"/>
            <w:szCs w:val="24"/>
          </w:rPr>
          <w:t xml:space="preserve"> doing yields a </w:t>
        </w:r>
        <w:r w:rsidRPr="0013159B">
          <w:rPr>
            <w:rFonts w:ascii="David" w:hAnsi="David" w:cs="David"/>
            <w:i/>
            <w:iCs/>
            <w:sz w:val="24"/>
            <w:szCs w:val="24"/>
          </w:rPr>
          <w:t>sustained mindful awareness score</w:t>
        </w:r>
        <w:r w:rsidRPr="0013159B">
          <w:rPr>
            <w:rFonts w:ascii="David" w:hAnsi="David" w:cs="David"/>
            <w:sz w:val="24"/>
            <w:szCs w:val="24"/>
          </w:rPr>
          <w:t xml:space="preserve"> as well as a </w:t>
        </w:r>
        <w:r w:rsidRPr="0013159B">
          <w:rPr>
            <w:rFonts w:ascii="David" w:hAnsi="David" w:cs="David"/>
            <w:i/>
            <w:iCs/>
            <w:sz w:val="24"/>
            <w:szCs w:val="24"/>
          </w:rPr>
          <w:t>latency to re-engagement in mindful awareness score</w:t>
        </w:r>
        <w:r w:rsidRPr="0013159B">
          <w:rPr>
            <w:rFonts w:ascii="David" w:hAnsi="David" w:cs="David"/>
            <w:sz w:val="24"/>
            <w:szCs w:val="24"/>
          </w:rPr>
          <w:t xml:space="preserve">. </w:t>
        </w:r>
      </w:ins>
    </w:p>
    <w:p w14:paraId="3598CDD1" w14:textId="3562CCD4" w:rsidR="007A122E" w:rsidRPr="0013159B" w:rsidRDefault="007A122E" w:rsidP="003F6CCB">
      <w:pPr>
        <w:spacing w:after="0"/>
        <w:ind w:firstLine="720"/>
        <w:rPr>
          <w:ins w:id="327" w:author="0mer dar" w:date="2020-02-03T12:09:00Z"/>
          <w:rFonts w:ascii="David" w:hAnsi="David" w:cs="David"/>
          <w:sz w:val="24"/>
          <w:szCs w:val="24"/>
          <w:lang w:val="en-GB"/>
        </w:rPr>
      </w:pPr>
      <w:commentRangeStart w:id="328"/>
      <w:ins w:id="329" w:author="0mer dar" w:date="2020-02-03T12:09:00Z">
        <w:r w:rsidRPr="006A4A9B">
          <w:rPr>
            <w:rFonts w:ascii="David" w:hAnsi="David" w:cs="David"/>
            <w:sz w:val="24"/>
            <w:szCs w:val="24"/>
            <w:lang w:val="en-GB"/>
          </w:rPr>
          <w:lastRenderedPageBreak/>
          <w:t>Critical to the proposed research, no study has yet test</w:t>
        </w:r>
      </w:ins>
      <w:ins w:id="330" w:author="0mer dar" w:date="2020-02-27T15:22:00Z">
        <w:r w:rsidR="006D033C" w:rsidRPr="006A4A9B">
          <w:rPr>
            <w:rFonts w:ascii="David" w:hAnsi="David" w:cs="David"/>
            <w:sz w:val="24"/>
            <w:szCs w:val="24"/>
            <w:lang w:val="en-GB"/>
          </w:rPr>
          <w:t>ed</w:t>
        </w:r>
      </w:ins>
      <w:ins w:id="331" w:author="0mer dar" w:date="2020-02-03T12:09:00Z">
        <w:r w:rsidRPr="006A4A9B">
          <w:rPr>
            <w:rFonts w:ascii="David" w:hAnsi="David" w:cs="David"/>
            <w:sz w:val="24"/>
            <w:szCs w:val="24"/>
            <w:lang w:val="en-GB"/>
          </w:rPr>
          <w:t xml:space="preserve"> the prospec</w:t>
        </w:r>
        <w:r w:rsidRPr="0013159B">
          <w:rPr>
            <w:rFonts w:ascii="David" w:hAnsi="David" w:cs="David"/>
            <w:sz w:val="24"/>
            <w:szCs w:val="24"/>
            <w:lang w:val="en-GB"/>
          </w:rPr>
          <w:t>tive sensitivity of the MAT to mindfulness intervention, and its association to other inte</w:t>
        </w:r>
      </w:ins>
      <w:ins w:id="332" w:author="0mer dar" w:date="2020-02-10T15:29:00Z">
        <w:r w:rsidR="00E60A06" w:rsidRPr="0013159B">
          <w:rPr>
            <w:rFonts w:ascii="David" w:hAnsi="David" w:cs="David"/>
            <w:sz w:val="24"/>
            <w:szCs w:val="24"/>
            <w:lang w:val="en-GB"/>
          </w:rPr>
          <w:t>rna</w:t>
        </w:r>
      </w:ins>
      <w:ins w:id="333" w:author="0mer dar" w:date="2020-02-03T12:09:00Z">
        <w:r w:rsidRPr="0013159B">
          <w:rPr>
            <w:rFonts w:ascii="David" w:hAnsi="David" w:cs="David"/>
            <w:sz w:val="24"/>
            <w:szCs w:val="24"/>
            <w:lang w:val="en-GB"/>
          </w:rPr>
          <w:t>l and interoceptive attention tasks</w:t>
        </w:r>
      </w:ins>
      <w:ins w:id="334" w:author="0mer dar" w:date="2020-02-10T15:29:00Z">
        <w:r w:rsidR="00261362" w:rsidRPr="0013159B">
          <w:rPr>
            <w:rFonts w:ascii="David" w:hAnsi="David" w:cs="David"/>
            <w:sz w:val="24"/>
            <w:szCs w:val="24"/>
            <w:lang w:val="en-GB"/>
          </w:rPr>
          <w:t xml:space="preserve"> measured by the STP</w:t>
        </w:r>
        <w:r w:rsidR="00E60A06" w:rsidRPr="0013159B">
          <w:rPr>
            <w:rFonts w:ascii="David" w:hAnsi="David" w:cs="David"/>
            <w:sz w:val="24"/>
            <w:szCs w:val="24"/>
            <w:lang w:val="en-GB"/>
          </w:rPr>
          <w:t xml:space="preserve"> integrated into several tasks</w:t>
        </w:r>
      </w:ins>
      <w:ins w:id="335" w:author="0mer dar" w:date="2020-02-03T12:09:00Z">
        <w:r w:rsidRPr="0013159B">
          <w:rPr>
            <w:rFonts w:ascii="David" w:hAnsi="David" w:cs="David"/>
            <w:sz w:val="24"/>
            <w:szCs w:val="24"/>
            <w:lang w:val="en-GB"/>
          </w:rPr>
          <w:t xml:space="preserve">, as we plan in the proposed research. </w:t>
        </w:r>
      </w:ins>
    </w:p>
    <w:commentRangeEnd w:id="328"/>
    <w:p w14:paraId="1BF0E9B1" w14:textId="77777777" w:rsidR="007A122E" w:rsidRPr="006A4A9B" w:rsidRDefault="004B177A" w:rsidP="003F6CCB">
      <w:pPr>
        <w:spacing w:after="0"/>
        <w:rPr>
          <w:rFonts w:ascii="David" w:hAnsi="David" w:cs="David"/>
          <w:sz w:val="24"/>
          <w:szCs w:val="24"/>
          <w:lang w:val="en-GB"/>
        </w:rPr>
      </w:pPr>
      <w:ins w:id="336" w:author="0mer dar" w:date="2020-02-26T19:17:00Z">
        <w:r w:rsidRPr="0013159B">
          <w:rPr>
            <w:rStyle w:val="CommentReference"/>
            <w:rFonts w:ascii="David" w:hAnsi="David" w:cs="David"/>
            <w:rPrChange w:id="337" w:author="0mer dar" w:date="2020-03-08T20:10:00Z">
              <w:rPr>
                <w:rStyle w:val="CommentReference"/>
              </w:rPr>
            </w:rPrChange>
          </w:rPr>
          <w:commentReference w:id="328"/>
        </w:r>
      </w:ins>
    </w:p>
    <w:p w14:paraId="49BB3188" w14:textId="5E3B61D5" w:rsidR="007A122E" w:rsidRPr="0013159B" w:rsidRDefault="007A122E" w:rsidP="003F6CCB">
      <w:pPr>
        <w:pStyle w:val="ListParagraph"/>
        <w:numPr>
          <w:ilvl w:val="0"/>
          <w:numId w:val="22"/>
        </w:numPr>
        <w:spacing w:after="0"/>
        <w:outlineLvl w:val="0"/>
        <w:rPr>
          <w:rFonts w:ascii="David" w:hAnsi="David" w:cs="David"/>
          <w:b/>
          <w:bCs/>
          <w:sz w:val="24"/>
          <w:szCs w:val="24"/>
          <w:lang w:val="en-GB" w:bidi="ar-SA"/>
        </w:rPr>
      </w:pPr>
      <w:bookmarkStart w:id="338" w:name="_Hlk23257197"/>
      <w:r w:rsidRPr="006A4A9B">
        <w:rPr>
          <w:rFonts w:ascii="David" w:hAnsi="David" w:cs="David"/>
          <w:b/>
          <w:bCs/>
          <w:sz w:val="24"/>
          <w:szCs w:val="24"/>
          <w:lang w:val="en-GB" w:bidi="ar-SA"/>
        </w:rPr>
        <w:t>MMT, body and interoceptive attention: Theory, empirical findings</w:t>
      </w:r>
      <w:del w:id="339" w:author="0mer dar" w:date="2020-01-15T19:39:00Z">
        <w:r w:rsidRPr="0013159B" w:rsidDel="004D7893">
          <w:rPr>
            <w:rFonts w:ascii="David" w:hAnsi="David" w:cs="David"/>
            <w:b/>
            <w:bCs/>
            <w:sz w:val="24"/>
            <w:szCs w:val="24"/>
            <w:lang w:val="en-GB" w:bidi="ar-SA"/>
          </w:rPr>
          <w:delText>,</w:delText>
        </w:r>
      </w:del>
      <w:r w:rsidRPr="0013159B">
        <w:rPr>
          <w:rFonts w:ascii="David" w:hAnsi="David" w:cs="David"/>
          <w:b/>
          <w:bCs/>
          <w:sz w:val="24"/>
          <w:szCs w:val="24"/>
          <w:lang w:val="en-GB" w:bidi="ar-SA"/>
        </w:rPr>
        <w:t xml:space="preserve"> and emerging methods</w:t>
      </w:r>
    </w:p>
    <w:p w14:paraId="2D67FC8F" w14:textId="73148D59" w:rsidR="007A122E" w:rsidRPr="0013159B" w:rsidDel="005B3989" w:rsidRDefault="007A122E" w:rsidP="00792DC2">
      <w:pPr>
        <w:spacing w:after="0"/>
        <w:rPr>
          <w:del w:id="340" w:author="עמית ברנשטיין" w:date="2019-12-03T08:45:00Z"/>
          <w:rFonts w:ascii="David" w:hAnsi="David" w:cs="David"/>
          <w:b/>
          <w:bCs/>
          <w:sz w:val="24"/>
          <w:szCs w:val="24"/>
          <w:lang w:val="en-GB" w:bidi="ar-SA"/>
        </w:rPr>
      </w:pPr>
    </w:p>
    <w:p w14:paraId="0950BEBD" w14:textId="77777777" w:rsidR="007A122E" w:rsidRPr="0013159B" w:rsidRDefault="007A122E" w:rsidP="003F6CCB">
      <w:pPr>
        <w:spacing w:after="0"/>
        <w:outlineLvl w:val="1"/>
        <w:rPr>
          <w:rFonts w:ascii="David" w:hAnsi="David" w:cs="David"/>
          <w:b/>
          <w:bCs/>
          <w:sz w:val="24"/>
          <w:szCs w:val="24"/>
          <w:lang w:val="en-GB" w:bidi="ar-SA"/>
        </w:rPr>
      </w:pPr>
      <w:r w:rsidRPr="0013159B">
        <w:rPr>
          <w:rFonts w:ascii="David" w:hAnsi="David" w:cs="David"/>
          <w:b/>
          <w:bCs/>
          <w:sz w:val="24"/>
          <w:szCs w:val="24"/>
          <w:lang w:val="en-GB" w:bidi="ar-SA"/>
        </w:rPr>
        <w:t>Theory</w:t>
      </w:r>
    </w:p>
    <w:p w14:paraId="583C1D2A" w14:textId="39FAA914" w:rsidR="007A122E" w:rsidRPr="0013159B" w:rsidRDefault="007A122E" w:rsidP="003F6CCB">
      <w:pPr>
        <w:spacing w:after="0"/>
        <w:ind w:firstLine="720"/>
        <w:rPr>
          <w:ins w:id="341" w:author="0mer dar" w:date="2020-02-27T15:35:00Z"/>
          <w:rFonts w:ascii="David" w:hAnsi="David" w:cs="David"/>
          <w:sz w:val="24"/>
          <w:szCs w:val="24"/>
          <w:lang w:val="en-GB"/>
        </w:rPr>
      </w:pPr>
      <w:bookmarkStart w:id="342" w:name="_Hlk28985908"/>
      <w:r w:rsidRPr="0013159B">
        <w:rPr>
          <w:rFonts w:ascii="David" w:hAnsi="David" w:cs="David"/>
          <w:sz w:val="24"/>
          <w:szCs w:val="24"/>
          <w:lang w:val="en-GB"/>
        </w:rPr>
        <w:t xml:space="preserve">Attention to and awareness of bodily </w:t>
      </w:r>
      <w:del w:id="343" w:author="0mer dar" w:date="2020-02-27T15:34:00Z">
        <w:r w:rsidRPr="0013159B" w:rsidDel="00415765">
          <w:rPr>
            <w:rFonts w:ascii="David" w:hAnsi="David" w:cs="David"/>
            <w:sz w:val="24"/>
            <w:szCs w:val="24"/>
            <w:lang w:val="en-GB"/>
          </w:rPr>
          <w:delText>objects of experience (physical sensations)</w:delText>
        </w:r>
      </w:del>
      <w:ins w:id="344" w:author="0mer dar" w:date="2020-02-27T15:34:00Z">
        <w:r w:rsidR="00415765" w:rsidRPr="0013159B">
          <w:rPr>
            <w:rFonts w:ascii="David" w:hAnsi="David" w:cs="David"/>
            <w:sz w:val="24"/>
            <w:szCs w:val="24"/>
            <w:lang w:val="en-GB"/>
          </w:rPr>
          <w:t>sensations</w:t>
        </w:r>
      </w:ins>
      <w:r w:rsidRPr="0013159B">
        <w:rPr>
          <w:rFonts w:ascii="David" w:hAnsi="David" w:cs="David"/>
          <w:sz w:val="24"/>
          <w:szCs w:val="24"/>
          <w:lang w:val="en-GB"/>
        </w:rPr>
        <w:t xml:space="preserve"> has been conceptualized as both internal and external attention, depending on the applied taxonomy of attention </w:t>
      </w:r>
      <w:r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w:instrText>
      </w:r>
      <w:r w:rsidR="00785498" w:rsidRPr="0013159B">
        <w:rPr>
          <w:rFonts w:ascii="David" w:hAnsi="David" w:cs="David"/>
          <w:sz w:val="24"/>
          <w:szCs w:val="24"/>
          <w:lang w:val="en-GB"/>
        </w:rPr>
        <w:instrText>nt for behavior. A significant problem, however, is that attention is so ubiquitous that it is unwieldy to study. We propose a taxonomy based on the types of information that attention operates over — 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B.","non-dropping-particle":"","parse-names":false,"suffix":""}],"container-title":"Ssrn","id":"ITEM-1","issued":{"date-parts":[["2010"]]},"note":"</w:instrText>
      </w:r>
      <w:r w:rsidR="00785498" w:rsidRPr="0013159B">
        <w:rPr>
          <w:rFonts w:ascii="David" w:hAnsi="David" w:cs="David"/>
          <w:sz w:val="24"/>
          <w:szCs w:val="24"/>
          <w:rtl/>
          <w:lang w:val="en-GB"/>
        </w:rPr>
        <w:instrText>מהסימוכין של יפתח - צ'ון</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טקסומוניה של קשב חיצוני ופנימי</w:instrText>
      </w:r>
      <w:r w:rsidR="00785498" w:rsidRPr="0013159B">
        <w:rPr>
          <w:rFonts w:ascii="David" w:hAnsi="David" w:cs="David"/>
          <w:sz w:val="24"/>
          <w:szCs w:val="24"/>
          <w:lang w:val="en-GB"/>
        </w:rPr>
        <w:instrText xml:space="preserve"> \n2011\n</w:instrText>
      </w:r>
      <w:r w:rsidR="00785498" w:rsidRPr="0013159B">
        <w:rPr>
          <w:rFonts w:ascii="David" w:hAnsi="David" w:cs="David"/>
          <w:sz w:val="24"/>
          <w:szCs w:val="24"/>
          <w:rtl/>
          <w:lang w:val="en-GB"/>
        </w:rPr>
        <w:instrText>קשב - קבולת מוגבלת, סלקציה, מודולציה והשהיית פוקוס על מידע רלבנטי להתנהגות</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טקסונומיה המתבססת על המטרות אליהן מוכוון הקשב, המבחינה בין גירוי חיצוני לפנימי</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חיצוני - מידע סנסורי, מקומות במרחב, נקודות זמן, מודולריות</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פנימי - סלקציה, מודולציה ושימור מידע</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פנימי, משחקי תפקידים, תגובות זכרן ארוך טווח או</w:instrText>
      </w:r>
      <w:r w:rsidR="00785498" w:rsidRPr="0013159B">
        <w:rPr>
          <w:rFonts w:ascii="David" w:hAnsi="David" w:cs="David"/>
          <w:sz w:val="24"/>
          <w:szCs w:val="24"/>
          <w:lang w:val="en-GB"/>
        </w:rPr>
        <w:instrText xml:space="preserve"> WM.\nWM - </w:instrText>
      </w:r>
      <w:r w:rsidR="00785498" w:rsidRPr="0013159B">
        <w:rPr>
          <w:rFonts w:ascii="David" w:hAnsi="David" w:cs="David"/>
          <w:sz w:val="24"/>
          <w:szCs w:val="24"/>
          <w:rtl/>
          <w:lang w:val="en-GB"/>
        </w:rPr>
        <w:instrText>הקישור בין פנים לחוץ</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למה</w:instrText>
      </w:r>
      <w:r w:rsidR="00785498" w:rsidRPr="0013159B">
        <w:rPr>
          <w:rFonts w:ascii="David" w:hAnsi="David" w:cs="David"/>
          <w:sz w:val="24"/>
          <w:szCs w:val="24"/>
          <w:lang w:val="en-GB"/>
        </w:rPr>
        <w:instrText>? \n</w:instrText>
      </w:r>
      <w:r w:rsidR="00785498" w:rsidRPr="0013159B">
        <w:rPr>
          <w:rFonts w:ascii="David" w:hAnsi="David" w:cs="David"/>
          <w:sz w:val="24"/>
          <w:szCs w:val="24"/>
          <w:rtl/>
          <w:lang w:val="en-GB"/>
        </w:rPr>
        <w:instrText>מנגנונים נוריונליים</w:instrText>
      </w:r>
      <w:r w:rsidR="00785498" w:rsidRPr="0013159B">
        <w:rPr>
          <w:rFonts w:ascii="David" w:hAnsi="David" w:cs="David"/>
          <w:sz w:val="24"/>
          <w:szCs w:val="24"/>
          <w:lang w:val="en-GB"/>
        </w:rPr>
        <w:instrText>","title":"A Taxonomy of External and Internal Attention","type":"article-journal"},"uris":["http://www.mendeley.com/documents/?uuid=4319ca16-84f8-4960-9d24-734e9f0e99e9"]},{"id":"ITEM-2","itemData":{"DOI":"10.1016/j.neuropsychologia.2014.05.024","ISBN":"1873-3514 (Electronic)\\r0028-3932 (Linking)","ISSN":"18733514","PMID":"24912071","abstract":"Externally directed cognition (EDC) involves attending to stimuli in the external environment, whereas internally directed cognition (IDC) involves attending internally to thoughts, memories and mental imagery. To date, most studies have focused on the competition or trade-offs between these modes of cognition. However, both EDC and IDC include a variety of cognitive states that differ along multiple dimensions. These dimensions may influence the way in which EDC and IDC relate to each other. In this review, we present a novel framework that considers whether cognitive resources are oriented externally or internally, and also whether a given cognitive state involves intentional (i.e., voluntary) or spontaneous (i.e., involuntary) processing. Within this framework, we examine the conditions under which EDC and IDC are expected to either compete, or co-occur without interference. We argue that EDC and IDC are not inherently antagonistic, but when both involve higher levels of intentionality they are increasingly likely to compete, due to the capacity limitations of intentional processing. In contrast, if one or both involve spontaneous processing, EDC and IDC can co-occur with minimal interference given that involuntary processes are not subject to the same capacity constraints. A review of the brain regions implicated in EDC and IDC suggests that their neural substrates are partially segregated and partially convergent. Both EDC and IDC recruit the lateral prefrontal cortex (PFC) during intentional processing, and may therefore compete over the processes and representational space it supports. However, at lower levels of intentionality, EDC and IDC rely on largely distinct neural structures, which may enable their co-occurrence without interference. The proposal that EDC and IDC can in some cases co-occur, provides a framework for understanding the complex mental states that underlie theory of mind, creativity, the influence of self-evaluative processing on cognitive control, and memory-guided attention.","author":[{"dropping-particle":"","family":"Dixon","given":"Matthew L.","non-dropping-particle":"","parse-names":false,"suffix":""},{"dropping-particle":"","family":"Fox","given":"Kieran C.R.","non-dropping-particle":"","parse-names":false,"suffix":""},{"dropping-particle":"","family":"Christoff","given":"Kalina","non-dropping-particle":"","parse-names":false,"suffix":""}],"container-title":"Neuropsychologia","id":"ITEM-2","issued":{"date-parts":[["2014"]]},"note":"</w:instrText>
      </w:r>
      <w:r w:rsidR="00785498" w:rsidRPr="0013159B">
        <w:rPr>
          <w:rFonts w:ascii="David" w:hAnsi="David" w:cs="David"/>
          <w:sz w:val="24"/>
          <w:szCs w:val="24"/>
          <w:rtl/>
          <w:lang w:val="en-GB"/>
        </w:rPr>
        <w:instrText>קשב פנימי - מהסימוכין מתוך המאמר של יפתח - לקרוא</w:instrText>
      </w:r>
      <w:r w:rsidR="00785498" w:rsidRPr="0013159B">
        <w:rPr>
          <w:rFonts w:ascii="David" w:hAnsi="David" w:cs="David"/>
          <w:sz w:val="24"/>
          <w:szCs w:val="24"/>
          <w:lang w:val="en-GB"/>
        </w:rPr>
        <w:instrText>!!","page":"321-330","publisher":"Elsevier","title":"A framework for understanding the relationship between externally and internally directed cognition","type":"article-journal","volume":"62"},"uris":["http://www.mendeley.com/documents/?uuid=1665f8b8-797a-43da-8b35-a58f299f8228"]}],"mendeley":{"formattedCitation":"(Chun et al., 2010; Dixon et al., 2014)","plainTextFormattedCitation":"(Chun et al., 2010; Dixon et al., 2014)","previouslyFormattedCitation":"(Chun et al., 2010; Dixon et al., 2014)"},"properties":{"noteIndex":0},"schema":"https://github.com/citation-style-language/schema/raw/master/csl-citation.json"}</w:instrText>
      </w:r>
      <w:r w:rsidRPr="006A4A9B">
        <w:rPr>
          <w:rFonts w:ascii="David" w:hAnsi="David" w:cs="David"/>
          <w:sz w:val="24"/>
          <w:szCs w:val="24"/>
          <w:lang w:val="en-GB"/>
        </w:rPr>
        <w:fldChar w:fldCharType="separate"/>
      </w:r>
      <w:r w:rsidR="001E2173" w:rsidRPr="006A4A9B">
        <w:rPr>
          <w:rFonts w:ascii="David" w:hAnsi="David" w:cs="David"/>
          <w:noProof/>
          <w:sz w:val="24"/>
          <w:szCs w:val="24"/>
          <w:lang w:val="en-GB"/>
        </w:rPr>
        <w:t>(Chun et al., 2010; Dixon et al., 2014)</w:t>
      </w:r>
      <w:r w:rsidRPr="006A4A9B">
        <w:rPr>
          <w:rFonts w:ascii="David" w:hAnsi="David" w:cs="David"/>
          <w:sz w:val="24"/>
          <w:szCs w:val="24"/>
          <w:lang w:val="en-GB"/>
        </w:rPr>
        <w:fldChar w:fldCharType="end"/>
      </w:r>
      <w:r w:rsidRPr="006A4A9B">
        <w:rPr>
          <w:rFonts w:ascii="David" w:hAnsi="David" w:cs="David"/>
          <w:sz w:val="24"/>
          <w:szCs w:val="24"/>
          <w:lang w:val="en-GB"/>
        </w:rPr>
        <w:t xml:space="preserve">. </w:t>
      </w:r>
      <w:del w:id="345" w:author="0mer dar" w:date="2020-02-27T15:29:00Z">
        <w:r w:rsidRPr="006A4A9B" w:rsidDel="00415765">
          <w:rPr>
            <w:rFonts w:ascii="David" w:hAnsi="David" w:cs="David"/>
            <w:sz w:val="24"/>
            <w:szCs w:val="24"/>
            <w:lang w:val="en-GB"/>
          </w:rPr>
          <w:delText xml:space="preserve">Despite being </w:delText>
        </w:r>
      </w:del>
      <w:del w:id="346" w:author="0mer dar" w:date="2020-02-10T09:47:00Z">
        <w:r w:rsidRPr="006A4A9B" w:rsidDel="00BC44D1">
          <w:rPr>
            <w:rFonts w:ascii="David" w:hAnsi="David" w:cs="David"/>
            <w:sz w:val="24"/>
            <w:szCs w:val="24"/>
            <w:lang w:val="en-GB"/>
          </w:rPr>
          <w:delText xml:space="preserve"> </w:delText>
        </w:r>
      </w:del>
      <w:del w:id="347" w:author="0mer dar" w:date="2020-02-27T15:29:00Z">
        <w:r w:rsidRPr="0013159B" w:rsidDel="00415765">
          <w:rPr>
            <w:rFonts w:ascii="David" w:hAnsi="David" w:cs="David"/>
            <w:sz w:val="24"/>
            <w:szCs w:val="24"/>
            <w:lang w:val="en-GB"/>
          </w:rPr>
          <w:delText xml:space="preserve">sensory-perceptually mediated, attentional processing of bodily objects has also been conceptualized as a form of </w:delText>
        </w:r>
        <w:r w:rsidRPr="0013159B" w:rsidDel="00415765">
          <w:rPr>
            <w:rFonts w:ascii="David" w:hAnsi="David" w:cs="David"/>
            <w:i/>
            <w:iCs/>
            <w:sz w:val="24"/>
            <w:szCs w:val="24"/>
            <w:lang w:val="en-GB"/>
          </w:rPr>
          <w:delText>internally directed cognition (IDC)</w:delText>
        </w:r>
        <w:r w:rsidRPr="0013159B" w:rsidDel="00415765">
          <w:rPr>
            <w:rFonts w:ascii="David" w:hAnsi="David" w:cs="David"/>
            <w:b/>
            <w:bCs/>
            <w:sz w:val="24"/>
            <w:szCs w:val="24"/>
            <w:lang w:val="en-GB"/>
          </w:rPr>
          <w:delText xml:space="preserve"> </w:delText>
        </w:r>
        <w:r w:rsidRPr="0013159B" w:rsidDel="00415765">
          <w:rPr>
            <w:rFonts w:ascii="David" w:hAnsi="David" w:cs="David"/>
            <w:sz w:val="24"/>
            <w:szCs w:val="24"/>
            <w:lang w:val="en-GB"/>
          </w:rPr>
          <w:delText xml:space="preserve">- much like attentional processing of  mental objects </w:delText>
        </w:r>
        <w:r w:rsidRPr="006A4A9B" w:rsidDel="00415765">
          <w:rPr>
            <w:rFonts w:ascii="David" w:hAnsi="David" w:cs="David"/>
            <w:sz w:val="24"/>
            <w:szCs w:val="24"/>
            <w:lang w:val="en-GB"/>
          </w:rPr>
          <w:fldChar w:fldCharType="begin" w:fldLock="1"/>
        </w:r>
        <w:r w:rsidR="00785498" w:rsidRPr="006A4A9B" w:rsidDel="00415765">
          <w:rPr>
            <w:rFonts w:ascii="David" w:hAnsi="David" w:cs="David"/>
            <w:sz w:val="24"/>
            <w:szCs w:val="24"/>
            <w:lang w:val="en-GB"/>
          </w:rPr>
          <w:delInstrText xml:space="preserve">ADDIN CSL_CITATION {"citationItems":[{"id":"ITEM-1","itemData":{"DOI":"10.1016/j.neuropsychologia.2014.05.024","ISBN":"1873-3514 (Electronic)\\r0028-3932 (Linking)","ISSN":"18733514","PMID":"24912071","abstract":"Externally directed cognition (EDC) involves attending to stimuli in the external environment, </w:delInstrText>
        </w:r>
        <w:r w:rsidR="00785498" w:rsidRPr="0013159B" w:rsidDel="00415765">
          <w:rPr>
            <w:rFonts w:ascii="David" w:hAnsi="David" w:cs="David"/>
            <w:sz w:val="24"/>
            <w:szCs w:val="24"/>
            <w:lang w:val="en-GB"/>
          </w:rPr>
          <w:delInstrText>whereas internally directed cognition (IDC) involves attending internally to thoughts, memories and mental imagery. To date, most studies have focused on the competition or trade-offs between these modes of cognition. However, both EDC and IDC include a variety of cognitive states that differ along multiple dimensions. These dimensions may influence the way in which EDC and IDC relate to each other. In this review, we present a novel framework that considers whether cognitive resources are oriented externally or internally, and also whether a given cognitive state involves intentional (i.e., voluntary) or spontaneous (i.e., involuntary) processing. Within this framework, we examine the conditions under which EDC and IDC are expected to either compete, or co-occur without interference. We argue that EDC and IDC are not inherently antagonistic, but when both involve higher levels of intentionality they are increasingly likely to compete, due to the capacity limitations of intentional processing. In contrast, if one or both involve spontaneous processing, EDC and IDC can co-occur with minimal interference given that involuntary processes are not subject to the same capacity constraints. A review of the brain regions implicated in EDC and IDC suggests that their neural substrates are partially segregated and partially convergent. Both EDC and IDC recruit the lateral prefrontal cortex (PFC) during intentional processing, and may therefore compete over the processes and representational space it supports. However, at lower levels of intentionality, EDC and IDC rely on largely distinct neural structures, which may enable their co-occurrence without interference. The proposal that EDC and IDC can in some cases co-occur, provides a framework for understanding the complex mental states that underlie theory of mind, creativity, the influence of self-evaluative processing on cognitive control, and memory-guided attention.","author":[{"dropping-particle":"","family":"Dixon","given":"Matthew L.","non-dropping-particle":"","parse-names":false,"suffix":""},{"dropping-particle":"","family":"Fox","given":"Kieran C.R.","non-dropping-particle":"","parse-names":false,"suffix":""},{"dropping-particle":"","family":"Christoff","given":"Kalina","non-dropping-particle":"","parse-names":false,"suffix":""}],"container-title":"Neuropsychologia","id":"ITEM-1","issued":{"date-parts":[["2014"]]},"note":"</w:delInstrText>
        </w:r>
        <w:r w:rsidR="00785498" w:rsidRPr="0013159B" w:rsidDel="00415765">
          <w:rPr>
            <w:rFonts w:ascii="David" w:hAnsi="David" w:cs="David"/>
            <w:sz w:val="24"/>
            <w:szCs w:val="24"/>
            <w:rtl/>
            <w:lang w:val="en-GB"/>
          </w:rPr>
          <w:delInstrText>קשב פנימי - מהסימוכין מתוך המאמר של יפתח - לקרוא</w:delInstrText>
        </w:r>
        <w:r w:rsidR="00785498" w:rsidRPr="0013159B" w:rsidDel="00415765">
          <w:rPr>
            <w:rFonts w:ascii="David" w:hAnsi="David" w:cs="David"/>
            <w:sz w:val="24"/>
            <w:szCs w:val="24"/>
            <w:lang w:val="en-GB"/>
          </w:rPr>
          <w:delInstrText>!!","page":"321-330","publisher":"Elsevier","title":"A framework for understanding the relationship between externally and internally directed cognition","type":"article-journal","volume":"62"},"uris":["http://www.mendeley.com/documents/?uuid=1665f8b8-797a-43da-8b35-a58f299f8228"]}],"mendeley":{"formattedCitation":"(Dixon et al., 2014)","plainTextFormattedCitation":"(Dixon et al., 2014)","previouslyFormattedCitation":"(Dixon et al., 2014)"},"properties":{"noteIndex":0},"schema":"https://github.com/citation-style-language/schema/raw/master/csl-citation.json"}</w:delInstrText>
        </w:r>
        <w:r w:rsidRPr="006A4A9B" w:rsidDel="00415765">
          <w:rPr>
            <w:rFonts w:ascii="David" w:hAnsi="David" w:cs="David"/>
            <w:sz w:val="24"/>
            <w:szCs w:val="24"/>
            <w:lang w:val="en-GB"/>
          </w:rPr>
          <w:fldChar w:fldCharType="separate"/>
        </w:r>
        <w:r w:rsidR="001E2173" w:rsidRPr="006A4A9B" w:rsidDel="00415765">
          <w:rPr>
            <w:rFonts w:ascii="David" w:hAnsi="David" w:cs="David"/>
            <w:noProof/>
            <w:sz w:val="24"/>
            <w:szCs w:val="24"/>
            <w:lang w:val="en-GB"/>
          </w:rPr>
          <w:delText>(Dixon et al., 2014)</w:delText>
        </w:r>
        <w:r w:rsidRPr="006A4A9B" w:rsidDel="00415765">
          <w:rPr>
            <w:rFonts w:ascii="David" w:hAnsi="David" w:cs="David"/>
            <w:sz w:val="24"/>
            <w:szCs w:val="24"/>
            <w:lang w:val="en-GB"/>
          </w:rPr>
          <w:fldChar w:fldCharType="end"/>
        </w:r>
        <w:r w:rsidRPr="006A4A9B" w:rsidDel="00415765">
          <w:rPr>
            <w:rFonts w:ascii="David" w:hAnsi="David" w:cs="David"/>
            <w:sz w:val="24"/>
            <w:szCs w:val="24"/>
            <w:lang w:val="en-GB"/>
          </w:rPr>
          <w:delText xml:space="preserve">. This perspective differs from the internal-external attention framework reviewed above (see section 5, </w:delText>
        </w:r>
        <w:r w:rsidRPr="006A4A9B" w:rsidDel="00415765">
          <w:rPr>
            <w:rFonts w:ascii="David" w:hAnsi="David" w:cs="David"/>
            <w:sz w:val="24"/>
            <w:szCs w:val="24"/>
            <w:lang w:val="en-GB"/>
          </w:rPr>
          <w:fldChar w:fldCharType="begin" w:fldLock="1"/>
        </w:r>
        <w:r w:rsidR="00785498" w:rsidRPr="006A4A9B" w:rsidDel="00415765">
          <w:rPr>
            <w:rFonts w:ascii="David" w:hAnsi="David" w:cs="David"/>
            <w:sz w:val="24"/>
            <w:szCs w:val="24"/>
            <w:lang w:val="en-GB"/>
          </w:rPr>
          <w:delInstrText xml:space="preserve">ADDIN CSL_CITATION {"citationItems":[{"id":"ITEM-1","itemData":{"DOI":"10.1146/annurev.psych.093008.100427","ISBN":"1545-2085 (Electronic)\\n0066-4308 (Linking)","ISSN":"0066-4308","PMID":"19575619","abstract":"Attention is a core property of all perceptual and cognitive operations. </w:delInstrText>
        </w:r>
        <w:r w:rsidR="00785498" w:rsidRPr="0013159B" w:rsidDel="00415765">
          <w:rPr>
            <w:rFonts w:ascii="David" w:hAnsi="David" w:cs="David"/>
            <w:sz w:val="24"/>
            <w:szCs w:val="24"/>
            <w:lang w:val="en-GB"/>
          </w:rPr>
          <w:delInstrText>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 — 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B.","non-dropping-particle":"","parse-names":false,"suffix":""}],"container-title":"Ssrn","id":"ITEM-1","issued":{"date-parts":[["2010"]]},"note":"</w:delInstrText>
        </w:r>
        <w:r w:rsidR="00785498" w:rsidRPr="0013159B" w:rsidDel="00415765">
          <w:rPr>
            <w:rFonts w:ascii="David" w:hAnsi="David" w:cs="David"/>
            <w:sz w:val="24"/>
            <w:szCs w:val="24"/>
            <w:rtl/>
            <w:lang w:val="en-GB"/>
          </w:rPr>
          <w:delInstrText>מהסימוכין של יפתח - צ'ון</w:delInstrText>
        </w:r>
        <w:r w:rsidR="00785498" w:rsidRPr="0013159B" w:rsidDel="00415765">
          <w:rPr>
            <w:rFonts w:ascii="David" w:hAnsi="David" w:cs="David"/>
            <w:sz w:val="24"/>
            <w:szCs w:val="24"/>
            <w:lang w:val="en-GB"/>
          </w:rPr>
          <w:delInstrText>\n</w:delInstrText>
        </w:r>
        <w:r w:rsidR="00785498" w:rsidRPr="0013159B" w:rsidDel="00415765">
          <w:rPr>
            <w:rFonts w:ascii="David" w:hAnsi="David" w:cs="David"/>
            <w:sz w:val="24"/>
            <w:szCs w:val="24"/>
            <w:rtl/>
            <w:lang w:val="en-GB"/>
          </w:rPr>
          <w:delInstrText>טקסומוניה של קשב חיצוני ופנימי</w:delInstrText>
        </w:r>
        <w:r w:rsidR="00785498" w:rsidRPr="0013159B" w:rsidDel="00415765">
          <w:rPr>
            <w:rFonts w:ascii="David" w:hAnsi="David" w:cs="David"/>
            <w:sz w:val="24"/>
            <w:szCs w:val="24"/>
            <w:lang w:val="en-GB"/>
          </w:rPr>
          <w:delInstrText xml:space="preserve"> \n2011\n</w:delInstrText>
        </w:r>
        <w:r w:rsidR="00785498" w:rsidRPr="0013159B" w:rsidDel="00415765">
          <w:rPr>
            <w:rFonts w:ascii="David" w:hAnsi="David" w:cs="David"/>
            <w:sz w:val="24"/>
            <w:szCs w:val="24"/>
            <w:rtl/>
            <w:lang w:val="en-GB"/>
          </w:rPr>
          <w:delInstrText>קשב - קבולת מוגבלת, סלקציה, מודולציה והשהיית פוקוס על מידע רלבנטי להתנהגות</w:delInstrText>
        </w:r>
        <w:r w:rsidR="00785498" w:rsidRPr="0013159B" w:rsidDel="00415765">
          <w:rPr>
            <w:rFonts w:ascii="David" w:hAnsi="David" w:cs="David"/>
            <w:sz w:val="24"/>
            <w:szCs w:val="24"/>
            <w:lang w:val="en-GB"/>
          </w:rPr>
          <w:delInstrText>.\n</w:delInstrText>
        </w:r>
        <w:r w:rsidR="00785498" w:rsidRPr="0013159B" w:rsidDel="00415765">
          <w:rPr>
            <w:rFonts w:ascii="David" w:hAnsi="David" w:cs="David"/>
            <w:sz w:val="24"/>
            <w:szCs w:val="24"/>
            <w:rtl/>
            <w:lang w:val="en-GB"/>
          </w:rPr>
          <w:delInstrText>טקסונומיה המתבססת על המטרות אליהן מוכוון הקשב, המבחינה בין גירוי חיצוני לפנימי</w:delInstrText>
        </w:r>
        <w:r w:rsidR="00785498" w:rsidRPr="0013159B" w:rsidDel="00415765">
          <w:rPr>
            <w:rFonts w:ascii="David" w:hAnsi="David" w:cs="David"/>
            <w:sz w:val="24"/>
            <w:szCs w:val="24"/>
            <w:lang w:val="en-GB"/>
          </w:rPr>
          <w:delInstrText>.\n</w:delInstrText>
        </w:r>
        <w:r w:rsidR="00785498" w:rsidRPr="0013159B" w:rsidDel="00415765">
          <w:rPr>
            <w:rFonts w:ascii="David" w:hAnsi="David" w:cs="David"/>
            <w:sz w:val="24"/>
            <w:szCs w:val="24"/>
            <w:rtl/>
            <w:lang w:val="en-GB"/>
          </w:rPr>
          <w:delInstrText>חיצוני - מידע סנסורי, מקומות במרחב, נקודות זמן, מודולריות</w:delInstrText>
        </w:r>
        <w:r w:rsidR="00785498" w:rsidRPr="0013159B" w:rsidDel="00415765">
          <w:rPr>
            <w:rFonts w:ascii="David" w:hAnsi="David" w:cs="David"/>
            <w:sz w:val="24"/>
            <w:szCs w:val="24"/>
            <w:lang w:val="en-GB"/>
          </w:rPr>
          <w:delInstrText>.?\n</w:delInstrText>
        </w:r>
        <w:r w:rsidR="00785498" w:rsidRPr="0013159B" w:rsidDel="00415765">
          <w:rPr>
            <w:rFonts w:ascii="David" w:hAnsi="David" w:cs="David"/>
            <w:sz w:val="24"/>
            <w:szCs w:val="24"/>
            <w:rtl/>
            <w:lang w:val="en-GB"/>
          </w:rPr>
          <w:delInstrText>פנימי - סלקציה, מודולציה ושימור מידע</w:delInstrText>
        </w:r>
        <w:r w:rsidR="00785498" w:rsidRPr="0013159B" w:rsidDel="00415765">
          <w:rPr>
            <w:rFonts w:ascii="David" w:hAnsi="David" w:cs="David"/>
            <w:sz w:val="24"/>
            <w:szCs w:val="24"/>
            <w:lang w:val="en-GB"/>
          </w:rPr>
          <w:delInstrText xml:space="preserve"> </w:delInstrText>
        </w:r>
        <w:r w:rsidR="00785498" w:rsidRPr="0013159B" w:rsidDel="00415765">
          <w:rPr>
            <w:rFonts w:ascii="David" w:hAnsi="David" w:cs="David"/>
            <w:sz w:val="24"/>
            <w:szCs w:val="24"/>
            <w:rtl/>
            <w:lang w:val="en-GB"/>
          </w:rPr>
          <w:delInstrText>פנימי, משחקי תפקידים, תגובות זכרן ארוך טווח או</w:delInstrText>
        </w:r>
        <w:r w:rsidR="00785498" w:rsidRPr="0013159B" w:rsidDel="00415765">
          <w:rPr>
            <w:rFonts w:ascii="David" w:hAnsi="David" w:cs="David"/>
            <w:sz w:val="24"/>
            <w:szCs w:val="24"/>
            <w:lang w:val="en-GB"/>
          </w:rPr>
          <w:delInstrText xml:space="preserve"> WM.\nWM - </w:delInstrText>
        </w:r>
        <w:r w:rsidR="00785498" w:rsidRPr="0013159B" w:rsidDel="00415765">
          <w:rPr>
            <w:rFonts w:ascii="David" w:hAnsi="David" w:cs="David"/>
            <w:sz w:val="24"/>
            <w:szCs w:val="24"/>
            <w:rtl/>
            <w:lang w:val="en-GB"/>
          </w:rPr>
          <w:delInstrText>הקישור בין פנים לחוץ</w:delInstrText>
        </w:r>
        <w:r w:rsidR="00785498" w:rsidRPr="0013159B" w:rsidDel="00415765">
          <w:rPr>
            <w:rFonts w:ascii="David" w:hAnsi="David" w:cs="David"/>
            <w:sz w:val="24"/>
            <w:szCs w:val="24"/>
            <w:lang w:val="en-GB"/>
          </w:rPr>
          <w:delInstrText xml:space="preserve"> \n</w:delInstrText>
        </w:r>
        <w:r w:rsidR="00785498" w:rsidRPr="0013159B" w:rsidDel="00415765">
          <w:rPr>
            <w:rFonts w:ascii="David" w:hAnsi="David" w:cs="David"/>
            <w:sz w:val="24"/>
            <w:szCs w:val="24"/>
            <w:rtl/>
            <w:lang w:val="en-GB"/>
          </w:rPr>
          <w:delInstrText>למה</w:delInstrText>
        </w:r>
        <w:r w:rsidR="00785498" w:rsidRPr="0013159B" w:rsidDel="00415765">
          <w:rPr>
            <w:rFonts w:ascii="David" w:hAnsi="David" w:cs="David"/>
            <w:sz w:val="24"/>
            <w:szCs w:val="24"/>
            <w:lang w:val="en-GB"/>
          </w:rPr>
          <w:delInstrText>? \n</w:delInstrText>
        </w:r>
        <w:r w:rsidR="00785498" w:rsidRPr="0013159B" w:rsidDel="00415765">
          <w:rPr>
            <w:rFonts w:ascii="David" w:hAnsi="David" w:cs="David"/>
            <w:sz w:val="24"/>
            <w:szCs w:val="24"/>
            <w:rtl/>
            <w:lang w:val="en-GB"/>
          </w:rPr>
          <w:delInstrText>מנגנונים נוריונליים</w:delInstrText>
        </w:r>
        <w:r w:rsidR="00785498" w:rsidRPr="0013159B" w:rsidDel="00415765">
          <w:rPr>
            <w:rFonts w:ascii="David" w:hAnsi="David" w:cs="David"/>
            <w:sz w:val="24"/>
            <w:szCs w:val="24"/>
            <w:lang w:val="en-GB"/>
          </w:rPr>
          <w:delInstrText>","title":"A Taxonomy of External and Internal Attention","type":"article-journal"},"uris":["http://www.mendeley.com/documents/?uuid=4319ca16-84f8-4960-9d24-734e9f0e99e9"]}],"mendeley":{"formattedCitation":"(Chun et al., 2010)","plainTextFormattedCitation":"(Chun et al., 2010)","previouslyFormattedCitation":"(Chun et al., 2010)"},"properties":{"noteIndex":0},"schema":"https://github.com/citation-style-language/schema/raw/master/csl-citation.json"}</w:delInstrText>
        </w:r>
        <w:r w:rsidRPr="006A4A9B" w:rsidDel="00415765">
          <w:rPr>
            <w:rFonts w:ascii="David" w:hAnsi="David" w:cs="David"/>
            <w:sz w:val="24"/>
            <w:szCs w:val="24"/>
            <w:lang w:val="en-GB"/>
          </w:rPr>
          <w:fldChar w:fldCharType="separate"/>
        </w:r>
        <w:r w:rsidR="001E2173" w:rsidRPr="006A4A9B" w:rsidDel="00415765">
          <w:rPr>
            <w:rFonts w:ascii="David" w:hAnsi="David" w:cs="David"/>
            <w:noProof/>
            <w:sz w:val="24"/>
            <w:szCs w:val="24"/>
            <w:lang w:val="en-GB"/>
          </w:rPr>
          <w:delText>(Chun et al., 2010)</w:delText>
        </w:r>
        <w:r w:rsidRPr="006A4A9B" w:rsidDel="00415765">
          <w:rPr>
            <w:rFonts w:ascii="David" w:hAnsi="David" w:cs="David"/>
            <w:sz w:val="24"/>
            <w:szCs w:val="24"/>
            <w:lang w:val="en-GB"/>
          </w:rPr>
          <w:fldChar w:fldCharType="end"/>
        </w:r>
      </w:del>
      <w:del w:id="348" w:author="0mer dar" w:date="2020-01-03T18:51:00Z">
        <w:r w:rsidRPr="006A4A9B" w:rsidDel="00632658">
          <w:rPr>
            <w:rFonts w:ascii="David" w:hAnsi="David" w:cs="David"/>
            <w:sz w:val="24"/>
            <w:szCs w:val="24"/>
            <w:lang w:val="en-GB"/>
          </w:rPr>
          <w:delText>)</w:delText>
        </w:r>
      </w:del>
      <w:del w:id="349" w:author="0mer dar" w:date="2020-02-27T15:29:00Z">
        <w:r w:rsidRPr="006A4A9B" w:rsidDel="00415765">
          <w:rPr>
            <w:rFonts w:ascii="David" w:hAnsi="David" w:cs="David"/>
            <w:sz w:val="24"/>
            <w:szCs w:val="24"/>
            <w:lang w:val="en-GB"/>
          </w:rPr>
          <w:delText xml:space="preserve"> wherein attention to bodily objects is </w:delText>
        </w:r>
        <w:r w:rsidRPr="006A4A9B" w:rsidDel="00415765">
          <w:rPr>
            <w:rFonts w:ascii="David" w:hAnsi="David" w:cs="David"/>
            <w:sz w:val="24"/>
            <w:szCs w:val="24"/>
          </w:rPr>
          <w:delText xml:space="preserve">not </w:delText>
        </w:r>
        <w:r w:rsidRPr="0013159B" w:rsidDel="00415765">
          <w:rPr>
            <w:rFonts w:ascii="David" w:hAnsi="David" w:cs="David"/>
            <w:sz w:val="24"/>
            <w:szCs w:val="24"/>
            <w:lang w:val="en-GB"/>
          </w:rPr>
          <w:delText xml:space="preserve">conceptualized as a form of internal attention. </w:delText>
        </w:r>
      </w:del>
      <w:r w:rsidRPr="0013159B">
        <w:rPr>
          <w:rFonts w:ascii="David" w:hAnsi="David" w:cs="David"/>
          <w:sz w:val="24"/>
          <w:szCs w:val="24"/>
          <w:lang w:val="en-GB"/>
        </w:rPr>
        <w:t xml:space="preserve">Without seeking to reconcile this debate, we focus on </w:t>
      </w:r>
      <w:del w:id="350" w:author="0mer dar" w:date="2020-02-27T15:31:00Z">
        <w:r w:rsidRPr="0013159B" w:rsidDel="00415765">
          <w:rPr>
            <w:rFonts w:ascii="David" w:hAnsi="David" w:cs="David"/>
            <w:sz w:val="24"/>
            <w:szCs w:val="24"/>
            <w:lang w:val="en-GB"/>
          </w:rPr>
          <w:delText xml:space="preserve">the importance of </w:delText>
        </w:r>
      </w:del>
      <w:r w:rsidRPr="0013159B">
        <w:rPr>
          <w:rFonts w:ascii="David" w:hAnsi="David" w:cs="David"/>
          <w:sz w:val="24"/>
          <w:szCs w:val="24"/>
          <w:lang w:val="en-GB"/>
        </w:rPr>
        <w:t>attention to internal objects of experience</w:t>
      </w:r>
      <w:del w:id="351" w:author="0mer dar" w:date="2020-02-27T15:30:00Z">
        <w:r w:rsidRPr="0013159B" w:rsidDel="00415765">
          <w:rPr>
            <w:rFonts w:ascii="David" w:hAnsi="David" w:cs="David"/>
            <w:sz w:val="24"/>
            <w:szCs w:val="24"/>
            <w:lang w:val="en-GB"/>
          </w:rPr>
          <w:delText xml:space="preserve"> in MMT</w:delText>
        </w:r>
      </w:del>
      <w:r w:rsidRPr="0013159B">
        <w:rPr>
          <w:rFonts w:ascii="David" w:hAnsi="David" w:cs="David"/>
          <w:sz w:val="24"/>
          <w:szCs w:val="24"/>
          <w:lang w:val="en-GB"/>
        </w:rPr>
        <w:t xml:space="preserve">, including bodily </w:t>
      </w:r>
      <w:ins w:id="352" w:author="0mer dar" w:date="2020-02-27T15:34:00Z">
        <w:r w:rsidR="00415765" w:rsidRPr="0013159B">
          <w:rPr>
            <w:rFonts w:ascii="David" w:hAnsi="David" w:cs="David"/>
            <w:sz w:val="24"/>
            <w:szCs w:val="24"/>
            <w:lang w:val="en-GB"/>
          </w:rPr>
          <w:t>sensations</w:t>
        </w:r>
      </w:ins>
      <w:del w:id="353" w:author="0mer dar" w:date="2020-02-27T15:34:00Z">
        <w:r w:rsidRPr="0013159B" w:rsidDel="00415765">
          <w:rPr>
            <w:rFonts w:ascii="David" w:hAnsi="David" w:cs="David"/>
            <w:sz w:val="24"/>
            <w:szCs w:val="24"/>
            <w:lang w:val="en-GB"/>
          </w:rPr>
          <w:delText>objects</w:delText>
        </w:r>
      </w:del>
      <w:ins w:id="354" w:author="0mer dar" w:date="2020-02-27T15:30:00Z">
        <w:r w:rsidR="00415765" w:rsidRPr="0013159B">
          <w:rPr>
            <w:rFonts w:ascii="David" w:hAnsi="David" w:cs="David"/>
            <w:sz w:val="24"/>
            <w:szCs w:val="24"/>
            <w:lang w:val="en-GB"/>
          </w:rPr>
          <w:t>, since th</w:t>
        </w:r>
      </w:ins>
      <w:ins w:id="355" w:author="0mer dar" w:date="2020-02-27T15:32:00Z">
        <w:r w:rsidR="00415765" w:rsidRPr="0013159B">
          <w:rPr>
            <w:rFonts w:ascii="David" w:hAnsi="David" w:cs="David"/>
            <w:sz w:val="24"/>
            <w:szCs w:val="24"/>
            <w:lang w:val="en-GB"/>
          </w:rPr>
          <w:t>ey are</w:t>
        </w:r>
      </w:ins>
      <w:ins w:id="356" w:author="0mer dar" w:date="2020-02-27T15:30:00Z">
        <w:r w:rsidR="00415765" w:rsidRPr="0013159B">
          <w:rPr>
            <w:rFonts w:ascii="David" w:hAnsi="David" w:cs="David"/>
            <w:sz w:val="24"/>
            <w:szCs w:val="24"/>
            <w:lang w:val="en-GB"/>
          </w:rPr>
          <w:t xml:space="preserve"> the primary object</w:t>
        </w:r>
      </w:ins>
      <w:ins w:id="357" w:author="0mer dar" w:date="2020-02-27T15:32:00Z">
        <w:r w:rsidR="00415765" w:rsidRPr="0013159B">
          <w:rPr>
            <w:rFonts w:ascii="David" w:hAnsi="David" w:cs="David"/>
            <w:sz w:val="24"/>
            <w:szCs w:val="24"/>
            <w:lang w:val="en-GB"/>
          </w:rPr>
          <w:t>s</w:t>
        </w:r>
      </w:ins>
      <w:ins w:id="358" w:author="0mer dar" w:date="2020-02-27T15:30:00Z">
        <w:r w:rsidR="00415765" w:rsidRPr="0013159B">
          <w:rPr>
            <w:rFonts w:ascii="David" w:hAnsi="David" w:cs="David"/>
            <w:sz w:val="24"/>
            <w:szCs w:val="24"/>
            <w:lang w:val="en-GB"/>
          </w:rPr>
          <w:t xml:space="preserve"> of attention </w:t>
        </w:r>
      </w:ins>
      <w:ins w:id="359" w:author="0mer dar" w:date="2020-02-27T15:31:00Z">
        <w:r w:rsidR="00415765" w:rsidRPr="0013159B">
          <w:rPr>
            <w:rFonts w:ascii="David" w:hAnsi="David" w:cs="David"/>
            <w:sz w:val="24"/>
            <w:szCs w:val="24"/>
            <w:lang w:val="en-GB"/>
          </w:rPr>
          <w:t>when practicing</w:t>
        </w:r>
      </w:ins>
      <w:ins w:id="360" w:author="0mer dar" w:date="2020-02-27T15:30:00Z">
        <w:r w:rsidR="00415765" w:rsidRPr="0013159B">
          <w:rPr>
            <w:rFonts w:ascii="David" w:hAnsi="David" w:cs="David"/>
            <w:sz w:val="24"/>
            <w:szCs w:val="24"/>
            <w:lang w:val="en-GB"/>
          </w:rPr>
          <w:t xml:space="preserve"> MMT</w:t>
        </w:r>
      </w:ins>
      <w:r w:rsidRPr="0013159B">
        <w:rPr>
          <w:rFonts w:ascii="David" w:hAnsi="David" w:cs="David"/>
          <w:sz w:val="24"/>
          <w:szCs w:val="24"/>
          <w:lang w:val="en-GB"/>
        </w:rPr>
        <w:t xml:space="preserve"> (</w:t>
      </w:r>
      <w:proofErr w:type="spellStart"/>
      <w:r w:rsidRPr="0013159B">
        <w:rPr>
          <w:rFonts w:ascii="David" w:hAnsi="David" w:cs="David"/>
          <w:sz w:val="24"/>
          <w:szCs w:val="24"/>
          <w:lang w:val="en-GB"/>
        </w:rPr>
        <w:t>Hadash</w:t>
      </w:r>
      <w:proofErr w:type="spellEnd"/>
      <w:r w:rsidRPr="0013159B">
        <w:rPr>
          <w:rFonts w:ascii="David" w:hAnsi="David" w:cs="David"/>
          <w:sz w:val="24"/>
          <w:szCs w:val="24"/>
          <w:lang w:val="en-GB"/>
        </w:rPr>
        <w:t xml:space="preserve"> &amp; Bernstein, </w:t>
      </w:r>
      <w:commentRangeStart w:id="361"/>
      <w:commentRangeStart w:id="362"/>
      <w:r w:rsidRPr="0013159B">
        <w:rPr>
          <w:rFonts w:ascii="David" w:hAnsi="David" w:cs="David"/>
          <w:sz w:val="24"/>
          <w:szCs w:val="24"/>
          <w:lang w:val="en-GB"/>
        </w:rPr>
        <w:t>2019</w:t>
      </w:r>
      <w:commentRangeEnd w:id="361"/>
      <w:r w:rsidRPr="0013159B">
        <w:rPr>
          <w:rStyle w:val="CommentReference"/>
          <w:rFonts w:ascii="David" w:hAnsi="David" w:cs="David"/>
          <w:rPrChange w:id="363" w:author="0mer dar" w:date="2020-03-08T20:10:00Z">
            <w:rPr>
              <w:rStyle w:val="CommentReference"/>
            </w:rPr>
          </w:rPrChange>
        </w:rPr>
        <w:commentReference w:id="361"/>
      </w:r>
      <w:commentRangeEnd w:id="362"/>
      <w:r w:rsidRPr="0013159B">
        <w:rPr>
          <w:rStyle w:val="CommentReference"/>
          <w:rFonts w:ascii="David" w:hAnsi="David" w:cs="David"/>
          <w:rtl/>
          <w:rPrChange w:id="364" w:author="0mer dar" w:date="2020-03-08T20:10:00Z">
            <w:rPr>
              <w:rStyle w:val="CommentReference"/>
              <w:rtl/>
            </w:rPr>
          </w:rPrChange>
        </w:rPr>
        <w:commentReference w:id="362"/>
      </w:r>
      <w:r w:rsidRPr="006A4A9B">
        <w:rPr>
          <w:rFonts w:ascii="David" w:hAnsi="David" w:cs="David"/>
          <w:sz w:val="24"/>
          <w:szCs w:val="24"/>
          <w:lang w:val="en-GB"/>
        </w:rPr>
        <w:t>)</w:t>
      </w:r>
      <w:del w:id="365" w:author="0mer dar" w:date="2020-02-27T15:35:00Z">
        <w:r w:rsidRPr="006A4A9B" w:rsidDel="00A71D73">
          <w:rPr>
            <w:rFonts w:ascii="David" w:hAnsi="David" w:cs="David"/>
            <w:sz w:val="24"/>
            <w:szCs w:val="24"/>
            <w:lang w:val="en-GB"/>
          </w:rPr>
          <w:delText xml:space="preserve"> </w:delText>
        </w:r>
      </w:del>
      <w:ins w:id="366" w:author="0mer dar" w:date="2020-01-03T19:45:00Z">
        <w:r w:rsidRPr="006A4A9B">
          <w:rPr>
            <w:rFonts w:ascii="David" w:hAnsi="David" w:cs="David"/>
            <w:sz w:val="24"/>
            <w:szCs w:val="24"/>
            <w:lang w:val="en-GB"/>
          </w:rPr>
          <w:t>.</w:t>
        </w:r>
      </w:ins>
      <w:bookmarkStart w:id="367" w:name="_Hlk23011209"/>
    </w:p>
    <w:p w14:paraId="05845777" w14:textId="7139EAF8" w:rsidR="007A122E" w:rsidRPr="006A4A9B" w:rsidRDefault="00A71D73" w:rsidP="00A71D73">
      <w:pPr>
        <w:spacing w:after="0"/>
        <w:ind w:firstLine="720"/>
        <w:rPr>
          <w:ins w:id="368" w:author="0mer dar" w:date="2020-02-27T15:46:00Z"/>
          <w:rFonts w:ascii="David" w:hAnsi="David" w:cs="David"/>
          <w:sz w:val="24"/>
          <w:szCs w:val="24"/>
        </w:rPr>
      </w:pPr>
      <w:ins w:id="369" w:author="0mer dar" w:date="2020-02-27T15:35:00Z">
        <w:r w:rsidRPr="0013159B">
          <w:rPr>
            <w:rFonts w:ascii="David" w:hAnsi="David" w:cs="David"/>
            <w:sz w:val="24"/>
            <w:szCs w:val="24"/>
          </w:rPr>
          <w:t>In recent years, there has been a growing interest</w:t>
        </w:r>
      </w:ins>
      <w:ins w:id="370" w:author="0mer dar" w:date="2020-02-27T15:36:00Z">
        <w:r w:rsidRPr="0013159B">
          <w:rPr>
            <w:rFonts w:ascii="David" w:hAnsi="David" w:cs="David"/>
            <w:sz w:val="24"/>
            <w:szCs w:val="24"/>
          </w:rPr>
          <w:t xml:space="preserve"> in study of </w:t>
        </w:r>
      </w:ins>
      <w:ins w:id="371" w:author="0mer dar" w:date="2020-02-27T15:37:00Z">
        <w:r w:rsidRPr="0013159B">
          <w:rPr>
            <w:rFonts w:ascii="David" w:hAnsi="David" w:cs="David"/>
            <w:sz w:val="24"/>
            <w:szCs w:val="24"/>
          </w:rPr>
          <w:t xml:space="preserve">bodily sensations and </w:t>
        </w:r>
      </w:ins>
      <w:ins w:id="372" w:author="0mer dar" w:date="2020-02-27T15:36:00Z">
        <w:r w:rsidRPr="0013159B">
          <w:rPr>
            <w:rFonts w:ascii="David" w:hAnsi="David" w:cs="David"/>
            <w:sz w:val="24"/>
            <w:szCs w:val="24"/>
          </w:rPr>
          <w:t xml:space="preserve">interoceptive awareness due to its relevance for understanding psychosomatic symptoms and mind-body interactions. </w:t>
        </w:r>
      </w:ins>
      <w:ins w:id="373" w:author="0mer dar" w:date="2020-02-27T15:37:00Z">
        <w:r w:rsidRPr="0013159B">
          <w:rPr>
            <w:rFonts w:ascii="David" w:hAnsi="David" w:cs="David"/>
            <w:sz w:val="24"/>
            <w:szCs w:val="24"/>
          </w:rPr>
          <w:t xml:space="preserve">Relatedly, </w:t>
        </w:r>
      </w:ins>
      <w:del w:id="374" w:author="0mer dar" w:date="2020-02-27T15:37:00Z">
        <w:r w:rsidR="007A122E" w:rsidRPr="0013159B" w:rsidDel="00A71D73">
          <w:rPr>
            <w:rStyle w:val="gt-baf-cell"/>
            <w:rFonts w:ascii="David" w:hAnsi="David" w:cs="David"/>
            <w:sz w:val="24"/>
            <w:szCs w:val="24"/>
          </w:rPr>
          <w:delText>S</w:delText>
        </w:r>
      </w:del>
      <w:ins w:id="375" w:author="0mer dar" w:date="2020-02-27T15:37:00Z">
        <w:r w:rsidRPr="0013159B">
          <w:rPr>
            <w:rStyle w:val="gt-baf-cell"/>
            <w:rFonts w:ascii="David" w:hAnsi="David" w:cs="David"/>
            <w:sz w:val="24"/>
            <w:szCs w:val="24"/>
          </w:rPr>
          <w:t>s</w:t>
        </w:r>
      </w:ins>
      <w:r w:rsidR="007A122E" w:rsidRPr="0013159B">
        <w:rPr>
          <w:rFonts w:ascii="David" w:hAnsi="David" w:cs="David"/>
          <w:sz w:val="24"/>
          <w:szCs w:val="24"/>
        </w:rPr>
        <w:t>ensations generated in the body are commonly classified as</w:t>
      </w:r>
      <w:del w:id="376" w:author="0mer dar" w:date="2020-02-03T14:54:00Z">
        <w:r w:rsidR="007A122E" w:rsidRPr="0013159B" w:rsidDel="007248EC">
          <w:rPr>
            <w:rFonts w:ascii="David" w:hAnsi="David" w:cs="David"/>
            <w:sz w:val="24"/>
            <w:szCs w:val="24"/>
          </w:rPr>
          <w:delText xml:space="preserve"> </w:delText>
        </w:r>
      </w:del>
      <w:ins w:id="377" w:author="0mer dar" w:date="2020-02-03T14:54:00Z">
        <w:r w:rsidR="007A122E" w:rsidRPr="0013159B">
          <w:rPr>
            <w:rFonts w:ascii="David" w:hAnsi="David" w:cs="David"/>
            <w:sz w:val="24"/>
            <w:szCs w:val="24"/>
          </w:rPr>
          <w:t xml:space="preserve"> </w:t>
        </w:r>
      </w:ins>
      <w:r w:rsidR="007A122E" w:rsidRPr="0013159B">
        <w:rPr>
          <w:rStyle w:val="tlid-translation"/>
          <w:rFonts w:ascii="David" w:hAnsi="David" w:cs="David"/>
          <w:i/>
          <w:iCs/>
          <w:sz w:val="24"/>
          <w:szCs w:val="24"/>
          <w:lang w:val="en"/>
        </w:rPr>
        <w:t>interoceptive</w:t>
      </w:r>
      <w:r w:rsidR="007A122E" w:rsidRPr="0013159B">
        <w:rPr>
          <w:rFonts w:ascii="David" w:hAnsi="David" w:cs="David"/>
          <w:i/>
          <w:iCs/>
          <w:sz w:val="24"/>
          <w:szCs w:val="24"/>
        </w:rPr>
        <w:t xml:space="preserve"> signals </w:t>
      </w:r>
      <w:r w:rsidR="007A122E" w:rsidRPr="0013159B">
        <w:rPr>
          <w:rFonts w:ascii="David" w:hAnsi="David" w:cs="David"/>
          <w:sz w:val="24"/>
          <w:szCs w:val="24"/>
        </w:rPr>
        <w:t xml:space="preserve">(e.g., pain, temperature, itch, hunger) </w:t>
      </w:r>
      <w:r w:rsidR="007A122E"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{"citationItems":[{"id":"ITEM-1","itemData":{"DOI":"10.1016/j.bpsc.2017.12.004","ISSN":"24519030","abstract":"Interoception refers to the process by which the nervous system senses, interprets, and integrates signals originating from within the body, providing a moment-by-moment mapping of the body's internal landscape across conscious and unconscious levels. Interoceptive signaling has been considered a component process of reflexes, urge</w:instrText>
      </w:r>
      <w:r w:rsidR="00785498" w:rsidRPr="0013159B">
        <w:rPr>
          <w:rFonts w:ascii="David" w:hAnsi="David" w:cs="David"/>
          <w:sz w:val="24"/>
          <w:szCs w:val="24"/>
        </w:rPr>
        <w:instrText>s, feelings, drives, adaptive responses, and cognitive and emotional experiences, highlighting its contributions to the maintenance of homeostatic functioning, body regulation, and survival. Dysfunction of interoception is increasingly recognized as an important component of different mental health conditions, including anxiety disorders, mood disorders, eating disorders, addictive disorders, and somatic symptom disorders. However, a number of conceptual and methodological challenges have made it difficult for interoceptive constructs to be broadly applied in mental health research and treatment settings. In November 2016, the Laureate Institute for Brain Research organized the first Interoception Summit, a gathering of interoception experts from around the world, with the goal of accelerating progress in understanding the role of interoception in mental health. The discussions at the meeting were organized around four themes: interoceptive assessment, interoceptive integration, interoceptive psychopathology, and the generation of a roadmap that could serve as a guide for future endeavors. This review article presents an overview of the emerging consensus generated by the meeting.","author":[{"dropping-particle":"","family":"Khalsa","given":"Sahib S.","non-dropping-particle":"","parse-names":false,"suffix":""},{"dropping-particle":"","family":"Adolphs","given":"Ralph","non-dropping-particle":"","parse-names":false,"suffix":""},{"dropping-particle":"","family":"Cameron","given":"Oliver G.","non-dropping-particle":"","parse-names":false,"suffix":""},{"dropping-particle":"","family":"Critchley","given":"Hugo D.","non-dropping-particle":"","parse-names":false,"suffix":""},{"dropping-particle":"","family":"Davenport","given":"Paul W.","non-dropping-particle":"","parse-names":false,"suffix":""},{"dropping-particle":"","family":"Feinstein","given":"Justin S.","non-dropping-particle":"","parse-names":false,"suffix":""},{"dropping-particle":"","family":"Feusner","given":"Jamie D.","non-dropping-particle":"","parse-names":false,"suffix":""},{"dropping-particle":"","family":"Garfinkel","given":"Sarah N.","non-dropping-particle":"","parse-names":false,"suffix":""},{"dropping-particle":"","family":"Lane","given":"Richard D.","non-dropping-particle":"","parse-names":false,"suffix":""},{"dropping-particle":"","family":"Mehling","given":"Wolf E.","non-dropping-particle":"","parse-names":false,"suffix":""},{"dropping-particle":"","family":"Meuret","given":"Alicia E.","non-dropping-particle":"","parse-names":false,"suffix":""},{"dropping-particle":"","family":"Nemeroff","given":"Charles B.","non-dropping-particle":"","parse-names":false,"suffix":""},{"dropping-particle":"","family":"Oppenheimer","given":"Stephen","non-dropping-particle":"","parse-names":false,"suffix":""},{"dropping-particle":"","family":"Petzschner","given":"Frederike H.","non-dropping-particle":"","parse-names":false,"suffix":""},{"dropping-particle":"","family":"Pollatos","given":"Olga","non-dropping-particle":"","parse-names":false,"suffix":""},{"dropping-particle":"","family":"Rhudy","given":"Jamie L.","non-dropping-particle":"","parse-names":false,"suffix":""},{"dropping-particle":"","family":"Schramm","given":"Lawrence P.","non-dropping-particle":"","parse-names":false,"suffix":""},{"dropping-particle":"","family":"Simmons","given":"W. Kyle","non-dropping-particle":"","parse-names":false,"suffix":""},{"dropping-particle":"","family":"Stein","given":"Murray B.","non-dropping-particle":"","parse-names":false,"suffix":""},{"dropping-particle":"","family":"Stephan","given":"Klaas E.","non-dropping-particle":"","parse-names":false,"suffix":""},{"dropping-particle":"","family":"Bergh","given":"Omer","non-dropping-particle":"Van den","parse-names":false,"suffix":""},{"dropping-particle":"","family":"Diest","given":"Ilse","non-dropping-particle":"Van","parse-names":false,"suffix":""},{"dropping-particle":"","family":"Leupoldt","given":"Andreas","non-dropping-particle":"von","parse-names":false,"suffix":""},{"dropping-particle":"","family":"Paulus","given":"Martin P.","non-dropping-particle":"","parse-names":false,"suffix":""},{"dropping-particle":"","family":"Ainley","given":"Vivien","non-dropping-particle":"","parse-names":false,"suffix":""},{"dropping-particle":"","family":"Zoubi","given":"Obada","non-dropping-particle":"Al","parse-names":false,"suffix":""},{"dropping-particle":"","family":"Aupperle","given":"Robin","non-dropping-particle":"","parse-names":false,"suffix":""},{"dropping-particle":"","family":"Avery","given":"Jason","non-dropping-particle":"","parse-names":false,"suffix":""},{"dropping-particle":"","family":"Baxter","given":"Leslie","non-dropping-particle":"","parse-names":false,"suffix":""},{"dropping-particle":"","family":"Benke","given":"Christoph","non-dropping-particle":"","parse-names":false,"suffix":""},{"dropping-particle":"","family":"Berner","given":"Laura","non-dropping-particle":"","parse-names":false,"suffix":""},{"dropping-particle":"","family":"Bodurka","given":"Jerzy","non-dropping-particle":"","parse-names":false,"suffix":""},{"dropping-particle":"","family":"Breese","given":"Eric","non-dropping-particle":"","parse-names":false,"suffix":""},{"dropping-particle":"","family":"Brown","given":"Tiffany","non-dropping-particle":"","parse-names":false,"suffix":""},{"dropping-particle":"","family":"Burrows","given":"Kaiping","non-dropping-particle":"","parse-names":false,"suffix":""},{"dropping-particle":"","family":"Cha","given":"Yoon Hee","non-dropping-particle":"","parse-names":false,"suffix":""},{"dropping-particle":"","family":"Clausen","given":"Ashley","non-dropping-particle":"","parse-names":false,"suffix":""},{"dropping-particle":"","family":"Cosgrove","given":"Kelly","non-dropping-particle":"","parse-names":false,"suffix":""},{"dropping-particle":"","family":"Deville","given":"Danielle","non-dropping-particle":"","parse-names":false,"suffix":""},{"dropping-particle":"","family":"Duncan","given":"Laramie","non-dropping-particle":"","parse-names":false,"suffix":""},{"dropping-particle":"","family":"Duquette","given":"Patrice","non-dropping-particle":"","parse-names":false,"suffix":""},{"dropping-particle":"","family":"Ekhtiari","given":"Hamed","non-dropping-particle":"","parse-names":false,"suffix":""},{"dropping-particle":"","family":"Fine","given":"Thomas","non-dropping-particle":"","parse-names":false,"suffix":""},{"dropping-particle":"","family":"Ford","given":"Bart","non-dropping-particle":"","parse-names":false,"suffix":""},{"dropping-particle":"","family":"Garcia Cordero","given":"Indira","non-dropping-particle":"","parse-names":false,"suffix":""},{"dropping-particle":"","family":"Gleghorn","given":"Diamond","non-dropping-particle":"","parse-names":false,"suffix":""},{"dropping-particle":"","family":"Guereca","given":"Yvette","non-dropping-particle":"","parse-names":false,"suffix":""},{"dropping-particle":"","family":"Harrison","given":"Neil A.","non-dropping-particle":"","parse-names":false,"suffix":""},{"dropping-particle":"","family":"Hassanpour","given":"Mahlega","non-dropping-particle":"","parse-names":false,"suffix":""},{"dropping-particle":"","family":"Hechler","given":"Tanja","non-dropping-particle":"","parse-names":false,"suffix":""},{"dropping-particle":"","family":"Heller","given":"Aaron","non-dropping-particle":"","parse-names":false,"suffix":""},{"dropping-particle":"","family":"Hellman","given":"Natalie","non-dropping-particle":"","parse-names":false,"suffix":""},{"dropping-particle":"","family":"Herbert","given":"Beate","non-dropping-particle":"","parse-names":false,"suffix":""},{"dropping-particle":"","family":"Jarrahi","given":"Behnaz","non-dropping-particle":"","parse-names":false,"suffix":""},{"dropping-particle":"","family":"Kerr","given":"Kara","non-dropping-particle":"","parse-names":false,"suffix":""},{"dropping-particle":"","family":"Kirlic","given":"Namik","non-dropping-particle":"","parse-names":false,"suffix":""},{"dropping-particle":"","family":"Klabunde","given":"Megan","non-dropping-particle":"","parse-names":false,"suffix":""},{"dropping-particle":"","family":"Kraynak","given":"Thomas","non-dropping-particle":"","parse-names":false,"suffix":""},{"dropping-particle":"","family":"Kriegsman","given":"Michael","non-dropping-particle":"","parse-names":false,"suffix":""},{"dropping-particle":"","family":"Kroll","given":"Juliet","non-dropping-particle":"","parse-names":false,"suffix":""},{"dropping-particle":"","family":"Kuplicki","given":"Rayus","non-dropping-particle":"","parse-names":false,"suffix":""},{"dropping-particle":"","family":"Lapidus","given":"Rachel","non-dropping-particle":"","parse-names":false,"suffix":""},{"dropping-particle":"","family":"Le","given":"Trang","non-dropping-particle":"","parse-names":false,"suffix":""},{"dropping-particle":"","family":"Hagen","given":"Kyle Logie","non-dropping-particle":"","parse-names":false,"suffix":""},{"dropping-particle":"","family":"Mayeli","given":"Ahmad","non-dropping-particle":"","parse-names":false,"suffix":""},{"dropping-particle":"","family":"Morris","given":"Amanda","non-dropping-particle":"","parse-names":false,"suffix":""},{"dropping-particle":"","family":"Naqvi","given":"Nasir","non-dropping-particle":"","parse-names":false,"suffix":""},{"dropping-particle":"","family":"Oldroyd","given":"Kristina","non-dropping-particle":"","parse-names":false,"suffix":""},{"dropping-particle":"","family":"Pané-Farré","given":"Christiane","non-dropping-particle":"","parse-names":false,"suffix":""},{"dropping-particle":"","family":"Phillips","given":"Raquel","non-dropping-particle":"","parse-names":false,"suffix":""},{"dropping-particle":"","family":"Poppa","given":"Tasha","non-dropping-particle":"","parse-names":false,"suffix":""},{"dropping-particle":"","family":"Potter","given":"Willliam","non-dropping-particle":"","parse-names":false,"suffix":""},{"dropping-particle":"","family":"Puhl","given":"Maria","non-dropping-particle":"","parse-names":false,"suffix":""},{"dropping-particle":"","family":"Safron","given":"Adam","non-dropping-particle":"","parse-names":false,"suffix":""},{"dropping-particle":"","family":"Sala","given":"Margaret","non-dropping-particle":"","parse-names":false,"suffix":""},{"dropping-particle":"","family":"Savitz","given":"Jonathan","non-dropping-particle":"","parse-names":false,"suffix":""},{"dropping-particle":"","family":"Saxon","given":"Heather","non-dropping-particle":"","parse-names":false,"suffix":""},{"dropping-particle":"","family":"Schoenhals","given":"Will","non-dropping-particle":"","parse-names":false,"suffix":""},{"dropping-particle":"","family":"Stanwell-Smith","given":"Colin","non-dropping-particle":"","parse-names":false,"suffix":""},{"dropping-particle":"","family":"Teed","given":"Adam","non-dropping-particle":"","parse-names":false,"suffix":""},{"dropping-particle":"","family":"Terasawa","given":"Yuri","non-dropping-particle":"","parse-names":false,"suffix":""},{"dropping-particle":"","family":"Thompson","given":"Katie","non-dropping-particle":"","parse-names":false,"suffix":""},{"dropping-particle":"","family":"Toups","given":"Marisa","non-dropping-particle":"","parse-names":false,"suffix":""},{"dropping-particle":"","family":"Umeda","given":"Satoshi","non-dropping-particle":"","parse-names":false,"suffix":""},{"dropping-particle":"","family":"Upshaw","given":"Valerie","non-dropping-particle":"","parse-names":false,"suffix":""},{"dropping-particle":"","family":"Victor","given":"Teresa","non-dropping-particle":"","parse-names":false,"suffix":""},{"dropping-particle":"","family":"Wierenga","given":"Christina","non-dropping-particle":"","parse-names":false,"suffix":""},{"dropping-particle":"","family":"Wohlrab","given":"Colleen","non-dropping-particle":"","parse-names":false,"suffix":""},{"dropping-particle":"","family":"Yeh","given":"Hung wen","non-dropping-particle":"","parse-names":false,"suffix":""},{"dropping-particle":"","family":"Yoris","given":"Adrian","non-dropping-particle":"","parse-names":false,"suffix":""},{"dropping-particle":"","family":"Zeidan","given":"Fadel","non-dropping-particle":"","parse-names":false,"suffix":""},{"dropping-particle":"","family":"Zotev","given":"Vadim","non-dropping-particle":"","parse-names":false,"suffix":""},{"dropping-particle":"","family":"Zucker","given":"Nancy","non-dropping-particle":"","parse-names":false,"suffix":""}],"container-title":"Biological Psychiatry: Cognitive Neuroscience and Neuroimaging","id":"ITEM-1","issue":"6","issued":{"date-parts":[["2018"]]},"note":"</w:instrText>
      </w:r>
      <w:r w:rsidR="00785498" w:rsidRPr="0013159B">
        <w:rPr>
          <w:rFonts w:ascii="David" w:hAnsi="David" w:cs="David"/>
          <w:sz w:val="24"/>
          <w:szCs w:val="24"/>
          <w:rtl/>
        </w:rPr>
        <w:instrText>מאמר משמעותי על אינטרוספציה בכללי</w:instrText>
      </w:r>
      <w:r w:rsidR="00785498" w:rsidRPr="0013159B">
        <w:rPr>
          <w:rFonts w:ascii="David" w:hAnsi="David" w:cs="David"/>
          <w:sz w:val="24"/>
          <w:szCs w:val="24"/>
        </w:rPr>
        <w:instrText>","page":"501-513","title":"Interoception and Mental Health: A Roadmap","type":"article-journal","volume":"3"},"uris":["http://www.mendeley.com/documents/?uuid=9602c9f8-9886-4f57-8c59-280cee645cbe"]},{"id":"ITEM-2","itemData":{"DOI":"10.1016/S0959-4388(03)00090-4","ISSN":"09594388","PMID":"12965300","abstract":"Converging evidence indicates that primates have a distinct cortical image of homeostatic afferent activity that reflects all aspects of the physiological condition of all tissues of the body. This interoceptive system, associated with autonomic motor control, is distinct from the exteroceptive system (cutaneous mechanoreception and proprioception) that guides somatic motor activity. The primary interoceptive representation in the dorsal posterior insula engenders distinct highly resolved feelings from the body that include pain, temperature, itch, sensual touch, muscular and visceral sensations, vasomotor activity, hunger, thirst, and 'air hunger'. In humans, a meta-representation of the primary interoceptive activity is engendered in the right anterior insula, which seems to provide the basis for the subjective image of the material self as a feeling (sentient) entity, that is, emotional awareness.","author":[{"dropping-particle":"","family":"Craig","given":"A. D.","non-dropping-particle":"","parse-names":false,"suffix":""}],"container-title":"Current Opinion in Neurobiology","id":"ITEM-2","issue":"4","issued":{"date-parts":[["2003"]]},"page":"500-505","title":"Interoception: The sense of the physiological condition of the body","type":"article-journal","volume":"13"},"uris":["http://www.mendeley.com/documents/?uuid=e017a442-3dd4-41bc-94ce-a021fe5d762f"]}],"mendeley":{"formattedCitation":"(Craig, 2003; Khalsa et al., 2018)","plainTextFormattedCitation":"(Craig, 2003; Khalsa et al., 2018)","previouslyFormattedCitation":"(Craig, 2003; Khalsa et al., 2018)"},"properties":{"noteIndex":0},"schema":"https://github.com/citation-style-language/schema/raw/master/csl-citation.json"}</w:instrText>
      </w:r>
      <w:r w:rsidR="007A122E" w:rsidRPr="006A4A9B">
        <w:rPr>
          <w:rFonts w:ascii="David" w:hAnsi="David" w:cs="David"/>
          <w:sz w:val="24"/>
          <w:szCs w:val="24"/>
        </w:rPr>
        <w:fldChar w:fldCharType="separate"/>
      </w:r>
      <w:r w:rsidR="001E2173" w:rsidRPr="006A4A9B">
        <w:rPr>
          <w:rFonts w:ascii="David" w:hAnsi="David" w:cs="David"/>
          <w:noProof/>
          <w:sz w:val="24"/>
          <w:szCs w:val="24"/>
        </w:rPr>
        <w:t>(Craig, 2003; Khalsa et al., 2018)</w:t>
      </w:r>
      <w:r w:rsidR="007A122E" w:rsidRPr="006A4A9B">
        <w:rPr>
          <w:rFonts w:ascii="David" w:hAnsi="David" w:cs="David"/>
          <w:sz w:val="24"/>
          <w:szCs w:val="24"/>
        </w:rPr>
        <w:fldChar w:fldCharType="end"/>
      </w:r>
      <w:bookmarkEnd w:id="367"/>
      <w:ins w:id="378" w:author="0mer dar" w:date="2020-02-26T20:40:00Z">
        <w:r w:rsidR="001C5A54" w:rsidRPr="006A4A9B">
          <w:rPr>
            <w:rFonts w:ascii="David" w:hAnsi="David" w:cs="David"/>
            <w:sz w:val="24"/>
            <w:szCs w:val="24"/>
            <w:lang w:val="en-GB"/>
          </w:rPr>
          <w:t xml:space="preserve"> whereas </w:t>
        </w:r>
      </w:ins>
      <w:del w:id="379" w:author="0mer dar" w:date="2020-02-26T20:35:00Z">
        <w:r w:rsidR="007A122E" w:rsidRPr="006A4A9B" w:rsidDel="00EF30B3">
          <w:rPr>
            <w:rFonts w:ascii="David" w:hAnsi="David" w:cs="David"/>
            <w:sz w:val="24"/>
            <w:szCs w:val="24"/>
            <w:lang w:val="en-GB"/>
          </w:rPr>
          <w:delText>.</w:delText>
        </w:r>
      </w:del>
      <w:del w:id="380" w:author="0mer dar" w:date="2020-02-26T20:40:00Z">
        <w:r w:rsidR="007A122E" w:rsidRPr="006A4A9B" w:rsidDel="001C5A54">
          <w:rPr>
            <w:rFonts w:ascii="David" w:hAnsi="David" w:cs="David"/>
            <w:sz w:val="24"/>
            <w:szCs w:val="24"/>
            <w:lang w:val="en-GB"/>
          </w:rPr>
          <w:delText xml:space="preserve"> </w:delText>
        </w:r>
      </w:del>
      <w:ins w:id="381" w:author="0mer dar" w:date="2020-02-27T15:38:00Z">
        <w:r w:rsidRPr="0013159B">
          <w:rPr>
            <w:rFonts w:ascii="David" w:hAnsi="David" w:cs="David"/>
            <w:i/>
            <w:iCs/>
            <w:sz w:val="24"/>
            <w:szCs w:val="24"/>
            <w:lang w:val="en-GB"/>
          </w:rPr>
          <w:t>i</w:t>
        </w:r>
      </w:ins>
      <w:del w:id="382" w:author="0mer dar" w:date="2020-02-27T15:38:00Z">
        <w:r w:rsidR="007A122E" w:rsidRPr="0013159B" w:rsidDel="00A71D73">
          <w:rPr>
            <w:rFonts w:ascii="David" w:hAnsi="David" w:cs="David"/>
            <w:i/>
            <w:iCs/>
            <w:sz w:val="24"/>
            <w:szCs w:val="24"/>
            <w:lang w:val="en-GB"/>
          </w:rPr>
          <w:delText>I</w:delText>
        </w:r>
      </w:del>
      <w:r w:rsidR="007A122E" w:rsidRPr="0013159B">
        <w:rPr>
          <w:rFonts w:ascii="David" w:hAnsi="David" w:cs="David"/>
          <w:i/>
          <w:iCs/>
          <w:sz w:val="24"/>
          <w:szCs w:val="24"/>
          <w:lang w:val="en-GB"/>
        </w:rPr>
        <w:t>nteroceptive awareness</w:t>
      </w:r>
      <w:r w:rsidR="007A122E" w:rsidRPr="0013159B">
        <w:rPr>
          <w:rFonts w:ascii="David" w:hAnsi="David" w:cs="David"/>
          <w:sz w:val="24"/>
          <w:szCs w:val="24"/>
          <w:lang w:val="en-GB"/>
        </w:rPr>
        <w:t xml:space="preserve"> refers to </w:t>
      </w:r>
      <w:r w:rsidR="007A122E" w:rsidRPr="0013159B">
        <w:rPr>
          <w:rFonts w:ascii="David" w:hAnsi="David" w:cs="David"/>
          <w:i/>
          <w:iCs/>
          <w:sz w:val="24"/>
          <w:szCs w:val="24"/>
          <w:lang w:val="en-GB"/>
        </w:rPr>
        <w:t>interoceptive features</w:t>
      </w:r>
      <w:r w:rsidR="007A122E" w:rsidRPr="0013159B">
        <w:rPr>
          <w:rFonts w:ascii="David" w:hAnsi="David" w:cs="David"/>
          <w:sz w:val="24"/>
          <w:szCs w:val="24"/>
          <w:lang w:val="en-GB"/>
        </w:rPr>
        <w:t xml:space="preserve"> accessible to conscious awareness</w:t>
      </w:r>
      <w:ins w:id="383" w:author="עמית ברנשטיין" w:date="2020-02-02T14:48:00Z">
        <w:r w:rsidR="007A122E" w:rsidRPr="0013159B">
          <w:rPr>
            <w:rFonts w:ascii="David" w:hAnsi="David" w:cs="David"/>
            <w:sz w:val="24"/>
            <w:szCs w:val="24"/>
            <w:lang w:val="en-GB"/>
          </w:rPr>
          <w:t xml:space="preserve">. </w:t>
        </w:r>
      </w:ins>
      <w:ins w:id="384" w:author="עמית ברנשטיין" w:date="2020-02-02T14:51:00Z">
        <w:del w:id="385" w:author="0mer dar" w:date="2020-02-10T09:48:00Z">
          <w:r w:rsidR="007A122E" w:rsidRPr="0013159B" w:rsidDel="00BC44D1">
            <w:rPr>
              <w:rFonts w:ascii="David" w:hAnsi="David" w:cs="David"/>
              <w:i/>
              <w:iCs/>
              <w:sz w:val="24"/>
              <w:szCs w:val="24"/>
              <w:lang w:val="en-GB"/>
            </w:rPr>
            <w:delText>Interoceptive awareness</w:delText>
          </w:r>
        </w:del>
      </w:ins>
      <w:ins w:id="386" w:author="0mer dar" w:date="2020-02-26T20:53:00Z">
        <w:r w:rsidR="00921F0B" w:rsidRPr="0013159B">
          <w:rPr>
            <w:rFonts w:ascii="David" w:hAnsi="David" w:cs="David"/>
            <w:i/>
            <w:iCs/>
            <w:sz w:val="24"/>
            <w:szCs w:val="24"/>
            <w:lang w:val="en-GB"/>
          </w:rPr>
          <w:t xml:space="preserve">Interoceptive </w:t>
        </w:r>
      </w:ins>
      <w:ins w:id="387" w:author="0mer dar" w:date="2020-02-27T15:40:00Z">
        <w:r w:rsidRPr="0013159B">
          <w:rPr>
            <w:rFonts w:ascii="David" w:hAnsi="David" w:cs="David"/>
            <w:i/>
            <w:iCs/>
            <w:sz w:val="24"/>
            <w:szCs w:val="24"/>
            <w:lang w:val="en-GB"/>
          </w:rPr>
          <w:t>features</w:t>
        </w:r>
      </w:ins>
      <w:ins w:id="388" w:author="עמית ברנשטיין" w:date="2020-02-02T14:51:00Z">
        <w:r w:rsidR="007A122E" w:rsidRPr="0013159B">
          <w:rPr>
            <w:rFonts w:ascii="David" w:hAnsi="David" w:cs="David"/>
            <w:sz w:val="24"/>
            <w:szCs w:val="24"/>
            <w:lang w:val="en-GB"/>
          </w:rPr>
          <w:t xml:space="preserve"> </w:t>
        </w:r>
      </w:ins>
      <w:r w:rsidR="007A122E" w:rsidRPr="0013159B">
        <w:rPr>
          <w:rFonts w:ascii="David" w:hAnsi="David" w:cs="David"/>
          <w:sz w:val="24"/>
          <w:szCs w:val="24"/>
          <w:lang w:val="en-GB"/>
        </w:rPr>
        <w:t>entail</w:t>
      </w:r>
      <w:del w:id="389" w:author="0mer dar" w:date="2020-02-27T15:40:00Z">
        <w:r w:rsidR="007A122E" w:rsidRPr="0013159B" w:rsidDel="00A71D73">
          <w:rPr>
            <w:rFonts w:ascii="David" w:hAnsi="David" w:cs="David"/>
            <w:sz w:val="24"/>
            <w:szCs w:val="24"/>
            <w:lang w:val="en-GB"/>
          </w:rPr>
          <w:delText>s</w:delText>
        </w:r>
      </w:del>
      <w:r w:rsidR="007A122E" w:rsidRPr="0013159B">
        <w:rPr>
          <w:rFonts w:ascii="David" w:hAnsi="David" w:cs="David"/>
          <w:sz w:val="24"/>
          <w:szCs w:val="24"/>
          <w:lang w:val="en-GB"/>
        </w:rPr>
        <w:t xml:space="preserve"> </w:t>
      </w:r>
      <w:r w:rsidR="007A122E" w:rsidRPr="0013159B">
        <w:rPr>
          <w:rFonts w:ascii="David" w:hAnsi="David" w:cs="David"/>
          <w:i/>
          <w:iCs/>
          <w:sz w:val="24"/>
          <w:szCs w:val="24"/>
          <w:lang w:val="en-GB"/>
        </w:rPr>
        <w:t>interoceptive attention</w:t>
      </w:r>
      <w:del w:id="390" w:author="0mer dar" w:date="2020-02-03T13:06:00Z">
        <w:r w:rsidR="007A122E" w:rsidRPr="0013159B" w:rsidDel="00907F26">
          <w:rPr>
            <w:rFonts w:ascii="David" w:hAnsi="David" w:cs="David"/>
            <w:i/>
            <w:iCs/>
            <w:sz w:val="24"/>
            <w:szCs w:val="24"/>
            <w:lang w:val="en-GB"/>
          </w:rPr>
          <w:delText xml:space="preserve"> </w:delText>
        </w:r>
      </w:del>
      <w:ins w:id="391" w:author="עמית ברנשטיין" w:date="2020-02-02T14:51:00Z">
        <w:del w:id="392" w:author="0mer dar" w:date="2020-02-03T13:06:00Z">
          <w:r w:rsidR="007A122E" w:rsidRPr="0013159B" w:rsidDel="00907F26">
            <w:rPr>
              <w:rFonts w:ascii="David" w:hAnsi="David" w:cs="David"/>
              <w:i/>
              <w:iCs/>
              <w:sz w:val="24"/>
              <w:szCs w:val="24"/>
              <w:lang w:val="en-GB"/>
            </w:rPr>
            <w:delText>or XXXXXXX</w:delText>
          </w:r>
        </w:del>
        <w:del w:id="393" w:author="0mer dar" w:date="2020-02-03T14:45:00Z">
          <w:r w:rsidR="007A122E" w:rsidRPr="0013159B" w:rsidDel="00676AFE">
            <w:rPr>
              <w:rFonts w:ascii="David" w:hAnsi="David" w:cs="David"/>
              <w:i/>
              <w:iCs/>
              <w:sz w:val="24"/>
              <w:szCs w:val="24"/>
              <w:lang w:val="en-GB"/>
            </w:rPr>
            <w:delText xml:space="preserve">, </w:delText>
          </w:r>
        </w:del>
      </w:ins>
      <w:del w:id="394" w:author="0mer dar" w:date="2020-02-03T14:45:00Z">
        <w:r w:rsidR="007A122E" w:rsidRPr="0013159B" w:rsidDel="00676AFE">
          <w:rPr>
            <w:rFonts w:ascii="David" w:hAnsi="David" w:cs="David"/>
            <w:i/>
            <w:iCs/>
            <w:sz w:val="24"/>
            <w:szCs w:val="24"/>
            <w:lang w:val="en-GB"/>
          </w:rPr>
          <w:delText xml:space="preserve">interoceptive sensitivity and interoceptive sensibility. Interoceptive attention </w:delText>
        </w:r>
      </w:del>
      <w:ins w:id="395" w:author="0mer dar" w:date="2020-02-03T14:45:00Z">
        <w:r w:rsidR="007A122E" w:rsidRPr="0013159B">
          <w:rPr>
            <w:rFonts w:ascii="David" w:hAnsi="David" w:cs="David"/>
            <w:i/>
            <w:iCs/>
            <w:sz w:val="24"/>
            <w:szCs w:val="24"/>
            <w:lang w:val="en-GB"/>
          </w:rPr>
          <w:t xml:space="preserve"> </w:t>
        </w:r>
      </w:ins>
      <w:del w:id="396" w:author="0mer dar" w:date="2020-02-03T14:55:00Z">
        <w:r w:rsidR="007A122E" w:rsidRPr="0013159B" w:rsidDel="007248EC">
          <w:rPr>
            <w:rFonts w:ascii="David" w:hAnsi="David" w:cs="David"/>
            <w:sz w:val="24"/>
            <w:szCs w:val="24"/>
            <w:lang w:val="en-GB"/>
          </w:rPr>
          <w:delText xml:space="preserve">to attention </w:delText>
        </w:r>
      </w:del>
      <w:ins w:id="397" w:author="0mer dar" w:date="2020-02-03T14:55:00Z">
        <w:r w:rsidR="007A122E" w:rsidRPr="0013159B">
          <w:rPr>
            <w:rFonts w:ascii="David" w:hAnsi="David" w:cs="David"/>
            <w:sz w:val="24"/>
            <w:szCs w:val="24"/>
            <w:lang w:val="en-GB"/>
          </w:rPr>
          <w:t xml:space="preserve"> </w:t>
        </w:r>
      </w:ins>
      <w:r w:rsidR="007A122E" w:rsidRPr="0013159B">
        <w:rPr>
          <w:rFonts w:ascii="David" w:hAnsi="David" w:cs="David"/>
          <w:sz w:val="24"/>
          <w:szCs w:val="24"/>
          <w:lang w:val="en-GB"/>
        </w:rPr>
        <w:t xml:space="preserve">to </w:t>
      </w:r>
      <w:ins w:id="398" w:author="0mer dar" w:date="2020-02-03T15:31:00Z">
        <w:r w:rsidR="007A122E" w:rsidRPr="0013159B">
          <w:rPr>
            <w:rFonts w:ascii="David" w:hAnsi="David" w:cs="David"/>
            <w:sz w:val="24"/>
            <w:szCs w:val="24"/>
            <w:lang w:val="en-GB"/>
          </w:rPr>
          <w:t xml:space="preserve">specific </w:t>
        </w:r>
      </w:ins>
      <w:r w:rsidR="007A122E" w:rsidRPr="0013159B">
        <w:rPr>
          <w:rFonts w:ascii="David" w:hAnsi="David" w:cs="David"/>
          <w:sz w:val="24"/>
          <w:szCs w:val="24"/>
          <w:lang w:val="en-GB"/>
        </w:rPr>
        <w:t>interoceptive signals</w:t>
      </w:r>
      <w:ins w:id="399" w:author="0mer dar" w:date="2020-02-03T14:46:00Z">
        <w:r w:rsidR="007A122E" w:rsidRPr="0013159B">
          <w:rPr>
            <w:rFonts w:ascii="David" w:hAnsi="David" w:cs="David"/>
            <w:sz w:val="24"/>
            <w:szCs w:val="24"/>
            <w:lang w:val="en-GB"/>
          </w:rPr>
          <w:t>,</w:t>
        </w:r>
      </w:ins>
      <w:del w:id="400" w:author="0mer dar" w:date="2020-02-03T14:46:00Z">
        <w:r w:rsidR="007A122E" w:rsidRPr="0013159B" w:rsidDel="00676AFE">
          <w:rPr>
            <w:rFonts w:ascii="David" w:hAnsi="David" w:cs="David"/>
            <w:sz w:val="24"/>
            <w:szCs w:val="24"/>
            <w:lang w:val="en-GB"/>
          </w:rPr>
          <w:delText>..</w:delText>
        </w:r>
      </w:del>
      <w:r w:rsidR="007A122E" w:rsidRPr="0013159B">
        <w:rPr>
          <w:rFonts w:ascii="David" w:hAnsi="David" w:cs="David"/>
          <w:sz w:val="24"/>
          <w:szCs w:val="24"/>
          <w:lang w:val="en-GB"/>
        </w:rPr>
        <w:t xml:space="preserve"> </w:t>
      </w:r>
      <w:del w:id="401" w:author="0mer dar" w:date="2020-02-27T15:38:00Z">
        <w:r w:rsidR="007A122E" w:rsidRPr="0013159B" w:rsidDel="00A71D73">
          <w:rPr>
            <w:rFonts w:ascii="David" w:hAnsi="David" w:cs="David"/>
            <w:i/>
            <w:iCs/>
            <w:sz w:val="24"/>
            <w:szCs w:val="24"/>
            <w:lang w:val="en-GB"/>
          </w:rPr>
          <w:delText>I</w:delText>
        </w:r>
      </w:del>
      <w:ins w:id="402" w:author="0mer dar" w:date="2020-02-27T15:38:00Z">
        <w:r w:rsidRPr="0013159B">
          <w:rPr>
            <w:rFonts w:ascii="David" w:hAnsi="David" w:cs="David"/>
            <w:i/>
            <w:iCs/>
            <w:sz w:val="24"/>
            <w:szCs w:val="24"/>
            <w:lang w:val="en-GB"/>
          </w:rPr>
          <w:t>i</w:t>
        </w:r>
      </w:ins>
      <w:r w:rsidR="007A122E" w:rsidRPr="0013159B">
        <w:rPr>
          <w:rFonts w:ascii="David" w:hAnsi="David" w:cs="David"/>
          <w:i/>
          <w:iCs/>
          <w:sz w:val="24"/>
          <w:szCs w:val="24"/>
          <w:lang w:val="en-GB"/>
        </w:rPr>
        <w:t>nteroceptive accuracy</w:t>
      </w:r>
      <w:r w:rsidR="007A122E" w:rsidRPr="0013159B">
        <w:rPr>
          <w:rFonts w:ascii="David" w:hAnsi="David" w:cs="David"/>
          <w:b/>
          <w:bCs/>
          <w:sz w:val="24"/>
          <w:szCs w:val="24"/>
          <w:lang w:val="en-GB"/>
        </w:rPr>
        <w:t xml:space="preserve"> </w:t>
      </w:r>
      <w:r w:rsidR="007A122E" w:rsidRPr="0013159B">
        <w:rPr>
          <w:rFonts w:ascii="David" w:hAnsi="David" w:cs="David"/>
          <w:sz w:val="24"/>
          <w:szCs w:val="24"/>
          <w:lang w:val="en-GB"/>
        </w:rPr>
        <w:t>or</w:t>
      </w:r>
      <w:r w:rsidR="007A122E" w:rsidRPr="0013159B">
        <w:rPr>
          <w:rFonts w:ascii="David" w:hAnsi="David" w:cs="David"/>
          <w:b/>
          <w:bCs/>
          <w:sz w:val="24"/>
          <w:szCs w:val="24"/>
          <w:lang w:val="en-GB"/>
        </w:rPr>
        <w:t xml:space="preserve"> </w:t>
      </w:r>
      <w:r w:rsidR="007A122E" w:rsidRPr="0013159B">
        <w:rPr>
          <w:rFonts w:ascii="David" w:hAnsi="David" w:cs="David"/>
          <w:i/>
          <w:iCs/>
          <w:sz w:val="24"/>
          <w:szCs w:val="24"/>
          <w:lang w:val="en-GB"/>
        </w:rPr>
        <w:t>sensitivity</w:t>
      </w:r>
      <w:ins w:id="403" w:author="0mer dar" w:date="2020-02-03T14:46:00Z">
        <w:r w:rsidR="007A122E" w:rsidRPr="0013159B">
          <w:rPr>
            <w:rFonts w:ascii="David" w:hAnsi="David" w:cs="David"/>
            <w:i/>
            <w:iCs/>
            <w:sz w:val="24"/>
            <w:szCs w:val="24"/>
            <w:lang w:val="en-GB"/>
          </w:rPr>
          <w:t xml:space="preserve"> </w:t>
        </w:r>
        <w:r w:rsidR="007A122E" w:rsidRPr="0013159B">
          <w:rPr>
            <w:rFonts w:ascii="David" w:hAnsi="David" w:cs="David"/>
            <w:sz w:val="24"/>
            <w:szCs w:val="24"/>
            <w:lang w:val="en-GB"/>
          </w:rPr>
          <w:t>which</w:t>
        </w:r>
      </w:ins>
      <w:r w:rsidR="007A122E" w:rsidRPr="0013159B">
        <w:rPr>
          <w:rFonts w:ascii="David" w:hAnsi="David" w:cs="David"/>
          <w:b/>
          <w:bCs/>
          <w:sz w:val="24"/>
          <w:szCs w:val="24"/>
          <w:lang w:val="en-GB"/>
        </w:rPr>
        <w:t xml:space="preserve"> </w:t>
      </w:r>
      <w:r w:rsidR="007A122E" w:rsidRPr="0013159B">
        <w:rPr>
          <w:rFonts w:ascii="David" w:hAnsi="David" w:cs="David"/>
          <w:sz w:val="24"/>
          <w:szCs w:val="24"/>
          <w:lang w:val="en-GB"/>
        </w:rPr>
        <w:t xml:space="preserve">refers to the </w:t>
      </w:r>
      <w:del w:id="404" w:author="0mer dar" w:date="2020-02-03T13:14:00Z">
        <w:r w:rsidR="007A122E" w:rsidRPr="0013159B" w:rsidDel="00F44459">
          <w:rPr>
            <w:rFonts w:ascii="David" w:hAnsi="David" w:cs="David"/>
            <w:sz w:val="24"/>
            <w:szCs w:val="24"/>
            <w:lang w:val="en-GB"/>
          </w:rPr>
          <w:delText xml:space="preserve">the </w:delText>
        </w:r>
      </w:del>
      <w:r w:rsidR="007A122E" w:rsidRPr="0013159B">
        <w:rPr>
          <w:rFonts w:ascii="David" w:hAnsi="David" w:cs="David"/>
          <w:sz w:val="24"/>
          <w:szCs w:val="24"/>
          <w:lang w:val="en-GB"/>
        </w:rPr>
        <w:t xml:space="preserve">ability to </w:t>
      </w:r>
      <w:commentRangeStart w:id="405"/>
      <w:commentRangeStart w:id="406"/>
      <w:del w:id="407" w:author="0mer dar" w:date="2020-02-26T20:33:00Z">
        <w:r w:rsidR="007A122E" w:rsidRPr="0013159B" w:rsidDel="00EF30B3">
          <w:rPr>
            <w:rFonts w:ascii="David" w:hAnsi="David" w:cs="David"/>
            <w:sz w:val="24"/>
            <w:szCs w:val="24"/>
            <w:lang w:val="en-GB"/>
          </w:rPr>
          <w:delText xml:space="preserve">reliably </w:delText>
        </w:r>
      </w:del>
      <w:commentRangeEnd w:id="405"/>
      <w:ins w:id="408" w:author="0mer dar" w:date="2020-02-26T20:34:00Z">
        <w:r w:rsidR="00EF30B3" w:rsidRPr="0013159B">
          <w:rPr>
            <w:rFonts w:ascii="David" w:hAnsi="David" w:cs="David"/>
            <w:sz w:val="24"/>
            <w:szCs w:val="24"/>
            <w:lang w:val="en-GB"/>
          </w:rPr>
          <w:t>accurately</w:t>
        </w:r>
      </w:ins>
      <w:ins w:id="409" w:author="0mer dar" w:date="2020-02-26T20:33:00Z">
        <w:r w:rsidR="00EF30B3" w:rsidRPr="0013159B">
          <w:rPr>
            <w:rFonts w:ascii="David" w:hAnsi="David" w:cs="David"/>
            <w:sz w:val="24"/>
            <w:szCs w:val="24"/>
            <w:lang w:val="en-GB"/>
          </w:rPr>
          <w:t xml:space="preserve"> </w:t>
        </w:r>
      </w:ins>
      <w:r w:rsidR="007A122E" w:rsidRPr="0013159B">
        <w:rPr>
          <w:rStyle w:val="CommentReference"/>
          <w:rFonts w:ascii="David" w:hAnsi="David" w:cs="David"/>
          <w:rPrChange w:id="410" w:author="0mer dar" w:date="2020-03-08T20:10:00Z">
            <w:rPr>
              <w:rStyle w:val="CommentReference"/>
            </w:rPr>
          </w:rPrChange>
        </w:rPr>
        <w:commentReference w:id="405"/>
      </w:r>
      <w:commentRangeEnd w:id="406"/>
      <w:r w:rsidR="007A122E" w:rsidRPr="0013159B">
        <w:rPr>
          <w:rStyle w:val="CommentReference"/>
          <w:rFonts w:ascii="David" w:hAnsi="David" w:cs="David"/>
          <w:rPrChange w:id="411" w:author="0mer dar" w:date="2020-03-08T20:10:00Z">
            <w:rPr>
              <w:rStyle w:val="CommentReference"/>
            </w:rPr>
          </w:rPrChange>
        </w:rPr>
        <w:commentReference w:id="406"/>
      </w:r>
      <w:r w:rsidR="007A122E" w:rsidRPr="006A4A9B">
        <w:rPr>
          <w:rFonts w:ascii="David" w:hAnsi="David" w:cs="David"/>
          <w:sz w:val="24"/>
          <w:szCs w:val="24"/>
          <w:lang w:val="en-GB"/>
        </w:rPr>
        <w:t>detect interoceptive signals</w:t>
      </w:r>
      <w:r w:rsidR="007A122E" w:rsidRPr="006A4A9B">
        <w:rPr>
          <w:rFonts w:ascii="David" w:hAnsi="David" w:cs="David"/>
          <w:sz w:val="24"/>
          <w:szCs w:val="24"/>
          <w:rtl/>
          <w:lang w:val="en-GB"/>
        </w:rPr>
        <w:t xml:space="preserve"> </w:t>
      </w:r>
      <w:r w:rsidR="007A122E" w:rsidRPr="0013159B">
        <w:rPr>
          <w:rFonts w:ascii="David" w:hAnsi="David" w:cs="David"/>
          <w:sz w:val="24"/>
          <w:szCs w:val="24"/>
          <w:lang w:val="en-GB"/>
        </w:rPr>
        <w:t>(e.g., heartbeat detection)</w:t>
      </w:r>
      <w:r w:rsidR="007A122E" w:rsidRPr="006A4A9B">
        <w:rPr>
          <w:rStyle w:val="EndnoteReference"/>
          <w:rFonts w:ascii="David" w:hAnsi="David" w:cs="David"/>
          <w:sz w:val="24"/>
          <w:szCs w:val="24"/>
          <w:lang w:val="en-GB"/>
        </w:rPr>
        <w:endnoteReference w:id="3"/>
      </w:r>
      <w:ins w:id="421" w:author="0mer dar" w:date="2020-02-03T14:46:00Z">
        <w:r w:rsidR="007A122E" w:rsidRPr="006A4A9B">
          <w:rPr>
            <w:rFonts w:ascii="David" w:hAnsi="David" w:cs="David"/>
            <w:sz w:val="24"/>
            <w:szCs w:val="24"/>
            <w:lang w:val="en-GB"/>
          </w:rPr>
          <w:t xml:space="preserve"> and</w:t>
        </w:r>
      </w:ins>
      <w:del w:id="422" w:author="0mer dar" w:date="2020-02-03T14:46:00Z">
        <w:r w:rsidR="007A122E" w:rsidRPr="006A4A9B" w:rsidDel="00676AFE">
          <w:rPr>
            <w:rFonts w:ascii="David" w:hAnsi="David" w:cs="David"/>
            <w:sz w:val="24"/>
            <w:szCs w:val="24"/>
            <w:lang w:val="en-GB"/>
          </w:rPr>
          <w:delText>.</w:delText>
        </w:r>
      </w:del>
      <w:r w:rsidR="007A122E" w:rsidRPr="006A4A9B">
        <w:rPr>
          <w:rFonts w:ascii="David" w:hAnsi="David" w:cs="David"/>
          <w:sz w:val="24"/>
          <w:szCs w:val="24"/>
          <w:lang w:val="en-GB"/>
        </w:rPr>
        <w:t xml:space="preserve"> </w:t>
      </w:r>
      <w:ins w:id="423" w:author="0mer dar" w:date="2020-02-27T15:38:00Z">
        <w:r w:rsidRPr="0013159B">
          <w:rPr>
            <w:rFonts w:ascii="David" w:hAnsi="David" w:cs="David"/>
            <w:i/>
            <w:iCs/>
            <w:sz w:val="24"/>
            <w:szCs w:val="24"/>
            <w:lang w:val="en-GB"/>
          </w:rPr>
          <w:t>i</w:t>
        </w:r>
      </w:ins>
      <w:del w:id="424" w:author="0mer dar" w:date="2020-02-27T15:38:00Z">
        <w:r w:rsidR="007A122E" w:rsidRPr="0013159B" w:rsidDel="00A71D73">
          <w:rPr>
            <w:rFonts w:ascii="David" w:hAnsi="David" w:cs="David"/>
            <w:i/>
            <w:iCs/>
            <w:sz w:val="24"/>
            <w:szCs w:val="24"/>
            <w:lang w:val="en-GB"/>
          </w:rPr>
          <w:delText>I</w:delText>
        </w:r>
      </w:del>
      <w:r w:rsidR="007A122E" w:rsidRPr="0013159B">
        <w:rPr>
          <w:rFonts w:ascii="David" w:hAnsi="David" w:cs="David"/>
          <w:i/>
          <w:iCs/>
          <w:sz w:val="24"/>
          <w:szCs w:val="24"/>
          <w:lang w:val="en-GB"/>
        </w:rPr>
        <w:t>nteroceptive sensibility</w:t>
      </w:r>
      <w:ins w:id="425" w:author="0mer dar" w:date="2020-02-03T14:56:00Z">
        <w:r w:rsidR="007A122E" w:rsidRPr="0013159B">
          <w:rPr>
            <w:rFonts w:ascii="David" w:hAnsi="David" w:cs="David"/>
            <w:sz w:val="24"/>
            <w:szCs w:val="24"/>
            <w:lang w:val="en-GB"/>
          </w:rPr>
          <w:t xml:space="preserve"> </w:t>
        </w:r>
      </w:ins>
      <w:ins w:id="426" w:author="0mer dar" w:date="2020-02-03T14:46:00Z">
        <w:r w:rsidR="007A122E" w:rsidRPr="0013159B">
          <w:rPr>
            <w:rFonts w:ascii="David" w:hAnsi="David" w:cs="David"/>
            <w:sz w:val="24"/>
            <w:szCs w:val="24"/>
            <w:lang w:val="en-GB"/>
          </w:rPr>
          <w:t xml:space="preserve">which </w:t>
        </w:r>
      </w:ins>
      <w:del w:id="427" w:author="0mer dar" w:date="2020-02-03T14:46:00Z">
        <w:r w:rsidR="007A122E" w:rsidRPr="0013159B" w:rsidDel="00676AFE">
          <w:rPr>
            <w:rFonts w:ascii="David" w:hAnsi="David" w:cs="David"/>
            <w:sz w:val="24"/>
            <w:szCs w:val="24"/>
            <w:lang w:val="en-GB"/>
          </w:rPr>
          <w:delText xml:space="preserve"> </w:delText>
        </w:r>
      </w:del>
      <w:bookmarkStart w:id="428" w:name="_Hlk23022537"/>
      <w:r w:rsidR="007A122E" w:rsidRPr="0013159B">
        <w:rPr>
          <w:rFonts w:ascii="David" w:hAnsi="David" w:cs="David"/>
          <w:sz w:val="24"/>
          <w:szCs w:val="24"/>
          <w:lang w:val="en-GB"/>
        </w:rPr>
        <w:t xml:space="preserve">refers to the </w:t>
      </w:r>
      <w:r w:rsidR="007A122E" w:rsidRPr="0013159B">
        <w:rPr>
          <w:rFonts w:ascii="David" w:hAnsi="David" w:cs="David"/>
          <w:sz w:val="24"/>
          <w:szCs w:val="24"/>
        </w:rPr>
        <w:t xml:space="preserve">self-evaluated </w:t>
      </w:r>
      <w:del w:id="429" w:author="0mer dar" w:date="2020-02-27T15:41:00Z">
        <w:r w:rsidR="007A122E" w:rsidRPr="0013159B" w:rsidDel="00A71D73">
          <w:rPr>
            <w:rFonts w:ascii="David" w:hAnsi="David" w:cs="David"/>
            <w:sz w:val="24"/>
            <w:szCs w:val="24"/>
          </w:rPr>
          <w:delText xml:space="preserve">assessment </w:delText>
        </w:r>
        <w:bookmarkEnd w:id="428"/>
        <w:r w:rsidR="007A122E" w:rsidRPr="0013159B" w:rsidDel="00A71D73">
          <w:rPr>
            <w:rFonts w:ascii="David" w:hAnsi="David" w:cs="David"/>
            <w:sz w:val="24"/>
            <w:szCs w:val="24"/>
          </w:rPr>
          <w:delText xml:space="preserve">of </w:delText>
        </w:r>
      </w:del>
      <w:ins w:id="430" w:author="0mer dar" w:date="2020-02-03T15:01:00Z">
        <w:r w:rsidR="007A122E" w:rsidRPr="0013159B">
          <w:rPr>
            <w:rFonts w:ascii="David" w:hAnsi="David" w:cs="David"/>
            <w:sz w:val="24"/>
            <w:szCs w:val="24"/>
          </w:rPr>
          <w:t xml:space="preserve">tendency to </w:t>
        </w:r>
        <w:r w:rsidR="007A122E" w:rsidRPr="0013159B">
          <w:rPr>
            <w:rFonts w:ascii="David" w:hAnsi="David" w:cs="David"/>
            <w:sz w:val="24"/>
            <w:szCs w:val="24"/>
            <w:highlight w:val="yellow"/>
          </w:rPr>
          <w:t>focus</w:t>
        </w:r>
      </w:ins>
      <w:ins w:id="431" w:author="0mer dar" w:date="2020-02-27T15:41:00Z">
        <w:r w:rsidRPr="0013159B">
          <w:rPr>
            <w:rFonts w:ascii="David" w:hAnsi="David" w:cs="David"/>
            <w:sz w:val="24"/>
            <w:szCs w:val="24"/>
          </w:rPr>
          <w:t>/note</w:t>
        </w:r>
      </w:ins>
      <w:ins w:id="432" w:author="0mer dar" w:date="2020-02-03T15:01:00Z">
        <w:r w:rsidR="007A122E" w:rsidRPr="0013159B">
          <w:rPr>
            <w:rFonts w:ascii="David" w:hAnsi="David" w:cs="David"/>
            <w:sz w:val="24"/>
            <w:szCs w:val="24"/>
          </w:rPr>
          <w:t xml:space="preserve"> on interoceptive signals</w:t>
        </w:r>
        <w:r w:rsidR="007A122E" w:rsidRPr="0013159B" w:rsidDel="000B37E2">
          <w:rPr>
            <w:rFonts w:ascii="David" w:hAnsi="David" w:cs="David"/>
            <w:sz w:val="24"/>
            <w:szCs w:val="24"/>
          </w:rPr>
          <w:t xml:space="preserve"> </w:t>
        </w:r>
      </w:ins>
      <w:del w:id="433" w:author="0mer dar" w:date="2020-02-03T15:01:00Z">
        <w:r w:rsidR="007A122E" w:rsidRPr="0013159B" w:rsidDel="000B37E2">
          <w:rPr>
            <w:rFonts w:ascii="David" w:hAnsi="David" w:cs="David"/>
            <w:sz w:val="24"/>
            <w:szCs w:val="24"/>
          </w:rPr>
          <w:delText>subjective interoception</w:delText>
        </w:r>
      </w:del>
      <w:ins w:id="434" w:author="0mer dar" w:date="2020-02-03T14:58:00Z">
        <w:r w:rsidR="007A122E" w:rsidRPr="006A4A9B">
          <w:rPr>
            <w:rFonts w:ascii="David" w:hAnsi="David" w:cs="David"/>
            <w:sz w:val="24"/>
            <w:szCs w:val="24"/>
          </w:rPr>
          <w:fldChar w:fldCharType="begin" w:fldLock="1"/>
        </w:r>
      </w:ins>
      <w:r w:rsidR="00785498" w:rsidRPr="006A4A9B">
        <w:rPr>
          <w:rFonts w:ascii="David" w:hAnsi="David" w:cs="David"/>
          <w:sz w:val="24"/>
          <w:szCs w:val="24"/>
        </w:rPr>
        <w:instrText>ADDIN CSL_CITATION {"citationItems":[{"id":"ITEM-1","itemData":{"DOI":"10.1016/j.bpsc.2017.12.004","ISSN":"24519030","abstract":"Interoception refers to the process by which the nervous system senses, interprets, and integrates signals originating from within the body, provi</w:instrText>
      </w:r>
      <w:r w:rsidR="00785498" w:rsidRPr="0013159B">
        <w:rPr>
          <w:rFonts w:ascii="David" w:hAnsi="David" w:cs="David"/>
          <w:sz w:val="24"/>
          <w:szCs w:val="24"/>
        </w:rPr>
        <w:instrText>ding a moment-by-moment mapping of the body's internal landscape across conscious and unconscious levels. Interoceptive signaling has been considered a component process of reflexes, urges, feelings, drives, adaptive responses, and cognitive and emotional experiences, highlighting its contributions to the maintenance of homeostatic functioning, body regulation, and survival. Dysfunction of interoception is increasingly recognized as an important component of different mental health conditions, including anxiety disorders, mood disorders, eating disorders, addictive disorders, and somatic symptom disorders. However, a number of conceptual and methodological challenges have made it difficult for interoceptive constructs to be broadly applied in mental health research and treatment settings. In November 2016, the Laureate Institute for Brain Research organized the first Interoception Summit, a gathering of interoception experts from around the world, with the goal of accelerating progress in understanding the role of interoception in mental health. The discussions at the meeting were organized around four themes: interoceptive assessment, interoceptive integration, interoceptive psychopathology, and the generation of a roadmap that could serve as a guide for future endeavors. This review article presents an overview of the emerging consensus generated by the meeting.","author":[{"dropping-particle":"","family":"Khalsa","given":"Sahib S.","non-dropping-particle":"","parse-names":false,"suffix":""},{"dropping-particle":"","family":"Adolphs","given":"Ralph","non-dropping-particle":"","parse-names":false,"suffix":""},{"dropping-particle":"","family":"Cameron","given":"Oliver G.","non-dropping-particle":"","parse-names":false,"suffix":""},{"dropping-particle":"","family":"Critchley","given":"Hugo D.","non-dropping-particle":"","parse-names":false,"suffix":""},{"dropping-particle":"","family":"Davenport","given":"Paul W.","non-dropping-particle":"","parse-names":false,"suffix":""},{"dropping-particle":"","family":"Feinstein","given":"Justin S.","non-dropping-particle":"","parse-names":false,"suffix":""},{"dropping-particle":"","family":"Feusner","given":"Jamie D.","non-dropping-particle":"","parse-names":false,"suffix":""},{"dropping-particle":"","family":"Garfinkel","given":"Sarah N.","non-dropping-particle":"","parse-names":false,"suffix":""},{"dropping-particle":"","family":"Lane","given":"Richard D.","non-dropping-particle":"","parse-names":false,"suffix":""},{"dropping-particle":"","family":"Mehling","given":"Wolf E.","non-dropping-particle":"","parse-names":false,"suffix":""},{"dropping-particle":"","family":"Meuret","given":"Alicia E.","non-dropping-particle":"","parse-names":false,"suffix":""},{"dropping-particle":"","family":"Nemeroff","given":"Charles B.","non-dropping-particle":"","parse-names":false,"suffix":""},{"dropping-particle":"","family":"Oppenheimer","given":"Stephen","non-dropping-particle":"","parse-names":false,"suffix":""},{"dropping-particle":"","family":"Petzschner","given":"Frederike H.","non-dropping-particle":"","parse-names":false,"suffix":""},{"dropping-particle":"","family":"Pollatos","given":"Olga","non-dropping-particle":"","parse-names":false,"suffix":""},{"dropping-particle":"","family":"Rhudy","given":"Jamie L.","non-dropping-particle":"","parse-names":false,"suffix":""},{"dropping-particle":"","family":"Schramm","given":"Lawrence P.","non-dropping-particle":"","parse-names":false,"suffix":""},{"dropping-particle":"","family":"Simmons","given":"W. Kyle","non-dropping-particle":"","parse-names":false,"suffix":""},{"dropping-particle":"","family":"Stein","given":"Murray B.","non-dropping-particle":"","parse-names":false,"suffix":""},{"dropping-particle":"","family":"Stephan","given":"Klaas E.","non-dropping-particle":"","parse-names":false,"suffix":""},{"dropping-particle":"","family":"Bergh","given":"Omer","non-dropping-particle":"Van den","parse-names":false,"suffix":""},{"dropping-particle":"","family":"Diest","given":"Ilse","non-dropping-particle":"Van","parse-names":false,"suffix":""},{"dropping-particle":"","family":"Leupoldt","given":"Andreas","non-dropping-particle":"von","parse-names":false,"suffix":""},{"dropping-particle":"","family":"Paulus","given":"Martin P.","non-dropping-particle":"","parse-names":false,"suffix":""},{"dropping-particle":"","family":"Ainley","given":"Vivien","non-dropping-particle":"","parse-names":false,"suffix":""},{"dropping-particle":"","family":"Zoubi","given":"Obada","non-dropping-particle":"Al","parse-names":false,"suffix":""},{"dropping-particle":"","family":"Aupperle","given":"Robin","non-dropping-particle":"","parse-names":false,"suffix":""},{"dropping-particle":"","family":"Avery","given":"Jason","non-dropping-particle":"","parse-names":false,"suffix":""},{"dropping-particle":"","family":"Baxter","given":"Leslie","non-dropping-particle":"","parse-names":false,"suffix":""},{"dropping-particle":"","family":"Benke","given":"Christoph","non-dropping-particle":"","parse-names":false,"suffix":""},{"dropping-particle":"","family":"Berner","given":"Laura","non-dropping-particle":"","parse-names":false,"suffix":""},{"dropping-particle":"","family":"Bodurka","given":"Jerzy","non-dropping-particle":"","parse-names":false,"suffix":""},{"dropping-particle":"","family":"Breese","given":"Eric","non-dropping-particle":"","parse-names":false,"suffix":""},{"dropping-particle":"","family":"Brown","given":"Tiffany","non-dropping-particle":"","parse-names":false,"suffix":""},{"dropping-particle":"","family":"Burrows","given":"Kaiping","non-dropping-particle":"","parse-names":false,"suffix":""},{"dropping-particle":"","family":"Cha","given":"Yoon Hee","non-dropping-particle":"","parse-names":false,"suffix":""},{"dropping-particle":"","family":"Clausen","given":"Ashley","non-dropping-particle":"","parse-names":false,"suffix":""},{"dropping-particle":"","family":"Cosgrove","given":"Kelly","non-dropping-particle":"","parse-names":false,"suffix":""},{"dropping-particle":"","family":"Deville","given":"Danielle","non-dropping-particle":"","parse-names":false,"suffix":""},{"dropping-particle":"","family":"Duncan","given":"Laramie","non-dropping-particle":"","parse-names":false,"suffix":""},{"dropping-particle":"","family":"Duquette","given":"Patrice","non-dropping-particle":"","parse-names":false,"suffix":""},{"dropping-particle":"","family":"Ekhtiari","given":"Hamed","non-dropping-particle":"","parse-names":false,"suffix":""},{"dropping-particle":"","family":"Fine","given":"Thomas","non-dropping-particle":"","parse-names":false,"suffix":""},{"dropping-particle":"","family":"Ford","given":"Bart","non-dropping-particle":"","parse-names":false,"suffix":""},{"dropping-particle":"","family":"Garcia Cordero","given":"Indira","non-dropping-particle":"","parse-names":false,"suffix":""},{"dropping-particle":"","family":"Gleghorn","given":"Diamond","non-dropping-particle":"","parse-names":false,"suffix":""},{"dropping-particle":"","family":"Guereca","given":"Yvette","non-dropping-particle":"","parse-names":false,"suffix":""},{"dropping-particle":"","family":"Harrison","given":"Neil A.","non-dropping-particle":"","parse-names":false,"suffix":""},{"dropping-particle":"","family":"Hassanpour","given":"Mahlega","non-dropping-particle":"","parse-names":false,"suffix":""},{"dropping-particle":"","family":"Hechler","given":"Tanja","non-dropping-particle":"","parse-names":false,"suffix":""},{"dropping-particle":"","family":"Heller","given":"Aaron","non-dropping-particle":"","parse-names":false,"suffix":""},{"dropping-particle":"","family":"Hellman","given":"Natalie","non-dropping-particle":"","parse-names":false,"suffix":""},{"dropping-particle":"","family":"Herbert","given":"Beate","non-dropping-particle":"","parse-names":false,"suffix":""},{"dropping-particle":"","family":"Jarrahi","given":"Behnaz","non-dropping-particle":"","parse-names":false,"suffix":""},{"dropping-particle":"","family":"Kerr","given":"Kara","non-dropping-particle":"","parse-names":false,"suffix":""},{"dropping-particle":"","family":"Kirlic","given":"Namik","non-dropping-particle":"","parse-names":false,"suffix":""},{"dropping-particle":"","family":"Klabunde","given":"Megan","non-dropping-particle":"","parse-names":false,"suffix":""},{"dropping-particle":"","family":"Kraynak","given":"Thomas","non-dropping-particle":"","parse-names":false,"suffix":""},{"dropping-particle":"","family":"Kriegsman","given":"Michael","non-dropping-particle":"","parse-names":false,"suffix":""},{"dropping-particle":"","family":"Kroll","given":"Juliet","non-dropping-particle":"","parse-names":false,"suffix":""},{"dropping-particle":"","family":"Kuplicki","given":"Rayus","non-dropping-particle":"","parse-names":false,"suffix":""},{"dropping-particle":"","family":"Lapidus","given":"Rachel","non-dropping-particle":"","parse-names":false,"suffix":""},{"dropping-particle":"","family":"Le","given":"Trang","non-dropping-particle":"","parse-names":false,"suffix":""},{"dropping-particle":"","family":"Hagen","given":"Kyle Logie","non-dropping-particle":"","parse-names":false,"suffix":""},{"dropping-particle":"","family":"Mayeli","given":"Ahmad","non-dropping-particle":"","parse-names":false,"suffix":""},{"dropping-particle":"","family":"Morris","given":"Amanda","non-dropping-particle":"","parse-names":false,"suffix":""},{"dropping-particle":"","family":"Naqvi","given":"Nasir","non-dropping-particle":"","parse-names":false,"suffix":""},{"dropping-particle":"","family":"Oldroyd","given":"Kristina","non-dropping-particle":"","parse-names":false,"suffix":""},{"dropping-particle":"","family":"Pané-Farré","given":"Christiane","non-dropping-particle":"","parse-names":false,"suffix":""},{"dropping-particle":"","family":"Phillips","given":"Raquel","non-dropping-particle":"","parse-names":false,"suffix":""},{"dropping-particle":"","family":"Poppa","given":"Tasha","non-dropping-particle":"","parse-names":false,"suffix":""},{"dropping-particle":"","family":"Potter","given":"Willliam","non-dropping-particle":"","parse-names":false,"suffix":""},{"dropping-particle":"","family":"Puhl","given":"Maria","non-dropping-particle":"","parse-names":false,"suffix":""},{"dropping-particle":"","family":"Safron","given":"Adam","non-dropping-particle":"","parse-names":false,"suffix":""},{"dropping-particle":"","family":"Sala","given":"Margaret","non-dropping-particle":"","parse-names":false,"suffix":""},{"dropping-particle":"","family":"Savitz","given":"Jonathan","non-dropping-particle":"","parse-names":false,"suffix":""},{"dropping-particle":"","family":"Saxon","given":"Heather","non-dropping-particle":"","parse-names":false,"suffix":""},{"dropping-particle":"","family":"Schoenhals","given":"Will","non-dropping-particle":"","parse-names":false,"suffix":""},{"dropping-particle":"","family":"Stanwell-Smith","given":"Colin","non-dropping-particle":"","parse-names":false,"suffix":""},{"dropping-particle":"","family":"Teed","given":"Adam","non-dropping-particle":"","parse-names":false,"suffix":""},{"dropping-particle":"","family":"Terasawa","given":"Yuri","non-dropping-particle":"","parse-names":false,"suffix":""},{"dropping-particle":"","family":"Thompson","given":"Katie","non-dropping-particle":"","parse-names":false,"suffix":""},{"dropping-particle":"","family":"Toups","given":"Marisa","non-dropping-particle":"","parse-names":false,"suffix":""},{"dropping-particle":"","family":"Umeda","given":"Satoshi","non-dropping-particle":"","parse-names":false,"suffix":""},{"dropping-particle":"","family":"Upshaw","given":"Valerie","non-dropping-particle":"","parse-names":false,"suffix":""},{"dropping-particle":"","family":"Victor","given":"Teresa","non-dropping-particle":"","parse-names":false,"suffix":""},{"dropping-particle":"","family":"Wierenga","given":"Christina","non-dropping-particle":"","parse-names":false,"suffix":""},{"dropping-particle":"","family":"Wohlrab","given":"Colleen","non-dropping-particle":"","parse-names":false,"suffix":""},{"dropping-particle":"","family":"Yeh","given":"Hung wen","non-dropping-particle":"","parse-names":false,"suffix":""},{"dropping-particle":"","family":"Yoris","given":"Adrian","non-dropping-particle":"","parse-names":false,"suffix":""},{"dropping-particle":"","family":"Zeidan","given":"Fadel","non-dropping-particle":"","parse-names":false,"suffix":""},{"dropping-particle":"","family":"Zotev","given":"Vadim","non-dropping-particle":"","parse-names":false,"suffix":""},{"dropping-particle":"","family":"Zucker","given":"Nancy","non-dropping-particle":"","parse-names":false,"suffix":""}],"container-title":"Biological Psychiatry: Cognitive Neuroscience and Neuroimaging","id":"ITEM-1","issue":"6","issued":{"date-parts":[["2018"]]},"note":"</w:instrText>
      </w:r>
      <w:r w:rsidR="00785498" w:rsidRPr="0013159B">
        <w:rPr>
          <w:rFonts w:ascii="David" w:hAnsi="David" w:cs="David"/>
          <w:sz w:val="24"/>
          <w:szCs w:val="24"/>
          <w:rtl/>
        </w:rPr>
        <w:instrText>מאמר משמעותי על אינטרוספציה בכללי</w:instrText>
      </w:r>
      <w:r w:rsidR="00785498" w:rsidRPr="0013159B">
        <w:rPr>
          <w:rFonts w:ascii="David" w:hAnsi="David" w:cs="David"/>
          <w:sz w:val="24"/>
          <w:szCs w:val="24"/>
        </w:rPr>
        <w:instrText>","page":"501-513","title":"Interoception and Mental Health: A Roadmap","type":"article-journal","volume":"3"},"uris":["http://www.mendeley.com/documents/?uuid=9602c9f8-9886-4f57-8c59-280cee645cbe"]}],"mendeley":{"formattedCitation":"(Khalsa et al., 2018)","plainTextFormattedCitation":"(Khalsa et al., 2018)","previouslyFormattedCitation":"(Khalsa et al., 2018)"},"properties":{"noteIndex":0},"schema":"https://github.com/citation-style-language/schema/raw/master/csl-citation.json"}</w:instrText>
      </w:r>
      <w:r w:rsidR="007A122E" w:rsidRPr="006A4A9B">
        <w:rPr>
          <w:rFonts w:ascii="David" w:hAnsi="David" w:cs="David"/>
          <w:sz w:val="24"/>
          <w:szCs w:val="24"/>
        </w:rPr>
        <w:fldChar w:fldCharType="separate"/>
      </w:r>
      <w:r w:rsidR="001E2173" w:rsidRPr="006A4A9B">
        <w:rPr>
          <w:rFonts w:ascii="David" w:hAnsi="David" w:cs="David"/>
          <w:noProof/>
          <w:sz w:val="24"/>
          <w:szCs w:val="24"/>
        </w:rPr>
        <w:t>(Khalsa et al., 2018)</w:t>
      </w:r>
      <w:ins w:id="435" w:author="0mer dar" w:date="2020-02-03T14:58:00Z">
        <w:r w:rsidR="007A122E" w:rsidRPr="006A4A9B">
          <w:rPr>
            <w:rFonts w:ascii="David" w:hAnsi="David" w:cs="David"/>
            <w:sz w:val="24"/>
            <w:szCs w:val="24"/>
          </w:rPr>
          <w:fldChar w:fldCharType="end"/>
        </w:r>
      </w:ins>
      <w:ins w:id="436" w:author="0mer dar" w:date="2020-02-03T14:56:00Z">
        <w:r w:rsidR="007A122E" w:rsidRPr="006A4A9B">
          <w:rPr>
            <w:rFonts w:ascii="David" w:hAnsi="David" w:cs="David"/>
            <w:sz w:val="24"/>
            <w:szCs w:val="24"/>
          </w:rPr>
          <w:t xml:space="preserve"> </w:t>
        </w:r>
      </w:ins>
      <w:r w:rsidR="007A122E" w:rsidRPr="006A4A9B">
        <w:rPr>
          <w:rFonts w:ascii="David" w:hAnsi="David" w:cs="David"/>
          <w:sz w:val="24"/>
          <w:szCs w:val="24"/>
        </w:rPr>
        <w:t xml:space="preserve">. </w:t>
      </w:r>
    </w:p>
    <w:p w14:paraId="7A85D8AE" w14:textId="59FEFF59" w:rsidR="007A122E" w:rsidRPr="006A4A9B" w:rsidDel="00676AFE" w:rsidRDefault="00BA10C9" w:rsidP="00B37112">
      <w:pPr>
        <w:spacing w:after="0"/>
        <w:ind w:firstLine="720"/>
        <w:rPr>
          <w:del w:id="437" w:author="0mer dar" w:date="2020-02-03T14:43:00Z"/>
          <w:rFonts w:ascii="David" w:hAnsi="David" w:cs="David"/>
          <w:sz w:val="24"/>
          <w:szCs w:val="24"/>
        </w:rPr>
      </w:pPr>
      <w:ins w:id="438" w:author="0mer dar" w:date="2020-02-27T15:46:00Z">
        <w:r w:rsidRPr="0013159B">
          <w:rPr>
            <w:rFonts w:ascii="David" w:hAnsi="David" w:cs="David"/>
            <w:sz w:val="24"/>
            <w:szCs w:val="24"/>
          </w:rPr>
          <w:t>Mindf</w:t>
        </w:r>
        <w:r w:rsidR="00B37112" w:rsidRPr="0013159B">
          <w:rPr>
            <w:rFonts w:ascii="David" w:hAnsi="David" w:cs="David"/>
            <w:sz w:val="24"/>
            <w:szCs w:val="24"/>
          </w:rPr>
          <w:t xml:space="preserve">ulness training is thought to/ theorized to </w:t>
        </w:r>
      </w:ins>
      <w:ins w:id="439" w:author="0mer dar" w:date="2020-02-27T15:49:00Z">
        <w:r w:rsidR="00B37112" w:rsidRPr="0013159B">
          <w:rPr>
            <w:rFonts w:ascii="David" w:hAnsi="David" w:cs="David"/>
            <w:sz w:val="24"/>
            <w:szCs w:val="24"/>
          </w:rPr>
          <w:t>alter/impact</w:t>
        </w:r>
      </w:ins>
      <w:ins w:id="440" w:author="0mer dar" w:date="2020-02-27T15:46:00Z">
        <w:r w:rsidR="00B37112" w:rsidRPr="0013159B">
          <w:rPr>
            <w:rFonts w:ascii="David" w:hAnsi="David" w:cs="David"/>
            <w:sz w:val="24"/>
            <w:szCs w:val="24"/>
          </w:rPr>
          <w:t xml:space="preserve"> interoceptive awareness</w:t>
        </w:r>
      </w:ins>
      <w:ins w:id="441" w:author="0mer dar" w:date="2020-02-27T15:47:00Z">
        <w:r w:rsidR="00B37112" w:rsidRPr="0013159B">
          <w:rPr>
            <w:rFonts w:ascii="David" w:hAnsi="David" w:cs="David"/>
            <w:sz w:val="24"/>
            <w:szCs w:val="24"/>
          </w:rPr>
          <w:t xml:space="preserve">, in that </w:t>
        </w:r>
      </w:ins>
      <w:commentRangeStart w:id="442"/>
      <w:commentRangeStart w:id="443"/>
      <w:del w:id="444" w:author="0mer dar" w:date="2020-02-03T13:16:00Z">
        <w:r w:rsidR="007A122E" w:rsidRPr="0013159B" w:rsidDel="00F44459">
          <w:rPr>
            <w:rFonts w:ascii="David" w:hAnsi="David" w:cs="David"/>
            <w:sz w:val="24"/>
            <w:szCs w:val="24"/>
          </w:rPr>
          <w:delText xml:space="preserve">XXXX </w:delText>
        </w:r>
        <w:commentRangeStart w:id="445"/>
        <w:r w:rsidR="007A122E" w:rsidRPr="0013159B" w:rsidDel="00F44459">
          <w:rPr>
            <w:rFonts w:ascii="David" w:hAnsi="David" w:cs="David"/>
            <w:sz w:val="24"/>
            <w:szCs w:val="24"/>
          </w:rPr>
          <w:delText xml:space="preserve">and </w:delText>
        </w:r>
        <w:r w:rsidR="007A122E" w:rsidRPr="0013159B" w:rsidDel="00F44459">
          <w:rPr>
            <w:rFonts w:ascii="David" w:hAnsi="David" w:cs="David"/>
            <w:i/>
            <w:iCs/>
            <w:sz w:val="24"/>
            <w:szCs w:val="24"/>
            <w:lang w:val="en-GB"/>
          </w:rPr>
          <w:delText>m</w:delText>
        </w:r>
      </w:del>
      <w:del w:id="446" w:author="0mer dar" w:date="2020-02-03T14:46:00Z">
        <w:r w:rsidR="007A122E" w:rsidRPr="0013159B" w:rsidDel="00676AFE">
          <w:rPr>
            <w:rFonts w:ascii="David" w:hAnsi="David" w:cs="David"/>
            <w:i/>
            <w:iCs/>
            <w:sz w:val="24"/>
            <w:szCs w:val="24"/>
            <w:lang w:val="en-GB"/>
          </w:rPr>
          <w:delText>eta-cognitive awareness</w:delText>
        </w:r>
        <w:r w:rsidR="007A122E" w:rsidRPr="0013159B" w:rsidDel="00676AFE">
          <w:rPr>
            <w:rFonts w:ascii="David" w:hAnsi="David" w:cs="David"/>
            <w:sz w:val="24"/>
            <w:szCs w:val="24"/>
            <w:lang w:val="en-GB"/>
          </w:rPr>
          <w:delText xml:space="preserve"> </w:delText>
        </w:r>
        <w:commentRangeEnd w:id="442"/>
        <w:r w:rsidR="007A122E" w:rsidRPr="0013159B" w:rsidDel="00676AFE">
          <w:rPr>
            <w:rStyle w:val="CommentReference"/>
            <w:rFonts w:ascii="David" w:hAnsi="David" w:cs="David"/>
            <w:rPrChange w:id="447" w:author="0mer dar" w:date="2020-03-08T20:10:00Z">
              <w:rPr>
                <w:rStyle w:val="CommentReference"/>
              </w:rPr>
            </w:rPrChange>
          </w:rPr>
          <w:commentReference w:id="442"/>
        </w:r>
        <w:commentRangeEnd w:id="443"/>
        <w:r w:rsidR="007A122E" w:rsidRPr="0013159B" w:rsidDel="00676AFE">
          <w:rPr>
            <w:rStyle w:val="CommentReference"/>
            <w:rFonts w:ascii="David" w:hAnsi="David" w:cs="David"/>
            <w:rPrChange w:id="448" w:author="0mer dar" w:date="2020-03-08T20:10:00Z">
              <w:rPr>
                <w:rStyle w:val="CommentReference"/>
              </w:rPr>
            </w:rPrChange>
          </w:rPr>
          <w:commentReference w:id="443"/>
        </w:r>
        <w:r w:rsidR="007A122E" w:rsidRPr="006A4A9B" w:rsidDel="00676AFE">
          <w:rPr>
            <w:rFonts w:ascii="David" w:hAnsi="David" w:cs="David"/>
            <w:sz w:val="24"/>
            <w:szCs w:val="24"/>
            <w:lang w:val="en-GB"/>
          </w:rPr>
          <w:delText xml:space="preserve">refers to the correspondence between interoceptive accuracy and subjective assessment of that accuracy </w:delText>
        </w:r>
        <w:r w:rsidR="007A122E" w:rsidRPr="006A4A9B" w:rsidDel="00676AFE">
          <w:rPr>
            <w:rFonts w:ascii="David" w:hAnsi="David" w:cs="David"/>
            <w:sz w:val="24"/>
            <w:szCs w:val="24"/>
          </w:rPr>
          <w:fldChar w:fldCharType="begin" w:fldLock="1"/>
        </w:r>
        <w:r w:rsidR="007A122E" w:rsidRPr="006A4A9B" w:rsidDel="00676AFE">
          <w:rPr>
            <w:rFonts w:ascii="David" w:hAnsi="David" w:cs="David"/>
            <w:sz w:val="24"/>
            <w:szCs w:val="24"/>
          </w:rPr>
          <w:delInstrText>ADDIN CSL_CITATION {"citationItems":[{"id":"ITEM-1","itemData":{"DOI":"10.1016/j.biopsycho.2014.11.004","ISSN":"0301-0511","author":[{"dropping-particle":"","family":"Garfinkel","given":"Sarah N","non-dropping-particle":"","parse-names":false,"suffix":""},{"dropping-particle":"","family":"Seth","given":"Anil K","non-dropping-particle":"","parse-names":false,"suffix":""},{"dropp</w:delInstrText>
        </w:r>
        <w:r w:rsidR="007A122E" w:rsidRPr="0013159B" w:rsidDel="00676AFE">
          <w:rPr>
            <w:rFonts w:ascii="David" w:hAnsi="David" w:cs="David"/>
            <w:sz w:val="24"/>
            <w:szCs w:val="24"/>
          </w:rPr>
          <w:delInstrText>ing-particle":"","family":"Barrett","given":"Adam B","non-dropping-particle":"","parse-names":false,"suffix":""},{"dropping-particle":"","family":"Suzuki","given":"Keisuke","non-dropping-particle":"","parse-names":false,"suffix":""},{"dropping-particle":"","family":"Critchley","given":"Hugo D","non-dropping-particle":"","parse-names":false,"suffix":""}],"container-title":"Biological Psychology","id":"ITEM-1","issued":{"date-parts":[["2015"]]},"note":"</w:delInstrText>
        </w:r>
        <w:r w:rsidR="007A122E" w:rsidRPr="0013159B" w:rsidDel="00676AFE">
          <w:rPr>
            <w:rFonts w:ascii="David" w:hAnsi="David" w:cs="David"/>
            <w:sz w:val="24"/>
            <w:szCs w:val="24"/>
            <w:rtl/>
          </w:rPr>
          <w:delInstrText>להבין איך מחשבים</w:delInstrText>
        </w:r>
        <w:r w:rsidR="007A122E" w:rsidRPr="0013159B" w:rsidDel="00676AFE">
          <w:rPr>
            <w:rFonts w:ascii="David" w:hAnsi="David" w:cs="David"/>
            <w:sz w:val="24"/>
            <w:szCs w:val="24"/>
          </w:rPr>
          <w:delInstrText xml:space="preserve"> accuracy\n</w:delInstrText>
        </w:r>
        <w:r w:rsidR="007A122E" w:rsidRPr="0013159B" w:rsidDel="00676AFE">
          <w:rPr>
            <w:rFonts w:ascii="David" w:hAnsi="David" w:cs="David"/>
            <w:sz w:val="24"/>
            <w:szCs w:val="24"/>
            <w:rtl/>
          </w:rPr>
          <w:delInstrText>ואיך מחשבים</w:delInstrText>
        </w:r>
        <w:r w:rsidR="007A122E" w:rsidRPr="0013159B" w:rsidDel="00676AFE">
          <w:rPr>
            <w:rFonts w:ascii="David" w:hAnsi="David" w:cs="David"/>
            <w:sz w:val="24"/>
            <w:szCs w:val="24"/>
          </w:rPr>
          <w:delInstrText xml:space="preserve"> meta cognitive interoceptive awareness","page":"65-74","publisher":"Elsevier B.V.","title":"Knowing your own heart : Distinguishing interoceptive accuracy from interoceptive awareness","type":"article-journal","volume":"104"},"uris":["http://www.mendeley.com/documents/?uuid=32b18424-fa75-4e0a-8df7-e6367f868532"]},{"id":"ITEM-2","itemData":{"DOI":"10.1016/j.copsyc.2017.04.020","ISSN":"2352-2518","PMID":"28950976","abstract":"Influential theories suggest emotional feeling states arise from physiological changes from within the body. Interoception describes the afferent signalling, central processing, and neural and mental representation of internal bodily signals. Recent progress is made in conceptualizing interoception and its neural underpinnings. These developments are supported by empirical data concerning interoceptive mechanisms and their contribution to emotion. Fresh insights include description of short-term interoceptive effects on neural and mental processes (including fear-specific cardiac effects), the recognition of dissociable psychological dimensions of interoception, and models of interoceptive predictive coding that explain emotions and selfhood (reinforced by structural anatomical models and brain and experimental findings). This growing grasp of interoception is enriching our understanding of emotion and its disorders.","author":[{"dropping-particle":"","family":"Critchley","given":"Hugo D","non-dropping-particle":"","parse-names":false,"suffix":""},{"dropping-particle":"","family":"Garfinkel","given":"Sarah N","non-dropping-particle":"","parse-names":false,"suffix":""}],"container-title":"Current opinion in psychology","id":"ITEM-2","issued":{"date-parts":[["2017"]]},"note":"</w:delInstrText>
        </w:r>
        <w:r w:rsidR="007A122E" w:rsidRPr="0013159B" w:rsidDel="00676AFE">
          <w:rPr>
            <w:rFonts w:ascii="David" w:hAnsi="David" w:cs="David"/>
            <w:sz w:val="24"/>
            <w:szCs w:val="24"/>
            <w:rtl/>
          </w:rPr>
          <w:delInstrText>חשוב לקרוא</w:delInstrText>
        </w:r>
        <w:r w:rsidR="007A122E" w:rsidRPr="0013159B" w:rsidDel="00676AFE">
          <w:rPr>
            <w:rFonts w:ascii="David" w:hAnsi="David" w:cs="David"/>
            <w:sz w:val="24"/>
            <w:szCs w:val="24"/>
          </w:rPr>
          <w:delInstrText>!!!","page":"7-14","publisher":"Elsevier Ltd","title":"Interoception and emotion.","type":"article-journal","volume":"17"},"uris":["http://www.mendeley.com/documents/?uuid=6f7f7e9f-819a-46f0-8aa8-2c1a2aa6145f"]}],"mendeley":{"formattedCitation":"(Critchley &amp; Garfinkel, 2017; Garfinkel, Seth, Barrett, Suzuki, &amp; Critchley, 2015)","plainTextFormattedCitation":"(Critchley &amp; Garfinkel, 2017; Garfinkel, Seth, Barrett, Suzuki, &amp; Critchley, 2015)","previouslyFormattedCitation":"(Critchley &amp; Garfinkel, 2017; Garfinkel, Seth, Barrett, Suzuki, &amp; Critchley, 2015)"},"properties":{"noteIndex":0},"schema":"https://github.com/citation-style-language/schema/raw/master/csl-citation.json"}</w:delInstrText>
        </w:r>
        <w:r w:rsidR="007A122E" w:rsidRPr="006A4A9B" w:rsidDel="00676AFE">
          <w:rPr>
            <w:rFonts w:ascii="David" w:hAnsi="David" w:cs="David"/>
            <w:sz w:val="24"/>
            <w:szCs w:val="24"/>
          </w:rPr>
          <w:fldChar w:fldCharType="separate"/>
        </w:r>
        <w:r w:rsidR="007A122E" w:rsidRPr="006A4A9B" w:rsidDel="00676AFE">
          <w:rPr>
            <w:rFonts w:ascii="David" w:hAnsi="David" w:cs="David"/>
            <w:noProof/>
            <w:sz w:val="24"/>
            <w:szCs w:val="24"/>
          </w:rPr>
          <w:delText>(Critchley &amp; Garfinkel, 2017; Garfinkel, Seth, Barrett, Suzuki, &amp; Critchley, 2015)</w:delText>
        </w:r>
        <w:r w:rsidR="007A122E" w:rsidRPr="006A4A9B" w:rsidDel="00676AFE">
          <w:rPr>
            <w:rFonts w:ascii="David" w:hAnsi="David" w:cs="David"/>
            <w:sz w:val="24"/>
            <w:szCs w:val="24"/>
          </w:rPr>
          <w:fldChar w:fldCharType="end"/>
        </w:r>
      </w:del>
      <w:commentRangeEnd w:id="445"/>
      <w:r w:rsidR="007A122E" w:rsidRPr="0013159B">
        <w:rPr>
          <w:rStyle w:val="CommentReference"/>
          <w:rFonts w:ascii="David" w:hAnsi="David" w:cs="David"/>
          <w:rPrChange w:id="449" w:author="0mer dar" w:date="2020-03-08T20:10:00Z">
            <w:rPr>
              <w:rStyle w:val="CommentReference"/>
            </w:rPr>
          </w:rPrChange>
        </w:rPr>
        <w:commentReference w:id="445"/>
      </w:r>
      <w:del w:id="450" w:author="0mer dar" w:date="2020-02-03T14:46:00Z">
        <w:r w:rsidR="007A122E" w:rsidRPr="006A4A9B" w:rsidDel="00676AFE">
          <w:rPr>
            <w:rFonts w:ascii="David" w:hAnsi="David" w:cs="David"/>
            <w:sz w:val="24"/>
            <w:szCs w:val="24"/>
          </w:rPr>
          <w:delText xml:space="preserve">. </w:delText>
        </w:r>
      </w:del>
      <w:bookmarkEnd w:id="338"/>
    </w:p>
    <w:p w14:paraId="3D12BD33" w14:textId="189D7A94" w:rsidR="007A122E" w:rsidRPr="006A4A9B" w:rsidRDefault="007A122E" w:rsidP="00B37112">
      <w:pPr>
        <w:spacing w:after="0"/>
        <w:rPr>
          <w:rFonts w:ascii="David" w:hAnsi="David" w:cs="David"/>
          <w:sz w:val="24"/>
          <w:szCs w:val="24"/>
          <w:lang w:val="en-GB"/>
        </w:rPr>
      </w:pPr>
      <w:commentRangeStart w:id="451"/>
      <w:commentRangeStart w:id="452"/>
      <w:del w:id="453" w:author="0mer dar" w:date="2020-02-27T15:42:00Z">
        <w:r w:rsidRPr="006A4A9B" w:rsidDel="00A71D73">
          <w:rPr>
            <w:rFonts w:ascii="David" w:hAnsi="David" w:cs="David"/>
            <w:sz w:val="24"/>
            <w:szCs w:val="24"/>
          </w:rPr>
          <w:delText xml:space="preserve">Canonical </w:delText>
        </w:r>
        <w:commentRangeEnd w:id="451"/>
        <w:r w:rsidRPr="0013159B" w:rsidDel="00A71D73">
          <w:rPr>
            <w:rStyle w:val="CommentReference"/>
            <w:rFonts w:ascii="David" w:hAnsi="David" w:cs="David"/>
            <w:rPrChange w:id="454" w:author="0mer dar" w:date="2020-03-08T20:10:00Z">
              <w:rPr>
                <w:rStyle w:val="CommentReference"/>
              </w:rPr>
            </w:rPrChange>
          </w:rPr>
          <w:commentReference w:id="451"/>
        </w:r>
        <w:commentRangeEnd w:id="452"/>
        <w:r w:rsidRPr="0013159B" w:rsidDel="00A71D73">
          <w:rPr>
            <w:rStyle w:val="CommentReference"/>
            <w:rFonts w:ascii="David" w:hAnsi="David" w:cs="David"/>
            <w:rPrChange w:id="455" w:author="0mer dar" w:date="2020-03-08T20:10:00Z">
              <w:rPr>
                <w:rStyle w:val="CommentReference"/>
              </w:rPr>
            </w:rPrChange>
          </w:rPr>
          <w:commentReference w:id="452"/>
        </w:r>
        <w:r w:rsidRPr="006A4A9B" w:rsidDel="00A71D73">
          <w:rPr>
            <w:rFonts w:ascii="David" w:hAnsi="David" w:cs="David"/>
            <w:sz w:val="24"/>
            <w:szCs w:val="24"/>
          </w:rPr>
          <w:delText>and contemporary Buddhist traditions emphasize t</w:delText>
        </w:r>
      </w:del>
      <w:del w:id="456" w:author="0mer dar" w:date="2020-02-27T15:46:00Z">
        <w:r w:rsidRPr="0013159B" w:rsidDel="00B37112">
          <w:rPr>
            <w:rFonts w:ascii="David" w:hAnsi="David" w:cs="David"/>
            <w:sz w:val="24"/>
            <w:szCs w:val="24"/>
          </w:rPr>
          <w:delText>he importance of mindful awareness</w:delText>
        </w:r>
      </w:del>
      <w:del w:id="457" w:author="0mer dar" w:date="2020-02-03T15:39:00Z">
        <w:r w:rsidRPr="0013159B" w:rsidDel="002D1889">
          <w:rPr>
            <w:rFonts w:ascii="David" w:hAnsi="David" w:cs="David"/>
            <w:sz w:val="24"/>
            <w:szCs w:val="24"/>
          </w:rPr>
          <w:delText xml:space="preserve"> </w:delText>
        </w:r>
      </w:del>
      <w:del w:id="458" w:author="0mer dar" w:date="2020-02-27T15:46:00Z">
        <w:r w:rsidRPr="0013159B" w:rsidDel="00B37112">
          <w:rPr>
            <w:rFonts w:ascii="David" w:hAnsi="David" w:cs="David"/>
            <w:sz w:val="24"/>
            <w:szCs w:val="24"/>
          </w:rPr>
          <w:delText xml:space="preserve">to subtle </w:delText>
        </w:r>
      </w:del>
      <w:del w:id="459" w:author="0mer dar" w:date="2020-02-03T15:44:00Z">
        <w:r w:rsidRPr="0013159B" w:rsidDel="00B5440B">
          <w:rPr>
            <w:rFonts w:ascii="David" w:hAnsi="David" w:cs="David"/>
            <w:sz w:val="24"/>
            <w:szCs w:val="24"/>
          </w:rPr>
          <w:delText>internal experiences in the body</w:delText>
        </w:r>
      </w:del>
      <w:del w:id="460" w:author="0mer dar" w:date="2020-02-27T15:46:00Z">
        <w:r w:rsidRPr="0013159B" w:rsidDel="00B37112">
          <w:rPr>
            <w:rFonts w:ascii="David" w:hAnsi="David" w:cs="David"/>
            <w:sz w:val="24"/>
            <w:szCs w:val="24"/>
          </w:rPr>
          <w:delText xml:space="preserve"> </w:delText>
        </w:r>
      </w:del>
      <w:del w:id="461" w:author="0mer dar" w:date="2020-02-03T15:34:00Z">
        <w:r w:rsidRPr="0013159B" w:rsidDel="00DB5FFF">
          <w:rPr>
            <w:rFonts w:ascii="David" w:hAnsi="David" w:cs="David"/>
            <w:sz w:val="24"/>
            <w:szCs w:val="24"/>
          </w:rPr>
          <w:delText xml:space="preserve">(and mind) </w:delText>
        </w:r>
      </w:del>
      <w:del w:id="462" w:author="0mer dar" w:date="2020-02-27T15:46:00Z">
        <w:r w:rsidRPr="006A4A9B" w:rsidDel="00B37112">
          <w:rPr>
            <w:rFonts w:ascii="David" w:hAnsi="David" w:cs="David"/>
            <w:sz w:val="24"/>
            <w:szCs w:val="24"/>
          </w:rPr>
          <w:fldChar w:fldCharType="begin" w:fldLock="1"/>
        </w:r>
        <w:r w:rsidR="00785498" w:rsidRPr="006A4A9B" w:rsidDel="00B37112">
          <w:rPr>
            <w:rFonts w:ascii="David" w:hAnsi="David" w:cs="David"/>
            <w:sz w:val="24"/>
            <w:szCs w:val="24"/>
          </w:rPr>
          <w:delInstrText>ADDIN CSL_CITATION {"citationItems":[{"id":"ITEM-1","itemData":{"DOI":"10.1037/1528-3542.6.3.392","author":[{"dropping-particle":"","family":"Nielsen","given":"Lisbeth","non-dropping-particle":"","parse-names":false,"suffix":""},{"dropping-particle":"","family":"Kaszniak","given":"Alfred W","non-dropping-particle":"","parse-names":false,"suffix":""}],</w:delInstrText>
        </w:r>
        <w:r w:rsidR="00785498" w:rsidRPr="0013159B" w:rsidDel="00B37112">
          <w:rPr>
            <w:rFonts w:ascii="David" w:hAnsi="David" w:cs="David"/>
            <w:sz w:val="24"/>
            <w:szCs w:val="24"/>
          </w:rPr>
          <w:delInstrText>"id":"ITEM-1","issue":"3","issued":{"date-parts":[["2006"]]},"note":"</w:delInstrText>
        </w:r>
        <w:r w:rsidR="00785498" w:rsidRPr="0013159B" w:rsidDel="00B37112">
          <w:rPr>
            <w:rFonts w:ascii="David" w:hAnsi="David" w:cs="David"/>
            <w:sz w:val="24"/>
            <w:szCs w:val="24"/>
            <w:rtl/>
          </w:rPr>
          <w:delInstrText>מצוטט במאמר</w:delInstrText>
        </w:r>
        <w:r w:rsidR="00785498" w:rsidRPr="0013159B" w:rsidDel="00B37112">
          <w:rPr>
            <w:rFonts w:ascii="David" w:hAnsi="David" w:cs="David"/>
            <w:sz w:val="24"/>
            <w:szCs w:val="24"/>
          </w:rPr>
          <w:delInstrText xml:space="preserve"> MAT </w:delInstrText>
        </w:r>
        <w:r w:rsidR="00785498" w:rsidRPr="0013159B" w:rsidDel="00B37112">
          <w:rPr>
            <w:rFonts w:ascii="David" w:hAnsi="David" w:cs="David"/>
            <w:sz w:val="24"/>
            <w:szCs w:val="24"/>
            <w:rtl/>
          </w:rPr>
          <w:delInstrText>של יובל מ</w:delInstrText>
        </w:r>
        <w:r w:rsidR="00785498" w:rsidRPr="0013159B" w:rsidDel="00B37112">
          <w:rPr>
            <w:rFonts w:ascii="David" w:hAnsi="David" w:cs="David"/>
            <w:sz w:val="24"/>
            <w:szCs w:val="24"/>
          </w:rPr>
          <w:delInstrText>-\n</w:delInstrText>
        </w:r>
        <w:r w:rsidR="00785498" w:rsidRPr="0013159B" w:rsidDel="00B37112">
          <w:rPr>
            <w:rFonts w:ascii="David" w:hAnsi="David" w:cs="David"/>
            <w:sz w:val="24"/>
            <w:szCs w:val="24"/>
            <w:rtl/>
          </w:rPr>
          <w:delInstrText>וגם אצל</w:delInstrText>
        </w:r>
        <w:r w:rsidR="00785498" w:rsidRPr="0013159B" w:rsidDel="00B37112">
          <w:rPr>
            <w:rFonts w:ascii="David" w:hAnsi="David" w:cs="David"/>
            <w:sz w:val="24"/>
            <w:szCs w:val="24"/>
          </w:rPr>
          <w:delInstrText xml:space="preserve"> FARB\nCOP\n</w:delInstrText>
        </w:r>
        <w:r w:rsidR="00785498" w:rsidRPr="0013159B" w:rsidDel="00B37112">
          <w:rPr>
            <w:rFonts w:ascii="David" w:hAnsi="David" w:cs="David"/>
            <w:sz w:val="24"/>
            <w:szCs w:val="24"/>
            <w:rtl/>
          </w:rPr>
          <w:delInstrText>לקרוא בהזדמנות</w:delInstrText>
        </w:r>
        <w:r w:rsidR="00785498" w:rsidRPr="0013159B" w:rsidDel="00B37112">
          <w:rPr>
            <w:rFonts w:ascii="David" w:hAnsi="David" w:cs="David"/>
            <w:sz w:val="24"/>
            <w:szCs w:val="24"/>
          </w:rPr>
          <w:delInstrText>!\n</w:delInstrText>
        </w:r>
        <w:r w:rsidR="00785498" w:rsidRPr="0013159B" w:rsidDel="00B37112">
          <w:rPr>
            <w:rFonts w:ascii="David" w:hAnsi="David" w:cs="David"/>
            <w:sz w:val="24"/>
            <w:szCs w:val="24"/>
            <w:rtl/>
          </w:rPr>
          <w:delInstrText>יכול להיות סופר רלבנטי לתיאוריה על מודל כשלהו</w:delInstrText>
        </w:r>
        <w:r w:rsidR="00785498" w:rsidRPr="0013159B" w:rsidDel="00B37112">
          <w:rPr>
            <w:rFonts w:ascii="David" w:hAnsi="David" w:cs="David"/>
            <w:sz w:val="24"/>
            <w:szCs w:val="24"/>
          </w:rPr>
          <w:delInstrText>","page":"392-405","title":"Awareness of Subtle Emotional Feelings : A Comparison of Long-Term Meditators and Nonmeditators","type":"article-journal","volume":"6"},"uris":["http://www.mendeley.com/documents/?uuid=9d2524fd-f4c0-48e2-989b-83b606c6ecca"]},{"id":"ITEM-2","itemData":{"DOI":"10.1007/s10943-013-9754-6","ISBN":"ISSN:0022-4197\\rEISSN:1573-6571","ISSN":"00224197","PMID":"23846450","abstract":"Awareness is one of the two most important abilities cultivated in Goenka's Vipassana meditation, which refers to sensitivity to subtle bodily sensations and the associated psychological processes. This sensitivity and its derived function of monitoring emotion are not of notable concern in modern mindfulness-based psychotherapies. Evidence supports that Vipassana meditation truly enhances sensitivity to bodily sensations, but further study is required to assess the awareness of psychological processes. The value of monitoring mental processing has been widely accepted in psychology, as has enhanced sensitivity along with the potential dangers to mental health. Implications for practice and future studies are discussed.","author":[{"dropping-particle":"","family":"Zeng","given":"Xianglong","non-dropping-particle":"","parse-names":false,"suffix":""},{"dropping-particle":"","family":"Oei","given":"Tian P.S.","non-dropping-particle":"","parse-names":false,"suffix":""},{"dropping-particle":"","family":"Liu","given":"Xiangping","non-dropping-particle":"","parse-names":false,"suffix":""}],"container-title":"Journal of Religion and Health","id":"ITEM-2","issue":"6","issued":{"date-parts":[["2013"]]},"note":"</w:delInstrText>
        </w:r>
        <w:r w:rsidR="00785498" w:rsidRPr="0013159B" w:rsidDel="00B37112">
          <w:rPr>
            <w:rFonts w:ascii="David" w:hAnsi="David" w:cs="David"/>
            <w:sz w:val="24"/>
            <w:szCs w:val="24"/>
            <w:rtl/>
          </w:rPr>
          <w:delInstrText>גואנקה 2013 - סקירה</w:delInstrText>
        </w:r>
        <w:r w:rsidR="00785498" w:rsidRPr="0013159B" w:rsidDel="00B37112">
          <w:rPr>
            <w:rFonts w:ascii="David" w:hAnsi="David" w:cs="David"/>
            <w:sz w:val="24"/>
            <w:szCs w:val="24"/>
          </w:rPr>
          <w:delInstrText>\n</w:delInstrText>
        </w:r>
        <w:r w:rsidR="00785498" w:rsidRPr="0013159B" w:rsidDel="00B37112">
          <w:rPr>
            <w:rFonts w:ascii="David" w:hAnsi="David" w:cs="David"/>
            <w:sz w:val="24"/>
            <w:szCs w:val="24"/>
            <w:rtl/>
          </w:rPr>
          <w:delInstrText>לא מצוטט במיוחד</w:delInstrText>
        </w:r>
        <w:r w:rsidR="00785498" w:rsidRPr="0013159B" w:rsidDel="00B37112">
          <w:rPr>
            <w:rFonts w:ascii="David" w:hAnsi="David" w:cs="David"/>
            <w:sz w:val="24"/>
            <w:szCs w:val="24"/>
          </w:rPr>
          <w:delInstrText>. \n\n</w:delInstrText>
        </w:r>
        <w:r w:rsidR="00785498" w:rsidRPr="0013159B" w:rsidDel="00B37112">
          <w:rPr>
            <w:rFonts w:ascii="David" w:hAnsi="David" w:cs="David"/>
            <w:sz w:val="24"/>
            <w:szCs w:val="24"/>
            <w:rtl/>
          </w:rPr>
          <w:delInstrText>לא ממש עונה על אף אחת מהשאלות שלי</w:delInstrText>
        </w:r>
        <w:r w:rsidR="00785498" w:rsidRPr="0013159B" w:rsidDel="00B37112">
          <w:rPr>
            <w:rFonts w:ascii="David" w:hAnsi="David" w:cs="David"/>
            <w:sz w:val="24"/>
            <w:szCs w:val="24"/>
          </w:rPr>
          <w:delInstrText>.\n</w:delInstrText>
        </w:r>
        <w:r w:rsidR="00785498" w:rsidRPr="0013159B" w:rsidDel="00B37112">
          <w:rPr>
            <w:rFonts w:ascii="David" w:hAnsi="David" w:cs="David"/>
            <w:sz w:val="24"/>
            <w:szCs w:val="24"/>
            <w:rtl/>
          </w:rPr>
          <w:delInstrText>מה כן מעניין פה</w:delInstrText>
        </w:r>
        <w:r w:rsidR="00785498" w:rsidRPr="0013159B" w:rsidDel="00B37112">
          <w:rPr>
            <w:rFonts w:ascii="David" w:hAnsi="David" w:cs="David"/>
            <w:sz w:val="24"/>
            <w:szCs w:val="24"/>
          </w:rPr>
          <w:delInstrText>?\n</w:delInstrText>
        </w:r>
        <w:r w:rsidR="00785498" w:rsidRPr="0013159B" w:rsidDel="00B37112">
          <w:rPr>
            <w:rFonts w:ascii="David" w:hAnsi="David" w:cs="David"/>
            <w:sz w:val="24"/>
            <w:szCs w:val="24"/>
            <w:rtl/>
          </w:rPr>
          <w:delInstrText>הקשר בין מודעות לתחושות גוף למודעות לרגשות</w:delInstrText>
        </w:r>
        <w:r w:rsidR="00785498" w:rsidRPr="0013159B" w:rsidDel="00B37112">
          <w:rPr>
            <w:rFonts w:ascii="David" w:hAnsi="David" w:cs="David"/>
            <w:sz w:val="24"/>
            <w:szCs w:val="24"/>
          </w:rPr>
          <w:delInstrText xml:space="preserve"> - </w:delInstrText>
        </w:r>
        <w:r w:rsidR="00785498" w:rsidRPr="0013159B" w:rsidDel="00B37112">
          <w:rPr>
            <w:rFonts w:ascii="David" w:hAnsi="David" w:cs="David"/>
            <w:sz w:val="24"/>
            <w:szCs w:val="24"/>
            <w:rtl/>
          </w:rPr>
          <w:delInstrText>לא ממש ידוע</w:delInstrText>
        </w:r>
        <w:r w:rsidR="00785498" w:rsidRPr="0013159B" w:rsidDel="00B37112">
          <w:rPr>
            <w:rFonts w:ascii="David" w:hAnsi="David" w:cs="David"/>
            <w:sz w:val="24"/>
            <w:szCs w:val="24"/>
          </w:rPr>
          <w:delInstrText>.\n</w:delInstrText>
        </w:r>
        <w:r w:rsidR="00785498" w:rsidRPr="0013159B" w:rsidDel="00B37112">
          <w:rPr>
            <w:rFonts w:ascii="David" w:hAnsi="David" w:cs="David"/>
            <w:sz w:val="24"/>
            <w:szCs w:val="24"/>
            <w:rtl/>
          </w:rPr>
          <w:delInstrText>האם רגש ותחושות גוף הם פנים שונות של אותה תופעה? לא נראה שזו האמירה פה</w:delInstrText>
        </w:r>
        <w:r w:rsidR="00785498" w:rsidRPr="0013159B" w:rsidDel="00B37112">
          <w:rPr>
            <w:rFonts w:ascii="David" w:hAnsi="David" w:cs="David"/>
            <w:sz w:val="24"/>
            <w:szCs w:val="24"/>
          </w:rPr>
          <w:delInstrText>.\n</w:delInstrText>
        </w:r>
        <w:r w:rsidR="00785498" w:rsidRPr="0013159B" w:rsidDel="00B37112">
          <w:rPr>
            <w:rFonts w:ascii="David" w:hAnsi="David" w:cs="David"/>
            <w:sz w:val="24"/>
            <w:szCs w:val="24"/>
            <w:rtl/>
          </w:rPr>
          <w:delInstrText>אך לא ברור הרצף הכרונולוגי \\ סיבתי</w:delInstrText>
        </w:r>
        <w:r w:rsidR="00785498" w:rsidRPr="0013159B" w:rsidDel="00B37112">
          <w:rPr>
            <w:rFonts w:ascii="David" w:hAnsi="David" w:cs="David"/>
            <w:sz w:val="24"/>
            <w:szCs w:val="24"/>
          </w:rPr>
          <w:delInstrText>. \n\n</w:delInstrText>
        </w:r>
        <w:r w:rsidR="00785498" w:rsidRPr="0013159B" w:rsidDel="00B37112">
          <w:rPr>
            <w:rFonts w:ascii="David" w:hAnsi="David" w:cs="David"/>
            <w:sz w:val="24"/>
            <w:szCs w:val="24"/>
            <w:rtl/>
          </w:rPr>
          <w:delInstrText>השימוש ב</w:delInstrText>
        </w:r>
        <w:r w:rsidR="00785498" w:rsidRPr="0013159B" w:rsidDel="00B37112">
          <w:rPr>
            <w:rFonts w:ascii="David" w:hAnsi="David" w:cs="David"/>
            <w:sz w:val="24"/>
            <w:szCs w:val="24"/>
          </w:rPr>
          <w:delInstrText xml:space="preserve">-EMG </w:delInstrText>
        </w:r>
        <w:r w:rsidR="00785498" w:rsidRPr="0013159B" w:rsidDel="00B37112">
          <w:rPr>
            <w:rFonts w:ascii="David" w:hAnsi="David" w:cs="David"/>
            <w:sz w:val="24"/>
            <w:szCs w:val="24"/>
            <w:rtl/>
          </w:rPr>
          <w:delInstrText>כדי לזהות אילו שרירים מופעלים ואיך זה מתחבר לזיהוי רגשי</w:delInstrText>
        </w:r>
        <w:r w:rsidR="00785498" w:rsidRPr="0013159B" w:rsidDel="00B37112">
          <w:rPr>
            <w:rFonts w:ascii="David" w:hAnsi="David" w:cs="David"/>
            <w:sz w:val="24"/>
            <w:szCs w:val="24"/>
          </w:rPr>
          <w:delInstrText>. \n\n</w:delInstrText>
        </w:r>
        <w:r w:rsidR="00785498" w:rsidRPr="0013159B" w:rsidDel="00B37112">
          <w:rPr>
            <w:rFonts w:ascii="David" w:hAnsi="David" w:cs="David"/>
            <w:sz w:val="24"/>
            <w:szCs w:val="24"/>
            <w:rtl/>
          </w:rPr>
          <w:delInstrText>הסיכון וההזדמנות שבאינטרוספציה, והצורך בגורם ממתן מלבד הגברת הקשב</w:delInstrText>
        </w:r>
        <w:r w:rsidR="00785498" w:rsidRPr="0013159B" w:rsidDel="00B37112">
          <w:rPr>
            <w:rFonts w:ascii="David" w:hAnsi="David" w:cs="David"/>
            <w:sz w:val="24"/>
            <w:szCs w:val="24"/>
          </w:rPr>
          <w:delInstrText xml:space="preserve"> &amp;gt; </w:delInstrText>
        </w:r>
        <w:r w:rsidR="00785498" w:rsidRPr="0013159B" w:rsidDel="00B37112">
          <w:rPr>
            <w:rFonts w:ascii="David" w:hAnsi="David" w:cs="David"/>
            <w:sz w:val="24"/>
            <w:szCs w:val="24"/>
            <w:rtl/>
          </w:rPr>
          <w:delInstrText>גישה למה שחווים</w:delInstrText>
        </w:r>
        <w:r w:rsidR="00785498" w:rsidRPr="0013159B" w:rsidDel="00B37112">
          <w:rPr>
            <w:rFonts w:ascii="David" w:hAnsi="David" w:cs="David"/>
            <w:sz w:val="24"/>
            <w:szCs w:val="24"/>
          </w:rPr>
          <w:delInstrText>.\n\n</w:delInstrText>
        </w:r>
        <w:r w:rsidR="00785498" w:rsidRPr="0013159B" w:rsidDel="00B37112">
          <w:rPr>
            <w:rFonts w:ascii="David" w:hAnsi="David" w:cs="David"/>
            <w:sz w:val="24"/>
            <w:szCs w:val="24"/>
            <w:rtl/>
          </w:rPr>
          <w:delInstrText>מתחבר לכך שביקהו בודהי טוען שאין דבר כזה קשב חשוף</w:delInstrText>
        </w:r>
        <w:r w:rsidR="00785498" w:rsidRPr="0013159B" w:rsidDel="00B37112">
          <w:rPr>
            <w:rFonts w:ascii="David" w:hAnsi="David" w:cs="David"/>
            <w:sz w:val="24"/>
            <w:szCs w:val="24"/>
          </w:rPr>
          <w:delInstrText>, &amp;quot;</w:delInstrText>
        </w:r>
        <w:r w:rsidR="00785498" w:rsidRPr="0013159B" w:rsidDel="00B37112">
          <w:rPr>
            <w:rFonts w:ascii="David" w:hAnsi="David" w:cs="David"/>
            <w:sz w:val="24"/>
            <w:szCs w:val="24"/>
            <w:rtl/>
          </w:rPr>
          <w:delInstrText>רק קשב</w:delInstrText>
        </w:r>
        <w:r w:rsidR="00785498" w:rsidRPr="0013159B" w:rsidDel="00B37112">
          <w:rPr>
            <w:rFonts w:ascii="David" w:hAnsi="David" w:cs="David"/>
            <w:sz w:val="24"/>
            <w:szCs w:val="24"/>
          </w:rPr>
          <w:delInstrText xml:space="preserve">&amp;quot;. </w:delInstrText>
        </w:r>
        <w:r w:rsidR="00785498" w:rsidRPr="0013159B" w:rsidDel="00B37112">
          <w:rPr>
            <w:rFonts w:ascii="David" w:hAnsi="David" w:cs="David"/>
            <w:sz w:val="24"/>
            <w:szCs w:val="24"/>
            <w:rtl/>
          </w:rPr>
          <w:delInstrText>מעניין. מעורפל לי</w:delInstrText>
        </w:r>
        <w:r w:rsidR="00785498" w:rsidRPr="0013159B" w:rsidDel="00B37112">
          <w:rPr>
            <w:rFonts w:ascii="David" w:hAnsi="David" w:cs="David"/>
            <w:sz w:val="24"/>
            <w:szCs w:val="24"/>
          </w:rPr>
          <w:delInstrText>.","page":"1693-1705","title":"Monitoring Emotion Through Body Sensation: A Review of Awareness in Goenka’s Vipassana","type":"article-journal","volume":"53"},"uris":["http://www.mendeley.com/documents/?uuid=87bb92c5-67d7-4d85-a0ab-d7a9f8972530"]},{"id":"ITEM-3","itemData":{"DOI":"10.1183/09031936.00036307","ISBN":"0903-1936 (Print)\\r0903-1936 (Linking)","ISSN":"0903-1936","PMID":"17626112","abstract":"Airway dendritic cells (DCs) are key regulators of pulmonary immune responses. However, information is limited regarding the characteristics of airway DCs in human lung diseases. Plasmacytoid DCs (pDCs) and myeloid DCs (mDCs) were analysed using four-colour flow cytometry in bronchoalveolar lavage fluid (BALF) from nonsmoking controls and patients with sarcoidosis, idiopathic pulmonary fibrosis (IPF) and pneumonia (in the presence or absence of immunosuppression). Compared with controls, immunocompetent patients with pneumonia displayed strongly enhanced pDC counts in BALF. In contrast, pDC counts in BALF from immunocompromised patients with pneumonia were even lower than in controls. This discrepancy was not explained by a different chemotactic milieu in the airways; all patients with pneumonia were characterised by strongly increased concentrations of the pDC-attracting chemokine, CXC chemokine ligand 10, in BALF. Patients with IPF were characterised by normal percentages of DC subtypes. However, the mDCs of patients with IPF were not as mature (CD83-positive) as those of controls. Patients with sarcoidosis displayed a unique increase in CD1a-negative mDCs in the airways. In addition, there was altered expression of costimulatory molecules (increased CD80 and decreased CD86 expression) on mDCs in patients with sarcoidosis. These data suggest that inflammatory diseases of the human lung are associated with a differential phenotype and recruitment of airway dendritic cells.","author":[{"dropping-particle":"","family":"Hart","given":"William.","non-dropping-particle":"","parse-names":false,"suffix":""}],"container-title":"The Art of Living Sideways: Skateboarding, Peace and Elicitive Conflict Transformation","id":"ITEM-3","issued":{"date-parts":[["1987"]]},"title":"The Art of Living: Vipassana Meditation as Taught by S. N. Goenka","type":"book"},"uris":["http://www.mendeley.com/documents/?uuid=435f9ac2-9c05-390a-a990-0f434315a498"]}],"mendeley":{"formattedCitation":"(Hart, 1987; Nielsen &amp; Kaszniak, 2006; Zeng, Oei, &amp; Liu, 2013)","plainTextFormattedCitation":"(Hart, 1987; Nielsen &amp; Kaszniak, 2006; Zeng, Oei, &amp; Liu, 2013)","previouslyFormattedCitation":"(Hart, 1987; Nielsen &amp; Kaszniak, 2006; Zeng, Oei, &amp; Liu, 2013)"},"properties":{"noteIndex":0},"schema":"https://github.com/citation-style-language/schema/raw/master/csl-citation.json"}</w:delInstrText>
        </w:r>
        <w:r w:rsidRPr="006A4A9B" w:rsidDel="00B37112">
          <w:rPr>
            <w:rFonts w:ascii="David" w:hAnsi="David" w:cs="David"/>
            <w:sz w:val="24"/>
            <w:szCs w:val="24"/>
          </w:rPr>
          <w:fldChar w:fldCharType="separate"/>
        </w:r>
        <w:r w:rsidR="001E2173" w:rsidRPr="006A4A9B" w:rsidDel="00B37112">
          <w:rPr>
            <w:rFonts w:ascii="David" w:hAnsi="David" w:cs="David"/>
            <w:noProof/>
            <w:sz w:val="24"/>
            <w:szCs w:val="24"/>
          </w:rPr>
          <w:delText>(Hart, 1987; Nielsen &amp; Kaszniak, 2006; Zeng, Oei, &amp; Liu, 2013)</w:delText>
        </w:r>
        <w:r w:rsidRPr="006A4A9B" w:rsidDel="00B37112">
          <w:rPr>
            <w:rFonts w:ascii="David" w:hAnsi="David" w:cs="David"/>
            <w:sz w:val="24"/>
            <w:szCs w:val="24"/>
          </w:rPr>
          <w:fldChar w:fldCharType="end"/>
        </w:r>
        <w:r w:rsidRPr="006A4A9B" w:rsidDel="00B37112">
          <w:rPr>
            <w:rFonts w:ascii="David" w:hAnsi="David" w:cs="David"/>
            <w:sz w:val="24"/>
            <w:szCs w:val="24"/>
          </w:rPr>
          <w:delText xml:space="preserve">. </w:delText>
        </w:r>
      </w:del>
      <w:del w:id="463" w:author="0mer dar" w:date="2020-02-26T21:04:00Z">
        <w:r w:rsidR="00ED6264" w:rsidRPr="006A4A9B" w:rsidDel="00ED6264">
          <w:rPr>
            <w:rFonts w:ascii="David" w:hAnsi="David" w:cs="David"/>
            <w:sz w:val="24"/>
            <w:szCs w:val="24"/>
          </w:rPr>
          <w:delText>Specifically</w:delText>
        </w:r>
        <w:r w:rsidR="001C5A54" w:rsidRPr="0013159B" w:rsidDel="00ED6264">
          <w:rPr>
            <w:rFonts w:ascii="David" w:hAnsi="David" w:cs="David"/>
            <w:sz w:val="24"/>
            <w:szCs w:val="24"/>
            <w:highlight w:val="yellow"/>
          </w:rPr>
          <w:delText xml:space="preserve">, </w:delText>
        </w:r>
        <w:commentRangeStart w:id="464"/>
        <w:commentRangeStart w:id="465"/>
        <w:r w:rsidR="001C5A54" w:rsidRPr="0013159B" w:rsidDel="00ED6264">
          <w:rPr>
            <w:rFonts w:ascii="David" w:hAnsi="David" w:cs="David"/>
            <w:sz w:val="24"/>
            <w:szCs w:val="24"/>
            <w:highlight w:val="yellow"/>
          </w:rPr>
          <w:delText>t</w:delText>
        </w:r>
        <w:r w:rsidRPr="0013159B" w:rsidDel="00ED6264">
          <w:rPr>
            <w:rFonts w:ascii="David" w:hAnsi="David" w:cs="David"/>
            <w:sz w:val="24"/>
            <w:szCs w:val="24"/>
            <w:highlight w:val="yellow"/>
          </w:rPr>
          <w:delText>he attentional processes of selection</w:delText>
        </w:r>
        <w:commentRangeEnd w:id="464"/>
        <w:r w:rsidRPr="0013159B" w:rsidDel="00ED6264">
          <w:rPr>
            <w:rStyle w:val="CommentReference"/>
            <w:rFonts w:ascii="David" w:hAnsi="David" w:cs="David"/>
            <w:highlight w:val="yellow"/>
            <w:rPrChange w:id="466" w:author="0mer dar" w:date="2020-03-08T20:10:00Z">
              <w:rPr>
                <w:rStyle w:val="CommentReference"/>
                <w:highlight w:val="yellow"/>
              </w:rPr>
            </w:rPrChange>
          </w:rPr>
          <w:commentReference w:id="464"/>
        </w:r>
        <w:commentRangeEnd w:id="465"/>
        <w:r w:rsidRPr="0013159B" w:rsidDel="00ED6264">
          <w:rPr>
            <w:rStyle w:val="CommentReference"/>
            <w:rFonts w:ascii="David" w:hAnsi="David" w:cs="David"/>
            <w:rPrChange w:id="467" w:author="0mer dar" w:date="2020-03-08T20:10:00Z">
              <w:rPr>
                <w:rStyle w:val="CommentReference"/>
              </w:rPr>
            </w:rPrChange>
          </w:rPr>
          <w:commentReference w:id="465"/>
        </w:r>
        <w:r w:rsidRPr="006A4A9B" w:rsidDel="00ED6264">
          <w:rPr>
            <w:rFonts w:ascii="David" w:hAnsi="David" w:cs="David"/>
            <w:sz w:val="24"/>
            <w:szCs w:val="24"/>
            <w:highlight w:val="yellow"/>
          </w:rPr>
          <w:delText>, sustained attention and attentional control (See section 2 above)</w:delText>
        </w:r>
        <w:r w:rsidR="001C5A54" w:rsidRPr="006A4A9B" w:rsidDel="00ED6264">
          <w:rPr>
            <w:rFonts w:ascii="David" w:hAnsi="David" w:cs="David"/>
            <w:sz w:val="24"/>
            <w:szCs w:val="24"/>
            <w:highlight w:val="yellow"/>
          </w:rPr>
          <w:delText xml:space="preserve"> toward bodily sensations are activated during MMT</w:delText>
        </w:r>
        <w:r w:rsidR="00D55E89" w:rsidRPr="006A4A9B" w:rsidDel="00ED6264">
          <w:rPr>
            <w:rFonts w:ascii="David" w:hAnsi="David" w:cs="David"/>
            <w:sz w:val="24"/>
            <w:szCs w:val="24"/>
            <w:highlight w:val="yellow"/>
          </w:rPr>
          <w:delText xml:space="preserve"> and are expected to be changed fol</w:delText>
        </w:r>
        <w:r w:rsidR="00D55E89" w:rsidRPr="0013159B" w:rsidDel="00ED6264">
          <w:rPr>
            <w:rFonts w:ascii="David" w:hAnsi="David" w:cs="David"/>
            <w:sz w:val="24"/>
            <w:szCs w:val="24"/>
            <w:highlight w:val="yellow"/>
          </w:rPr>
          <w:delText>lowing MMT</w:delText>
        </w:r>
        <w:r w:rsidRPr="0013159B" w:rsidDel="00ED6264">
          <w:rPr>
            <w:rFonts w:ascii="David" w:hAnsi="David" w:cs="David"/>
            <w:sz w:val="24"/>
            <w:szCs w:val="24"/>
          </w:rPr>
          <w:delText xml:space="preserve">. </w:delText>
        </w:r>
        <w:r w:rsidRPr="0013159B" w:rsidDel="00ED6264">
          <w:rPr>
            <w:rFonts w:ascii="David" w:hAnsi="David" w:cs="David"/>
            <w:sz w:val="24"/>
            <w:szCs w:val="24"/>
            <w:highlight w:val="yellow"/>
          </w:rPr>
          <w:delText>For exa</w:delText>
        </w:r>
      </w:del>
      <w:ins w:id="468" w:author="0mer dar" w:date="2020-02-27T15:49:00Z">
        <w:r w:rsidR="00B37112" w:rsidRPr="0013159B">
          <w:rPr>
            <w:rFonts w:ascii="David" w:hAnsi="David" w:cs="David"/>
            <w:sz w:val="24"/>
            <w:szCs w:val="24"/>
          </w:rPr>
          <w:t>i</w:t>
        </w:r>
      </w:ins>
      <w:ins w:id="469" w:author="0mer dar" w:date="2020-02-26T21:06:00Z">
        <w:r w:rsidR="00ED6264" w:rsidRPr="0013159B">
          <w:rPr>
            <w:rFonts w:ascii="David" w:hAnsi="David" w:cs="David"/>
            <w:sz w:val="24"/>
            <w:szCs w:val="24"/>
          </w:rPr>
          <w:t>nteroceptive attention</w:t>
        </w:r>
      </w:ins>
      <w:ins w:id="470" w:author="0mer dar" w:date="2020-02-26T21:08:00Z">
        <w:r w:rsidR="00D20C34" w:rsidRPr="0013159B">
          <w:rPr>
            <w:rFonts w:ascii="David" w:hAnsi="David" w:cs="David"/>
            <w:sz w:val="24"/>
            <w:szCs w:val="24"/>
          </w:rPr>
          <w:t>al</w:t>
        </w:r>
      </w:ins>
      <w:ins w:id="471" w:author="0mer dar" w:date="2020-02-26T21:06:00Z">
        <w:r w:rsidR="00ED6264" w:rsidRPr="0013159B">
          <w:rPr>
            <w:rFonts w:ascii="David" w:hAnsi="David" w:cs="David"/>
            <w:sz w:val="24"/>
            <w:szCs w:val="24"/>
          </w:rPr>
          <w:t xml:space="preserve"> change processes such as</w:t>
        </w:r>
      </w:ins>
      <w:del w:id="472" w:author="0mer dar" w:date="2020-02-26T21:04:00Z">
        <w:r w:rsidRPr="0013159B" w:rsidDel="00ED6264">
          <w:rPr>
            <w:rFonts w:ascii="David" w:hAnsi="David" w:cs="David"/>
            <w:sz w:val="24"/>
            <w:szCs w:val="24"/>
            <w:highlight w:val="yellow"/>
          </w:rPr>
          <w:delText>mpl</w:delText>
        </w:r>
      </w:del>
      <w:ins w:id="473" w:author="0mer dar" w:date="2020-02-26T21:05:00Z">
        <w:r w:rsidR="00ED6264" w:rsidRPr="0013159B">
          <w:rPr>
            <w:rFonts w:ascii="David" w:hAnsi="David" w:cs="David"/>
            <w:sz w:val="24"/>
            <w:szCs w:val="24"/>
          </w:rPr>
          <w:t xml:space="preserve"> </w:t>
        </w:r>
      </w:ins>
      <w:del w:id="474" w:author="0mer dar" w:date="2020-02-26T21:04:00Z">
        <w:r w:rsidRPr="0013159B" w:rsidDel="00ED6264">
          <w:rPr>
            <w:rFonts w:ascii="David" w:hAnsi="David" w:cs="David"/>
            <w:sz w:val="24"/>
            <w:szCs w:val="24"/>
            <w:highlight w:val="yellow"/>
          </w:rPr>
          <w:delText>e</w:delText>
        </w:r>
      </w:del>
      <w:del w:id="475" w:author="0mer dar" w:date="2020-02-26T21:05:00Z">
        <w:r w:rsidRPr="0013159B" w:rsidDel="00ED6264">
          <w:rPr>
            <w:rFonts w:ascii="David" w:hAnsi="David" w:cs="David"/>
            <w:sz w:val="24"/>
            <w:szCs w:val="24"/>
            <w:highlight w:val="yellow"/>
          </w:rPr>
          <w:delText>,</w:delText>
        </w:r>
      </w:del>
      <w:ins w:id="476" w:author="0mer dar" w:date="2020-02-03T15:44:00Z">
        <w:r w:rsidRPr="0013159B">
          <w:rPr>
            <w:rFonts w:ascii="David" w:hAnsi="David" w:cs="David"/>
            <w:sz w:val="24"/>
            <w:szCs w:val="24"/>
            <w:highlight w:val="yellow"/>
          </w:rPr>
          <w:t xml:space="preserve">selection </w:t>
        </w:r>
      </w:ins>
      <w:del w:id="477" w:author="0mer dar" w:date="2020-02-03T15:35:00Z">
        <w:r w:rsidRPr="0013159B" w:rsidDel="00DB5FFF">
          <w:rPr>
            <w:rFonts w:ascii="David" w:hAnsi="David" w:cs="David"/>
            <w:sz w:val="24"/>
            <w:szCs w:val="24"/>
            <w:highlight w:val="yellow"/>
          </w:rPr>
          <w:delText xml:space="preserve"> </w:delText>
        </w:r>
      </w:del>
      <w:del w:id="478" w:author="0mer dar" w:date="2020-02-03T15:45:00Z">
        <w:r w:rsidRPr="0013159B" w:rsidDel="00B5440B">
          <w:rPr>
            <w:rFonts w:ascii="David" w:hAnsi="David" w:cs="David"/>
            <w:sz w:val="24"/>
            <w:szCs w:val="24"/>
            <w:highlight w:val="yellow"/>
          </w:rPr>
          <w:delText xml:space="preserve">attention </w:delText>
        </w:r>
      </w:del>
      <w:r w:rsidRPr="0013159B">
        <w:rPr>
          <w:rFonts w:ascii="David" w:hAnsi="David" w:cs="David"/>
          <w:sz w:val="24"/>
          <w:szCs w:val="24"/>
          <w:highlight w:val="yellow"/>
        </w:rPr>
        <w:t xml:space="preserve">tendencies </w:t>
      </w:r>
      <w:del w:id="479" w:author="0mer dar" w:date="2020-02-03T15:45:00Z">
        <w:r w:rsidRPr="0013159B" w:rsidDel="00327319">
          <w:rPr>
            <w:rFonts w:ascii="David" w:hAnsi="David" w:cs="David"/>
            <w:sz w:val="24"/>
            <w:szCs w:val="24"/>
            <w:highlight w:val="yellow"/>
            <w:lang w:val="en-GB"/>
          </w:rPr>
          <w:delText>(i.e., selection bias</w:delText>
        </w:r>
        <w:r w:rsidRPr="0013159B" w:rsidDel="00327319">
          <w:rPr>
            <w:rFonts w:ascii="David" w:hAnsi="David" w:cs="David"/>
            <w:sz w:val="24"/>
            <w:szCs w:val="24"/>
            <w:highlight w:val="yellow"/>
          </w:rPr>
          <w:delText xml:space="preserve">) </w:delText>
        </w:r>
      </w:del>
      <w:r w:rsidRPr="0013159B">
        <w:rPr>
          <w:rFonts w:ascii="David" w:hAnsi="David" w:cs="David"/>
          <w:sz w:val="24"/>
          <w:szCs w:val="24"/>
          <w:highlight w:val="yellow"/>
        </w:rPr>
        <w:t>to specific interoceptive signals</w:t>
      </w:r>
      <w:ins w:id="480" w:author="0mer dar" w:date="2020-02-26T21:09:00Z">
        <w:r w:rsidR="006F4A95" w:rsidRPr="0013159B">
          <w:rPr>
            <w:rFonts w:ascii="David" w:hAnsi="David" w:cs="David"/>
            <w:sz w:val="24"/>
            <w:szCs w:val="24"/>
            <w:highlight w:val="yellow"/>
          </w:rPr>
          <w:t xml:space="preserve"> (i.e. s</w:t>
        </w:r>
      </w:ins>
      <w:ins w:id="481" w:author="0mer dar" w:date="2020-02-26T21:10:00Z">
        <w:r w:rsidR="006F4A95" w:rsidRPr="0013159B">
          <w:rPr>
            <w:rFonts w:ascii="David" w:hAnsi="David" w:cs="David"/>
            <w:sz w:val="24"/>
            <w:szCs w:val="24"/>
            <w:highlight w:val="yellow"/>
          </w:rPr>
          <w:t>pecific locations, intensities or  hedonic tone)</w:t>
        </w:r>
      </w:ins>
      <w:ins w:id="482" w:author="0mer dar" w:date="2020-02-26T21:08:00Z">
        <w:r w:rsidR="0086181C" w:rsidRPr="0013159B">
          <w:rPr>
            <w:rFonts w:ascii="David" w:hAnsi="David" w:cs="David"/>
            <w:sz w:val="24"/>
            <w:szCs w:val="24"/>
            <w:highlight w:val="yellow"/>
          </w:rPr>
          <w:t>,</w:t>
        </w:r>
      </w:ins>
      <w:r w:rsidRPr="0013159B">
        <w:rPr>
          <w:rFonts w:ascii="David" w:hAnsi="David" w:cs="David"/>
          <w:sz w:val="24"/>
          <w:szCs w:val="24"/>
          <w:highlight w:val="yellow"/>
        </w:rPr>
        <w:t xml:space="preserve"> </w:t>
      </w:r>
      <w:r w:rsidRPr="0013159B">
        <w:rPr>
          <w:rFonts w:ascii="David" w:hAnsi="David" w:cs="David"/>
          <w:sz w:val="24"/>
          <w:szCs w:val="24"/>
          <w:highlight w:val="yellow"/>
          <w:lang w:val="en-GB"/>
        </w:rPr>
        <w:t>are</w:t>
      </w:r>
      <w:r w:rsidRPr="0013159B">
        <w:rPr>
          <w:rFonts w:ascii="David" w:hAnsi="David" w:cs="David"/>
          <w:sz w:val="24"/>
          <w:szCs w:val="24"/>
          <w:highlight w:val="yellow"/>
        </w:rPr>
        <w:t xml:space="preserve"> expected to be reduced by MMT </w:t>
      </w:r>
      <w:r w:rsidRPr="006A4A9B">
        <w:rPr>
          <w:rFonts w:ascii="David" w:hAnsi="David" w:cs="David"/>
          <w:sz w:val="24"/>
          <w:szCs w:val="24"/>
          <w:highlight w:val="yellow"/>
        </w:rPr>
        <w:fldChar w:fldCharType="begin" w:fldLock="1"/>
      </w:r>
      <w:r w:rsidR="00785498" w:rsidRPr="006A4A9B">
        <w:rPr>
          <w:rFonts w:ascii="David" w:hAnsi="David" w:cs="David"/>
          <w:sz w:val="24"/>
          <w:szCs w:val="24"/>
          <w:highlight w:val="yellow"/>
        </w:rPr>
        <w:instrText>ADDIN CSL_CITATION {"citationItems":[{"id":"ITEM-1","itemData":{"DOI":"10.3389/fpsyg.2015.00763","author":[{"dropping-particle":"","family":"Farb","given":"Norman","non-dropping-particle":"","parse-names":false,"suffix":""},{"dropping-particle":"","family":"Mehling","given":</w:instrText>
      </w:r>
      <w:r w:rsidR="00785498" w:rsidRPr="0013159B">
        <w:rPr>
          <w:rFonts w:ascii="David" w:hAnsi="David" w:cs="David"/>
          <w:sz w:val="24"/>
          <w:szCs w:val="24"/>
          <w:highlight w:val="yellow"/>
        </w:rPr>
        <w:instrText>"Wolf E","non-dropping-particle":"","parse-names":false,"suffix":""}],"id":"ITEM-1","issue":"June","issued":{"date-parts":[["2015"]]},"note":"</w:instrText>
      </w:r>
      <w:r w:rsidR="00785498" w:rsidRPr="0013159B">
        <w:rPr>
          <w:rFonts w:ascii="David" w:hAnsi="David" w:cs="David"/>
          <w:sz w:val="24"/>
          <w:szCs w:val="24"/>
          <w:highlight w:val="yellow"/>
          <w:rtl/>
        </w:rPr>
        <w:instrText>מטרה בקריאה - להבין יותר לעומק את המושג 'אינטרוספציה' והאם אני מעוניינת להכניס את זה כמאפיין</w:instrText>
      </w:r>
      <w:r w:rsidR="00785498" w:rsidRPr="0013159B">
        <w:rPr>
          <w:rFonts w:ascii="David" w:hAnsi="David" w:cs="David"/>
          <w:sz w:val="24"/>
          <w:szCs w:val="24"/>
          <w:highlight w:val="yellow"/>
        </w:rPr>
        <w:instrText xml:space="preserve"> </w:instrText>
      </w:r>
      <w:r w:rsidR="00785498" w:rsidRPr="0013159B">
        <w:rPr>
          <w:rFonts w:ascii="David" w:hAnsi="David" w:cs="David"/>
          <w:sz w:val="24"/>
          <w:szCs w:val="24"/>
          <w:highlight w:val="yellow"/>
          <w:rtl/>
        </w:rPr>
        <w:instrText>נוסף של</w:instrText>
      </w:r>
      <w:r w:rsidR="00785498" w:rsidRPr="0013159B">
        <w:rPr>
          <w:rFonts w:ascii="David" w:hAnsi="David" w:cs="David"/>
          <w:sz w:val="24"/>
          <w:szCs w:val="24"/>
          <w:highlight w:val="yellow"/>
        </w:rPr>
        <w:instrText xml:space="preserve"> IA </w:instrText>
      </w:r>
      <w:r w:rsidR="00785498" w:rsidRPr="0013159B">
        <w:rPr>
          <w:rFonts w:ascii="David" w:hAnsi="David" w:cs="David"/>
          <w:sz w:val="24"/>
          <w:szCs w:val="24"/>
          <w:highlight w:val="yellow"/>
          <w:rtl/>
        </w:rPr>
        <w:instrText>שמשתנה כתוצאה מהתרגול</w:instrText>
      </w:r>
      <w:r w:rsidR="00785498" w:rsidRPr="0013159B">
        <w:rPr>
          <w:rFonts w:ascii="David" w:hAnsi="David" w:cs="David"/>
          <w:sz w:val="24"/>
          <w:szCs w:val="24"/>
          <w:highlight w:val="yellow"/>
        </w:rPr>
        <w:instrText xml:space="preserve"> \n\n</w:instrText>
      </w:r>
      <w:r w:rsidR="00785498" w:rsidRPr="0013159B">
        <w:rPr>
          <w:rFonts w:ascii="David" w:hAnsi="David" w:cs="David"/>
          <w:sz w:val="24"/>
          <w:szCs w:val="24"/>
          <w:highlight w:val="yellow"/>
          <w:rtl/>
        </w:rPr>
        <w:instrText>אינטרוספציה, תרגול מתבונן ובריאות</w:instrText>
      </w:r>
      <w:r w:rsidR="00785498" w:rsidRPr="0013159B">
        <w:rPr>
          <w:rFonts w:ascii="David" w:hAnsi="David" w:cs="David"/>
          <w:sz w:val="24"/>
          <w:szCs w:val="24"/>
          <w:highlight w:val="yellow"/>
        </w:rPr>
        <w:instrText xml:space="preserve"> \n</w:instrText>
      </w:r>
      <w:r w:rsidR="00785498" w:rsidRPr="0013159B">
        <w:rPr>
          <w:rFonts w:ascii="David" w:hAnsi="David" w:cs="David"/>
          <w:sz w:val="24"/>
          <w:szCs w:val="24"/>
          <w:highlight w:val="yellow"/>
          <w:rtl/>
        </w:rPr>
        <w:instrText>נורמן פרב, 2015</w:instrText>
      </w:r>
      <w:r w:rsidR="00785498" w:rsidRPr="0013159B">
        <w:rPr>
          <w:rFonts w:ascii="David" w:hAnsi="David" w:cs="David"/>
          <w:sz w:val="24"/>
          <w:szCs w:val="24"/>
          <w:highlight w:val="yellow"/>
        </w:rPr>
        <w:instrText>\n\n</w:instrText>
      </w:r>
      <w:r w:rsidR="00785498" w:rsidRPr="0013159B">
        <w:rPr>
          <w:rFonts w:ascii="David" w:hAnsi="David" w:cs="David"/>
          <w:sz w:val="24"/>
          <w:szCs w:val="24"/>
          <w:highlight w:val="yellow"/>
          <w:rtl/>
        </w:rPr>
        <w:instrText>אינטרוספציה יכולה להיות מוגדרת כתחושה של סיגנאלים שנוצרים בתוך הגוף</w:instrText>
      </w:r>
      <w:r w:rsidR="00785498" w:rsidRPr="0013159B">
        <w:rPr>
          <w:rFonts w:ascii="David" w:hAnsi="David" w:cs="David"/>
          <w:sz w:val="24"/>
          <w:szCs w:val="24"/>
          <w:highlight w:val="yellow"/>
        </w:rPr>
        <w:instrText>.\n</w:instrText>
      </w:r>
      <w:r w:rsidR="00785498" w:rsidRPr="0013159B">
        <w:rPr>
          <w:rFonts w:ascii="David" w:hAnsi="David" w:cs="David"/>
          <w:sz w:val="24"/>
          <w:szCs w:val="24"/>
          <w:highlight w:val="yellow"/>
          <w:rtl/>
        </w:rPr>
        <w:instrText>משמעותית לתחושה של</w:instrText>
      </w:r>
      <w:r w:rsidR="00785498" w:rsidRPr="0013159B">
        <w:rPr>
          <w:rFonts w:ascii="David" w:hAnsi="David" w:cs="David"/>
          <w:sz w:val="24"/>
          <w:szCs w:val="24"/>
          <w:highlight w:val="yellow"/>
        </w:rPr>
        <w:instrText xml:space="preserve"> embodiment, </w:instrText>
      </w:r>
      <w:r w:rsidR="00785498" w:rsidRPr="0013159B">
        <w:rPr>
          <w:rFonts w:ascii="David" w:hAnsi="David" w:cs="David"/>
          <w:sz w:val="24"/>
          <w:szCs w:val="24"/>
          <w:highlight w:val="yellow"/>
          <w:rtl/>
        </w:rPr>
        <w:instrText>מוטיבציה ואיכות חיים</w:instrText>
      </w:r>
      <w:r w:rsidR="00785498" w:rsidRPr="0013159B">
        <w:rPr>
          <w:rFonts w:ascii="David" w:hAnsi="David" w:cs="David"/>
          <w:sz w:val="24"/>
          <w:szCs w:val="24"/>
          <w:highlight w:val="yellow"/>
        </w:rPr>
        <w:instrText>.","page":"1-26","title":"Interoception , contemplative practice , and health","type":"article-journal","volume":"6"},"uris":["http://www.mendeley.com/documents/?uuid=d2877b16-7b26-44e6-ba93-7437a57f73b3"]}],"mendeley":{"formattedCitation":"(N. Farb &amp; Mehling, 2015)","plainTextFormattedCitation":"(N. Farb &amp; Mehling, 2015)","previouslyFormattedCitation":"(N. Farb &amp; Mehling, 2015)"},"properties":{"noteIndex":0},"schema":"https://github.com/citation-style-language/schema/raw/master/csl-citation.json"}</w:instrText>
      </w:r>
      <w:r w:rsidRPr="006A4A9B">
        <w:rPr>
          <w:rFonts w:ascii="David" w:hAnsi="David" w:cs="David"/>
          <w:sz w:val="24"/>
          <w:szCs w:val="24"/>
          <w:highlight w:val="yellow"/>
        </w:rPr>
        <w:fldChar w:fldCharType="separate"/>
      </w:r>
      <w:r w:rsidR="001E2173" w:rsidRPr="006A4A9B">
        <w:rPr>
          <w:rFonts w:ascii="David" w:hAnsi="David" w:cs="David"/>
          <w:noProof/>
          <w:sz w:val="24"/>
          <w:szCs w:val="24"/>
          <w:highlight w:val="yellow"/>
        </w:rPr>
        <w:t>(N. Farb &amp; Mehling, 2015)</w:t>
      </w:r>
      <w:r w:rsidRPr="006A4A9B">
        <w:rPr>
          <w:rFonts w:ascii="David" w:hAnsi="David" w:cs="David"/>
          <w:sz w:val="24"/>
          <w:szCs w:val="24"/>
          <w:highlight w:val="yellow"/>
        </w:rPr>
        <w:fldChar w:fldCharType="end"/>
      </w:r>
      <w:ins w:id="483" w:author="0mer dar" w:date="2020-02-27T15:50:00Z">
        <w:r w:rsidR="00B37112" w:rsidRPr="006A4A9B">
          <w:rPr>
            <w:rFonts w:ascii="David" w:hAnsi="David" w:cs="David"/>
            <w:sz w:val="24"/>
            <w:szCs w:val="24"/>
          </w:rPr>
          <w:t xml:space="preserve"> </w:t>
        </w:r>
      </w:ins>
      <w:del w:id="484" w:author="0mer dar" w:date="2020-02-03T15:45:00Z">
        <w:r w:rsidRPr="006A4A9B" w:rsidDel="00327319">
          <w:rPr>
            <w:rFonts w:ascii="David" w:hAnsi="David" w:cs="David"/>
            <w:sz w:val="24"/>
            <w:szCs w:val="24"/>
          </w:rPr>
          <w:delText xml:space="preserve">. </w:delText>
        </w:r>
        <w:r w:rsidRPr="006A4A9B" w:rsidDel="00327319">
          <w:rPr>
            <w:rFonts w:ascii="David" w:hAnsi="David" w:cs="David"/>
            <w:sz w:val="24"/>
            <w:szCs w:val="24"/>
            <w:lang w:val="en-GB"/>
          </w:rPr>
          <w:delText xml:space="preserve">Likewise, </w:delText>
        </w:r>
        <w:r w:rsidRPr="0013159B" w:rsidDel="00327319">
          <w:rPr>
            <w:rFonts w:ascii="David" w:hAnsi="David" w:cs="David"/>
            <w:sz w:val="24"/>
            <w:szCs w:val="24"/>
          </w:rPr>
          <w:delText xml:space="preserve">MMT may influence </w:delText>
        </w:r>
      </w:del>
      <w:del w:id="485" w:author="0mer dar" w:date="2020-02-03T15:46:00Z">
        <w:r w:rsidRPr="0013159B" w:rsidDel="00327319">
          <w:rPr>
            <w:rFonts w:ascii="David" w:hAnsi="David" w:cs="David"/>
            <w:sz w:val="24"/>
            <w:szCs w:val="24"/>
          </w:rPr>
          <w:delText>which interoceptive signals</w:delText>
        </w:r>
      </w:del>
      <w:del w:id="486" w:author="0mer dar" w:date="2020-02-27T15:50:00Z">
        <w:r w:rsidRPr="0013159B" w:rsidDel="00B37112">
          <w:rPr>
            <w:rFonts w:ascii="David" w:hAnsi="David" w:cs="David"/>
            <w:sz w:val="24"/>
            <w:szCs w:val="24"/>
          </w:rPr>
          <w:delText xml:space="preserve"> cross the threshold into conscious awareness </w:delText>
        </w:r>
      </w:del>
      <w:r w:rsidRPr="0013159B">
        <w:rPr>
          <w:rFonts w:ascii="David" w:hAnsi="David" w:cs="David"/>
          <w:sz w:val="24"/>
          <w:szCs w:val="24"/>
        </w:rPr>
        <w:t xml:space="preserve">and </w:t>
      </w:r>
      <w:ins w:id="487" w:author="0mer dar" w:date="2020-02-26T20:57:00Z">
        <w:r w:rsidR="000100FD" w:rsidRPr="0013159B">
          <w:rPr>
            <w:rFonts w:ascii="David" w:hAnsi="David" w:cs="David"/>
            <w:sz w:val="24"/>
            <w:szCs w:val="24"/>
            <w:lang w:val="en-GB"/>
          </w:rPr>
          <w:t xml:space="preserve">thus </w:t>
        </w:r>
      </w:ins>
      <w:r w:rsidRPr="0013159B">
        <w:rPr>
          <w:rFonts w:ascii="David" w:hAnsi="David" w:cs="David"/>
          <w:sz w:val="24"/>
          <w:szCs w:val="24"/>
        </w:rPr>
        <w:t xml:space="preserve">promotes interoceptive </w:t>
      </w:r>
      <w:ins w:id="488" w:author="0mer dar" w:date="2020-02-03T14:50:00Z">
        <w:r w:rsidRPr="0013159B">
          <w:rPr>
            <w:rFonts w:ascii="David" w:hAnsi="David" w:cs="David"/>
            <w:sz w:val="24"/>
            <w:szCs w:val="24"/>
          </w:rPr>
          <w:lastRenderedPageBreak/>
          <w:t>sensitivity/</w:t>
        </w:r>
      </w:ins>
      <w:r w:rsidRPr="0013159B">
        <w:rPr>
          <w:rFonts w:ascii="David" w:hAnsi="David" w:cs="David"/>
          <w:sz w:val="24"/>
          <w:szCs w:val="24"/>
        </w:rPr>
        <w:t xml:space="preserve">accuracy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{"citationItems":[{"id":"ITEM-1","itemData":{"DOI":"10.1093/scan/nss066","author":[{"dropping-particle":"","family":"Farb","given":"Norman A S","non-dropping-particle":"","parse-names":false,"suffix":""},{"dropping-particle":"V","family":"Segal","given":"Z</w:instrText>
      </w:r>
      <w:r w:rsidR="00785498" w:rsidRPr="0013159B">
        <w:rPr>
          <w:rFonts w:ascii="David" w:hAnsi="David" w:cs="David"/>
          <w:sz w:val="24"/>
          <w:szCs w:val="24"/>
        </w:rPr>
        <w:instrText>indel","non-dropping-particle":"","parse-names":false,"suffix":""},{"dropping-particle":"","family":"Anderson","given":"Adam K","non-dropping-particle":"","parse-names":false,"suffix":""}],"id":"ITEM-1","issued":{"date-parts":[["2013"]]},"note":"</w:instrText>
      </w:r>
      <w:r w:rsidR="00785498" w:rsidRPr="0013159B">
        <w:rPr>
          <w:rFonts w:ascii="David" w:hAnsi="David" w:cs="David"/>
          <w:sz w:val="24"/>
          <w:szCs w:val="24"/>
          <w:rtl/>
        </w:rPr>
        <w:instrText>לקרוא</w:instrText>
      </w:r>
      <w:r w:rsidR="00785498" w:rsidRPr="0013159B">
        <w:rPr>
          <w:rFonts w:ascii="David" w:hAnsi="David" w:cs="David"/>
          <w:sz w:val="24"/>
          <w:szCs w:val="24"/>
        </w:rPr>
        <w:instrText>!","title":"Mindfulness meditation training alters cortical representations of interoceptive attention","type":"article-journal"},"uris":["http://www.mendeley.com/documents/?uuid=17aed8a7-c7d5-4a10-bc4b-66a895c22ec1"]}],"mendeley":{"formattedCitation":"(N. A. S. Farb, Segal, &amp; Anderson, 2013b)","plainTextFormattedCitation":"(N. A. S. Farb, Segal, &amp; Anderson, 2013b)","previouslyFormattedCitation":"(N. A. S. Farb, Segal, &amp; Anderson, 2013b)"},"properties":{"noteIndex":0},"schema":"https://github.com/citation-style-language/schema/raw/master/csl-citation.json"}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(N. A. S. Farb, Segal, &amp; Anderson, 2013b)</w:t>
      </w:r>
      <w:r w:rsidRPr="006A4A9B">
        <w:rPr>
          <w:rFonts w:ascii="David" w:hAnsi="David" w:cs="David"/>
          <w:sz w:val="24"/>
          <w:szCs w:val="24"/>
        </w:rPr>
        <w:fldChar w:fldCharType="end"/>
      </w:r>
      <w:r w:rsidRPr="006A4A9B">
        <w:rPr>
          <w:rFonts w:ascii="David" w:hAnsi="David" w:cs="David"/>
          <w:sz w:val="24"/>
          <w:szCs w:val="24"/>
        </w:rPr>
        <w:t xml:space="preserve">. </w:t>
      </w:r>
      <w:del w:id="489" w:author="0mer dar" w:date="2020-02-03T15:36:00Z">
        <w:r w:rsidRPr="006A4A9B" w:rsidDel="00DB5FFF">
          <w:rPr>
            <w:rFonts w:ascii="David" w:hAnsi="David" w:cs="David"/>
            <w:sz w:val="24"/>
            <w:szCs w:val="24"/>
            <w:highlight w:val="cyan"/>
          </w:rPr>
          <w:delText>Similarly, sustained interoceptive attention may lead to more accurate detection of the location and intensity of subtle body sensations</w:delText>
        </w:r>
        <w:r w:rsidRPr="006A4A9B" w:rsidDel="00DB5FFF">
          <w:rPr>
            <w:rFonts w:ascii="David" w:hAnsi="David" w:cs="David"/>
            <w:sz w:val="24"/>
            <w:szCs w:val="24"/>
            <w:highlight w:val="cyan"/>
            <w:lang w:val="en-GB"/>
          </w:rPr>
          <w:delText>.</w:delText>
        </w:r>
        <w:r w:rsidRPr="0013159B" w:rsidDel="00DB5FFF">
          <w:rPr>
            <w:rFonts w:ascii="David" w:hAnsi="David" w:cs="David"/>
            <w:sz w:val="24"/>
            <w:szCs w:val="24"/>
            <w:highlight w:val="cyan"/>
            <w:rtl/>
            <w:lang w:val="en-GB"/>
          </w:rPr>
          <w:delText xml:space="preserve"> </w:delText>
        </w:r>
      </w:del>
      <w:commentRangeStart w:id="490"/>
      <w:r w:rsidRPr="0013159B">
        <w:rPr>
          <w:rFonts w:ascii="David" w:hAnsi="David" w:cs="David"/>
          <w:sz w:val="24"/>
          <w:szCs w:val="24"/>
          <w:highlight w:val="cyan"/>
        </w:rPr>
        <w:t xml:space="preserve">MMT may also </w:t>
      </w:r>
      <w:del w:id="491" w:author="0mer dar" w:date="2020-02-03T14:51:00Z">
        <w:r w:rsidRPr="0013159B" w:rsidDel="00676AFE">
          <w:rPr>
            <w:rFonts w:ascii="David" w:hAnsi="David" w:cs="David"/>
            <w:sz w:val="24"/>
            <w:szCs w:val="24"/>
            <w:highlight w:val="cyan"/>
          </w:rPr>
          <w:delText xml:space="preserve">enhance interoceptive appraisal to </w:delText>
        </w:r>
      </w:del>
      <w:r w:rsidRPr="0013159B">
        <w:rPr>
          <w:rFonts w:ascii="David" w:hAnsi="David" w:cs="David"/>
          <w:sz w:val="24"/>
          <w:szCs w:val="24"/>
          <w:highlight w:val="cyan"/>
        </w:rPr>
        <w:t xml:space="preserve">enable </w:t>
      </w:r>
      <w:ins w:id="492" w:author="0mer dar" w:date="2020-02-10T09:51:00Z">
        <w:r w:rsidR="00E10528" w:rsidRPr="0013159B">
          <w:rPr>
            <w:rFonts w:ascii="David" w:hAnsi="David" w:cs="David"/>
            <w:sz w:val="24"/>
            <w:szCs w:val="24"/>
            <w:highlight w:val="cyan"/>
          </w:rPr>
          <w:t xml:space="preserve">a </w:t>
        </w:r>
      </w:ins>
      <w:r w:rsidRPr="0013159B">
        <w:rPr>
          <w:rFonts w:ascii="David" w:hAnsi="David" w:cs="David"/>
          <w:sz w:val="24"/>
          <w:szCs w:val="24"/>
          <w:highlight w:val="cyan"/>
        </w:rPr>
        <w:t xml:space="preserve">shift from </w:t>
      </w:r>
      <w:ins w:id="493" w:author="0mer dar" w:date="2020-02-03T14:51:00Z">
        <w:r w:rsidRPr="0013159B">
          <w:rPr>
            <w:rFonts w:ascii="David" w:hAnsi="David" w:cs="David"/>
            <w:sz w:val="24"/>
            <w:szCs w:val="24"/>
            <w:highlight w:val="cyan"/>
          </w:rPr>
          <w:t xml:space="preserve">internal attention to </w:t>
        </w:r>
      </w:ins>
      <w:ins w:id="494" w:author="0mer dar" w:date="2020-02-10T09:51:00Z">
        <w:r w:rsidR="00E10528" w:rsidRPr="0013159B">
          <w:rPr>
            <w:rFonts w:ascii="David" w:hAnsi="David" w:cs="David"/>
            <w:sz w:val="24"/>
            <w:szCs w:val="24"/>
            <w:highlight w:val="cyan"/>
          </w:rPr>
          <w:t xml:space="preserve">the </w:t>
        </w:r>
      </w:ins>
      <w:r w:rsidRPr="0013159B">
        <w:rPr>
          <w:rFonts w:ascii="David" w:hAnsi="David" w:cs="David"/>
          <w:sz w:val="24"/>
          <w:szCs w:val="24"/>
          <w:highlight w:val="cyan"/>
        </w:rPr>
        <w:t>mental representation o</w:t>
      </w:r>
      <w:commentRangeEnd w:id="490"/>
      <w:r w:rsidRPr="0013159B">
        <w:rPr>
          <w:rStyle w:val="CommentReference"/>
          <w:rFonts w:ascii="David" w:hAnsi="David" w:cs="David"/>
          <w:highlight w:val="cyan"/>
          <w:rPrChange w:id="495" w:author="0mer dar" w:date="2020-03-08T20:10:00Z">
            <w:rPr>
              <w:rStyle w:val="CommentReference"/>
              <w:highlight w:val="cyan"/>
            </w:rPr>
          </w:rPrChange>
        </w:rPr>
        <w:commentReference w:id="490"/>
      </w:r>
      <w:r w:rsidRPr="006A4A9B">
        <w:rPr>
          <w:rFonts w:ascii="David" w:hAnsi="David" w:cs="David"/>
          <w:sz w:val="24"/>
          <w:szCs w:val="24"/>
          <w:highlight w:val="cyan"/>
        </w:rPr>
        <w:t xml:space="preserve">f emotions (mind) to </w:t>
      </w:r>
      <w:ins w:id="496" w:author="0mer dar" w:date="2020-02-03T14:51:00Z">
        <w:r w:rsidRPr="006A4A9B">
          <w:rPr>
            <w:rFonts w:ascii="David" w:hAnsi="David" w:cs="David"/>
            <w:sz w:val="24"/>
            <w:szCs w:val="24"/>
            <w:highlight w:val="cyan"/>
          </w:rPr>
          <w:t xml:space="preserve">interoceptive attention to </w:t>
        </w:r>
      </w:ins>
      <w:ins w:id="497" w:author="0mer dar" w:date="2020-02-10T09:51:00Z">
        <w:r w:rsidR="00E10528" w:rsidRPr="006A4A9B">
          <w:rPr>
            <w:rFonts w:ascii="David" w:hAnsi="David" w:cs="David"/>
            <w:sz w:val="24"/>
            <w:szCs w:val="24"/>
            <w:highlight w:val="cyan"/>
          </w:rPr>
          <w:t xml:space="preserve">the </w:t>
        </w:r>
      </w:ins>
      <w:del w:id="498" w:author="0mer dar" w:date="2020-02-27T15:53:00Z">
        <w:r w:rsidRPr="0013159B" w:rsidDel="00B37112">
          <w:rPr>
            <w:rFonts w:ascii="David" w:hAnsi="David" w:cs="David"/>
            <w:sz w:val="24"/>
            <w:szCs w:val="24"/>
            <w:highlight w:val="cyan"/>
          </w:rPr>
          <w:delText>sensory</w:delText>
        </w:r>
      </w:del>
      <w:ins w:id="499" w:author="0mer dar" w:date="2020-02-27T15:53:00Z">
        <w:r w:rsidR="00B37112" w:rsidRPr="0013159B">
          <w:rPr>
            <w:rFonts w:ascii="David" w:hAnsi="David" w:cs="David"/>
            <w:sz w:val="24"/>
            <w:szCs w:val="24"/>
            <w:highlight w:val="cyan"/>
          </w:rPr>
          <w:t>bodily</w:t>
        </w:r>
      </w:ins>
      <w:r w:rsidRPr="0013159B">
        <w:rPr>
          <w:rFonts w:ascii="David" w:hAnsi="David" w:cs="David"/>
          <w:sz w:val="24"/>
          <w:szCs w:val="24"/>
          <w:highlight w:val="cyan"/>
        </w:rPr>
        <w:t xml:space="preserve">-based representation </w:t>
      </w:r>
      <w:ins w:id="500" w:author="0mer dar" w:date="2020-02-03T14:52:00Z">
        <w:r w:rsidRPr="0013159B">
          <w:rPr>
            <w:rFonts w:ascii="David" w:hAnsi="David" w:cs="David"/>
            <w:sz w:val="24"/>
            <w:szCs w:val="24"/>
            <w:highlight w:val="cyan"/>
          </w:rPr>
          <w:t>of emotions</w:t>
        </w:r>
      </w:ins>
      <w:del w:id="501" w:author="0mer dar" w:date="2020-02-27T15:53:00Z">
        <w:r w:rsidRPr="0013159B" w:rsidDel="00B37112">
          <w:rPr>
            <w:rFonts w:ascii="David" w:hAnsi="David" w:cs="David"/>
            <w:sz w:val="24"/>
            <w:szCs w:val="24"/>
            <w:highlight w:val="cyan"/>
          </w:rPr>
          <w:delText>(body)</w:delText>
        </w:r>
      </w:del>
      <w:r w:rsidRPr="0013159B">
        <w:rPr>
          <w:rFonts w:ascii="David" w:hAnsi="David" w:cs="David"/>
          <w:sz w:val="24"/>
          <w:szCs w:val="24"/>
          <w:highlight w:val="cyan"/>
        </w:rPr>
        <w:t xml:space="preserve"> </w:t>
      </w:r>
      <w:del w:id="502" w:author="0mer dar" w:date="2020-02-27T15:51:00Z">
        <w:r w:rsidRPr="0013159B" w:rsidDel="00B37112">
          <w:rPr>
            <w:rFonts w:ascii="David" w:hAnsi="David" w:cs="David"/>
            <w:sz w:val="24"/>
            <w:szCs w:val="24"/>
            <w:highlight w:val="cyan"/>
          </w:rPr>
          <w:delText>.</w:delText>
        </w:r>
      </w:del>
      <w:commentRangeStart w:id="503"/>
      <w:r w:rsidRPr="006A4A9B">
        <w:rPr>
          <w:rFonts w:ascii="David" w:hAnsi="David" w:cs="David"/>
          <w:sz w:val="24"/>
          <w:szCs w:val="24"/>
          <w:highlight w:val="cyan"/>
        </w:rPr>
        <w:fldChar w:fldCharType="begin" w:fldLock="1"/>
      </w:r>
      <w:r w:rsidR="00785498" w:rsidRPr="006A4A9B">
        <w:rPr>
          <w:rFonts w:ascii="David" w:hAnsi="David" w:cs="David"/>
          <w:sz w:val="24"/>
          <w:szCs w:val="24"/>
          <w:highlight w:val="cyan"/>
        </w:rPr>
        <w:instrText>ADDIN CSL_CITATION {"citationItems":[{"id":"ITEM-1","itemData":{"DOI":"10.1037/a0017151","ISSN":"15283542","abstract":"Recovery from emotional challenge and increased tolerance of negative affect are both hallmarks of mental health. Mindfulness training (MT) has been shown t</w:instrText>
      </w:r>
      <w:r w:rsidR="00785498" w:rsidRPr="0013159B">
        <w:rPr>
          <w:rFonts w:ascii="David" w:hAnsi="David" w:cs="David"/>
          <w:sz w:val="24"/>
          <w:szCs w:val="24"/>
          <w:highlight w:val="cyan"/>
        </w:rPr>
        <w:instrText>o facilitate these outcomes, yet little is known about its mechanisms of action. The present study employed functional MRI (fMRI) to compare neural reactivity to sadness provocation in participants completing 8 weeks of MT and waitlisted controls. Sadness resulted in widespread recruitment of regions associated with self-referential processes along the cortical midline. Despite equivalent self-reported sadness, MT participants demonstrated a distinct neural response, with greater right-lateralized recruitment, including visceral and somatosensory areas associated with body sensation. The greater somatic recruitment observed in the MT group during evoked sadness was associated with decreased depression scores. Restoring balance between affective and sensory neural networks-supporting conceptual and body based representations of emotion-could be one path through which mindfulness reduces vulnerability to dysphoric reactivity. © 2010 American Psychological Association.","author":[{"dropping-particle":"","family":"Farb","given":"Norman A.S.","non-dropping-particle":"","parse-names":false,"suffix":""},{"dropping-particle":"","family":"Anderson","given":"Adam K.","non-dropping-particle":"","parse-names":false,"suffix":""},{"dropping-particle":"","family":"Mayberg","given":"Helen","non-dropping-particle":"","parse-names":false,"suffix":""},{"dropping-particle":"","family":"Bean","given":"Jim","non-dropping-particle":"","parse-names":false,"suffix":""},{"dropping-particle":"","family":"McKeon","given":"Deborah","non-dropping-particle":"","parse-names":false,"suffix":""},{"dropping-particle":"V.","family":"Segal","given":"Zindel","non-dropping-particle":"","parse-names":false,"suffix":""}],"container-title":"Emotion","id":"ITEM-1","issue":"1","issued":{"date-parts":[["2010"]]},"page":"25-33","title":"Minding One's Emotions: Mindfulness Training Alters the Neural Expression of Sadness","type":"article-journal","volume":"10"},"uris":["http://www.mendeley.com/documents/?uuid=2bfd877f-2af4-41d8-9865-e114f27956d9"]},{"id":"ITEM-2","itemData":{"DOI":"10.1007/s10865-011-9391-z","author":[{"dropping-particle":"","family":"Garland","given":"Eric L","non-dropping-particle":"","parse-names":false,"suffix":""},{"dropping-particle":"","family":"Gaylord","given":"Susan A","non-dropping-particle":"","parse-names":false,"suffix":""},{"dropping-particle":"","family":"Mann","given":"J Douglas","non-dropping-particle":"","parse-names":false,"suffix":""},{"dropping-particle":"","family":"Whitehead","given":"William E","non-dropping-particle":"","parse-names":false,"suffix":""}],"id":"ITEM-2","issued":{"date-parts":[["2012"]]},"page":"591-602","title":"Therapeutic mechanisms of a mindfulness-based treatment for IBS : effects on visceral sensitivity , catastrophizing , and affective processing of pain sensations","type":"article-journal"},"uris":["http://www.mendeley.com/documents/?uuid=ec5eb302-6602-42f1-8d45-f233a6fefffc"]}],"mendeley":{"formattedCitation":"(N. A. S. Farb et al., 2010; Garland, Gaylord, Mann, &amp; Whitehead, 2012)","plainTextFormattedCitation":"(N. A. S. Farb et al., 2010; Garland, Gaylord, Mann, &amp; Whitehead, 2012)","previouslyFormattedCitation":"(N. A. S. Farb et al., 2010; Garland, Gaylord, Mann, &amp; Whitehead, 2012)"},"properties":{"noteIndex":0},"schema":"https://github.com/citation-style-language/schema/raw/master/csl-citation.json"}</w:instrText>
      </w:r>
      <w:r w:rsidRPr="006A4A9B">
        <w:rPr>
          <w:rFonts w:ascii="David" w:hAnsi="David" w:cs="David"/>
          <w:sz w:val="24"/>
          <w:szCs w:val="24"/>
          <w:highlight w:val="cyan"/>
        </w:rPr>
        <w:fldChar w:fldCharType="separate"/>
      </w:r>
      <w:r w:rsidR="001E2173" w:rsidRPr="006A4A9B">
        <w:rPr>
          <w:rFonts w:ascii="David" w:hAnsi="David" w:cs="David"/>
          <w:noProof/>
          <w:sz w:val="24"/>
          <w:szCs w:val="24"/>
          <w:highlight w:val="cyan"/>
        </w:rPr>
        <w:t>(N. A. S. Farb et al., 2010; Garland, Gaylord, Mann, &amp; Whitehead, 2012)</w:t>
      </w:r>
      <w:r w:rsidRPr="006A4A9B">
        <w:rPr>
          <w:rFonts w:ascii="David" w:hAnsi="David" w:cs="David"/>
          <w:sz w:val="24"/>
          <w:szCs w:val="24"/>
          <w:highlight w:val="cyan"/>
        </w:rPr>
        <w:fldChar w:fldCharType="end"/>
      </w:r>
      <w:r w:rsidRPr="006A4A9B">
        <w:rPr>
          <w:rFonts w:ascii="David" w:hAnsi="David" w:cs="David"/>
          <w:sz w:val="24"/>
          <w:szCs w:val="24"/>
          <w:highlight w:val="cyan"/>
        </w:rPr>
        <w:t xml:space="preserve">. </w:t>
      </w:r>
      <w:commentRangeEnd w:id="503"/>
      <w:r w:rsidRPr="006A4A9B">
        <w:rPr>
          <w:rStyle w:val="CommentReference"/>
          <w:rFonts w:ascii="David" w:hAnsi="David" w:cs="David"/>
          <w:sz w:val="24"/>
          <w:szCs w:val="24"/>
          <w:highlight w:val="cyan"/>
        </w:rPr>
        <w:commentReference w:id="503"/>
      </w:r>
      <w:del w:id="504" w:author="0mer dar" w:date="2020-02-26T21:02:00Z">
        <w:r w:rsidRPr="006A4A9B" w:rsidDel="00ED6264">
          <w:rPr>
            <w:rFonts w:ascii="David" w:hAnsi="David" w:cs="David"/>
            <w:sz w:val="24"/>
            <w:szCs w:val="24"/>
          </w:rPr>
          <w:delText xml:space="preserve">All of those proposed attentional changes </w:delText>
        </w:r>
        <w:r w:rsidR="00E10528" w:rsidRPr="006A4A9B" w:rsidDel="00ED6264">
          <w:rPr>
            <w:rFonts w:ascii="David" w:hAnsi="David" w:cs="David"/>
            <w:sz w:val="24"/>
            <w:szCs w:val="24"/>
          </w:rPr>
          <w:delText>may</w:delText>
        </w:r>
        <w:r w:rsidRPr="006A4A9B" w:rsidDel="00ED6264">
          <w:rPr>
            <w:rFonts w:ascii="David" w:hAnsi="David" w:cs="David"/>
            <w:sz w:val="24"/>
            <w:szCs w:val="24"/>
          </w:rPr>
          <w:delText xml:space="preserve"> increase the</w:delText>
        </w:r>
        <w:r w:rsidRPr="0013159B" w:rsidDel="00ED6264">
          <w:rPr>
            <w:rFonts w:ascii="David" w:hAnsi="David" w:cs="David"/>
            <w:sz w:val="24"/>
            <w:szCs w:val="24"/>
          </w:rPr>
          <w:delText xml:space="preserve"> accurate </w:delText>
        </w:r>
        <w:commentRangeStart w:id="505"/>
        <w:commentRangeEnd w:id="505"/>
        <w:r w:rsidRPr="006A4A9B" w:rsidDel="00ED6264">
          <w:rPr>
            <w:rStyle w:val="CommentReference"/>
            <w:rFonts w:ascii="David" w:hAnsi="David" w:cs="David"/>
            <w:sz w:val="24"/>
            <w:szCs w:val="24"/>
          </w:rPr>
          <w:commentReference w:id="505"/>
        </w:r>
        <w:r w:rsidRPr="006A4A9B" w:rsidDel="00ED6264">
          <w:rPr>
            <w:rFonts w:ascii="David" w:hAnsi="David" w:cs="David"/>
            <w:sz w:val="24"/>
            <w:szCs w:val="24"/>
          </w:rPr>
          <w:delText xml:space="preserve">detection </w:delText>
        </w:r>
        <w:r w:rsidR="00EE3D05" w:rsidRPr="0013159B" w:rsidDel="00ED6264">
          <w:rPr>
            <w:rFonts w:ascii="David" w:hAnsi="David" w:cs="David"/>
            <w:sz w:val="24"/>
            <w:szCs w:val="24"/>
          </w:rPr>
          <w:delText xml:space="preserve">of bodily sensations </w:delText>
        </w:r>
        <w:r w:rsidRPr="0013159B" w:rsidDel="00ED6264">
          <w:rPr>
            <w:rFonts w:ascii="David" w:hAnsi="David" w:cs="David"/>
            <w:sz w:val="24"/>
            <w:szCs w:val="24"/>
          </w:rPr>
          <w:delText>and differentiation between subtle bodily sensations.</w:delText>
        </w:r>
      </w:del>
      <w:r w:rsidRPr="0013159B">
        <w:rPr>
          <w:rFonts w:ascii="David" w:hAnsi="David" w:cs="David"/>
          <w:sz w:val="24"/>
          <w:szCs w:val="24"/>
        </w:rPr>
        <w:t xml:space="preserve"> </w:t>
      </w:r>
      <w:commentRangeStart w:id="506"/>
      <w:ins w:id="507" w:author="0mer dar" w:date="2020-02-26T21:01:00Z">
        <w:r w:rsidR="00ED6264" w:rsidRPr="0013159B">
          <w:rPr>
            <w:rFonts w:ascii="David" w:hAnsi="David" w:cs="David"/>
            <w:sz w:val="24"/>
            <w:szCs w:val="24"/>
            <w:highlight w:val="yellow"/>
          </w:rPr>
          <w:t xml:space="preserve">Accordingly, interoceptive attention to subtle sensations should be regarded as an important mindfulness process </w:t>
        </w:r>
        <w:r w:rsidR="00ED6264" w:rsidRPr="006A4A9B">
          <w:rPr>
            <w:rFonts w:ascii="David" w:hAnsi="David" w:cs="David"/>
            <w:sz w:val="24"/>
            <w:szCs w:val="24"/>
            <w:highlight w:val="yellow"/>
          </w:rPr>
          <w:fldChar w:fldCharType="begin" w:fldLock="1"/>
        </w:r>
        <w:r w:rsidR="00ED6264" w:rsidRPr="006A4A9B">
          <w:rPr>
            <w:rFonts w:ascii="David" w:hAnsi="David" w:cs="David"/>
            <w:sz w:val="24"/>
            <w:szCs w:val="24"/>
            <w:highlight w:val="yellow"/>
          </w:rPr>
          <w:instrText>ADDIN CSL_CITATION {"citationItems":[{"id":"ITEM-1","itemData":{"DOI":"10.3389/fpsyg.2015.00763","author":[{"dropping-particle":"","family":"Farb","given":"Norman","non-dropping-particle":"","parse-names":false,"suffix":""},{"dropping-particle":"","family":"Mehling","given":</w:instrText>
        </w:r>
        <w:r w:rsidR="00ED6264" w:rsidRPr="0013159B">
          <w:rPr>
            <w:rFonts w:ascii="David" w:hAnsi="David" w:cs="David"/>
            <w:sz w:val="24"/>
            <w:szCs w:val="24"/>
            <w:highlight w:val="yellow"/>
          </w:rPr>
          <w:instrText>"Wolf E","non-dropping-particle":"","parse-names":false,"suffix":""}],"id":"ITEM-1","issue":"June","issued":{"date-parts":[["2015"]]},"note":"</w:instrText>
        </w:r>
        <w:r w:rsidR="00ED6264" w:rsidRPr="0013159B">
          <w:rPr>
            <w:rFonts w:ascii="David" w:hAnsi="David" w:cs="David"/>
            <w:sz w:val="24"/>
            <w:szCs w:val="24"/>
            <w:highlight w:val="yellow"/>
            <w:rtl/>
          </w:rPr>
          <w:instrText>מטרה בקריאה - להבין יותר לעומק את המושג 'אינטרוספציה' והאם אני מעוניינת להכניס את זה כמאפיין</w:instrText>
        </w:r>
        <w:r w:rsidR="00ED6264" w:rsidRPr="0013159B">
          <w:rPr>
            <w:rFonts w:ascii="David" w:hAnsi="David" w:cs="David"/>
            <w:sz w:val="24"/>
            <w:szCs w:val="24"/>
            <w:highlight w:val="yellow"/>
          </w:rPr>
          <w:instrText xml:space="preserve"> </w:instrText>
        </w:r>
        <w:r w:rsidR="00ED6264" w:rsidRPr="0013159B">
          <w:rPr>
            <w:rFonts w:ascii="David" w:hAnsi="David" w:cs="David"/>
            <w:sz w:val="24"/>
            <w:szCs w:val="24"/>
            <w:highlight w:val="yellow"/>
            <w:rtl/>
          </w:rPr>
          <w:instrText>נוסף של</w:instrText>
        </w:r>
        <w:r w:rsidR="00ED6264" w:rsidRPr="0013159B">
          <w:rPr>
            <w:rFonts w:ascii="David" w:hAnsi="David" w:cs="David"/>
            <w:sz w:val="24"/>
            <w:szCs w:val="24"/>
            <w:highlight w:val="yellow"/>
          </w:rPr>
          <w:instrText xml:space="preserve"> IA </w:instrText>
        </w:r>
        <w:r w:rsidR="00ED6264" w:rsidRPr="0013159B">
          <w:rPr>
            <w:rFonts w:ascii="David" w:hAnsi="David" w:cs="David"/>
            <w:sz w:val="24"/>
            <w:szCs w:val="24"/>
            <w:highlight w:val="yellow"/>
            <w:rtl/>
          </w:rPr>
          <w:instrText>שמשתנה כתוצאה מהתרגול</w:instrText>
        </w:r>
        <w:r w:rsidR="00ED6264" w:rsidRPr="0013159B">
          <w:rPr>
            <w:rFonts w:ascii="David" w:hAnsi="David" w:cs="David"/>
            <w:sz w:val="24"/>
            <w:szCs w:val="24"/>
            <w:highlight w:val="yellow"/>
          </w:rPr>
          <w:instrText xml:space="preserve"> \n\n</w:instrText>
        </w:r>
        <w:r w:rsidR="00ED6264" w:rsidRPr="0013159B">
          <w:rPr>
            <w:rFonts w:ascii="David" w:hAnsi="David" w:cs="David"/>
            <w:sz w:val="24"/>
            <w:szCs w:val="24"/>
            <w:highlight w:val="yellow"/>
            <w:rtl/>
          </w:rPr>
          <w:instrText>אינטרוספציה, תרגול מתבונן ובריאות</w:instrText>
        </w:r>
        <w:r w:rsidR="00ED6264" w:rsidRPr="0013159B">
          <w:rPr>
            <w:rFonts w:ascii="David" w:hAnsi="David" w:cs="David"/>
            <w:sz w:val="24"/>
            <w:szCs w:val="24"/>
            <w:highlight w:val="yellow"/>
          </w:rPr>
          <w:instrText xml:space="preserve"> \n</w:instrText>
        </w:r>
        <w:r w:rsidR="00ED6264" w:rsidRPr="0013159B">
          <w:rPr>
            <w:rFonts w:ascii="David" w:hAnsi="David" w:cs="David"/>
            <w:sz w:val="24"/>
            <w:szCs w:val="24"/>
            <w:highlight w:val="yellow"/>
            <w:rtl/>
          </w:rPr>
          <w:instrText>נורמן פרב, 2015</w:instrText>
        </w:r>
        <w:r w:rsidR="00ED6264" w:rsidRPr="0013159B">
          <w:rPr>
            <w:rFonts w:ascii="David" w:hAnsi="David" w:cs="David"/>
            <w:sz w:val="24"/>
            <w:szCs w:val="24"/>
            <w:highlight w:val="yellow"/>
          </w:rPr>
          <w:instrText>\n\n</w:instrText>
        </w:r>
        <w:r w:rsidR="00ED6264" w:rsidRPr="0013159B">
          <w:rPr>
            <w:rFonts w:ascii="David" w:hAnsi="David" w:cs="David"/>
            <w:sz w:val="24"/>
            <w:szCs w:val="24"/>
            <w:highlight w:val="yellow"/>
            <w:rtl/>
          </w:rPr>
          <w:instrText>אינטרוספציה יכולה להיות מוגדרת כתחושה של סיגנאלים שנוצרים בתוך הגוף</w:instrText>
        </w:r>
        <w:r w:rsidR="00ED6264" w:rsidRPr="0013159B">
          <w:rPr>
            <w:rFonts w:ascii="David" w:hAnsi="David" w:cs="David"/>
            <w:sz w:val="24"/>
            <w:szCs w:val="24"/>
            <w:highlight w:val="yellow"/>
          </w:rPr>
          <w:instrText>.\n</w:instrText>
        </w:r>
        <w:r w:rsidR="00ED6264" w:rsidRPr="0013159B">
          <w:rPr>
            <w:rFonts w:ascii="David" w:hAnsi="David" w:cs="David"/>
            <w:sz w:val="24"/>
            <w:szCs w:val="24"/>
            <w:highlight w:val="yellow"/>
            <w:rtl/>
          </w:rPr>
          <w:instrText>משמעותית לתחושה של</w:instrText>
        </w:r>
        <w:r w:rsidR="00ED6264" w:rsidRPr="0013159B">
          <w:rPr>
            <w:rFonts w:ascii="David" w:hAnsi="David" w:cs="David"/>
            <w:sz w:val="24"/>
            <w:szCs w:val="24"/>
            <w:highlight w:val="yellow"/>
          </w:rPr>
          <w:instrText xml:space="preserve"> embodiment, </w:instrText>
        </w:r>
        <w:r w:rsidR="00ED6264" w:rsidRPr="0013159B">
          <w:rPr>
            <w:rFonts w:ascii="David" w:hAnsi="David" w:cs="David"/>
            <w:sz w:val="24"/>
            <w:szCs w:val="24"/>
            <w:highlight w:val="yellow"/>
            <w:rtl/>
          </w:rPr>
          <w:instrText>מוטיבציה ואיכות חיים</w:instrText>
        </w:r>
        <w:r w:rsidR="00ED6264" w:rsidRPr="0013159B">
          <w:rPr>
            <w:rFonts w:ascii="David" w:hAnsi="David" w:cs="David"/>
            <w:sz w:val="24"/>
            <w:szCs w:val="24"/>
            <w:highlight w:val="yellow"/>
          </w:rPr>
          <w:instrText>.","page":"1-26","title":"Interoception , contemplative practice , and health","type":"article-journal","volume":"6"},"uris":["http://www.mendeley.com/documents/?uuid=d2877b16-7b26-44e6-ba93-7437a57f73b3"]},{"id":"ITEM-2","itemData":{"DOI":"10.1177/1745691611419671","ISBN":"1745-6916\\r1745-6924","ISSN":"17456916","PMID":"11982931","abstract":"Cultivation of mindfulness, the nonjudgmental awareness of experiences in the present moment, produces beneficial effects on well-being and ameliorates psychiatric and stress-related symptoms. Mindfulness meditation has therefore increasingly been incorporated into psychotherapeutic interventions. Although the number of publications in the field has sharply increased over the last two decades, there is a paucity of theoretical reviews that integrate the existing literature into a comprehensive theoretical framework. In this article, we explore several components through which mindfulness meditation exerts its effects: (a) attention regulation, (b) body awareness, (c) emotion regulation (including reappraisal and exposure, extinction, and reconsolidation), and (d) change in perspective on the self. Recent empirical research, including practitioners’ self-reports and experimental data, provides evidence supporting these mechanisms. Functional and structural neuroimaging studies have begun to explore the neuroscientific processes underlying these components. Evidence suggests that mindfulness practice is associated with neuroplastic changes in the anterior cingulate cortex, insula, temporo-parietal junction, fronto-limbic network, and default mode network structures. The authors suggest that the mechanisms described here work synergistically, establishing a process of enhanced self-regulation. Differentiating between these components seems useful to guide future basic research and to specifically target areas of development in the treatment of psychological disorders","author":[{"dropping-particle":"","family":"Hölzel","given":"Britta K.","non-dropping-particle":"","parse-names":false,"suffix":""},{"dropping-particle":"","family":"Lazar","given":"Sara W.","non-dropping-particle":"","parse-names":false,"suffix":""},{"dropping-particle":"","family":"Gard","given":"Tim","non-dropping-particle":"","parse-names":false,"suffix":""},{"dropping-particle":"","family":"Schuman-Olivier","given":"Zev","non-dropping-particle":"","parse-names":false,"suffix":""},{"dropping-particle":"","family":"Vago","given":"David R.","non-dropping-particle":"","parse-names":false,"suffix":""},{"dropping-particle":"","family":"Ott","given":"Ulrich","non-dropping-particle":"","parse-names":false,"suffix":""}],"container-title":"Perspectives on Psychological Science","id":"ITEM-2","issued":{"date-parts":[["2011"]]},"note":"</w:instrText>
        </w:r>
        <w:r w:rsidR="00ED6264" w:rsidRPr="0013159B">
          <w:rPr>
            <w:rFonts w:ascii="David" w:hAnsi="David" w:cs="David"/>
            <w:sz w:val="24"/>
            <w:szCs w:val="24"/>
            <w:highlight w:val="yellow"/>
            <w:rtl/>
          </w:rPr>
          <w:instrText>איך מיינדפולמס עובד? הצעת מנגנונים של פעולה - קונספטואלית ומוחית</w:instrText>
        </w:r>
        <w:r w:rsidR="00ED6264" w:rsidRPr="0013159B">
          <w:rPr>
            <w:rFonts w:ascii="David" w:hAnsi="David" w:cs="David"/>
            <w:sz w:val="24"/>
            <w:szCs w:val="24"/>
            <w:highlight w:val="yellow"/>
          </w:rPr>
          <w:instrText>\n\n</w:instrText>
        </w:r>
        <w:r w:rsidR="00ED6264" w:rsidRPr="0013159B">
          <w:rPr>
            <w:rFonts w:ascii="David" w:hAnsi="David" w:cs="David"/>
            <w:sz w:val="24"/>
            <w:szCs w:val="24"/>
            <w:highlight w:val="yellow"/>
            <w:rtl/>
          </w:rPr>
          <w:instrText>מאמר סקירה</w:instrText>
        </w:r>
        <w:r w:rsidR="00ED6264" w:rsidRPr="0013159B">
          <w:rPr>
            <w:rFonts w:ascii="David" w:hAnsi="David" w:cs="David"/>
            <w:sz w:val="24"/>
            <w:szCs w:val="24"/>
            <w:highlight w:val="yellow"/>
          </w:rPr>
          <w:instrText xml:space="preserve"> \n\n</w:instrText>
        </w:r>
        <w:r w:rsidR="00ED6264" w:rsidRPr="0013159B">
          <w:rPr>
            <w:rFonts w:ascii="David" w:hAnsi="David" w:cs="David"/>
            <w:sz w:val="24"/>
            <w:szCs w:val="24"/>
            <w:highlight w:val="yellow"/>
            <w:rtl/>
          </w:rPr>
          <w:instrText>מנגנונים מתווכים שמאפשרים למיינדפולנס להשיג את ההשפעה של שיפור ב</w:instrText>
        </w:r>
        <w:r w:rsidR="00ED6264" w:rsidRPr="0013159B">
          <w:rPr>
            <w:rFonts w:ascii="David" w:hAnsi="David" w:cs="David"/>
            <w:sz w:val="24"/>
            <w:szCs w:val="24"/>
            <w:highlight w:val="yellow"/>
          </w:rPr>
          <w:instrText xml:space="preserve">-well being </w:instrText>
        </w:r>
        <w:r w:rsidR="00ED6264" w:rsidRPr="0013159B">
          <w:rPr>
            <w:rFonts w:ascii="David" w:hAnsi="David" w:cs="David"/>
            <w:sz w:val="24"/>
            <w:szCs w:val="24"/>
            <w:highlight w:val="yellow"/>
            <w:rtl/>
          </w:rPr>
          <w:instrText>והפחתת סרטס</w:instrText>
        </w:r>
        <w:r w:rsidR="00ED6264" w:rsidRPr="0013159B">
          <w:rPr>
            <w:rFonts w:ascii="David" w:hAnsi="David" w:cs="David"/>
            <w:sz w:val="24"/>
            <w:szCs w:val="24"/>
            <w:highlight w:val="yellow"/>
          </w:rPr>
          <w:instrText xml:space="preserve">- \n1. </w:instrText>
        </w:r>
        <w:r w:rsidR="00ED6264" w:rsidRPr="0013159B">
          <w:rPr>
            <w:rFonts w:ascii="David" w:hAnsi="David" w:cs="David"/>
            <w:sz w:val="24"/>
            <w:szCs w:val="24"/>
            <w:highlight w:val="yellow"/>
            <w:rtl/>
          </w:rPr>
          <w:instrText>בקרה על קשב</w:instrText>
        </w:r>
        <w:r w:rsidR="00ED6264" w:rsidRPr="0013159B">
          <w:rPr>
            <w:rFonts w:ascii="David" w:hAnsi="David" w:cs="David"/>
            <w:sz w:val="24"/>
            <w:szCs w:val="24"/>
            <w:highlight w:val="yellow"/>
          </w:rPr>
          <w:instrText xml:space="preserve">\n2. </w:instrText>
        </w:r>
        <w:r w:rsidR="00ED6264" w:rsidRPr="0013159B">
          <w:rPr>
            <w:rFonts w:ascii="David" w:hAnsi="David" w:cs="David"/>
            <w:sz w:val="24"/>
            <w:szCs w:val="24"/>
            <w:highlight w:val="yellow"/>
            <w:rtl/>
          </w:rPr>
          <w:instrText>מודעות לגוף</w:instrText>
        </w:r>
        <w:r w:rsidR="00ED6264" w:rsidRPr="0013159B">
          <w:rPr>
            <w:rFonts w:ascii="David" w:hAnsi="David" w:cs="David"/>
            <w:sz w:val="24"/>
            <w:szCs w:val="24"/>
            <w:highlight w:val="yellow"/>
          </w:rPr>
          <w:instrText xml:space="preserve">\n3. </w:instrText>
        </w:r>
        <w:r w:rsidR="00ED6264" w:rsidRPr="0013159B">
          <w:rPr>
            <w:rFonts w:ascii="David" w:hAnsi="David" w:cs="David"/>
            <w:sz w:val="24"/>
            <w:szCs w:val="24"/>
            <w:highlight w:val="yellow"/>
            <w:rtl/>
          </w:rPr>
          <w:instrText>בקרה רגשית</w:instrText>
        </w:r>
        <w:r w:rsidR="00ED6264" w:rsidRPr="0013159B">
          <w:rPr>
            <w:rFonts w:ascii="David" w:hAnsi="David" w:cs="David"/>
            <w:sz w:val="24"/>
            <w:szCs w:val="24"/>
            <w:highlight w:val="yellow"/>
          </w:rPr>
          <w:instrText xml:space="preserve"> - \n</w:instrText>
        </w:r>
        <w:r w:rsidR="00ED6264" w:rsidRPr="0013159B">
          <w:rPr>
            <w:rFonts w:ascii="David" w:hAnsi="David" w:cs="David"/>
            <w:sz w:val="24"/>
            <w:szCs w:val="24"/>
            <w:highlight w:val="yellow"/>
            <w:rtl/>
          </w:rPr>
          <w:instrText>הערכת מחדש</w:instrText>
        </w:r>
        <w:r w:rsidR="00ED6264" w:rsidRPr="0013159B">
          <w:rPr>
            <w:rFonts w:ascii="David" w:hAnsi="David" w:cs="David"/>
            <w:sz w:val="24"/>
            <w:szCs w:val="24"/>
            <w:highlight w:val="yellow"/>
          </w:rPr>
          <w:instrText xml:space="preserve"> - reapraisal - \n- </w:instrText>
        </w:r>
        <w:r w:rsidR="00ED6264" w:rsidRPr="0013159B">
          <w:rPr>
            <w:rFonts w:ascii="David" w:hAnsi="David" w:cs="David"/>
            <w:sz w:val="24"/>
            <w:szCs w:val="24"/>
            <w:highlight w:val="yellow"/>
            <w:rtl/>
          </w:rPr>
          <w:instrText>הערכה חיובית מחודשת של הגירוי או החוויה הפנימית - שינוי בבקרה הקוגניטיבית של ה</w:instrText>
        </w:r>
        <w:r w:rsidR="00ED6264" w:rsidRPr="0013159B">
          <w:rPr>
            <w:rFonts w:ascii="David" w:hAnsi="David" w:cs="David"/>
            <w:sz w:val="24"/>
            <w:szCs w:val="24"/>
            <w:highlight w:val="yellow"/>
          </w:rPr>
          <w:instrText xml:space="preserve">-PFC </w:instrText>
        </w:r>
        <w:r w:rsidR="00ED6264" w:rsidRPr="0013159B">
          <w:rPr>
            <w:rFonts w:ascii="David" w:hAnsi="David" w:cs="David"/>
            <w:sz w:val="24"/>
            <w:szCs w:val="24"/>
            <w:highlight w:val="yellow"/>
            <w:rtl/>
          </w:rPr>
          <w:instrText>על תהליכים מוחיים נמוכים של קשב</w:instrText>
        </w:r>
        <w:r w:rsidR="00ED6264" w:rsidRPr="0013159B">
          <w:rPr>
            <w:rFonts w:ascii="David" w:hAnsi="David" w:cs="David"/>
            <w:sz w:val="24"/>
            <w:szCs w:val="24"/>
            <w:highlight w:val="yellow"/>
          </w:rPr>
          <w:instrText xml:space="preserve">.\n- </w:instrText>
        </w:r>
        <w:r w:rsidR="00ED6264" w:rsidRPr="0013159B">
          <w:rPr>
            <w:rFonts w:ascii="David" w:hAnsi="David" w:cs="David"/>
            <w:sz w:val="24"/>
            <w:szCs w:val="24"/>
            <w:highlight w:val="yellow"/>
            <w:rtl/>
          </w:rPr>
          <w:instrText>מנגד - יש הטוענים שיש</w:instrText>
        </w:r>
        <w:r w:rsidR="00ED6264" w:rsidRPr="0013159B">
          <w:rPr>
            <w:rFonts w:ascii="David" w:hAnsi="David" w:cs="David"/>
            <w:sz w:val="24"/>
            <w:szCs w:val="24"/>
            <w:highlight w:val="yellow"/>
          </w:rPr>
          <w:instrText xml:space="preserve"> nonapraisal -</w:instrText>
        </w:r>
        <w:r w:rsidR="00ED6264" w:rsidRPr="0013159B">
          <w:rPr>
            <w:rFonts w:ascii="David" w:hAnsi="David" w:cs="David"/>
            <w:sz w:val="24"/>
            <w:szCs w:val="24"/>
            <w:highlight w:val="yellow"/>
            <w:rtl/>
          </w:rPr>
          <w:instrText>העדר הערכה (או שיפוט) שנלווה לאימון ומתבטא מוחית בירידה בפעילות של ה</w:instrText>
        </w:r>
        <w:r w:rsidR="00ED6264" w:rsidRPr="0013159B">
          <w:rPr>
            <w:rFonts w:ascii="David" w:hAnsi="David" w:cs="David"/>
            <w:sz w:val="24"/>
            <w:szCs w:val="24"/>
            <w:highlight w:val="yellow"/>
          </w:rPr>
          <w:instrText xml:space="preserve">-PFC &amp;gt; </w:instrText>
        </w:r>
        <w:r w:rsidR="00ED6264" w:rsidRPr="0013159B">
          <w:rPr>
            <w:rFonts w:ascii="David" w:hAnsi="David" w:cs="David"/>
            <w:sz w:val="24"/>
            <w:szCs w:val="24"/>
            <w:highlight w:val="yellow"/>
            <w:rtl/>
          </w:rPr>
          <w:instrText>פחות בקרה קוגניטיבית - ירידה במנגנון האיניהיביטורי והמכוון</w:instrText>
        </w:r>
        <w:r w:rsidR="00ED6264" w:rsidRPr="0013159B">
          <w:rPr>
            <w:rFonts w:ascii="David" w:hAnsi="David" w:cs="David"/>
            <w:sz w:val="24"/>
            <w:szCs w:val="24"/>
            <w:highlight w:val="yellow"/>
          </w:rPr>
          <w:instrText xml:space="preserve"> top down.\n</w:instrText>
        </w:r>
        <w:r w:rsidR="00ED6264" w:rsidRPr="0013159B">
          <w:rPr>
            <w:rFonts w:ascii="David" w:hAnsi="David" w:cs="David"/>
            <w:sz w:val="24"/>
            <w:szCs w:val="24"/>
            <w:highlight w:val="yellow"/>
            <w:rtl/>
          </w:rPr>
          <w:instrText>ייתכן ובקרב מתחילים יהיה צורך בהגברת הבקרה הקוג' על מנת לשנות דפוסים אוטומאטיים</w:instrText>
        </w:r>
        <w:r w:rsidR="00ED6264" w:rsidRPr="0013159B">
          <w:rPr>
            <w:rFonts w:ascii="David" w:hAnsi="David" w:cs="David"/>
            <w:sz w:val="24"/>
            <w:szCs w:val="24"/>
            <w:highlight w:val="yellow"/>
          </w:rPr>
          <w:instrText>,\n</w:instrText>
        </w:r>
        <w:r w:rsidR="00ED6264" w:rsidRPr="0013159B">
          <w:rPr>
            <w:rFonts w:ascii="David" w:hAnsi="David" w:cs="David"/>
            <w:sz w:val="24"/>
            <w:szCs w:val="24"/>
            <w:highlight w:val="yellow"/>
            <w:rtl/>
          </w:rPr>
          <w:instrText>ואצל מתקדמים העמדה האוטומאטית תשתנה ועל כן תצפה ירידה בבקרה קוג</w:instrText>
        </w:r>
        <w:r w:rsidR="00ED6264" w:rsidRPr="0013159B">
          <w:rPr>
            <w:rFonts w:ascii="David" w:hAnsi="David" w:cs="David"/>
            <w:sz w:val="24"/>
            <w:szCs w:val="24"/>
            <w:highlight w:val="yellow"/>
          </w:rPr>
          <w:instrText>' (=</w:instrText>
        </w:r>
        <w:r w:rsidR="00ED6264" w:rsidRPr="0013159B">
          <w:rPr>
            <w:rFonts w:ascii="David" w:hAnsi="David" w:cs="David"/>
            <w:sz w:val="24"/>
            <w:szCs w:val="24"/>
            <w:highlight w:val="yellow"/>
            <w:rtl/>
          </w:rPr>
          <w:instrText>פעילות ה</w:instrText>
        </w:r>
        <w:r w:rsidR="00ED6264" w:rsidRPr="0013159B">
          <w:rPr>
            <w:rFonts w:ascii="David" w:hAnsi="David" w:cs="David"/>
            <w:sz w:val="24"/>
            <w:szCs w:val="24"/>
            <w:highlight w:val="yellow"/>
          </w:rPr>
          <w:instrText>-PFC).\n\n</w:instrText>
        </w:r>
        <w:r w:rsidR="00ED6264" w:rsidRPr="0013159B">
          <w:rPr>
            <w:rFonts w:ascii="David" w:hAnsi="David" w:cs="David"/>
            <w:sz w:val="24"/>
            <w:szCs w:val="24"/>
            <w:highlight w:val="yellow"/>
            <w:rtl/>
          </w:rPr>
          <w:instrText>חשיפה, הכחדה ורה-קונסלידציה</w:instrText>
        </w:r>
        <w:r w:rsidR="00ED6264" w:rsidRPr="0013159B">
          <w:rPr>
            <w:rFonts w:ascii="David" w:hAnsi="David" w:cs="David"/>
            <w:sz w:val="24"/>
            <w:szCs w:val="24"/>
            <w:highlight w:val="yellow"/>
          </w:rPr>
          <w:instrText xml:space="preserve"> &amp;gt; </w:instrText>
        </w:r>
        <w:r w:rsidR="00ED6264" w:rsidRPr="0013159B">
          <w:rPr>
            <w:rFonts w:ascii="David" w:hAnsi="David" w:cs="David"/>
            <w:sz w:val="24"/>
            <w:szCs w:val="24"/>
            <w:highlight w:val="yellow"/>
            <w:rtl/>
          </w:rPr>
          <w:instrText>הווצרות זכרונות מחדש</w:instrText>
        </w:r>
        <w:r w:rsidR="00ED6264" w:rsidRPr="0013159B">
          <w:rPr>
            <w:rFonts w:ascii="David" w:hAnsi="David" w:cs="David"/>
            <w:sz w:val="24"/>
            <w:szCs w:val="24"/>
            <w:highlight w:val="yellow"/>
          </w:rPr>
          <w:instrText xml:space="preserve"> ? \n4. </w:instrText>
        </w:r>
        <w:r w:rsidR="00ED6264" w:rsidRPr="0013159B">
          <w:rPr>
            <w:rFonts w:ascii="David" w:hAnsi="David" w:cs="David"/>
            <w:sz w:val="24"/>
            <w:szCs w:val="24"/>
            <w:highlight w:val="yellow"/>
            <w:rtl/>
          </w:rPr>
          <w:instrText>שינוי פרספטיבה על העצמי</w:instrText>
        </w:r>
        <w:r w:rsidR="00ED6264" w:rsidRPr="0013159B">
          <w:rPr>
            <w:rFonts w:ascii="David" w:hAnsi="David" w:cs="David"/>
            <w:sz w:val="24"/>
            <w:szCs w:val="24"/>
            <w:highlight w:val="yellow"/>
          </w:rPr>
          <w:instrText xml:space="preserve"> .","title":"How does mindfulness meditation work? Proposing mechanisms of action from a conceptual and neural perspective","type":"article"},"uris":["http://www.mendeley.com/documents/?uuid=318d63f1-df51-3148-a428-9203a83843f8"]}],"mendeley":{"formattedCitation":"(N. Farb &amp; Mehling, 2015; Hölzel et al., 2011)","plainTextFormattedCitation":"(N. Farb &amp; Mehling, 2015; Hölzel et al., 2011)","previouslyFormattedCitation":"(N. Farb &amp; Mehling, 2015; Hölzel et al., 2011)"},"properties":{"noteIndex":0},"schema":"https://github.com/citation-style-language/schema/raw/master/csl-citation.json"}</w:instrText>
        </w:r>
        <w:r w:rsidR="00ED6264" w:rsidRPr="006A4A9B">
          <w:rPr>
            <w:rFonts w:ascii="David" w:hAnsi="David" w:cs="David"/>
            <w:sz w:val="24"/>
            <w:szCs w:val="24"/>
            <w:highlight w:val="yellow"/>
          </w:rPr>
          <w:fldChar w:fldCharType="separate"/>
        </w:r>
        <w:r w:rsidR="00ED6264" w:rsidRPr="006A4A9B">
          <w:rPr>
            <w:rFonts w:ascii="David" w:hAnsi="David" w:cs="David"/>
            <w:noProof/>
            <w:sz w:val="24"/>
            <w:szCs w:val="24"/>
            <w:highlight w:val="yellow"/>
          </w:rPr>
          <w:t>(N. Farb &amp; Mehling, 2015; Hölzel et al., 2011)</w:t>
        </w:r>
        <w:r w:rsidR="00ED6264" w:rsidRPr="006A4A9B">
          <w:rPr>
            <w:rFonts w:ascii="David" w:hAnsi="David" w:cs="David"/>
            <w:sz w:val="24"/>
            <w:szCs w:val="24"/>
            <w:highlight w:val="yellow"/>
          </w:rPr>
          <w:fldChar w:fldCharType="end"/>
        </w:r>
        <w:r w:rsidR="00ED6264" w:rsidRPr="006A4A9B">
          <w:rPr>
            <w:rFonts w:ascii="David" w:hAnsi="David" w:cs="David"/>
            <w:sz w:val="24"/>
            <w:szCs w:val="24"/>
            <w:highlight w:val="yellow"/>
          </w:rPr>
          <w:t xml:space="preserve">. </w:t>
        </w:r>
        <w:commentRangeEnd w:id="506"/>
        <w:r w:rsidR="00ED6264" w:rsidRPr="006A4A9B">
          <w:rPr>
            <w:rStyle w:val="CommentReference"/>
            <w:rFonts w:ascii="David" w:hAnsi="David" w:cs="David"/>
            <w:sz w:val="24"/>
            <w:szCs w:val="24"/>
            <w:highlight w:val="yellow"/>
          </w:rPr>
          <w:commentReference w:id="506"/>
        </w:r>
      </w:ins>
      <w:ins w:id="508" w:author="0mer dar" w:date="2020-02-03T15:42:00Z">
        <w:r w:rsidRPr="006A4A9B">
          <w:rPr>
            <w:rFonts w:ascii="David" w:hAnsi="David" w:cs="David"/>
            <w:sz w:val="24"/>
            <w:szCs w:val="24"/>
          </w:rPr>
          <w:t xml:space="preserve"> </w:t>
        </w:r>
      </w:ins>
      <w:ins w:id="509" w:author="0mer dar" w:date="2020-02-27T15:47:00Z">
        <w:r w:rsidR="00B37112" w:rsidRPr="006A4A9B">
          <w:rPr>
            <w:rFonts w:ascii="David" w:hAnsi="David" w:cs="David"/>
            <w:sz w:val="24"/>
            <w:szCs w:val="24"/>
          </w:rPr>
          <w:t>In addition, t</w:t>
        </w:r>
      </w:ins>
      <w:ins w:id="510" w:author="0mer dar" w:date="2020-02-27T15:46:00Z">
        <w:r w:rsidR="00B37112" w:rsidRPr="006A4A9B">
          <w:rPr>
            <w:rFonts w:ascii="David" w:hAnsi="David" w:cs="David"/>
            <w:sz w:val="24"/>
            <w:szCs w:val="24"/>
          </w:rPr>
          <w:t>he importance of mindful awareness</w:t>
        </w:r>
        <w:r w:rsidR="00B37112" w:rsidRPr="0013159B">
          <w:rPr>
            <w:rFonts w:ascii="David" w:hAnsi="David" w:cs="David"/>
            <w:sz w:val="24"/>
            <w:szCs w:val="24"/>
          </w:rPr>
          <w:t xml:space="preserve"> to subtle bodily sensations is also emphasized in c</w:t>
        </w:r>
        <w:commentRangeStart w:id="511"/>
        <w:commentRangeStart w:id="512"/>
        <w:r w:rsidR="00B37112" w:rsidRPr="0013159B">
          <w:rPr>
            <w:rFonts w:ascii="David" w:hAnsi="David" w:cs="David"/>
            <w:sz w:val="24"/>
            <w:szCs w:val="24"/>
          </w:rPr>
          <w:t xml:space="preserve">anonical </w:t>
        </w:r>
        <w:commentRangeEnd w:id="511"/>
        <w:r w:rsidR="00B37112" w:rsidRPr="0013159B">
          <w:rPr>
            <w:rStyle w:val="CommentReference"/>
            <w:rFonts w:ascii="David" w:hAnsi="David" w:cs="David"/>
            <w:rPrChange w:id="513" w:author="0mer dar" w:date="2020-03-08T20:10:00Z">
              <w:rPr>
                <w:rStyle w:val="CommentReference"/>
              </w:rPr>
            </w:rPrChange>
          </w:rPr>
          <w:commentReference w:id="511"/>
        </w:r>
        <w:commentRangeEnd w:id="512"/>
        <w:r w:rsidR="00B37112" w:rsidRPr="0013159B">
          <w:rPr>
            <w:rStyle w:val="CommentReference"/>
            <w:rFonts w:ascii="David" w:hAnsi="David" w:cs="David"/>
            <w:rPrChange w:id="514" w:author="0mer dar" w:date="2020-03-08T20:10:00Z">
              <w:rPr>
                <w:rStyle w:val="CommentReference"/>
              </w:rPr>
            </w:rPrChange>
          </w:rPr>
          <w:commentReference w:id="512"/>
        </w:r>
        <w:r w:rsidR="00B37112" w:rsidRPr="006A4A9B">
          <w:rPr>
            <w:rFonts w:ascii="David" w:hAnsi="David" w:cs="David"/>
            <w:sz w:val="24"/>
            <w:szCs w:val="24"/>
          </w:rPr>
          <w:t xml:space="preserve">and contemporary Buddhist traditions </w:t>
        </w:r>
        <w:r w:rsidR="00B37112" w:rsidRPr="006A4A9B">
          <w:rPr>
            <w:rFonts w:ascii="David" w:hAnsi="David" w:cs="David"/>
            <w:sz w:val="24"/>
            <w:szCs w:val="24"/>
          </w:rPr>
          <w:fldChar w:fldCharType="begin" w:fldLock="1"/>
        </w:r>
        <w:r w:rsidR="00B37112" w:rsidRPr="006A4A9B">
          <w:rPr>
            <w:rFonts w:ascii="David" w:hAnsi="David" w:cs="David"/>
            <w:sz w:val="24"/>
            <w:szCs w:val="24"/>
          </w:rPr>
          <w:instrText>ADDIN CSL_CITATION {"citationItems":[{"id":"ITEM-1","itemData":{"DOI":"10.1037/1528-3542.6.3.392","author":[{"dropping-particle":"","family":"Nielsen","given":"Lisbeth","non-dropping-particle":"","parse-names":false,"suffix":""},{"dropping-particle":"","family":"Kaszniak","given":"Alfred W","non-dropping-particle":"","parse-names":false,"suffix":""}],"id":"ITEM-1","issue":"3","issued":{"date-parts":[["2006"]]},"not</w:instrText>
        </w:r>
        <w:r w:rsidR="00B37112" w:rsidRPr="0013159B">
          <w:rPr>
            <w:rFonts w:ascii="David" w:hAnsi="David" w:cs="David"/>
            <w:sz w:val="24"/>
            <w:szCs w:val="24"/>
          </w:rPr>
          <w:instrText>e":"</w:instrText>
        </w:r>
        <w:r w:rsidR="00B37112" w:rsidRPr="0013159B">
          <w:rPr>
            <w:rFonts w:ascii="David" w:hAnsi="David" w:cs="David"/>
            <w:sz w:val="24"/>
            <w:szCs w:val="24"/>
            <w:rtl/>
          </w:rPr>
          <w:instrText>מצוטט במאמר</w:instrText>
        </w:r>
        <w:r w:rsidR="00B37112" w:rsidRPr="0013159B">
          <w:rPr>
            <w:rFonts w:ascii="David" w:hAnsi="David" w:cs="David"/>
            <w:sz w:val="24"/>
            <w:szCs w:val="24"/>
          </w:rPr>
          <w:instrText xml:space="preserve"> MAT </w:instrText>
        </w:r>
        <w:r w:rsidR="00B37112" w:rsidRPr="0013159B">
          <w:rPr>
            <w:rFonts w:ascii="David" w:hAnsi="David" w:cs="David"/>
            <w:sz w:val="24"/>
            <w:szCs w:val="24"/>
            <w:rtl/>
          </w:rPr>
          <w:instrText>של יובל מ</w:instrText>
        </w:r>
        <w:r w:rsidR="00B37112" w:rsidRPr="0013159B">
          <w:rPr>
            <w:rFonts w:ascii="David" w:hAnsi="David" w:cs="David"/>
            <w:sz w:val="24"/>
            <w:szCs w:val="24"/>
          </w:rPr>
          <w:instrText>-\n</w:instrText>
        </w:r>
        <w:r w:rsidR="00B37112" w:rsidRPr="0013159B">
          <w:rPr>
            <w:rFonts w:ascii="David" w:hAnsi="David" w:cs="David"/>
            <w:sz w:val="24"/>
            <w:szCs w:val="24"/>
            <w:rtl/>
          </w:rPr>
          <w:instrText>וגם אצל</w:instrText>
        </w:r>
        <w:r w:rsidR="00B37112" w:rsidRPr="0013159B">
          <w:rPr>
            <w:rFonts w:ascii="David" w:hAnsi="David" w:cs="David"/>
            <w:sz w:val="24"/>
            <w:szCs w:val="24"/>
          </w:rPr>
          <w:instrText xml:space="preserve"> FARB\nCOP\n</w:instrText>
        </w:r>
        <w:r w:rsidR="00B37112" w:rsidRPr="0013159B">
          <w:rPr>
            <w:rFonts w:ascii="David" w:hAnsi="David" w:cs="David"/>
            <w:sz w:val="24"/>
            <w:szCs w:val="24"/>
            <w:rtl/>
          </w:rPr>
          <w:instrText>לקרוא בהזדמנות</w:instrText>
        </w:r>
        <w:r w:rsidR="00B37112" w:rsidRPr="0013159B">
          <w:rPr>
            <w:rFonts w:ascii="David" w:hAnsi="David" w:cs="David"/>
            <w:sz w:val="24"/>
            <w:szCs w:val="24"/>
          </w:rPr>
          <w:instrText>!\n</w:instrText>
        </w:r>
        <w:r w:rsidR="00B37112" w:rsidRPr="0013159B">
          <w:rPr>
            <w:rFonts w:ascii="David" w:hAnsi="David" w:cs="David"/>
            <w:sz w:val="24"/>
            <w:szCs w:val="24"/>
            <w:rtl/>
          </w:rPr>
          <w:instrText>יכול להיות סופר רלבנטי לתיאוריה על מודל כשלהו</w:instrText>
        </w:r>
        <w:r w:rsidR="00B37112" w:rsidRPr="0013159B">
          <w:rPr>
            <w:rFonts w:ascii="David" w:hAnsi="David" w:cs="David"/>
            <w:sz w:val="24"/>
            <w:szCs w:val="24"/>
          </w:rPr>
          <w:instrText>","page":"392-405","title":"Awareness of Subtle Emotional Feelings : A Comparison of Long-Term Meditators and Nonmeditators","type":"article-journal","volume":"6"},"uris":["http://www.mendeley.com/documents/?uuid=9d2524fd-f4c0-48e2-989b-83b606c6ecca"]},{"id":"ITEM-2","itemData":{"DOI":"10.1007/s10943-013-9754-6","ISBN":"ISSN:0022-4197\\rEISSN:1573-6571","ISSN":"00224197","PMID":"23846450","abstract":"Awareness is one of the two most important abilities cultivated in Goenka's Vipassana meditation, which refers to sensitivity to subtle bodily sensations and the associated psychological processes. This sensitivity and its derived function of monitoring emotion are not of notable concern in modern mindfulness-based psychotherapies. Evidence supports that Vipassana meditation truly enhances sensitivity to bodily sensations, but further study is required to assess the awareness of psychological processes. The value of monitoring mental processing has been widely accepted in psychology, as has enhanced sensitivity along with the potential dangers to mental health. Implications for practice and future studies are discussed.","author":[{"dropping-particle":"","family":"Zeng","given":"Xianglong","non-dropping-particle":"","parse-names":false,"suffix":""},{"dropping-particle":"","family":"Oei","given":"Tian P.S.","non-dropping-particle":"","parse-names":false,"suffix":""},{"dropping-particle":"","family":"Liu","given":"Xiangping","non-dropping-particle":"","parse-names":false,"suffix":""}],"container-title":"Journal of Religion and Health","id":"ITEM-2","issue":"6","issued":{"date-parts":[["2013"]]},"note":"</w:instrText>
        </w:r>
        <w:r w:rsidR="00B37112" w:rsidRPr="0013159B">
          <w:rPr>
            <w:rFonts w:ascii="David" w:hAnsi="David" w:cs="David"/>
            <w:sz w:val="24"/>
            <w:szCs w:val="24"/>
            <w:rtl/>
          </w:rPr>
          <w:instrText>גואנקה 2013 - סקירה</w:instrText>
        </w:r>
        <w:r w:rsidR="00B37112" w:rsidRPr="0013159B">
          <w:rPr>
            <w:rFonts w:ascii="David" w:hAnsi="David" w:cs="David"/>
            <w:sz w:val="24"/>
            <w:szCs w:val="24"/>
          </w:rPr>
          <w:instrText>\n</w:instrText>
        </w:r>
        <w:r w:rsidR="00B37112" w:rsidRPr="0013159B">
          <w:rPr>
            <w:rFonts w:ascii="David" w:hAnsi="David" w:cs="David"/>
            <w:sz w:val="24"/>
            <w:szCs w:val="24"/>
            <w:rtl/>
          </w:rPr>
          <w:instrText>לא מצוטט במיוחד</w:instrText>
        </w:r>
        <w:r w:rsidR="00B37112" w:rsidRPr="0013159B">
          <w:rPr>
            <w:rFonts w:ascii="David" w:hAnsi="David" w:cs="David"/>
            <w:sz w:val="24"/>
            <w:szCs w:val="24"/>
          </w:rPr>
          <w:instrText>. \n\n</w:instrText>
        </w:r>
        <w:r w:rsidR="00B37112" w:rsidRPr="0013159B">
          <w:rPr>
            <w:rFonts w:ascii="David" w:hAnsi="David" w:cs="David"/>
            <w:sz w:val="24"/>
            <w:szCs w:val="24"/>
            <w:rtl/>
          </w:rPr>
          <w:instrText>לא ממש עונה על אף אחת מהשאלות שלי</w:instrText>
        </w:r>
        <w:r w:rsidR="00B37112" w:rsidRPr="0013159B">
          <w:rPr>
            <w:rFonts w:ascii="David" w:hAnsi="David" w:cs="David"/>
            <w:sz w:val="24"/>
            <w:szCs w:val="24"/>
          </w:rPr>
          <w:instrText>.\n</w:instrText>
        </w:r>
        <w:r w:rsidR="00B37112" w:rsidRPr="0013159B">
          <w:rPr>
            <w:rFonts w:ascii="David" w:hAnsi="David" w:cs="David"/>
            <w:sz w:val="24"/>
            <w:szCs w:val="24"/>
            <w:rtl/>
          </w:rPr>
          <w:instrText>מה כן מעניין פה</w:instrText>
        </w:r>
        <w:r w:rsidR="00B37112" w:rsidRPr="0013159B">
          <w:rPr>
            <w:rFonts w:ascii="David" w:hAnsi="David" w:cs="David"/>
            <w:sz w:val="24"/>
            <w:szCs w:val="24"/>
          </w:rPr>
          <w:instrText>?\n</w:instrText>
        </w:r>
        <w:r w:rsidR="00B37112" w:rsidRPr="0013159B">
          <w:rPr>
            <w:rFonts w:ascii="David" w:hAnsi="David" w:cs="David"/>
            <w:sz w:val="24"/>
            <w:szCs w:val="24"/>
            <w:rtl/>
          </w:rPr>
          <w:instrText>הקשר בין מודעות לתחושות גוף למודעות לרגשות</w:instrText>
        </w:r>
        <w:r w:rsidR="00B37112" w:rsidRPr="0013159B">
          <w:rPr>
            <w:rFonts w:ascii="David" w:hAnsi="David" w:cs="David"/>
            <w:sz w:val="24"/>
            <w:szCs w:val="24"/>
          </w:rPr>
          <w:instrText xml:space="preserve"> - </w:instrText>
        </w:r>
        <w:r w:rsidR="00B37112" w:rsidRPr="0013159B">
          <w:rPr>
            <w:rFonts w:ascii="David" w:hAnsi="David" w:cs="David"/>
            <w:sz w:val="24"/>
            <w:szCs w:val="24"/>
            <w:rtl/>
          </w:rPr>
          <w:instrText>לא ממש ידוע</w:instrText>
        </w:r>
        <w:r w:rsidR="00B37112" w:rsidRPr="0013159B">
          <w:rPr>
            <w:rFonts w:ascii="David" w:hAnsi="David" w:cs="David"/>
            <w:sz w:val="24"/>
            <w:szCs w:val="24"/>
          </w:rPr>
          <w:instrText>.\n</w:instrText>
        </w:r>
        <w:r w:rsidR="00B37112" w:rsidRPr="0013159B">
          <w:rPr>
            <w:rFonts w:ascii="David" w:hAnsi="David" w:cs="David"/>
            <w:sz w:val="24"/>
            <w:szCs w:val="24"/>
            <w:rtl/>
          </w:rPr>
          <w:instrText>האם רגש ותחושות גוף הם פנים שונות של אותה תופעה? לא נראה שזו האמירה פה</w:instrText>
        </w:r>
        <w:r w:rsidR="00B37112" w:rsidRPr="0013159B">
          <w:rPr>
            <w:rFonts w:ascii="David" w:hAnsi="David" w:cs="David"/>
            <w:sz w:val="24"/>
            <w:szCs w:val="24"/>
          </w:rPr>
          <w:instrText>.\n</w:instrText>
        </w:r>
        <w:r w:rsidR="00B37112" w:rsidRPr="0013159B">
          <w:rPr>
            <w:rFonts w:ascii="David" w:hAnsi="David" w:cs="David"/>
            <w:sz w:val="24"/>
            <w:szCs w:val="24"/>
            <w:rtl/>
          </w:rPr>
          <w:instrText>אך לא ברור הרצף הכרונולוגי \\ סיבתי</w:instrText>
        </w:r>
        <w:r w:rsidR="00B37112" w:rsidRPr="0013159B">
          <w:rPr>
            <w:rFonts w:ascii="David" w:hAnsi="David" w:cs="David"/>
            <w:sz w:val="24"/>
            <w:szCs w:val="24"/>
          </w:rPr>
          <w:instrText>. \n\n</w:instrText>
        </w:r>
        <w:r w:rsidR="00B37112" w:rsidRPr="0013159B">
          <w:rPr>
            <w:rFonts w:ascii="David" w:hAnsi="David" w:cs="David"/>
            <w:sz w:val="24"/>
            <w:szCs w:val="24"/>
            <w:rtl/>
          </w:rPr>
          <w:instrText>השימוש ב</w:instrText>
        </w:r>
        <w:r w:rsidR="00B37112" w:rsidRPr="0013159B">
          <w:rPr>
            <w:rFonts w:ascii="David" w:hAnsi="David" w:cs="David"/>
            <w:sz w:val="24"/>
            <w:szCs w:val="24"/>
          </w:rPr>
          <w:instrText xml:space="preserve">-EMG </w:instrText>
        </w:r>
        <w:r w:rsidR="00B37112" w:rsidRPr="0013159B">
          <w:rPr>
            <w:rFonts w:ascii="David" w:hAnsi="David" w:cs="David"/>
            <w:sz w:val="24"/>
            <w:szCs w:val="24"/>
            <w:rtl/>
          </w:rPr>
          <w:instrText>כדי לזהות אילו שרירים מופעלים ואיך זה מתחבר לזיהוי רגשי</w:instrText>
        </w:r>
        <w:r w:rsidR="00B37112" w:rsidRPr="0013159B">
          <w:rPr>
            <w:rFonts w:ascii="David" w:hAnsi="David" w:cs="David"/>
            <w:sz w:val="24"/>
            <w:szCs w:val="24"/>
          </w:rPr>
          <w:instrText>. \n\n</w:instrText>
        </w:r>
        <w:r w:rsidR="00B37112" w:rsidRPr="0013159B">
          <w:rPr>
            <w:rFonts w:ascii="David" w:hAnsi="David" w:cs="David"/>
            <w:sz w:val="24"/>
            <w:szCs w:val="24"/>
            <w:rtl/>
          </w:rPr>
          <w:instrText>הסיכון וההזדמנות שבאינטרוספציה, והצורך בגורם ממתן מלבד הגברת הקשב</w:instrText>
        </w:r>
        <w:r w:rsidR="00B37112" w:rsidRPr="0013159B">
          <w:rPr>
            <w:rFonts w:ascii="David" w:hAnsi="David" w:cs="David"/>
            <w:sz w:val="24"/>
            <w:szCs w:val="24"/>
          </w:rPr>
          <w:instrText xml:space="preserve"> &amp;gt; </w:instrText>
        </w:r>
        <w:r w:rsidR="00B37112" w:rsidRPr="0013159B">
          <w:rPr>
            <w:rFonts w:ascii="David" w:hAnsi="David" w:cs="David"/>
            <w:sz w:val="24"/>
            <w:szCs w:val="24"/>
            <w:rtl/>
          </w:rPr>
          <w:instrText>גישה למה שחווים</w:instrText>
        </w:r>
        <w:r w:rsidR="00B37112" w:rsidRPr="0013159B">
          <w:rPr>
            <w:rFonts w:ascii="David" w:hAnsi="David" w:cs="David"/>
            <w:sz w:val="24"/>
            <w:szCs w:val="24"/>
          </w:rPr>
          <w:instrText>.\n\n</w:instrText>
        </w:r>
        <w:r w:rsidR="00B37112" w:rsidRPr="0013159B">
          <w:rPr>
            <w:rFonts w:ascii="David" w:hAnsi="David" w:cs="David"/>
            <w:sz w:val="24"/>
            <w:szCs w:val="24"/>
            <w:rtl/>
          </w:rPr>
          <w:instrText>מתחבר לכך שביקהו בודהי טוען שאין דבר כזה קשב חשוף</w:instrText>
        </w:r>
        <w:r w:rsidR="00B37112" w:rsidRPr="0013159B">
          <w:rPr>
            <w:rFonts w:ascii="David" w:hAnsi="David" w:cs="David"/>
            <w:sz w:val="24"/>
            <w:szCs w:val="24"/>
          </w:rPr>
          <w:instrText>, &amp;quot;</w:instrText>
        </w:r>
        <w:r w:rsidR="00B37112" w:rsidRPr="0013159B">
          <w:rPr>
            <w:rFonts w:ascii="David" w:hAnsi="David" w:cs="David"/>
            <w:sz w:val="24"/>
            <w:szCs w:val="24"/>
            <w:rtl/>
          </w:rPr>
          <w:instrText>רק קשב</w:instrText>
        </w:r>
        <w:r w:rsidR="00B37112" w:rsidRPr="0013159B">
          <w:rPr>
            <w:rFonts w:ascii="David" w:hAnsi="David" w:cs="David"/>
            <w:sz w:val="24"/>
            <w:szCs w:val="24"/>
          </w:rPr>
          <w:instrText xml:space="preserve">&amp;quot;. </w:instrText>
        </w:r>
        <w:r w:rsidR="00B37112" w:rsidRPr="0013159B">
          <w:rPr>
            <w:rFonts w:ascii="David" w:hAnsi="David" w:cs="David"/>
            <w:sz w:val="24"/>
            <w:szCs w:val="24"/>
            <w:rtl/>
          </w:rPr>
          <w:instrText>מעניין. מעורפל לי</w:instrText>
        </w:r>
        <w:r w:rsidR="00B37112" w:rsidRPr="0013159B">
          <w:rPr>
            <w:rFonts w:ascii="David" w:hAnsi="David" w:cs="David"/>
            <w:sz w:val="24"/>
            <w:szCs w:val="24"/>
          </w:rPr>
          <w:instrText>.","page":"1693-1705","title":"Monitoring Emotion Through Body Sensation: A Review of Awareness in Goenka’s Vipassana","type":"article-journal","volume":"53"},"uris":["http://www.mendeley.com/documents/?uuid=87bb92c5-67d7-4d85-a0ab-d7a9f8972530"]},{"id":"ITEM-3","itemData":{"DOI":"10.1183/09031936.00036307","ISBN":"0903-1936 (Print)\\r0903-1936 (Linking)","ISSN":"0903-1936","PMID":"17626112","abstract":"Airway dendritic cells (DCs) are key regulators of pulmonary immune responses. However, information is limited regarding the characteristics of airway DCs in human lung diseases. Plasmacytoid DCs (pDCs) and myeloid DCs (mDCs) were analysed using four-colour flow cytometry in bronchoalveolar lavage fluid (BALF) from nonsmoking controls and patients with sarcoidosis, idiopathic pulmonary fibrosis (IPF) and pneumonia (in the presence or absence of immunosuppression). Compared with controls, immunocompetent patients with pneumonia displayed strongly enhanced pDC counts in BALF. In contrast, pDC counts in BALF from immunocompromised patients with pneumonia were even lower than in controls. This discrepancy was not explained by a different chemotactic milieu in the airways; all patients with pneumonia were characterised by strongly increased concentrations of the pDC-attracting chemokine, CXC chemokine ligand 10, in BALF. Patients with IPF were characterised by normal percentages of DC subtypes. However, the mDCs of patients with IPF were not as mature (CD83-positive) as those of controls. Patients with sarcoidosis displayed a unique increase in CD1a-negative mDCs in the airways. In addition, there was altered expression of costimulatory molecules (increased CD80 and decreased CD86 expression) on mDCs in patients with sarcoidosis. These data suggest that inflammatory diseases of the human lung are associated with a differential phenotype and recruitment of airway dendritic cells.","author":[{"dropping-particle":"","family":"Hart","given":"William.","non-dropping-particle":"","parse-names":false,"suffix":""}],"container-title":"The Art of Living Sideways: Skateboarding, Peace and Elicitive Conflict Transformation","id":"ITEM-3","issued":{"date-parts":[["1987"]]},"title":"The Art of Living: Vipassana Meditation as Taught by S. N. Goenka","type":"book"},"uris":["http://www.mendeley.com/documents/?uuid=435f9ac2-9c05-390a-a990-0f434315a498"]}],"mendeley":{"formattedCitation":"(Hart, 1987; Nielsen &amp; Kaszniak, 2006; Zeng, Oei, &amp; Liu, 2013)","plainTextFormattedCitation":"(Hart, 1987; Nielsen &amp; Kaszniak, 2006; Zeng, Oei, &amp; Liu, 2013)","previouslyFormattedCitation":"(Hart, 1987; Nielsen &amp; Kaszniak, 2006; Zeng, Oei, &amp; Liu, 2013)"},"properties":{"noteIndex":0},"schema":"https://github.com/citation-style-language/schema/raw/master/csl-citation.json"}</w:instrText>
        </w:r>
        <w:r w:rsidR="00B37112" w:rsidRPr="006A4A9B">
          <w:rPr>
            <w:rFonts w:ascii="David" w:hAnsi="David" w:cs="David"/>
            <w:sz w:val="24"/>
            <w:szCs w:val="24"/>
          </w:rPr>
          <w:fldChar w:fldCharType="separate"/>
        </w:r>
        <w:r w:rsidR="00B37112" w:rsidRPr="006A4A9B">
          <w:rPr>
            <w:rFonts w:ascii="David" w:hAnsi="David" w:cs="David"/>
            <w:noProof/>
            <w:sz w:val="24"/>
            <w:szCs w:val="24"/>
          </w:rPr>
          <w:t>(Hart, 1987; Nielsen &amp; Kaszniak, 2006; Zeng, Oei, &amp; Liu, 2013)</w:t>
        </w:r>
        <w:r w:rsidR="00B37112" w:rsidRPr="006A4A9B">
          <w:rPr>
            <w:rFonts w:ascii="David" w:hAnsi="David" w:cs="David"/>
            <w:sz w:val="24"/>
            <w:szCs w:val="24"/>
          </w:rPr>
          <w:fldChar w:fldCharType="end"/>
        </w:r>
        <w:r w:rsidR="00B37112" w:rsidRPr="006A4A9B">
          <w:rPr>
            <w:rFonts w:ascii="David" w:hAnsi="David" w:cs="David"/>
            <w:sz w:val="24"/>
            <w:szCs w:val="24"/>
          </w:rPr>
          <w:t xml:space="preserve">. </w:t>
        </w:r>
      </w:ins>
      <w:commentRangeStart w:id="515"/>
      <w:commentRangeStart w:id="516"/>
      <w:del w:id="517" w:author="0mer dar" w:date="2020-02-03T15:39:00Z">
        <w:r w:rsidRPr="006A4A9B" w:rsidDel="002D1889">
          <w:rPr>
            <w:rFonts w:ascii="David" w:hAnsi="David" w:cs="David"/>
            <w:sz w:val="24"/>
            <w:szCs w:val="24"/>
          </w:rPr>
          <w:delText>However, insights from cognitive-attentional research</w:delText>
        </w:r>
        <w:r w:rsidRPr="0013159B" w:rsidDel="002D1889">
          <w:rPr>
            <w:rFonts w:ascii="David" w:hAnsi="David" w:cs="David"/>
            <w:sz w:val="24"/>
            <w:szCs w:val="24"/>
          </w:rPr>
          <w:delText xml:space="preserve"> and interoceptive research are rarely integrated</w:delText>
        </w:r>
        <w:r w:rsidRPr="0013159B" w:rsidDel="002D1889">
          <w:rPr>
            <w:rFonts w:ascii="David" w:hAnsi="David" w:cs="David"/>
            <w:sz w:val="24"/>
            <w:szCs w:val="24"/>
            <w:lang w:val="en-GB"/>
          </w:rPr>
          <w:delText xml:space="preserve"> in empirical research</w:delText>
        </w:r>
        <w:r w:rsidRPr="0013159B" w:rsidDel="002D1889">
          <w:rPr>
            <w:rFonts w:ascii="David" w:hAnsi="David" w:cs="David"/>
            <w:sz w:val="24"/>
            <w:szCs w:val="24"/>
          </w:rPr>
          <w:delText>, impeding the understanding their collective significance</w:delText>
        </w:r>
        <w:commentRangeEnd w:id="515"/>
        <w:r w:rsidRPr="0013159B" w:rsidDel="002D1889">
          <w:rPr>
            <w:rStyle w:val="CommentReference"/>
            <w:rFonts w:ascii="David" w:hAnsi="David" w:cs="David"/>
            <w:rPrChange w:id="518" w:author="0mer dar" w:date="2020-03-08T20:10:00Z">
              <w:rPr>
                <w:rStyle w:val="CommentReference"/>
              </w:rPr>
            </w:rPrChange>
          </w:rPr>
          <w:commentReference w:id="515"/>
        </w:r>
        <w:commentRangeEnd w:id="516"/>
        <w:r w:rsidRPr="0013159B" w:rsidDel="002D1889">
          <w:rPr>
            <w:rStyle w:val="CommentReference"/>
            <w:rFonts w:ascii="David" w:hAnsi="David" w:cs="David"/>
            <w:rPrChange w:id="519" w:author="0mer dar" w:date="2020-03-08T20:10:00Z">
              <w:rPr>
                <w:rStyle w:val="CommentReference"/>
              </w:rPr>
            </w:rPrChange>
          </w:rPr>
          <w:commentReference w:id="516"/>
        </w:r>
      </w:del>
    </w:p>
    <w:bookmarkEnd w:id="342"/>
    <w:p w14:paraId="12F12592" w14:textId="77777777" w:rsidR="007A122E" w:rsidRPr="006A4A9B" w:rsidRDefault="007A122E" w:rsidP="003F6CCB">
      <w:pPr>
        <w:pStyle w:val="ListParagraph"/>
        <w:spacing w:after="0"/>
        <w:ind w:left="0"/>
        <w:outlineLvl w:val="1"/>
        <w:rPr>
          <w:rFonts w:ascii="David" w:hAnsi="David" w:cs="David"/>
          <w:b/>
          <w:bCs/>
          <w:sz w:val="24"/>
          <w:szCs w:val="24"/>
          <w:lang w:bidi="ar-SA"/>
        </w:rPr>
      </w:pPr>
      <w:r w:rsidRPr="006A4A9B">
        <w:rPr>
          <w:rFonts w:ascii="David" w:hAnsi="David" w:cs="David"/>
          <w:b/>
          <w:bCs/>
          <w:sz w:val="24"/>
          <w:szCs w:val="24"/>
          <w:lang w:val="en-GB" w:bidi="ar-SA"/>
        </w:rPr>
        <w:t>Findings</w:t>
      </w:r>
    </w:p>
    <w:p w14:paraId="506E3F79" w14:textId="739C2F43" w:rsidR="007A122E" w:rsidRPr="0013159B" w:rsidDel="00AE044E" w:rsidRDefault="007A122E" w:rsidP="006A3EE5">
      <w:pPr>
        <w:spacing w:after="0"/>
        <w:ind w:firstLine="720"/>
        <w:rPr>
          <w:del w:id="520" w:author="0mer dar" w:date="2020-02-03T18:38:00Z"/>
          <w:rFonts w:ascii="David" w:hAnsi="David" w:cs="David"/>
          <w:sz w:val="24"/>
          <w:szCs w:val="24"/>
          <w:lang w:val="en-GB"/>
        </w:rPr>
      </w:pPr>
      <w:bookmarkStart w:id="521" w:name="_Hlk29288852"/>
      <w:r w:rsidRPr="0013159B">
        <w:rPr>
          <w:rFonts w:ascii="David" w:hAnsi="David" w:cs="David"/>
          <w:sz w:val="24"/>
          <w:szCs w:val="24"/>
          <w:lang w:val="en-GB"/>
        </w:rPr>
        <w:t>Although most MMT-attention research has focused on external attention</w:t>
      </w:r>
      <w:r w:rsidRPr="0013159B">
        <w:rPr>
          <w:rFonts w:ascii="David" w:hAnsi="David" w:cs="David"/>
          <w:sz w:val="24"/>
          <w:szCs w:val="24"/>
        </w:rPr>
        <w:t xml:space="preserve">, </w:t>
      </w:r>
      <w:r w:rsidRPr="0013159B">
        <w:rPr>
          <w:rFonts w:ascii="David" w:hAnsi="David" w:cs="David"/>
          <w:sz w:val="24"/>
          <w:szCs w:val="24"/>
          <w:lang w:val="en-GB"/>
        </w:rPr>
        <w:t xml:space="preserve">some </w:t>
      </w:r>
      <w:del w:id="522" w:author="0mer dar" w:date="2020-02-10T09:52:00Z">
        <w:r w:rsidRPr="0013159B" w:rsidDel="00E10528">
          <w:rPr>
            <w:rFonts w:ascii="David" w:hAnsi="David" w:cs="David"/>
            <w:sz w:val="24"/>
            <w:szCs w:val="24"/>
            <w:lang w:val="en-GB"/>
          </w:rPr>
          <w:delText xml:space="preserve">has </w:delText>
        </w:r>
      </w:del>
      <w:ins w:id="523" w:author="0mer dar" w:date="2020-02-10T09:52:00Z">
        <w:r w:rsidR="00E10528" w:rsidRPr="0013159B">
          <w:rPr>
            <w:rFonts w:ascii="David" w:hAnsi="David" w:cs="David"/>
            <w:sz w:val="24"/>
            <w:szCs w:val="24"/>
            <w:lang w:val="en-GB"/>
          </w:rPr>
          <w:t xml:space="preserve">have </w:t>
        </w:r>
      </w:ins>
      <w:del w:id="524" w:author="0mer dar" w:date="2020-02-10T09:53:00Z">
        <w:r w:rsidRPr="0013159B" w:rsidDel="00E10528">
          <w:rPr>
            <w:rFonts w:ascii="David" w:hAnsi="David" w:cs="David"/>
            <w:sz w:val="24"/>
            <w:szCs w:val="24"/>
            <w:lang w:val="en-GB"/>
          </w:rPr>
          <w:delText xml:space="preserve">indeed sought to </w:delText>
        </w:r>
      </w:del>
      <w:r w:rsidRPr="0013159B">
        <w:rPr>
          <w:rFonts w:ascii="David" w:hAnsi="David" w:cs="David"/>
          <w:sz w:val="24"/>
          <w:szCs w:val="24"/>
          <w:lang w:val="en-GB"/>
        </w:rPr>
        <w:t>explore</w:t>
      </w:r>
      <w:ins w:id="525" w:author="0mer dar" w:date="2020-02-10T09:53:00Z">
        <w:r w:rsidR="00E10528" w:rsidRPr="0013159B">
          <w:rPr>
            <w:rFonts w:ascii="David" w:hAnsi="David" w:cs="David"/>
            <w:sz w:val="24"/>
            <w:szCs w:val="24"/>
            <w:lang w:val="en-GB"/>
          </w:rPr>
          <w:t>d</w:t>
        </w:r>
      </w:ins>
      <w:r w:rsidRPr="0013159B">
        <w:rPr>
          <w:rFonts w:ascii="David" w:hAnsi="David" w:cs="David"/>
          <w:sz w:val="24"/>
          <w:szCs w:val="24"/>
          <w:lang w:val="en-GB"/>
        </w:rPr>
        <w:t xml:space="preserve"> interoceptive attention to bodily objects and other</w:t>
      </w:r>
      <w:del w:id="526" w:author="0mer dar" w:date="2020-02-10T09:53:00Z">
        <w:r w:rsidRPr="0013159B" w:rsidDel="00E10528">
          <w:rPr>
            <w:rFonts w:ascii="David" w:hAnsi="David" w:cs="David"/>
            <w:sz w:val="24"/>
            <w:szCs w:val="24"/>
            <w:lang w:val="en-GB"/>
          </w:rPr>
          <w:delText>s</w:delText>
        </w:r>
      </w:del>
      <w:r w:rsidRPr="0013159B">
        <w:rPr>
          <w:rFonts w:ascii="David" w:hAnsi="David" w:cs="David"/>
          <w:sz w:val="24"/>
          <w:szCs w:val="24"/>
          <w:lang w:val="en-GB"/>
        </w:rPr>
        <w:t xml:space="preserve"> </w:t>
      </w:r>
      <w:del w:id="527" w:author="0mer dar" w:date="2020-02-10T09:59:00Z">
        <w:r w:rsidRPr="0013159B" w:rsidDel="00546412">
          <w:rPr>
            <w:rFonts w:ascii="David" w:hAnsi="David" w:cs="David"/>
            <w:sz w:val="24"/>
            <w:szCs w:val="24"/>
            <w:lang w:val="en-GB"/>
          </w:rPr>
          <w:delText xml:space="preserve">related </w:delText>
        </w:r>
      </w:del>
      <w:r w:rsidRPr="0013159B">
        <w:rPr>
          <w:rFonts w:ascii="David" w:hAnsi="David" w:cs="David"/>
          <w:sz w:val="24"/>
          <w:szCs w:val="24"/>
          <w:lang w:val="en-GB"/>
        </w:rPr>
        <w:t xml:space="preserve">interoceptive features (for review see </w:t>
      </w:r>
      <w:r w:rsidRPr="006A4A9B">
        <w:rPr>
          <w:rFonts w:ascii="David" w:hAnsi="David" w:cs="David"/>
          <w:sz w:val="24"/>
          <w:szCs w:val="24"/>
          <w:lang w:val="en-GB"/>
        </w:rPr>
        <w:fldChar w:fldCharType="begin" w:fldLock="1"/>
      </w:r>
      <w:r w:rsidR="00785498" w:rsidRPr="006A4A9B">
        <w:rPr>
          <w:rFonts w:ascii="David" w:hAnsi="David" w:cs="David"/>
          <w:sz w:val="24"/>
          <w:szCs w:val="24"/>
          <w:lang w:val="en-GB"/>
        </w:rPr>
        <w:instrText>ADDIN CSL_CITATION {"citationItems":[{"id":"ITEM-1","itemData":{"DOI":"10.3389/fpsyg.2015.00763","author":[{"dropping-particle":"","family":"Farb","given":"Norman","non-dropping-particle":"","parse-names":false,"suffix":""},{"dropping-particle":"","family":"Mehling","given":"Wolf E","non-dropping-particle":"","parse-nam</w:instrText>
      </w:r>
      <w:r w:rsidR="00785498" w:rsidRPr="0013159B">
        <w:rPr>
          <w:rFonts w:ascii="David" w:hAnsi="David" w:cs="David"/>
          <w:sz w:val="24"/>
          <w:szCs w:val="24"/>
          <w:lang w:val="en-GB"/>
        </w:rPr>
        <w:instrText>es":false,"suffix":""}],"id":"ITEM-1","issue":"June","issued":{"date-parts":[["2015"]]},"note":"</w:instrText>
      </w:r>
      <w:r w:rsidR="00785498" w:rsidRPr="0013159B">
        <w:rPr>
          <w:rFonts w:ascii="David" w:hAnsi="David" w:cs="David"/>
          <w:sz w:val="24"/>
          <w:szCs w:val="24"/>
          <w:rtl/>
          <w:lang w:val="en-GB"/>
        </w:rPr>
        <w:instrText>מטרה בקריאה - להבין יותר לעומק את המושג 'אינטרוספציה' והאם אני מעוניינת להכניס את זה כמאפיין</w:instrText>
      </w:r>
      <w:r w:rsidR="00785498" w:rsidRPr="0013159B">
        <w:rPr>
          <w:rFonts w:ascii="David" w:hAnsi="David" w:cs="David"/>
          <w:sz w:val="24"/>
          <w:szCs w:val="24"/>
          <w:lang w:val="en-GB"/>
        </w:rPr>
        <w:instrText xml:space="preserve"> </w:instrText>
      </w:r>
      <w:r w:rsidR="00785498" w:rsidRPr="0013159B">
        <w:rPr>
          <w:rFonts w:ascii="David" w:hAnsi="David" w:cs="David"/>
          <w:sz w:val="24"/>
          <w:szCs w:val="24"/>
          <w:rtl/>
          <w:lang w:val="en-GB"/>
        </w:rPr>
        <w:instrText>נוסף של</w:instrText>
      </w:r>
      <w:r w:rsidR="00785498" w:rsidRPr="0013159B">
        <w:rPr>
          <w:rFonts w:ascii="David" w:hAnsi="David" w:cs="David"/>
          <w:sz w:val="24"/>
          <w:szCs w:val="24"/>
          <w:lang w:val="en-GB"/>
        </w:rPr>
        <w:instrText xml:space="preserve"> IA </w:instrText>
      </w:r>
      <w:r w:rsidR="00785498" w:rsidRPr="0013159B">
        <w:rPr>
          <w:rFonts w:ascii="David" w:hAnsi="David" w:cs="David"/>
          <w:sz w:val="24"/>
          <w:szCs w:val="24"/>
          <w:rtl/>
          <w:lang w:val="en-GB"/>
        </w:rPr>
        <w:instrText>שמשתנה כתוצאה מהתרגול</w:instrText>
      </w:r>
      <w:r w:rsidR="00785498" w:rsidRPr="0013159B">
        <w:rPr>
          <w:rFonts w:ascii="David" w:hAnsi="David" w:cs="David"/>
          <w:sz w:val="24"/>
          <w:szCs w:val="24"/>
          <w:lang w:val="en-GB"/>
        </w:rPr>
        <w:instrText xml:space="preserve"> \n\n</w:instrText>
      </w:r>
      <w:r w:rsidR="00785498" w:rsidRPr="0013159B">
        <w:rPr>
          <w:rFonts w:ascii="David" w:hAnsi="David" w:cs="David"/>
          <w:sz w:val="24"/>
          <w:szCs w:val="24"/>
          <w:rtl/>
          <w:lang w:val="en-GB"/>
        </w:rPr>
        <w:instrText>אינטרוספציה, תרגול מתבונן ובריאות</w:instrText>
      </w:r>
      <w:r w:rsidR="00785498" w:rsidRPr="0013159B">
        <w:rPr>
          <w:rFonts w:ascii="David" w:hAnsi="David" w:cs="David"/>
          <w:sz w:val="24"/>
          <w:szCs w:val="24"/>
          <w:lang w:val="en-GB"/>
        </w:rPr>
        <w:instrText xml:space="preserve"> \n</w:instrText>
      </w:r>
      <w:r w:rsidR="00785498" w:rsidRPr="0013159B">
        <w:rPr>
          <w:rFonts w:ascii="David" w:hAnsi="David" w:cs="David"/>
          <w:sz w:val="24"/>
          <w:szCs w:val="24"/>
          <w:rtl/>
          <w:lang w:val="en-GB"/>
        </w:rPr>
        <w:instrText>נורמן פרב, 2015</w:instrText>
      </w:r>
      <w:r w:rsidR="00785498" w:rsidRPr="0013159B">
        <w:rPr>
          <w:rFonts w:ascii="David" w:hAnsi="David" w:cs="David"/>
          <w:sz w:val="24"/>
          <w:szCs w:val="24"/>
          <w:lang w:val="en-GB"/>
        </w:rPr>
        <w:instrText>\n\n</w:instrText>
      </w:r>
      <w:r w:rsidR="00785498" w:rsidRPr="0013159B">
        <w:rPr>
          <w:rFonts w:ascii="David" w:hAnsi="David" w:cs="David"/>
          <w:sz w:val="24"/>
          <w:szCs w:val="24"/>
          <w:rtl/>
          <w:lang w:val="en-GB"/>
        </w:rPr>
        <w:instrText>אינטרוספציה יכולה להיות מוגדרת כתחושה של סיגנאלים שנוצרים בתוך הגוף</w:instrText>
      </w:r>
      <w:r w:rsidR="00785498" w:rsidRPr="0013159B">
        <w:rPr>
          <w:rFonts w:ascii="David" w:hAnsi="David" w:cs="David"/>
          <w:sz w:val="24"/>
          <w:szCs w:val="24"/>
          <w:lang w:val="en-GB"/>
        </w:rPr>
        <w:instrText>.\n</w:instrText>
      </w:r>
      <w:r w:rsidR="00785498" w:rsidRPr="0013159B">
        <w:rPr>
          <w:rFonts w:ascii="David" w:hAnsi="David" w:cs="David"/>
          <w:sz w:val="24"/>
          <w:szCs w:val="24"/>
          <w:rtl/>
          <w:lang w:val="en-GB"/>
        </w:rPr>
        <w:instrText>משמעותית לתחושה של</w:instrText>
      </w:r>
      <w:r w:rsidR="00785498" w:rsidRPr="0013159B">
        <w:rPr>
          <w:rFonts w:ascii="David" w:hAnsi="David" w:cs="David"/>
          <w:sz w:val="24"/>
          <w:szCs w:val="24"/>
          <w:lang w:val="en-GB"/>
        </w:rPr>
        <w:instrText xml:space="preserve"> embodiment, </w:instrText>
      </w:r>
      <w:r w:rsidR="00785498" w:rsidRPr="0013159B">
        <w:rPr>
          <w:rFonts w:ascii="David" w:hAnsi="David" w:cs="David"/>
          <w:sz w:val="24"/>
          <w:szCs w:val="24"/>
          <w:rtl/>
          <w:lang w:val="en-GB"/>
        </w:rPr>
        <w:instrText>מוטיבציה ואיכות חיים</w:instrText>
      </w:r>
      <w:r w:rsidR="00785498" w:rsidRPr="0013159B">
        <w:rPr>
          <w:rFonts w:ascii="David" w:hAnsi="David" w:cs="David"/>
          <w:sz w:val="24"/>
          <w:szCs w:val="24"/>
          <w:lang w:val="en-GB"/>
        </w:rPr>
        <w:instrText>.","page":"1-26","title":"Interoception , contemplative practice , and health","type":"article-journal","volume":"6"},"uris":["http://www.mendeley.com/documents/?uuid=d2877b16-7b26-44e6-ba93-7437a57f73b3"]},{"id":"ITEM-2","itemData":{"DOI":"10.1038/s41598-019-53978-6","ISSN":"2045-2322","author":[{"dropping-particle":"","family":"Treves","given":"Isaac N","non-dropping-particle":"","parse-names":false,"suffix":""},{"dropping-particle":"","family":"Tello","given":"Lawrence Y","non-dropping-particle":"","parse-names":false,"suffix":""},{"dropping-particle":"","family":"Davidson","given":"Richard J","non-dropping-particle":"","parse-names":false,"suffix":""},{"dropping-particle":"","family":"Goldberg","given":"Simon B","non-dropping-particle":"","parse-names":false,"suffix":""}],"container-title":"Scientific Reports","id":"ITEM-2","issued":{"date-parts":[["2019"]]},"note":"</w:instrText>
      </w:r>
      <w:r w:rsidR="00785498" w:rsidRPr="0013159B">
        <w:rPr>
          <w:rFonts w:ascii="David" w:hAnsi="David" w:cs="David"/>
          <w:sz w:val="24"/>
          <w:szCs w:val="24"/>
          <w:rtl/>
          <w:lang w:val="en-GB"/>
        </w:rPr>
        <w:instrText>רלבנטי לחלק של מטלות אובייקטיביות</w:instrText>
      </w:r>
      <w:r w:rsidR="00785498" w:rsidRPr="0013159B">
        <w:rPr>
          <w:rFonts w:ascii="David" w:hAnsi="David" w:cs="David"/>
          <w:sz w:val="24"/>
          <w:szCs w:val="24"/>
          <w:lang w:val="en-GB"/>
        </w:rPr>
        <w:instrText>","page":"1-12","publisher":"Springer US","title":"The relationship between mindfulness and objective measures of body awareness : A meta-analysis","type":"article-journal"},"uris":["http://www.mendeley.com/documents/?uuid=0930c59b-9a45-4664-a2f8-a419c83492da"]}],"mendeley":{"formattedCitation":"(N. Farb &amp; Mehling, 2015; Treves, Tello, Davidson, &amp; Goldberg, 2019)","plainTextFormattedCitation":"(N. Farb &amp; Mehling, 2015; Treves, Tello, Davidson, &amp; Goldberg, 2019)","previouslyFormattedCitation":"(N. Farb &amp; Mehling, 2015; Treves, Tello, Davidson, &amp; Goldberg, 2019)"},"properties":{"noteIndex":0},"schema":"https://github.com/citation-style-language/schema/raw/master/csl-citation.json"}</w:instrText>
      </w:r>
      <w:r w:rsidRPr="006A4A9B">
        <w:rPr>
          <w:rFonts w:ascii="David" w:hAnsi="David" w:cs="David"/>
          <w:sz w:val="24"/>
          <w:szCs w:val="24"/>
          <w:lang w:val="en-GB"/>
        </w:rPr>
        <w:fldChar w:fldCharType="separate"/>
      </w:r>
      <w:r w:rsidR="001E2173" w:rsidRPr="006A4A9B">
        <w:rPr>
          <w:rFonts w:ascii="David" w:hAnsi="David" w:cs="David"/>
          <w:noProof/>
          <w:sz w:val="24"/>
          <w:szCs w:val="24"/>
          <w:lang w:val="en-GB"/>
        </w:rPr>
        <w:t>(N. Farb &amp; Mehling, 2015; Treves, Tello, Davidson, &amp; Goldberg, 2019)</w:t>
      </w:r>
      <w:r w:rsidRPr="006A4A9B">
        <w:rPr>
          <w:rFonts w:ascii="David" w:hAnsi="David" w:cs="David"/>
          <w:sz w:val="24"/>
          <w:szCs w:val="24"/>
          <w:lang w:val="en-GB"/>
        </w:rPr>
        <w:fldChar w:fldCharType="end"/>
      </w:r>
      <w:r w:rsidRPr="006A4A9B">
        <w:rPr>
          <w:rFonts w:ascii="David" w:hAnsi="David" w:cs="David"/>
          <w:sz w:val="24"/>
          <w:szCs w:val="24"/>
          <w:lang w:val="en-GB"/>
        </w:rPr>
        <w:t xml:space="preserve">. One set of studies </w:t>
      </w:r>
      <w:ins w:id="528" w:author="0mer dar" w:date="2020-02-26T21:13:00Z">
        <w:r w:rsidR="00BB015A" w:rsidRPr="006A4A9B">
          <w:rPr>
            <w:rFonts w:ascii="David" w:hAnsi="David" w:cs="David"/>
            <w:sz w:val="24"/>
            <w:szCs w:val="24"/>
            <w:lang w:val="en-GB"/>
          </w:rPr>
          <w:t>focuse</w:t>
        </w:r>
        <w:r w:rsidR="00BB015A" w:rsidRPr="0013159B">
          <w:rPr>
            <w:rFonts w:ascii="David" w:hAnsi="David" w:cs="David"/>
            <w:sz w:val="24"/>
            <w:szCs w:val="24"/>
            <w:lang w:val="en-GB"/>
          </w:rPr>
          <w:t xml:space="preserve">d on </w:t>
        </w:r>
        <w:r w:rsidR="00BB015A" w:rsidRPr="0013159B">
          <w:rPr>
            <w:rFonts w:ascii="David" w:hAnsi="David" w:cs="David"/>
            <w:i/>
            <w:iCs/>
            <w:sz w:val="24"/>
            <w:szCs w:val="24"/>
            <w:lang w:val="en-GB"/>
          </w:rPr>
          <w:t>interoceptive accuracy/sensitivity</w:t>
        </w:r>
        <w:r w:rsidR="00BB015A" w:rsidRPr="0013159B">
          <w:rPr>
            <w:rFonts w:ascii="David" w:hAnsi="David" w:cs="David"/>
            <w:sz w:val="24"/>
            <w:szCs w:val="24"/>
            <w:lang w:val="en-GB"/>
          </w:rPr>
          <w:t xml:space="preserve"> and </w:t>
        </w:r>
      </w:ins>
      <w:r w:rsidRPr="0013159B">
        <w:rPr>
          <w:rFonts w:ascii="David" w:hAnsi="David" w:cs="David"/>
          <w:sz w:val="24"/>
          <w:szCs w:val="24"/>
          <w:lang w:val="en-GB"/>
        </w:rPr>
        <w:t xml:space="preserve">involves </w:t>
      </w:r>
      <w:del w:id="529" w:author="0mer dar" w:date="2020-02-10T13:50:00Z">
        <w:r w:rsidRPr="0013159B" w:rsidDel="00737FE1">
          <w:rPr>
            <w:rFonts w:ascii="David" w:hAnsi="David" w:cs="David"/>
            <w:i/>
            <w:iCs/>
            <w:sz w:val="24"/>
            <w:szCs w:val="24"/>
            <w:lang w:val="en-GB"/>
          </w:rPr>
          <w:delText xml:space="preserve">subjective assessment </w:delText>
        </w:r>
        <w:r w:rsidRPr="0013159B" w:rsidDel="00737FE1">
          <w:rPr>
            <w:rFonts w:ascii="David" w:hAnsi="David" w:cs="David"/>
            <w:sz w:val="24"/>
            <w:szCs w:val="24"/>
            <w:lang w:val="en-GB"/>
          </w:rPr>
          <w:delText>(i.e. first-person) of interoceptive signals</w:delText>
        </w:r>
      </w:del>
      <w:del w:id="530" w:author="0mer dar" w:date="2020-02-03T18:36:00Z">
        <w:r w:rsidRPr="0013159B" w:rsidDel="00A61AAA">
          <w:rPr>
            <w:rFonts w:ascii="David" w:hAnsi="David" w:cs="David"/>
            <w:sz w:val="24"/>
            <w:szCs w:val="24"/>
            <w:lang w:val="en-GB"/>
          </w:rPr>
          <w:delText xml:space="preserve"> (i.e. sensibility)</w:delText>
        </w:r>
      </w:del>
      <w:del w:id="531" w:author="0mer dar" w:date="2020-02-10T13:50:00Z">
        <w:r w:rsidRPr="0013159B" w:rsidDel="00737FE1">
          <w:rPr>
            <w:rFonts w:ascii="David" w:hAnsi="David" w:cs="David"/>
            <w:sz w:val="24"/>
            <w:szCs w:val="24"/>
            <w:lang w:val="en-GB"/>
          </w:rPr>
          <w:delText xml:space="preserve"> and a second involves</w:delText>
        </w:r>
      </w:del>
      <w:del w:id="532" w:author="0mer dar" w:date="2020-02-10T15:34:00Z">
        <w:r w:rsidRPr="0013159B" w:rsidDel="00A14381">
          <w:rPr>
            <w:rFonts w:ascii="David" w:hAnsi="David" w:cs="David"/>
            <w:sz w:val="24"/>
            <w:szCs w:val="24"/>
            <w:lang w:val="en-GB"/>
          </w:rPr>
          <w:delText xml:space="preserve"> comparison of </w:delText>
        </w:r>
      </w:del>
      <w:del w:id="533" w:author="0mer dar" w:date="2020-02-10T13:51:00Z">
        <w:r w:rsidRPr="0013159B" w:rsidDel="00737FE1">
          <w:rPr>
            <w:rFonts w:ascii="David" w:hAnsi="David" w:cs="David"/>
            <w:sz w:val="24"/>
            <w:szCs w:val="24"/>
            <w:lang w:val="en-GB"/>
          </w:rPr>
          <w:delText xml:space="preserve">subjective assessment (i.e. first-person) to </w:delText>
        </w:r>
      </w:del>
      <w:r w:rsidRPr="0013159B">
        <w:rPr>
          <w:rFonts w:ascii="David" w:hAnsi="David" w:cs="David"/>
          <w:i/>
          <w:iCs/>
          <w:sz w:val="24"/>
          <w:szCs w:val="24"/>
          <w:lang w:val="en-GB"/>
        </w:rPr>
        <w:t>objective measures</w:t>
      </w:r>
      <w:r w:rsidRPr="0013159B">
        <w:rPr>
          <w:rFonts w:ascii="David" w:hAnsi="David" w:cs="David"/>
          <w:sz w:val="24"/>
          <w:szCs w:val="24"/>
          <w:lang w:val="en-GB"/>
        </w:rPr>
        <w:t xml:space="preserve"> </w:t>
      </w:r>
      <w:ins w:id="534" w:author="0mer dar" w:date="2020-02-03T15:50:00Z">
        <w:r w:rsidRPr="0013159B">
          <w:rPr>
            <w:rFonts w:ascii="David" w:hAnsi="David" w:cs="David"/>
            <w:sz w:val="24"/>
            <w:szCs w:val="24"/>
            <w:lang w:val="en-GB"/>
          </w:rPr>
          <w:t xml:space="preserve">(i.e. third-person) </w:t>
        </w:r>
      </w:ins>
      <w:r w:rsidRPr="0013159B">
        <w:rPr>
          <w:rFonts w:ascii="David" w:hAnsi="David" w:cs="David"/>
          <w:sz w:val="24"/>
          <w:szCs w:val="24"/>
          <w:lang w:val="en-GB"/>
        </w:rPr>
        <w:t>of interoceptive signals</w:t>
      </w:r>
      <w:ins w:id="535" w:author="0mer dar" w:date="2020-02-10T13:51:00Z">
        <w:r w:rsidR="00737FE1" w:rsidRPr="0013159B">
          <w:rPr>
            <w:rFonts w:ascii="David" w:hAnsi="David" w:cs="David"/>
            <w:sz w:val="24"/>
            <w:szCs w:val="24"/>
            <w:lang w:val="en-GB"/>
          </w:rPr>
          <w:t xml:space="preserve"> </w:t>
        </w:r>
      </w:ins>
      <w:ins w:id="536" w:author="0mer dar" w:date="2020-02-10T15:35:00Z">
        <w:r w:rsidR="00A14381" w:rsidRPr="0013159B">
          <w:rPr>
            <w:rFonts w:ascii="David" w:hAnsi="David" w:cs="David"/>
            <w:sz w:val="24"/>
            <w:szCs w:val="24"/>
            <w:lang w:val="en-GB"/>
          </w:rPr>
          <w:t>in compared to</w:t>
        </w:r>
      </w:ins>
      <w:ins w:id="537" w:author="0mer dar" w:date="2020-02-10T13:51:00Z">
        <w:r w:rsidR="00737FE1" w:rsidRPr="0013159B">
          <w:rPr>
            <w:rFonts w:ascii="David" w:hAnsi="David" w:cs="David"/>
            <w:sz w:val="24"/>
            <w:szCs w:val="24"/>
            <w:lang w:val="en-GB"/>
          </w:rPr>
          <w:t xml:space="preserve"> subjective assessment</w:t>
        </w:r>
      </w:ins>
      <w:ins w:id="538" w:author="0mer dar" w:date="2020-02-26T21:12:00Z">
        <w:r w:rsidR="003E278A" w:rsidRPr="0013159B">
          <w:rPr>
            <w:rFonts w:ascii="David" w:hAnsi="David" w:cs="David"/>
            <w:sz w:val="24"/>
            <w:szCs w:val="24"/>
            <w:lang w:val="en-GB"/>
          </w:rPr>
          <w:t xml:space="preserve"> (i.e. first-person)</w:t>
        </w:r>
      </w:ins>
      <w:ins w:id="539" w:author="0mer dar" w:date="2020-02-10T13:51:00Z">
        <w:r w:rsidR="00737FE1" w:rsidRPr="0013159B">
          <w:rPr>
            <w:rFonts w:ascii="David" w:hAnsi="David" w:cs="David"/>
            <w:sz w:val="24"/>
            <w:szCs w:val="24"/>
            <w:lang w:val="en-GB"/>
          </w:rPr>
          <w:t xml:space="preserve"> of those sign</w:t>
        </w:r>
      </w:ins>
      <w:ins w:id="540" w:author="0mer dar" w:date="2020-02-10T13:52:00Z">
        <w:r w:rsidR="00737FE1" w:rsidRPr="0013159B">
          <w:rPr>
            <w:rFonts w:ascii="David" w:hAnsi="David" w:cs="David"/>
            <w:sz w:val="24"/>
            <w:szCs w:val="24"/>
            <w:lang w:val="en-GB"/>
          </w:rPr>
          <w:t>al</w:t>
        </w:r>
      </w:ins>
      <w:ins w:id="541" w:author="0mer dar" w:date="2020-02-26T21:13:00Z">
        <w:r w:rsidR="008840FF" w:rsidRPr="0013159B">
          <w:rPr>
            <w:rFonts w:ascii="David" w:hAnsi="David" w:cs="David"/>
            <w:sz w:val="24"/>
            <w:szCs w:val="24"/>
            <w:lang w:val="en-GB"/>
          </w:rPr>
          <w:t>s</w:t>
        </w:r>
      </w:ins>
      <w:del w:id="542" w:author="0mer dar" w:date="2020-02-26T21:12:00Z">
        <w:r w:rsidRPr="0013159B" w:rsidDel="003E278A">
          <w:rPr>
            <w:rFonts w:ascii="David" w:hAnsi="David" w:cs="David"/>
            <w:sz w:val="24"/>
            <w:szCs w:val="24"/>
            <w:lang w:val="en-GB"/>
          </w:rPr>
          <w:delText xml:space="preserve"> </w:delText>
        </w:r>
      </w:del>
      <w:del w:id="543" w:author="0mer dar" w:date="2020-02-26T21:13:00Z">
        <w:r w:rsidRPr="0013159B" w:rsidDel="008840FF">
          <w:rPr>
            <w:rFonts w:ascii="David" w:hAnsi="David" w:cs="David"/>
            <w:sz w:val="24"/>
            <w:szCs w:val="24"/>
            <w:lang w:val="en-GB"/>
          </w:rPr>
          <w:delText>(i.e.</w:delText>
        </w:r>
        <w:r w:rsidRPr="0013159B" w:rsidDel="00BB015A">
          <w:rPr>
            <w:rFonts w:ascii="David" w:hAnsi="David" w:cs="David"/>
            <w:sz w:val="24"/>
            <w:szCs w:val="24"/>
            <w:lang w:val="en-GB"/>
          </w:rPr>
          <w:delText xml:space="preserve"> accuracy/sensitivity</w:delText>
        </w:r>
        <w:r w:rsidRPr="0013159B" w:rsidDel="008840FF">
          <w:rPr>
            <w:rFonts w:ascii="David" w:hAnsi="David" w:cs="David"/>
            <w:sz w:val="24"/>
            <w:szCs w:val="24"/>
            <w:lang w:val="en-GB"/>
          </w:rPr>
          <w:delText>)</w:delText>
        </w:r>
      </w:del>
      <w:ins w:id="544" w:author="0mer dar" w:date="2020-02-26T21:12:00Z">
        <w:r w:rsidR="003E278A" w:rsidRPr="0013159B">
          <w:rPr>
            <w:rFonts w:ascii="David" w:hAnsi="David" w:cs="David"/>
            <w:sz w:val="24"/>
            <w:szCs w:val="24"/>
            <w:lang w:val="en-GB"/>
          </w:rPr>
          <w:t>.</w:t>
        </w:r>
      </w:ins>
      <w:ins w:id="545" w:author="0mer dar" w:date="2020-02-26T21:13:00Z">
        <w:r w:rsidR="008840FF" w:rsidRPr="0013159B">
          <w:rPr>
            <w:rFonts w:ascii="David" w:hAnsi="David" w:cs="David"/>
            <w:sz w:val="24"/>
            <w:szCs w:val="24"/>
            <w:lang w:val="en-GB"/>
          </w:rPr>
          <w:t xml:space="preserve"> </w:t>
        </w:r>
      </w:ins>
      <w:ins w:id="546" w:author="0mer dar" w:date="2020-02-26T21:12:00Z">
        <w:r w:rsidR="003E278A" w:rsidRPr="0013159B">
          <w:rPr>
            <w:rFonts w:ascii="David" w:hAnsi="David" w:cs="David"/>
            <w:sz w:val="24"/>
            <w:szCs w:val="24"/>
            <w:lang w:val="en-GB"/>
          </w:rPr>
          <w:t>The</w:t>
        </w:r>
      </w:ins>
      <w:ins w:id="547" w:author="0mer dar" w:date="2020-02-10T13:50:00Z">
        <w:r w:rsidR="00737FE1" w:rsidRPr="0013159B">
          <w:rPr>
            <w:rFonts w:ascii="David" w:hAnsi="David" w:cs="David"/>
            <w:sz w:val="24"/>
            <w:szCs w:val="24"/>
            <w:lang w:val="en-GB"/>
          </w:rPr>
          <w:t xml:space="preserve"> second </w:t>
        </w:r>
      </w:ins>
      <w:ins w:id="548" w:author="0mer dar" w:date="2020-02-26T21:12:00Z">
        <w:r w:rsidR="003E278A" w:rsidRPr="0013159B">
          <w:rPr>
            <w:rFonts w:ascii="David" w:hAnsi="David" w:cs="David"/>
            <w:sz w:val="24"/>
            <w:szCs w:val="24"/>
            <w:lang w:val="en-GB"/>
          </w:rPr>
          <w:t xml:space="preserve">set of studies </w:t>
        </w:r>
      </w:ins>
      <w:ins w:id="549" w:author="0mer dar" w:date="2020-02-10T15:35:00Z">
        <w:r w:rsidR="003525FF" w:rsidRPr="0013159B">
          <w:rPr>
            <w:rFonts w:ascii="David" w:hAnsi="David" w:cs="David"/>
            <w:sz w:val="24"/>
            <w:szCs w:val="24"/>
            <w:lang w:val="en-GB"/>
          </w:rPr>
          <w:t>is focused on</w:t>
        </w:r>
      </w:ins>
      <w:ins w:id="550" w:author="0mer dar" w:date="2020-02-10T13:50:00Z">
        <w:r w:rsidR="00737FE1" w:rsidRPr="0013159B">
          <w:rPr>
            <w:rFonts w:ascii="David" w:hAnsi="David" w:cs="David"/>
            <w:sz w:val="24"/>
            <w:szCs w:val="24"/>
            <w:lang w:val="en-GB"/>
          </w:rPr>
          <w:t xml:space="preserve"> </w:t>
        </w:r>
        <w:r w:rsidR="00737FE1" w:rsidRPr="0013159B">
          <w:rPr>
            <w:rFonts w:ascii="David" w:hAnsi="David" w:cs="David"/>
            <w:i/>
            <w:iCs/>
            <w:sz w:val="24"/>
            <w:szCs w:val="24"/>
            <w:lang w:val="en-GB"/>
          </w:rPr>
          <w:t xml:space="preserve">subjective </w:t>
        </w:r>
      </w:ins>
      <w:ins w:id="551" w:author="0mer dar" w:date="2020-02-10T15:35:00Z">
        <w:r w:rsidR="0083754F" w:rsidRPr="0013159B">
          <w:rPr>
            <w:rFonts w:ascii="David" w:hAnsi="David" w:cs="David"/>
            <w:i/>
            <w:iCs/>
            <w:sz w:val="24"/>
            <w:szCs w:val="24"/>
            <w:lang w:val="en-GB"/>
          </w:rPr>
          <w:t xml:space="preserve">and phenomenological </w:t>
        </w:r>
      </w:ins>
      <w:ins w:id="552" w:author="0mer dar" w:date="2020-02-10T13:50:00Z">
        <w:r w:rsidR="00737FE1" w:rsidRPr="0013159B">
          <w:rPr>
            <w:rFonts w:ascii="David" w:hAnsi="David" w:cs="David"/>
            <w:i/>
            <w:iCs/>
            <w:sz w:val="24"/>
            <w:szCs w:val="24"/>
            <w:lang w:val="en-GB"/>
          </w:rPr>
          <w:t xml:space="preserve">assessment </w:t>
        </w:r>
        <w:r w:rsidR="00737FE1" w:rsidRPr="0013159B">
          <w:rPr>
            <w:rFonts w:ascii="David" w:hAnsi="David" w:cs="David"/>
            <w:sz w:val="24"/>
            <w:szCs w:val="24"/>
            <w:lang w:val="en-GB"/>
          </w:rPr>
          <w:t>(i.e. first-person) of interoceptive signals</w:t>
        </w:r>
      </w:ins>
      <w:ins w:id="553" w:author="0mer dar" w:date="2020-02-10T15:35:00Z">
        <w:r w:rsidR="003525FF" w:rsidRPr="0013159B">
          <w:rPr>
            <w:rFonts w:ascii="David" w:hAnsi="David" w:cs="David"/>
            <w:sz w:val="24"/>
            <w:szCs w:val="24"/>
            <w:lang w:val="en-GB"/>
          </w:rPr>
          <w:t>.</w:t>
        </w:r>
      </w:ins>
      <w:del w:id="554" w:author="0mer dar" w:date="2020-02-10T13:50:00Z">
        <w:r w:rsidRPr="0013159B" w:rsidDel="00737FE1">
          <w:rPr>
            <w:rFonts w:ascii="David" w:hAnsi="David" w:cs="David"/>
            <w:sz w:val="24"/>
            <w:szCs w:val="24"/>
            <w:highlight w:val="green"/>
            <w:lang w:val="en-GB"/>
          </w:rPr>
          <w:delText>.</w:delText>
        </w:r>
      </w:del>
    </w:p>
    <w:p w14:paraId="67C8CE26" w14:textId="77777777" w:rsidR="00AE044E" w:rsidRPr="0013159B" w:rsidRDefault="00AE044E" w:rsidP="003F6CCB">
      <w:pPr>
        <w:spacing w:after="0"/>
        <w:ind w:firstLine="720"/>
        <w:rPr>
          <w:ins w:id="555" w:author="0mer dar" w:date="2020-02-10T12:55:00Z"/>
          <w:rFonts w:ascii="David" w:hAnsi="David" w:cs="David"/>
          <w:sz w:val="24"/>
          <w:szCs w:val="24"/>
          <w:lang w:val="en-GB"/>
        </w:rPr>
      </w:pPr>
    </w:p>
    <w:p w14:paraId="45922154" w14:textId="65846DB6" w:rsidR="007A122E" w:rsidRPr="006A4A9B" w:rsidDel="00020C69" w:rsidRDefault="007A122E" w:rsidP="00020C69">
      <w:pPr>
        <w:spacing w:after="0"/>
        <w:ind w:firstLine="720"/>
        <w:rPr>
          <w:del w:id="556" w:author="0mer dar" w:date="2020-02-03T19:06:00Z"/>
          <w:moveTo w:id="557" w:author="0mer dar" w:date="2020-02-03T19:03:00Z"/>
          <w:rFonts w:ascii="David" w:hAnsi="David" w:cs="David"/>
          <w:sz w:val="24"/>
          <w:szCs w:val="24"/>
          <w:lang w:bidi="ar-SA"/>
        </w:rPr>
      </w:pPr>
      <w:del w:id="558" w:author="0mer dar" w:date="2020-02-10T13:49:00Z">
        <w:r w:rsidRPr="0013159B" w:rsidDel="00737FE1">
          <w:rPr>
            <w:rFonts w:ascii="David" w:hAnsi="David" w:cs="David"/>
            <w:sz w:val="24"/>
            <w:szCs w:val="24"/>
            <w:lang w:val="en-GB"/>
          </w:rPr>
          <w:delText xml:space="preserve">With respect to </w:delText>
        </w:r>
      </w:del>
      <w:del w:id="559" w:author="0mer dar" w:date="2020-02-03T15:55:00Z">
        <w:r w:rsidRPr="0013159B" w:rsidDel="00925C6D">
          <w:rPr>
            <w:rFonts w:ascii="David" w:hAnsi="David" w:cs="David"/>
            <w:sz w:val="24"/>
            <w:szCs w:val="24"/>
            <w:lang w:val="en-GB"/>
          </w:rPr>
          <w:delText>interoceptive sensibility</w:delText>
        </w:r>
      </w:del>
      <w:del w:id="560" w:author="0mer dar" w:date="2020-02-10T13:49:00Z">
        <w:r w:rsidRPr="0013159B" w:rsidDel="00737FE1">
          <w:rPr>
            <w:rFonts w:ascii="David" w:hAnsi="David" w:cs="David"/>
            <w:sz w:val="24"/>
            <w:szCs w:val="24"/>
            <w:lang w:val="en-GB"/>
          </w:rPr>
          <w:delText xml:space="preserve"> in MMT studies, </w:delText>
        </w:r>
      </w:del>
      <w:del w:id="561" w:author="0mer dar" w:date="2020-02-03T18:28:00Z">
        <w:r w:rsidRPr="0013159B" w:rsidDel="00B44A98">
          <w:rPr>
            <w:rFonts w:ascii="David" w:hAnsi="David" w:cs="David"/>
            <w:sz w:val="24"/>
            <w:szCs w:val="24"/>
            <w:lang w:val="en-GB"/>
          </w:rPr>
          <w:delText>we focus on</w:delText>
        </w:r>
      </w:del>
      <w:del w:id="562" w:author="0mer dar" w:date="2020-02-10T13:49:00Z">
        <w:r w:rsidRPr="0013159B" w:rsidDel="00737FE1">
          <w:rPr>
            <w:rFonts w:ascii="David" w:hAnsi="David" w:cs="David"/>
            <w:sz w:val="24"/>
            <w:szCs w:val="24"/>
            <w:lang w:val="en-GB"/>
          </w:rPr>
          <w:delText xml:space="preserve"> </w:delText>
        </w:r>
        <w:commentRangeStart w:id="563"/>
        <w:commentRangeStart w:id="564"/>
        <w:r w:rsidRPr="0013159B" w:rsidDel="00737FE1">
          <w:rPr>
            <w:rFonts w:ascii="David" w:hAnsi="David" w:cs="David"/>
            <w:sz w:val="24"/>
            <w:szCs w:val="24"/>
            <w:lang w:val="en-GB"/>
          </w:rPr>
          <w:delText>behavioural measures</w:delText>
        </w:r>
      </w:del>
      <w:del w:id="565" w:author="0mer dar" w:date="2020-02-03T16:08:00Z">
        <w:r w:rsidRPr="0013159B" w:rsidDel="00305A70">
          <w:rPr>
            <w:rFonts w:ascii="David" w:hAnsi="David" w:cs="David"/>
            <w:sz w:val="24"/>
            <w:szCs w:val="24"/>
            <w:lang w:val="en-GB"/>
          </w:rPr>
          <w:delText xml:space="preserve"> </w:delText>
        </w:r>
      </w:del>
      <w:del w:id="566" w:author="0mer dar" w:date="2020-02-03T15:51:00Z">
        <w:r w:rsidRPr="0013159B" w:rsidDel="00925C6D">
          <w:rPr>
            <w:rFonts w:ascii="David" w:hAnsi="David" w:cs="David"/>
            <w:sz w:val="24"/>
            <w:szCs w:val="24"/>
            <w:lang w:val="en-GB"/>
          </w:rPr>
          <w:delText xml:space="preserve">as indicators of subjective </w:delText>
        </w:r>
        <w:commentRangeEnd w:id="563"/>
        <w:r w:rsidRPr="0013159B" w:rsidDel="00925C6D">
          <w:rPr>
            <w:rStyle w:val="CommentReference"/>
            <w:rFonts w:ascii="David" w:hAnsi="David" w:cs="David"/>
            <w:rPrChange w:id="567" w:author="0mer dar" w:date="2020-03-08T20:10:00Z">
              <w:rPr>
                <w:rStyle w:val="CommentReference"/>
              </w:rPr>
            </w:rPrChange>
          </w:rPr>
          <w:commentReference w:id="563"/>
        </w:r>
      </w:del>
      <w:commentRangeEnd w:id="564"/>
      <w:del w:id="568" w:author="0mer dar" w:date="2020-02-10T13:49:00Z">
        <w:r w:rsidRPr="0013159B" w:rsidDel="00737FE1">
          <w:rPr>
            <w:rStyle w:val="CommentReference"/>
            <w:rFonts w:ascii="David" w:hAnsi="David" w:cs="David"/>
            <w:rPrChange w:id="569" w:author="0mer dar" w:date="2020-03-08T20:10:00Z">
              <w:rPr>
                <w:rStyle w:val="CommentReference"/>
              </w:rPr>
            </w:rPrChange>
          </w:rPr>
          <w:commentReference w:id="564"/>
        </w:r>
      </w:del>
      <w:del w:id="570" w:author="0mer dar" w:date="2020-02-03T15:51:00Z">
        <w:r w:rsidRPr="006A4A9B" w:rsidDel="00925C6D">
          <w:rPr>
            <w:rFonts w:ascii="David" w:hAnsi="David" w:cs="David"/>
            <w:sz w:val="24"/>
            <w:szCs w:val="24"/>
            <w:lang w:val="en-GB"/>
          </w:rPr>
          <w:delText xml:space="preserve">assessment </w:delText>
        </w:r>
      </w:del>
      <w:del w:id="571" w:author="0mer dar" w:date="2020-02-03T15:56:00Z">
        <w:r w:rsidRPr="006A4A9B" w:rsidDel="003C55B6">
          <w:rPr>
            <w:rFonts w:ascii="David" w:hAnsi="David" w:cs="David"/>
            <w:sz w:val="24"/>
            <w:szCs w:val="24"/>
            <w:lang w:val="en-GB"/>
          </w:rPr>
          <w:delText>of interoceptive signals</w:delText>
        </w:r>
      </w:del>
      <w:del w:id="572" w:author="0mer dar" w:date="2020-02-10T13:49:00Z">
        <w:r w:rsidRPr="0013159B" w:rsidDel="00737FE1">
          <w:rPr>
            <w:rFonts w:ascii="David" w:hAnsi="David" w:cs="David"/>
            <w:sz w:val="24"/>
            <w:szCs w:val="24"/>
            <w:lang w:val="en-GB"/>
          </w:rPr>
          <w:delText xml:space="preserve">. </w:delText>
        </w:r>
      </w:del>
      <w:del w:id="573" w:author="0mer dar" w:date="2020-02-03T15:57:00Z">
        <w:r w:rsidRPr="006A4A9B" w:rsidDel="007D330F">
          <w:rPr>
            <w:rFonts w:ascii="David" w:hAnsi="David" w:cs="David"/>
            <w:sz w:val="24"/>
            <w:szCs w:val="24"/>
            <w:lang w:val="en-GB"/>
          </w:rPr>
          <w:fldChar w:fldCharType="begin" w:fldLock="1"/>
        </w:r>
        <w:r w:rsidRPr="006A4A9B" w:rsidDel="007D330F">
          <w:rPr>
            <w:rFonts w:ascii="David" w:hAnsi="David" w:cs="David"/>
            <w:sz w:val="24"/>
            <w:szCs w:val="24"/>
            <w:lang w:val="en-GB"/>
          </w:rPr>
          <w:delInstrText>ADDIN CSL_CITATION {"citationItems":[{"id":"ITEM-1","itemData":{"DOI":"10.1177/1745691617709589","ISBN":"1745-6924 (Electronic) 1745-6916 (Linking)","ISSN":"17456924","PMID":"29016274","abstract":"During the past two decades, mindfulness meditation has gone from being a fringe topic of scientific investigation to being an occasional replacement for psychotherapy, tool of corporate well</w:delInstrText>
        </w:r>
        <w:r w:rsidRPr="0013159B" w:rsidDel="007D330F">
          <w:rPr>
            <w:rFonts w:ascii="David" w:hAnsi="David" w:cs="David"/>
            <w:sz w:val="24"/>
            <w:szCs w:val="24"/>
            <w:lang w:val="en-GB"/>
          </w:rPr>
          <w:delInstrText>-being, widely implemented educational practice, and \"key to building more resilient soldiers.\" Yet the mindfulness movement and empirical evidence supporting it have not gone without criticism. Misinformation and poor methodology associated with past studies of mindfulness may lead public consumers to be harmed, misled, and disappointed. Addressing such concerns, the present article discusses the difficulties of defining mindfulness, delineates the proper scope of research into mindfulness practices, and explicates crucial methodological issues for interpreting results from investigations of mindfulness. For doing so, the authors draw on their diverse areas of expertise to review the present state of mindfulness research, comprehensively summarizing what we do and do not know, while providing a prescriptive agenda for contemplative science, with a particular focus on assessment, mindfulness training, possible adverse effects, and intersection with brain imaging. Our goals are to inform interested scientists, the news media, and the public, to minimize harm, curb poor research practices, and staunch the flow of misinformation about the benefits, costs, and future prospects of mindfulness meditation.","author":[{"dropping-particle":"","family":"Dam","given":"Nicholas T.","non-dropping-particle":"Van","parse-names":false,"suffix":""},{"dropping-particle":"","family":"Vugt","given":"Marieke K.","non-dropping-particle":"van","parse-names":false,"suffix":""},{"dropping-particle":"","family":"Vago","given":"David R.","non-dropping-particle":"","parse-names":false,"suffix":""},{"dropping-particle":"","family":"Schmalzl","given":"Laura","non-dropping-particle":"","parse-names":false,"suffix":""},{"dropping-particle":"","family":"Saron","given":"Clifford D.","non-dropping-particle":"","parse-names":false,"suffix":""},{"dropping-particle":"","family":"Olendzki","given":"Andrew","non-dropping-particle":"","parse-names":false,"suffix":""},{"dropping-particle":"","family":"Meissner","given":"Ted","non-dropping-particle":"","parse-names":false,"suffix":""},{"dropping-particle":"","family":"Lazar","given":"Sara W.","non-dropping-particle":"","parse-names":false,"suffix":""},{"dropping-particle":"","family":"Kerr","given":"Catherine E.","non-dropping-particle":"","parse-names":false,"suffix":""},{"dropping-particle":"","family":"Gorchov","given":"Jolie","non-dropping-particle":"","parse-names":false,"suffix":""},{"dropping-particle":"","family":"Fox","given":"Kieran C.R.","non-dropping-particle":"","parse-names":false,"suffix":""},{"dropping-particle":"","family":"Field","given":"Brent A.","non-dropping-particle":"","parse-names":false,"suffix":""},{"dropping-particle":"","family":"Britton","given":"Willoughby B.","non-dropping-particle":"","parse-names":false,"suffix":""},{"dropping-particle":"","family":"Brefczynski-Lewis","given":"Julie A.","non-dropping-particle":"","parse-names":false,"suffix":""},{"dropping-particle":"","family":"Meyer","given":"David E.","non-dropping-particle":"","parse-names":false,"suffix":""}],"container-title":"Perspectives on Psychological Science","id":"ITEM-1","issue":"1","issued":{"date-parts":[["2018"]]},"note":"</w:delInstrText>
        </w:r>
        <w:r w:rsidRPr="0013159B" w:rsidDel="007D330F">
          <w:rPr>
            <w:rFonts w:ascii="David" w:hAnsi="David" w:cs="David"/>
            <w:sz w:val="24"/>
            <w:szCs w:val="24"/>
            <w:rtl/>
            <w:lang w:val="en-GB"/>
          </w:rPr>
          <w:delInstrText>בעייתיות של דיווח עצמי ועוד</w:delInstrText>
        </w:r>
        <w:r w:rsidRPr="0013159B" w:rsidDel="007D330F">
          <w:rPr>
            <w:rFonts w:ascii="David" w:hAnsi="David" w:cs="David"/>
            <w:sz w:val="24"/>
            <w:szCs w:val="24"/>
            <w:lang w:val="en-GB"/>
          </w:rPr>
          <w:delInstrText xml:space="preserve"> \n</w:delInstrText>
        </w:r>
        <w:r w:rsidRPr="0013159B" w:rsidDel="007D330F">
          <w:rPr>
            <w:rFonts w:ascii="David" w:hAnsi="David" w:cs="David"/>
            <w:sz w:val="24"/>
            <w:szCs w:val="24"/>
            <w:rtl/>
            <w:lang w:val="en-GB"/>
          </w:rPr>
          <w:delInstrText>וגם של מדד מוחי</w:delInstrText>
        </w:r>
        <w:r w:rsidRPr="0013159B" w:rsidDel="007D330F">
          <w:rPr>
            <w:rFonts w:ascii="David" w:hAnsi="David" w:cs="David"/>
            <w:sz w:val="24"/>
            <w:szCs w:val="24"/>
            <w:lang w:val="en-GB"/>
          </w:rPr>
          <w:delInstrText>!!","page":"36-61","title":"Mind the Hype: A Critical Evaluation and Prescriptive Agenda for Research on Mindfulness and Meditation","type":"article-journal","volume":"13"},"uris":["http://www.mendeley.com/documents/?uuid=9b0959e9-b2dd-4a65-b5bb-dd5ad251b4a4"]},{"id":"ITEM-2","itemData":{"DOI":"10.1037/a0022713","ISSN":"1939-134X","author":[{"dropping-particle":"","family":"Grossman","given":"Paul","non-dropping-particle":"","parse-names":false,"suffix":""}],"container-title":"Psychological Assessment","id":"ITEM-2","issue":"4","issued":{"date-parts":[["2011"]]},"page":"1034-1040","title":"Defining mindfulness by how poorly I think I pay attention during everyday awareness and other intractable problems for psychology's (re)invention of mindfulness: Comment on Brown et al. (2011).","type":"article-journal","volume":"23"},"uris":["http://www.mendeley.com/documents/?uuid=e6dc6297-e2c1-3920-a9cb-f69a86d02a36"]}],"mendeley":{"formattedCitation":"(Grossman, 2011; Van Dam et al., 2018)","plainTextFormattedCitation":"(Grossman, 2011; Van Dam et al., 2018)","previouslyFormattedCitation":"(Grossman, 2011; Van Dam et al., 2018)"},"properties":{"noteIndex":0},"schema":"https://github.com/citation-style-language/schema/raw/master/csl-citation.json"}</w:delInstrText>
        </w:r>
        <w:r w:rsidRPr="006A4A9B" w:rsidDel="007D330F">
          <w:rPr>
            <w:rFonts w:ascii="David" w:hAnsi="David" w:cs="David"/>
            <w:sz w:val="24"/>
            <w:szCs w:val="24"/>
            <w:lang w:val="en-GB"/>
          </w:rPr>
          <w:fldChar w:fldCharType="separate"/>
        </w:r>
        <w:r w:rsidRPr="006A4A9B" w:rsidDel="007D330F">
          <w:rPr>
            <w:rFonts w:ascii="David" w:hAnsi="David" w:cs="David"/>
            <w:noProof/>
            <w:sz w:val="24"/>
            <w:szCs w:val="24"/>
            <w:lang w:val="en-GB"/>
          </w:rPr>
          <w:delText>(Grossman, 2011; Van Dam et al., 2018)</w:delText>
        </w:r>
        <w:r w:rsidRPr="006A4A9B" w:rsidDel="007D330F">
          <w:rPr>
            <w:rFonts w:ascii="David" w:hAnsi="David" w:cs="David"/>
            <w:sz w:val="24"/>
            <w:szCs w:val="24"/>
            <w:lang w:val="en-GB"/>
          </w:rPr>
          <w:fldChar w:fldCharType="end"/>
        </w:r>
        <w:r w:rsidRPr="006A4A9B" w:rsidDel="007D330F">
          <w:rPr>
            <w:rFonts w:ascii="David" w:hAnsi="David" w:cs="David"/>
            <w:sz w:val="24"/>
            <w:szCs w:val="24"/>
            <w:lang w:val="en-GB"/>
          </w:rPr>
          <w:delText xml:space="preserve">. </w:delText>
        </w:r>
      </w:del>
      <w:del w:id="574" w:author="0mer dar" w:date="2020-02-10T13:49:00Z">
        <w:r w:rsidRPr="006A4A9B" w:rsidDel="00737FE1">
          <w:rPr>
            <w:rFonts w:ascii="David" w:hAnsi="David" w:cs="David"/>
            <w:sz w:val="24"/>
            <w:szCs w:val="24"/>
            <w:lang w:val="en-GB"/>
          </w:rPr>
          <w:delText xml:space="preserve">First, </w:delText>
        </w:r>
        <w:r w:rsidRPr="006A4A9B" w:rsidDel="00737FE1">
          <w:rPr>
            <w:rStyle w:val="CommentReference"/>
            <w:rFonts w:ascii="David" w:hAnsi="David" w:cs="David"/>
            <w:sz w:val="24"/>
            <w:szCs w:val="24"/>
          </w:rPr>
          <w:delText>interoceptive</w:delText>
        </w:r>
        <w:r w:rsidRPr="0013159B" w:rsidDel="00737FE1">
          <w:rPr>
            <w:rFonts w:ascii="David" w:hAnsi="David" w:cs="David"/>
            <w:sz w:val="24"/>
            <w:szCs w:val="24"/>
            <w:lang w:bidi="ar-SA"/>
          </w:rPr>
          <w:delText xml:space="preserve"> attention to the breath during</w:delText>
        </w:r>
      </w:del>
      <w:del w:id="575" w:author="0mer dar" w:date="2020-02-03T18:24:00Z">
        <w:r w:rsidRPr="0013159B" w:rsidDel="008F1C19">
          <w:rPr>
            <w:rFonts w:ascii="David" w:hAnsi="David" w:cs="David"/>
            <w:sz w:val="24"/>
            <w:szCs w:val="24"/>
            <w:lang w:bidi="ar-SA"/>
          </w:rPr>
          <w:delText xml:space="preserve"> </w:delText>
        </w:r>
      </w:del>
      <w:del w:id="576" w:author="0mer dar" w:date="2020-02-10T13:49:00Z">
        <w:r w:rsidRPr="0013159B" w:rsidDel="00737FE1">
          <w:rPr>
            <w:rFonts w:ascii="David" w:hAnsi="David" w:cs="David"/>
            <w:sz w:val="24"/>
            <w:szCs w:val="24"/>
            <w:lang w:bidi="ar-SA"/>
          </w:rPr>
          <w:delText xml:space="preserve">meditation has been measured </w:delText>
        </w:r>
      </w:del>
      <w:del w:id="577" w:author="0mer dar" w:date="2020-02-03T18:20:00Z">
        <w:r w:rsidRPr="0013159B" w:rsidDel="00FD0A90">
          <w:rPr>
            <w:rFonts w:ascii="David" w:hAnsi="David" w:cs="David"/>
            <w:sz w:val="24"/>
            <w:szCs w:val="24"/>
            <w:lang w:bidi="ar-SA"/>
          </w:rPr>
          <w:delText xml:space="preserve">in </w:delText>
        </w:r>
      </w:del>
      <w:del w:id="578" w:author="0mer dar" w:date="2020-02-03T18:21:00Z">
        <w:r w:rsidRPr="0013159B" w:rsidDel="00FD0A90">
          <w:rPr>
            <w:rFonts w:ascii="David" w:hAnsi="David" w:cs="David"/>
            <w:sz w:val="24"/>
            <w:szCs w:val="24"/>
            <w:lang w:bidi="ar-SA"/>
          </w:rPr>
          <w:delText>f</w:delText>
        </w:r>
      </w:del>
      <w:del w:id="579" w:author="0mer dar" w:date="2020-02-03T18:20:00Z">
        <w:r w:rsidRPr="0013159B" w:rsidDel="00FD0A90">
          <w:rPr>
            <w:rFonts w:ascii="David" w:hAnsi="David" w:cs="David"/>
            <w:sz w:val="24"/>
            <w:szCs w:val="24"/>
            <w:lang w:bidi="ar-SA"/>
          </w:rPr>
          <w:delText>ive</w:delText>
        </w:r>
      </w:del>
      <w:del w:id="580" w:author="0mer dar" w:date="2020-02-03T18:24:00Z">
        <w:r w:rsidRPr="0013159B" w:rsidDel="008F1C19">
          <w:rPr>
            <w:rFonts w:ascii="David" w:hAnsi="David" w:cs="David"/>
            <w:sz w:val="24"/>
            <w:szCs w:val="24"/>
            <w:lang w:bidi="ar-SA"/>
          </w:rPr>
          <w:delText xml:space="preserve"> </w:delText>
        </w:r>
      </w:del>
      <w:del w:id="581" w:author="0mer dar" w:date="2020-02-10T13:49:00Z">
        <w:r w:rsidRPr="0013159B" w:rsidDel="00737FE1">
          <w:rPr>
            <w:rFonts w:ascii="David" w:hAnsi="David" w:cs="David"/>
            <w:sz w:val="24"/>
            <w:szCs w:val="24"/>
            <w:lang w:bidi="ar-SA"/>
          </w:rPr>
          <w:delText xml:space="preserve">tasks </w:delText>
        </w:r>
      </w:del>
      <w:del w:id="582" w:author="0mer dar" w:date="2020-02-03T18:19:00Z">
        <w:r w:rsidRPr="0013159B" w:rsidDel="00FD0A90">
          <w:rPr>
            <w:rFonts w:ascii="David" w:hAnsi="David" w:cs="David"/>
            <w:sz w:val="24"/>
            <w:szCs w:val="24"/>
            <w:lang w:bidi="ar-SA"/>
          </w:rPr>
          <w:delText xml:space="preserve">all of </w:delText>
        </w:r>
      </w:del>
      <w:del w:id="583" w:author="0mer dar" w:date="2020-02-03T18:20:00Z">
        <w:r w:rsidRPr="0013159B" w:rsidDel="00FD0A90">
          <w:rPr>
            <w:rFonts w:ascii="David" w:hAnsi="David" w:cs="David"/>
            <w:sz w:val="24"/>
            <w:szCs w:val="24"/>
            <w:lang w:bidi="ar-SA"/>
          </w:rPr>
          <w:delText xml:space="preserve">which </w:delText>
        </w:r>
      </w:del>
      <w:del w:id="584" w:author="0mer dar" w:date="2020-02-10T13:49:00Z">
        <w:r w:rsidRPr="0013159B" w:rsidDel="00737FE1">
          <w:rPr>
            <w:rFonts w:ascii="David" w:hAnsi="David" w:cs="David"/>
            <w:sz w:val="24"/>
            <w:szCs w:val="24"/>
            <w:lang w:bidi="ar-SA"/>
          </w:rPr>
          <w:delText>utilize real-time experience sampling during</w:delText>
        </w:r>
        <w:r w:rsidRPr="0013159B" w:rsidDel="00737FE1">
          <w:rPr>
            <w:rFonts w:ascii="David" w:hAnsi="David" w:cs="David"/>
            <w:sz w:val="24"/>
            <w:szCs w:val="24"/>
          </w:rPr>
          <w:delText xml:space="preserve"> focused attention</w:delText>
        </w:r>
        <w:r w:rsidRPr="0013159B" w:rsidDel="00737FE1">
          <w:rPr>
            <w:rFonts w:ascii="David" w:hAnsi="David" w:cs="David"/>
            <w:sz w:val="24"/>
            <w:szCs w:val="24"/>
            <w:lang w:bidi="ar-SA"/>
          </w:rPr>
          <w:delText xml:space="preserve"> meditation to </w:delText>
        </w:r>
      </w:del>
      <w:del w:id="585" w:author="0mer dar" w:date="2020-02-03T15:58:00Z">
        <w:r w:rsidRPr="0013159B" w:rsidDel="007D330F">
          <w:rPr>
            <w:rFonts w:ascii="David" w:hAnsi="David" w:cs="David"/>
            <w:sz w:val="24"/>
            <w:szCs w:val="24"/>
            <w:lang w:bidi="ar-SA"/>
          </w:rPr>
          <w:delText>XXXXX</w:delText>
        </w:r>
      </w:del>
      <w:del w:id="586" w:author="0mer dar" w:date="2020-02-10T13:49:00Z">
        <w:r w:rsidRPr="0013159B" w:rsidDel="00737FE1">
          <w:rPr>
            <w:rFonts w:ascii="David" w:hAnsi="David" w:cs="David"/>
            <w:sz w:val="24"/>
            <w:szCs w:val="24"/>
            <w:lang w:bidi="ar-SA"/>
          </w:rPr>
          <w:delText xml:space="preserve">the breath </w:delText>
        </w:r>
        <w:r w:rsidRPr="0013159B" w:rsidDel="00737FE1">
          <w:rPr>
            <w:rFonts w:ascii="David" w:hAnsi="David" w:cs="David"/>
            <w:sz w:val="24"/>
            <w:szCs w:val="24"/>
          </w:rPr>
          <w:delText>(</w:delText>
        </w:r>
      </w:del>
      <w:del w:id="587" w:author="0mer dar" w:date="2020-02-03T18:22:00Z">
        <w:r w:rsidRPr="0013159B" w:rsidDel="008F1C19">
          <w:rPr>
            <w:rFonts w:ascii="David" w:hAnsi="David" w:cs="David"/>
            <w:sz w:val="24"/>
            <w:szCs w:val="24"/>
          </w:rPr>
          <w:delText>see</w:delText>
        </w:r>
      </w:del>
      <w:del w:id="588" w:author="0mer dar" w:date="2020-02-10T13:49:00Z">
        <w:r w:rsidRPr="0013159B" w:rsidDel="00737FE1">
          <w:rPr>
            <w:rFonts w:ascii="David" w:hAnsi="David" w:cs="David"/>
            <w:sz w:val="24"/>
            <w:szCs w:val="24"/>
          </w:rPr>
          <w:delText xml:space="preserve"> </w:delText>
        </w:r>
        <w:r w:rsidRPr="006A4A9B" w:rsidDel="00737FE1">
          <w:rPr>
            <w:rFonts w:ascii="David" w:hAnsi="David" w:cs="David"/>
            <w:sz w:val="24"/>
            <w:szCs w:val="24"/>
          </w:rPr>
          <w:fldChar w:fldCharType="begin" w:fldLock="1"/>
        </w:r>
        <w:r w:rsidR="00944F0A" w:rsidRPr="006A4A9B" w:rsidDel="00737FE1">
          <w:rPr>
            <w:rFonts w:ascii="David" w:hAnsi="David" w:cs="David"/>
            <w:sz w:val="24"/>
            <w:szCs w:val="24"/>
          </w:rPr>
          <w:delInstrText>ADDIN CSL_CITATION {"citationItems":[{"id":"ITEM-1","itemData":{"DOI":"10.1016/j.copsyc.2019.01.008","ISSN":"2352-250X","author":[{"dropping-particle":"","family":"Hadash","given":"Yuval","non-dropping-particle":"","parse-names":false,"suffix":""},{"dropping-particle":"","family":"Bernstein","given":"Amit","non-dropping-particle":"","parse-names":false,"suffix":""}],"container-title":"Current Opinion in Psychology","id":"ITEM-1","issue":"I","issued":{"date-parts":[["2019"]</w:delInstrText>
        </w:r>
        <w:r w:rsidR="00944F0A" w:rsidRPr="0013159B" w:rsidDel="00737FE1">
          <w:rPr>
            <w:rFonts w:ascii="David" w:hAnsi="David" w:cs="David"/>
            <w:sz w:val="24"/>
            <w:szCs w:val="24"/>
          </w:rPr>
          <w:delInstrText>]},"note":"</w:delInstrText>
        </w:r>
        <w:r w:rsidR="00944F0A" w:rsidRPr="0013159B" w:rsidDel="00737FE1">
          <w:rPr>
            <w:rFonts w:ascii="David" w:hAnsi="David" w:cs="David"/>
            <w:sz w:val="24"/>
            <w:szCs w:val="24"/>
            <w:rtl/>
          </w:rPr>
          <w:delInstrText>קריאה מחודשת</w:delInstrText>
        </w:r>
        <w:r w:rsidR="00944F0A" w:rsidRPr="0013159B" w:rsidDel="00737FE1">
          <w:rPr>
            <w:rFonts w:ascii="David" w:hAnsi="David" w:cs="David"/>
            <w:sz w:val="24"/>
            <w:szCs w:val="24"/>
          </w:rPr>
          <w:delInstrText>\n</w:delInstrText>
        </w:r>
        <w:r w:rsidR="00944F0A" w:rsidRPr="0013159B" w:rsidDel="00737FE1">
          <w:rPr>
            <w:rFonts w:ascii="David" w:hAnsi="David" w:cs="David"/>
            <w:sz w:val="24"/>
            <w:szCs w:val="24"/>
            <w:rtl/>
          </w:rPr>
          <w:delInstrText>יש לי הרבה הארות בגרסה הישנה</w:delInstrText>
        </w:r>
        <w:r w:rsidR="00944F0A" w:rsidRPr="0013159B" w:rsidDel="00737FE1">
          <w:rPr>
            <w:rFonts w:ascii="David" w:hAnsi="David" w:cs="David"/>
            <w:sz w:val="24"/>
            <w:szCs w:val="24"/>
          </w:rPr>
          <w:delInstrText>","page":"229-237","publisher":"Elsevier Ltd","title":"ScienceDirect Behavioral assessment of mindfulness : defining features , organizing framework , and review of emerging methods","type":"article-journal","volume":"28"},"uris":["http://www.mendeley.com/documents/?uuid=c8362fdf-db6a-4767-bddd-fb861736be3f"]}],"mendeley":{"formattedCitation":"&lt;sup&gt;89&lt;/sup&gt;","plainTextFormattedCitation":"89","previouslyFormattedCitation":"(Hadash &amp; Bernstein, 2019)"},"properties":{"noteIndex":0},"schema":"https://github.com/citation-style-language/schema/raw/master/csl-citation.json"}</w:delInstrText>
        </w:r>
        <w:r w:rsidRPr="006A4A9B" w:rsidDel="00737FE1">
          <w:rPr>
            <w:rFonts w:ascii="David" w:hAnsi="David" w:cs="David"/>
            <w:sz w:val="24"/>
            <w:szCs w:val="24"/>
          </w:rPr>
          <w:fldChar w:fldCharType="separate"/>
        </w:r>
        <w:r w:rsidR="00944F0A" w:rsidRPr="006A4A9B" w:rsidDel="00737FE1">
          <w:rPr>
            <w:rFonts w:ascii="David" w:hAnsi="David" w:cs="David"/>
            <w:noProof/>
            <w:sz w:val="24"/>
            <w:szCs w:val="24"/>
            <w:vertAlign w:val="superscript"/>
          </w:rPr>
          <w:delText>89</w:delText>
        </w:r>
        <w:r w:rsidRPr="006A4A9B" w:rsidDel="00737FE1">
          <w:rPr>
            <w:rFonts w:ascii="David" w:hAnsi="David" w:cs="David"/>
            <w:sz w:val="24"/>
            <w:szCs w:val="24"/>
          </w:rPr>
          <w:fldChar w:fldCharType="end"/>
        </w:r>
      </w:del>
      <w:del w:id="589" w:author="0mer dar" w:date="2020-02-03T18:22:00Z">
        <w:r w:rsidRPr="006A4A9B" w:rsidDel="008F1C19">
          <w:rPr>
            <w:rFonts w:ascii="David" w:hAnsi="David" w:cs="David"/>
            <w:sz w:val="24"/>
            <w:szCs w:val="24"/>
            <w:lang w:bidi="ar-SA"/>
          </w:rPr>
          <w:delText>.</w:delText>
        </w:r>
      </w:del>
      <w:del w:id="590" w:author="0mer dar" w:date="2020-02-03T18:24:00Z">
        <w:r w:rsidRPr="006A4A9B" w:rsidDel="008F1C19">
          <w:rPr>
            <w:rFonts w:ascii="David" w:hAnsi="David" w:cs="David"/>
            <w:b/>
            <w:bCs/>
            <w:sz w:val="24"/>
            <w:szCs w:val="24"/>
          </w:rPr>
          <w:delText xml:space="preserve"> </w:delText>
        </w:r>
      </w:del>
      <w:del w:id="591" w:author="0mer dar" w:date="2020-02-03T16:08:00Z">
        <w:r w:rsidRPr="006A4A9B" w:rsidDel="00305A70">
          <w:rPr>
            <w:rFonts w:ascii="David" w:hAnsi="David" w:cs="David"/>
            <w:sz w:val="24"/>
            <w:szCs w:val="24"/>
            <w:highlight w:val="yellow"/>
          </w:rPr>
          <w:delText xml:space="preserve">Four </w:delText>
        </w:r>
      </w:del>
      <w:del w:id="592" w:author="0mer dar" w:date="2020-02-03T18:22:00Z">
        <w:r w:rsidRPr="0013159B" w:rsidDel="008F1C19">
          <w:rPr>
            <w:rFonts w:ascii="David" w:hAnsi="David" w:cs="David"/>
            <w:sz w:val="24"/>
            <w:szCs w:val="24"/>
            <w:highlight w:val="yellow"/>
          </w:rPr>
          <w:delText xml:space="preserve">tasks entail a 10-20-minute </w:delText>
        </w:r>
        <w:commentRangeStart w:id="593"/>
        <w:commentRangeStart w:id="594"/>
        <w:r w:rsidRPr="0013159B" w:rsidDel="008F1C19">
          <w:rPr>
            <w:rFonts w:ascii="David" w:hAnsi="David" w:cs="David"/>
            <w:sz w:val="24"/>
            <w:szCs w:val="24"/>
            <w:highlight w:val="yellow"/>
          </w:rPr>
          <w:delText>mindfulness of breath meditation</w:delText>
        </w:r>
      </w:del>
      <w:del w:id="595" w:author="0mer dar" w:date="2020-02-03T16:06:00Z">
        <w:r w:rsidRPr="0013159B" w:rsidDel="007D330F">
          <w:rPr>
            <w:rFonts w:ascii="David" w:hAnsi="David" w:cs="David"/>
            <w:sz w:val="24"/>
            <w:szCs w:val="24"/>
            <w:highlight w:val="yellow"/>
          </w:rPr>
          <w:delText xml:space="preserve"> that</w:delText>
        </w:r>
      </w:del>
      <w:del w:id="596" w:author="0mer dar" w:date="2020-02-03T18:22:00Z">
        <w:r w:rsidRPr="0013159B" w:rsidDel="008F1C19">
          <w:rPr>
            <w:rFonts w:ascii="David" w:hAnsi="David" w:cs="David"/>
            <w:sz w:val="24"/>
            <w:szCs w:val="24"/>
            <w:highlight w:val="yellow"/>
          </w:rPr>
          <w:delText xml:space="preserve"> includes random or quasi- random experience sampling probes, to which participants indicate whether their attention is focused on the b</w:delText>
        </w:r>
        <w:commentRangeEnd w:id="593"/>
        <w:r w:rsidRPr="0013159B" w:rsidDel="008F1C19">
          <w:rPr>
            <w:rStyle w:val="CommentReference"/>
            <w:rFonts w:ascii="David" w:hAnsi="David" w:cs="David"/>
            <w:highlight w:val="yellow"/>
            <w:rPrChange w:id="597" w:author="0mer dar" w:date="2020-03-08T20:10:00Z">
              <w:rPr>
                <w:rStyle w:val="CommentReference"/>
                <w:highlight w:val="yellow"/>
              </w:rPr>
            </w:rPrChange>
          </w:rPr>
          <w:commentReference w:id="593"/>
        </w:r>
        <w:commentRangeEnd w:id="594"/>
        <w:r w:rsidRPr="0013159B" w:rsidDel="008F1C19">
          <w:rPr>
            <w:rStyle w:val="CommentReference"/>
            <w:rFonts w:ascii="David" w:hAnsi="David" w:cs="David"/>
            <w:rPrChange w:id="598" w:author="0mer dar" w:date="2020-03-08T20:10:00Z">
              <w:rPr>
                <w:rStyle w:val="CommentReference"/>
              </w:rPr>
            </w:rPrChange>
          </w:rPr>
          <w:commentReference w:id="594"/>
        </w:r>
      </w:del>
      <w:del w:id="599" w:author="0mer dar" w:date="2020-02-03T18:23:00Z">
        <w:r w:rsidRPr="006A4A9B" w:rsidDel="008F1C19">
          <w:rPr>
            <w:rFonts w:ascii="David" w:hAnsi="David" w:cs="David"/>
            <w:sz w:val="24"/>
            <w:szCs w:val="24"/>
            <w:highlight w:val="yellow"/>
          </w:rPr>
          <w:delText xml:space="preserve">The </w:delText>
        </w:r>
        <w:commentRangeStart w:id="600"/>
        <w:r w:rsidRPr="006A4A9B" w:rsidDel="008F1C19">
          <w:rPr>
            <w:rFonts w:ascii="David" w:hAnsi="David" w:cs="David"/>
            <w:sz w:val="24"/>
            <w:szCs w:val="24"/>
            <w:highlight w:val="yellow"/>
          </w:rPr>
          <w:delText>Meditation</w:delText>
        </w:r>
        <w:commentRangeEnd w:id="600"/>
        <w:r w:rsidRPr="0013159B" w:rsidDel="008F1C19">
          <w:rPr>
            <w:rStyle w:val="CommentReference"/>
            <w:rFonts w:ascii="David" w:hAnsi="David" w:cs="David"/>
            <w:highlight w:val="yellow"/>
            <w:rPrChange w:id="601" w:author="0mer dar" w:date="2020-03-08T20:10:00Z">
              <w:rPr>
                <w:rStyle w:val="CommentReference"/>
                <w:highlight w:val="yellow"/>
              </w:rPr>
            </w:rPrChange>
          </w:rPr>
          <w:commentReference w:id="600"/>
        </w:r>
        <w:r w:rsidRPr="006A4A9B" w:rsidDel="008F1C19">
          <w:rPr>
            <w:rFonts w:ascii="David" w:hAnsi="David" w:cs="David"/>
            <w:sz w:val="24"/>
            <w:szCs w:val="24"/>
            <w:highlight w:val="yellow"/>
          </w:rPr>
          <w:delText xml:space="preserve"> Breath Attention Scores Task </w:delText>
        </w:r>
        <w:r w:rsidRPr="006A4A9B" w:rsidDel="008F1C19">
          <w:rPr>
            <w:rFonts w:ascii="David" w:hAnsi="David" w:cs="David"/>
            <w:sz w:val="24"/>
            <w:szCs w:val="24"/>
            <w:highlight w:val="yellow"/>
          </w:rPr>
          <w:fldChar w:fldCharType="begin" w:fldLock="1"/>
        </w:r>
        <w:r w:rsidRPr="006A4A9B" w:rsidDel="008F1C19">
          <w:rPr>
            <w:rFonts w:ascii="David" w:hAnsi="David" w:cs="David"/>
            <w:sz w:val="24"/>
            <w:szCs w:val="24"/>
            <w:highlight w:val="yellow"/>
          </w:rPr>
          <w:delInstrText>ADDIN CSL_CITATION {"citationItems":[{"id":"ITEM-1","itemData":{"DOI":"10.1007/s10608-007-9142-1","ISBN":"0147-5916","ISSN":"01475916","PMID":"216261095","abstract":"Cognitive theorists describe mindfulness as a form of attention-awareness in which thoughts can be observed i</w:delInstrText>
        </w:r>
        <w:r w:rsidRPr="0013159B" w:rsidDel="008F1C19">
          <w:rPr>
            <w:rFonts w:ascii="David" w:hAnsi="David" w:cs="David"/>
            <w:sz w:val="24"/>
            <w:szCs w:val="24"/>
            <w:highlight w:val="yellow"/>
          </w:rPr>
          <w:delInstrText>n non-judging, de-centered, and non-attached ways. However, empirical research has not examined associations between mindfulness and responses to negative automatic thoughts, such as the ability to let go of negative cognition. In the first study reported in this article, measures of dispositional mindfulness were negatively correlated with negative thought frequency and perceptions of the ability to let go of negative thoughts in an unselected student sample. In the second study reported, these associations were replicated in a treatment-seeking student sample, where participation in a mindfulness meditation-based clinical intervention was shown to be associated with decreases in both frequency and perceptions of difficulty in letting-go of negative automatic thoughts. Theoretical and clinical implications are discussed.","author":[{"dropping-particle":"","family":"Frewen","given":"Paul A.","non-dropping-particle":"","parse-names":false,"suffix":""},{"dropping-particle":"","family":"Evans","given":"Elspeth M.","non-dropping-particle":"","parse-names":false,"suffix":""},{"dropping-particle":"","family":"Maraj","given":"Nicholas","non-dropping-particle":"","parse-names":false,"suffix":""},{"dropping-particle":"","family":"Dozois","given":"David J.A.","non-dropping-particle":"","parse-names":false,"suffix":""},{"dropping-particle":"","family":"Partridge","given":"Kate","non-dropping-particle":"","parse-names":false,"suffix":""}],"container-title":"Cognitive Therapy and Research","id":"ITEM-1","issue":"6","issued":{"date-parts":[["2008"]]},"note":"</w:delInstrText>
        </w:r>
        <w:r w:rsidRPr="0013159B" w:rsidDel="008F1C19">
          <w:rPr>
            <w:rFonts w:ascii="David" w:hAnsi="David" w:cs="David"/>
            <w:sz w:val="24"/>
            <w:szCs w:val="24"/>
            <w:highlight w:val="yellow"/>
            <w:rtl/>
          </w:rPr>
          <w:delInstrText>מיינדפולנס</w:delInstrText>
        </w:r>
        <w:r w:rsidRPr="0013159B" w:rsidDel="008F1C19">
          <w:rPr>
            <w:rFonts w:ascii="David" w:hAnsi="David" w:cs="David"/>
            <w:sz w:val="24"/>
            <w:szCs w:val="24"/>
            <w:highlight w:val="yellow"/>
          </w:rPr>
          <w:delInstrText xml:space="preserve"> &amp;gt; </w:delInstrText>
        </w:r>
        <w:r w:rsidRPr="0013159B" w:rsidDel="008F1C19">
          <w:rPr>
            <w:rFonts w:ascii="David" w:hAnsi="David" w:cs="David"/>
            <w:sz w:val="24"/>
            <w:szCs w:val="24"/>
            <w:highlight w:val="yellow"/>
            <w:rtl/>
          </w:rPr>
          <w:delInstrText>יכולת להתנתק ממחשבות שליליות</w:delInstrText>
        </w:r>
        <w:r w:rsidRPr="0013159B" w:rsidDel="008F1C19">
          <w:rPr>
            <w:rFonts w:ascii="David" w:hAnsi="David" w:cs="David"/>
            <w:sz w:val="24"/>
            <w:szCs w:val="24"/>
            <w:highlight w:val="yellow"/>
          </w:rPr>
          <w:delInstrText>\n\n</w:delInstrText>
        </w:r>
        <w:r w:rsidRPr="0013159B" w:rsidDel="008F1C19">
          <w:rPr>
            <w:rFonts w:ascii="David" w:hAnsi="David" w:cs="David"/>
            <w:sz w:val="24"/>
            <w:szCs w:val="24"/>
            <w:highlight w:val="yellow"/>
            <w:rtl/>
          </w:rPr>
          <w:delInstrText>מטלת ספירת נשימות משולבת ב</w:delInstrText>
        </w:r>
        <w:r w:rsidRPr="0013159B" w:rsidDel="008F1C19">
          <w:rPr>
            <w:rFonts w:ascii="David" w:hAnsi="David" w:cs="David"/>
            <w:sz w:val="24"/>
            <w:szCs w:val="24"/>
            <w:highlight w:val="yellow"/>
          </w:rPr>
          <w:delInstrText>-probe caught\n</w:delInstrText>
        </w:r>
        <w:r w:rsidRPr="0013159B" w:rsidDel="008F1C19">
          <w:rPr>
            <w:rFonts w:ascii="David" w:hAnsi="David" w:cs="David"/>
            <w:sz w:val="24"/>
            <w:szCs w:val="24"/>
            <w:highlight w:val="yellow"/>
            <w:rtl/>
          </w:rPr>
          <w:delInstrText>יכול להיות מאוד רלבנטי אלי עקרונית</w:delInstrText>
        </w:r>
        <w:r w:rsidRPr="0013159B" w:rsidDel="008F1C19">
          <w:rPr>
            <w:rFonts w:ascii="David" w:hAnsi="David" w:cs="David"/>
            <w:sz w:val="24"/>
            <w:szCs w:val="24"/>
            <w:highlight w:val="yellow"/>
          </w:rPr>
          <w:delInstrText xml:space="preserve">","page":"758-774","title":"Letting go: Mindfulness and negative automatic thinking","type":"article-journal","volume":"32"},"uris":["http://www.mendeley.com/documents/?uuid=50cf3ee2-b268-466e-821d-8642bd6d09bb"]},{"id":"ITEM-2","itemData":{"DOI":"10.1007/s12671-012-0161-y","ISBN":"1868-8527 1868-8535","ISSN":"18688535","abstract":"The sensitivity of an experience-sampling measure of meditators ability to maintain attention to their breathing during 15-min practices of mindful breath awareness meditation, referred to as Meditation Breath Attention Scores (MBAS), was previously shown to vary with other meditative experiences and mindfulness-related traits. The objectives of the present study were to assess: (1) the testretest reliability of MBAS and (2) the sensitivity to practice-related effects of MBAS. Participants completed as many as four meditation sessions held on average 810 days apart. Ninety-five participants took part in session 1, with 77 (81 %) completing all four sessions. Testretest reliability of MBAS was established (mean r between sessions = 0.50) and MBAS were sensitive to practice effects ( </w:delInstrText>
        </w:r>
        <w:r w:rsidRPr="0013159B" w:rsidDel="008F1C19">
          <w:rPr>
            <w:rFonts w:ascii="Calibri" w:hAnsi="Calibri" w:cs="Calibri" w:hint="eastAsia"/>
            <w:sz w:val="24"/>
            <w:szCs w:val="24"/>
            <w:highlight w:val="yellow"/>
            <w:rPrChange w:id="602" w:author="0mer dar" w:date="2020-03-08T20:10:00Z">
              <w:rPr>
                <w:rFonts w:ascii="David" w:hAnsi="David" w:cs="David" w:hint="eastAsia"/>
                <w:sz w:val="24"/>
                <w:szCs w:val="24"/>
                <w:highlight w:val="yellow"/>
              </w:rPr>
            </w:rPrChange>
          </w:rPr>
          <w:delInstrText>η</w:delInstrText>
        </w:r>
        <w:r w:rsidRPr="006A4A9B" w:rsidDel="008F1C19">
          <w:rPr>
            <w:rFonts w:ascii="David" w:hAnsi="David" w:cs="David"/>
            <w:sz w:val="24"/>
            <w:szCs w:val="24"/>
            <w:highlight w:val="yellow"/>
          </w:rPr>
          <w:delInstrText xml:space="preserve"> 2 = 0.20) consistent with their interpretation as a performance measure. Individual differences in MBAS thus appear to be reliable over time but improve with the repeated practice of meditation. Future research directions are discussed.","author":[{"dropping-particle":"","family":"Frewen","given":"Paul A.","non-dropping-particle":"","parse-names":false,"suffix":""},{"dropping-particle":"","family":"Unholzer","given":"Franziska","non-dropping-particle":"","parse-names":false,"suffix":""},{"dropping-pa</w:delInstrText>
        </w:r>
        <w:r w:rsidRPr="0013159B" w:rsidDel="008F1C19">
          <w:rPr>
            <w:rFonts w:ascii="David" w:hAnsi="David" w:cs="David"/>
            <w:sz w:val="24"/>
            <w:szCs w:val="24"/>
            <w:highlight w:val="yellow"/>
          </w:rPr>
          <w:delInstrText>rticle":"","family":"Logie-Hagan","given":"Kyle R J","non-dropping-particle":"","parse-names":false,"suffix":""},{"dropping-particle":"","family":"MacKinley","given":"Julia D.","non-dropping-particle":"","parse-names":false,"suffix":""}],"container-title":"Mindfulness","id":"ITEM-2","issue":"2","issued":{"date-parts":[["2014"]]},"page":"161-169","title":"Meditation Breath Attention Scores (MBAS): Test-Retest Reliability and Sensitivity to Repeated Practice","type":"article-journal","volume":"5"},"uris":["http://www.mendeley.com/documents/?uuid=bfa95b97-00b9-4e1a-beee-56c96162d1dd"]},{"id":"ITEM-3","itemData":{"DOI":"10.1037/pas0000283","ISBN":"1040-3590","ISSN":"1939134X","PMID":"27078182","abstract":"Meditation Breath Attention Scores (MBAS) represent a self-report, state measure of focused attention (FA) during the practice of meditation. The MBAS assessment procedure involves sounding a bell at periodic intervals during meditation practice, at which times participants indicate if they were attending toward breathing (scored 1) or if instead they had become distracted (e.g., by mind wandering; scored 0); scores are then tallied to yield participants' MBAS for that meditation. The current study developed and evaluated a fully automated and Internet-based version of MBAS in 1,101 volunteers. Results suggested that: (a) MBAS are internally consistent across bell rings; (b) MBAS total scores exhibit a non-normal distribution identifying subgroups of participants with particularly poor or robust FA during meditation; (c) MBAS decrease linearly with the duration of meditation practices, indicating that participants tend to experience less FA later as opposed to earlier in the meditation; (d) in the case of eyes-open meditation, MBAS are higher when the amount of time between bells is shorter; (e) MBAS correlate with various self-reported subjective experiences occurring during meditation; and (f) MBAS are weakly associated with higher trait mindful \"acting with awareness,\" lesser ADHD-related symptoms of inattentiveness, and estimated minutes of meditation practiced in the past month. In sum, results provide further support for the construct validity of MBAS and serve to further characterize the dynamics of individual differences in FA during meditation. (PsycINFO Database Record","author":[{"dropping-particle":"","family":"Frewen","given":"Paul","non-dropping-particle":"","parse-names":false,"suffix":""},{"dropping-particle":"","family":"Hargraves","given":"Heather","non-dropping-particle":"","parse-names":false,"suffix":""},{"dropping-particle":"","family":"DePierro","given":"Jonathan","non-dropping-particle":"","parse-names":false,"suffix":""},{"dropping-particle":"","family":"Andrea","given":"Wendy D.","non-dropping-particle":"","parse-names":false,"suffix":""},{"dropping-particle":"","family":"Flodrowski","given":"Les","non-dropping-particle":"","parse-names":false,"suffix":""}],"container-title":"Psychological Assessment","id":"ITEM-3","issue":"7","issued":{"date-parts":[["2016"]]},"page":"830-840","title":"Meditation breath attention scores (MBAS): Development and investigation of an internet-based assessment of focused attention during meditation practice","type":"article-journal","volume":"28"},"uris":["http://www.mendeley.com/documents/?uuid=e5bf4143-7c5e-4a84-b523-054bed777929"]}],"mendeley":{"formattedCitation":"(P. A. Frewen, Evans, Maraj, Dozois, &amp; Partridge, 2008; P. A. Frewen, Unholzer, Logie-Hagan, &amp; MacKinley, 2014; P. Frewen, Hargraves, DePierro, Andrea, &amp; Flodrowski, 2016)","plainTextFormattedCitation":"(P. A. Frewen, Evans, Maraj, Dozois, &amp; Partridge, 2008; P. A. Frewen, Unholzer, Logie-Hagan, &amp; MacKinley, 2014; P. Frewen, Hargraves, DePierro, Andrea, &amp; Flodrowski, 2016)","previouslyFormattedCitation":"(P. A. Frewen, Evans, Maraj, Dozois, &amp; Partridge, 2008; P. A. Frewen, Unholzer, Logie-Hagan, &amp; MacKinley, 2014; P. Frewen, Hargraves, DePierro, Andrea, &amp; Flodrowski, 2016)"},"properties":{"noteIndex":0},"schema":"https://github.com/citation-style-language/schema/raw/master/csl-citation.json"}</w:delInstrText>
        </w:r>
        <w:r w:rsidRPr="006A4A9B" w:rsidDel="008F1C19">
          <w:rPr>
            <w:rFonts w:ascii="David" w:hAnsi="David" w:cs="David"/>
            <w:sz w:val="24"/>
            <w:szCs w:val="24"/>
            <w:highlight w:val="yellow"/>
          </w:rPr>
          <w:fldChar w:fldCharType="separate"/>
        </w:r>
        <w:r w:rsidRPr="006A4A9B" w:rsidDel="008F1C19">
          <w:rPr>
            <w:rFonts w:ascii="David" w:hAnsi="David" w:cs="David"/>
            <w:noProof/>
            <w:sz w:val="24"/>
            <w:szCs w:val="24"/>
            <w:highlight w:val="yellow"/>
          </w:rPr>
          <w:delText>(P. A. Frewen, Evans, Maraj, Dozois, &amp; Partridge, 2008; P. A. Frewen, Unholzer, Logie-Hagan, &amp; MacKinley, 2014; P. Frewen, Hargraves, DePierro, Andrea, &amp; Flodrowski, 2016)</w:delText>
        </w:r>
        <w:r w:rsidRPr="006A4A9B" w:rsidDel="008F1C19">
          <w:rPr>
            <w:rFonts w:ascii="David" w:hAnsi="David" w:cs="David"/>
            <w:sz w:val="24"/>
            <w:szCs w:val="24"/>
            <w:highlight w:val="yellow"/>
          </w:rPr>
          <w:fldChar w:fldCharType="end"/>
        </w:r>
        <w:r w:rsidRPr="006A4A9B" w:rsidDel="008F1C19">
          <w:rPr>
            <w:rFonts w:ascii="David" w:hAnsi="David" w:cs="David"/>
            <w:sz w:val="24"/>
            <w:szCs w:val="24"/>
            <w:highlight w:val="yellow"/>
          </w:rPr>
          <w:delText xml:space="preserve"> </w:delText>
        </w:r>
      </w:del>
      <w:ins w:id="603" w:author="עמית ברנשטיין" w:date="2020-02-02T15:18:00Z">
        <w:del w:id="604" w:author="0mer dar" w:date="2020-02-03T18:23:00Z">
          <w:r w:rsidRPr="006A4A9B" w:rsidDel="008F1C19">
            <w:rPr>
              <w:rFonts w:ascii="David" w:hAnsi="David" w:cs="David"/>
              <w:sz w:val="24"/>
              <w:szCs w:val="24"/>
              <w:highlight w:val="yellow"/>
            </w:rPr>
            <w:delText>;</w:delText>
          </w:r>
        </w:del>
      </w:ins>
      <w:del w:id="605" w:author="0mer dar" w:date="2020-02-03T18:23:00Z">
        <w:r w:rsidRPr="006A4A9B" w:rsidDel="008F1C19">
          <w:rPr>
            <w:rFonts w:ascii="David" w:hAnsi="David" w:cs="David"/>
            <w:sz w:val="24"/>
            <w:szCs w:val="24"/>
            <w:highlight w:val="yellow"/>
          </w:rPr>
          <w:delText xml:space="preserve">, Experimenter-Prompted and Self-Prompted Mindfulness Task </w:delText>
        </w:r>
        <w:r w:rsidRPr="006A4A9B" w:rsidDel="008F1C19">
          <w:rPr>
            <w:rFonts w:ascii="David" w:hAnsi="David" w:cs="David"/>
            <w:sz w:val="24"/>
            <w:szCs w:val="24"/>
            <w:highlight w:val="yellow"/>
          </w:rPr>
          <w:fldChar w:fldCharType="begin" w:fldLock="1"/>
        </w:r>
        <w:r w:rsidRPr="006A4A9B" w:rsidDel="008F1C19">
          <w:rPr>
            <w:rFonts w:ascii="David" w:hAnsi="David" w:cs="David"/>
            <w:sz w:val="24"/>
            <w:szCs w:val="24"/>
            <w:highlight w:val="yellow"/>
          </w:rPr>
          <w:delInstrText>ADDIN CSL_CITATION {"citationItems":[{"id":"ITEM-1","itemData":{"DOI":"10.1007/s12671-016-0572-2","ISSN":"1868-8527","author":[{"dropping-particle":"","family":"Scheibner","given":"Hannah J.","non-dropping-particle":"","parse-names":false,"suffix":""},{"dropping-particle":"","family":"Spengler</w:delInstrText>
        </w:r>
        <w:r w:rsidRPr="0013159B" w:rsidDel="008F1C19">
          <w:rPr>
            <w:rFonts w:ascii="David" w:hAnsi="David" w:cs="David"/>
            <w:sz w:val="24"/>
            <w:szCs w:val="24"/>
            <w:highlight w:val="yellow"/>
          </w:rPr>
          <w:delInstrText>","given":"Stefanie","non-dropping-particle":"","parse-names":false,"suffix":""},{"dropping-particle":"","family":"Kanske","given":"Phillipp","non-dropping-particle":"","parse-names":false,"suffix":""},{"dropping-particle":"","family":"Roepke","given":"Stefan","non-dropping-particle":"","parse-names":false,"suffix":""},{"dropping-particle":"","family":"Bermpohl","given":"Felix","non-dropping-particle":"","parse-names":false,"suffix":""}],"container-title":"Mindfulness","id":"ITEM-1","issue":"6","issued":{"date-parts":[["2016","12","8"]]},"page":"1316-1326","publisher":"Springer US","title":"Behavioral Assessment of Mindfulness Difficulties in Borderline Personality Disorder","type":"article-journal","volume":"7"},"uris":["http://www.mendeley.com/documents/?uuid=de7e3351-4347-30ee-8f1a-541a352804c6"]}],"mendeley":{"formattedCitation":"(Scheibner, Spengler, Kanske, Roepke, &amp; Bermpohl, 2016)","plainTextFormattedCitation":"(Scheibner, Spengler, Kanske, Roepke, &amp; Bermpohl, 2016)","previouslyFormattedCitation":"(Scheibner, Spengler, Kanske, Roepke, &amp; Bermpohl, 2016)"},"properties":{"noteIndex":0},"schema":"https://github.com/citation-style-language/schema/raw/master/csl-citation.json"}</w:delInstrText>
        </w:r>
        <w:r w:rsidRPr="006A4A9B" w:rsidDel="008F1C19">
          <w:rPr>
            <w:rFonts w:ascii="David" w:hAnsi="David" w:cs="David"/>
            <w:sz w:val="24"/>
            <w:szCs w:val="24"/>
            <w:highlight w:val="yellow"/>
          </w:rPr>
          <w:fldChar w:fldCharType="separate"/>
        </w:r>
        <w:r w:rsidRPr="006A4A9B" w:rsidDel="008F1C19">
          <w:rPr>
            <w:rFonts w:ascii="David" w:hAnsi="David" w:cs="David"/>
            <w:noProof/>
            <w:sz w:val="24"/>
            <w:szCs w:val="24"/>
            <w:highlight w:val="yellow"/>
          </w:rPr>
          <w:delText>(Scheibner, Spengler, Kanske, Roepke, &amp; Bermpohl, 2016)</w:delText>
        </w:r>
        <w:r w:rsidRPr="006A4A9B" w:rsidDel="008F1C19">
          <w:rPr>
            <w:rFonts w:ascii="David" w:hAnsi="David" w:cs="David"/>
            <w:sz w:val="24"/>
            <w:szCs w:val="24"/>
            <w:highlight w:val="yellow"/>
          </w:rPr>
          <w:fldChar w:fldCharType="end"/>
        </w:r>
      </w:del>
      <w:ins w:id="606" w:author="עמית ברנשטיין" w:date="2020-02-02T15:18:00Z">
        <w:del w:id="607" w:author="0mer dar" w:date="2020-02-03T18:23:00Z">
          <w:r w:rsidRPr="006A4A9B" w:rsidDel="008F1C19">
            <w:rPr>
              <w:rFonts w:ascii="David" w:hAnsi="David" w:cs="David"/>
              <w:sz w:val="24"/>
              <w:szCs w:val="24"/>
            </w:rPr>
            <w:delText>;</w:delText>
          </w:r>
        </w:del>
      </w:ins>
      <w:del w:id="608" w:author="0mer dar" w:date="2020-02-03T18:23:00Z">
        <w:r w:rsidRPr="006A4A9B" w:rsidDel="008F1C19">
          <w:rPr>
            <w:rFonts w:ascii="David" w:hAnsi="David" w:cs="David"/>
            <w:sz w:val="24"/>
            <w:szCs w:val="24"/>
          </w:rPr>
          <w:delText xml:space="preserve">,  </w:delText>
        </w:r>
      </w:del>
      <w:del w:id="609" w:author="0mer dar" w:date="2020-02-03T18:24:00Z">
        <w:r w:rsidRPr="006A4A9B" w:rsidDel="008F1C19">
          <w:rPr>
            <w:rFonts w:ascii="David" w:hAnsi="David" w:cs="David"/>
            <w:sz w:val="24"/>
            <w:szCs w:val="24"/>
          </w:rPr>
          <w:delText>the Mindful-Breathing</w:delText>
        </w:r>
        <w:r w:rsidRPr="0013159B" w:rsidDel="008F1C19">
          <w:rPr>
            <w:rFonts w:ascii="David" w:hAnsi="David" w:cs="David"/>
            <w:sz w:val="24"/>
            <w:szCs w:val="24"/>
          </w:rPr>
          <w:delText xml:space="preserve"> Exercise  </w:delText>
        </w:r>
        <w:r w:rsidRPr="006A4A9B" w:rsidDel="008F1C19">
          <w:rPr>
            <w:rFonts w:ascii="David" w:hAnsi="David" w:cs="David"/>
            <w:sz w:val="24"/>
            <w:szCs w:val="24"/>
          </w:rPr>
          <w:fldChar w:fldCharType="begin" w:fldLock="1"/>
        </w:r>
        <w:r w:rsidRPr="006A4A9B" w:rsidDel="008F1C19">
          <w:rPr>
            <w:rFonts w:ascii="David" w:hAnsi="David" w:cs="David"/>
            <w:sz w:val="24"/>
            <w:szCs w:val="24"/>
          </w:rPr>
          <w:delInstrText>ADDIN CSL_CITATION {"citationItems":[{"id":"ITEM-1","itemData":{"DOI":"10.1007/s10608-010-9343-x","ISBN":"0147-5916","ISSN":"01475916","abstract":"The present study examines the relationships between mindfulness and rumination, repetitive negative thinking, and depressive symptoms, employing a newly developed paradigm for the assessment of mindfulness. Derived from a central exercise of mindfulness-b</w:delInstrText>
        </w:r>
        <w:r w:rsidRPr="0013159B" w:rsidDel="008F1C19">
          <w:rPr>
            <w:rFonts w:ascii="David" w:hAnsi="David" w:cs="David"/>
            <w:sz w:val="24"/>
            <w:szCs w:val="24"/>
          </w:rPr>
          <w:delInstrText>ased interventions, 42 undergraduates were asked to observe their breath for about 18 min. Within this time period, they were prompted 22 times at irregular intervals to indicate whether they had lost mindful contact with their breath as a result of mind wandering. The results show negative correlations between the degree of the ability to stay mindfully in contact with the breath and measures of rumination, repetitive negative thinking, and depression. Moreover, positive associations with self-report data of mindfulness and a negative relationship to fear of bodily sensations support the construct validity of our new approach for the assessment of mindfulness. In summary, findings suggest the healthy quality of mindful breathing regarding depression-related processes. [ABSTRACT FROM AUTHOR]","author":[{"dropping-particle":"","family":"Burg","given":"Jan M.","non-dropping-particle":"","parse-names":false,"suffix":""},{"dropping-particle":"","family":"Michalak","given":"Johannes","non-dropping-particle":"","parse-names":false,"suffix":""}],"container-title":"Cognitive Therapy and Research","id":"ITEM-1","issue":"2","issued":{"date-parts":[["2011"]]},"note":"</w:delInstrText>
        </w:r>
        <w:r w:rsidRPr="0013159B" w:rsidDel="008F1C19">
          <w:rPr>
            <w:rFonts w:ascii="David" w:hAnsi="David" w:cs="David"/>
            <w:sz w:val="24"/>
            <w:szCs w:val="24"/>
            <w:rtl/>
          </w:rPr>
          <w:delInstrText>מיינדפולנס ורומינציות, חשיבה חזרתית וסימפטומים דכאוניים</w:delInstrText>
        </w:r>
        <w:r w:rsidRPr="0013159B" w:rsidDel="008F1C19">
          <w:rPr>
            <w:rFonts w:ascii="David" w:hAnsi="David" w:cs="David"/>
            <w:sz w:val="24"/>
            <w:szCs w:val="24"/>
          </w:rPr>
          <w:delInstrText>.\n</w:delInstrText>
        </w:r>
        <w:r w:rsidRPr="0013159B" w:rsidDel="008F1C19">
          <w:rPr>
            <w:rFonts w:ascii="David" w:hAnsi="David" w:cs="David"/>
            <w:sz w:val="24"/>
            <w:szCs w:val="24"/>
            <w:rtl/>
          </w:rPr>
          <w:delInstrText>מטלה התנהגותית - ריכוז בנשימה - 22</w:delInstrText>
        </w:r>
        <w:r w:rsidRPr="0013159B" w:rsidDel="008F1C19">
          <w:rPr>
            <w:rFonts w:ascii="David" w:hAnsi="David" w:cs="David"/>
            <w:sz w:val="24"/>
            <w:szCs w:val="24"/>
          </w:rPr>
          <w:delInstrText xml:space="preserve"> proce caught </w:delInstrText>
        </w:r>
        <w:r w:rsidRPr="0013159B" w:rsidDel="008F1C19">
          <w:rPr>
            <w:rFonts w:ascii="David" w:hAnsi="David" w:cs="David"/>
            <w:sz w:val="24"/>
            <w:szCs w:val="24"/>
            <w:rtl/>
          </w:rPr>
          <w:delInstrText>באינטרבאלים משתנים - להגיד האם הם בנישמה או בהסחה</w:delInstrText>
        </w:r>
        <w:r w:rsidRPr="0013159B" w:rsidDel="008F1C19">
          <w:rPr>
            <w:rFonts w:ascii="David" w:hAnsi="David" w:cs="David"/>
            <w:sz w:val="24"/>
            <w:szCs w:val="24"/>
          </w:rPr>
          <w:delInstrText>.\n\n</w:delInstrText>
        </w:r>
        <w:r w:rsidRPr="0013159B" w:rsidDel="008F1C19">
          <w:rPr>
            <w:rFonts w:ascii="David" w:hAnsi="David" w:cs="David"/>
            <w:sz w:val="24"/>
            <w:szCs w:val="24"/>
            <w:rtl/>
          </w:rPr>
          <w:delInstrText>דומה למאמר הזה</w:delInstrText>
        </w:r>
        <w:r w:rsidRPr="0013159B" w:rsidDel="008F1C19">
          <w:rPr>
            <w:rFonts w:ascii="David" w:hAnsi="David" w:cs="David"/>
            <w:sz w:val="24"/>
            <w:szCs w:val="24"/>
          </w:rPr>
          <w:delInstrText xml:space="preserve"> - \nLetting go: Mindfulness and negative automatic thinking","page":"179-185","title":"The healthy quality of mindful breathing: Associations with rumination and depression","type":"article-journal","volume":"35"},"uris":["http://www.mendeley.com/documents/?uuid=43c2cc8f-c8dc-40dc-a7bf-0149dc639de0"]}],"mendeley":{"formattedCitation":"(Burg &amp; Michalak, 2011)","plainTextFormattedCitation":"(Burg &amp; Michalak, 2011)","previouslyFormattedCitation":"(Burg &amp; Michalak, 2011)"},"properties":{"noteIndex":0},"schema":"https://github.com/citation-style-language/schema/raw/master/csl-citation.json"}</w:delInstrText>
        </w:r>
        <w:r w:rsidRPr="006A4A9B" w:rsidDel="008F1C19">
          <w:rPr>
            <w:rFonts w:ascii="David" w:hAnsi="David" w:cs="David"/>
            <w:sz w:val="24"/>
            <w:szCs w:val="24"/>
          </w:rPr>
          <w:fldChar w:fldCharType="separate"/>
        </w:r>
        <w:r w:rsidRPr="006A4A9B" w:rsidDel="008F1C19">
          <w:rPr>
            <w:rFonts w:ascii="David" w:hAnsi="David" w:cs="David"/>
            <w:noProof/>
            <w:sz w:val="24"/>
            <w:szCs w:val="24"/>
          </w:rPr>
          <w:delText>(Burg &amp; Michalak, 2011)</w:delText>
        </w:r>
        <w:r w:rsidRPr="006A4A9B" w:rsidDel="008F1C19">
          <w:rPr>
            <w:rFonts w:ascii="David" w:hAnsi="David" w:cs="David"/>
            <w:sz w:val="24"/>
            <w:szCs w:val="24"/>
          </w:rPr>
          <w:fldChar w:fldCharType="end"/>
        </w:r>
      </w:del>
      <w:del w:id="610" w:author="0mer dar" w:date="2020-02-03T16:07:00Z">
        <w:r w:rsidRPr="006A4A9B" w:rsidDel="007D330F">
          <w:rPr>
            <w:rFonts w:ascii="David" w:hAnsi="David" w:cs="David"/>
            <w:b/>
            <w:bCs/>
            <w:sz w:val="24"/>
            <w:szCs w:val="24"/>
          </w:rPr>
          <w:delText xml:space="preserve"> </w:delText>
        </w:r>
        <w:r w:rsidRPr="006A4A9B" w:rsidDel="007D330F">
          <w:rPr>
            <w:rFonts w:ascii="David" w:hAnsi="David" w:cs="David"/>
            <w:sz w:val="24"/>
            <w:szCs w:val="24"/>
          </w:rPr>
          <w:delText xml:space="preserve">and </w:delText>
        </w:r>
      </w:del>
      <w:del w:id="611" w:author="0mer dar" w:date="2020-02-03T16:08:00Z">
        <w:r w:rsidRPr="006A4A9B" w:rsidDel="007D330F">
          <w:rPr>
            <w:rFonts w:ascii="David" w:hAnsi="David" w:cs="David"/>
            <w:sz w:val="24"/>
            <w:szCs w:val="24"/>
          </w:rPr>
          <w:delText xml:space="preserve">the </w:delText>
        </w:r>
        <w:r w:rsidRPr="0013159B" w:rsidDel="007D330F">
          <w:rPr>
            <w:rFonts w:ascii="David" w:hAnsi="David" w:cs="David"/>
            <w:sz w:val="24"/>
            <w:szCs w:val="24"/>
            <w:lang w:bidi="ar-SA"/>
          </w:rPr>
          <w:delText>Breath Counting Task</w:delText>
        </w:r>
        <w:r w:rsidRPr="0013159B" w:rsidDel="007D330F">
          <w:rPr>
            <w:rFonts w:ascii="David" w:hAnsi="David" w:cs="David"/>
            <w:b/>
            <w:bCs/>
            <w:sz w:val="24"/>
            <w:szCs w:val="24"/>
            <w:lang w:bidi="ar-SA"/>
          </w:rPr>
          <w:delText xml:space="preserve"> </w:delText>
        </w:r>
        <w:r w:rsidRPr="006A4A9B" w:rsidDel="007D330F">
          <w:rPr>
            <w:rFonts w:ascii="David" w:hAnsi="David" w:cs="David"/>
            <w:b/>
            <w:bCs/>
            <w:sz w:val="24"/>
            <w:szCs w:val="24"/>
            <w:lang w:bidi="ar-SA"/>
          </w:rPr>
          <w:fldChar w:fldCharType="begin" w:fldLock="1"/>
        </w:r>
        <w:r w:rsidRPr="006A4A9B" w:rsidDel="007D330F">
          <w:rPr>
            <w:rFonts w:ascii="David" w:hAnsi="David" w:cs="David"/>
            <w:b/>
            <w:bCs/>
            <w:sz w:val="24"/>
            <w:szCs w:val="24"/>
            <w:lang w:bidi="ar-SA"/>
          </w:rPr>
          <w:delInstrText>ADDIN CSL_CITATION {"citationItems":[{"id":"ITEM-1","itemData":{"DOI":"10.3389/fpsyg.2014.01202","ISBN":"1664-1078","ISSN":"16641078","PMID":"25386148","abstract":"Mindfulness practice of present moment awareness promises many benefits, but has eluded rigorous behavioral mea</w:delInstrText>
        </w:r>
        <w:r w:rsidRPr="0013159B" w:rsidDel="007D330F">
          <w:rPr>
            <w:rFonts w:ascii="David" w:hAnsi="David" w:cs="David"/>
            <w:b/>
            <w:bCs/>
            <w:sz w:val="24"/>
            <w:szCs w:val="24"/>
            <w:lang w:bidi="ar-SA"/>
          </w:rPr>
          <w:delInstrText>surement. To date, research has relied on self-reported mindfulness or heterogeneous mindfulness trainings to infer skillful mindfulness practice and its effects. In four independent studies with over 400 total participants, we present the first construct validation of a behavioral measure of mindfulness, breath counting. We found it was reliable, correlated with self-reported mindfulness, differentiated long-term meditators from age-matched controls, and was distinct from sustained attention and working memory measures. In addition, we employed breath counting to test the nomological network of mindfulness. As theorized, we found skill in breath counting associated with more meta-awareness, less mind wandering, better mood, and greater nonattachment (i.e. less attentional capture by distractors formerly paired with reward). We also found in a randomized online training study that 4 weeks of breath counting training improved mindfulness and decreased mind wandering relative to working memory training and no training controls. Together, these findings provide the first evidence for breath counting as a behavioral measure of mindfulness.","author":[{"dropping-particle":"","family":"Levinson","given":"D. B.","non-dropping-particle":"","parse-names":false,"suffix":""},{"dropping-particle":"","family":"Stoll","given":"E. L.","non-dropping-particle":"","parse-names":false,"suffix":""},{"dropping-particle":"","family":"Kindy","given":"S. D.","non-dropping-particle":"","parse-names":false,"suffix":""},{"dropping-particle":"","family":"Merry","given":"H. L.","non-dropping-particle":"","parse-names":false,"suffix":""},{"dropping-particle":"","family":"Davidson","given":"R. J.","non-dropping-particle":"","parse-names":false,"suffix":""}],"container-title":"Frontiers in Psychology","id":"ITEM-1","issue":"OCT","issued":{"date-parts":[["2014"]]},"note":"</w:delInstrText>
        </w:r>
        <w:r w:rsidRPr="0013159B" w:rsidDel="007D330F">
          <w:rPr>
            <w:rFonts w:ascii="David" w:hAnsi="David" w:cs="David"/>
            <w:b/>
            <w:bCs/>
            <w:sz w:val="24"/>
            <w:szCs w:val="24"/>
            <w:rtl/>
          </w:rPr>
          <w:delInstrText>מדד התנהגותי למיינדפולנס - ספרית נשימות</w:delInstrText>
        </w:r>
        <w:r w:rsidRPr="0013159B" w:rsidDel="007D330F">
          <w:rPr>
            <w:rFonts w:ascii="David" w:hAnsi="David" w:cs="David"/>
            <w:b/>
            <w:bCs/>
            <w:sz w:val="24"/>
            <w:szCs w:val="24"/>
            <w:lang w:bidi="ar-SA"/>
          </w:rPr>
          <w:delInstrText xml:space="preserve"> FA\n\n(OSPAN)","page":"1-10","title":"A mind you can count on: Validating breath counting as a behavioral measure of mindfulness","type":"article-journal","volume":"5"},"uris":["http://www.mendeley.com/documents/?uuid=f7cc2fb4-3e77-4778-863e-341b94f0ec37"]}],"mendeley":{"formattedCitation":"(Levinson, Stoll, Kindy, Merry, &amp; Davidson, 2014)","plainTextFormattedCitation":"(Levinson, Stoll, Kindy, Merry, &amp; Davidson, 2014)","previouslyFormattedCitation":"(Levinson, Stoll, Kindy, Merry, &amp; Davidson, 2014)"},"properties":{"noteIndex":0},"schema":"https://github.com/citation-style-language/schema/raw/master/csl-citation.json"}</w:delInstrText>
        </w:r>
        <w:r w:rsidRPr="006A4A9B" w:rsidDel="007D330F">
          <w:rPr>
            <w:rFonts w:ascii="David" w:hAnsi="David" w:cs="David"/>
            <w:b/>
            <w:bCs/>
            <w:sz w:val="24"/>
            <w:szCs w:val="24"/>
            <w:lang w:bidi="ar-SA"/>
          </w:rPr>
          <w:fldChar w:fldCharType="separate"/>
        </w:r>
        <w:r w:rsidRPr="006A4A9B" w:rsidDel="007D330F">
          <w:rPr>
            <w:rFonts w:ascii="David" w:hAnsi="David" w:cs="David"/>
            <w:bCs/>
            <w:noProof/>
            <w:sz w:val="24"/>
            <w:szCs w:val="24"/>
            <w:lang w:bidi="ar-SA"/>
          </w:rPr>
          <w:delText>(Levinson, Stoll, Kindy, Merry, &amp; Davidson, 2014)</w:delText>
        </w:r>
        <w:r w:rsidRPr="006A4A9B" w:rsidDel="007D330F">
          <w:rPr>
            <w:rFonts w:ascii="David" w:hAnsi="David" w:cs="David"/>
            <w:b/>
            <w:bCs/>
            <w:sz w:val="24"/>
            <w:szCs w:val="24"/>
            <w:lang w:bidi="ar-SA"/>
          </w:rPr>
          <w:fldChar w:fldCharType="end"/>
        </w:r>
      </w:del>
      <w:del w:id="612" w:author="0mer dar" w:date="2020-02-03T16:07:00Z">
        <w:r w:rsidRPr="006A4A9B" w:rsidDel="007D330F">
          <w:rPr>
            <w:rFonts w:ascii="David" w:hAnsi="David" w:cs="David"/>
            <w:b/>
            <w:bCs/>
            <w:sz w:val="24"/>
            <w:szCs w:val="24"/>
            <w:lang w:bidi="ar-SA"/>
          </w:rPr>
          <w:delText>.</w:delText>
        </w:r>
        <w:r w:rsidRPr="006A4A9B" w:rsidDel="007D330F">
          <w:rPr>
            <w:rFonts w:ascii="David" w:hAnsi="David" w:cs="David"/>
            <w:sz w:val="24"/>
            <w:szCs w:val="24"/>
            <w:lang w:val="en-GB"/>
          </w:rPr>
          <w:delText>I</w:delText>
        </w:r>
        <w:r w:rsidRPr="006A4A9B" w:rsidDel="007D330F">
          <w:rPr>
            <w:rFonts w:ascii="David" w:hAnsi="David" w:cs="David"/>
            <w:sz w:val="24"/>
            <w:szCs w:val="24"/>
            <w:highlight w:val="yellow"/>
            <w:lang w:val="en-GB"/>
          </w:rPr>
          <w:delText xml:space="preserve">n the </w:delText>
        </w:r>
        <w:r w:rsidRPr="0013159B" w:rsidDel="007D330F">
          <w:rPr>
            <w:rFonts w:ascii="David" w:hAnsi="David" w:cs="David"/>
            <w:sz w:val="24"/>
            <w:szCs w:val="24"/>
            <w:highlight w:val="yellow"/>
          </w:rPr>
          <w:delText xml:space="preserve">The </w:delText>
        </w:r>
        <w:r w:rsidRPr="0013159B" w:rsidDel="007D330F">
          <w:rPr>
            <w:rFonts w:ascii="David" w:hAnsi="David" w:cs="David"/>
            <w:sz w:val="24"/>
            <w:szCs w:val="24"/>
            <w:highlight w:val="yellow"/>
            <w:lang w:bidi="ar-SA"/>
          </w:rPr>
          <w:delText>Br</w:delText>
        </w:r>
        <w:commentRangeStart w:id="613"/>
        <w:commentRangeStart w:id="614"/>
        <w:r w:rsidRPr="0013159B" w:rsidDel="007D330F">
          <w:rPr>
            <w:rFonts w:ascii="David" w:hAnsi="David" w:cs="David"/>
            <w:sz w:val="24"/>
            <w:szCs w:val="24"/>
            <w:highlight w:val="yellow"/>
            <w:lang w:bidi="ar-SA"/>
          </w:rPr>
          <w:delText>eath Counting Task</w:delText>
        </w:r>
        <w:r w:rsidRPr="0013159B" w:rsidDel="007D330F">
          <w:rPr>
            <w:rFonts w:ascii="David" w:hAnsi="David" w:cs="David"/>
            <w:b/>
            <w:bCs/>
            <w:sz w:val="24"/>
            <w:szCs w:val="24"/>
            <w:highlight w:val="yellow"/>
            <w:lang w:bidi="ar-SA"/>
          </w:rPr>
          <w:delText xml:space="preserve"> </w:delText>
        </w:r>
        <w:r w:rsidRPr="006A4A9B" w:rsidDel="007D330F">
          <w:rPr>
            <w:rFonts w:ascii="David" w:hAnsi="David" w:cs="David"/>
            <w:b/>
            <w:bCs/>
            <w:sz w:val="24"/>
            <w:szCs w:val="24"/>
            <w:highlight w:val="yellow"/>
            <w:lang w:bidi="ar-SA"/>
          </w:rPr>
          <w:fldChar w:fldCharType="begin" w:fldLock="1"/>
        </w:r>
        <w:r w:rsidRPr="006A4A9B" w:rsidDel="007D330F">
          <w:rPr>
            <w:rFonts w:ascii="David" w:hAnsi="David" w:cs="David"/>
            <w:b/>
            <w:bCs/>
            <w:sz w:val="24"/>
            <w:szCs w:val="24"/>
            <w:highlight w:val="yellow"/>
            <w:lang w:bidi="ar-SA"/>
          </w:rPr>
          <w:delInstrText>ADDIN CSL_CITATION {"citationItems":[{"id":"ITEM-1","itemData":{"DOI":"10.3389/fpsyg.2014.01202","ISBN":"1664-1078","ISSN":"16641078","PMID":"25386148","abstract":"Mindfulness practice of present moment awareness promises many benefits, but has eluded rigorous behavioral mea</w:delInstrText>
        </w:r>
        <w:r w:rsidRPr="0013159B" w:rsidDel="007D330F">
          <w:rPr>
            <w:rFonts w:ascii="David" w:hAnsi="David" w:cs="David"/>
            <w:b/>
            <w:bCs/>
            <w:sz w:val="24"/>
            <w:szCs w:val="24"/>
            <w:highlight w:val="yellow"/>
            <w:lang w:bidi="ar-SA"/>
          </w:rPr>
          <w:delInstrText>surement. To date, research has relied on self-reported mindfulness or heterogeneous mindfulness trainings to infer skillful mindfulness practice and its effects. In four independent studies with over 400 total participants, we present the first construct validation of a behavioral measure of mindfulness, breath counting. We found it was reliable, correlated with self-reported mindfulness, differentiated long-term meditators from age-matched controls, and was distinct from sustained attention and working memory measures. In addition, we employed breath counting to test the nomological network of mindfulness. As theorized, we found skill in breath counting associated with more meta-awareness, less mind wandering, better mood, and greater nonattachment (i.e. less attentional capture by distractors formerly paired with reward). We also found in a randomized online training study that 4 weeks of breath counting training improved mindfulness and decreased mind wandering relative to working memory training and no training controls. Together, these findings provide the first evidence for breath counting as a behavioral measure of mindfulness.","author":[{"dropping-particle":"","family":"Levinson","given":"D. B.","non-dropping-particle":"","parse-names":false,"suffix":""},{"dropping-particle":"","family":"Stoll","given":"E. L.","non-dropping-particle":"","parse-names":false,"suffix":""},{"dropping-particle":"","family":"Kindy","given":"S. D.","non-dropping-particle":"","parse-names":false,"suffix":""},{"dropping-particle":"","family":"Merry","given":"H. L.","non-dropping-particle":"","parse-names":false,"suffix":""},{"dropping-particle":"","family":"Davidson","given":"R. J.","non-dropping-particle":"","parse-names":false,"suffix":""}],"container-title":"Frontiers in Psychology","id":"ITEM-1","issue":"OCT","issued":{"date-parts":[["2014"]]},"note":"</w:delInstrText>
        </w:r>
        <w:r w:rsidRPr="0013159B" w:rsidDel="007D330F">
          <w:rPr>
            <w:rFonts w:ascii="David" w:hAnsi="David" w:cs="David"/>
            <w:b/>
            <w:bCs/>
            <w:sz w:val="24"/>
            <w:szCs w:val="24"/>
            <w:highlight w:val="yellow"/>
            <w:rtl/>
          </w:rPr>
          <w:delInstrText>מדד התנהגותי למיינדפולנס - ספרית נשימות</w:delInstrText>
        </w:r>
        <w:r w:rsidRPr="0013159B" w:rsidDel="007D330F">
          <w:rPr>
            <w:rFonts w:ascii="David" w:hAnsi="David" w:cs="David"/>
            <w:b/>
            <w:bCs/>
            <w:sz w:val="24"/>
            <w:szCs w:val="24"/>
            <w:highlight w:val="yellow"/>
            <w:lang w:bidi="ar-SA"/>
          </w:rPr>
          <w:delInstrText xml:space="preserve"> FA\n\n(OSPAN)","page":"1-10","title":"A mind you can count on: Validating breath counting as a behavioral measure of mindfulness","type":"article-journal","volume":"5"},"uris":["http://www.mendeley.com/documents/?uuid=f7cc2fb4-3e77-4778-863e-341b94f0ec37"]}],"mendeley":{"formattedCitation":"(Levinson, Stoll, Kindy, Merry, &amp; Davidson, 2014)","plainTextFormattedCitation":"(Levinson, Stoll, Kindy, Merry, &amp; Davidson, 2014)","previouslyFormattedCitation":"(Levinson, Stoll, Kindy, Merry, &amp; Davidson, 2014)"},"properties":{"noteIndex":0},"schema":"https://github.com/citation-style-language/schema/raw/master/csl-citation.json"}</w:delInstrText>
        </w:r>
        <w:r w:rsidRPr="006A4A9B" w:rsidDel="007D330F">
          <w:rPr>
            <w:rFonts w:ascii="David" w:hAnsi="David" w:cs="David"/>
            <w:b/>
            <w:bCs/>
            <w:sz w:val="24"/>
            <w:szCs w:val="24"/>
            <w:highlight w:val="yellow"/>
            <w:lang w:bidi="ar-SA"/>
          </w:rPr>
          <w:fldChar w:fldCharType="separate"/>
        </w:r>
        <w:r w:rsidRPr="006A4A9B" w:rsidDel="007D330F">
          <w:rPr>
            <w:rFonts w:ascii="David" w:hAnsi="David" w:cs="David"/>
            <w:bCs/>
            <w:noProof/>
            <w:sz w:val="24"/>
            <w:szCs w:val="24"/>
            <w:highlight w:val="yellow"/>
            <w:lang w:bidi="ar-SA"/>
          </w:rPr>
          <w:delText>(Levinson, Stoll, Kindy, Merry, &amp; Davidson, 2014)</w:delText>
        </w:r>
        <w:r w:rsidRPr="006A4A9B" w:rsidDel="007D330F">
          <w:rPr>
            <w:rFonts w:ascii="David" w:hAnsi="David" w:cs="David"/>
            <w:b/>
            <w:bCs/>
            <w:sz w:val="24"/>
            <w:szCs w:val="24"/>
            <w:highlight w:val="yellow"/>
            <w:lang w:bidi="ar-SA"/>
          </w:rPr>
          <w:fldChar w:fldCharType="end"/>
        </w:r>
        <w:r w:rsidRPr="006A4A9B" w:rsidDel="007D330F">
          <w:rPr>
            <w:rFonts w:ascii="David" w:hAnsi="David" w:cs="David"/>
            <w:sz w:val="24"/>
            <w:szCs w:val="24"/>
            <w:highlight w:val="yellow"/>
          </w:rPr>
          <w:delText>,</w:delText>
        </w:r>
      </w:del>
      <w:del w:id="615" w:author="0mer dar" w:date="2020-02-03T16:09:00Z">
        <w:r w:rsidRPr="006A4A9B" w:rsidDel="00305A70">
          <w:rPr>
            <w:rFonts w:ascii="David" w:hAnsi="David" w:cs="David"/>
            <w:sz w:val="24"/>
            <w:szCs w:val="24"/>
            <w:highlight w:val="yellow"/>
          </w:rPr>
          <w:delText xml:space="preserve"> </w:delText>
        </w:r>
        <w:r w:rsidRPr="006A4A9B" w:rsidDel="00305A70">
          <w:rPr>
            <w:rFonts w:ascii="David" w:hAnsi="David" w:cs="David"/>
            <w:sz w:val="24"/>
            <w:szCs w:val="24"/>
            <w:highlight w:val="yellow"/>
            <w:lang w:bidi="ar-SA"/>
          </w:rPr>
          <w:delText xml:space="preserve">participants are instructed to </w:delText>
        </w:r>
      </w:del>
      <w:del w:id="616" w:author="0mer dar" w:date="2020-02-10T13:49:00Z">
        <w:r w:rsidRPr="0013159B" w:rsidDel="00737FE1">
          <w:rPr>
            <w:rFonts w:ascii="David" w:hAnsi="David" w:cs="David"/>
            <w:sz w:val="24"/>
            <w:szCs w:val="24"/>
            <w:highlight w:val="yellow"/>
            <w:lang w:bidi="ar-SA"/>
          </w:rPr>
          <w:delText xml:space="preserve">count </w:delText>
        </w:r>
      </w:del>
      <w:del w:id="617" w:author="0mer dar" w:date="2020-02-03T19:17:00Z">
        <w:r w:rsidRPr="0013159B" w:rsidDel="006A3EE5">
          <w:rPr>
            <w:rFonts w:ascii="David" w:hAnsi="David" w:cs="David"/>
            <w:sz w:val="24"/>
            <w:szCs w:val="24"/>
            <w:highlight w:val="yellow"/>
            <w:lang w:bidi="ar-SA"/>
          </w:rPr>
          <w:delText>the</w:delText>
        </w:r>
      </w:del>
      <w:del w:id="618" w:author="0mer dar" w:date="2020-02-03T16:09:00Z">
        <w:r w:rsidRPr="0013159B" w:rsidDel="00305A70">
          <w:rPr>
            <w:rFonts w:ascii="David" w:hAnsi="David" w:cs="David"/>
            <w:sz w:val="24"/>
            <w:szCs w:val="24"/>
            <w:highlight w:val="yellow"/>
            <w:lang w:bidi="ar-SA"/>
          </w:rPr>
          <w:delText>ir</w:delText>
        </w:r>
      </w:del>
      <w:del w:id="619" w:author="0mer dar" w:date="2020-02-10T13:49:00Z">
        <w:r w:rsidRPr="0013159B" w:rsidDel="00737FE1">
          <w:rPr>
            <w:rFonts w:ascii="David" w:hAnsi="David" w:cs="David"/>
            <w:sz w:val="24"/>
            <w:szCs w:val="24"/>
            <w:highlight w:val="yellow"/>
            <w:lang w:bidi="ar-SA"/>
          </w:rPr>
          <w:delText xml:space="preserve"> </w:delText>
        </w:r>
      </w:del>
      <w:del w:id="620" w:author="0mer dar" w:date="2020-02-03T16:07:00Z">
        <w:r w:rsidRPr="0013159B" w:rsidDel="007D330F">
          <w:rPr>
            <w:rFonts w:ascii="David" w:hAnsi="David" w:cs="David"/>
            <w:sz w:val="24"/>
            <w:szCs w:val="24"/>
            <w:highlight w:val="yellow"/>
            <w:lang w:bidi="ar-SA"/>
          </w:rPr>
          <w:delText xml:space="preserve">breaths from 1 to 9 </w:delText>
        </w:r>
      </w:del>
      <w:del w:id="621" w:author="0mer dar" w:date="2020-02-03T18:42:00Z">
        <w:r w:rsidRPr="0013159B" w:rsidDel="002C1FAF">
          <w:rPr>
            <w:rFonts w:ascii="David" w:hAnsi="David" w:cs="David"/>
            <w:sz w:val="24"/>
            <w:szCs w:val="24"/>
            <w:highlight w:val="yellow"/>
            <w:lang w:bidi="ar-SA"/>
          </w:rPr>
          <w:delText xml:space="preserve">repeatedly </w:delText>
        </w:r>
      </w:del>
      <w:del w:id="622" w:author="0mer dar" w:date="2020-02-03T16:08:00Z">
        <w:r w:rsidRPr="0013159B" w:rsidDel="007D330F">
          <w:rPr>
            <w:rFonts w:ascii="David" w:hAnsi="David" w:cs="David"/>
            <w:sz w:val="24"/>
            <w:szCs w:val="24"/>
            <w:lang w:bidi="ar-SA"/>
          </w:rPr>
          <w:delText xml:space="preserve">during FA meditation, pressing one button on breaths 1–8, and a second button on breath 9 </w:delText>
        </w:r>
      </w:del>
      <w:del w:id="623" w:author="0mer dar" w:date="2020-02-03T18:25:00Z">
        <w:r w:rsidRPr="006A4A9B" w:rsidDel="00B44A98">
          <w:rPr>
            <w:rFonts w:ascii="David" w:hAnsi="David" w:cs="David"/>
            <w:sz w:val="24"/>
            <w:szCs w:val="24"/>
          </w:rPr>
          <w:fldChar w:fldCharType="begin" w:fldLock="1"/>
        </w:r>
        <w:r w:rsidRPr="006A4A9B" w:rsidDel="00B44A98">
          <w:rPr>
            <w:rFonts w:ascii="David" w:hAnsi="David" w:cs="David"/>
            <w:sz w:val="24"/>
            <w:szCs w:val="24"/>
          </w:rPr>
          <w:delInstrText>ADDIN CSL_CITATION {"citationItems":[{"id":"ITEM-1","itemData":{"DOI":"10.3389/fpsyg.2014.01202","ISBN":"1664-1078","ISSN":"16641078","PMID":"25386148","abstract":"Mindfulness practice of present moment awareness promises many benefits, but has eluded rigorous behavioral measurement. To date, research has relied on self-reported mindfulness or heterogeneous mindfulness trainings to infer skill</w:delInstrText>
        </w:r>
        <w:r w:rsidRPr="0013159B" w:rsidDel="00B44A98">
          <w:rPr>
            <w:rFonts w:ascii="David" w:hAnsi="David" w:cs="David"/>
            <w:sz w:val="24"/>
            <w:szCs w:val="24"/>
          </w:rPr>
          <w:delInstrText>ful mindfulness practice and its effects. In four independent studies with over 400 total participants, we present the first construct validation of a behavioral measure of mindfulness, breath counting. We found it was reliable, correlated with self-reported mindfulness, differentiated long-term meditators from age-matched controls, and was distinct from sustained attention and working memory measures. In addition, we employed breath counting to test the nomological network of mindfulness. As theorized, we found skill in breath counting associated with more meta-awareness, less mind wandering, better mood, and greater nonattachment (i.e. less attentional capture by distractors formerly paired with reward). We also found in a randomized online training study that 4 weeks of breath counting training improved mindfulness and decreased mind wandering relative to working memory training and no training controls. Together, these findings provide the first evidence for breath counting as a behavioral measure of mindfulness.","author":[{"dropping-particle":"","family":"Levinson","given":"D. B.","non-dropping-particle":"","parse-names":false,"suffix":""},{"dropping-particle":"","family":"Stoll","given":"E. L.","non-dropping-particle":"","parse-names":false,"suffix":""},{"dropping-particle":"","family":"Kindy","given":"S. D.","non-dropping-particle":"","parse-names":false,"suffix":""},{"dropping-particle":"","family":"Merry","given":"H. L.","non-dropping-particle":"","parse-names":false,"suffix":""},{"dropping-particle":"","family":"Davidson","given":"R. J.","non-dropping-particle":"","parse-names":false,"suffix":""}],"container-title":"Frontiers in Psychology","id":"ITEM-1","issue":"OCT","issued":{"date-parts":[["2014"]]},"note":"</w:delInstrText>
        </w:r>
        <w:r w:rsidRPr="0013159B" w:rsidDel="00B44A98">
          <w:rPr>
            <w:rFonts w:ascii="David" w:hAnsi="David" w:cs="David"/>
            <w:sz w:val="24"/>
            <w:szCs w:val="24"/>
            <w:rtl/>
          </w:rPr>
          <w:delInstrText>מדד התנהגותי למיינדפולנס - ספרית נשימות</w:delInstrText>
        </w:r>
        <w:r w:rsidRPr="0013159B" w:rsidDel="00B44A98">
          <w:rPr>
            <w:rFonts w:ascii="David" w:hAnsi="David" w:cs="David"/>
            <w:sz w:val="24"/>
            <w:szCs w:val="24"/>
          </w:rPr>
          <w:delInstrText xml:space="preserve"> FA\n\n(OSPAN)","page":"1-10","title":"A mind you can count on: Validating breath counting as a behavioral measure of mindfulness","type":"article-journal","volume":"5"},"uris":["http://www.mendeley.com/documents/?uuid=f7cc2fb4-3e77-4778-863e-341b94f0ec37"]}],"mendeley":{"formattedCitation":"(Levinson et al., 2014)","plainTextFormattedCitation":"(Levinson et al., 2014)","previouslyFormattedCitation":"(Levinson et al., 2014)"},"properties":{"noteIndex":0},"schema":"https://github.com/citation-style-language/schema/raw/master/csl-citation.json"}</w:delInstrText>
        </w:r>
        <w:r w:rsidRPr="006A4A9B" w:rsidDel="00B44A98">
          <w:rPr>
            <w:rFonts w:ascii="David" w:hAnsi="David" w:cs="David"/>
            <w:sz w:val="24"/>
            <w:szCs w:val="24"/>
          </w:rPr>
          <w:fldChar w:fldCharType="separate"/>
        </w:r>
        <w:r w:rsidRPr="006A4A9B" w:rsidDel="00B44A98">
          <w:rPr>
            <w:rFonts w:ascii="David" w:hAnsi="David" w:cs="David"/>
            <w:noProof/>
            <w:sz w:val="24"/>
            <w:szCs w:val="24"/>
          </w:rPr>
          <w:delText>(Levinson et al., 2014)</w:delText>
        </w:r>
        <w:r w:rsidRPr="006A4A9B" w:rsidDel="00B44A98">
          <w:rPr>
            <w:rFonts w:ascii="David" w:hAnsi="David" w:cs="David"/>
            <w:sz w:val="24"/>
            <w:szCs w:val="24"/>
          </w:rPr>
          <w:fldChar w:fldCharType="end"/>
        </w:r>
        <w:commentRangeEnd w:id="613"/>
        <w:r w:rsidRPr="0013159B" w:rsidDel="00B44A98">
          <w:rPr>
            <w:rStyle w:val="CommentReference"/>
            <w:rFonts w:ascii="David" w:hAnsi="David" w:cs="David"/>
            <w:rPrChange w:id="624" w:author="0mer dar" w:date="2020-03-08T20:10:00Z">
              <w:rPr>
                <w:rStyle w:val="CommentReference"/>
              </w:rPr>
            </w:rPrChange>
          </w:rPr>
          <w:commentReference w:id="613"/>
        </w:r>
        <w:commentRangeEnd w:id="614"/>
        <w:r w:rsidRPr="0013159B" w:rsidDel="00B44A98">
          <w:rPr>
            <w:rStyle w:val="CommentReference"/>
            <w:rFonts w:ascii="David" w:hAnsi="David" w:cs="David"/>
            <w:rPrChange w:id="625" w:author="0mer dar" w:date="2020-03-08T20:10:00Z">
              <w:rPr>
                <w:rStyle w:val="CommentReference"/>
              </w:rPr>
            </w:rPrChange>
          </w:rPr>
          <w:commentReference w:id="614"/>
        </w:r>
        <w:r w:rsidRPr="006A4A9B" w:rsidDel="00B44A98">
          <w:rPr>
            <w:rFonts w:ascii="David" w:hAnsi="David" w:cs="David"/>
            <w:sz w:val="24"/>
            <w:szCs w:val="24"/>
          </w:rPr>
          <w:delText xml:space="preserve">. </w:delText>
        </w:r>
      </w:del>
      <w:commentRangeStart w:id="626"/>
      <w:del w:id="627" w:author="0mer dar" w:date="2020-02-10T13:49:00Z">
        <w:r w:rsidRPr="006A4A9B" w:rsidDel="00737FE1">
          <w:rPr>
            <w:rFonts w:ascii="David" w:hAnsi="David" w:cs="David"/>
            <w:sz w:val="24"/>
            <w:szCs w:val="24"/>
          </w:rPr>
          <w:delText xml:space="preserve">The </w:delText>
        </w:r>
        <w:commentRangeStart w:id="628"/>
        <w:r w:rsidRPr="006A4A9B" w:rsidDel="00737FE1">
          <w:rPr>
            <w:rFonts w:ascii="David" w:hAnsi="David" w:cs="David"/>
            <w:sz w:val="24"/>
            <w:szCs w:val="24"/>
          </w:rPr>
          <w:delText>findings</w:delText>
        </w:r>
      </w:del>
      <w:del w:id="629" w:author="0mer dar" w:date="2020-02-03T18:26:00Z">
        <w:r w:rsidRPr="006A4A9B" w:rsidDel="00B44A98">
          <w:rPr>
            <w:rFonts w:ascii="David" w:hAnsi="David" w:cs="David"/>
            <w:sz w:val="24"/>
            <w:szCs w:val="24"/>
          </w:rPr>
          <w:delText xml:space="preserve"> </w:delText>
        </w:r>
      </w:del>
      <w:del w:id="630" w:author="0mer dar" w:date="2020-02-10T13:49:00Z">
        <w:r w:rsidRPr="0013159B" w:rsidDel="00737FE1">
          <w:rPr>
            <w:rFonts w:ascii="David" w:hAnsi="David" w:cs="David"/>
            <w:sz w:val="24"/>
            <w:szCs w:val="24"/>
          </w:rPr>
          <w:delText xml:space="preserve">demonstrate that </w:delText>
        </w:r>
      </w:del>
      <w:del w:id="631" w:author="0mer dar" w:date="2020-02-03T18:26:00Z">
        <w:r w:rsidRPr="0013159B" w:rsidDel="00B44A98">
          <w:rPr>
            <w:rFonts w:ascii="David" w:hAnsi="David" w:cs="David"/>
            <w:sz w:val="24"/>
            <w:szCs w:val="24"/>
          </w:rPr>
          <w:delText xml:space="preserve">the </w:delText>
        </w:r>
      </w:del>
      <w:del w:id="632" w:author="0mer dar" w:date="2020-02-10T13:49:00Z">
        <w:r w:rsidRPr="0013159B" w:rsidDel="00737FE1">
          <w:rPr>
            <w:rFonts w:ascii="David" w:hAnsi="David" w:cs="David"/>
            <w:sz w:val="24"/>
            <w:szCs w:val="24"/>
          </w:rPr>
          <w:delText>task</w:delText>
        </w:r>
      </w:del>
      <w:del w:id="633" w:author="0mer dar" w:date="2020-02-03T18:26:00Z">
        <w:r w:rsidRPr="0013159B" w:rsidDel="00B44A98">
          <w:rPr>
            <w:rFonts w:ascii="David" w:hAnsi="David" w:cs="David"/>
            <w:sz w:val="24"/>
            <w:szCs w:val="24"/>
          </w:rPr>
          <w:delText xml:space="preserve"> </w:delText>
        </w:r>
      </w:del>
      <w:del w:id="634" w:author="0mer dar" w:date="2020-02-10T13:49:00Z">
        <w:r w:rsidRPr="0013159B" w:rsidDel="00737FE1">
          <w:rPr>
            <w:rFonts w:ascii="David" w:hAnsi="David" w:cs="David"/>
            <w:sz w:val="24"/>
            <w:szCs w:val="24"/>
          </w:rPr>
          <w:delText>distinguish</w:delText>
        </w:r>
      </w:del>
      <w:del w:id="635" w:author="0mer dar" w:date="2020-02-03T18:27:00Z">
        <w:r w:rsidRPr="0013159B" w:rsidDel="00B44A98">
          <w:rPr>
            <w:rFonts w:ascii="David" w:hAnsi="David" w:cs="David"/>
            <w:sz w:val="24"/>
            <w:szCs w:val="24"/>
          </w:rPr>
          <w:delText>e</w:delText>
        </w:r>
      </w:del>
      <w:del w:id="636" w:author="0mer dar" w:date="2020-02-03T18:26:00Z">
        <w:r w:rsidRPr="0013159B" w:rsidDel="00B44A98">
          <w:rPr>
            <w:rFonts w:ascii="David" w:hAnsi="David" w:cs="David"/>
            <w:sz w:val="24"/>
            <w:szCs w:val="24"/>
          </w:rPr>
          <w:delText>d</w:delText>
        </w:r>
      </w:del>
      <w:del w:id="637" w:author="0mer dar" w:date="2020-02-10T13:49:00Z">
        <w:r w:rsidRPr="0013159B" w:rsidDel="00737FE1">
          <w:rPr>
            <w:rFonts w:ascii="David" w:hAnsi="David" w:cs="David"/>
            <w:sz w:val="24"/>
            <w:szCs w:val="24"/>
          </w:rPr>
          <w:delText xml:space="preserve"> meditators from novices</w:delText>
        </w:r>
      </w:del>
      <w:del w:id="638" w:author="0mer dar" w:date="2020-02-03T18:27:00Z">
        <w:r w:rsidRPr="0013159B" w:rsidDel="00B44A98">
          <w:rPr>
            <w:rFonts w:ascii="David" w:hAnsi="David" w:cs="David"/>
            <w:sz w:val="24"/>
            <w:szCs w:val="24"/>
          </w:rPr>
          <w:delText>,</w:delText>
        </w:r>
      </w:del>
      <w:del w:id="639" w:author="0mer dar" w:date="2020-02-10T13:49:00Z">
        <w:r w:rsidRPr="0013159B" w:rsidDel="00737FE1">
          <w:rPr>
            <w:rFonts w:ascii="David" w:hAnsi="David" w:cs="David"/>
            <w:sz w:val="24"/>
            <w:szCs w:val="24"/>
          </w:rPr>
          <w:delText xml:space="preserve"> </w:delText>
        </w:r>
        <w:commentRangeStart w:id="640"/>
        <w:r w:rsidRPr="0013159B" w:rsidDel="00737FE1">
          <w:rPr>
            <w:rFonts w:ascii="David" w:hAnsi="David" w:cs="David"/>
            <w:sz w:val="24"/>
            <w:szCs w:val="24"/>
          </w:rPr>
          <w:delText xml:space="preserve">and </w:delText>
        </w:r>
      </w:del>
      <w:del w:id="641" w:author="0mer dar" w:date="2020-02-03T18:27:00Z">
        <w:r w:rsidRPr="0013159B" w:rsidDel="00B44A98">
          <w:rPr>
            <w:rFonts w:ascii="David" w:hAnsi="David" w:cs="David"/>
            <w:sz w:val="24"/>
            <w:szCs w:val="24"/>
          </w:rPr>
          <w:delText>the performance increases following a</w:delText>
        </w:r>
      </w:del>
      <w:del w:id="642" w:author="0mer dar" w:date="2020-02-10T13:49:00Z">
        <w:r w:rsidRPr="0013159B" w:rsidDel="00737FE1">
          <w:rPr>
            <w:rFonts w:ascii="David" w:hAnsi="David" w:cs="David"/>
            <w:sz w:val="24"/>
            <w:szCs w:val="24"/>
          </w:rPr>
          <w:delText xml:space="preserve"> mindfulness </w:delText>
        </w:r>
        <w:commentRangeEnd w:id="640"/>
        <w:r w:rsidRPr="0013159B" w:rsidDel="00737FE1">
          <w:rPr>
            <w:rStyle w:val="CommentReference"/>
            <w:rFonts w:ascii="David" w:hAnsi="David" w:cs="David"/>
            <w:rPrChange w:id="643" w:author="0mer dar" w:date="2020-03-08T20:10:00Z">
              <w:rPr>
                <w:rStyle w:val="CommentReference"/>
              </w:rPr>
            </w:rPrChange>
          </w:rPr>
          <w:commentReference w:id="640"/>
        </w:r>
        <w:r w:rsidRPr="006A4A9B" w:rsidDel="00737FE1">
          <w:rPr>
            <w:rFonts w:ascii="David" w:hAnsi="David" w:cs="David"/>
            <w:sz w:val="24"/>
            <w:szCs w:val="24"/>
          </w:rPr>
          <w:delText xml:space="preserve">training </w:delText>
        </w:r>
        <w:r w:rsidRPr="006A4A9B" w:rsidDel="00737FE1">
          <w:rPr>
            <w:rFonts w:ascii="David" w:hAnsi="David" w:cs="David"/>
            <w:sz w:val="24"/>
            <w:szCs w:val="24"/>
          </w:rPr>
          <w:fldChar w:fldCharType="begin" w:fldLock="1"/>
        </w:r>
        <w:r w:rsidR="00944F0A" w:rsidRPr="006A4A9B" w:rsidDel="00737FE1">
          <w:rPr>
            <w:rFonts w:ascii="David" w:hAnsi="David" w:cs="David"/>
            <w:sz w:val="24"/>
            <w:szCs w:val="24"/>
          </w:rPr>
          <w:delInstrText>ADDIN CSL_CITATION {"citationItems":[{"id":"ITEM-1","itemData":{"DOI":"10.3389/fpsyg.2014.01202","ISBN":"1664-1078","ISSN":"16641078","PMID":"25386148","abstract":"Mindfulness practice of present moment awareness promises many benefits, but has eluded rigorous behavioral mea</w:delInstrText>
        </w:r>
        <w:r w:rsidR="00944F0A" w:rsidRPr="0013159B" w:rsidDel="00737FE1">
          <w:rPr>
            <w:rFonts w:ascii="David" w:hAnsi="David" w:cs="David"/>
            <w:sz w:val="24"/>
            <w:szCs w:val="24"/>
          </w:rPr>
          <w:delInstrText>surement. To date, research has relied on self-reported mindfulness or heterogeneous mindfulness trainings to infer skillful mindfulness practice and its effects. In four independent studies with over 400 total participants, we present the first construct validation of a behavioral measure of mindfulness, breath counting. We found it was reliable, correlated with self-reported mindfulness, differentiated long-term meditators from age-matched controls, and was distinct from sustained attention and working memory measures. In addition, we employed breath counting to test the nomological network of mindfulness. As theorized, we found skill in breath counting associated with more meta-awareness, less mind wandering, better mood, and greater nonattachment (i.e. less attentional capture by distractors formerly paired with reward). We also found in a randomized online training study that 4 weeks of breath counting training improved mindfulness and decreased mind wandering relative to working memory training and no training controls. Together, these findings provide the first evidence for breath counting as a behavioral measure of mindfulness.","author":[{"dropping-particle":"","family":"Levinson","given":"D. B.","non-dropping-particle":"","parse-names":false,"suffix":""},{"dropping-particle":"","family":"Stoll","given":"E. L.","non-dropping-particle":"","parse-names":false,"suffix":""},{"dropping-particle":"","family":"Kindy","given":"S. D.","non-dropping-particle":"","parse-names":false,"suffix":""},{"dropping-particle":"","family":"Merry","given":"H. L.","non-dropping-particle":"","parse-names":false,"suffix":""},{"dropping-particle":"","family":"Davidson","given":"R. J.","non-dropping-particle":"","parse-names":false,"suffix":""}],"container-title":"Frontiers in Psychology","id":"ITEM-1","issue":"OCT","issued":{"date-parts":[["2014"]]},"note":"</w:delInstrText>
        </w:r>
        <w:r w:rsidR="00944F0A" w:rsidRPr="0013159B" w:rsidDel="00737FE1">
          <w:rPr>
            <w:rFonts w:ascii="David" w:hAnsi="David" w:cs="David"/>
            <w:sz w:val="24"/>
            <w:szCs w:val="24"/>
            <w:rtl/>
          </w:rPr>
          <w:delInstrText>מדד התנהגותי למיינדפולנס - ספרית נשימות</w:delInstrText>
        </w:r>
        <w:r w:rsidR="00944F0A" w:rsidRPr="0013159B" w:rsidDel="00737FE1">
          <w:rPr>
            <w:rFonts w:ascii="David" w:hAnsi="David" w:cs="David"/>
            <w:sz w:val="24"/>
            <w:szCs w:val="24"/>
          </w:rPr>
          <w:delInstrText xml:space="preserve"> FA\n\n(OSPAN)","page":"1-10","title":"A mind you can count on: Validating breath counting as a behavioral measure of mindfulness","type":"article-journal","volume":"5"},"uris":["http://www.mendeley.com/documents/?uuid=f7cc2fb4-3e77-4778-863e-341b94f0ec37"]},{"id":"ITEM-2","itemData":{"ISBN":"1267101708801","author":[{"dropping-particle":"","family":"Wong","given":"Kian F","non-dropping-particle":"","parse-names":false,"suffix":""},{"dropping-particle":"","family":"Massar","given":"Stijn A A","non-dropping-particle":"","parse-names":false,"suffix":""},{"dropping-particle":"","family":"Chee","given":"Michael W L","non-dropping-particle":"","parse-names":false,"suffix":""},{"dropping-particle":"","family":"Lim","given":"Julian","non-dropping-particle":"","parse-names":false,"suffix":""}],"id":"ITEM-2","issued":{"date-parts":[["2018"]]},"note":"breath counting task\n</w:delInstrText>
        </w:r>
        <w:r w:rsidR="00944F0A" w:rsidRPr="0013159B" w:rsidDel="00737FE1">
          <w:rPr>
            <w:rFonts w:ascii="David" w:hAnsi="David" w:cs="David"/>
            <w:sz w:val="24"/>
            <w:szCs w:val="24"/>
            <w:rtl/>
          </w:rPr>
          <w:delInstrText>מקמתי כמטלה שיש בה מימד אובייקטיבי של נכון ולא נכון - ועל כן מתייחסת לדיוק כלשהו</w:delInstrText>
        </w:r>
        <w:r w:rsidR="00944F0A" w:rsidRPr="0013159B" w:rsidDel="00737FE1">
          <w:rPr>
            <w:rFonts w:ascii="David" w:hAnsi="David" w:cs="David"/>
            <w:sz w:val="24"/>
            <w:szCs w:val="24"/>
          </w:rPr>
          <w:delInstrText>,\n</w:delInstrText>
        </w:r>
        <w:r w:rsidR="00944F0A" w:rsidRPr="0013159B" w:rsidDel="00737FE1">
          <w:rPr>
            <w:rFonts w:ascii="David" w:hAnsi="David" w:cs="David"/>
            <w:sz w:val="24"/>
            <w:szCs w:val="24"/>
            <w:rtl/>
          </w:rPr>
          <w:delInstrText>אבל זה לא בדיוק דיוק אינרטוספטיבי</w:delInstrText>
        </w:r>
        <w:r w:rsidR="00944F0A" w:rsidRPr="0013159B" w:rsidDel="00737FE1">
          <w:rPr>
            <w:rFonts w:ascii="David" w:hAnsi="David" w:cs="David"/>
            <w:sz w:val="24"/>
            <w:szCs w:val="24"/>
          </w:rPr>
          <w:delInstrText>\n\n</w:delInstrText>
        </w:r>
        <w:r w:rsidR="00944F0A" w:rsidRPr="0013159B" w:rsidDel="00737FE1">
          <w:rPr>
            <w:rFonts w:ascii="David" w:hAnsi="David" w:cs="David"/>
            <w:sz w:val="24"/>
            <w:szCs w:val="24"/>
            <w:rtl/>
          </w:rPr>
          <w:delInstrText>להתייעץ עם עמית בפגישה</w:delInstrText>
        </w:r>
        <w:r w:rsidR="00944F0A" w:rsidRPr="0013159B" w:rsidDel="00737FE1">
          <w:rPr>
            <w:rFonts w:ascii="David" w:hAnsi="David" w:cs="David"/>
            <w:sz w:val="24"/>
            <w:szCs w:val="24"/>
          </w:rPr>
          <w:delInstrText>","page":"1402-1410","publisher":"Mindfulness","title":"Towards an Objective Measure of Mindfulness : Replicating and Extending the Features of the Breath-Counting Task","type":"article-journal"},"uris":["http://www.mendeley.com/documents/?uuid=e112ff9d-198a-4b7e-8434-4e63e128fec0"]}],"mendeley":{"formattedCitation":"&lt;sup&gt;116,117&lt;/sup&gt;","plainTextFormattedCitation":"116,117","previouslyFormattedCitation":"(Levinson et al., 2014; Wong, Massar, Chee, &amp; Lim, 2018)"},"properties":{"noteIndex":0},"schema":"https://github.com/citation-style-language/schema/raw/master/csl-citation.json"}</w:delInstrText>
        </w:r>
        <w:r w:rsidRPr="006A4A9B" w:rsidDel="00737FE1">
          <w:rPr>
            <w:rFonts w:ascii="David" w:hAnsi="David" w:cs="David"/>
            <w:sz w:val="24"/>
            <w:szCs w:val="24"/>
          </w:rPr>
          <w:fldChar w:fldCharType="separate"/>
        </w:r>
        <w:r w:rsidR="00944F0A" w:rsidRPr="006A4A9B" w:rsidDel="00737FE1">
          <w:rPr>
            <w:rFonts w:ascii="David" w:hAnsi="David" w:cs="David"/>
            <w:noProof/>
            <w:sz w:val="24"/>
            <w:szCs w:val="24"/>
            <w:vertAlign w:val="superscript"/>
          </w:rPr>
          <w:delText>116,117</w:delText>
        </w:r>
        <w:r w:rsidRPr="006A4A9B" w:rsidDel="00737FE1">
          <w:rPr>
            <w:rFonts w:ascii="David" w:hAnsi="David" w:cs="David"/>
            <w:sz w:val="24"/>
            <w:szCs w:val="24"/>
          </w:rPr>
          <w:fldChar w:fldCharType="end"/>
        </w:r>
        <w:commentRangeEnd w:id="626"/>
        <w:commentRangeEnd w:id="628"/>
        <w:r w:rsidRPr="0013159B" w:rsidDel="00737FE1">
          <w:rPr>
            <w:rStyle w:val="CommentReference"/>
            <w:rFonts w:ascii="David" w:hAnsi="David" w:cs="David"/>
            <w:rPrChange w:id="644" w:author="0mer dar" w:date="2020-03-08T20:10:00Z">
              <w:rPr>
                <w:rStyle w:val="CommentReference"/>
              </w:rPr>
            </w:rPrChange>
          </w:rPr>
          <w:commentReference w:id="628"/>
        </w:r>
        <w:r w:rsidRPr="006A4A9B" w:rsidDel="00737FE1">
          <w:rPr>
            <w:rStyle w:val="CommentReference"/>
            <w:rFonts w:ascii="David" w:hAnsi="David" w:cs="David"/>
            <w:sz w:val="24"/>
            <w:szCs w:val="24"/>
          </w:rPr>
          <w:commentReference w:id="626"/>
        </w:r>
        <w:r w:rsidRPr="006A4A9B" w:rsidDel="00737FE1">
          <w:rPr>
            <w:rFonts w:ascii="David" w:hAnsi="David" w:cs="David"/>
            <w:sz w:val="24"/>
            <w:szCs w:val="24"/>
          </w:rPr>
          <w:delText>. Second,</w:delText>
        </w:r>
      </w:del>
      <w:ins w:id="645" w:author="עמית ברנשטיין" w:date="2020-02-02T17:20:00Z">
        <w:del w:id="646" w:author="0mer dar" w:date="2020-02-10T13:49:00Z">
          <w:r w:rsidRPr="006A4A9B" w:rsidDel="00737FE1">
            <w:rPr>
              <w:rFonts w:ascii="David" w:hAnsi="David" w:cs="David"/>
              <w:sz w:val="24"/>
              <w:szCs w:val="24"/>
            </w:rPr>
            <w:delText xml:space="preserve"> </w:delText>
          </w:r>
        </w:del>
      </w:ins>
      <w:bookmarkStart w:id="647" w:name="_Hlk29069200"/>
      <w:del w:id="648" w:author="0mer dar" w:date="2020-02-10T13:49:00Z">
        <w:r w:rsidRPr="006A4A9B" w:rsidDel="00737FE1">
          <w:rPr>
            <w:rFonts w:ascii="David" w:hAnsi="David" w:cs="David"/>
            <w:sz w:val="24"/>
            <w:szCs w:val="24"/>
          </w:rPr>
          <w:delText xml:space="preserve">has involved subjective reporting of bodily sensation </w:delText>
        </w:r>
      </w:del>
      <w:del w:id="649" w:author="0mer dar" w:date="2020-02-10T13:31:00Z">
        <w:r w:rsidRPr="0013159B" w:rsidDel="001E6CE5">
          <w:rPr>
            <w:rFonts w:ascii="David" w:hAnsi="David" w:cs="David"/>
            <w:sz w:val="24"/>
            <w:szCs w:val="24"/>
          </w:rPr>
          <w:delText>using a</w:delText>
        </w:r>
        <w:r w:rsidRPr="0013159B" w:rsidDel="001E6CE5">
          <w:rPr>
            <w:rFonts w:ascii="David" w:hAnsi="David" w:cs="David"/>
            <w:sz w:val="24"/>
            <w:szCs w:val="24"/>
            <w:lang w:bidi="ar-SA"/>
          </w:rPr>
          <w:delText xml:space="preserve"> </w:delText>
        </w:r>
      </w:del>
      <w:del w:id="650" w:author="0mer dar" w:date="2020-02-10T13:49:00Z">
        <w:r w:rsidRPr="0013159B" w:rsidDel="00737FE1">
          <w:rPr>
            <w:rFonts w:ascii="David" w:hAnsi="David" w:cs="David"/>
            <w:sz w:val="24"/>
            <w:szCs w:val="24"/>
            <w:lang w:bidi="ar-SA"/>
          </w:rPr>
          <w:delText xml:space="preserve">Digital </w:delText>
        </w:r>
        <w:commentRangeStart w:id="651"/>
        <w:r w:rsidRPr="0013159B" w:rsidDel="00737FE1">
          <w:rPr>
            <w:rFonts w:ascii="David" w:hAnsi="David" w:cs="David"/>
            <w:sz w:val="24"/>
            <w:szCs w:val="24"/>
            <w:lang w:bidi="ar-SA"/>
          </w:rPr>
          <w:delText>Sensation</w:delText>
        </w:r>
        <w:commentRangeEnd w:id="651"/>
        <w:r w:rsidRPr="006A4A9B" w:rsidDel="00737FE1">
          <w:rPr>
            <w:rStyle w:val="CommentReference"/>
            <w:rFonts w:ascii="David" w:hAnsi="David" w:cs="David"/>
            <w:sz w:val="24"/>
            <w:szCs w:val="24"/>
          </w:rPr>
          <w:commentReference w:id="651"/>
        </w:r>
        <w:r w:rsidRPr="006A4A9B" w:rsidDel="00737FE1">
          <w:rPr>
            <w:rFonts w:ascii="David" w:hAnsi="David" w:cs="David"/>
            <w:sz w:val="24"/>
            <w:szCs w:val="24"/>
            <w:lang w:bidi="ar-SA"/>
          </w:rPr>
          <w:delText xml:space="preserve"> Manikin</w:delText>
        </w:r>
        <w:bookmarkEnd w:id="647"/>
        <w:r w:rsidRPr="006A4A9B" w:rsidDel="00737FE1">
          <w:rPr>
            <w:rStyle w:val="EndnoteReference"/>
            <w:rFonts w:ascii="David" w:hAnsi="David" w:cs="David"/>
            <w:b/>
            <w:bCs/>
            <w:sz w:val="24"/>
            <w:szCs w:val="24"/>
            <w:lang w:bidi="ar-SA"/>
          </w:rPr>
          <w:endnoteReference w:id="4"/>
        </w:r>
      </w:del>
      <w:del w:id="667" w:author="0mer dar" w:date="2020-02-10T12:59:00Z">
        <w:r w:rsidRPr="006A4A9B" w:rsidDel="004C1B82">
          <w:rPr>
            <w:rFonts w:ascii="David" w:hAnsi="David" w:cs="David"/>
            <w:sz w:val="24"/>
            <w:szCs w:val="24"/>
            <w:lang w:bidi="ar-SA"/>
          </w:rPr>
          <w:delText xml:space="preserve">. The sensationmanikin </w:delText>
        </w:r>
        <w:r w:rsidRPr="0013159B" w:rsidDel="004C1B82">
          <w:rPr>
            <w:rFonts w:ascii="David" w:hAnsi="David" w:cs="David"/>
            <w:sz w:val="24"/>
            <w:szCs w:val="24"/>
            <w:lang w:bidi="ar-SA"/>
          </w:rPr>
          <w:delText xml:space="preserve">uses </w:delText>
        </w:r>
        <w:r w:rsidRPr="0013159B" w:rsidDel="004C1B82">
          <w:rPr>
            <w:rFonts w:ascii="David" w:hAnsi="David" w:cs="David"/>
            <w:sz w:val="24"/>
            <w:szCs w:val="24"/>
          </w:rPr>
          <w:delText>a figure silhouette</w:delText>
        </w:r>
        <w:r w:rsidRPr="0013159B" w:rsidDel="004C1B82">
          <w:rPr>
            <w:rFonts w:ascii="David" w:hAnsi="David" w:cs="David"/>
            <w:sz w:val="24"/>
            <w:szCs w:val="24"/>
            <w:lang w:bidi="ar-SA"/>
          </w:rPr>
          <w:delText xml:space="preserve"> of a human body to</w:delText>
        </w:r>
      </w:del>
      <w:del w:id="668" w:author="0mer dar" w:date="2020-02-10T13:15:00Z">
        <w:r w:rsidRPr="0013159B" w:rsidDel="00571454">
          <w:rPr>
            <w:rFonts w:ascii="David" w:hAnsi="David" w:cs="David"/>
            <w:sz w:val="24"/>
            <w:szCs w:val="24"/>
            <w:lang w:bidi="ar-SA"/>
          </w:rPr>
          <w:delText xml:space="preserve"> </w:delText>
        </w:r>
      </w:del>
      <w:del w:id="669" w:author="0mer dar" w:date="2020-02-10T13:49:00Z">
        <w:r w:rsidRPr="0013159B" w:rsidDel="00737FE1">
          <w:rPr>
            <w:rFonts w:ascii="David" w:hAnsi="David" w:cs="David"/>
            <w:sz w:val="24"/>
            <w:szCs w:val="24"/>
            <w:lang w:bidi="ar-SA"/>
          </w:rPr>
          <w:delText xml:space="preserve">allow participants to </w:delText>
        </w:r>
      </w:del>
      <w:del w:id="670" w:author="0mer dar" w:date="2020-02-10T12:59:00Z">
        <w:r w:rsidRPr="0013159B" w:rsidDel="004C1B82">
          <w:rPr>
            <w:rFonts w:ascii="David" w:hAnsi="David" w:cs="David"/>
            <w:sz w:val="24"/>
            <w:szCs w:val="24"/>
            <w:lang w:bidi="ar-SA"/>
          </w:rPr>
          <w:delText xml:space="preserve">graphically </w:delText>
        </w:r>
      </w:del>
      <w:del w:id="671" w:author="0mer dar" w:date="2020-02-10T13:49:00Z">
        <w:r w:rsidRPr="0013159B" w:rsidDel="00737FE1">
          <w:rPr>
            <w:rFonts w:ascii="David" w:hAnsi="David" w:cs="David"/>
            <w:sz w:val="24"/>
            <w:szCs w:val="24"/>
            <w:lang w:bidi="ar-SA"/>
          </w:rPr>
          <w:delText xml:space="preserve">mark </w:delText>
        </w:r>
      </w:del>
      <w:del w:id="672" w:author="0mer dar" w:date="2020-02-03T18:51:00Z">
        <w:r w:rsidRPr="0013159B" w:rsidDel="00004BF9">
          <w:rPr>
            <w:rFonts w:ascii="David" w:hAnsi="David" w:cs="David"/>
            <w:sz w:val="24"/>
            <w:szCs w:val="24"/>
            <w:highlight w:val="yellow"/>
            <w:lang w:bidi="ar-SA"/>
          </w:rPr>
          <w:delText>XXXXX (CITE)</w:delText>
        </w:r>
      </w:del>
      <w:del w:id="673" w:author="0mer dar" w:date="2020-02-10T13:49:00Z">
        <w:r w:rsidRPr="0013159B" w:rsidDel="00737FE1">
          <w:rPr>
            <w:rFonts w:ascii="David" w:hAnsi="David" w:cs="David"/>
            <w:sz w:val="24"/>
            <w:szCs w:val="24"/>
            <w:highlight w:val="yellow"/>
            <w:lang w:bidi="ar-SA"/>
          </w:rPr>
          <w:delText>.</w:delText>
        </w:r>
      </w:del>
      <w:del w:id="674" w:author="0mer dar" w:date="2020-02-03T19:06:00Z">
        <w:r w:rsidRPr="0013159B" w:rsidDel="00020C69">
          <w:rPr>
            <w:rFonts w:ascii="David" w:hAnsi="David" w:cs="David"/>
            <w:sz w:val="24"/>
            <w:szCs w:val="24"/>
            <w:highlight w:val="yellow"/>
            <w:lang w:bidi="ar-SA"/>
          </w:rPr>
          <w:delText xml:space="preserve"> In earlier research, </w:delText>
        </w:r>
      </w:del>
      <w:del w:id="675" w:author="0mer dar" w:date="2020-02-03T19:02:00Z">
        <w:r w:rsidRPr="0013159B" w:rsidDel="005533B2">
          <w:rPr>
            <w:rFonts w:ascii="David" w:hAnsi="David" w:cs="David"/>
            <w:sz w:val="24"/>
            <w:szCs w:val="24"/>
            <w:highlight w:val="yellow"/>
            <w:lang w:bidi="ar-SA"/>
          </w:rPr>
          <w:delText xml:space="preserve">the </w:delText>
        </w:r>
      </w:del>
      <w:moveToRangeStart w:id="676" w:author="0mer dar" w:date="2020-02-03T19:03:00Z" w:name="move31649044"/>
      <w:commentRangeStart w:id="677"/>
      <w:commentRangeStart w:id="678"/>
      <w:moveTo w:id="679" w:author="0mer dar" w:date="2020-02-03T19:03:00Z">
        <w:del w:id="680" w:author="0mer dar" w:date="2020-02-03T19:03:00Z">
          <w:r w:rsidRPr="0013159B" w:rsidDel="005533B2">
            <w:rPr>
              <w:rFonts w:ascii="David" w:hAnsi="David" w:cs="David"/>
              <w:sz w:val="24"/>
              <w:szCs w:val="24"/>
              <w:lang w:bidi="ar-SA"/>
            </w:rPr>
            <w:delText>A</w:delText>
          </w:r>
        </w:del>
        <w:del w:id="681" w:author="0mer dar" w:date="2020-02-03T19:06:00Z">
          <w:r w:rsidRPr="0013159B" w:rsidDel="00020C69">
            <w:rPr>
              <w:rFonts w:ascii="David" w:hAnsi="David" w:cs="David"/>
              <w:sz w:val="24"/>
              <w:szCs w:val="24"/>
              <w:lang w:bidi="ar-SA"/>
            </w:rPr>
            <w:delText>nother body map methodology out of the context of pain or mindfulness research</w:delText>
          </w:r>
        </w:del>
        <w:del w:id="682" w:author="0mer dar" w:date="2020-02-03T19:04:00Z">
          <w:r w:rsidRPr="0013159B" w:rsidDel="005533B2">
            <w:rPr>
              <w:rFonts w:ascii="David" w:hAnsi="David" w:cs="David"/>
              <w:sz w:val="24"/>
              <w:szCs w:val="24"/>
              <w:lang w:bidi="ar-SA"/>
            </w:rPr>
            <w:delText>, is the</w:delText>
          </w:r>
        </w:del>
        <w:del w:id="683" w:author="0mer dar" w:date="2020-02-03T19:06:00Z">
          <w:r w:rsidRPr="0013159B" w:rsidDel="00020C69">
            <w:rPr>
              <w:rFonts w:ascii="David" w:hAnsi="David" w:cs="David"/>
              <w:sz w:val="24"/>
              <w:szCs w:val="24"/>
              <w:lang w:bidi="ar-SA"/>
            </w:rPr>
            <w:delText xml:space="preserve"> Body Sensation Map tool,(</w:delText>
          </w:r>
          <w:r w:rsidRPr="006A4A9B" w:rsidDel="00020C69">
            <w:rPr>
              <w:rFonts w:ascii="David" w:hAnsi="David" w:cs="David"/>
              <w:sz w:val="24"/>
              <w:szCs w:val="24"/>
              <w:lang w:bidi="ar-SA"/>
            </w:rPr>
            <w:fldChar w:fldCharType="begin" w:fldLock="1"/>
          </w:r>
          <w:r w:rsidRPr="006A4A9B" w:rsidDel="00020C69">
            <w:rPr>
              <w:rFonts w:ascii="David" w:hAnsi="David" w:cs="David"/>
              <w:sz w:val="24"/>
              <w:szCs w:val="24"/>
              <w:lang w:bidi="ar-SA"/>
            </w:rPr>
            <w:delInstrText>ADDIN CSL_CITATION {"citationItems":[{"id":"ITEM-1","itemData":{"DOI":"10.1073/pnas.1807390115","author":[{"dropping-particle":"","family":"Nummenmaa","given":"Lauri","non-dropping-particle":"","parse-names":false,"suffix":""},{"dropping-particle":"","family":"Hari","given":</w:delInstrText>
          </w:r>
          <w:r w:rsidRPr="0013159B" w:rsidDel="00020C69">
            <w:rPr>
              <w:rFonts w:ascii="David" w:hAnsi="David" w:cs="David"/>
              <w:sz w:val="24"/>
              <w:szCs w:val="24"/>
              <w:lang w:bidi="ar-SA"/>
            </w:rPr>
            <w:delInstrText>"Riitta","non-dropping-particle":"","parse-names":false,"suffix":""},{"dropping-particle":"","family":"Hietanen","given":"Jari K","non-dropping-particle":"","parse-names":false,"suffix":""},{"dropping-particle":"","family":"Glerean","given":"Enrico","non-dropping-particle":"","parse-names":false,"suffix":""}],"id":"ITEM-1","issued":{"date-parts":[["2018"]]},"note":"30.4.19\n\n</w:delInstrText>
          </w:r>
          <w:r w:rsidRPr="0013159B" w:rsidDel="00020C69">
            <w:rPr>
              <w:rFonts w:ascii="David" w:hAnsi="David" w:cs="David"/>
              <w:sz w:val="24"/>
              <w:szCs w:val="24"/>
              <w:rtl/>
            </w:rPr>
            <w:delInstrText>יכול להיות מעניין לקידודים ב</w:delInstrText>
          </w:r>
          <w:r w:rsidRPr="0013159B" w:rsidDel="00020C69">
            <w:rPr>
              <w:rFonts w:ascii="David" w:hAnsi="David" w:cs="David"/>
              <w:sz w:val="24"/>
              <w:szCs w:val="24"/>
              <w:lang w:bidi="ar-SA"/>
            </w:rPr>
            <w:delInstrText>-MAT \n\n</w:delInstrText>
          </w:r>
          <w:r w:rsidRPr="0013159B" w:rsidDel="00020C69">
            <w:rPr>
              <w:rFonts w:ascii="David" w:hAnsi="David" w:cs="David"/>
              <w:sz w:val="24"/>
              <w:szCs w:val="24"/>
              <w:rtl/>
            </w:rPr>
            <w:delInstrText>מיפוי של רגשות סובייקטיבים</w:delInstrText>
          </w:r>
          <w:r w:rsidRPr="0013159B" w:rsidDel="00020C69">
            <w:rPr>
              <w:rFonts w:ascii="David" w:hAnsi="David" w:cs="David"/>
              <w:sz w:val="24"/>
              <w:szCs w:val="24"/>
              <w:lang w:bidi="ar-SA"/>
            </w:rPr>
            <w:delInstrText xml:space="preserve">\n100 </w:delInstrText>
          </w:r>
          <w:r w:rsidRPr="0013159B" w:rsidDel="00020C69">
            <w:rPr>
              <w:rFonts w:ascii="David" w:hAnsi="David" w:cs="David"/>
              <w:sz w:val="24"/>
              <w:szCs w:val="24"/>
              <w:rtl/>
            </w:rPr>
            <w:delInstrText>רגשות ליבה שמחלוקים לתהליכים קוגניטיביים ורגשיים לתחשוות סומטיות ומחלות נפוצוץ</w:delInstrText>
          </w:r>
          <w:r w:rsidRPr="0013159B" w:rsidDel="00020C69">
            <w:rPr>
              <w:rFonts w:ascii="David" w:hAnsi="David" w:cs="David"/>
              <w:sz w:val="24"/>
              <w:szCs w:val="24"/>
              <w:lang w:bidi="ar-SA"/>
            </w:rPr>
            <w:delInstrText>.\n</w:delInstrText>
          </w:r>
          <w:r w:rsidRPr="0013159B" w:rsidDel="00020C69">
            <w:rPr>
              <w:rFonts w:ascii="David" w:hAnsi="David" w:cs="David"/>
              <w:sz w:val="24"/>
              <w:szCs w:val="24"/>
              <w:rtl/>
            </w:rPr>
            <w:delInstrText>מרחב הרגשות הוגדר כקומבינציה של דירוג בכל מימד</w:delInstrText>
          </w:r>
          <w:r w:rsidRPr="0013159B" w:rsidDel="00020C69">
            <w:rPr>
              <w:rFonts w:ascii="David" w:hAnsi="David" w:cs="David"/>
              <w:sz w:val="24"/>
              <w:szCs w:val="24"/>
              <w:lang w:bidi="ar-SA"/>
            </w:rPr>
            <w:delInstrText xml:space="preserve"> - \n</w:delInstrText>
          </w:r>
          <w:r w:rsidRPr="0013159B" w:rsidDel="00020C69">
            <w:rPr>
              <w:rFonts w:ascii="David" w:hAnsi="David" w:cs="David"/>
              <w:sz w:val="24"/>
              <w:szCs w:val="24"/>
              <w:rtl/>
            </w:rPr>
            <w:delInstrText>מיפוי של דמיון</w:delInstrText>
          </w:r>
          <w:r w:rsidRPr="0013159B" w:rsidDel="00020C69">
            <w:rPr>
              <w:rFonts w:ascii="David" w:hAnsi="David" w:cs="David"/>
              <w:sz w:val="24"/>
              <w:szCs w:val="24"/>
              <w:lang w:bidi="ar-SA"/>
            </w:rPr>
            <w:delInstrText xml:space="preserve"> similiarity </w:delInstrText>
          </w:r>
          <w:r w:rsidRPr="0013159B" w:rsidDel="00020C69">
            <w:rPr>
              <w:rFonts w:ascii="David" w:hAnsi="David" w:cs="David"/>
              <w:sz w:val="24"/>
              <w:szCs w:val="24"/>
              <w:rtl/>
            </w:rPr>
            <w:delInstrText>ותחושות גוף, ונוירו- אימג'ינג</w:delInstrText>
          </w:r>
          <w:r w:rsidRPr="0013159B" w:rsidDel="00020C69">
            <w:rPr>
              <w:rFonts w:ascii="David" w:hAnsi="David" w:cs="David"/>
              <w:sz w:val="24"/>
              <w:szCs w:val="24"/>
              <w:lang w:bidi="ar-SA"/>
            </w:rPr>
            <w:delInstrText xml:space="preserve">. \n1000 </w:delInstrText>
          </w:r>
          <w:r w:rsidRPr="0013159B" w:rsidDel="00020C69">
            <w:rPr>
              <w:rFonts w:ascii="David" w:hAnsi="David" w:cs="David"/>
              <w:sz w:val="24"/>
              <w:szCs w:val="24"/>
              <w:rtl/>
            </w:rPr>
            <w:delInstrText>משתתפים לקחו חלק מסקר און ליין</w:delInstrText>
          </w:r>
          <w:r w:rsidRPr="0013159B" w:rsidDel="00020C69">
            <w:rPr>
              <w:rFonts w:ascii="David" w:hAnsi="David" w:cs="David"/>
              <w:sz w:val="24"/>
              <w:szCs w:val="24"/>
              <w:lang w:bidi="ar-SA"/>
            </w:rPr>
            <w:delInstrText xml:space="preserve">.\n\n? </w:delInstrText>
          </w:r>
          <w:r w:rsidRPr="0013159B" w:rsidDel="00020C69">
            <w:rPr>
              <w:rFonts w:ascii="David" w:hAnsi="David" w:cs="David"/>
              <w:sz w:val="24"/>
              <w:szCs w:val="24"/>
              <w:rtl/>
            </w:rPr>
            <w:delInstrText>מה ההבחנה בין</w:delInstrText>
          </w:r>
          <w:r w:rsidRPr="0013159B" w:rsidDel="00020C69">
            <w:rPr>
              <w:rFonts w:ascii="David" w:hAnsi="David" w:cs="David"/>
              <w:sz w:val="24"/>
              <w:szCs w:val="24"/>
              <w:lang w:bidi="ar-SA"/>
            </w:rPr>
            <w:delInstrText xml:space="preserve"> mental experience </w:delInstrText>
          </w:r>
          <w:r w:rsidRPr="0013159B" w:rsidDel="00020C69">
            <w:rPr>
              <w:rFonts w:ascii="David" w:hAnsi="David" w:cs="David"/>
              <w:sz w:val="24"/>
              <w:szCs w:val="24"/>
              <w:rtl/>
            </w:rPr>
            <w:delInstrText>ו</w:delInstrText>
          </w:r>
          <w:r w:rsidRPr="0013159B" w:rsidDel="00020C69">
            <w:rPr>
              <w:rFonts w:ascii="David" w:hAnsi="David" w:cs="David"/>
              <w:sz w:val="24"/>
              <w:szCs w:val="24"/>
              <w:lang w:bidi="ar-SA"/>
            </w:rPr>
            <w:delInstrText xml:space="preserve">-emotion? \n\n2. </w:delInstrText>
          </w:r>
          <w:r w:rsidRPr="0013159B" w:rsidDel="00020C69">
            <w:rPr>
              <w:rFonts w:ascii="David" w:hAnsi="David" w:cs="David"/>
              <w:sz w:val="24"/>
              <w:szCs w:val="24"/>
              <w:rtl/>
            </w:rPr>
            <w:delInstrText>האם חווה סובייטיביתית משהו שדומה ל-100 רגשות</w:delInstrText>
          </w:r>
          <w:r w:rsidRPr="0013159B" w:rsidDel="00020C69">
            <w:rPr>
              <w:rFonts w:ascii="David" w:hAnsi="David" w:cs="David"/>
              <w:sz w:val="24"/>
              <w:szCs w:val="24"/>
              <w:lang w:bidi="ar-SA"/>
            </w:rPr>
            <w:delInstrText xml:space="preserve"> ??\n3. </w:delInstrText>
          </w:r>
          <w:r w:rsidRPr="0013159B" w:rsidDel="00020C69">
            <w:rPr>
              <w:rFonts w:ascii="David" w:hAnsi="David" w:cs="David"/>
              <w:sz w:val="24"/>
              <w:szCs w:val="24"/>
              <w:rtl/>
            </w:rPr>
            <w:delInstrText>טופוגרפיה של תחושות גוףש קשורות לכל רגש</w:delInstrText>
          </w:r>
          <w:r w:rsidRPr="0013159B" w:rsidDel="00020C69">
            <w:rPr>
              <w:rFonts w:ascii="David" w:hAnsi="David" w:cs="David"/>
              <w:sz w:val="24"/>
              <w:szCs w:val="24"/>
              <w:lang w:bidi="ar-SA"/>
            </w:rPr>
            <w:delInstrText>? \n\n\n</w:delInstrText>
          </w:r>
          <w:r w:rsidRPr="0013159B" w:rsidDel="00020C69">
            <w:rPr>
              <w:rFonts w:ascii="David" w:hAnsi="David" w:cs="David"/>
              <w:sz w:val="24"/>
              <w:szCs w:val="24"/>
              <w:rtl/>
            </w:rPr>
            <w:delInstrText>מטא אנליזה מ</w:delInstrText>
          </w:r>
          <w:r w:rsidRPr="0013159B" w:rsidDel="00020C69">
            <w:rPr>
              <w:rFonts w:ascii="David" w:hAnsi="David" w:cs="David"/>
              <w:sz w:val="24"/>
              <w:szCs w:val="24"/>
              <w:lang w:bidi="ar-SA"/>
            </w:rPr>
            <w:delInstrText>-imaging \n\n</w:delInstrText>
          </w:r>
          <w:r w:rsidRPr="0013159B" w:rsidDel="00020C69">
            <w:rPr>
              <w:rFonts w:ascii="David" w:hAnsi="David" w:cs="David"/>
              <w:sz w:val="24"/>
              <w:szCs w:val="24"/>
              <w:rtl/>
            </w:rPr>
            <w:delInstrText>רדוקציה לא לינארית חשפה 5 קלאסטרים של רגשות</w:delInstrText>
          </w:r>
          <w:r w:rsidRPr="0013159B" w:rsidDel="00020C69">
            <w:rPr>
              <w:rFonts w:ascii="David" w:hAnsi="David" w:cs="David"/>
              <w:sz w:val="24"/>
              <w:szCs w:val="24"/>
              <w:lang w:bidi="ar-SA"/>
            </w:rPr>
            <w:delInstrText>:\n</w:delInstrText>
          </w:r>
          <w:r w:rsidRPr="0013159B" w:rsidDel="00020C69">
            <w:rPr>
              <w:rFonts w:ascii="David" w:hAnsi="David" w:cs="David"/>
              <w:sz w:val="24"/>
              <w:szCs w:val="24"/>
              <w:rtl/>
            </w:rPr>
            <w:delInstrText>רגשות חיוביים, שליליית, תהליכים קוגניטיביים ומצבים סומטיים ומחלות, ומצבי הומאוסטזיס</w:delInstrText>
          </w:r>
          <w:r w:rsidRPr="0013159B" w:rsidDel="00020C69">
            <w:rPr>
              <w:rFonts w:ascii="David" w:hAnsi="David" w:cs="David"/>
              <w:sz w:val="24"/>
              <w:szCs w:val="24"/>
              <w:lang w:bidi="ar-SA"/>
            </w:rPr>
            <w:delInstrText>.","page":"1-6","title":"Maps of subjective feelings","type":"article-journal"},"uris":["http://www.mendeley.com/documents/?uuid=14ee5543-f2ca-41e6-8aed-1487a44d503b"]},{"id":"ITEM-2","itemData":{"DOI":"10.1073/pnas.1321664111","ISSN":"0027-8424","abstract":"Emotions are often felt in the body, and somatosensory feedback has been proposed to trigger conscious emotional experiences. Here we reveal maps of bodily sensations associated with different emotions using a unique topographical self-report method. In five experiments, participants (n = 701) were shown two silhouettes of bodies alongside emotional words, stories, movies, or facial expressions. They were asked to color the bodily regions whose activity they felt increasing or decreasing while viewing each stimulus. Different emotions were consistently associated with statistically separable bodily sensation maps across experiments. These maps were concordant across West European and East Asian samples. Statistical classifiers distinguished emotion-specific activation maps accurately, confirming independence of topographies across emotions. We propose that emotions are represented in the somatosensory system as culturally universal categorical somatotopic maps. Perception of these emotion-triggered bodily changes may play a key role in generating consciously felt emotions.","author":[{"dropping-particle":"","family":"Nummenmaa","given":"L.","non-dropping-particle":"","parse-names":false,"suffix":""},{"dropping-particle":"","family":"Glerean","given":"E.","non-dropping-particle":"","parse-names":false,"suffix":""},{"dropping-particle":"","family":"Hari","given":"R.","non-dropping-particle":"","parse-names":false,"suffix":""},{"dropping-particle":"","family":"Hietanen","given":"J. K.","non-dropping-particle":"","parse-names":false,"suffix":""}],"container-title":"Proceedings of the National Academy of Sciences","id":"ITEM-2","issue":"2","issued":{"date-parts":[["2013"]]},"note":"</w:delInstrText>
          </w:r>
          <w:r w:rsidRPr="0013159B" w:rsidDel="00020C69">
            <w:rPr>
              <w:rFonts w:ascii="David" w:hAnsi="David" w:cs="David"/>
              <w:sz w:val="24"/>
              <w:szCs w:val="24"/>
              <w:rtl/>
            </w:rPr>
            <w:delInstrText>מיפוי של רגשות בגוף</w:delInstrText>
          </w:r>
          <w:r w:rsidRPr="0013159B" w:rsidDel="00020C69">
            <w:rPr>
              <w:rFonts w:ascii="David" w:hAnsi="David" w:cs="David"/>
              <w:sz w:val="24"/>
              <w:szCs w:val="24"/>
              <w:lang w:bidi="ar-SA"/>
            </w:rPr>
            <w:delInstrText xml:space="preserve"> \n</w:delInstrText>
          </w:r>
          <w:r w:rsidRPr="0013159B" w:rsidDel="00020C69">
            <w:rPr>
              <w:rFonts w:ascii="David" w:hAnsi="David" w:cs="David"/>
              <w:sz w:val="24"/>
              <w:szCs w:val="24"/>
              <w:rtl/>
            </w:rPr>
            <w:delInstrText>המאמר המצוטט של</w:delInstrText>
          </w:r>
          <w:r w:rsidRPr="0013159B" w:rsidDel="00020C69">
            <w:rPr>
              <w:rFonts w:ascii="David" w:hAnsi="David" w:cs="David"/>
              <w:sz w:val="24"/>
              <w:szCs w:val="24"/>
              <w:lang w:bidi="ar-SA"/>
            </w:rPr>
            <w:delInstrText xml:space="preserve"> Nummenmaa - </w:delInstrText>
          </w:r>
          <w:r w:rsidRPr="0013159B" w:rsidDel="00020C69">
            <w:rPr>
              <w:rFonts w:ascii="David" w:hAnsi="David" w:cs="David"/>
              <w:sz w:val="24"/>
              <w:szCs w:val="24"/>
              <w:rtl/>
            </w:rPr>
            <w:delInstrText>הפיני מהמאמר על 10 0הרגשות והמיקום של הם</w:delInstrText>
          </w:r>
          <w:r w:rsidRPr="0013159B" w:rsidDel="00020C69">
            <w:rPr>
              <w:rFonts w:ascii="David" w:hAnsi="David" w:cs="David"/>
              <w:sz w:val="24"/>
              <w:szCs w:val="24"/>
              <w:lang w:bidi="ar-SA"/>
            </w:rPr>
            <w:delInstrText xml:space="preserve"> </w:delInstrText>
          </w:r>
          <w:r w:rsidRPr="0013159B" w:rsidDel="00020C69">
            <w:rPr>
              <w:rFonts w:ascii="David" w:hAnsi="David" w:cs="David"/>
              <w:sz w:val="24"/>
              <w:szCs w:val="24"/>
              <w:rtl/>
            </w:rPr>
            <w:delInstrText>בגוף</w:delInstrText>
          </w:r>
          <w:r w:rsidRPr="0013159B" w:rsidDel="00020C69">
            <w:rPr>
              <w:rFonts w:ascii="David" w:hAnsi="David" w:cs="David"/>
              <w:sz w:val="24"/>
              <w:szCs w:val="24"/>
              <w:lang w:bidi="ar-SA"/>
            </w:rPr>
            <w:delInstrText>\n\n","page":"646-651","title":"Bodily maps of emotions","type":"article-journal","volume":"111"},"uris":["http://www.mendeley.com/documents/?uuid=fceab67f-766b-48ac-9310-4b6e522317ea"]}],"mendeley":{"formattedCitation":"(L. Nummenmaa, Glerean, Hari, &amp; Hietanen, 2013; Lauri Nummenmaa, Hari, Hietanen, &amp; Glerean, 2018)","plainTextFormattedCitation":"(L. Nummenmaa, Glerean, Hari, &amp; Hietanen, 2013; Lauri Nummenmaa, Hari, Hietanen, &amp; Glerean, 2018)","previouslyFormattedCitation":"(L. Nummenmaa, Glerean, Hari, &amp; Hietanen, 2013; Lauri Nummenmaa, Hari, Hietanen, &amp; Glerean, 2018)"},"properties":{"noteIndex":0},"schema":"https://github.com/citation-style-language/schema/raw/master/csl-citation.json"}</w:delInstrText>
          </w:r>
          <w:r w:rsidRPr="006A4A9B" w:rsidDel="00020C69">
            <w:rPr>
              <w:rFonts w:ascii="David" w:hAnsi="David" w:cs="David"/>
              <w:sz w:val="24"/>
              <w:szCs w:val="24"/>
              <w:lang w:bidi="ar-SA"/>
            </w:rPr>
            <w:fldChar w:fldCharType="separate"/>
          </w:r>
          <w:r w:rsidRPr="006A4A9B" w:rsidDel="00020C69">
            <w:rPr>
              <w:rFonts w:ascii="David" w:hAnsi="David" w:cs="David"/>
              <w:noProof/>
              <w:sz w:val="24"/>
              <w:szCs w:val="24"/>
              <w:lang w:bidi="ar-SA"/>
            </w:rPr>
            <w:delText>(L. Nummenmaa, Glerean, Hari, &amp; Hietanen, 2013; Lauri Nummenmaa, Hari, Hietanen, &amp; Glerean, 2018)</w:delText>
          </w:r>
          <w:r w:rsidRPr="006A4A9B" w:rsidDel="00020C69">
            <w:rPr>
              <w:rFonts w:ascii="David" w:hAnsi="David" w:cs="David"/>
              <w:sz w:val="24"/>
              <w:szCs w:val="24"/>
              <w:lang w:bidi="ar-SA"/>
            </w:rPr>
            <w:fldChar w:fldCharType="end"/>
          </w:r>
          <w:r w:rsidRPr="006A4A9B" w:rsidDel="00020C69">
            <w:rPr>
              <w:rFonts w:ascii="David" w:hAnsi="David" w:cs="David"/>
              <w:sz w:val="24"/>
              <w:szCs w:val="24"/>
              <w:lang w:bidi="ar-SA"/>
            </w:rPr>
            <w:delText>.</w:delText>
          </w:r>
        </w:del>
        <w:del w:id="684" w:author="0mer dar" w:date="2020-02-03T19:04:00Z">
          <w:r w:rsidRPr="006A4A9B" w:rsidDel="005533B2">
            <w:rPr>
              <w:rFonts w:ascii="David" w:hAnsi="David" w:cs="David"/>
              <w:sz w:val="24"/>
              <w:szCs w:val="24"/>
              <w:lang w:bidi="ar-SA"/>
            </w:rPr>
            <w:delText xml:space="preserve"> Here, participants </w:delText>
          </w:r>
          <w:r w:rsidRPr="0013159B" w:rsidDel="005533B2">
            <w:rPr>
              <w:rFonts w:ascii="David" w:hAnsi="David" w:cs="David"/>
              <w:sz w:val="24"/>
              <w:szCs w:val="24"/>
              <w:lang w:bidi="ar-SA"/>
            </w:rPr>
            <w:delText>were asked to color the bodily regions whose activity they felt increasing or decreasing and the intensity of the activity/sensation (see figure #), following stimuli of</w:delText>
          </w:r>
        </w:del>
        <w:del w:id="685" w:author="0mer dar" w:date="2020-02-03T19:06:00Z">
          <w:r w:rsidRPr="0013159B" w:rsidDel="00020C69">
            <w:rPr>
              <w:rFonts w:ascii="David" w:hAnsi="David" w:cs="David"/>
              <w:sz w:val="24"/>
              <w:szCs w:val="24"/>
              <w:lang w:bidi="ar-SA"/>
            </w:rPr>
            <w:delText xml:space="preserve"> emotional </w:delText>
          </w:r>
        </w:del>
        <w:del w:id="686" w:author="0mer dar" w:date="2020-02-03T19:04:00Z">
          <w:r w:rsidRPr="0013159B" w:rsidDel="005533B2">
            <w:rPr>
              <w:rFonts w:ascii="David" w:hAnsi="David" w:cs="David"/>
              <w:sz w:val="24"/>
              <w:szCs w:val="24"/>
              <w:lang w:bidi="ar-SA"/>
            </w:rPr>
            <w:delText xml:space="preserve">words, </w:delText>
          </w:r>
        </w:del>
        <w:del w:id="687" w:author="0mer dar" w:date="2020-02-03T19:05:00Z">
          <w:r w:rsidRPr="0013159B" w:rsidDel="005533B2">
            <w:rPr>
              <w:rFonts w:ascii="David" w:hAnsi="David" w:cs="David"/>
              <w:sz w:val="24"/>
              <w:szCs w:val="24"/>
              <w:lang w:bidi="ar-SA"/>
            </w:rPr>
            <w:delText>stories, movies or facial expressions. The findings</w:delText>
          </w:r>
        </w:del>
        <w:del w:id="688" w:author="0mer dar" w:date="2020-02-03T19:06:00Z">
          <w:r w:rsidRPr="0013159B" w:rsidDel="00020C69">
            <w:rPr>
              <w:rFonts w:ascii="David" w:hAnsi="David" w:cs="David"/>
              <w:sz w:val="24"/>
              <w:szCs w:val="24"/>
              <w:lang w:bidi="ar-SA"/>
            </w:rPr>
            <w:delText xml:space="preserve"> reveal categorical sensations patterns of subjective feelings, </w:delText>
          </w:r>
        </w:del>
        <w:del w:id="689" w:author="0mer dar" w:date="2020-02-03T19:05:00Z">
          <w:r w:rsidRPr="0013159B" w:rsidDel="005533B2">
            <w:rPr>
              <w:rFonts w:ascii="David" w:hAnsi="David" w:cs="David"/>
              <w:sz w:val="24"/>
              <w:szCs w:val="24"/>
              <w:lang w:bidi="ar-SA"/>
            </w:rPr>
            <w:delText xml:space="preserve">while emotional stimuli evoked bodily sensations and interoceptive attention to those signals. Supported by the SM tool, and by the Body Sensation Map tool, the body map methodology may fit exploring interoceptive attention to the location, intensity and hedonic tone of bodily sensations following MMT. </w:delText>
          </w:r>
          <w:commentRangeEnd w:id="677"/>
          <w:r w:rsidRPr="0013159B" w:rsidDel="005533B2">
            <w:rPr>
              <w:rStyle w:val="CommentReference"/>
              <w:rFonts w:ascii="David" w:hAnsi="David" w:cs="David"/>
              <w:rPrChange w:id="690" w:author="0mer dar" w:date="2020-03-08T20:10:00Z">
                <w:rPr>
                  <w:rStyle w:val="CommentReference"/>
                </w:rPr>
              </w:rPrChange>
            </w:rPr>
            <w:commentReference w:id="677"/>
          </w:r>
        </w:del>
        <w:commentRangeEnd w:id="678"/>
        <w:del w:id="691" w:author="0mer dar" w:date="2020-02-03T19:06:00Z">
          <w:r w:rsidRPr="0013159B" w:rsidDel="00020C69">
            <w:rPr>
              <w:rStyle w:val="CommentReference"/>
              <w:rFonts w:ascii="David" w:hAnsi="David" w:cs="David"/>
              <w:rPrChange w:id="692" w:author="0mer dar" w:date="2020-03-08T20:10:00Z">
                <w:rPr>
                  <w:rStyle w:val="CommentReference"/>
                </w:rPr>
              </w:rPrChange>
            </w:rPr>
            <w:commentReference w:id="678"/>
          </w:r>
        </w:del>
      </w:moveTo>
    </w:p>
    <w:moveToRangeEnd w:id="676"/>
    <w:p w14:paraId="6DB69E4E" w14:textId="5710742E" w:rsidR="007A122E" w:rsidRPr="0013159B" w:rsidDel="00020C69" w:rsidRDefault="007A122E">
      <w:pPr>
        <w:spacing w:after="0"/>
        <w:ind w:firstLine="720"/>
        <w:rPr>
          <w:ins w:id="693" w:author="עמית ברנשטיין" w:date="2020-02-02T17:22:00Z"/>
          <w:del w:id="694" w:author="0mer dar" w:date="2020-02-03T19:06:00Z"/>
          <w:rFonts w:ascii="David" w:hAnsi="David" w:cs="David"/>
          <w:sz w:val="24"/>
          <w:szCs w:val="24"/>
          <w:highlight w:val="cyan"/>
          <w:lang w:bidi="ar-SA"/>
        </w:rPr>
      </w:pPr>
      <w:del w:id="695" w:author="0mer dar" w:date="2020-02-03T19:02:00Z">
        <w:r w:rsidRPr="006A4A9B" w:rsidDel="005533B2">
          <w:rPr>
            <w:rFonts w:ascii="David" w:hAnsi="David" w:cs="David"/>
            <w:sz w:val="24"/>
            <w:szCs w:val="24"/>
            <w:highlight w:val="yellow"/>
            <w:lang w:bidi="ar-SA"/>
          </w:rPr>
          <w:delText>sensation manikin</w:delText>
        </w:r>
      </w:del>
      <w:del w:id="696" w:author="0mer dar" w:date="2020-02-03T19:06:00Z">
        <w:r w:rsidRPr="0013159B" w:rsidDel="00020C69">
          <w:rPr>
            <w:rFonts w:ascii="David" w:hAnsi="David" w:cs="David"/>
            <w:sz w:val="24"/>
            <w:szCs w:val="24"/>
            <w:highlight w:val="yellow"/>
            <w:lang w:bidi="ar-SA"/>
          </w:rPr>
          <w:delText xml:space="preserve"> has been used to </w:delText>
        </w:r>
      </w:del>
      <w:del w:id="697" w:author="0mer dar" w:date="2020-02-03T19:03:00Z">
        <w:r w:rsidRPr="0013159B" w:rsidDel="005533B2">
          <w:rPr>
            <w:rFonts w:ascii="David" w:hAnsi="David" w:cs="David"/>
            <w:sz w:val="24"/>
            <w:szCs w:val="24"/>
            <w:highlight w:val="yellow"/>
            <w:lang w:bidi="ar-SA"/>
          </w:rPr>
          <w:delText>XXXXX, YYYY, ZZZZ</w:delText>
        </w:r>
      </w:del>
      <w:del w:id="698" w:author="0mer dar" w:date="2020-02-03T19:06:00Z">
        <w:r w:rsidRPr="0013159B" w:rsidDel="00020C69">
          <w:rPr>
            <w:rFonts w:ascii="David" w:hAnsi="David" w:cs="David"/>
            <w:sz w:val="24"/>
            <w:szCs w:val="24"/>
            <w:highlight w:val="yellow"/>
            <w:lang w:bidi="ar-SA"/>
          </w:rPr>
          <w:delText xml:space="preserve"> (CITE</w:delText>
        </w:r>
        <w:r w:rsidRPr="0013159B" w:rsidDel="00020C69">
          <w:rPr>
            <w:rFonts w:ascii="David" w:hAnsi="David" w:cs="David"/>
            <w:sz w:val="24"/>
            <w:szCs w:val="24"/>
            <w:lang w:bidi="ar-SA"/>
          </w:rPr>
          <w:delText xml:space="preserve">). </w:delText>
        </w:r>
      </w:del>
      <w:del w:id="699" w:author="0mer dar" w:date="2020-02-03T19:10:00Z">
        <w:r w:rsidRPr="0013159B" w:rsidDel="005A5475">
          <w:rPr>
            <w:rFonts w:ascii="David" w:hAnsi="David" w:cs="David"/>
            <w:sz w:val="24"/>
            <w:szCs w:val="24"/>
            <w:lang w:bidi="ar-SA"/>
          </w:rPr>
          <w:delText xml:space="preserve">To the best of our knowledge, Hanley and Garland (2019) conducted the only study to-date to test the effect of </w:delText>
        </w:r>
      </w:del>
      <w:ins w:id="700" w:author="עמית ברנשטיין" w:date="2020-02-02T15:28:00Z">
        <w:del w:id="701" w:author="0mer dar" w:date="2020-02-03T18:52:00Z">
          <w:r w:rsidRPr="0013159B" w:rsidDel="00004BF9">
            <w:rPr>
              <w:rFonts w:ascii="David" w:hAnsi="David" w:cs="David"/>
              <w:sz w:val="24"/>
              <w:szCs w:val="24"/>
              <w:lang w:bidi="ar-SA"/>
            </w:rPr>
            <w:delText>XXXXX</w:delText>
          </w:r>
        </w:del>
        <w:del w:id="702" w:author="0mer dar" w:date="2020-02-03T19:10:00Z">
          <w:r w:rsidRPr="0013159B" w:rsidDel="005A5475">
            <w:rPr>
              <w:rFonts w:ascii="David" w:hAnsi="David" w:cs="David"/>
              <w:sz w:val="24"/>
              <w:szCs w:val="24"/>
              <w:lang w:bidi="ar-SA"/>
            </w:rPr>
            <w:delText xml:space="preserve"> </w:delText>
          </w:r>
        </w:del>
      </w:ins>
      <w:del w:id="703" w:author="0mer dar" w:date="2020-02-03T19:10:00Z">
        <w:r w:rsidRPr="0013159B" w:rsidDel="005A5475">
          <w:rPr>
            <w:rFonts w:ascii="David" w:hAnsi="David" w:cs="David"/>
            <w:sz w:val="24"/>
            <w:szCs w:val="24"/>
            <w:lang w:bidi="ar-SA"/>
          </w:rPr>
          <w:delText xml:space="preserve">on </w:delText>
        </w:r>
      </w:del>
      <w:ins w:id="704" w:author="עמית ברנשטיין" w:date="2020-02-02T17:21:00Z">
        <w:del w:id="705" w:author="0mer dar" w:date="2020-02-03T18:53:00Z">
          <w:r w:rsidRPr="0013159B" w:rsidDel="00004BF9">
            <w:rPr>
              <w:rFonts w:ascii="David" w:hAnsi="David" w:cs="David"/>
              <w:sz w:val="24"/>
              <w:szCs w:val="24"/>
              <w:lang w:bidi="ar-SA"/>
            </w:rPr>
            <w:delText>XXXXX</w:delText>
          </w:r>
        </w:del>
        <w:del w:id="706" w:author="0mer dar" w:date="2020-02-03T19:10:00Z">
          <w:r w:rsidRPr="0013159B" w:rsidDel="005A5475">
            <w:rPr>
              <w:rFonts w:ascii="David" w:hAnsi="David" w:cs="David"/>
              <w:sz w:val="24"/>
              <w:szCs w:val="24"/>
              <w:lang w:bidi="ar-SA"/>
            </w:rPr>
            <w:delText xml:space="preserve"> </w:delText>
          </w:r>
        </w:del>
      </w:ins>
      <w:del w:id="707" w:author="0mer dar" w:date="2020-02-03T19:10:00Z">
        <w:r w:rsidRPr="0013159B" w:rsidDel="005A5475">
          <w:rPr>
            <w:rFonts w:ascii="David" w:hAnsi="David" w:cs="David"/>
            <w:sz w:val="24"/>
            <w:szCs w:val="24"/>
            <w:lang w:bidi="ar-SA"/>
          </w:rPr>
          <w:delText xml:space="preserve">using a sensation manikin. </w:delText>
        </w:r>
      </w:del>
      <w:del w:id="708" w:author="0mer dar" w:date="2020-02-03T19:09:00Z">
        <w:r w:rsidRPr="0013159B" w:rsidDel="005A5475">
          <w:rPr>
            <w:rFonts w:ascii="David" w:hAnsi="David" w:cs="David"/>
            <w:sz w:val="24"/>
            <w:szCs w:val="24"/>
            <w:lang w:bidi="ar-SA"/>
          </w:rPr>
          <w:delText xml:space="preserve"> </w:delText>
        </w:r>
      </w:del>
      <w:del w:id="709" w:author="0mer dar" w:date="2020-02-03T19:18:00Z">
        <w:r w:rsidRPr="0013159B" w:rsidDel="006A3EE5">
          <w:rPr>
            <w:rFonts w:ascii="David" w:hAnsi="David" w:cs="David"/>
            <w:sz w:val="24"/>
            <w:szCs w:val="24"/>
            <w:lang w:bidi="ar-SA"/>
          </w:rPr>
          <w:delText>They</w:delText>
        </w:r>
      </w:del>
      <w:del w:id="710" w:author="0mer dar" w:date="2020-02-03T19:19:00Z">
        <w:r w:rsidRPr="0013159B" w:rsidDel="006A3EE5">
          <w:rPr>
            <w:rFonts w:ascii="David" w:hAnsi="David" w:cs="David"/>
            <w:sz w:val="24"/>
            <w:szCs w:val="24"/>
            <w:lang w:bidi="ar-SA"/>
          </w:rPr>
          <w:delText xml:space="preserve"> </w:delText>
        </w:r>
        <w:commentRangeStart w:id="711"/>
        <w:commentRangeStart w:id="712"/>
        <w:r w:rsidRPr="0013159B" w:rsidDel="006A3EE5">
          <w:rPr>
            <w:rFonts w:ascii="David" w:hAnsi="David" w:cs="David"/>
            <w:sz w:val="24"/>
            <w:szCs w:val="24"/>
            <w:lang w:bidi="ar-SA"/>
          </w:rPr>
          <w:delText xml:space="preserve">found that </w:delText>
        </w:r>
      </w:del>
      <w:del w:id="713" w:author="0mer dar" w:date="2020-02-03T19:09:00Z">
        <w:r w:rsidRPr="0013159B" w:rsidDel="005A5475">
          <w:rPr>
            <w:rFonts w:ascii="David" w:hAnsi="David" w:cs="David"/>
            <w:sz w:val="24"/>
            <w:szCs w:val="24"/>
            <w:lang w:bidi="ar-SA"/>
          </w:rPr>
          <w:delText xml:space="preserve">XXXXXX </w:delText>
        </w:r>
      </w:del>
      <w:del w:id="714" w:author="0mer dar" w:date="2020-02-03T19:10:00Z">
        <w:r w:rsidRPr="0013159B" w:rsidDel="005A5475">
          <w:rPr>
            <w:rFonts w:ascii="David" w:hAnsi="David" w:cs="David"/>
            <w:sz w:val="24"/>
            <w:szCs w:val="24"/>
            <w:lang w:bidi="ar-SA"/>
          </w:rPr>
          <w:delText xml:space="preserve">led to </w:delText>
        </w:r>
      </w:del>
      <w:del w:id="715" w:author="0mer dar" w:date="2020-02-03T19:09:00Z">
        <w:r w:rsidRPr="0013159B" w:rsidDel="005A5475">
          <w:rPr>
            <w:rFonts w:ascii="David" w:hAnsi="David" w:cs="David"/>
            <w:sz w:val="24"/>
            <w:szCs w:val="24"/>
            <w:highlight w:val="yellow"/>
            <w:lang w:bidi="ar-SA"/>
          </w:rPr>
          <w:delText xml:space="preserve">XXXXXX </w:delText>
        </w:r>
      </w:del>
      <w:del w:id="716" w:author="0mer dar" w:date="2020-02-03T19:10:00Z">
        <w:r w:rsidRPr="0013159B" w:rsidDel="005A5475">
          <w:rPr>
            <w:rFonts w:ascii="David" w:hAnsi="David" w:cs="David"/>
            <w:sz w:val="24"/>
            <w:szCs w:val="24"/>
            <w:highlight w:val="yellow"/>
            <w:lang w:bidi="ar-SA"/>
          </w:rPr>
          <w:delText xml:space="preserve">that </w:delText>
        </w:r>
      </w:del>
      <w:del w:id="717" w:author="0mer dar" w:date="2020-02-03T19:19:00Z">
        <w:r w:rsidRPr="0013159B" w:rsidDel="006A3EE5">
          <w:rPr>
            <w:rFonts w:ascii="David" w:hAnsi="David" w:cs="David"/>
            <w:sz w:val="24"/>
            <w:szCs w:val="24"/>
            <w:highlight w:val="yellow"/>
            <w:lang w:bidi="ar-SA"/>
          </w:rPr>
          <w:delText xml:space="preserve">the ratio of pleasant to unpleasant sensation significantly </w:delText>
        </w:r>
        <w:commentRangeEnd w:id="711"/>
        <w:r w:rsidRPr="0013159B" w:rsidDel="006A3EE5">
          <w:rPr>
            <w:rStyle w:val="CommentReference"/>
            <w:rFonts w:ascii="David" w:hAnsi="David" w:cs="David"/>
            <w:rPrChange w:id="718" w:author="0mer dar" w:date="2020-03-08T20:10:00Z">
              <w:rPr>
                <w:rStyle w:val="CommentReference"/>
              </w:rPr>
            </w:rPrChange>
          </w:rPr>
          <w:commentReference w:id="711"/>
        </w:r>
      </w:del>
      <w:commentRangeEnd w:id="712"/>
      <w:del w:id="719" w:author="0mer dar" w:date="2020-02-10T13:49:00Z">
        <w:r w:rsidRPr="0013159B" w:rsidDel="00737FE1">
          <w:rPr>
            <w:rStyle w:val="CommentReference"/>
            <w:rFonts w:ascii="David" w:hAnsi="David" w:cs="David"/>
            <w:rPrChange w:id="720" w:author="0mer dar" w:date="2020-03-08T20:10:00Z">
              <w:rPr>
                <w:rStyle w:val="CommentReference"/>
              </w:rPr>
            </w:rPrChange>
          </w:rPr>
          <w:commentReference w:id="712"/>
        </w:r>
      </w:del>
      <w:del w:id="721" w:author="0mer dar" w:date="2020-02-03T19:19:00Z">
        <w:r w:rsidRPr="006A4A9B" w:rsidDel="006A3EE5">
          <w:rPr>
            <w:rFonts w:ascii="David" w:hAnsi="David" w:cs="David"/>
            <w:sz w:val="24"/>
            <w:szCs w:val="24"/>
            <w:highlight w:val="yellow"/>
            <w:lang w:bidi="ar-SA"/>
          </w:rPr>
          <w:delText>increased following mindfulness intervention among chronic pain patients, comparing to an active control condition</w:delText>
        </w:r>
        <w:r w:rsidRPr="006A4A9B" w:rsidDel="006A3EE5">
          <w:rPr>
            <w:rFonts w:ascii="David" w:hAnsi="David" w:cs="David"/>
            <w:sz w:val="24"/>
            <w:szCs w:val="24"/>
            <w:highlight w:val="cyan"/>
            <w:lang w:bidi="ar-SA"/>
          </w:rPr>
          <w:delText>.</w:delText>
        </w:r>
      </w:del>
      <w:del w:id="722" w:author="0mer dar" w:date="2020-02-03T19:11:00Z">
        <w:r w:rsidRPr="006A4A9B" w:rsidDel="00C34ECF">
          <w:rPr>
            <w:rFonts w:ascii="David" w:hAnsi="David" w:cs="David"/>
            <w:sz w:val="24"/>
            <w:szCs w:val="24"/>
            <w:highlight w:val="cyan"/>
            <w:lang w:bidi="ar-SA"/>
          </w:rPr>
          <w:delText xml:space="preserve"> </w:delText>
        </w:r>
      </w:del>
    </w:p>
    <w:p w14:paraId="20C58245" w14:textId="5E8347F2" w:rsidR="007A122E" w:rsidRPr="0013159B" w:rsidDel="00737FE1" w:rsidRDefault="007A122E">
      <w:pPr>
        <w:spacing w:after="0"/>
        <w:ind w:firstLine="720"/>
        <w:rPr>
          <w:del w:id="723" w:author="0mer dar" w:date="2020-02-10T13:49:00Z"/>
          <w:rFonts w:ascii="David" w:hAnsi="David" w:cs="David"/>
          <w:sz w:val="24"/>
          <w:szCs w:val="24"/>
          <w:lang w:val="en-GB" w:bidi="ar-SA"/>
        </w:rPr>
      </w:pPr>
      <w:commentRangeStart w:id="724"/>
      <w:commentRangeStart w:id="725"/>
      <w:del w:id="726" w:author="0mer dar" w:date="2020-01-04T22:32:00Z">
        <w:r w:rsidRPr="0013159B" w:rsidDel="00891566">
          <w:rPr>
            <w:rFonts w:ascii="David" w:hAnsi="David" w:cs="David"/>
            <w:sz w:val="24"/>
            <w:szCs w:val="24"/>
            <w:highlight w:val="cyan"/>
            <w:lang w:bidi="ar-SA"/>
          </w:rPr>
          <w:delText xml:space="preserve"> </w:delText>
        </w:r>
      </w:del>
      <w:del w:id="727" w:author="0mer dar" w:date="2020-02-10T13:05:00Z">
        <w:r w:rsidRPr="0013159B" w:rsidDel="00391C05">
          <w:rPr>
            <w:rFonts w:ascii="David" w:hAnsi="David" w:cs="David"/>
            <w:sz w:val="24"/>
            <w:szCs w:val="24"/>
            <w:highlight w:val="cyan"/>
            <w:lang w:bidi="ar-SA"/>
          </w:rPr>
          <w:delText>However</w:delText>
        </w:r>
        <w:commentRangeEnd w:id="724"/>
        <w:r w:rsidRPr="0013159B" w:rsidDel="00391C05">
          <w:rPr>
            <w:rStyle w:val="CommentReference"/>
            <w:rFonts w:ascii="David" w:hAnsi="David" w:cs="David"/>
            <w:highlight w:val="cyan"/>
            <w:rPrChange w:id="728" w:author="0mer dar" w:date="2020-03-08T20:10:00Z">
              <w:rPr>
                <w:rStyle w:val="CommentReference"/>
                <w:highlight w:val="cyan"/>
              </w:rPr>
            </w:rPrChange>
          </w:rPr>
          <w:commentReference w:id="724"/>
        </w:r>
        <w:commentRangeEnd w:id="725"/>
        <w:r w:rsidRPr="0013159B" w:rsidDel="00391C05">
          <w:rPr>
            <w:rStyle w:val="CommentReference"/>
            <w:rFonts w:ascii="David" w:hAnsi="David" w:cs="David"/>
            <w:rPrChange w:id="729" w:author="0mer dar" w:date="2020-03-08T20:10:00Z">
              <w:rPr>
                <w:rStyle w:val="CommentReference"/>
              </w:rPr>
            </w:rPrChange>
          </w:rPr>
          <w:commentReference w:id="725"/>
        </w:r>
        <w:r w:rsidRPr="006A4A9B" w:rsidDel="00391C05">
          <w:rPr>
            <w:rFonts w:ascii="David" w:hAnsi="David" w:cs="David"/>
            <w:sz w:val="24"/>
            <w:szCs w:val="24"/>
            <w:highlight w:val="cyan"/>
            <w:lang w:bidi="ar-SA"/>
          </w:rPr>
          <w:delText xml:space="preserve">, </w:delText>
        </w:r>
      </w:del>
      <w:del w:id="730" w:author="0mer dar" w:date="2020-02-10T10:03:00Z">
        <w:r w:rsidRPr="006A4A9B" w:rsidDel="009C216F">
          <w:rPr>
            <w:rFonts w:ascii="David" w:hAnsi="David" w:cs="David"/>
            <w:sz w:val="24"/>
            <w:szCs w:val="24"/>
            <w:highlight w:val="cyan"/>
            <w:lang w:bidi="ar-SA"/>
          </w:rPr>
          <w:delText xml:space="preserve">the SM </w:delText>
        </w:r>
      </w:del>
      <w:del w:id="731" w:author="0mer dar" w:date="2020-02-10T13:05:00Z">
        <w:r w:rsidRPr="006A4A9B" w:rsidDel="00391C05">
          <w:rPr>
            <w:rFonts w:ascii="David" w:hAnsi="David" w:cs="David"/>
            <w:sz w:val="24"/>
            <w:szCs w:val="24"/>
            <w:highlight w:val="cyan"/>
            <w:lang w:bidi="ar-SA"/>
          </w:rPr>
          <w:delText>based on cartoon manikin which it may be more difficult to identify wi</w:delText>
        </w:r>
        <w:r w:rsidRPr="0013159B" w:rsidDel="00391C05">
          <w:rPr>
            <w:rFonts w:ascii="David" w:hAnsi="David" w:cs="David"/>
            <w:sz w:val="24"/>
            <w:szCs w:val="24"/>
            <w:highlight w:val="cyan"/>
            <w:lang w:bidi="ar-SA"/>
          </w:rPr>
          <w:delText xml:space="preserve">th, it unable reporting on the intensity of sensations, neutral hedonic tone (only pleasantness or unpleasantness) and unable to differentiate between sensations in both sides of the body (front and back side). Most important limitation of the </w:delText>
        </w:r>
      </w:del>
      <w:del w:id="732" w:author="0mer dar" w:date="2020-02-10T10:03:00Z">
        <w:r w:rsidRPr="0013159B" w:rsidDel="009C216F">
          <w:rPr>
            <w:rFonts w:ascii="David" w:hAnsi="David" w:cs="David"/>
            <w:sz w:val="24"/>
            <w:szCs w:val="24"/>
            <w:highlight w:val="cyan"/>
            <w:lang w:bidi="ar-SA"/>
          </w:rPr>
          <w:delText xml:space="preserve">SM </w:delText>
        </w:r>
      </w:del>
      <w:del w:id="733" w:author="0mer dar" w:date="2020-02-10T13:05:00Z">
        <w:r w:rsidRPr="0013159B" w:rsidDel="00391C05">
          <w:rPr>
            <w:rFonts w:ascii="David" w:hAnsi="David" w:cs="David"/>
            <w:sz w:val="24"/>
            <w:szCs w:val="24"/>
            <w:highlight w:val="cyan"/>
            <w:lang w:bidi="ar-SA"/>
          </w:rPr>
          <w:delText>study is the lack of experimental stimuli for evoking change of interoceptive signals, making it unable to detect within-participant change at the same experimental session</w:delText>
        </w:r>
        <w:r w:rsidRPr="0013159B" w:rsidDel="00391C05">
          <w:rPr>
            <w:rFonts w:ascii="David" w:hAnsi="David" w:cs="David"/>
            <w:sz w:val="24"/>
            <w:szCs w:val="24"/>
            <w:lang w:bidi="ar-SA"/>
          </w:rPr>
          <w:delText>.</w:delText>
        </w:r>
      </w:del>
      <w:del w:id="734" w:author="0mer dar" w:date="2020-02-10T13:33:00Z">
        <w:r w:rsidRPr="0013159B" w:rsidDel="00AA22A2">
          <w:rPr>
            <w:rFonts w:ascii="David" w:hAnsi="David" w:cs="David"/>
            <w:sz w:val="24"/>
            <w:szCs w:val="24"/>
            <w:lang w:bidi="ar-SA"/>
          </w:rPr>
          <w:delText xml:space="preserve"> </w:delText>
        </w:r>
      </w:del>
    </w:p>
    <w:p w14:paraId="0ACDE34F" w14:textId="4AEA2D0A" w:rsidR="007A122E" w:rsidRPr="006A4A9B" w:rsidDel="00737FE1" w:rsidRDefault="007A122E" w:rsidP="00917BBA">
      <w:pPr>
        <w:spacing w:after="0"/>
        <w:ind w:firstLine="720"/>
        <w:rPr>
          <w:del w:id="735" w:author="0mer dar" w:date="2020-02-10T13:49:00Z"/>
          <w:moveFrom w:id="736" w:author="0mer dar" w:date="2020-02-03T19:03:00Z"/>
          <w:rFonts w:ascii="David" w:hAnsi="David" w:cs="David"/>
          <w:sz w:val="24"/>
          <w:szCs w:val="24"/>
          <w:lang w:bidi="ar-SA"/>
        </w:rPr>
      </w:pPr>
      <w:moveFromRangeStart w:id="737" w:author="0mer dar" w:date="2020-02-03T19:03:00Z" w:name="move31649044"/>
      <w:commentRangeStart w:id="738"/>
      <w:commentRangeStart w:id="739"/>
      <w:moveFrom w:id="740" w:author="0mer dar" w:date="2020-02-03T19:03:00Z">
        <w:del w:id="741" w:author="0mer dar" w:date="2020-02-10T13:49:00Z">
          <w:r w:rsidRPr="0013159B" w:rsidDel="00737FE1">
            <w:rPr>
              <w:rFonts w:ascii="David" w:hAnsi="David" w:cs="David"/>
              <w:sz w:val="24"/>
              <w:szCs w:val="24"/>
              <w:lang w:bidi="ar-SA"/>
            </w:rPr>
            <w:delText>Another body map methodology out of the context of pain or mindfulness research, is the Body Sensation Map tool,(</w:delText>
          </w:r>
          <w:r w:rsidRPr="006A4A9B" w:rsidDel="00737FE1">
            <w:rPr>
              <w:rFonts w:ascii="David" w:hAnsi="David" w:cs="David"/>
              <w:sz w:val="24"/>
              <w:szCs w:val="24"/>
              <w:lang w:bidi="ar-SA"/>
            </w:rPr>
            <w:fldChar w:fldCharType="begin" w:fldLock="1"/>
          </w:r>
          <w:r w:rsidRPr="006A4A9B" w:rsidDel="00737FE1">
            <w:rPr>
              <w:rFonts w:ascii="David" w:hAnsi="David" w:cs="David"/>
              <w:sz w:val="24"/>
              <w:szCs w:val="24"/>
              <w:lang w:bidi="ar-SA"/>
            </w:rPr>
            <w:delInstrText>ADDIN CSL_CITATION {"citationItems":[{"id":"ITEM-1","itemData":{"DOI":"10.1073/pnas.1807390115","author":[{"dropping-particle":"","family":"Nummenmaa","given":"Lauri","non-dropping-particle":"","parse-names":false,"suffix":""},{"dropping-particle":"","family":"Hari","given":</w:delInstrText>
          </w:r>
          <w:r w:rsidRPr="0013159B" w:rsidDel="00737FE1">
            <w:rPr>
              <w:rFonts w:ascii="David" w:hAnsi="David" w:cs="David"/>
              <w:sz w:val="24"/>
              <w:szCs w:val="24"/>
              <w:lang w:bidi="ar-SA"/>
            </w:rPr>
            <w:delInstrText>"Riitta","non-dropping-particle":"","parse-names":false,"suffix":""},{"dropping-particle":"","family":"Hietanen","given":"Jari K","non-dropping-particle":"","parse-names":false,"suffix":""},{"dropping-particle":"","family":"Glerean","given":"Enrico","non-dropping-particle":"","parse-names":false,"suffix":""}],"id":"ITEM-1","issued":{"date-parts":[["2018"]]},"note":"30.4.19\n\n</w:delInstrText>
          </w:r>
          <w:r w:rsidRPr="0013159B" w:rsidDel="00737FE1">
            <w:rPr>
              <w:rFonts w:ascii="David" w:hAnsi="David" w:cs="David"/>
              <w:sz w:val="24"/>
              <w:szCs w:val="24"/>
              <w:rtl/>
            </w:rPr>
            <w:delInstrText>יכול להיות מעניין לקידודים ב</w:delInstrText>
          </w:r>
          <w:r w:rsidRPr="0013159B" w:rsidDel="00737FE1">
            <w:rPr>
              <w:rFonts w:ascii="David" w:hAnsi="David" w:cs="David"/>
              <w:sz w:val="24"/>
              <w:szCs w:val="24"/>
              <w:lang w:bidi="ar-SA"/>
            </w:rPr>
            <w:delInstrText>-MAT \n\n</w:delInstrText>
          </w:r>
          <w:r w:rsidRPr="0013159B" w:rsidDel="00737FE1">
            <w:rPr>
              <w:rFonts w:ascii="David" w:hAnsi="David" w:cs="David"/>
              <w:sz w:val="24"/>
              <w:szCs w:val="24"/>
              <w:rtl/>
            </w:rPr>
            <w:delInstrText>מיפוי של רגשות סובייקטיבים</w:delInstrText>
          </w:r>
          <w:r w:rsidRPr="0013159B" w:rsidDel="00737FE1">
            <w:rPr>
              <w:rFonts w:ascii="David" w:hAnsi="David" w:cs="David"/>
              <w:sz w:val="24"/>
              <w:szCs w:val="24"/>
              <w:lang w:bidi="ar-SA"/>
            </w:rPr>
            <w:delInstrText xml:space="preserve">\n100 </w:delInstrText>
          </w:r>
          <w:r w:rsidRPr="0013159B" w:rsidDel="00737FE1">
            <w:rPr>
              <w:rFonts w:ascii="David" w:hAnsi="David" w:cs="David"/>
              <w:sz w:val="24"/>
              <w:szCs w:val="24"/>
              <w:rtl/>
            </w:rPr>
            <w:delInstrText>רגשות ליבה שמחלוקים לתהליכים קוגניטיביים ורגשיים לתחשוות סומטיות ומחלות נפוצוץ</w:delInstrText>
          </w:r>
          <w:r w:rsidRPr="0013159B" w:rsidDel="00737FE1">
            <w:rPr>
              <w:rFonts w:ascii="David" w:hAnsi="David" w:cs="David"/>
              <w:sz w:val="24"/>
              <w:szCs w:val="24"/>
              <w:lang w:bidi="ar-SA"/>
            </w:rPr>
            <w:delInstrText>.\n</w:delInstrText>
          </w:r>
          <w:r w:rsidRPr="0013159B" w:rsidDel="00737FE1">
            <w:rPr>
              <w:rFonts w:ascii="David" w:hAnsi="David" w:cs="David"/>
              <w:sz w:val="24"/>
              <w:szCs w:val="24"/>
              <w:rtl/>
            </w:rPr>
            <w:delInstrText>מרחב הרגשות הוגדר כקומבינציה של דירוג בכל מימד</w:delInstrText>
          </w:r>
          <w:r w:rsidRPr="0013159B" w:rsidDel="00737FE1">
            <w:rPr>
              <w:rFonts w:ascii="David" w:hAnsi="David" w:cs="David"/>
              <w:sz w:val="24"/>
              <w:szCs w:val="24"/>
              <w:lang w:bidi="ar-SA"/>
            </w:rPr>
            <w:delInstrText xml:space="preserve"> - \n</w:delInstrText>
          </w:r>
          <w:r w:rsidRPr="0013159B" w:rsidDel="00737FE1">
            <w:rPr>
              <w:rFonts w:ascii="David" w:hAnsi="David" w:cs="David"/>
              <w:sz w:val="24"/>
              <w:szCs w:val="24"/>
              <w:rtl/>
            </w:rPr>
            <w:delInstrText>מיפוי של דמיון</w:delInstrText>
          </w:r>
          <w:r w:rsidRPr="0013159B" w:rsidDel="00737FE1">
            <w:rPr>
              <w:rFonts w:ascii="David" w:hAnsi="David" w:cs="David"/>
              <w:sz w:val="24"/>
              <w:szCs w:val="24"/>
              <w:lang w:bidi="ar-SA"/>
            </w:rPr>
            <w:delInstrText xml:space="preserve"> similiarity </w:delInstrText>
          </w:r>
          <w:r w:rsidRPr="0013159B" w:rsidDel="00737FE1">
            <w:rPr>
              <w:rFonts w:ascii="David" w:hAnsi="David" w:cs="David"/>
              <w:sz w:val="24"/>
              <w:szCs w:val="24"/>
              <w:rtl/>
            </w:rPr>
            <w:delInstrText>ותחושות גוף, ונוירו- אימג'ינג</w:delInstrText>
          </w:r>
          <w:r w:rsidRPr="0013159B" w:rsidDel="00737FE1">
            <w:rPr>
              <w:rFonts w:ascii="David" w:hAnsi="David" w:cs="David"/>
              <w:sz w:val="24"/>
              <w:szCs w:val="24"/>
              <w:lang w:bidi="ar-SA"/>
            </w:rPr>
            <w:delInstrText xml:space="preserve">. \n1000 </w:delInstrText>
          </w:r>
          <w:r w:rsidRPr="0013159B" w:rsidDel="00737FE1">
            <w:rPr>
              <w:rFonts w:ascii="David" w:hAnsi="David" w:cs="David"/>
              <w:sz w:val="24"/>
              <w:szCs w:val="24"/>
              <w:rtl/>
            </w:rPr>
            <w:delInstrText>משתתפים לקחו חלק מסקר און ליין</w:delInstrText>
          </w:r>
          <w:r w:rsidRPr="0013159B" w:rsidDel="00737FE1">
            <w:rPr>
              <w:rFonts w:ascii="David" w:hAnsi="David" w:cs="David"/>
              <w:sz w:val="24"/>
              <w:szCs w:val="24"/>
              <w:lang w:bidi="ar-SA"/>
            </w:rPr>
            <w:delInstrText xml:space="preserve">.\n\n? </w:delInstrText>
          </w:r>
          <w:r w:rsidRPr="0013159B" w:rsidDel="00737FE1">
            <w:rPr>
              <w:rFonts w:ascii="David" w:hAnsi="David" w:cs="David"/>
              <w:sz w:val="24"/>
              <w:szCs w:val="24"/>
              <w:rtl/>
            </w:rPr>
            <w:delInstrText>מה ההבחנה בין</w:delInstrText>
          </w:r>
          <w:r w:rsidRPr="0013159B" w:rsidDel="00737FE1">
            <w:rPr>
              <w:rFonts w:ascii="David" w:hAnsi="David" w:cs="David"/>
              <w:sz w:val="24"/>
              <w:szCs w:val="24"/>
              <w:lang w:bidi="ar-SA"/>
            </w:rPr>
            <w:delInstrText xml:space="preserve"> mental experience </w:delInstrText>
          </w:r>
          <w:r w:rsidRPr="0013159B" w:rsidDel="00737FE1">
            <w:rPr>
              <w:rFonts w:ascii="David" w:hAnsi="David" w:cs="David"/>
              <w:sz w:val="24"/>
              <w:szCs w:val="24"/>
              <w:rtl/>
            </w:rPr>
            <w:delInstrText>ו</w:delInstrText>
          </w:r>
          <w:r w:rsidRPr="0013159B" w:rsidDel="00737FE1">
            <w:rPr>
              <w:rFonts w:ascii="David" w:hAnsi="David" w:cs="David"/>
              <w:sz w:val="24"/>
              <w:szCs w:val="24"/>
              <w:lang w:bidi="ar-SA"/>
            </w:rPr>
            <w:delInstrText xml:space="preserve">-emotion? \n\n2. </w:delInstrText>
          </w:r>
          <w:r w:rsidRPr="0013159B" w:rsidDel="00737FE1">
            <w:rPr>
              <w:rFonts w:ascii="David" w:hAnsi="David" w:cs="David"/>
              <w:sz w:val="24"/>
              <w:szCs w:val="24"/>
              <w:rtl/>
            </w:rPr>
            <w:delInstrText>האם חווה סובייטיביתית משהו שדומה ל-100 רגשות</w:delInstrText>
          </w:r>
          <w:r w:rsidRPr="0013159B" w:rsidDel="00737FE1">
            <w:rPr>
              <w:rFonts w:ascii="David" w:hAnsi="David" w:cs="David"/>
              <w:sz w:val="24"/>
              <w:szCs w:val="24"/>
              <w:lang w:bidi="ar-SA"/>
            </w:rPr>
            <w:delInstrText xml:space="preserve"> ??\n3. </w:delInstrText>
          </w:r>
          <w:r w:rsidRPr="0013159B" w:rsidDel="00737FE1">
            <w:rPr>
              <w:rFonts w:ascii="David" w:hAnsi="David" w:cs="David"/>
              <w:sz w:val="24"/>
              <w:szCs w:val="24"/>
              <w:rtl/>
            </w:rPr>
            <w:delInstrText>טופוגרפיה של תחושות גוףש קשורות לכל רגש</w:delInstrText>
          </w:r>
          <w:r w:rsidRPr="0013159B" w:rsidDel="00737FE1">
            <w:rPr>
              <w:rFonts w:ascii="David" w:hAnsi="David" w:cs="David"/>
              <w:sz w:val="24"/>
              <w:szCs w:val="24"/>
              <w:lang w:bidi="ar-SA"/>
            </w:rPr>
            <w:delInstrText>? \n\n\n</w:delInstrText>
          </w:r>
          <w:r w:rsidRPr="0013159B" w:rsidDel="00737FE1">
            <w:rPr>
              <w:rFonts w:ascii="David" w:hAnsi="David" w:cs="David"/>
              <w:sz w:val="24"/>
              <w:szCs w:val="24"/>
              <w:rtl/>
            </w:rPr>
            <w:delInstrText>מטא אנליזה מ</w:delInstrText>
          </w:r>
          <w:r w:rsidRPr="0013159B" w:rsidDel="00737FE1">
            <w:rPr>
              <w:rFonts w:ascii="David" w:hAnsi="David" w:cs="David"/>
              <w:sz w:val="24"/>
              <w:szCs w:val="24"/>
              <w:lang w:bidi="ar-SA"/>
            </w:rPr>
            <w:delInstrText>-imaging \n\n</w:delInstrText>
          </w:r>
          <w:r w:rsidRPr="0013159B" w:rsidDel="00737FE1">
            <w:rPr>
              <w:rFonts w:ascii="David" w:hAnsi="David" w:cs="David"/>
              <w:sz w:val="24"/>
              <w:szCs w:val="24"/>
              <w:rtl/>
            </w:rPr>
            <w:delInstrText>רדוקציה לא לינארית חשפה 5 קלאסטרים של רגשות</w:delInstrText>
          </w:r>
          <w:r w:rsidRPr="0013159B" w:rsidDel="00737FE1">
            <w:rPr>
              <w:rFonts w:ascii="David" w:hAnsi="David" w:cs="David"/>
              <w:sz w:val="24"/>
              <w:szCs w:val="24"/>
              <w:lang w:bidi="ar-SA"/>
            </w:rPr>
            <w:delInstrText>:\n</w:delInstrText>
          </w:r>
          <w:r w:rsidRPr="0013159B" w:rsidDel="00737FE1">
            <w:rPr>
              <w:rFonts w:ascii="David" w:hAnsi="David" w:cs="David"/>
              <w:sz w:val="24"/>
              <w:szCs w:val="24"/>
              <w:rtl/>
            </w:rPr>
            <w:delInstrText>רגשות חיוביים, שליליית, תהליכים קוגניטיביים ומצבים סומטיים ומחלות, ומצבי הומאוסטזיס</w:delInstrText>
          </w:r>
          <w:r w:rsidRPr="0013159B" w:rsidDel="00737FE1">
            <w:rPr>
              <w:rFonts w:ascii="David" w:hAnsi="David" w:cs="David"/>
              <w:sz w:val="24"/>
              <w:szCs w:val="24"/>
              <w:lang w:bidi="ar-SA"/>
            </w:rPr>
            <w:delInstrText>.","page":"1-6","title":"Maps of subjective feelings","type":"article-journal"},"uris":["http://www.mendeley.com/documents/?uuid=14ee5543-f2ca-41e6-8aed-1487a44d503b"]},{"id":"ITEM-2","itemData":{"DOI":"10.1073/pnas.1321664111","ISSN":"0027-8424","abstract":"Emotions are often felt in the body, and somatosensory feedback has been proposed to trigger conscious emotional experiences. Here we reveal maps of bodily sensations associated with different emotions using a unique topographical self-report method. In five experiments, participants (n = 701) were shown two silhouettes of bodies alongside emotional words, stories, movies, or facial expressions. They were asked to color the bodily regions whose activity they felt increasing or decreasing while viewing each stimulus. Different emotions were consistently associated with statistically separable bodily sensation maps across experiments. These maps were concordant across West European and East Asian samples. Statistical classifiers distinguished emotion-specific activation maps accurately, confirming independence of topographies across emotions. We propose that emotions are represented in the somatosensory system as culturally universal categorical somatotopic maps. Perception of these emotion-triggered bodily changes may play a key role in generating consciously felt emotions.","author":[{"dropping-particle":"","family":"Nummenmaa","given":"L.","non-dropping-particle":"","parse-names":false,"suffix":""},{"dropping-particle":"","family":"Glerean","given":"E.","non-dropping-particle":"","parse-names":false,"suffix":""},{"dropping-particle":"","family":"Hari","given":"R.","non-dropping-particle":"","parse-names":false,"suffix":""},{"dropping-particle":"","family":"Hietanen","given":"J. K.","non-dropping-particle":"","parse-names":false,"suffix":""}],"container-title":"Proceedings of the National Academy of Sciences","id":"ITEM-2","issue":"2","issued":{"date-parts":[["2013"]]},"note":"</w:delInstrText>
          </w:r>
          <w:r w:rsidRPr="0013159B" w:rsidDel="00737FE1">
            <w:rPr>
              <w:rFonts w:ascii="David" w:hAnsi="David" w:cs="David"/>
              <w:sz w:val="24"/>
              <w:szCs w:val="24"/>
              <w:rtl/>
            </w:rPr>
            <w:delInstrText>מיפוי של רגשות בגוף</w:delInstrText>
          </w:r>
          <w:r w:rsidRPr="0013159B" w:rsidDel="00737FE1">
            <w:rPr>
              <w:rFonts w:ascii="David" w:hAnsi="David" w:cs="David"/>
              <w:sz w:val="24"/>
              <w:szCs w:val="24"/>
              <w:lang w:bidi="ar-SA"/>
            </w:rPr>
            <w:delInstrText xml:space="preserve"> \n</w:delInstrText>
          </w:r>
          <w:r w:rsidRPr="0013159B" w:rsidDel="00737FE1">
            <w:rPr>
              <w:rFonts w:ascii="David" w:hAnsi="David" w:cs="David"/>
              <w:sz w:val="24"/>
              <w:szCs w:val="24"/>
              <w:rtl/>
            </w:rPr>
            <w:delInstrText>המאמר המצוטט של</w:delInstrText>
          </w:r>
          <w:r w:rsidRPr="0013159B" w:rsidDel="00737FE1">
            <w:rPr>
              <w:rFonts w:ascii="David" w:hAnsi="David" w:cs="David"/>
              <w:sz w:val="24"/>
              <w:szCs w:val="24"/>
              <w:lang w:bidi="ar-SA"/>
            </w:rPr>
            <w:delInstrText xml:space="preserve"> Nummenmaa - </w:delInstrText>
          </w:r>
          <w:r w:rsidRPr="0013159B" w:rsidDel="00737FE1">
            <w:rPr>
              <w:rFonts w:ascii="David" w:hAnsi="David" w:cs="David"/>
              <w:sz w:val="24"/>
              <w:szCs w:val="24"/>
              <w:rtl/>
            </w:rPr>
            <w:delInstrText>הפיני מהמאמר על 10 0הרגשות והמיקום של הם</w:delInstrText>
          </w:r>
          <w:r w:rsidRPr="0013159B" w:rsidDel="00737FE1">
            <w:rPr>
              <w:rFonts w:ascii="David" w:hAnsi="David" w:cs="David"/>
              <w:sz w:val="24"/>
              <w:szCs w:val="24"/>
              <w:lang w:bidi="ar-SA"/>
            </w:rPr>
            <w:delInstrText xml:space="preserve"> </w:delInstrText>
          </w:r>
          <w:r w:rsidRPr="0013159B" w:rsidDel="00737FE1">
            <w:rPr>
              <w:rFonts w:ascii="David" w:hAnsi="David" w:cs="David"/>
              <w:sz w:val="24"/>
              <w:szCs w:val="24"/>
              <w:rtl/>
            </w:rPr>
            <w:delInstrText>בגוף</w:delInstrText>
          </w:r>
          <w:r w:rsidRPr="0013159B" w:rsidDel="00737FE1">
            <w:rPr>
              <w:rFonts w:ascii="David" w:hAnsi="David" w:cs="David"/>
              <w:sz w:val="24"/>
              <w:szCs w:val="24"/>
              <w:lang w:bidi="ar-SA"/>
            </w:rPr>
            <w:delInstrText>\n\n","page":"646-651","title":"Bodily maps of emotions","type":"article-journal","volume":"111"},"uris":["http://www.mendeley.com/documents/?uuid=fceab67f-766b-48ac-9310-4b6e522317ea"]}],"mendeley":{"formattedCitation":"(L. Nummenmaa, Glerean, Hari, &amp; Hietanen, 2013; Lauri Nummenmaa, Hari, Hietanen, &amp; Glerean, 2018)","plainTextFormattedCitation":"(L. Nummenmaa, Glerean, Hari, &amp; Hietanen, 2013; Lauri Nummenmaa, Hari, Hietanen, &amp; Glerean, 2018)","previouslyFormattedCitation":"(L. Nummenmaa, Glerean, Hari, &amp; Hietanen, 2013; Lauri Nummenmaa, Hari, Hietanen, &amp; Glerean, 2018)"},"properties":{"noteIndex":0},"schema":"https://github.com/citation-style-language/schema/raw/master/csl-citation.json"}</w:delInstrText>
          </w:r>
          <w:r w:rsidRPr="006A4A9B" w:rsidDel="00737FE1">
            <w:rPr>
              <w:rFonts w:ascii="David" w:hAnsi="David" w:cs="David"/>
              <w:sz w:val="24"/>
              <w:szCs w:val="24"/>
              <w:lang w:bidi="ar-SA"/>
            </w:rPr>
            <w:fldChar w:fldCharType="separate"/>
          </w:r>
          <w:r w:rsidRPr="006A4A9B" w:rsidDel="00737FE1">
            <w:rPr>
              <w:rFonts w:ascii="David" w:hAnsi="David" w:cs="David"/>
              <w:noProof/>
              <w:sz w:val="24"/>
              <w:szCs w:val="24"/>
              <w:lang w:bidi="ar-SA"/>
            </w:rPr>
            <w:delText>(L. Nummenmaa, Glerean, Hari, &amp; Hietanen, 2013; Lauri Nummenmaa, Hari, Hietanen, &amp; Glerean, 2018)</w:delText>
          </w:r>
          <w:r w:rsidRPr="006A4A9B" w:rsidDel="00737FE1">
            <w:rPr>
              <w:rFonts w:ascii="David" w:hAnsi="David" w:cs="David"/>
              <w:sz w:val="24"/>
              <w:szCs w:val="24"/>
              <w:lang w:bidi="ar-SA"/>
            </w:rPr>
            <w:fldChar w:fldCharType="end"/>
          </w:r>
          <w:r w:rsidRPr="006A4A9B" w:rsidDel="00737FE1">
            <w:rPr>
              <w:rFonts w:ascii="David" w:hAnsi="David" w:cs="David"/>
              <w:sz w:val="24"/>
              <w:szCs w:val="24"/>
              <w:lang w:bidi="ar-SA"/>
            </w:rPr>
            <w:delText>. Here, participants were</w:delText>
          </w:r>
          <w:r w:rsidRPr="0013159B" w:rsidDel="00737FE1">
            <w:rPr>
              <w:rFonts w:ascii="David" w:hAnsi="David" w:cs="David"/>
              <w:sz w:val="24"/>
              <w:szCs w:val="24"/>
              <w:lang w:bidi="ar-SA"/>
            </w:rPr>
            <w:delText xml:space="preserve"> asked to color the bodily regions whose activity they felt increasing or decreasing and the intensity of the activity/sensation (see figure #), following stimuli of emotional words, stories, movies or facial expressions. The findings reveal categorical sensations patterns of subjective feelings, while emotional stimuli evoked bodily sensations and interoceptive attention to those signals. Supported by the SM tool, and by the Body Sensation Map tool, the body map methodology may fit exploring interoceptive attention to the location, intensity and hedonic tone of bodily sensations following MMT. </w:delText>
          </w:r>
          <w:commentRangeEnd w:id="738"/>
          <w:r w:rsidRPr="0013159B" w:rsidDel="00737FE1">
            <w:rPr>
              <w:rStyle w:val="CommentReference"/>
              <w:rFonts w:ascii="David" w:hAnsi="David" w:cs="David"/>
              <w:rPrChange w:id="742" w:author="0mer dar" w:date="2020-03-08T20:10:00Z">
                <w:rPr>
                  <w:rStyle w:val="CommentReference"/>
                </w:rPr>
              </w:rPrChange>
            </w:rPr>
            <w:commentReference w:id="738"/>
          </w:r>
          <w:commentRangeEnd w:id="739"/>
          <w:r w:rsidRPr="0013159B" w:rsidDel="00737FE1">
            <w:rPr>
              <w:rStyle w:val="CommentReference"/>
              <w:rFonts w:ascii="David" w:hAnsi="David" w:cs="David"/>
              <w:rPrChange w:id="743" w:author="0mer dar" w:date="2020-03-08T20:10:00Z">
                <w:rPr>
                  <w:rStyle w:val="CommentReference"/>
                </w:rPr>
              </w:rPrChange>
            </w:rPr>
            <w:commentReference w:id="739"/>
          </w:r>
        </w:del>
      </w:moveFrom>
    </w:p>
    <w:bookmarkEnd w:id="521"/>
    <w:moveFromRangeEnd w:id="737"/>
    <w:p w14:paraId="26F6EB92" w14:textId="1D0426C2" w:rsidR="007A122E" w:rsidRPr="006A4A9B" w:rsidDel="00F6710A" w:rsidRDefault="007A122E" w:rsidP="00917BBA">
      <w:pPr>
        <w:spacing w:after="0"/>
        <w:ind w:firstLine="720"/>
        <w:rPr>
          <w:del w:id="744" w:author="0mer dar" w:date="2020-01-15T15:52:00Z"/>
          <w:rFonts w:ascii="David" w:hAnsi="David" w:cs="David"/>
          <w:sz w:val="24"/>
          <w:szCs w:val="24"/>
        </w:rPr>
      </w:pPr>
      <w:commentRangeStart w:id="745"/>
      <w:del w:id="746" w:author="0mer dar" w:date="2020-02-10T13:49:00Z">
        <w:r w:rsidRPr="006A4A9B" w:rsidDel="00737FE1">
          <w:rPr>
            <w:rFonts w:ascii="David" w:hAnsi="David" w:cs="David"/>
            <w:noProof/>
            <w:sz w:val="24"/>
            <w:szCs w:val="24"/>
          </w:rPr>
          <w:drawing>
            <wp:inline distT="0" distB="0" distL="0" distR="0" wp14:anchorId="42B99520" wp14:editId="694C67ED">
              <wp:extent cx="2112982" cy="1818289"/>
              <wp:effectExtent l="0" t="0" r="1905" b="0"/>
              <wp:docPr id="4" name="Picture 3">
                <a:extLst xmlns:a="http://schemas.openxmlformats.org/drawingml/2006/main">
                  <a:ext uri="{FF2B5EF4-FFF2-40B4-BE49-F238E27FC236}">
                    <a16:creationId xmlns:a16="http://schemas.microsoft.com/office/drawing/2014/main" id="{2A8F29E0-D825-4899-B948-A9BB952663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8F29E0-D825-4899-B948-A9BB95266321}"/>
                          </a:ext>
                        </a:extLst>
                      </pic:cNvPr>
                      <pic:cNvPicPr>
                        <a:picLocks noChangeAspect="1"/>
                      </pic:cNvPicPr>
                    </pic:nvPicPr>
                    <pic:blipFill>
                      <a:blip r:embed="rId13"/>
                      <a:stretch>
                        <a:fillRect/>
                      </a:stretch>
                    </pic:blipFill>
                    <pic:spPr>
                      <a:xfrm>
                        <a:off x="0" y="0"/>
                        <a:ext cx="2112982" cy="1818289"/>
                      </a:xfrm>
                      <a:prstGeom prst="rect">
                        <a:avLst/>
                      </a:prstGeom>
                    </pic:spPr>
                  </pic:pic>
                </a:graphicData>
              </a:graphic>
            </wp:inline>
          </w:drawing>
        </w:r>
        <w:commentRangeEnd w:id="745"/>
        <w:r w:rsidRPr="006A4A9B" w:rsidDel="00737FE1">
          <w:rPr>
            <w:rStyle w:val="CommentReference"/>
            <w:rFonts w:ascii="David" w:hAnsi="David" w:cs="David"/>
            <w:sz w:val="24"/>
            <w:szCs w:val="24"/>
          </w:rPr>
          <w:commentReference w:id="745"/>
        </w:r>
        <w:commentRangeStart w:id="747"/>
        <w:r w:rsidRPr="006A4A9B" w:rsidDel="00737FE1">
          <w:rPr>
            <w:rFonts w:ascii="David" w:hAnsi="David" w:cs="David"/>
            <w:noProof/>
            <w:sz w:val="24"/>
            <w:szCs w:val="24"/>
          </w:rPr>
          <w:drawing>
            <wp:inline distT="0" distB="0" distL="0" distR="0" wp14:anchorId="20A2B612" wp14:editId="111BA02E">
              <wp:extent cx="2781701" cy="21365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9127" cy="2149885"/>
                      </a:xfrm>
                      <a:prstGeom prst="rect">
                        <a:avLst/>
                      </a:prstGeom>
                    </pic:spPr>
                  </pic:pic>
                </a:graphicData>
              </a:graphic>
            </wp:inline>
          </w:drawing>
        </w:r>
        <w:commentRangeEnd w:id="747"/>
        <w:r w:rsidRPr="0013159B" w:rsidDel="00737FE1">
          <w:rPr>
            <w:rStyle w:val="CommentReference"/>
            <w:rFonts w:ascii="David" w:hAnsi="David" w:cs="David"/>
            <w:sz w:val="24"/>
            <w:szCs w:val="24"/>
          </w:rPr>
          <w:commentReference w:id="747"/>
        </w:r>
        <w:r w:rsidRPr="006A4A9B" w:rsidDel="00737FE1">
          <w:rPr>
            <w:rFonts w:ascii="David" w:hAnsi="David" w:cs="David"/>
            <w:noProof/>
            <w:sz w:val="24"/>
            <w:szCs w:val="24"/>
          </w:rPr>
          <w:delText xml:space="preserve"> </w:delText>
        </w:r>
        <w:commentRangeStart w:id="748"/>
        <w:r w:rsidRPr="006A4A9B" w:rsidDel="00737FE1">
          <w:rPr>
            <w:rFonts w:ascii="David" w:hAnsi="David" w:cs="David"/>
            <w:noProof/>
            <w:sz w:val="24"/>
            <w:szCs w:val="24"/>
          </w:rPr>
          <w:drawing>
            <wp:inline distT="0" distB="0" distL="0" distR="0" wp14:anchorId="42A6421A" wp14:editId="04D1D600">
              <wp:extent cx="3845361" cy="2645466"/>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4034" cy="2678951"/>
                      </a:xfrm>
                      <a:prstGeom prst="rect">
                        <a:avLst/>
                      </a:prstGeom>
                    </pic:spPr>
                  </pic:pic>
                </a:graphicData>
              </a:graphic>
            </wp:inline>
          </w:drawing>
        </w:r>
        <w:commentRangeEnd w:id="748"/>
        <w:r w:rsidRPr="006A4A9B" w:rsidDel="00737FE1">
          <w:rPr>
            <w:rStyle w:val="CommentReference"/>
            <w:rFonts w:ascii="David" w:hAnsi="David" w:cs="David"/>
            <w:sz w:val="24"/>
            <w:szCs w:val="24"/>
          </w:rPr>
          <w:commentReference w:id="748"/>
        </w:r>
        <w:r w:rsidRPr="006A4A9B" w:rsidDel="00737FE1">
          <w:rPr>
            <w:rFonts w:ascii="David" w:hAnsi="David" w:cs="David"/>
            <w:noProof/>
            <w:sz w:val="24"/>
            <w:szCs w:val="24"/>
          </w:rPr>
          <w:delText xml:space="preserve"> </w:delText>
        </w:r>
      </w:del>
    </w:p>
    <w:p w14:paraId="69B81395" w14:textId="251B5908" w:rsidR="007A122E" w:rsidRPr="006A4A9B" w:rsidDel="00737FE1" w:rsidRDefault="007A122E">
      <w:pPr>
        <w:spacing w:after="0"/>
        <w:ind w:firstLine="720"/>
        <w:rPr>
          <w:del w:id="749" w:author="0mer dar" w:date="2020-02-10T13:49:00Z"/>
          <w:rFonts w:ascii="David" w:hAnsi="David" w:cs="David"/>
          <w:sz w:val="24"/>
          <w:szCs w:val="24"/>
          <w:lang w:bidi="ar-SA"/>
        </w:rPr>
        <w:pPrChange w:id="750" w:author="0mer dar" w:date="2020-02-03T18:39:00Z">
          <w:pPr>
            <w:spacing w:before="120"/>
          </w:pPr>
        </w:pPrChange>
      </w:pPr>
    </w:p>
    <w:p w14:paraId="09680DBE" w14:textId="6FBC15B2" w:rsidR="007A122E" w:rsidRPr="0013159B" w:rsidRDefault="007A122E">
      <w:pPr>
        <w:spacing w:after="0"/>
        <w:ind w:firstLine="720"/>
        <w:rPr>
          <w:ins w:id="751" w:author="0mer dar" w:date="2020-02-10T13:49:00Z"/>
          <w:rFonts w:ascii="David" w:hAnsi="David" w:cs="David"/>
          <w:sz w:val="24"/>
          <w:szCs w:val="24"/>
        </w:rPr>
      </w:pPr>
      <w:bookmarkStart w:id="752" w:name="_Hlk29073598"/>
      <w:bookmarkStart w:id="753" w:name="_Hlk29995974"/>
      <w:bookmarkStart w:id="754" w:name="_Hlk29996037"/>
      <w:bookmarkStart w:id="755" w:name="_Hlk32221552"/>
      <w:r w:rsidRPr="0013159B">
        <w:rPr>
          <w:rFonts w:ascii="David" w:hAnsi="David" w:cs="David"/>
          <w:sz w:val="24"/>
          <w:szCs w:val="24"/>
          <w:lang w:val="en-GB"/>
        </w:rPr>
        <w:t xml:space="preserve">With respect </w:t>
      </w:r>
      <w:r w:rsidRPr="0013159B">
        <w:rPr>
          <w:rFonts w:ascii="David" w:hAnsi="David" w:cs="David"/>
          <w:sz w:val="24"/>
          <w:szCs w:val="24"/>
        </w:rPr>
        <w:t xml:space="preserve">to interoceptive </w:t>
      </w:r>
      <w:ins w:id="756" w:author="0mer dar" w:date="2020-02-10T15:36:00Z">
        <w:r w:rsidR="00DC1589" w:rsidRPr="0013159B">
          <w:rPr>
            <w:rFonts w:ascii="David" w:hAnsi="David" w:cs="David"/>
            <w:sz w:val="24"/>
            <w:szCs w:val="24"/>
            <w:lang w:val="en-GB"/>
          </w:rPr>
          <w:t xml:space="preserve">accuracy/sensitivity </w:t>
        </w:r>
      </w:ins>
      <w:del w:id="757" w:author="0mer dar" w:date="2020-02-10T15:36:00Z">
        <w:r w:rsidRPr="0013159B" w:rsidDel="00DC1589">
          <w:rPr>
            <w:rFonts w:ascii="David" w:hAnsi="David" w:cs="David"/>
            <w:sz w:val="24"/>
            <w:szCs w:val="24"/>
            <w:lang w:val="en-GB"/>
          </w:rPr>
          <w:delText>sensitivity/</w:delText>
        </w:r>
        <w:commentRangeStart w:id="758"/>
        <w:r w:rsidRPr="0013159B" w:rsidDel="00DC1589">
          <w:rPr>
            <w:rFonts w:ascii="David" w:hAnsi="David" w:cs="David"/>
            <w:sz w:val="24"/>
            <w:szCs w:val="24"/>
            <w:lang w:val="en-GB"/>
          </w:rPr>
          <w:delText>accuracy</w:delText>
        </w:r>
        <w:commentRangeEnd w:id="758"/>
        <w:r w:rsidRPr="0013159B" w:rsidDel="00DC1589">
          <w:rPr>
            <w:rStyle w:val="CommentReference"/>
            <w:rFonts w:ascii="David" w:hAnsi="David" w:cs="David"/>
            <w:rPrChange w:id="759" w:author="0mer dar" w:date="2020-03-08T20:10:00Z">
              <w:rPr>
                <w:rStyle w:val="CommentReference"/>
              </w:rPr>
            </w:rPrChange>
          </w:rPr>
          <w:commentReference w:id="758"/>
        </w:r>
        <w:r w:rsidRPr="006A4A9B" w:rsidDel="00DC1589">
          <w:rPr>
            <w:rFonts w:ascii="David" w:hAnsi="David" w:cs="David"/>
            <w:sz w:val="24"/>
            <w:szCs w:val="24"/>
            <w:lang w:val="en-GB"/>
          </w:rPr>
          <w:delText xml:space="preserve"> </w:delText>
        </w:r>
      </w:del>
      <w:r w:rsidRPr="006A4A9B">
        <w:rPr>
          <w:rFonts w:ascii="David" w:hAnsi="David" w:cs="David"/>
          <w:sz w:val="24"/>
          <w:szCs w:val="24"/>
          <w:lang w:val="en-GB"/>
        </w:rPr>
        <w:t xml:space="preserve">in MMT studies, </w:t>
      </w:r>
      <w:del w:id="760" w:author="0mer dar" w:date="2020-02-03T19:28:00Z">
        <w:r w:rsidRPr="006A4A9B" w:rsidDel="001764DD">
          <w:rPr>
            <w:rFonts w:ascii="David" w:hAnsi="David" w:cs="David"/>
            <w:sz w:val="24"/>
            <w:szCs w:val="24"/>
            <w:lang w:val="en-GB"/>
          </w:rPr>
          <w:delText xml:space="preserve">XXX </w:delText>
        </w:r>
      </w:del>
      <w:ins w:id="761" w:author="0mer dar" w:date="2020-02-03T19:28:00Z">
        <w:r w:rsidRPr="0013159B">
          <w:rPr>
            <w:rFonts w:ascii="David" w:hAnsi="David" w:cs="David"/>
            <w:sz w:val="24"/>
            <w:szCs w:val="24"/>
            <w:lang w:val="en-GB"/>
          </w:rPr>
          <w:t>a major body of research</w:t>
        </w:r>
      </w:ins>
      <w:del w:id="762" w:author="0mer dar" w:date="2020-02-03T19:28:00Z">
        <w:r w:rsidRPr="0013159B" w:rsidDel="001764DD">
          <w:rPr>
            <w:rFonts w:ascii="David" w:hAnsi="David" w:cs="David"/>
            <w:sz w:val="24"/>
            <w:szCs w:val="24"/>
            <w:lang w:val="en-GB"/>
          </w:rPr>
          <w:delText xml:space="preserve">have </w:delText>
        </w:r>
      </w:del>
      <w:ins w:id="763" w:author="0mer dar" w:date="2020-02-03T19:28:00Z">
        <w:r w:rsidRPr="0013159B">
          <w:rPr>
            <w:rFonts w:ascii="David" w:hAnsi="David" w:cs="David"/>
            <w:sz w:val="24"/>
            <w:szCs w:val="24"/>
            <w:lang w:val="en-GB"/>
          </w:rPr>
          <w:t xml:space="preserve"> </w:t>
        </w:r>
      </w:ins>
      <w:ins w:id="764" w:author="0mer dar" w:date="2020-02-10T10:07:00Z">
        <w:r w:rsidR="009C216F" w:rsidRPr="0013159B">
          <w:rPr>
            <w:rFonts w:ascii="David" w:hAnsi="David" w:cs="David"/>
            <w:sz w:val="24"/>
            <w:szCs w:val="24"/>
            <w:lang w:val="en-GB"/>
          </w:rPr>
          <w:t>was</w:t>
        </w:r>
      </w:ins>
      <w:ins w:id="765" w:author="0mer dar" w:date="2020-02-03T19:28:00Z">
        <w:r w:rsidRPr="0013159B">
          <w:rPr>
            <w:rFonts w:ascii="David" w:hAnsi="David" w:cs="David"/>
            <w:sz w:val="24"/>
            <w:szCs w:val="24"/>
            <w:lang w:val="en-GB"/>
          </w:rPr>
          <w:t xml:space="preserve"> based on physiological markers (i.e. third-person),</w:t>
        </w:r>
      </w:ins>
      <w:ins w:id="766" w:author="0mer dar" w:date="2020-02-10T14:01:00Z">
        <w:r w:rsidR="00B84D37" w:rsidRPr="0013159B">
          <w:rPr>
            <w:rFonts w:ascii="David" w:hAnsi="David" w:cs="David"/>
            <w:sz w:val="24"/>
            <w:szCs w:val="24"/>
            <w:lang w:val="en-GB"/>
          </w:rPr>
          <w:t xml:space="preserve"> such as heartbeat detection and </w:t>
        </w:r>
      </w:ins>
      <w:ins w:id="767" w:author="0mer dar" w:date="2020-02-10T15:36:00Z">
        <w:r w:rsidR="00E22712" w:rsidRPr="0013159B">
          <w:rPr>
            <w:rFonts w:ascii="David" w:hAnsi="David" w:cs="David"/>
            <w:sz w:val="24"/>
            <w:szCs w:val="24"/>
          </w:rPr>
          <w:t>Respiratory Load Detection</w:t>
        </w:r>
      </w:ins>
      <w:ins w:id="768" w:author="0mer dar" w:date="2020-02-10T14:01:00Z">
        <w:r w:rsidR="00B84D37" w:rsidRPr="0013159B">
          <w:rPr>
            <w:rFonts w:ascii="David" w:hAnsi="David" w:cs="David"/>
            <w:sz w:val="24"/>
            <w:szCs w:val="24"/>
            <w:lang w:val="en-GB"/>
          </w:rPr>
          <w:t>,</w:t>
        </w:r>
      </w:ins>
      <w:ins w:id="769" w:author="0mer dar" w:date="2020-02-03T19:28:00Z">
        <w:r w:rsidRPr="0013159B">
          <w:rPr>
            <w:rFonts w:ascii="David" w:hAnsi="David" w:cs="David"/>
            <w:sz w:val="24"/>
            <w:szCs w:val="24"/>
            <w:lang w:val="en-GB"/>
          </w:rPr>
          <w:t xml:space="preserve"> while </w:t>
        </w:r>
      </w:ins>
      <w:ins w:id="770" w:author="0mer dar" w:date="2020-02-03T19:29:00Z">
        <w:r w:rsidRPr="0013159B">
          <w:rPr>
            <w:rFonts w:ascii="David" w:hAnsi="David" w:cs="David"/>
            <w:sz w:val="24"/>
            <w:szCs w:val="24"/>
            <w:lang w:val="en-GB"/>
          </w:rPr>
          <w:t>some</w:t>
        </w:r>
      </w:ins>
      <w:ins w:id="771" w:author="0mer dar" w:date="2020-02-03T19:28:00Z">
        <w:r w:rsidRPr="0013159B">
          <w:rPr>
            <w:rFonts w:ascii="David" w:hAnsi="David" w:cs="David"/>
            <w:sz w:val="24"/>
            <w:szCs w:val="24"/>
            <w:lang w:val="en-GB"/>
          </w:rPr>
          <w:t xml:space="preserve"> have used experimental stimuli </w:t>
        </w:r>
      </w:ins>
      <w:ins w:id="772" w:author="0mer dar" w:date="2020-02-10T14:01:00Z">
        <w:r w:rsidR="00B84D37" w:rsidRPr="0013159B">
          <w:rPr>
            <w:rFonts w:ascii="David" w:hAnsi="David" w:cs="David"/>
            <w:sz w:val="24"/>
            <w:szCs w:val="24"/>
            <w:lang w:val="en-GB"/>
          </w:rPr>
          <w:t>such as</w:t>
        </w:r>
      </w:ins>
      <w:ins w:id="773" w:author="0mer dar" w:date="2020-02-03T19:28:00Z">
        <w:r w:rsidRPr="0013159B">
          <w:rPr>
            <w:rFonts w:ascii="David" w:hAnsi="David" w:cs="David"/>
            <w:sz w:val="24"/>
            <w:szCs w:val="24"/>
            <w:lang w:val="en-GB"/>
          </w:rPr>
          <w:t xml:space="preserve"> tactile stimuli</w:t>
        </w:r>
      </w:ins>
      <w:ins w:id="774" w:author="0mer dar" w:date="2020-02-10T14:01:00Z">
        <w:r w:rsidR="00B84D37" w:rsidRPr="0013159B">
          <w:rPr>
            <w:rFonts w:ascii="David" w:hAnsi="David" w:cs="David"/>
            <w:sz w:val="24"/>
            <w:szCs w:val="24"/>
            <w:lang w:val="en-GB"/>
          </w:rPr>
          <w:t xml:space="preserve"> </w:t>
        </w:r>
      </w:ins>
      <w:ins w:id="775" w:author="0mer dar" w:date="2020-02-03T19:28:00Z">
        <w:r w:rsidRPr="0013159B">
          <w:rPr>
            <w:rFonts w:ascii="David" w:hAnsi="David" w:cs="David"/>
            <w:sz w:val="24"/>
            <w:szCs w:val="24"/>
            <w:lang w:val="en-GB"/>
          </w:rPr>
          <w:t xml:space="preserve">(see meta-analysis: </w:t>
        </w:r>
        <w:r w:rsidRPr="006A4A9B">
          <w:rPr>
            <w:rFonts w:ascii="David" w:hAnsi="David" w:cs="David"/>
            <w:sz w:val="24"/>
            <w:szCs w:val="24"/>
            <w:lang w:val="en-GB"/>
          </w:rPr>
          <w:fldChar w:fldCharType="begin" w:fldLock="1"/>
        </w:r>
      </w:ins>
      <w:r w:rsidR="00785498" w:rsidRPr="006A4A9B">
        <w:rPr>
          <w:rFonts w:ascii="David" w:hAnsi="David" w:cs="David"/>
          <w:sz w:val="24"/>
          <w:szCs w:val="24"/>
          <w:lang w:val="en-GB"/>
        </w:rPr>
        <w:instrText>ADDIN CSL_CITATION {"citationItems":[{"id":"ITEM-1","itemData":{"DOI":"10.1038/s41598-019-53978-6","ISSN":"2045-2322","author":[{"dropping-particle":"","family":"Treves","given":"Isaac N","non-dropping-particle":"","parse-names":false,"suffix":""},{"dropping-particle":"","family":"Tello","given":"Lawrence Y","non-dropping-particle":"","parse-names":false,"suffix":""},{"dropping-particle":"","family":"Davidson","given":"Richard J","non-dro</w:instrText>
      </w:r>
      <w:r w:rsidR="00785498" w:rsidRPr="0013159B">
        <w:rPr>
          <w:rFonts w:ascii="David" w:hAnsi="David" w:cs="David"/>
          <w:sz w:val="24"/>
          <w:szCs w:val="24"/>
          <w:lang w:val="en-GB"/>
        </w:rPr>
        <w:instrText>pping-particle":"","parse-names":false,"suffix":""},{"dropping-particle":"","family":"Goldberg","given":"Simon B","non-dropping-particle":"","parse-names":false,"suffix":""}],"container-title":"Scientific Reports","id":"ITEM-1","issued":{"date-parts":[["2019"]]},"note":"</w:instrText>
      </w:r>
      <w:r w:rsidR="00785498" w:rsidRPr="0013159B">
        <w:rPr>
          <w:rFonts w:ascii="David" w:hAnsi="David" w:cs="David"/>
          <w:sz w:val="24"/>
          <w:szCs w:val="24"/>
          <w:rtl/>
          <w:lang w:val="en-GB"/>
        </w:rPr>
        <w:instrText>רלבנטי לחלק של מטלות אובייקטיביות</w:instrText>
      </w:r>
      <w:r w:rsidR="00785498" w:rsidRPr="0013159B">
        <w:rPr>
          <w:rFonts w:ascii="David" w:hAnsi="David" w:cs="David"/>
          <w:sz w:val="24"/>
          <w:szCs w:val="24"/>
          <w:lang w:val="en-GB"/>
        </w:rPr>
        <w:instrText>","page":"1-12","publisher":"Springer US","title":"The relationship between mindfulness and objective measures of body awareness : A meta-analysis","type":"article-journal"},"uris":["http://www.mendeley.com/documents/?uuid=0930c59b-9a45-4664-a2f8-a419c83492da"]}],"mendeley":{"formattedCitation":"(Treves et al., 2019)","plainTextFormattedCitation":"(Treves et al., 2019)","previouslyFormattedCitation":"(Treves et al., 2019)"},"properties":{"noteIndex":0},"schema":"https://github.com/citation-style-language/schema/raw/master/csl-citation.json"}</w:instrText>
      </w:r>
      <w:ins w:id="776" w:author="0mer dar" w:date="2020-02-03T19:28:00Z">
        <w:r w:rsidRPr="006A4A9B">
          <w:rPr>
            <w:rFonts w:ascii="David" w:hAnsi="David" w:cs="David"/>
            <w:sz w:val="24"/>
            <w:szCs w:val="24"/>
            <w:lang w:val="en-GB"/>
          </w:rPr>
          <w:fldChar w:fldCharType="separate"/>
        </w:r>
      </w:ins>
      <w:r w:rsidR="001E2173" w:rsidRPr="006A4A9B">
        <w:rPr>
          <w:rFonts w:ascii="David" w:hAnsi="David" w:cs="David"/>
          <w:noProof/>
          <w:sz w:val="24"/>
          <w:szCs w:val="24"/>
          <w:lang w:val="en-GB"/>
        </w:rPr>
        <w:t>(Treves et al., 2019)</w:t>
      </w:r>
      <w:ins w:id="777" w:author="0mer dar" w:date="2020-02-03T19:28:00Z">
        <w:r w:rsidRPr="006A4A9B">
          <w:rPr>
            <w:rFonts w:ascii="David" w:hAnsi="David" w:cs="David"/>
            <w:sz w:val="24"/>
            <w:szCs w:val="24"/>
            <w:lang w:val="en-GB"/>
          </w:rPr>
          <w:fldChar w:fldCharType="end"/>
        </w:r>
        <w:r w:rsidRPr="006A4A9B">
          <w:rPr>
            <w:rFonts w:ascii="David" w:hAnsi="David" w:cs="David"/>
            <w:sz w:val="24"/>
            <w:szCs w:val="24"/>
            <w:lang w:val="en-GB"/>
          </w:rPr>
          <w:t>).</w:t>
        </w:r>
      </w:ins>
      <w:del w:id="778" w:author="0mer dar" w:date="2020-02-03T19:29:00Z">
        <w:r w:rsidRPr="006A4A9B" w:rsidDel="001764DD">
          <w:rPr>
            <w:rFonts w:ascii="David" w:hAnsi="David" w:cs="David"/>
            <w:sz w:val="24"/>
            <w:szCs w:val="24"/>
            <w:lang w:val="en-GB"/>
          </w:rPr>
          <w:delText xml:space="preserve">XXXXXX using physiological markers (i.e. third-person, like heartbeat), while others </w:delText>
        </w:r>
        <w:r w:rsidRPr="0013159B" w:rsidDel="001764DD">
          <w:rPr>
            <w:rFonts w:ascii="David" w:hAnsi="David" w:cs="David"/>
            <w:sz w:val="24"/>
            <w:szCs w:val="24"/>
            <w:lang w:val="en-GB"/>
          </w:rPr>
          <w:delText xml:space="preserve">have XXXX using experimental controlled stimuli to XXXXXX (e.g., tactile stimuli) (see meta-analysis: </w:delText>
        </w:r>
        <w:r w:rsidRPr="006A4A9B" w:rsidDel="001764DD">
          <w:rPr>
            <w:rFonts w:ascii="David" w:hAnsi="David" w:cs="David"/>
            <w:sz w:val="24"/>
            <w:szCs w:val="24"/>
            <w:lang w:val="en-GB"/>
          </w:rPr>
          <w:fldChar w:fldCharType="begin" w:fldLock="1"/>
        </w:r>
        <w:r w:rsidRPr="006A4A9B" w:rsidDel="001764DD">
          <w:rPr>
            <w:rFonts w:ascii="David" w:hAnsi="David" w:cs="David"/>
            <w:sz w:val="24"/>
            <w:szCs w:val="24"/>
            <w:lang w:val="en-GB"/>
          </w:rPr>
          <w:delInstrText>ADDIN CSL_CITATION {"citationItems":[{"id":"ITEM-1","itemData":{"DOI":"10.1038/s41598-019-53978-6","ISSN":"2045-2322","author":[{"dropping-particle":"","family":"Treves","given":"Isaac N","non-dropping-particle":"","parse-names":false,"suffix":""},{"dropping-particle":"","family":"Tello","given":"Lawrence Y","non-dropping-particle":"","parse-names":false,"suffix":""},{"dropping-particle":"","family":"Davidson","given":"Ri</w:delInstrText>
        </w:r>
        <w:r w:rsidRPr="0013159B" w:rsidDel="001764DD">
          <w:rPr>
            <w:rFonts w:ascii="David" w:hAnsi="David" w:cs="David"/>
            <w:sz w:val="24"/>
            <w:szCs w:val="24"/>
            <w:lang w:val="en-GB"/>
          </w:rPr>
          <w:delInstrText>chard J","non-dropping-particle":"","parse-names":false,"suffix":""},{"dropping-particle":"","family":"Goldberg","given":"Simon B","non-dropping-particle":"","parse-names":false,"suffix":""}],"container-title":"Scientific Reports","id":"ITEM-1","issued":{"date-parts":[["2019"]]},"note":"</w:delInstrText>
        </w:r>
        <w:r w:rsidRPr="0013159B" w:rsidDel="001764DD">
          <w:rPr>
            <w:rFonts w:ascii="David" w:hAnsi="David" w:cs="David"/>
            <w:sz w:val="24"/>
            <w:szCs w:val="24"/>
            <w:rtl/>
            <w:lang w:val="en-GB"/>
          </w:rPr>
          <w:delInstrText>רלבנטי לחלק של מטלות אובייקטיביות</w:delInstrText>
        </w:r>
        <w:r w:rsidRPr="0013159B" w:rsidDel="001764DD">
          <w:rPr>
            <w:rFonts w:ascii="David" w:hAnsi="David" w:cs="David"/>
            <w:sz w:val="24"/>
            <w:szCs w:val="24"/>
            <w:lang w:val="en-GB"/>
          </w:rPr>
          <w:delInstrText>","page":"1-12","publisher":"Springer US","title":"The relationship between mindfulness and objective measures of body awareness : A meta-analysis","type":"article-journal"},"uris":["http://www.mendeley.com/documents/?uuid=0930c59b-9a45-4664-a2f8-a419c83492da"]}],"mendeley":{"formattedCitation":"(Treves et al., 2019)","plainTextFormattedCitation":"(Treves et al., 2019)","previouslyFormattedCitation":"(Treves et al., 2019)"},"properties":{"noteIndex":0},"schema":"https://github.com/citation-style-language/schema/raw/master/csl-citation.json"}</w:delInstrText>
        </w:r>
        <w:r w:rsidRPr="006A4A9B" w:rsidDel="001764DD">
          <w:rPr>
            <w:rFonts w:ascii="David" w:hAnsi="David" w:cs="David"/>
            <w:sz w:val="24"/>
            <w:szCs w:val="24"/>
            <w:lang w:val="en-GB"/>
          </w:rPr>
          <w:fldChar w:fldCharType="separate"/>
        </w:r>
        <w:r w:rsidRPr="006A4A9B" w:rsidDel="001764DD">
          <w:rPr>
            <w:rFonts w:ascii="David" w:hAnsi="David" w:cs="David"/>
            <w:noProof/>
            <w:sz w:val="24"/>
            <w:szCs w:val="24"/>
            <w:lang w:val="en-GB"/>
          </w:rPr>
          <w:delText>(Treves et al., 2019)</w:delText>
        </w:r>
        <w:r w:rsidRPr="006A4A9B" w:rsidDel="001764DD">
          <w:rPr>
            <w:rFonts w:ascii="David" w:hAnsi="David" w:cs="David"/>
            <w:sz w:val="24"/>
            <w:szCs w:val="24"/>
            <w:lang w:val="en-GB"/>
          </w:rPr>
          <w:fldChar w:fldCharType="end"/>
        </w:r>
        <w:r w:rsidRPr="006A4A9B" w:rsidDel="001764DD">
          <w:rPr>
            <w:rFonts w:ascii="David" w:hAnsi="David" w:cs="David"/>
            <w:sz w:val="24"/>
            <w:szCs w:val="24"/>
            <w:lang w:val="en-GB"/>
          </w:rPr>
          <w:delText>)</w:delText>
        </w:r>
      </w:del>
      <w:ins w:id="779" w:author="0mer dar" w:date="2020-02-03T19:24:00Z">
        <w:r w:rsidRPr="006A4A9B">
          <w:rPr>
            <w:rStyle w:val="EndnoteReference"/>
            <w:rFonts w:ascii="David" w:hAnsi="David" w:cs="David"/>
            <w:sz w:val="24"/>
            <w:szCs w:val="24"/>
            <w:lang w:val="en-GB"/>
          </w:rPr>
          <w:endnoteReference w:id="5"/>
        </w:r>
      </w:ins>
      <w:del w:id="785" w:author="0mer dar" w:date="2020-02-10T15:37:00Z">
        <w:r w:rsidRPr="006A4A9B" w:rsidDel="00E22712">
          <w:rPr>
            <w:rFonts w:ascii="David" w:hAnsi="David" w:cs="David"/>
            <w:sz w:val="24"/>
            <w:szCs w:val="24"/>
            <w:lang w:val="en-GB"/>
          </w:rPr>
          <w:delText>.</w:delText>
        </w:r>
      </w:del>
      <w:r w:rsidRPr="006A4A9B">
        <w:rPr>
          <w:rFonts w:ascii="David" w:hAnsi="David" w:cs="David"/>
          <w:sz w:val="24"/>
          <w:szCs w:val="24"/>
          <w:lang w:val="en-GB"/>
        </w:rPr>
        <w:t xml:space="preserve"> </w:t>
      </w:r>
      <w:del w:id="786" w:author="0mer dar" w:date="2020-02-10T14:00:00Z">
        <w:r w:rsidRPr="006A4A9B" w:rsidDel="00B84D37">
          <w:rPr>
            <w:rFonts w:ascii="David" w:hAnsi="David" w:cs="David"/>
            <w:sz w:val="24"/>
            <w:szCs w:val="24"/>
            <w:lang w:val="en-GB"/>
          </w:rPr>
          <w:delText>First, t</w:delText>
        </w:r>
      </w:del>
      <w:del w:id="787" w:author="0mer dar" w:date="2020-02-10T14:01:00Z">
        <w:r w:rsidRPr="0013159B" w:rsidDel="00B84D37">
          <w:rPr>
            <w:rFonts w:ascii="David" w:hAnsi="David" w:cs="David"/>
            <w:sz w:val="24"/>
            <w:szCs w:val="24"/>
            <w:lang w:val="en-GB"/>
          </w:rPr>
          <w:delText xml:space="preserve">he most common </w:delText>
        </w:r>
      </w:del>
      <w:del w:id="788" w:author="0mer dar" w:date="2020-02-03T19:29:00Z">
        <w:r w:rsidRPr="0013159B" w:rsidDel="001764DD">
          <w:rPr>
            <w:rFonts w:ascii="David" w:hAnsi="David" w:cs="David"/>
            <w:sz w:val="24"/>
            <w:szCs w:val="24"/>
            <w:lang w:val="en-GB"/>
          </w:rPr>
          <w:delText xml:space="preserve">XXX </w:delText>
        </w:r>
      </w:del>
      <w:del w:id="789" w:author="0mer dar" w:date="2020-02-10T14:01:00Z">
        <w:r w:rsidRPr="0013159B" w:rsidDel="00B84D37">
          <w:rPr>
            <w:rFonts w:ascii="David" w:hAnsi="David" w:cs="David"/>
            <w:sz w:val="24"/>
            <w:szCs w:val="24"/>
            <w:lang w:val="en-GB"/>
          </w:rPr>
          <w:delText>tasks are Heartbeat Detection Tasks</w:delText>
        </w:r>
      </w:del>
      <w:del w:id="790" w:author="0mer dar" w:date="2020-02-03T19:30:00Z">
        <w:r w:rsidRPr="0013159B" w:rsidDel="001764DD">
          <w:rPr>
            <w:rFonts w:ascii="David" w:hAnsi="David" w:cs="David"/>
            <w:sz w:val="24"/>
            <w:szCs w:val="24"/>
            <w:lang w:val="en-GB"/>
          </w:rPr>
          <w:delText>.</w:delText>
        </w:r>
      </w:del>
      <w:del w:id="791" w:author="0mer dar" w:date="2020-02-10T10:08:00Z">
        <w:r w:rsidRPr="0013159B" w:rsidDel="009C216F">
          <w:rPr>
            <w:rFonts w:ascii="David" w:hAnsi="David" w:cs="David"/>
            <w:sz w:val="24"/>
            <w:szCs w:val="24"/>
            <w:lang w:val="en-GB"/>
          </w:rPr>
          <w:delText xml:space="preserve"> </w:delText>
        </w:r>
      </w:del>
      <w:del w:id="792" w:author="0mer dar" w:date="2020-02-03T19:30:00Z">
        <w:r w:rsidRPr="0013159B" w:rsidDel="001764DD">
          <w:rPr>
            <w:rFonts w:ascii="David" w:hAnsi="David" w:cs="David"/>
            <w:sz w:val="24"/>
            <w:szCs w:val="24"/>
            <w:lang w:val="en-GB"/>
          </w:rPr>
          <w:delText xml:space="preserve">They quantify </w:delText>
        </w:r>
        <w:commentRangeStart w:id="793"/>
        <w:r w:rsidRPr="0013159B" w:rsidDel="001764DD">
          <w:rPr>
            <w:rFonts w:ascii="David" w:hAnsi="David" w:cs="David"/>
            <w:sz w:val="24"/>
            <w:szCs w:val="24"/>
            <w:lang w:val="en-GB"/>
          </w:rPr>
          <w:delText>interoceptive sensitivity</w:delText>
        </w:r>
      </w:del>
      <w:del w:id="794" w:author="0mer dar" w:date="2020-02-03T19:29:00Z">
        <w:r w:rsidRPr="0013159B" w:rsidDel="001764DD">
          <w:rPr>
            <w:rFonts w:ascii="David" w:hAnsi="David" w:cs="David"/>
            <w:sz w:val="24"/>
            <w:szCs w:val="24"/>
            <w:lang w:val="en-GB"/>
          </w:rPr>
          <w:delText>/accuracy</w:delText>
        </w:r>
      </w:del>
      <w:del w:id="795" w:author="0mer dar" w:date="2020-02-03T19:30:00Z">
        <w:r w:rsidRPr="0013159B" w:rsidDel="001764DD">
          <w:rPr>
            <w:rFonts w:ascii="David" w:hAnsi="David" w:cs="David"/>
            <w:sz w:val="24"/>
            <w:szCs w:val="24"/>
            <w:lang w:val="en-GB"/>
          </w:rPr>
          <w:delText xml:space="preserve"> </w:delText>
        </w:r>
        <w:commentRangeEnd w:id="793"/>
        <w:r w:rsidRPr="0013159B" w:rsidDel="001764DD">
          <w:rPr>
            <w:rStyle w:val="CommentReference"/>
            <w:rFonts w:ascii="David" w:hAnsi="David" w:cs="David"/>
            <w:rPrChange w:id="796" w:author="0mer dar" w:date="2020-03-08T20:10:00Z">
              <w:rPr>
                <w:rStyle w:val="CommentReference"/>
              </w:rPr>
            </w:rPrChange>
          </w:rPr>
          <w:commentReference w:id="793"/>
        </w:r>
        <w:r w:rsidRPr="006A4A9B" w:rsidDel="001764DD">
          <w:rPr>
            <w:rFonts w:ascii="David" w:hAnsi="David" w:cs="David"/>
            <w:sz w:val="24"/>
            <w:szCs w:val="24"/>
            <w:lang w:val="en-GB"/>
          </w:rPr>
          <w:delText>by</w:delText>
        </w:r>
      </w:del>
      <w:del w:id="797" w:author="0mer dar" w:date="2020-02-10T14:01:00Z">
        <w:r w:rsidRPr="006A4A9B" w:rsidDel="00B84D37">
          <w:rPr>
            <w:rFonts w:ascii="David" w:hAnsi="David" w:cs="David"/>
            <w:sz w:val="24"/>
            <w:szCs w:val="24"/>
            <w:lang w:val="en-GB"/>
          </w:rPr>
          <w:delText xml:space="preserve"> contrast</w:delText>
        </w:r>
      </w:del>
      <w:del w:id="798" w:author="0mer dar" w:date="2020-02-10T10:09:00Z">
        <w:r w:rsidRPr="006A4A9B" w:rsidDel="009C216F">
          <w:rPr>
            <w:rFonts w:ascii="David" w:hAnsi="David" w:cs="David"/>
            <w:sz w:val="24"/>
            <w:szCs w:val="24"/>
            <w:lang w:val="en-GB"/>
          </w:rPr>
          <w:delText>i</w:delText>
        </w:r>
      </w:del>
      <w:del w:id="799" w:author="0mer dar" w:date="2020-02-10T10:08:00Z">
        <w:r w:rsidRPr="0013159B" w:rsidDel="009C216F">
          <w:rPr>
            <w:rFonts w:ascii="David" w:hAnsi="David" w:cs="David"/>
            <w:sz w:val="24"/>
            <w:szCs w:val="24"/>
            <w:lang w:val="en-GB"/>
          </w:rPr>
          <w:delText>ng</w:delText>
        </w:r>
      </w:del>
      <w:del w:id="800" w:author="0mer dar" w:date="2020-02-10T14:01:00Z">
        <w:r w:rsidRPr="0013159B" w:rsidDel="00B84D37">
          <w:rPr>
            <w:rFonts w:ascii="David" w:hAnsi="David" w:cs="David"/>
            <w:sz w:val="24"/>
            <w:szCs w:val="24"/>
            <w:lang w:val="en-GB"/>
          </w:rPr>
          <w:delText xml:space="preserve"> first-person reports of sensed heart beats with electrocardiogram heart beat data (for reviews see: </w:delText>
        </w:r>
        <w:r w:rsidRPr="006A4A9B" w:rsidDel="00B84D37">
          <w:rPr>
            <w:rFonts w:ascii="David" w:hAnsi="David" w:cs="David"/>
            <w:sz w:val="24"/>
            <w:szCs w:val="24"/>
            <w:lang w:val="en-GB"/>
          </w:rPr>
          <w:fldChar w:fldCharType="begin" w:fldLock="1"/>
        </w:r>
        <w:r w:rsidR="00944F0A" w:rsidRPr="006A4A9B" w:rsidDel="00B84D37">
          <w:rPr>
            <w:rFonts w:ascii="David" w:hAnsi="David" w:cs="David"/>
            <w:sz w:val="24"/>
            <w:szCs w:val="24"/>
            <w:lang w:val="en-GB"/>
          </w:rPr>
          <w:delInstrText>ADDIN CSL_CITATION {"citationItems":[{"id":"ITEM-1","itemData":{"author":[{"dropping-particle":"","family":"Kleckner","given":"Ian R","non-dropping-particle":"","parse-names":false,"suffix":""},{"dropping-particle":"","family":"Quigley","given":"Karen S","non-dropping-partic</w:delInstrText>
        </w:r>
        <w:r w:rsidR="00944F0A" w:rsidRPr="0013159B" w:rsidDel="00B84D37">
          <w:rPr>
            <w:rFonts w:ascii="David" w:hAnsi="David" w:cs="David"/>
            <w:sz w:val="24"/>
            <w:szCs w:val="24"/>
            <w:lang w:val="en-GB"/>
          </w:rPr>
          <w:delInstrText>le":"","parse-names":false,"suffix":""}],"id":"ITEM-1","issue":"January 2014","issued":{"date-parts":[["2015"]]},"note":"</w:delInstrText>
        </w:r>
        <w:r w:rsidR="00944F0A" w:rsidRPr="0013159B" w:rsidDel="00B84D37">
          <w:rPr>
            <w:rFonts w:ascii="David" w:hAnsi="David" w:cs="David"/>
            <w:sz w:val="24"/>
            <w:szCs w:val="24"/>
            <w:rtl/>
            <w:lang w:val="en-GB"/>
          </w:rPr>
          <w:delInstrText>גישה מיפוי המצב הנוירו-פיזיולוגי של הגוף לחווייה רגשית</w:delInstrText>
        </w:r>
        <w:r w:rsidR="00944F0A" w:rsidRPr="0013159B" w:rsidDel="00B84D37">
          <w:rPr>
            <w:rFonts w:ascii="David" w:hAnsi="David" w:cs="David"/>
            <w:sz w:val="24"/>
            <w:szCs w:val="24"/>
            <w:lang w:val="en-GB"/>
          </w:rPr>
          <w:delInstrText xml:space="preserve"> \n(</w:delInstrText>
        </w:r>
        <w:r w:rsidR="00944F0A" w:rsidRPr="0013159B" w:rsidDel="00B84D37">
          <w:rPr>
            <w:rFonts w:ascii="David" w:hAnsi="David" w:cs="David"/>
            <w:sz w:val="24"/>
            <w:szCs w:val="24"/>
            <w:rtl/>
            <w:lang w:val="en-GB"/>
          </w:rPr>
          <w:delInstrText>איך מתרגמים אות עצבי לחווייה</w:delInstrText>
        </w:r>
        <w:r w:rsidR="00944F0A" w:rsidRPr="0013159B" w:rsidDel="00B84D37">
          <w:rPr>
            <w:rFonts w:ascii="David" w:hAnsi="David" w:cs="David"/>
            <w:sz w:val="24"/>
            <w:szCs w:val="24"/>
            <w:lang w:val="en-GB"/>
          </w:rPr>
          <w:delInstrText>?) \n","title":"An Approach to Mapping the Neurophysiological State of the Body to Affective Experience","type":"article-journal"},"uris":["http://www.mendeley.com/documents/?uuid=f768e1a0-d100-4459-a687-9dec0076c590"]},{"id":"ITEM-2","itemData":{"DOI":"10.1016/j.copsyc.2019.01.008","ISSN":"2352-250X","author":[{"dropping-particle":"","family":"Hadash","given":"Yuval","non-dropping-particle":"","parse-names":false,"suffix":""},{"dropping-particle":"","family":"Bernstein","given":"Amit","non-dropping-particle":"","parse-names":false,"suffix":""}],"container-title":"Current Opinion in Psychology","id":"ITEM-2","issue":"I","issued":{"date-parts":[["2019"]]},"note":"</w:delInstrText>
        </w:r>
        <w:r w:rsidR="00944F0A" w:rsidRPr="0013159B" w:rsidDel="00B84D37">
          <w:rPr>
            <w:rFonts w:ascii="David" w:hAnsi="David" w:cs="David"/>
            <w:sz w:val="24"/>
            <w:szCs w:val="24"/>
            <w:rtl/>
            <w:lang w:val="en-GB"/>
          </w:rPr>
          <w:delInstrText>קריאה מחודשת</w:delInstrText>
        </w:r>
        <w:r w:rsidR="00944F0A" w:rsidRPr="0013159B" w:rsidDel="00B84D37">
          <w:rPr>
            <w:rFonts w:ascii="David" w:hAnsi="David" w:cs="David"/>
            <w:sz w:val="24"/>
            <w:szCs w:val="24"/>
            <w:lang w:val="en-GB"/>
          </w:rPr>
          <w:delInstrText>\n</w:delInstrText>
        </w:r>
        <w:r w:rsidR="00944F0A" w:rsidRPr="0013159B" w:rsidDel="00B84D37">
          <w:rPr>
            <w:rFonts w:ascii="David" w:hAnsi="David" w:cs="David"/>
            <w:sz w:val="24"/>
            <w:szCs w:val="24"/>
            <w:rtl/>
            <w:lang w:val="en-GB"/>
          </w:rPr>
          <w:delInstrText>יש לי הרבה הארות בגרסה הישנה</w:delInstrText>
        </w:r>
        <w:r w:rsidR="00944F0A" w:rsidRPr="0013159B" w:rsidDel="00B84D37">
          <w:rPr>
            <w:rFonts w:ascii="David" w:hAnsi="David" w:cs="David"/>
            <w:sz w:val="24"/>
            <w:szCs w:val="24"/>
            <w:lang w:val="en-GB"/>
          </w:rPr>
          <w:delInstrText>","page":"229-237","publisher":"Elsevier Ltd","title":"ScienceDirect Behavioral assessment of mindfulness : defining features , organizing framework , and review of emerging methods","type":"article-journal","volume":"28"},"uris":["http://www.mendeley.com/documents/?uuid=c8362fdf-db6a-4767-bddd-fb861736be3f"]}],"mendeley":{"formattedCitation":"&lt;sup&gt;89,121&lt;/sup&gt;","plainTextFormattedCitation":"89,121","previouslyFormattedCitation":"(Hadash &amp; Bernstein, 2019; Kleckner &amp; Quigley, 2015)"},"properties":{"noteIndex":0},"schema":"https://github.com/citation-style-language/schema/raw/master/csl-citation.json"}</w:delInstrText>
        </w:r>
        <w:r w:rsidRPr="006A4A9B" w:rsidDel="00B84D37">
          <w:rPr>
            <w:rFonts w:ascii="David" w:hAnsi="David" w:cs="David"/>
            <w:sz w:val="24"/>
            <w:szCs w:val="24"/>
            <w:lang w:val="en-GB"/>
          </w:rPr>
          <w:fldChar w:fldCharType="separate"/>
        </w:r>
        <w:r w:rsidR="00944F0A" w:rsidRPr="006A4A9B" w:rsidDel="00B84D37">
          <w:rPr>
            <w:rFonts w:ascii="David" w:hAnsi="David" w:cs="David"/>
            <w:noProof/>
            <w:sz w:val="24"/>
            <w:szCs w:val="24"/>
            <w:vertAlign w:val="superscript"/>
            <w:lang w:val="en-GB"/>
          </w:rPr>
          <w:delText>89,121</w:delText>
        </w:r>
        <w:r w:rsidRPr="006A4A9B" w:rsidDel="00B84D37">
          <w:rPr>
            <w:rFonts w:ascii="David" w:hAnsi="David" w:cs="David"/>
            <w:sz w:val="24"/>
            <w:szCs w:val="24"/>
            <w:lang w:val="en-GB"/>
          </w:rPr>
          <w:fldChar w:fldCharType="end"/>
        </w:r>
        <w:r w:rsidRPr="006A4A9B" w:rsidDel="00B84D37">
          <w:rPr>
            <w:rFonts w:ascii="David" w:hAnsi="David" w:cs="David"/>
            <w:sz w:val="24"/>
            <w:szCs w:val="24"/>
            <w:lang w:val="en-GB"/>
          </w:rPr>
          <w:delText xml:space="preserve">). </w:delText>
        </w:r>
      </w:del>
      <w:r w:rsidRPr="006A4A9B">
        <w:rPr>
          <w:rFonts w:ascii="David" w:hAnsi="David" w:cs="David"/>
          <w:sz w:val="24"/>
          <w:szCs w:val="24"/>
          <w:lang w:val="en-GB"/>
        </w:rPr>
        <w:t>Briefly, extant findings</w:t>
      </w:r>
      <w:ins w:id="801" w:author="0mer dar" w:date="2020-02-03T19:30:00Z">
        <w:r w:rsidRPr="006A4A9B">
          <w:rPr>
            <w:rFonts w:ascii="David" w:hAnsi="David" w:cs="David"/>
            <w:sz w:val="24"/>
            <w:szCs w:val="24"/>
            <w:lang w:val="en-GB"/>
          </w:rPr>
          <w:t xml:space="preserve"> from </w:t>
        </w:r>
      </w:ins>
      <w:ins w:id="802" w:author="0mer dar" w:date="2020-02-03T19:31:00Z">
        <w:r w:rsidRPr="0013159B">
          <w:rPr>
            <w:rFonts w:ascii="David" w:hAnsi="David" w:cs="David"/>
            <w:sz w:val="24"/>
            <w:szCs w:val="24"/>
            <w:lang w:val="en-GB"/>
          </w:rPr>
          <w:t>Heartbeat Detection Tasks</w:t>
        </w:r>
      </w:ins>
      <w:r w:rsidRPr="0013159B">
        <w:rPr>
          <w:rFonts w:ascii="David" w:hAnsi="David" w:cs="David"/>
          <w:sz w:val="24"/>
          <w:szCs w:val="24"/>
          <w:lang w:val="en-GB"/>
        </w:rPr>
        <w:t xml:space="preserve"> </w:t>
      </w:r>
      <w:ins w:id="803" w:author="0mer dar" w:date="2020-02-10T14:02:00Z">
        <w:r w:rsidR="00B84D37" w:rsidRPr="0013159B">
          <w:rPr>
            <w:rFonts w:ascii="David" w:hAnsi="David" w:cs="David"/>
            <w:sz w:val="24"/>
            <w:szCs w:val="24"/>
            <w:lang w:val="en-GB"/>
          </w:rPr>
          <w:t xml:space="preserve">and </w:t>
        </w:r>
        <w:r w:rsidR="00B84D37" w:rsidRPr="0013159B">
          <w:rPr>
            <w:rFonts w:ascii="David" w:hAnsi="David" w:cs="David"/>
            <w:sz w:val="24"/>
            <w:szCs w:val="24"/>
          </w:rPr>
          <w:t>Respiratory Load Detection</w:t>
        </w:r>
      </w:ins>
      <w:ins w:id="804" w:author="0mer dar" w:date="2020-02-10T15:37:00Z">
        <w:r w:rsidR="00E22712" w:rsidRPr="0013159B">
          <w:rPr>
            <w:rFonts w:ascii="David" w:hAnsi="David" w:cs="David"/>
            <w:sz w:val="24"/>
            <w:szCs w:val="24"/>
          </w:rPr>
          <w:t xml:space="preserve"> studies</w:t>
        </w:r>
      </w:ins>
      <w:ins w:id="805" w:author="0mer dar" w:date="2020-02-10T14:02:00Z">
        <w:r w:rsidR="00B84D37" w:rsidRPr="0013159B">
          <w:rPr>
            <w:rFonts w:ascii="David" w:hAnsi="David" w:cs="David"/>
            <w:sz w:val="24"/>
            <w:szCs w:val="24"/>
            <w:lang w:val="en-GB"/>
          </w:rPr>
          <w:t xml:space="preserve"> </w:t>
        </w:r>
      </w:ins>
      <w:r w:rsidRPr="0013159B">
        <w:rPr>
          <w:rFonts w:ascii="David" w:hAnsi="David" w:cs="David"/>
          <w:sz w:val="24"/>
          <w:szCs w:val="24"/>
          <w:lang w:val="en-GB"/>
        </w:rPr>
        <w:t>provide limited support of the construct validity and known-group validity of these tasks as measures of mindfulness processes</w:t>
      </w:r>
      <w:del w:id="806" w:author="0mer dar" w:date="2020-02-10T14:03:00Z">
        <w:r w:rsidRPr="0013159B" w:rsidDel="00567BD1">
          <w:rPr>
            <w:rFonts w:ascii="David" w:hAnsi="David" w:cs="David"/>
            <w:sz w:val="24"/>
            <w:szCs w:val="24"/>
            <w:lang w:val="en-GB"/>
          </w:rPr>
          <w:delText>.</w:delText>
        </w:r>
      </w:del>
      <w:r w:rsidRPr="0013159B">
        <w:rPr>
          <w:rFonts w:ascii="David" w:hAnsi="David" w:cs="David"/>
          <w:sz w:val="24"/>
          <w:szCs w:val="24"/>
          <w:lang w:val="en-GB"/>
        </w:rPr>
        <w:t xml:space="preserve"> </w:t>
      </w:r>
      <w:del w:id="807" w:author="0mer dar" w:date="2020-02-10T14:02:00Z">
        <w:r w:rsidRPr="0013159B" w:rsidDel="00B84D37">
          <w:rPr>
            <w:rFonts w:ascii="David" w:hAnsi="David" w:cs="David"/>
            <w:sz w:val="24"/>
            <w:szCs w:val="24"/>
            <w:lang w:val="en-GB"/>
          </w:rPr>
          <w:delText xml:space="preserve">Second, interoceptive </w:delText>
        </w:r>
      </w:del>
      <w:del w:id="808" w:author="0mer dar" w:date="2020-02-03T19:32:00Z">
        <w:r w:rsidRPr="0013159B" w:rsidDel="001764DD">
          <w:rPr>
            <w:rFonts w:ascii="David" w:hAnsi="David" w:cs="David"/>
            <w:sz w:val="24"/>
            <w:szCs w:val="24"/>
            <w:lang w:val="en-GB"/>
          </w:rPr>
          <w:delText xml:space="preserve">attention </w:delText>
        </w:r>
      </w:del>
      <w:del w:id="809" w:author="0mer dar" w:date="2020-02-10T14:02:00Z">
        <w:r w:rsidRPr="0013159B" w:rsidDel="00B84D37">
          <w:rPr>
            <w:rFonts w:ascii="David" w:hAnsi="David" w:cs="David"/>
            <w:sz w:val="24"/>
            <w:szCs w:val="24"/>
            <w:lang w:val="en-GB"/>
          </w:rPr>
          <w:delText xml:space="preserve">to the breath has also been measured via </w:delText>
        </w:r>
        <w:r w:rsidRPr="0013159B" w:rsidDel="00B84D37">
          <w:rPr>
            <w:rFonts w:ascii="David" w:hAnsi="David" w:cs="David"/>
            <w:sz w:val="24"/>
            <w:szCs w:val="24"/>
          </w:rPr>
          <w:delText xml:space="preserve">Respiratory Load Detection, Discrimination, and Tracking Tasks </w:delText>
        </w:r>
      </w:del>
      <w:del w:id="810" w:author="0mer dar" w:date="2020-02-03T19:31:00Z">
        <w:r w:rsidRPr="0013159B" w:rsidDel="001764DD">
          <w:rPr>
            <w:rFonts w:ascii="David" w:hAnsi="David" w:cs="David"/>
            <w:sz w:val="24"/>
            <w:szCs w:val="24"/>
          </w:rPr>
          <w:delText>(CITE)</w:delText>
        </w:r>
      </w:del>
      <w:del w:id="811" w:author="0mer dar" w:date="2020-02-03T19:32:00Z">
        <w:r w:rsidRPr="0013159B" w:rsidDel="001764DD">
          <w:rPr>
            <w:rFonts w:ascii="David" w:hAnsi="David" w:cs="David"/>
            <w:sz w:val="24"/>
            <w:szCs w:val="24"/>
          </w:rPr>
          <w:delText xml:space="preserve">. </w:delText>
        </w:r>
        <w:r w:rsidRPr="0013159B" w:rsidDel="001764DD">
          <w:rPr>
            <w:rFonts w:ascii="David" w:hAnsi="David" w:cs="David"/>
            <w:sz w:val="24"/>
            <w:szCs w:val="24"/>
            <w:highlight w:val="yellow"/>
          </w:rPr>
          <w:delText xml:space="preserve">XXXXX demonstrated </w:delText>
        </w:r>
      </w:del>
      <w:del w:id="812" w:author="0mer dar" w:date="2020-02-10T14:02:00Z">
        <w:r w:rsidRPr="0013159B" w:rsidDel="00B84D37">
          <w:rPr>
            <w:rFonts w:ascii="David" w:hAnsi="David" w:cs="David"/>
            <w:sz w:val="24"/>
            <w:szCs w:val="24"/>
            <w:highlight w:val="yellow"/>
          </w:rPr>
          <w:delText xml:space="preserve">no essential difference between long-term meditators and non-meditators </w:delText>
        </w:r>
      </w:del>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{"citationItems":[{"id":"ITEM-1","itemData":{"DOI":"10.1111/psyp.12057","ISSN":"00485772","author":[{"dropping-particle":"","family":"Daubenmier","given":"Jennifer","non-dropping-particle":"","parse-names":false,"suffix":""},{"dropping-particle":"","family</w:instrText>
      </w:r>
      <w:r w:rsidR="00785498" w:rsidRPr="0013159B">
        <w:rPr>
          <w:rFonts w:ascii="David" w:hAnsi="David" w:cs="David"/>
          <w:sz w:val="24"/>
          <w:szCs w:val="24"/>
        </w:rPr>
        <w:instrText>":"Sze","given":"Jocelyn","non-dropping-particle":"","parse-names":false,"suffix":""},{"dropping-particle":"","family":"Kerr","given":"Catherine E.","non-dropping-particle":"","parse-names":false,"suffix":""},{"dropping-particle":"","family":"Kemeny","given":"Margaret E.","non-dropping-particle":"","parse-names":false,"suffix":""},{"dropping-particle":"","family":"Mehling","given":"Wolf","non-dropping-particle":"","parse-names":false,"suffix":""}],"container-title":"Psychophysiology","id":"ITEM-1","issue":"8","issued":{"date-parts":[["2013","8","1"]]},"page":"777-789","publisher":"John Wiley &amp; Sons, Ltd (10.1111)","title":"Follow your breath: Respiratory interoceptive accuracy in experienced meditators","type":"article-journal","volume":"50"},"uris":["http://www.mendeley.com/documents/?uuid=ec8dbade-6382-3770-bf31-1f9d1755acb3"]}],"mendeley":{"formattedCitation":"(Daubenmier, Sze, Kerr, Kemeny, &amp; Mehling, 2013)","plainTextFormattedCitation":"(Daubenmier, Sze, Kerr, Kemeny, &amp; Mehling, 2013)","previouslyFormattedCitation":"(Daubenmier, Sze, Kerr, Kemeny, &amp; Mehling, 2013)"},"properties":{"noteIndex":0},"schema":"https://github.com/citation-style-language/schema/raw/master/csl-citation.json"}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(Daubenmier, Sze, Kerr, Kemeny, &amp; Mehling, 2013)</w:t>
      </w:r>
      <w:r w:rsidRPr="006A4A9B">
        <w:rPr>
          <w:rFonts w:ascii="David" w:hAnsi="David" w:cs="David"/>
          <w:sz w:val="24"/>
          <w:szCs w:val="24"/>
        </w:rPr>
        <w:fldChar w:fldCharType="end"/>
      </w:r>
      <w:del w:id="813" w:author="0mer dar" w:date="2020-02-10T14:02:00Z">
        <w:r w:rsidRPr="006A4A9B" w:rsidDel="00B84D37">
          <w:rPr>
            <w:rFonts w:ascii="David" w:hAnsi="David" w:cs="David"/>
            <w:sz w:val="24"/>
            <w:szCs w:val="24"/>
          </w:rPr>
          <w:delText>.</w:delText>
        </w:r>
      </w:del>
      <w:ins w:id="814" w:author="0mer dar" w:date="2020-02-10T14:02:00Z">
        <w:r w:rsidR="00567BD1" w:rsidRPr="006A4A9B">
          <w:rPr>
            <w:rFonts w:ascii="David" w:hAnsi="David" w:cs="David"/>
            <w:sz w:val="24"/>
            <w:szCs w:val="24"/>
          </w:rPr>
          <w:t xml:space="preserve">. </w:t>
        </w:r>
      </w:ins>
      <w:ins w:id="815" w:author="0mer dar" w:date="2020-02-10T14:20:00Z">
        <w:r w:rsidR="007F2796" w:rsidRPr="006A4A9B">
          <w:rPr>
            <w:rFonts w:ascii="David" w:hAnsi="David" w:cs="David"/>
            <w:sz w:val="24"/>
            <w:szCs w:val="24"/>
          </w:rPr>
          <w:t>A</w:t>
        </w:r>
      </w:ins>
      <w:ins w:id="816" w:author="0mer dar" w:date="2020-02-10T14:02:00Z">
        <w:r w:rsidR="00B84D37" w:rsidRPr="0013159B">
          <w:rPr>
            <w:rFonts w:ascii="David" w:hAnsi="David" w:cs="David"/>
            <w:sz w:val="24"/>
            <w:szCs w:val="24"/>
          </w:rPr>
          <w:t xml:space="preserve">lthough, </w:t>
        </w:r>
      </w:ins>
      <w:del w:id="817" w:author="0mer dar" w:date="2020-02-10T14:02:00Z">
        <w:r w:rsidRPr="0013159B" w:rsidDel="00B84D37">
          <w:rPr>
            <w:rFonts w:ascii="David" w:hAnsi="David" w:cs="David"/>
            <w:sz w:val="24"/>
            <w:szCs w:val="24"/>
          </w:rPr>
          <w:delText xml:space="preserve"> </w:delText>
        </w:r>
        <w:r w:rsidRPr="0013159B" w:rsidDel="00B84D37">
          <w:rPr>
            <w:rFonts w:ascii="David" w:hAnsi="David" w:cs="David"/>
            <w:sz w:val="24"/>
            <w:szCs w:val="24"/>
            <w:lang w:bidi="ar-SA"/>
          </w:rPr>
          <w:delText>Third, t</w:delText>
        </w:r>
      </w:del>
      <w:del w:id="818" w:author="0mer dar" w:date="2020-02-10T15:38:00Z">
        <w:r w:rsidRPr="0013159B" w:rsidDel="00E22712">
          <w:rPr>
            <w:rFonts w:ascii="David" w:hAnsi="David" w:cs="David"/>
            <w:sz w:val="24"/>
            <w:szCs w:val="24"/>
            <w:lang w:bidi="ar-SA"/>
          </w:rPr>
          <w:delText xml:space="preserve">actile sensitivity has been measured by </w:delText>
        </w:r>
      </w:del>
      <w:r w:rsidRPr="0013159B">
        <w:rPr>
          <w:rFonts w:ascii="David" w:hAnsi="David" w:cs="David"/>
          <w:sz w:val="24"/>
          <w:szCs w:val="24"/>
          <w:lang w:bidi="ar-SA"/>
        </w:rPr>
        <w:t>the Somatic Signal Detection Task</w:t>
      </w:r>
      <w:ins w:id="819" w:author="0mer dar" w:date="2020-02-10T15:38:00Z">
        <w:r w:rsidR="00E22712" w:rsidRPr="0013159B">
          <w:rPr>
            <w:rFonts w:ascii="David" w:hAnsi="David" w:cs="David"/>
            <w:sz w:val="24"/>
            <w:szCs w:val="24"/>
            <w:lang w:bidi="ar-SA"/>
          </w:rPr>
          <w:t xml:space="preserve"> </w:t>
        </w:r>
      </w:ins>
      <w:del w:id="820" w:author="0mer dar" w:date="2020-02-10T15:38:00Z">
        <w:r w:rsidRPr="0013159B" w:rsidDel="00E22712">
          <w:rPr>
            <w:rFonts w:ascii="David" w:hAnsi="David" w:cs="David"/>
            <w:b/>
            <w:bCs/>
            <w:sz w:val="24"/>
            <w:szCs w:val="24"/>
            <w:lang w:bidi="ar-SA"/>
          </w:rPr>
          <w:delText xml:space="preserve">, </w:delText>
        </w:r>
        <w:r w:rsidRPr="0013159B" w:rsidDel="00E22712">
          <w:rPr>
            <w:rFonts w:ascii="David" w:hAnsi="David" w:cs="David"/>
            <w:sz w:val="24"/>
            <w:szCs w:val="24"/>
            <w:lang w:bidi="ar-SA"/>
          </w:rPr>
          <w:delText>and</w:delText>
        </w:r>
        <w:r w:rsidRPr="0013159B" w:rsidDel="009F7339">
          <w:rPr>
            <w:rFonts w:ascii="David" w:hAnsi="David" w:cs="David"/>
            <w:sz w:val="24"/>
            <w:szCs w:val="24"/>
            <w:lang w:bidi="ar-SA"/>
          </w:rPr>
          <w:delText xml:space="preserve"> </w:delText>
        </w:r>
      </w:del>
      <w:r w:rsidRPr="0013159B">
        <w:rPr>
          <w:rFonts w:ascii="David" w:hAnsi="David" w:cs="David"/>
          <w:sz w:val="24"/>
          <w:szCs w:val="24"/>
          <w:lang w:bidi="ar-SA"/>
        </w:rPr>
        <w:t xml:space="preserve">demonstrated increased tactile </w:t>
      </w:r>
      <w:ins w:id="821" w:author="0mer dar" w:date="2020-02-10T15:39:00Z">
        <w:r w:rsidR="00CB2B89" w:rsidRPr="0013159B">
          <w:rPr>
            <w:rFonts w:ascii="David" w:hAnsi="David" w:cs="David"/>
            <w:sz w:val="24"/>
            <w:szCs w:val="24"/>
            <w:lang w:bidi="ar-SA"/>
          </w:rPr>
          <w:t>accuracy</w:t>
        </w:r>
      </w:ins>
      <w:del w:id="822" w:author="0mer dar" w:date="2020-02-10T15:39:00Z">
        <w:r w:rsidRPr="0013159B" w:rsidDel="004809E9">
          <w:rPr>
            <w:rFonts w:ascii="David" w:hAnsi="David" w:cs="David"/>
            <w:sz w:val="24"/>
            <w:szCs w:val="24"/>
            <w:lang w:bidi="ar-SA"/>
          </w:rPr>
          <w:delText>sensitivity</w:delText>
        </w:r>
      </w:del>
      <w:r w:rsidRPr="0013159B">
        <w:rPr>
          <w:rFonts w:ascii="David" w:hAnsi="David" w:cs="David"/>
          <w:sz w:val="24"/>
          <w:szCs w:val="24"/>
          <w:lang w:bidi="ar-SA"/>
        </w:rPr>
        <w:t xml:space="preserve"> following a body scan mindfulness practice</w:t>
      </w:r>
      <w:del w:id="823" w:author="עמית ברנשטיין" w:date="2020-02-02T17:36:00Z">
        <w:r w:rsidRPr="0013159B" w:rsidDel="00E929BD">
          <w:rPr>
            <w:rFonts w:ascii="David" w:hAnsi="David" w:cs="David"/>
            <w:sz w:val="24"/>
            <w:szCs w:val="24"/>
            <w:lang w:bidi="ar-SA"/>
          </w:rPr>
          <w:delText>.</w:delText>
        </w:r>
      </w:del>
      <w:r w:rsidRPr="0013159B">
        <w:rPr>
          <w:rFonts w:ascii="David" w:hAnsi="David" w:cs="David"/>
          <w:sz w:val="24"/>
          <w:szCs w:val="24"/>
        </w:rPr>
        <w:t xml:space="preserve">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{"citationItems":[{"id":"ITEM-1","itemData":{"DOI":"10.1016/j.concog.2012.07.009","ISSN":"1053-8100","author":[{"dropping-particle":"","family":"Mirams","given":"Laura","non-dropping-particle":"","parse-names":false,"suffix":""},{"dropping-particle":"","fa</w:instrText>
      </w:r>
      <w:r w:rsidR="00785498" w:rsidRPr="0013159B">
        <w:rPr>
          <w:rFonts w:ascii="David" w:hAnsi="David" w:cs="David"/>
          <w:sz w:val="24"/>
          <w:szCs w:val="24"/>
        </w:rPr>
        <w:instrText>mily":"Poliakoff","given":"Ellen","non-dropping-particle":"","parse-names":false,"suffix":""},{"dropping-particle":"","family":"Brown","given":"Richard J","non-dropping-particle":"","parse-names":false,"suffix":""},{"dropping-particle":"","family":"Lloyd","given":"Donna M","non-dropping-particle":"","parse-names":false,"suffix":""}],"container-title":"Consciousness and Cognition","id":"ITEM-1","issue":"1","issued":{"date-parts":[["2013"]]},"page":"348-359","title":"Brief body-scan meditation practice improves somatosensory perceptual decision making","type":"article-journal","volume":"22"},"uris":["http://www.mendeley.com/documents/?uuid=d313b472-15ef-4e8e-955f-130df73f587f"]}],"mendeley":{"formattedCitation":"(Mirams, Poliakoff, Brown, &amp; Lloyd, 2013)","plainTextFormattedCitation":"(Mirams, Poliakoff, Brown, &amp; Lloyd, 2013)","previouslyFormattedCitation":"(Mirams, Poliakoff, Brown, &amp; Lloyd, 2013)"},"properties":{"noteIndex":0},"schema":"https://github.com/citation-style-language/schema/raw/master/csl-citation.json"}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(Mirams, Poliakoff, Brown, &amp; Lloyd, 2013)</w:t>
      </w:r>
      <w:r w:rsidRPr="006A4A9B">
        <w:rPr>
          <w:rFonts w:ascii="David" w:hAnsi="David" w:cs="David"/>
          <w:sz w:val="24"/>
          <w:szCs w:val="24"/>
        </w:rPr>
        <w:fldChar w:fldCharType="end"/>
      </w:r>
      <w:r w:rsidRPr="006A4A9B">
        <w:rPr>
          <w:rFonts w:ascii="David" w:hAnsi="David" w:cs="David"/>
          <w:sz w:val="24"/>
          <w:szCs w:val="24"/>
        </w:rPr>
        <w:t xml:space="preserve">. </w:t>
      </w:r>
      <w:ins w:id="824" w:author="0mer dar" w:date="2020-02-10T14:02:00Z">
        <w:r w:rsidR="00B84D37" w:rsidRPr="006A4A9B">
          <w:rPr>
            <w:rFonts w:ascii="David" w:hAnsi="David" w:cs="David"/>
            <w:sz w:val="24"/>
            <w:szCs w:val="24"/>
          </w:rPr>
          <w:t xml:space="preserve">Overall, </w:t>
        </w:r>
      </w:ins>
      <w:del w:id="825" w:author="0mer dar" w:date="2020-02-10T14:02:00Z">
        <w:r w:rsidRPr="006A4A9B" w:rsidDel="00B84D37">
          <w:rPr>
            <w:rFonts w:ascii="David" w:hAnsi="David" w:cs="David"/>
            <w:sz w:val="24"/>
            <w:szCs w:val="24"/>
          </w:rPr>
          <w:delText>T</w:delText>
        </w:r>
      </w:del>
      <w:ins w:id="826" w:author="0mer dar" w:date="2020-02-10T14:02:00Z">
        <w:r w:rsidR="00B84D37" w:rsidRPr="0013159B">
          <w:rPr>
            <w:rFonts w:ascii="David" w:hAnsi="David" w:cs="David"/>
            <w:sz w:val="24"/>
            <w:szCs w:val="24"/>
          </w:rPr>
          <w:t>t</w:t>
        </w:r>
      </w:ins>
      <w:r w:rsidRPr="0013159B">
        <w:rPr>
          <w:rFonts w:ascii="David" w:hAnsi="David" w:cs="David"/>
          <w:sz w:val="24"/>
          <w:szCs w:val="24"/>
        </w:rPr>
        <w:t xml:space="preserve">hose findings regarding interoceptive </w:t>
      </w:r>
      <w:ins w:id="827" w:author="0mer dar" w:date="2020-02-10T15:39:00Z">
        <w:r w:rsidR="009F7339" w:rsidRPr="0013159B">
          <w:rPr>
            <w:rFonts w:ascii="David" w:hAnsi="David" w:cs="David"/>
            <w:sz w:val="24"/>
            <w:szCs w:val="24"/>
          </w:rPr>
          <w:t>accuracy</w:t>
        </w:r>
      </w:ins>
      <w:del w:id="828" w:author="0mer dar" w:date="2020-02-10T15:39:00Z">
        <w:r w:rsidRPr="0013159B" w:rsidDel="004809E9">
          <w:rPr>
            <w:rFonts w:ascii="David" w:hAnsi="David" w:cs="David"/>
            <w:sz w:val="24"/>
            <w:szCs w:val="24"/>
          </w:rPr>
          <w:delText>sensitivity</w:delText>
        </w:r>
      </w:del>
      <w:r w:rsidRPr="0013159B">
        <w:rPr>
          <w:rFonts w:ascii="David" w:hAnsi="David" w:cs="David"/>
          <w:sz w:val="24"/>
          <w:szCs w:val="24"/>
        </w:rPr>
        <w:t xml:space="preserve"> are mixed, and a clear conclusion</w:t>
      </w:r>
      <w:ins w:id="829" w:author="0mer dar" w:date="2020-02-10T14:21:00Z">
        <w:r w:rsidR="007F2796" w:rsidRPr="0013159B">
          <w:rPr>
            <w:rFonts w:ascii="David" w:hAnsi="David" w:cs="David"/>
            <w:sz w:val="24"/>
            <w:szCs w:val="24"/>
          </w:rPr>
          <w:t xml:space="preserve"> regarding the utility of objective measure</w:t>
        </w:r>
      </w:ins>
      <w:ins w:id="830" w:author="0mer dar" w:date="2020-02-10T15:39:00Z">
        <w:r w:rsidR="00676218" w:rsidRPr="0013159B">
          <w:rPr>
            <w:rFonts w:ascii="David" w:hAnsi="David" w:cs="David"/>
            <w:sz w:val="24"/>
            <w:szCs w:val="24"/>
          </w:rPr>
          <w:t>s</w:t>
        </w:r>
      </w:ins>
      <w:ins w:id="831" w:author="0mer dar" w:date="2020-02-10T14:22:00Z">
        <w:r w:rsidR="004705A5" w:rsidRPr="0013159B">
          <w:rPr>
            <w:rFonts w:ascii="David" w:hAnsi="David" w:cs="David"/>
            <w:sz w:val="24"/>
            <w:szCs w:val="24"/>
          </w:rPr>
          <w:t xml:space="preserve"> for understanding interoceptive attention in MMT</w:t>
        </w:r>
      </w:ins>
      <w:r w:rsidRPr="0013159B">
        <w:rPr>
          <w:rFonts w:ascii="David" w:hAnsi="David" w:cs="David"/>
          <w:sz w:val="24"/>
          <w:szCs w:val="24"/>
        </w:rPr>
        <w:t xml:space="preserve"> is difficult </w:t>
      </w:r>
      <w:r w:rsidRPr="0013159B">
        <w:rPr>
          <w:rFonts w:ascii="David" w:hAnsi="David" w:cs="David"/>
          <w:sz w:val="24"/>
          <w:szCs w:val="24"/>
        </w:rPr>
        <w:lastRenderedPageBreak/>
        <w:t xml:space="preserve">to reach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{"citationItems":[{"id":"ITEM-1","itemData":{"DOI":"10.1038/s41598-019-53978-6","ISSN":"2045-2322","author":[{"dropping-particle":"","family":"Treves","given":"Isaac N","non-dropping-particle":"","parse-names":false,"suffix":""},{"dropping-particle":"","family":"Tello","given":"Lawrence Y","non-dropping-particle":"","parse-names":false,"suffix":""},{"dropping-particle":"","family":"Davidson","given":"Richard J","non-d</w:instrText>
      </w:r>
      <w:r w:rsidR="00785498" w:rsidRPr="0013159B">
        <w:rPr>
          <w:rFonts w:ascii="David" w:hAnsi="David" w:cs="David"/>
          <w:sz w:val="24"/>
          <w:szCs w:val="24"/>
        </w:rPr>
        <w:instrText>ropping-particle":"","parse-names":false,"suffix":""},{"dropping-particle":"","family":"Goldberg","given":"Simon B","non-dropping-particle":"","parse-names":false,"suffix":""}],"container-title":"Scientific Reports","id":"ITEM-1","issued":{"date-parts":[["2019"]]},"note":"</w:instrText>
      </w:r>
      <w:r w:rsidR="00785498" w:rsidRPr="0013159B">
        <w:rPr>
          <w:rFonts w:ascii="David" w:hAnsi="David" w:cs="David"/>
          <w:sz w:val="24"/>
          <w:szCs w:val="24"/>
          <w:rtl/>
        </w:rPr>
        <w:instrText>רלבנטי לחלק של מטלות אובייקטיביות</w:instrText>
      </w:r>
      <w:r w:rsidR="00785498" w:rsidRPr="0013159B">
        <w:rPr>
          <w:rFonts w:ascii="David" w:hAnsi="David" w:cs="David"/>
          <w:sz w:val="24"/>
          <w:szCs w:val="24"/>
        </w:rPr>
        <w:instrText>","page":"1-12","publisher":"Springer US","title":"The relationship between mindfulness and objective measures of body awareness : A meta-analysis","type":"article-journal"},"uris":["http://www.mendeley.com/documents/?uuid=0930c59b-9a45-4664-a2f8-a419c83492da"]}],"mendeley":{"formattedCitation":"(Treves et al., 2019)","plainTextFormattedCitation":"(Treves et al., 2019)","previouslyFormattedCitation":"(Treves et al., 2019)"},"properties":{"noteIndex":0},"schema":"https://github.com/citation-style-language/schema/raw/master/csl-citation.json"}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(Treves et al., 2019)</w:t>
      </w:r>
      <w:r w:rsidRPr="006A4A9B">
        <w:rPr>
          <w:rFonts w:ascii="David" w:hAnsi="David" w:cs="David"/>
          <w:sz w:val="24"/>
          <w:szCs w:val="24"/>
        </w:rPr>
        <w:fldChar w:fldCharType="end"/>
      </w:r>
      <w:r w:rsidRPr="006A4A9B">
        <w:rPr>
          <w:rFonts w:ascii="David" w:hAnsi="David" w:cs="David"/>
          <w:sz w:val="24"/>
          <w:szCs w:val="24"/>
        </w:rPr>
        <w:t>.</w:t>
      </w:r>
      <w:ins w:id="832" w:author="0mer dar" w:date="2020-02-10T13:58:00Z">
        <w:r w:rsidR="00DB30F9" w:rsidRPr="006A4A9B">
          <w:rPr>
            <w:rFonts w:ascii="David" w:hAnsi="David" w:cs="David"/>
            <w:sz w:val="24"/>
            <w:szCs w:val="24"/>
          </w:rPr>
          <w:t xml:space="preserve"> </w:t>
        </w:r>
        <w:r w:rsidR="00DB30F9" w:rsidRPr="006A4A9B">
          <w:rPr>
            <w:rFonts w:ascii="David" w:hAnsi="David" w:cs="David"/>
            <w:sz w:val="24"/>
            <w:szCs w:val="24"/>
            <w:lang w:val="en-GB"/>
          </w:rPr>
          <w:t xml:space="preserve">Indeed, some of the null-effect may be explained by the fact that mindfulness practices do not involve any particular emphasis on the sensations </w:t>
        </w:r>
        <w:r w:rsidR="00DB30F9" w:rsidRPr="0013159B">
          <w:rPr>
            <w:rFonts w:ascii="David" w:hAnsi="David" w:cs="David"/>
            <w:sz w:val="24"/>
            <w:szCs w:val="24"/>
            <w:lang w:val="en-GB"/>
          </w:rPr>
          <w:t xml:space="preserve">associated, for example, with one’s heartbeat </w:t>
        </w:r>
        <w:r w:rsidR="00DB30F9" w:rsidRPr="006A4A9B">
          <w:rPr>
            <w:rFonts w:ascii="David" w:hAnsi="David" w:cs="David"/>
            <w:sz w:val="24"/>
            <w:szCs w:val="24"/>
            <w:lang w:val="en-GB"/>
          </w:rPr>
          <w:fldChar w:fldCharType="begin" w:fldLock="1"/>
        </w:r>
      </w:ins>
      <w:r w:rsidR="00785498" w:rsidRPr="006A4A9B">
        <w:rPr>
          <w:rFonts w:ascii="David" w:hAnsi="David" w:cs="David"/>
          <w:sz w:val="24"/>
          <w:szCs w:val="24"/>
          <w:lang w:val="en-GB"/>
        </w:rPr>
        <w:instrText>ADDIN CSL_CITATION {"citationItems":[{"id":"ITEM-1","itemData":{"DOI":"10.1038/s41598-019-53978-6","ISSN":"2045-2322","author":[{"dropping-particle":"","family":"Treves","given":"Isaac N","non-dropping-particle":"","parse-names":false,"suffix":""},{"dropping-particle":"","family":"Tello","given":"Lawrence Y","non-dropping-particle":"","parse-names":false,"suffix":""},{"dropping-particle":"","family":"Davidson","given":"Richard J","non-dropping-particle":"","pars</w:instrText>
      </w:r>
      <w:r w:rsidR="00785498" w:rsidRPr="0013159B">
        <w:rPr>
          <w:rFonts w:ascii="David" w:hAnsi="David" w:cs="David"/>
          <w:sz w:val="24"/>
          <w:szCs w:val="24"/>
          <w:lang w:val="en-GB"/>
        </w:rPr>
        <w:instrText>e-names":false,"suffix":""},{"dropping-particle":"","family":"Goldberg","given":"Simon B","non-dropping-particle":"","parse-names":false,"suffix":""}],"container-title":"Scientific Reports","id":"ITEM-1","issued":{"date-parts":[["2019"]]},"note":"</w:instrText>
      </w:r>
      <w:r w:rsidR="00785498" w:rsidRPr="0013159B">
        <w:rPr>
          <w:rFonts w:ascii="David" w:hAnsi="David" w:cs="David"/>
          <w:sz w:val="24"/>
          <w:szCs w:val="24"/>
          <w:rtl/>
          <w:lang w:val="en-GB"/>
        </w:rPr>
        <w:instrText>רלבנטי לחלק של מטלות אובייקטיביות</w:instrText>
      </w:r>
      <w:r w:rsidR="00785498" w:rsidRPr="0013159B">
        <w:rPr>
          <w:rFonts w:ascii="David" w:hAnsi="David" w:cs="David"/>
          <w:sz w:val="24"/>
          <w:szCs w:val="24"/>
          <w:lang w:val="en-GB"/>
        </w:rPr>
        <w:instrText>","page":"1-12","publisher":"Springer US","title":"The relationship between mindfulness and objective measures of body awareness : A meta-analysis","type":"article-journal"},"uris":["http://www.mendeley.com/documents/?uuid=0930c59b-9a45-4664-a2f8-a419c83492da"]}],"mendeley":{"formattedCitation":"(Treves et al., 2019)","plainTextFormattedCitation":"(Treves et al., 2019)","previouslyFormattedCitation":"(Treves et al., 2019)"},"properties":{"noteIndex":0},"schema":"https://github.com/citation-style-language/schema/raw/master/csl-citation.json"}</w:instrText>
      </w:r>
      <w:ins w:id="833" w:author="0mer dar" w:date="2020-02-10T13:58:00Z">
        <w:r w:rsidR="00DB30F9" w:rsidRPr="006A4A9B">
          <w:rPr>
            <w:rFonts w:ascii="David" w:hAnsi="David" w:cs="David"/>
            <w:sz w:val="24"/>
            <w:szCs w:val="24"/>
            <w:lang w:val="en-GB"/>
          </w:rPr>
          <w:fldChar w:fldCharType="separate"/>
        </w:r>
      </w:ins>
      <w:r w:rsidR="001E2173" w:rsidRPr="006A4A9B">
        <w:rPr>
          <w:rFonts w:ascii="David" w:hAnsi="David" w:cs="David"/>
          <w:noProof/>
          <w:sz w:val="24"/>
          <w:szCs w:val="24"/>
          <w:lang w:val="en-GB"/>
        </w:rPr>
        <w:t>(Treves et al., 2019)</w:t>
      </w:r>
      <w:ins w:id="834" w:author="0mer dar" w:date="2020-02-10T13:58:00Z">
        <w:r w:rsidR="00DB30F9" w:rsidRPr="006A4A9B">
          <w:rPr>
            <w:rFonts w:ascii="David" w:hAnsi="David" w:cs="David"/>
            <w:sz w:val="24"/>
            <w:szCs w:val="24"/>
            <w:lang w:val="en-GB"/>
          </w:rPr>
          <w:fldChar w:fldCharType="end"/>
        </w:r>
        <w:r w:rsidR="00DB30F9" w:rsidRPr="006A4A9B">
          <w:rPr>
            <w:rFonts w:ascii="David" w:hAnsi="David" w:cs="David"/>
            <w:sz w:val="24"/>
            <w:szCs w:val="24"/>
            <w:lang w:val="en-GB"/>
          </w:rPr>
          <w:t xml:space="preserve">. </w:t>
        </w:r>
        <w:r w:rsidR="00DB30F9" w:rsidRPr="006A4A9B">
          <w:rPr>
            <w:rFonts w:ascii="David" w:hAnsi="David" w:cs="David"/>
            <w:sz w:val="24"/>
            <w:szCs w:val="24"/>
          </w:rPr>
          <w:t xml:space="preserve">MMT involves interoceptive attention to a </w:t>
        </w:r>
      </w:ins>
      <w:ins w:id="835" w:author="0mer dar" w:date="2020-02-10T14:05:00Z">
        <w:r w:rsidR="003C060D" w:rsidRPr="006A4A9B">
          <w:rPr>
            <w:rFonts w:ascii="David" w:hAnsi="David" w:cs="David"/>
            <w:sz w:val="24"/>
            <w:szCs w:val="24"/>
          </w:rPr>
          <w:t>wide</w:t>
        </w:r>
      </w:ins>
      <w:ins w:id="836" w:author="0mer dar" w:date="2020-02-10T13:58:00Z">
        <w:r w:rsidR="00DB30F9" w:rsidRPr="0013159B">
          <w:rPr>
            <w:rFonts w:ascii="David" w:hAnsi="David" w:cs="David"/>
            <w:sz w:val="24"/>
            <w:szCs w:val="24"/>
          </w:rPr>
          <w:t xml:space="preserve"> array of bodily sensations </w:t>
        </w:r>
        <w:r w:rsidR="00DB30F9" w:rsidRPr="006A4A9B">
          <w:rPr>
            <w:rFonts w:ascii="David" w:hAnsi="David" w:cs="David"/>
            <w:sz w:val="24"/>
            <w:szCs w:val="24"/>
          </w:rPr>
          <w:fldChar w:fldCharType="begin" w:fldLock="1"/>
        </w:r>
      </w:ins>
      <w:r w:rsidR="00785498" w:rsidRPr="006A4A9B">
        <w:rPr>
          <w:rFonts w:ascii="David" w:hAnsi="David" w:cs="David"/>
          <w:sz w:val="24"/>
          <w:szCs w:val="24"/>
        </w:rPr>
        <w:instrText>ADDIN CSL_CITATION {"citationItems":[{"id":"ITEM-1","itemData":{"DOI":"10.1038/s41598-019-53978-6","ISSN":"2045-2322","author":[{"dropping-particle":"","family":"Treves","given":"Isaac N","non-dropping-particle":"","parse-names":false,"suffix":""},{"dropping-particle":"","family":"Tello","given":"Lawrence Y","non-dropping-particle":"","parse-names":</w:instrText>
      </w:r>
      <w:r w:rsidR="00785498" w:rsidRPr="0013159B">
        <w:rPr>
          <w:rFonts w:ascii="David" w:hAnsi="David" w:cs="David"/>
          <w:sz w:val="24"/>
          <w:szCs w:val="24"/>
        </w:rPr>
        <w:instrText>false,"suffix":""},{"dropping-particle":"","family":"Davidson","given":"Richard J","non-dropping-particle":"","parse-names":false,"suffix":""},{"dropping-particle":"","family":"Goldberg","given":"Simon B","non-dropping-particle":"","parse-names":false,"suffix":""}],"container-title":"Scientific Reports","id":"ITEM-1","issued":{"date-parts":[["2019"]]},"note":"</w:instrText>
      </w:r>
      <w:r w:rsidR="00785498" w:rsidRPr="0013159B">
        <w:rPr>
          <w:rFonts w:ascii="David" w:hAnsi="David" w:cs="David"/>
          <w:sz w:val="24"/>
          <w:szCs w:val="24"/>
          <w:rtl/>
        </w:rPr>
        <w:instrText>רלבנטי לחלק של מטלות אובייקטיביות</w:instrText>
      </w:r>
      <w:r w:rsidR="00785498" w:rsidRPr="0013159B">
        <w:rPr>
          <w:rFonts w:ascii="David" w:hAnsi="David" w:cs="David"/>
          <w:sz w:val="24"/>
          <w:szCs w:val="24"/>
        </w:rPr>
        <w:instrText>","page":"1-12","publisher":"Springer US","title":"The relationship between mindfulness and objective measures of body awareness : A meta-analysis","type":"article-journal"},"uris":["http://www.mendeley.com/documents/?uuid=0930c59b-9a45-4664-a2f8-a419c83492da"]},{"id":"ITEM-2","itemData":{"DOI":"10.3389/fpsyg.2015.00763","author":[{"dropping-particle":"","family":"Farb","given":"Norman","non-dropping-particle":"","parse-names":false,"suffix":""},{"dropping-particle":"","family":"Mehling","given":"Wolf E","non-dropping-particle":"","parse-names":false,"suffix":""}],"id":"ITEM-2","issue":"June","issued":{"date-parts":[["2015"]]},"note":"</w:instrText>
      </w:r>
      <w:r w:rsidR="00785498" w:rsidRPr="0013159B">
        <w:rPr>
          <w:rFonts w:ascii="David" w:hAnsi="David" w:cs="David"/>
          <w:sz w:val="24"/>
          <w:szCs w:val="24"/>
          <w:rtl/>
        </w:rPr>
        <w:instrText>מטרה בקריאה - להבין יותר לעומק את המושג 'אינטרוספציה' והאם אני מעוניינת להכניס את זה כמאפיין נוסף של</w:instrText>
      </w:r>
      <w:r w:rsidR="00785498" w:rsidRPr="0013159B">
        <w:rPr>
          <w:rFonts w:ascii="David" w:hAnsi="David" w:cs="David"/>
          <w:sz w:val="24"/>
          <w:szCs w:val="24"/>
        </w:rPr>
        <w:instrText xml:space="preserve"> IA </w:instrText>
      </w:r>
      <w:r w:rsidR="00785498" w:rsidRPr="0013159B">
        <w:rPr>
          <w:rFonts w:ascii="David" w:hAnsi="David" w:cs="David"/>
          <w:sz w:val="24"/>
          <w:szCs w:val="24"/>
          <w:rtl/>
        </w:rPr>
        <w:instrText>שמשתנה כתוצאה מהתרגול</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אינטרוספציה</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תרגול מתבונן ובריאות</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נורמן פרב, 2015</w:instrText>
      </w:r>
      <w:r w:rsidR="00785498" w:rsidRPr="0013159B">
        <w:rPr>
          <w:rFonts w:ascii="David" w:hAnsi="David" w:cs="David"/>
          <w:sz w:val="24"/>
          <w:szCs w:val="24"/>
        </w:rPr>
        <w:instrText>\n\n</w:instrText>
      </w:r>
      <w:r w:rsidR="00785498" w:rsidRPr="0013159B">
        <w:rPr>
          <w:rFonts w:ascii="David" w:hAnsi="David" w:cs="David"/>
          <w:sz w:val="24"/>
          <w:szCs w:val="24"/>
          <w:rtl/>
        </w:rPr>
        <w:instrText>אינטרוספציה יכולה להיות מוגדרת כתחושה של סיגנאלים שנוצרים בתוך הגוף</w:instrText>
      </w:r>
      <w:r w:rsidR="00785498" w:rsidRPr="0013159B">
        <w:rPr>
          <w:rFonts w:ascii="David" w:hAnsi="David" w:cs="David"/>
          <w:sz w:val="24"/>
          <w:szCs w:val="24"/>
        </w:rPr>
        <w:instrText>.\n</w:instrText>
      </w:r>
      <w:r w:rsidR="00785498" w:rsidRPr="0013159B">
        <w:rPr>
          <w:rFonts w:ascii="David" w:hAnsi="David" w:cs="David"/>
          <w:sz w:val="24"/>
          <w:szCs w:val="24"/>
          <w:rtl/>
        </w:rPr>
        <w:instrText>משמעותית לתחושה של</w:instrText>
      </w:r>
      <w:r w:rsidR="00785498" w:rsidRPr="0013159B">
        <w:rPr>
          <w:rFonts w:ascii="David" w:hAnsi="David" w:cs="David"/>
          <w:sz w:val="24"/>
          <w:szCs w:val="24"/>
        </w:rPr>
        <w:instrText xml:space="preserve"> embodiment, </w:instrText>
      </w:r>
      <w:r w:rsidR="00785498" w:rsidRPr="0013159B">
        <w:rPr>
          <w:rFonts w:ascii="David" w:hAnsi="David" w:cs="David"/>
          <w:sz w:val="24"/>
          <w:szCs w:val="24"/>
          <w:rtl/>
        </w:rPr>
        <w:instrText>מוטיבציה ואיכות חיים</w:instrText>
      </w:r>
      <w:r w:rsidR="00785498" w:rsidRPr="0013159B">
        <w:rPr>
          <w:rFonts w:ascii="David" w:hAnsi="David" w:cs="David"/>
          <w:sz w:val="24"/>
          <w:szCs w:val="24"/>
        </w:rPr>
        <w:instrText>.","page":"1-26","title":"Interoception , contemplative practice , and health","type":"article-journal","volume":"6"},"uris":["http://www.mendeley.com/documents/?uuid=d2877b16-7b26-44e6-ba93-7437a57f73b3"]}],"mendeley":{"formattedCitation":"(N. Farb &amp; Mehling, 2015; Treves et al., 2019)","plainTextFormattedCitation":"(N. Farb &amp; Mehling, 2015; Treves et al., 2019)","previouslyFormattedCitation":"(N. Farb &amp; Mehling, 2015; Treves et al., 2019)"},"properties":{"noteIndex":0},"schema":"https://github.com/citation-style-language/schema/raw/master/csl-citation.json"}</w:instrText>
      </w:r>
      <w:ins w:id="837" w:author="0mer dar" w:date="2020-02-10T13:58:00Z">
        <w:r w:rsidR="00DB30F9" w:rsidRPr="006A4A9B">
          <w:rPr>
            <w:rFonts w:ascii="David" w:hAnsi="David" w:cs="David"/>
            <w:sz w:val="24"/>
            <w:szCs w:val="24"/>
          </w:rPr>
          <w:fldChar w:fldCharType="separate"/>
        </w:r>
      </w:ins>
      <w:r w:rsidR="001E2173" w:rsidRPr="006A4A9B">
        <w:rPr>
          <w:rFonts w:ascii="David" w:hAnsi="David" w:cs="David"/>
          <w:noProof/>
          <w:sz w:val="24"/>
          <w:szCs w:val="24"/>
        </w:rPr>
        <w:t>(N. Farb &amp; Mehling, 2015; Treves et al., 2019)</w:t>
      </w:r>
      <w:ins w:id="838" w:author="0mer dar" w:date="2020-02-10T13:58:00Z">
        <w:r w:rsidR="00DB30F9" w:rsidRPr="006A4A9B">
          <w:rPr>
            <w:rFonts w:ascii="David" w:hAnsi="David" w:cs="David"/>
            <w:sz w:val="24"/>
            <w:szCs w:val="24"/>
          </w:rPr>
          <w:fldChar w:fldCharType="end"/>
        </w:r>
        <w:r w:rsidR="00DB30F9" w:rsidRPr="006A4A9B">
          <w:rPr>
            <w:rFonts w:ascii="David" w:hAnsi="David" w:cs="David"/>
            <w:sz w:val="24"/>
            <w:szCs w:val="24"/>
          </w:rPr>
          <w:t xml:space="preserve">, but the science still has no objective measures for the dynamic nature of sensations in time and </w:t>
        </w:r>
        <w:r w:rsidR="00DB30F9" w:rsidRPr="006A4A9B">
          <w:rPr>
            <w:rFonts w:ascii="David" w:hAnsi="David" w:cs="David"/>
            <w:sz w:val="24"/>
            <w:szCs w:val="24"/>
            <w:lang w:val="en-GB"/>
          </w:rPr>
          <w:t>bodil</w:t>
        </w:r>
        <w:r w:rsidR="00DB30F9" w:rsidRPr="0013159B">
          <w:rPr>
            <w:rFonts w:ascii="David" w:hAnsi="David" w:cs="David"/>
            <w:sz w:val="24"/>
            <w:szCs w:val="24"/>
            <w:lang w:val="en-GB"/>
          </w:rPr>
          <w:t>y-</w:t>
        </w:r>
        <w:r w:rsidR="00DB30F9" w:rsidRPr="0013159B">
          <w:rPr>
            <w:rFonts w:ascii="David" w:hAnsi="David" w:cs="David"/>
            <w:sz w:val="24"/>
            <w:szCs w:val="24"/>
          </w:rPr>
          <w:t xml:space="preserve">space. In addition, most of those studies refer to the physical aspect of the body, focusing on </w:t>
        </w:r>
      </w:ins>
      <w:ins w:id="839" w:author="0mer dar" w:date="2020-02-10T14:06:00Z">
        <w:r w:rsidR="00FA6A6A" w:rsidRPr="0013159B">
          <w:rPr>
            <w:rFonts w:ascii="David" w:hAnsi="David" w:cs="David"/>
            <w:sz w:val="24"/>
            <w:szCs w:val="24"/>
          </w:rPr>
          <w:t xml:space="preserve">a </w:t>
        </w:r>
      </w:ins>
      <w:ins w:id="840" w:author="0mer dar" w:date="2020-02-10T13:58:00Z">
        <w:r w:rsidR="00DB30F9" w:rsidRPr="0013159B">
          <w:rPr>
            <w:rFonts w:ascii="David" w:hAnsi="David" w:cs="David"/>
            <w:sz w:val="24"/>
            <w:szCs w:val="24"/>
          </w:rPr>
          <w:t>specific</w:t>
        </w:r>
      </w:ins>
      <w:ins w:id="841" w:author="0mer dar" w:date="2020-02-10T14:06:00Z">
        <w:r w:rsidR="00FA6A6A" w:rsidRPr="0013159B">
          <w:rPr>
            <w:rFonts w:ascii="David" w:hAnsi="David" w:cs="David"/>
            <w:sz w:val="24"/>
            <w:szCs w:val="24"/>
          </w:rPr>
          <w:t xml:space="preserve"> and narrow</w:t>
        </w:r>
      </w:ins>
      <w:ins w:id="842" w:author="0mer dar" w:date="2020-02-10T13:58:00Z">
        <w:r w:rsidR="00DB30F9" w:rsidRPr="0013159B">
          <w:rPr>
            <w:rFonts w:ascii="David" w:hAnsi="David" w:cs="David"/>
            <w:sz w:val="24"/>
            <w:szCs w:val="24"/>
          </w:rPr>
          <w:t xml:space="preserve"> interoceptive signal, as isolated from other sensations and </w:t>
        </w:r>
      </w:ins>
      <w:ins w:id="843" w:author="0mer dar" w:date="2020-02-26T21:17:00Z">
        <w:r w:rsidR="00B4260F" w:rsidRPr="0013159B">
          <w:rPr>
            <w:rFonts w:ascii="David" w:hAnsi="David" w:cs="David"/>
            <w:sz w:val="24"/>
            <w:szCs w:val="24"/>
          </w:rPr>
          <w:t xml:space="preserve">far </w:t>
        </w:r>
      </w:ins>
      <w:ins w:id="844" w:author="0mer dar" w:date="2020-02-10T13:58:00Z">
        <w:r w:rsidR="00DB30F9" w:rsidRPr="0013159B">
          <w:rPr>
            <w:rFonts w:ascii="David" w:hAnsi="David" w:cs="David"/>
            <w:sz w:val="24"/>
            <w:szCs w:val="24"/>
          </w:rPr>
          <w:t xml:space="preserve">from the </w:t>
        </w:r>
      </w:ins>
      <w:ins w:id="845" w:author="0mer dar" w:date="2020-02-10T14:04:00Z">
        <w:r w:rsidR="008A4E28" w:rsidRPr="0013159B">
          <w:rPr>
            <w:rFonts w:ascii="David" w:hAnsi="David" w:cs="David"/>
            <w:sz w:val="24"/>
            <w:szCs w:val="24"/>
          </w:rPr>
          <w:t xml:space="preserve">phenomenology of </w:t>
        </w:r>
      </w:ins>
      <w:ins w:id="846" w:author="0mer dar" w:date="2020-02-26T21:16:00Z">
        <w:r w:rsidR="00B4260F" w:rsidRPr="0013159B">
          <w:rPr>
            <w:rFonts w:ascii="David" w:hAnsi="David" w:cs="David"/>
            <w:sz w:val="24"/>
            <w:szCs w:val="24"/>
          </w:rPr>
          <w:t xml:space="preserve">subjective feeling of </w:t>
        </w:r>
      </w:ins>
      <w:ins w:id="847" w:author="0mer dar" w:date="2020-02-10T14:04:00Z">
        <w:r w:rsidR="008A4E28" w:rsidRPr="0013159B">
          <w:rPr>
            <w:rFonts w:ascii="David" w:hAnsi="David" w:cs="David"/>
            <w:sz w:val="24"/>
            <w:szCs w:val="24"/>
          </w:rPr>
          <w:t>bodily sensations</w:t>
        </w:r>
      </w:ins>
      <w:ins w:id="848" w:author="0mer dar" w:date="2020-02-10T13:58:00Z">
        <w:r w:rsidR="00DB30F9" w:rsidRPr="0013159B">
          <w:rPr>
            <w:rFonts w:ascii="David" w:hAnsi="David" w:cs="David"/>
            <w:sz w:val="24"/>
            <w:szCs w:val="24"/>
            <w:lang w:val="en-GB"/>
          </w:rPr>
          <w:t xml:space="preserve">. </w:t>
        </w:r>
      </w:ins>
      <w:ins w:id="849" w:author="0mer dar" w:date="2020-02-10T14:08:00Z">
        <w:r w:rsidR="00F43FEE" w:rsidRPr="0013159B">
          <w:rPr>
            <w:rFonts w:ascii="David" w:hAnsi="David" w:cs="David"/>
            <w:sz w:val="24"/>
            <w:szCs w:val="24"/>
            <w:lang w:val="en-GB"/>
          </w:rPr>
          <w:t xml:space="preserve">In order to detect the </w:t>
        </w:r>
      </w:ins>
      <w:ins w:id="850" w:author="0mer dar" w:date="2020-02-10T14:09:00Z">
        <w:r w:rsidR="00F43FEE" w:rsidRPr="0013159B">
          <w:rPr>
            <w:rFonts w:ascii="David" w:hAnsi="David" w:cs="David"/>
            <w:sz w:val="24"/>
            <w:szCs w:val="24"/>
            <w:lang w:val="en-GB"/>
          </w:rPr>
          <w:t xml:space="preserve">individual </w:t>
        </w:r>
      </w:ins>
      <w:ins w:id="851" w:author="0mer dar" w:date="2020-02-10T14:10:00Z">
        <w:r w:rsidR="00F43FEE" w:rsidRPr="0013159B">
          <w:rPr>
            <w:rFonts w:ascii="David" w:hAnsi="David" w:cs="David"/>
            <w:sz w:val="24"/>
            <w:szCs w:val="24"/>
            <w:lang w:val="en-GB"/>
          </w:rPr>
          <w:t xml:space="preserve">and dynamic </w:t>
        </w:r>
      </w:ins>
      <w:ins w:id="852" w:author="0mer dar" w:date="2020-02-10T14:08:00Z">
        <w:r w:rsidR="00F43FEE" w:rsidRPr="0013159B">
          <w:rPr>
            <w:rFonts w:ascii="David" w:hAnsi="David" w:cs="David"/>
            <w:sz w:val="24"/>
            <w:szCs w:val="24"/>
            <w:lang w:val="en-GB"/>
          </w:rPr>
          <w:t>phenomena</w:t>
        </w:r>
      </w:ins>
      <w:ins w:id="853" w:author="0mer dar" w:date="2020-02-10T14:10:00Z">
        <w:r w:rsidR="00F43FEE" w:rsidRPr="0013159B">
          <w:rPr>
            <w:rFonts w:ascii="David" w:hAnsi="David" w:cs="David"/>
            <w:sz w:val="24"/>
            <w:szCs w:val="24"/>
            <w:lang w:val="en-GB"/>
          </w:rPr>
          <w:t xml:space="preserve"> of interoceptive attention</w:t>
        </w:r>
      </w:ins>
      <w:ins w:id="854" w:author="0mer dar" w:date="2020-02-10T14:11:00Z">
        <w:r w:rsidR="00F43FEE" w:rsidRPr="0013159B">
          <w:rPr>
            <w:rFonts w:ascii="David" w:hAnsi="David" w:cs="David"/>
            <w:sz w:val="24"/>
            <w:szCs w:val="24"/>
            <w:lang w:val="en-GB"/>
          </w:rPr>
          <w:t xml:space="preserve"> in the context of MMT</w:t>
        </w:r>
      </w:ins>
      <w:ins w:id="855" w:author="0mer dar" w:date="2020-02-10T14:10:00Z">
        <w:r w:rsidR="00F43FEE" w:rsidRPr="0013159B">
          <w:rPr>
            <w:rFonts w:ascii="David" w:hAnsi="David" w:cs="David"/>
            <w:sz w:val="24"/>
            <w:szCs w:val="24"/>
            <w:lang w:val="en-GB"/>
          </w:rPr>
          <w:t>,</w:t>
        </w:r>
      </w:ins>
      <w:ins w:id="856" w:author="0mer dar" w:date="2020-02-10T14:08:00Z">
        <w:r w:rsidR="00F43FEE" w:rsidRPr="0013159B">
          <w:rPr>
            <w:rFonts w:ascii="David" w:hAnsi="David" w:cs="David"/>
            <w:sz w:val="24"/>
            <w:szCs w:val="24"/>
            <w:lang w:val="en-GB"/>
          </w:rPr>
          <w:t xml:space="preserve"> </w:t>
        </w:r>
      </w:ins>
      <w:ins w:id="857" w:author="0mer dar" w:date="2020-02-10T14:11:00Z">
        <w:r w:rsidR="00F43FEE" w:rsidRPr="0013159B">
          <w:rPr>
            <w:rFonts w:ascii="David" w:hAnsi="David" w:cs="David"/>
            <w:sz w:val="24"/>
            <w:szCs w:val="24"/>
            <w:lang w:val="en-GB"/>
          </w:rPr>
          <w:t xml:space="preserve">novel </w:t>
        </w:r>
      </w:ins>
      <w:ins w:id="858" w:author="0mer dar" w:date="2020-02-10T14:08:00Z">
        <w:r w:rsidR="00F43FEE" w:rsidRPr="0013159B">
          <w:rPr>
            <w:rFonts w:ascii="David" w:hAnsi="David" w:cs="David"/>
            <w:sz w:val="24"/>
            <w:szCs w:val="24"/>
            <w:lang w:val="en-GB"/>
          </w:rPr>
          <w:t>subjective assessment</w:t>
        </w:r>
      </w:ins>
      <w:ins w:id="859" w:author="0mer dar" w:date="2020-02-10T14:11:00Z">
        <w:r w:rsidR="00F43FEE" w:rsidRPr="0013159B">
          <w:rPr>
            <w:rFonts w:ascii="David" w:hAnsi="David" w:cs="David"/>
            <w:sz w:val="24"/>
            <w:szCs w:val="24"/>
            <w:lang w:val="en-GB"/>
          </w:rPr>
          <w:t>s</w:t>
        </w:r>
      </w:ins>
      <w:ins w:id="860" w:author="0mer dar" w:date="2020-02-10T14:08:00Z">
        <w:r w:rsidR="00F43FEE" w:rsidRPr="0013159B">
          <w:rPr>
            <w:rFonts w:ascii="David" w:hAnsi="David" w:cs="David"/>
            <w:sz w:val="24"/>
            <w:szCs w:val="24"/>
            <w:lang w:val="en-GB"/>
          </w:rPr>
          <w:t xml:space="preserve"> have been </w:t>
        </w:r>
      </w:ins>
      <w:ins w:id="861" w:author="0mer dar" w:date="2020-02-10T14:11:00Z">
        <w:r w:rsidR="00F43FEE" w:rsidRPr="0013159B">
          <w:rPr>
            <w:rFonts w:ascii="David" w:hAnsi="David" w:cs="David"/>
            <w:sz w:val="24"/>
            <w:szCs w:val="24"/>
            <w:lang w:val="en-GB"/>
          </w:rPr>
          <w:t>developed</w:t>
        </w:r>
      </w:ins>
      <w:ins w:id="862" w:author="0mer dar" w:date="2020-02-10T14:10:00Z">
        <w:r w:rsidR="00F43FEE" w:rsidRPr="0013159B">
          <w:rPr>
            <w:rFonts w:ascii="David" w:hAnsi="David" w:cs="David"/>
            <w:sz w:val="24"/>
            <w:szCs w:val="24"/>
            <w:lang w:val="en-GB"/>
          </w:rPr>
          <w:t xml:space="preserve">. </w:t>
        </w:r>
      </w:ins>
    </w:p>
    <w:p w14:paraId="6696C4E7" w14:textId="687AC1A0" w:rsidR="00C15802" w:rsidRPr="006A4A9B" w:rsidRDefault="00F43FEE" w:rsidP="00C15802">
      <w:pPr>
        <w:spacing w:after="0"/>
        <w:ind w:firstLine="720"/>
        <w:rPr>
          <w:ins w:id="863" w:author="0mer dar" w:date="2020-02-26T21:25:00Z"/>
          <w:rFonts w:ascii="David" w:hAnsi="David" w:cs="David"/>
          <w:sz w:val="24"/>
          <w:szCs w:val="24"/>
          <w:lang w:bidi="ar-SA"/>
        </w:rPr>
      </w:pPr>
      <w:ins w:id="864" w:author="0mer dar" w:date="2020-02-10T14:11:00Z">
        <w:r w:rsidRPr="0013159B">
          <w:rPr>
            <w:rFonts w:ascii="David" w:hAnsi="David" w:cs="David"/>
            <w:sz w:val="24"/>
            <w:szCs w:val="24"/>
            <w:lang w:val="en-GB"/>
          </w:rPr>
          <w:t>Those included mostly</w:t>
        </w:r>
      </w:ins>
      <w:ins w:id="865" w:author="0mer dar" w:date="2020-02-10T13:49:00Z">
        <w:r w:rsidR="00737FE1" w:rsidRPr="0013159B">
          <w:rPr>
            <w:rFonts w:ascii="David" w:hAnsi="David" w:cs="David"/>
            <w:sz w:val="24"/>
            <w:szCs w:val="24"/>
            <w:lang w:val="en-GB"/>
          </w:rPr>
          <w:t xml:space="preserve"> measures of interoceptive attention to the breath, while there </w:t>
        </w:r>
      </w:ins>
      <w:ins w:id="866" w:author="0mer dar" w:date="2020-02-10T14:12:00Z">
        <w:r w:rsidR="0039630D" w:rsidRPr="0013159B">
          <w:rPr>
            <w:rFonts w:ascii="David" w:hAnsi="David" w:cs="David"/>
            <w:sz w:val="24"/>
            <w:szCs w:val="24"/>
            <w:lang w:val="en-GB"/>
          </w:rPr>
          <w:t>is a</w:t>
        </w:r>
      </w:ins>
      <w:ins w:id="867" w:author="0mer dar" w:date="2020-02-10T14:13:00Z">
        <w:r w:rsidR="00806210" w:rsidRPr="0013159B">
          <w:rPr>
            <w:rFonts w:ascii="David" w:hAnsi="David" w:cs="David"/>
            <w:sz w:val="24"/>
            <w:szCs w:val="24"/>
            <w:lang w:val="en-GB"/>
          </w:rPr>
          <w:t>lso a</w:t>
        </w:r>
      </w:ins>
      <w:ins w:id="868" w:author="0mer dar" w:date="2020-02-10T13:49:00Z">
        <w:r w:rsidR="00737FE1" w:rsidRPr="0013159B">
          <w:rPr>
            <w:rFonts w:ascii="David" w:hAnsi="David" w:cs="David"/>
            <w:sz w:val="24"/>
            <w:szCs w:val="24"/>
            <w:lang w:val="en-GB"/>
          </w:rPr>
          <w:t xml:space="preserve"> preliminary attempt to explore interoceptive attention to other bodily sensations.</w:t>
        </w:r>
      </w:ins>
      <w:ins w:id="869" w:author="0mer dar" w:date="2020-02-10T15:41:00Z">
        <w:r w:rsidR="0088368C" w:rsidRPr="0013159B">
          <w:rPr>
            <w:rFonts w:ascii="David" w:hAnsi="David" w:cs="David"/>
            <w:sz w:val="24"/>
            <w:szCs w:val="24"/>
            <w:lang w:val="en-GB"/>
          </w:rPr>
          <w:t xml:space="preserve"> </w:t>
        </w:r>
        <w:r w:rsidR="00CA03E6" w:rsidRPr="0013159B">
          <w:rPr>
            <w:rFonts w:ascii="David" w:hAnsi="David" w:cs="David"/>
            <w:sz w:val="24"/>
            <w:szCs w:val="24"/>
            <w:lang w:val="en-GB"/>
          </w:rPr>
          <w:t>I</w:t>
        </w:r>
      </w:ins>
      <w:proofErr w:type="spellStart"/>
      <w:ins w:id="870" w:author="0mer dar" w:date="2020-02-26T21:17:00Z">
        <w:r w:rsidR="0085307E" w:rsidRPr="0013159B">
          <w:rPr>
            <w:rStyle w:val="CommentReference"/>
            <w:rFonts w:ascii="David" w:hAnsi="David" w:cs="David"/>
            <w:sz w:val="24"/>
            <w:szCs w:val="24"/>
          </w:rPr>
          <w:t>nteroceptive</w:t>
        </w:r>
      </w:ins>
      <w:proofErr w:type="spellEnd"/>
      <w:ins w:id="871" w:author="0mer dar" w:date="2020-02-10T13:49:00Z">
        <w:r w:rsidR="00737FE1" w:rsidRPr="0013159B">
          <w:rPr>
            <w:rFonts w:ascii="David" w:hAnsi="David" w:cs="David"/>
            <w:sz w:val="24"/>
            <w:szCs w:val="24"/>
            <w:lang w:bidi="ar-SA"/>
          </w:rPr>
          <w:t xml:space="preserve"> attention to the breath during mindfulness meditation has been measured by several tasks utiliz</w:t>
        </w:r>
      </w:ins>
      <w:ins w:id="872" w:author="0mer dar" w:date="2020-02-10T14:13:00Z">
        <w:r w:rsidR="00806210" w:rsidRPr="0013159B">
          <w:rPr>
            <w:rFonts w:ascii="David" w:hAnsi="David" w:cs="David"/>
            <w:sz w:val="24"/>
            <w:szCs w:val="24"/>
            <w:lang w:bidi="ar-SA"/>
          </w:rPr>
          <w:t>ing</w:t>
        </w:r>
      </w:ins>
      <w:ins w:id="873" w:author="0mer dar" w:date="2020-02-10T13:49:00Z">
        <w:r w:rsidR="00737FE1" w:rsidRPr="0013159B">
          <w:rPr>
            <w:rFonts w:ascii="David" w:hAnsi="David" w:cs="David"/>
            <w:sz w:val="24"/>
            <w:szCs w:val="24"/>
            <w:lang w:bidi="ar-SA"/>
          </w:rPr>
          <w:t xml:space="preserve"> real-time experience sampling (e.g. probe and self-caught) during</w:t>
        </w:r>
        <w:r w:rsidR="00737FE1" w:rsidRPr="0013159B">
          <w:rPr>
            <w:rFonts w:ascii="David" w:hAnsi="David" w:cs="David"/>
            <w:sz w:val="24"/>
            <w:szCs w:val="24"/>
          </w:rPr>
          <w:t xml:space="preserve"> focused attention</w:t>
        </w:r>
        <w:r w:rsidR="00737FE1" w:rsidRPr="0013159B">
          <w:rPr>
            <w:rFonts w:ascii="David" w:hAnsi="David" w:cs="David"/>
            <w:sz w:val="24"/>
            <w:szCs w:val="24"/>
            <w:lang w:bidi="ar-SA"/>
          </w:rPr>
          <w:t xml:space="preserve"> meditation to the breath </w:t>
        </w:r>
        <w:r w:rsidR="00737FE1" w:rsidRPr="0013159B">
          <w:rPr>
            <w:rFonts w:ascii="David" w:hAnsi="David" w:cs="David"/>
            <w:sz w:val="24"/>
            <w:szCs w:val="24"/>
          </w:rPr>
          <w:t xml:space="preserve">(for review: </w:t>
        </w:r>
        <w:r w:rsidR="00737FE1" w:rsidRPr="006A4A9B">
          <w:rPr>
            <w:rFonts w:ascii="David" w:hAnsi="David" w:cs="David"/>
            <w:sz w:val="24"/>
            <w:szCs w:val="24"/>
          </w:rPr>
          <w:fldChar w:fldCharType="begin" w:fldLock="1"/>
        </w:r>
      </w:ins>
      <w:r w:rsidR="00785498" w:rsidRPr="006A4A9B">
        <w:rPr>
          <w:rFonts w:ascii="David" w:hAnsi="David" w:cs="David"/>
          <w:sz w:val="24"/>
          <w:szCs w:val="24"/>
        </w:rPr>
        <w:instrText>ADDIN CSL_CITATION {"citationItems":[{"id":"ITEM-1","itemData":{"DOI":"10.1016/j.copsyc.2019.01.008","ISSN":"2352-250X","author":[{"dropping-particle":"","family":"Hadash","given":"Yuval","non-dropping-particle":"","parse-names":false,"suffix":""},{"dropping-particle":"","family":"Bernstein","given":"Amit","non-dropping-particle":"","parse-names":false,"suffix":""}],"container-title":"Current Opinion in Psychology","id":"ITEM-1","issue":"I","iss</w:instrText>
      </w:r>
      <w:r w:rsidR="00785498" w:rsidRPr="0013159B">
        <w:rPr>
          <w:rFonts w:ascii="David" w:hAnsi="David" w:cs="David"/>
          <w:sz w:val="24"/>
          <w:szCs w:val="24"/>
        </w:rPr>
        <w:instrText>ued":{"date-parts":[["2019"]]},"note":"</w:instrText>
      </w:r>
      <w:r w:rsidR="00785498" w:rsidRPr="0013159B">
        <w:rPr>
          <w:rFonts w:ascii="David" w:hAnsi="David" w:cs="David"/>
          <w:sz w:val="24"/>
          <w:szCs w:val="24"/>
          <w:rtl/>
        </w:rPr>
        <w:instrText>קריאה מחודשת</w:instrText>
      </w:r>
      <w:r w:rsidR="00785498" w:rsidRPr="0013159B">
        <w:rPr>
          <w:rFonts w:ascii="David" w:hAnsi="David" w:cs="David"/>
          <w:sz w:val="24"/>
          <w:szCs w:val="24"/>
        </w:rPr>
        <w:instrText>\n</w:instrText>
      </w:r>
      <w:r w:rsidR="00785498" w:rsidRPr="0013159B">
        <w:rPr>
          <w:rFonts w:ascii="David" w:hAnsi="David" w:cs="David"/>
          <w:sz w:val="24"/>
          <w:szCs w:val="24"/>
          <w:rtl/>
        </w:rPr>
        <w:instrText>יש לי הרבה הארות בגרסה הישנה</w:instrText>
      </w:r>
      <w:r w:rsidR="00785498" w:rsidRPr="0013159B">
        <w:rPr>
          <w:rFonts w:ascii="David" w:hAnsi="David" w:cs="David"/>
          <w:sz w:val="24"/>
          <w:szCs w:val="24"/>
        </w:rPr>
        <w:instrText>","page":"229-237","publisher":"Elsevier Ltd","title":"ScienceDirect Behavioral assessment of mindfulness : defining features , organizing framework , and review of emerging methods","type":"article-journal","volume":"28"},"uris":["http://www.mendeley.com/documents/?uuid=c8362fdf-db6a-4767-bddd-fb861736be3f"]}],"mendeley":{"formattedCitation":"(Hadash &amp; Bernstein, 2019)","plainTextFormattedCitation":"(Hadash &amp; Bernstein, 2019)","previouslyFormattedCitation":"(Hadash &amp; Bernstein, 2019)"},"properties":{"noteIndex":0},"schema":"https://github.com/citation-style-language/schema/raw/master/csl-citation.json"}</w:instrText>
      </w:r>
      <w:ins w:id="874" w:author="0mer dar" w:date="2020-02-10T13:49:00Z">
        <w:r w:rsidR="00737FE1" w:rsidRPr="006A4A9B">
          <w:rPr>
            <w:rFonts w:ascii="David" w:hAnsi="David" w:cs="David"/>
            <w:sz w:val="24"/>
            <w:szCs w:val="24"/>
          </w:rPr>
          <w:fldChar w:fldCharType="separate"/>
        </w:r>
      </w:ins>
      <w:r w:rsidR="001E2173" w:rsidRPr="006A4A9B">
        <w:rPr>
          <w:rFonts w:ascii="David" w:hAnsi="David" w:cs="David"/>
          <w:noProof/>
          <w:sz w:val="24"/>
          <w:szCs w:val="24"/>
        </w:rPr>
        <w:t>(Hadash &amp; Bernstein, 2019)</w:t>
      </w:r>
      <w:ins w:id="875" w:author="0mer dar" w:date="2020-02-10T13:49:00Z">
        <w:r w:rsidR="00737FE1" w:rsidRPr="006A4A9B">
          <w:rPr>
            <w:rFonts w:ascii="David" w:hAnsi="David" w:cs="David"/>
            <w:sz w:val="24"/>
            <w:szCs w:val="24"/>
          </w:rPr>
          <w:fldChar w:fldCharType="end"/>
        </w:r>
        <w:r w:rsidR="00737FE1" w:rsidRPr="006A4A9B">
          <w:rPr>
            <w:rFonts w:ascii="David" w:hAnsi="David" w:cs="David"/>
            <w:sz w:val="24"/>
            <w:szCs w:val="24"/>
            <w:lang w:bidi="ar-SA"/>
          </w:rPr>
          <w:t xml:space="preserve">, and one </w:t>
        </w:r>
      </w:ins>
      <w:ins w:id="876" w:author="0mer dar" w:date="2020-02-10T14:13:00Z">
        <w:r w:rsidR="00806210" w:rsidRPr="006A4A9B">
          <w:rPr>
            <w:rFonts w:ascii="David" w:hAnsi="David" w:cs="David"/>
            <w:sz w:val="24"/>
            <w:szCs w:val="24"/>
            <w:lang w:bidi="ar-SA"/>
          </w:rPr>
          <w:t xml:space="preserve">utilizing </w:t>
        </w:r>
      </w:ins>
      <w:ins w:id="877" w:author="0mer dar" w:date="2020-02-10T13:49:00Z">
        <w:r w:rsidR="00737FE1" w:rsidRPr="006A4A9B">
          <w:rPr>
            <w:rFonts w:ascii="David" w:hAnsi="David" w:cs="David"/>
            <w:sz w:val="24"/>
            <w:szCs w:val="24"/>
            <w:lang w:bidi="ar-SA"/>
          </w:rPr>
          <w:t>counting of breaths repeate</w:t>
        </w:r>
        <w:r w:rsidR="00737FE1" w:rsidRPr="0013159B">
          <w:rPr>
            <w:rFonts w:ascii="David" w:hAnsi="David" w:cs="David"/>
            <w:sz w:val="24"/>
            <w:szCs w:val="24"/>
            <w:lang w:bidi="ar-SA"/>
          </w:rPr>
          <w:t>dly (</w:t>
        </w:r>
        <w:r w:rsidR="00737FE1" w:rsidRPr="0013159B">
          <w:rPr>
            <w:rFonts w:ascii="David" w:hAnsi="David" w:cs="David"/>
            <w:sz w:val="24"/>
            <w:szCs w:val="24"/>
          </w:rPr>
          <w:t xml:space="preserve">the </w:t>
        </w:r>
        <w:r w:rsidR="00737FE1" w:rsidRPr="0013159B">
          <w:rPr>
            <w:rFonts w:ascii="David" w:hAnsi="David" w:cs="David"/>
            <w:sz w:val="24"/>
            <w:szCs w:val="24"/>
            <w:lang w:bidi="ar-SA"/>
          </w:rPr>
          <w:t>Breath Counting Task</w:t>
        </w:r>
        <w:r w:rsidR="00737FE1" w:rsidRPr="0013159B">
          <w:rPr>
            <w:rFonts w:ascii="David" w:hAnsi="David" w:cs="David"/>
            <w:b/>
            <w:bCs/>
            <w:sz w:val="24"/>
            <w:szCs w:val="24"/>
            <w:lang w:bidi="ar-SA"/>
          </w:rPr>
          <w:t xml:space="preserve"> </w:t>
        </w:r>
        <w:r w:rsidR="00737FE1" w:rsidRPr="006A4A9B">
          <w:rPr>
            <w:rFonts w:ascii="David" w:hAnsi="David" w:cs="David"/>
            <w:b/>
            <w:bCs/>
            <w:sz w:val="24"/>
            <w:szCs w:val="24"/>
            <w:lang w:bidi="ar-SA"/>
          </w:rPr>
          <w:fldChar w:fldCharType="begin" w:fldLock="1"/>
        </w:r>
      </w:ins>
      <w:r w:rsidR="00785498" w:rsidRPr="006A4A9B">
        <w:rPr>
          <w:rFonts w:ascii="David" w:hAnsi="David" w:cs="David"/>
          <w:b/>
          <w:bCs/>
          <w:sz w:val="24"/>
          <w:szCs w:val="24"/>
          <w:lang w:bidi="ar-SA"/>
        </w:rPr>
        <w:instrText>ADDIN CSL_CITATION {"citationItems":[{"id":"ITEM-1","itemData":{"DOI":"10.3389/fpsyg.2014.01202","ISBN":"1664-1078","ISSN":"16641078","PMID":"25386148","abstract":"Mindfulness practice of present moment awareness promises many benefits, but has eluded rigorous beha</w:instrText>
      </w:r>
      <w:r w:rsidR="00785498" w:rsidRPr="0013159B">
        <w:rPr>
          <w:rFonts w:ascii="David" w:hAnsi="David" w:cs="David"/>
          <w:b/>
          <w:bCs/>
          <w:sz w:val="24"/>
          <w:szCs w:val="24"/>
          <w:lang w:bidi="ar-SA"/>
        </w:rPr>
        <w:instrText>vioral measurement. To date, research has relied on self-reported mindfulness or heterogeneous mindfulness trainings to infer skillful mindfulness practice and its effects. In four independent studies with over 400 total participants, we present the first construct validation of a behavioral measure of mindfulness, breath counting. We found it was reliable, correlated with self-reported mindfulness, differentiated long-term meditators from age-matched controls, and was distinct from sustained attention and working memory measures. In addition, we employed breath counting to test the nomological network of mindfulness. As theorized, we found skill in breath counting associated with more meta-awareness, less mind wandering, better mood, and greater nonattachment (i.e. less attentional capture by distractors formerly paired with reward). We also found in a randomized online training study that 4 weeks of breath counting training improved mindfulness and decreased mind wandering relative to working memory training and no training controls. Together, these findings provide the first evidence for breath counting as a behavioral measure of mindfulness.","author":[{"dropping-particle":"","family":"Levinson","given":"D. B.","non-dropping-particle":"","parse-names":false,"suffix":""},{"dropping-particle":"","family":"Stoll","given":"E. L.","non-dropping-particle":"","parse-names":false,"suffix":""},{"dropping-particle":"","family":"Kindy","given":"S. D.","non-dropping-particle":"","parse-names":false,"suffix":""},{"dropping-particle":"","family":"Merry","given":"H. L.","non-dropping-particle":"","parse-names":false,"suffix":""},{"dropping-particle":"","family":"Davidson","given":"R. J.","non-dropping-particle":"","parse-names":false,"suffix":""}],"container-title":"Frontiers in Psychology","id":"ITEM-1","issue":"OCT","issued":{"date-parts":[["2014"]]},"note":"</w:instrText>
      </w:r>
      <w:r w:rsidR="00785498" w:rsidRPr="0013159B">
        <w:rPr>
          <w:rFonts w:ascii="David" w:hAnsi="David" w:cs="David"/>
          <w:b/>
          <w:bCs/>
          <w:sz w:val="24"/>
          <w:szCs w:val="24"/>
          <w:rtl/>
        </w:rPr>
        <w:instrText>מדד התנהגותי למיינדפולנס - ספרית נשימות</w:instrText>
      </w:r>
      <w:r w:rsidR="00785498" w:rsidRPr="0013159B">
        <w:rPr>
          <w:rFonts w:ascii="David" w:hAnsi="David" w:cs="David"/>
          <w:b/>
          <w:bCs/>
          <w:sz w:val="24"/>
          <w:szCs w:val="24"/>
          <w:lang w:bidi="ar-SA"/>
        </w:rPr>
        <w:instrText xml:space="preserve"> FA\n\n(OSPAN)","page":"1-10","title":"A mind you can count on: Validating breath counting as a behavioral measure of mindfulness","type":"article-journal","volume":"5"},"uris":["http://www.mendeley.com/documents/?uuid=f7cc2fb4-3e77-4778-863e-341b94f0ec37"]}],"mendeley":{"formattedCitation":"(Levinson, Stoll, Kindy, Merry, &amp; Davidson, 2014)","plainTextFormattedCitation":"(Levinson, Stoll, Kindy, Merry, &amp; Davidson, 2014)","previouslyFormattedCitation":"(Levinson, Stoll, Kindy, Merry, &amp; Davidson, 2014)"},"properties":{"noteIndex":0},"schema":"https://github.com/citation-style-language/schema/raw/master/csl-citation.json"}</w:instrText>
      </w:r>
      <w:ins w:id="878" w:author="0mer dar" w:date="2020-02-10T13:49:00Z">
        <w:r w:rsidR="00737FE1" w:rsidRPr="006A4A9B">
          <w:rPr>
            <w:rFonts w:ascii="David" w:hAnsi="David" w:cs="David"/>
            <w:b/>
            <w:bCs/>
            <w:sz w:val="24"/>
            <w:szCs w:val="24"/>
            <w:lang w:bidi="ar-SA"/>
          </w:rPr>
          <w:fldChar w:fldCharType="separate"/>
        </w:r>
      </w:ins>
      <w:r w:rsidR="001E2173" w:rsidRPr="006A4A9B">
        <w:rPr>
          <w:rFonts w:ascii="David" w:hAnsi="David" w:cs="David"/>
          <w:bCs/>
          <w:noProof/>
          <w:sz w:val="24"/>
          <w:szCs w:val="24"/>
          <w:lang w:bidi="ar-SA"/>
        </w:rPr>
        <w:t>(Levinson, Stoll, Kindy, Merry, &amp; Davidson, 2014)</w:t>
      </w:r>
      <w:ins w:id="879" w:author="0mer dar" w:date="2020-02-10T13:49:00Z">
        <w:r w:rsidR="00737FE1" w:rsidRPr="006A4A9B">
          <w:rPr>
            <w:rFonts w:ascii="David" w:hAnsi="David" w:cs="David"/>
            <w:b/>
            <w:bCs/>
            <w:sz w:val="24"/>
            <w:szCs w:val="24"/>
            <w:lang w:bidi="ar-SA"/>
          </w:rPr>
          <w:fldChar w:fldCharType="end"/>
        </w:r>
        <w:r w:rsidR="00737FE1" w:rsidRPr="006A4A9B">
          <w:rPr>
            <w:rFonts w:ascii="David" w:hAnsi="David" w:cs="David"/>
            <w:sz w:val="24"/>
            <w:szCs w:val="24"/>
            <w:lang w:bidi="ar-SA"/>
          </w:rPr>
          <w:t xml:space="preserve">. </w:t>
        </w:r>
        <w:r w:rsidR="00737FE1" w:rsidRPr="006A4A9B">
          <w:rPr>
            <w:rFonts w:ascii="David" w:hAnsi="David" w:cs="David"/>
            <w:sz w:val="24"/>
            <w:szCs w:val="24"/>
          </w:rPr>
          <w:t>The findings</w:t>
        </w:r>
        <w:r w:rsidR="00737FE1" w:rsidRPr="0013159B">
          <w:rPr>
            <w:rFonts w:ascii="David" w:hAnsi="David" w:cs="David"/>
            <w:sz w:val="24"/>
            <w:szCs w:val="24"/>
          </w:rPr>
          <w:t xml:space="preserve"> demonstrate that these tasks distinguish meditators from novices and are sensitive to </w:t>
        </w:r>
      </w:ins>
      <w:ins w:id="880" w:author="0mer dar" w:date="2020-02-10T15:46:00Z">
        <w:r w:rsidR="0088368C" w:rsidRPr="0013159B">
          <w:rPr>
            <w:rFonts w:ascii="David" w:hAnsi="David" w:cs="David"/>
            <w:sz w:val="24"/>
            <w:szCs w:val="24"/>
          </w:rPr>
          <w:t xml:space="preserve">change in the performance following </w:t>
        </w:r>
      </w:ins>
      <w:ins w:id="881" w:author="0mer dar" w:date="2020-02-10T13:49:00Z">
        <w:r w:rsidR="00737FE1" w:rsidRPr="0013159B">
          <w:rPr>
            <w:rFonts w:ascii="David" w:hAnsi="David" w:cs="David"/>
            <w:sz w:val="24"/>
            <w:szCs w:val="24"/>
          </w:rPr>
          <w:t xml:space="preserve">mindfulness training </w:t>
        </w:r>
        <w:r w:rsidR="00737FE1" w:rsidRPr="006A4A9B">
          <w:rPr>
            <w:rFonts w:ascii="David" w:hAnsi="David" w:cs="David"/>
            <w:sz w:val="24"/>
            <w:szCs w:val="24"/>
          </w:rPr>
          <w:fldChar w:fldCharType="begin" w:fldLock="1"/>
        </w:r>
      </w:ins>
      <w:r w:rsidR="00785498" w:rsidRPr="006A4A9B">
        <w:rPr>
          <w:rFonts w:ascii="David" w:hAnsi="David" w:cs="David"/>
          <w:sz w:val="24"/>
          <w:szCs w:val="24"/>
        </w:rPr>
        <w:instrText>ADDIN CSL_CITATION {"citationItems":[{"id":"ITEM-1","itemData":{"DOI":"10.3389/fpsyg.2014.01202","ISBN":"1664-1078","ISSN":"16641078","PMID":"25386148","abstract":"Mindfulness practice of present moment awareness promises many benefits, but has eluded rigorous behavioral mea</w:instrText>
      </w:r>
      <w:r w:rsidR="00785498" w:rsidRPr="0013159B">
        <w:rPr>
          <w:rFonts w:ascii="David" w:hAnsi="David" w:cs="David"/>
          <w:sz w:val="24"/>
          <w:szCs w:val="24"/>
        </w:rPr>
        <w:instrText>surement. To date, research has relied on self-reported mindfulness or heterogeneous mindfulness trainings to infer skillful mindfulness practice and its effects. In four independent studies with over 400 total participants, we present the first construct validation of a behavioral measure of mindfulness, breath counting. We found it was reliable, correlated with self-reported mindfulness, differentiated long-term meditators from age-matched controls, and was distinct from sustained attention and working memory measures. In addition, we employed breath counting to test the nomological network of mindfulness. As theorized, we found skill in breath counting associated with more meta-awareness, less mind wandering, better mood, and greater nonattachment (i.e. less attentional capture by distractors formerly paired with reward). We also found in a randomized online training study that 4 weeks of breath counting training improved mindfulness and decreased mind wandering relative to working memory training and no training controls. Together, these findings provide the first evidence for breath counting as a behavioral measure of mindfulness.","author":[{"dropping-particle":"","family":"Levinson","given":"D. B.","non-dropping-particle":"","parse-names":false,"suffix":""},{"dropping-particle":"","family":"Stoll","given":"E. L.","non-dropping-particle":"","parse-names":false,"suffix":""},{"dropping-particle":"","family":"Kindy","given":"S. D.","non-dropping-particle":"","parse-names":false,"suffix":""},{"dropping-particle":"","family":"Merry","given":"H. L.","non-dropping-particle":"","parse-names":false,"suffix":""},{"dropping-particle":"","family":"Davidson","given":"R. J.","non-dropping-particle":"","parse-names":false,"suffix":""}],"container-title":"Frontiers in Psychology","id":"ITEM-1","issue":"OCT","issued":{"date-parts":[["2014"]]},"note":"</w:instrText>
      </w:r>
      <w:r w:rsidR="00785498" w:rsidRPr="0013159B">
        <w:rPr>
          <w:rFonts w:ascii="David" w:hAnsi="David" w:cs="David"/>
          <w:sz w:val="24"/>
          <w:szCs w:val="24"/>
          <w:rtl/>
        </w:rPr>
        <w:instrText>מדד התנהגותי למיינדפולנס - ספרית נשימות</w:instrText>
      </w:r>
      <w:r w:rsidR="00785498" w:rsidRPr="0013159B">
        <w:rPr>
          <w:rFonts w:ascii="David" w:hAnsi="David" w:cs="David"/>
          <w:sz w:val="24"/>
          <w:szCs w:val="24"/>
        </w:rPr>
        <w:instrText xml:space="preserve"> FA\n\n(OSPAN)","page":"1-10","title":"A mind you can count on: Validating breath counting as a behavioral measure of mindfulness","type":"article-journal","volume":"5"},"uris":["http://www.mendeley.com/documents/?uuid=f7cc2fb4-3e77-4778-863e-341b94f0ec37"]},{"id":"ITEM-2","itemData":{"ISBN":"1267101708801","author":[{"dropping-particle":"","family":"Wong","given":"Kian F","non-dropping-particle":"","parse-names":false,"suffix":""},{"dropping-particle":"","family":"Massar","given":"Stijn A A","non-dropping-particle":"","parse-names":false,"suffix":""},{"dropping-particle":"","family":"Chee","given":"Michael W L","non-dropping-particle":"","parse-names":false,"suffix":""},{"dropping-particle":"","family":"Lim","given":"Julian","non-dropping-particle":"","parse-names":false,"suffix":""}],"id":"ITEM-2","issued":{"date-parts":[["2018"]]},"note":"breath counting task\n</w:instrText>
      </w:r>
      <w:r w:rsidR="00785498" w:rsidRPr="0013159B">
        <w:rPr>
          <w:rFonts w:ascii="David" w:hAnsi="David" w:cs="David"/>
          <w:sz w:val="24"/>
          <w:szCs w:val="24"/>
          <w:rtl/>
        </w:rPr>
        <w:instrText>מקמתי כמטלה שיש בה מימד אובייקטיבי של נכון ולא נכון - ועל כן מתייחסת לדיוק כלשהו</w:instrText>
      </w:r>
      <w:r w:rsidR="00785498" w:rsidRPr="0013159B">
        <w:rPr>
          <w:rFonts w:ascii="David" w:hAnsi="David" w:cs="David"/>
          <w:sz w:val="24"/>
          <w:szCs w:val="24"/>
        </w:rPr>
        <w:instrText>,\n</w:instrText>
      </w:r>
      <w:r w:rsidR="00785498" w:rsidRPr="0013159B">
        <w:rPr>
          <w:rFonts w:ascii="David" w:hAnsi="David" w:cs="David"/>
          <w:sz w:val="24"/>
          <w:szCs w:val="24"/>
          <w:rtl/>
        </w:rPr>
        <w:instrText>אבל זה לא בדיוק דיוק אינרטוספטיבי</w:instrText>
      </w:r>
      <w:r w:rsidR="00785498" w:rsidRPr="0013159B">
        <w:rPr>
          <w:rFonts w:ascii="David" w:hAnsi="David" w:cs="David"/>
          <w:sz w:val="24"/>
          <w:szCs w:val="24"/>
        </w:rPr>
        <w:instrText>\n\n</w:instrText>
      </w:r>
      <w:r w:rsidR="00785498" w:rsidRPr="0013159B">
        <w:rPr>
          <w:rFonts w:ascii="David" w:hAnsi="David" w:cs="David"/>
          <w:sz w:val="24"/>
          <w:szCs w:val="24"/>
          <w:rtl/>
        </w:rPr>
        <w:instrText>להתייעץ עם עמית בפגישה</w:instrText>
      </w:r>
      <w:r w:rsidR="00785498" w:rsidRPr="0013159B">
        <w:rPr>
          <w:rFonts w:ascii="David" w:hAnsi="David" w:cs="David"/>
          <w:sz w:val="24"/>
          <w:szCs w:val="24"/>
        </w:rPr>
        <w:instrText>","page":"1402-1410","publisher":"Mindfulness","title":"Towards an Objective Measure of Mindfulness : Replicating and Extending the Features of the Breath-Counting Task","type":"article-journal"},"uris":["http://www.mendeley.com/documents/?uuid=e112ff9d-198a-4b7e-8434-4e63e128fec0"]}],"mendeley":{"formattedCitation":"(Levinson et al., 2014; Wong, Massar, Chee, &amp; Lim, 2018)","plainTextFormattedCitation":"(Levinson et al., 2014; Wong, Massar, Chee, &amp; Lim, 2018)","previouslyFormattedCitation":"(Levinson et al., 2014; Wong, Massar, Chee, &amp; Lim, 2018)"},"properties":{"noteIndex":0},"schema":"https://github.com/citation-style-language/schema/raw/master/csl-citation.json"}</w:instrText>
      </w:r>
      <w:ins w:id="882" w:author="0mer dar" w:date="2020-02-10T13:49:00Z">
        <w:r w:rsidR="00737FE1" w:rsidRPr="006A4A9B">
          <w:rPr>
            <w:rFonts w:ascii="David" w:hAnsi="David" w:cs="David"/>
            <w:sz w:val="24"/>
            <w:szCs w:val="24"/>
          </w:rPr>
          <w:fldChar w:fldCharType="separate"/>
        </w:r>
      </w:ins>
      <w:r w:rsidR="001E2173" w:rsidRPr="006A4A9B">
        <w:rPr>
          <w:rFonts w:ascii="David" w:hAnsi="David" w:cs="David"/>
          <w:noProof/>
          <w:sz w:val="24"/>
          <w:szCs w:val="24"/>
        </w:rPr>
        <w:t>(Levinson et al., 2014; Wong, Massar, Chee, &amp; Lim, 2018)</w:t>
      </w:r>
      <w:ins w:id="883" w:author="0mer dar" w:date="2020-02-10T13:49:00Z">
        <w:r w:rsidR="00737FE1" w:rsidRPr="006A4A9B">
          <w:rPr>
            <w:rFonts w:ascii="David" w:hAnsi="David" w:cs="David"/>
            <w:sz w:val="24"/>
            <w:szCs w:val="24"/>
          </w:rPr>
          <w:fldChar w:fldCharType="end"/>
        </w:r>
        <w:r w:rsidR="00737FE1" w:rsidRPr="006A4A9B">
          <w:rPr>
            <w:rFonts w:ascii="David" w:hAnsi="David" w:cs="David"/>
            <w:sz w:val="24"/>
            <w:szCs w:val="24"/>
          </w:rPr>
          <w:t xml:space="preserve">. </w:t>
        </w:r>
      </w:ins>
      <w:ins w:id="884" w:author="0mer dar" w:date="2020-02-10T14:14:00Z">
        <w:r w:rsidR="00806210" w:rsidRPr="006A4A9B">
          <w:rPr>
            <w:rFonts w:ascii="David" w:hAnsi="David" w:cs="David"/>
            <w:sz w:val="24"/>
            <w:szCs w:val="24"/>
          </w:rPr>
          <w:t>Yet, th</w:t>
        </w:r>
      </w:ins>
      <w:ins w:id="885" w:author="0mer dar" w:date="2020-02-10T14:16:00Z">
        <w:r w:rsidR="005F4F29" w:rsidRPr="0013159B">
          <w:rPr>
            <w:rFonts w:ascii="David" w:hAnsi="David" w:cs="David"/>
            <w:sz w:val="24"/>
            <w:szCs w:val="24"/>
          </w:rPr>
          <w:t>e</w:t>
        </w:r>
      </w:ins>
      <w:ins w:id="886" w:author="0mer dar" w:date="2020-02-10T14:14:00Z">
        <w:r w:rsidR="00806210" w:rsidRPr="0013159B">
          <w:rPr>
            <w:rFonts w:ascii="David" w:hAnsi="David" w:cs="David"/>
            <w:sz w:val="24"/>
            <w:szCs w:val="24"/>
          </w:rPr>
          <w:t>s</w:t>
        </w:r>
      </w:ins>
      <w:ins w:id="887" w:author="0mer dar" w:date="2020-02-10T14:16:00Z">
        <w:r w:rsidR="005F4F29" w:rsidRPr="0013159B">
          <w:rPr>
            <w:rFonts w:ascii="David" w:hAnsi="David" w:cs="David"/>
            <w:sz w:val="24"/>
            <w:szCs w:val="24"/>
          </w:rPr>
          <w:t>e</w:t>
        </w:r>
      </w:ins>
      <w:ins w:id="888" w:author="0mer dar" w:date="2020-02-10T14:14:00Z">
        <w:r w:rsidR="00806210" w:rsidRPr="0013159B">
          <w:rPr>
            <w:rFonts w:ascii="David" w:hAnsi="David" w:cs="David"/>
            <w:sz w:val="24"/>
            <w:szCs w:val="24"/>
          </w:rPr>
          <w:t xml:space="preserve"> task</w:t>
        </w:r>
      </w:ins>
      <w:ins w:id="889" w:author="0mer dar" w:date="2020-02-10T14:16:00Z">
        <w:r w:rsidR="005F4F29" w:rsidRPr="0013159B">
          <w:rPr>
            <w:rFonts w:ascii="David" w:hAnsi="David" w:cs="David"/>
            <w:sz w:val="24"/>
            <w:szCs w:val="24"/>
          </w:rPr>
          <w:t>s</w:t>
        </w:r>
      </w:ins>
      <w:ins w:id="890" w:author="0mer dar" w:date="2020-02-10T14:14:00Z">
        <w:r w:rsidR="00806210" w:rsidRPr="0013159B">
          <w:rPr>
            <w:rFonts w:ascii="David" w:hAnsi="David" w:cs="David"/>
            <w:sz w:val="24"/>
            <w:szCs w:val="24"/>
          </w:rPr>
          <w:t xml:space="preserve"> only measure attention to breath and do not capture </w:t>
        </w:r>
      </w:ins>
      <w:ins w:id="891" w:author="0mer dar" w:date="2020-02-10T15:42:00Z">
        <w:r w:rsidR="0088368C" w:rsidRPr="0013159B">
          <w:rPr>
            <w:rFonts w:ascii="David" w:hAnsi="David" w:cs="David"/>
            <w:sz w:val="24"/>
            <w:szCs w:val="24"/>
          </w:rPr>
          <w:t>other</w:t>
        </w:r>
      </w:ins>
      <w:ins w:id="892" w:author="0mer dar" w:date="2020-02-10T14:14:00Z">
        <w:r w:rsidR="00806210" w:rsidRPr="0013159B">
          <w:rPr>
            <w:rFonts w:ascii="David" w:hAnsi="David" w:cs="David"/>
            <w:sz w:val="24"/>
            <w:szCs w:val="24"/>
          </w:rPr>
          <w:t xml:space="preserve"> aspects of interoceptive attention in MMT. Th</w:t>
        </w:r>
      </w:ins>
      <w:ins w:id="893" w:author="0mer dar" w:date="2020-02-10T14:15:00Z">
        <w:r w:rsidR="00806210" w:rsidRPr="0013159B">
          <w:rPr>
            <w:rFonts w:ascii="David" w:hAnsi="David" w:cs="David"/>
            <w:sz w:val="24"/>
            <w:szCs w:val="24"/>
          </w:rPr>
          <w:t xml:space="preserve">erefore, </w:t>
        </w:r>
      </w:ins>
      <w:ins w:id="894" w:author="0mer dar" w:date="2020-02-10T14:16:00Z">
        <w:r w:rsidR="005F4F29" w:rsidRPr="0013159B">
          <w:rPr>
            <w:rFonts w:ascii="David" w:hAnsi="David" w:cs="David"/>
            <w:sz w:val="24"/>
            <w:szCs w:val="24"/>
          </w:rPr>
          <w:t xml:space="preserve">a </w:t>
        </w:r>
      </w:ins>
      <w:ins w:id="895" w:author="0mer dar" w:date="2020-02-10T14:15:00Z">
        <w:r w:rsidR="00806210" w:rsidRPr="0013159B">
          <w:rPr>
            <w:rFonts w:ascii="David" w:hAnsi="David" w:cs="David"/>
            <w:sz w:val="24"/>
            <w:szCs w:val="24"/>
          </w:rPr>
          <w:t xml:space="preserve">recent </w:t>
        </w:r>
      </w:ins>
      <w:ins w:id="896" w:author="0mer dar" w:date="2020-02-10T15:42:00Z">
        <w:r w:rsidR="0088368C" w:rsidRPr="0013159B">
          <w:rPr>
            <w:rFonts w:ascii="David" w:hAnsi="David" w:cs="David"/>
            <w:sz w:val="24"/>
            <w:szCs w:val="24"/>
          </w:rPr>
          <w:t>research</w:t>
        </w:r>
      </w:ins>
      <w:ins w:id="897" w:author="0mer dar" w:date="2020-02-10T14:15:00Z">
        <w:r w:rsidR="00806210" w:rsidRPr="0013159B">
          <w:rPr>
            <w:rFonts w:ascii="David" w:hAnsi="David" w:cs="David"/>
            <w:sz w:val="24"/>
            <w:szCs w:val="24"/>
          </w:rPr>
          <w:t xml:space="preserve"> </w:t>
        </w:r>
      </w:ins>
      <w:ins w:id="898" w:author="0mer dar" w:date="2020-02-10T14:16:00Z">
        <w:r w:rsidR="005F4F29" w:rsidRPr="0013159B">
          <w:rPr>
            <w:rFonts w:ascii="David" w:hAnsi="David" w:cs="David"/>
            <w:sz w:val="24"/>
            <w:szCs w:val="24"/>
          </w:rPr>
          <w:t xml:space="preserve">developed </w:t>
        </w:r>
      </w:ins>
      <w:ins w:id="899" w:author="0mer dar" w:date="2020-02-10T13:49:00Z">
        <w:r w:rsidR="00737FE1" w:rsidRPr="0013159B">
          <w:rPr>
            <w:rFonts w:ascii="David" w:hAnsi="David" w:cs="David"/>
            <w:sz w:val="24"/>
            <w:szCs w:val="24"/>
          </w:rPr>
          <w:t xml:space="preserve">a body map methodology to measure </w:t>
        </w:r>
      </w:ins>
      <w:ins w:id="900" w:author="0mer dar" w:date="2020-02-10T14:16:00Z">
        <w:r w:rsidR="00806210" w:rsidRPr="0013159B">
          <w:rPr>
            <w:rFonts w:ascii="David" w:hAnsi="David" w:cs="David"/>
            <w:sz w:val="24"/>
            <w:szCs w:val="24"/>
          </w:rPr>
          <w:t>i</w:t>
        </w:r>
      </w:ins>
      <w:ins w:id="901" w:author="0mer dar" w:date="2020-02-10T14:15:00Z">
        <w:r w:rsidR="00806210" w:rsidRPr="0013159B">
          <w:rPr>
            <w:rStyle w:val="CommentReference"/>
            <w:rFonts w:ascii="David" w:hAnsi="David" w:cs="David"/>
            <w:sz w:val="24"/>
            <w:szCs w:val="24"/>
          </w:rPr>
          <w:t>nteroceptive</w:t>
        </w:r>
        <w:r w:rsidR="00806210" w:rsidRPr="0013159B">
          <w:rPr>
            <w:rFonts w:ascii="David" w:hAnsi="David" w:cs="David"/>
            <w:sz w:val="24"/>
            <w:szCs w:val="24"/>
            <w:lang w:bidi="ar-SA"/>
          </w:rPr>
          <w:t xml:space="preserve"> attention to bodily </w:t>
        </w:r>
      </w:ins>
      <w:ins w:id="902" w:author="0mer dar" w:date="2020-02-10T14:16:00Z">
        <w:r w:rsidR="00806210" w:rsidRPr="0013159B">
          <w:rPr>
            <w:rFonts w:ascii="David" w:hAnsi="David" w:cs="David"/>
            <w:sz w:val="24"/>
            <w:szCs w:val="24"/>
            <w:lang w:bidi="ar-SA"/>
          </w:rPr>
          <w:t xml:space="preserve">sensation by a </w:t>
        </w:r>
      </w:ins>
      <w:ins w:id="903" w:author="0mer dar" w:date="2020-02-10T13:49:00Z">
        <w:r w:rsidR="00737FE1" w:rsidRPr="0013159B">
          <w:rPr>
            <w:rFonts w:ascii="David" w:hAnsi="David" w:cs="David"/>
            <w:sz w:val="24"/>
            <w:szCs w:val="24"/>
          </w:rPr>
          <w:t>subjective reporting of sensation</w:t>
        </w:r>
      </w:ins>
      <w:ins w:id="904" w:author="0mer dar" w:date="2020-02-10T15:42:00Z">
        <w:r w:rsidR="0088368C" w:rsidRPr="0013159B">
          <w:rPr>
            <w:rFonts w:ascii="David" w:hAnsi="David" w:cs="David"/>
            <w:sz w:val="24"/>
            <w:szCs w:val="24"/>
          </w:rPr>
          <w:t>s</w:t>
        </w:r>
      </w:ins>
      <w:ins w:id="905" w:author="0mer dar" w:date="2020-02-10T13:49:00Z">
        <w:r w:rsidR="00737FE1" w:rsidRPr="0013159B">
          <w:rPr>
            <w:rFonts w:ascii="David" w:hAnsi="David" w:cs="David"/>
            <w:sz w:val="24"/>
            <w:szCs w:val="24"/>
          </w:rPr>
          <w:t xml:space="preserve"> (</w:t>
        </w:r>
        <w:r w:rsidR="00737FE1" w:rsidRPr="0013159B">
          <w:rPr>
            <w:rFonts w:ascii="David" w:hAnsi="David" w:cs="David"/>
            <w:sz w:val="24"/>
            <w:szCs w:val="24"/>
            <w:lang w:bidi="ar-SA"/>
          </w:rPr>
          <w:t>Digital Sensation Manikin</w:t>
        </w:r>
        <w:r w:rsidR="00737FE1" w:rsidRPr="006A4A9B">
          <w:rPr>
            <w:rStyle w:val="EndnoteReference"/>
            <w:rFonts w:ascii="David" w:hAnsi="David" w:cs="David"/>
            <w:b/>
            <w:bCs/>
            <w:sz w:val="24"/>
            <w:szCs w:val="24"/>
            <w:lang w:bidi="ar-SA"/>
          </w:rPr>
          <w:endnoteReference w:id="6"/>
        </w:r>
        <w:r w:rsidR="00737FE1" w:rsidRPr="006A4A9B">
          <w:rPr>
            <w:rFonts w:ascii="David" w:hAnsi="David" w:cs="David"/>
            <w:sz w:val="24"/>
            <w:szCs w:val="24"/>
            <w:lang w:bidi="ar-SA"/>
          </w:rPr>
          <w:t>), allowing participants to mark the location and hedonic tone (pleasant or unpleasant) of their sensations</w:t>
        </w:r>
      </w:ins>
      <w:ins w:id="911" w:author="0mer dar" w:date="2020-02-26T21:18:00Z">
        <w:r w:rsidR="0085307E" w:rsidRPr="0013159B">
          <w:rPr>
            <w:rFonts w:ascii="David" w:hAnsi="David" w:cs="David"/>
            <w:sz w:val="24"/>
            <w:szCs w:val="24"/>
            <w:lang w:bidi="ar-SA"/>
          </w:rPr>
          <w:t xml:space="preserve"> </w:t>
        </w:r>
      </w:ins>
      <w:ins w:id="912" w:author="0mer dar" w:date="2020-02-10T13:49:00Z">
        <w:r w:rsidR="00737FE1" w:rsidRPr="006A4A9B">
          <w:rPr>
            <w:rFonts w:ascii="David" w:hAnsi="David" w:cs="David"/>
            <w:sz w:val="24"/>
            <w:szCs w:val="24"/>
            <w:lang w:bidi="ar-SA"/>
          </w:rPr>
          <w:fldChar w:fldCharType="begin" w:fldLock="1"/>
        </w:r>
      </w:ins>
      <w:r w:rsidR="00785498" w:rsidRPr="006A4A9B">
        <w:rPr>
          <w:rFonts w:ascii="David" w:hAnsi="David" w:cs="David"/>
          <w:sz w:val="24"/>
          <w:szCs w:val="24"/>
          <w:lang w:bidi="ar-SA"/>
        </w:rPr>
        <w:instrText>ADDIN CSL_CITATION {"citationItems":[{"id":"ITEM-1","itemData":{"DOI":"10.1097/PSY.0000000000000725","ISBN":"0000000000000","author":[{"dropping-particle":"","family":"Hanley","given":"Adam W","non-dropping-particle":"","parse-names":false,"suffix":""},{"dropping-particle":"</w:instrText>
      </w:r>
      <w:r w:rsidR="00785498" w:rsidRPr="0013159B">
        <w:rPr>
          <w:rFonts w:ascii="David" w:hAnsi="David" w:cs="David"/>
          <w:sz w:val="24"/>
          <w:szCs w:val="24"/>
          <w:lang w:bidi="ar-SA"/>
        </w:rPr>
        <w:instrText>","family":"Garland","given":"Eric L","non-dropping-particle":"","parse-names":false,"suffix":""}],"id":"ITEM-1","issue":"September","issued":{"date-parts":[["2019"]]},"page":"612-621","title":"Mapping the Affective Dimension of Embodiment With the Sensation Manikin : Validation Among Chronic Pain Patients and Modification by Mindfulness-Oriented Recovery Enhancement","type":"article-journal"},"uris":["http://www.mendeley.com/documents/?uuid=df4bc22a-997d-46aa-9e51-e8eb704f5895"]}],"mendeley":{"formattedCitation":"(Hanley &amp; Garland, 2019)","plainTextFormattedCitation":"(Hanley &amp; Garland, 2019)","previouslyFormattedCitation":"(Hanley &amp; Garland, 2019)"},"properties":{"noteIndex":0},"schema":"https://github.com/citation-style-language/schema/raw/master/csl-citation.json"}</w:instrText>
      </w:r>
      <w:ins w:id="913" w:author="0mer dar" w:date="2020-02-10T13:49:00Z">
        <w:r w:rsidR="00737FE1" w:rsidRPr="006A4A9B">
          <w:rPr>
            <w:rFonts w:ascii="David" w:hAnsi="David" w:cs="David"/>
            <w:sz w:val="24"/>
            <w:szCs w:val="24"/>
            <w:lang w:bidi="ar-SA"/>
          </w:rPr>
          <w:fldChar w:fldCharType="separate"/>
        </w:r>
      </w:ins>
      <w:r w:rsidR="001E2173" w:rsidRPr="006A4A9B">
        <w:rPr>
          <w:rFonts w:ascii="David" w:hAnsi="David" w:cs="David"/>
          <w:noProof/>
          <w:sz w:val="24"/>
          <w:szCs w:val="24"/>
          <w:lang w:bidi="ar-SA"/>
        </w:rPr>
        <w:t>(Hanley &amp; Garland, 2019)</w:t>
      </w:r>
      <w:ins w:id="914" w:author="0mer dar" w:date="2020-02-10T13:49:00Z">
        <w:r w:rsidR="00737FE1" w:rsidRPr="006A4A9B">
          <w:rPr>
            <w:rFonts w:ascii="David" w:hAnsi="David" w:cs="David"/>
            <w:sz w:val="24"/>
            <w:szCs w:val="24"/>
            <w:lang w:bidi="ar-SA"/>
          </w:rPr>
          <w:fldChar w:fldCharType="end"/>
        </w:r>
        <w:r w:rsidR="00737FE1" w:rsidRPr="006A4A9B">
          <w:rPr>
            <w:rFonts w:ascii="David" w:hAnsi="David" w:cs="David"/>
            <w:sz w:val="24"/>
            <w:szCs w:val="24"/>
            <w:lang w:bidi="ar-SA"/>
          </w:rPr>
          <w:t>. They found that the ratio of pleasant to unp</w:t>
        </w:r>
        <w:r w:rsidR="00737FE1" w:rsidRPr="0013159B">
          <w:rPr>
            <w:rFonts w:ascii="David" w:hAnsi="David" w:cs="David"/>
            <w:sz w:val="24"/>
            <w:szCs w:val="24"/>
            <w:lang w:bidi="ar-SA"/>
          </w:rPr>
          <w:t>leasant sensation</w:t>
        </w:r>
      </w:ins>
      <w:ins w:id="915" w:author="0mer dar" w:date="2020-02-26T21:18:00Z">
        <w:r w:rsidR="0085307E" w:rsidRPr="0013159B">
          <w:rPr>
            <w:rFonts w:ascii="David" w:hAnsi="David" w:cs="David"/>
            <w:sz w:val="24"/>
            <w:szCs w:val="24"/>
            <w:lang w:bidi="ar-SA"/>
          </w:rPr>
          <w:t>s</w:t>
        </w:r>
      </w:ins>
      <w:ins w:id="916" w:author="0mer dar" w:date="2020-02-10T13:49:00Z">
        <w:r w:rsidR="00737FE1" w:rsidRPr="0013159B">
          <w:rPr>
            <w:rFonts w:ascii="David" w:hAnsi="David" w:cs="David"/>
            <w:sz w:val="24"/>
            <w:szCs w:val="24"/>
            <w:lang w:bidi="ar-SA"/>
          </w:rPr>
          <w:t xml:space="preserve"> significantly increased following mindfulness intervention among chronic pain patients, comparing to an active </w:t>
        </w:r>
        <w:r w:rsidR="00737FE1" w:rsidRPr="0013159B">
          <w:rPr>
            <w:rFonts w:ascii="David" w:hAnsi="David" w:cs="David"/>
            <w:sz w:val="24"/>
            <w:szCs w:val="24"/>
            <w:lang w:bidi="ar-SA"/>
          </w:rPr>
          <w:lastRenderedPageBreak/>
          <w:t xml:space="preserve">control condition. Still, this task is lacking an experimental manipulation of a specific emotional experience, thus the measurement is unable to detect within-participant change at the same experimental session. Moreover, the measure is not sensitive to the intensity of sensations, neutral hedonic tone (only pleasantness or unpleasantness) and to sensations in both sides of the body (front and back side). Previous study in the context of emotion research, utilized a similar body map methodology </w:t>
        </w:r>
      </w:ins>
      <w:ins w:id="917" w:author="0mer dar" w:date="2020-02-26T21:19:00Z">
        <w:r w:rsidR="0085307E" w:rsidRPr="0013159B">
          <w:rPr>
            <w:rFonts w:ascii="David" w:hAnsi="David" w:cs="David"/>
            <w:sz w:val="24"/>
            <w:szCs w:val="24"/>
            <w:lang w:bidi="ar-SA"/>
          </w:rPr>
          <w:t>and</w:t>
        </w:r>
      </w:ins>
      <w:ins w:id="918" w:author="0mer dar" w:date="2020-02-10T13:49:00Z">
        <w:r w:rsidR="00737FE1" w:rsidRPr="0013159B">
          <w:rPr>
            <w:rFonts w:ascii="David" w:hAnsi="David" w:cs="David"/>
            <w:sz w:val="24"/>
            <w:szCs w:val="24"/>
            <w:lang w:bidi="ar-SA"/>
          </w:rPr>
          <w:t xml:space="preserve"> </w:t>
        </w:r>
      </w:ins>
      <w:ins w:id="919" w:author="0mer dar" w:date="2020-02-10T15:48:00Z">
        <w:r w:rsidR="00762AA7" w:rsidRPr="0013159B">
          <w:rPr>
            <w:rFonts w:ascii="David" w:hAnsi="David" w:cs="David"/>
            <w:sz w:val="24"/>
            <w:szCs w:val="24"/>
            <w:lang w:bidi="ar-SA"/>
          </w:rPr>
          <w:t xml:space="preserve">measured </w:t>
        </w:r>
      </w:ins>
      <w:ins w:id="920" w:author="0mer dar" w:date="2020-02-10T15:49:00Z">
        <w:r w:rsidR="00836C3D" w:rsidRPr="0013159B">
          <w:rPr>
            <w:rFonts w:ascii="David" w:hAnsi="David" w:cs="David"/>
            <w:sz w:val="24"/>
            <w:szCs w:val="24"/>
            <w:lang w:bidi="ar-SA"/>
          </w:rPr>
          <w:t xml:space="preserve">the location and intensity of </w:t>
        </w:r>
      </w:ins>
      <w:ins w:id="921" w:author="0mer dar" w:date="2020-02-10T15:48:00Z">
        <w:r w:rsidR="00762AA7" w:rsidRPr="0013159B">
          <w:rPr>
            <w:rFonts w:ascii="David" w:hAnsi="David" w:cs="David"/>
            <w:sz w:val="24"/>
            <w:szCs w:val="24"/>
            <w:lang w:bidi="ar-SA"/>
          </w:rPr>
          <w:t xml:space="preserve">sensations </w:t>
        </w:r>
      </w:ins>
      <w:ins w:id="922" w:author="0mer dar" w:date="2020-02-10T13:49:00Z">
        <w:r w:rsidR="00737FE1" w:rsidRPr="0013159B">
          <w:rPr>
            <w:rFonts w:ascii="David" w:hAnsi="David" w:cs="David"/>
            <w:sz w:val="24"/>
            <w:szCs w:val="24"/>
            <w:lang w:bidi="ar-SA"/>
          </w:rPr>
          <w:t xml:space="preserve">in response to emotional stimuli and </w:t>
        </w:r>
      </w:ins>
      <w:ins w:id="923" w:author="0mer dar" w:date="2020-02-10T15:48:00Z">
        <w:r w:rsidR="00762AA7" w:rsidRPr="0013159B">
          <w:rPr>
            <w:rFonts w:ascii="David" w:hAnsi="David" w:cs="David"/>
            <w:sz w:val="24"/>
            <w:szCs w:val="24"/>
            <w:lang w:bidi="ar-SA"/>
          </w:rPr>
          <w:t xml:space="preserve">thus </w:t>
        </w:r>
      </w:ins>
      <w:ins w:id="924" w:author="0mer dar" w:date="2020-02-10T13:49:00Z">
        <w:r w:rsidR="00737FE1" w:rsidRPr="0013159B">
          <w:rPr>
            <w:rFonts w:ascii="David" w:hAnsi="David" w:cs="David"/>
            <w:sz w:val="24"/>
            <w:szCs w:val="24"/>
            <w:lang w:bidi="ar-SA"/>
          </w:rPr>
          <w:t>detected categorical sensations patterns of subjective feelings (Body Sensation Map,(</w:t>
        </w:r>
        <w:r w:rsidR="00737FE1" w:rsidRPr="006A4A9B">
          <w:rPr>
            <w:rFonts w:ascii="David" w:hAnsi="David" w:cs="David"/>
            <w:sz w:val="24"/>
            <w:szCs w:val="24"/>
            <w:lang w:bidi="ar-SA"/>
          </w:rPr>
          <w:fldChar w:fldCharType="begin" w:fldLock="1"/>
        </w:r>
      </w:ins>
      <w:r w:rsidR="00785498" w:rsidRPr="006A4A9B">
        <w:rPr>
          <w:rFonts w:ascii="David" w:hAnsi="David" w:cs="David"/>
          <w:sz w:val="24"/>
          <w:szCs w:val="24"/>
          <w:lang w:bidi="ar-SA"/>
        </w:rPr>
        <w:instrText>ADDIN CSL_CITATION {"citationItems":[{"id":"ITEM-1","itemData":{"DOI":"10.1073/pnas.1807390115","author":[{"dropping-particle":"","family":"Nummenmaa","given":"Lauri","non-dropping-particle":"","parse-names":false,"suffix":""},{"dropping-particle":"","family":"Hari","given":"Riitta","non-dropping-particle":"","parse-names":false,"suffix":""},</w:instrText>
      </w:r>
      <w:r w:rsidR="00785498" w:rsidRPr="0013159B">
        <w:rPr>
          <w:rFonts w:ascii="David" w:hAnsi="David" w:cs="David"/>
          <w:sz w:val="24"/>
          <w:szCs w:val="24"/>
          <w:lang w:bidi="ar-SA"/>
        </w:rPr>
        <w:instrText>{"dropping-particle":"","family":"Hietanen","given":"Jari K","non-dropping-particle":"","parse-names":false,"suffix":""},{"dropping-particle":"","family":"Glerean","given":"Enrico","non-dropping-particle":"","parse-names":false,"suffix":""}],"id":"ITEM-1","issued":{"date-parts":[["2018"]]},"note":"30.4.19\n\n</w:instrText>
      </w:r>
      <w:r w:rsidR="00785498" w:rsidRPr="0013159B">
        <w:rPr>
          <w:rFonts w:ascii="David" w:hAnsi="David" w:cs="David"/>
          <w:sz w:val="24"/>
          <w:szCs w:val="24"/>
          <w:rtl/>
        </w:rPr>
        <w:instrText>יכול להיות מעניין לקידודים ב</w:instrText>
      </w:r>
      <w:r w:rsidR="00785498" w:rsidRPr="0013159B">
        <w:rPr>
          <w:rFonts w:ascii="David" w:hAnsi="David" w:cs="David"/>
          <w:sz w:val="24"/>
          <w:szCs w:val="24"/>
          <w:lang w:bidi="ar-SA"/>
        </w:rPr>
        <w:instrText>-MAT \n\n</w:instrText>
      </w:r>
      <w:r w:rsidR="00785498" w:rsidRPr="0013159B">
        <w:rPr>
          <w:rFonts w:ascii="David" w:hAnsi="David" w:cs="David"/>
          <w:sz w:val="24"/>
          <w:szCs w:val="24"/>
          <w:rtl/>
        </w:rPr>
        <w:instrText>מיפוי של רגשות סובייקטיבים</w:instrText>
      </w:r>
      <w:r w:rsidR="00785498" w:rsidRPr="0013159B">
        <w:rPr>
          <w:rFonts w:ascii="David" w:hAnsi="David" w:cs="David"/>
          <w:sz w:val="24"/>
          <w:szCs w:val="24"/>
          <w:lang w:bidi="ar-SA"/>
        </w:rPr>
        <w:instrText xml:space="preserve">\n100 </w:instrText>
      </w:r>
      <w:r w:rsidR="00785498" w:rsidRPr="0013159B">
        <w:rPr>
          <w:rFonts w:ascii="David" w:hAnsi="David" w:cs="David"/>
          <w:sz w:val="24"/>
          <w:szCs w:val="24"/>
          <w:rtl/>
        </w:rPr>
        <w:instrText>רגשות ליבה שמחלוקים לתהליכים קוגניטיביים ורגשיים לתחשוות סומטיות ומחלות נפוצוץ</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מרחב הרגשות הוגדר כקומבינציה של דירוג בכל מימד</w:instrText>
      </w:r>
      <w:r w:rsidR="00785498" w:rsidRPr="0013159B">
        <w:rPr>
          <w:rFonts w:ascii="David" w:hAnsi="David" w:cs="David"/>
          <w:sz w:val="24"/>
          <w:szCs w:val="24"/>
          <w:lang w:bidi="ar-SA"/>
        </w:rPr>
        <w:instrText xml:space="preserve"> - \n</w:instrText>
      </w:r>
      <w:r w:rsidR="00785498" w:rsidRPr="0013159B">
        <w:rPr>
          <w:rFonts w:ascii="David" w:hAnsi="David" w:cs="David"/>
          <w:sz w:val="24"/>
          <w:szCs w:val="24"/>
          <w:rtl/>
        </w:rPr>
        <w:instrText>מיפוי של דמיון</w:instrText>
      </w:r>
      <w:r w:rsidR="00785498" w:rsidRPr="0013159B">
        <w:rPr>
          <w:rFonts w:ascii="David" w:hAnsi="David" w:cs="David"/>
          <w:sz w:val="24"/>
          <w:szCs w:val="24"/>
          <w:lang w:bidi="ar-SA"/>
        </w:rPr>
        <w:instrText xml:space="preserve"> similiarity </w:instrText>
      </w:r>
      <w:r w:rsidR="00785498" w:rsidRPr="0013159B">
        <w:rPr>
          <w:rFonts w:ascii="David" w:hAnsi="David" w:cs="David"/>
          <w:sz w:val="24"/>
          <w:szCs w:val="24"/>
          <w:rtl/>
        </w:rPr>
        <w:instrText>ותחושות גוף, ונוירו- אימג'ינג</w:instrText>
      </w:r>
      <w:r w:rsidR="00785498" w:rsidRPr="0013159B">
        <w:rPr>
          <w:rFonts w:ascii="David" w:hAnsi="David" w:cs="David"/>
          <w:sz w:val="24"/>
          <w:szCs w:val="24"/>
          <w:lang w:bidi="ar-SA"/>
        </w:rPr>
        <w:instrText xml:space="preserve">. \n1000 </w:instrText>
      </w:r>
      <w:r w:rsidR="00785498" w:rsidRPr="0013159B">
        <w:rPr>
          <w:rFonts w:ascii="David" w:hAnsi="David" w:cs="David"/>
          <w:sz w:val="24"/>
          <w:szCs w:val="24"/>
          <w:rtl/>
        </w:rPr>
        <w:instrText>משתתפים לקחו חלק מסקר און ליין</w:instrText>
      </w:r>
      <w:r w:rsidR="00785498" w:rsidRPr="0013159B">
        <w:rPr>
          <w:rFonts w:ascii="David" w:hAnsi="David" w:cs="David"/>
          <w:sz w:val="24"/>
          <w:szCs w:val="24"/>
          <w:lang w:bidi="ar-SA"/>
        </w:rPr>
        <w:instrText xml:space="preserve">.\n\n? </w:instrText>
      </w:r>
      <w:r w:rsidR="00785498" w:rsidRPr="0013159B">
        <w:rPr>
          <w:rFonts w:ascii="David" w:hAnsi="David" w:cs="David"/>
          <w:sz w:val="24"/>
          <w:szCs w:val="24"/>
          <w:rtl/>
        </w:rPr>
        <w:instrText>מה ההבחנה בין</w:instrText>
      </w:r>
      <w:r w:rsidR="00785498" w:rsidRPr="0013159B">
        <w:rPr>
          <w:rFonts w:ascii="David" w:hAnsi="David" w:cs="David"/>
          <w:sz w:val="24"/>
          <w:szCs w:val="24"/>
          <w:lang w:bidi="ar-SA"/>
        </w:rPr>
        <w:instrText xml:space="preserve"> mental experience </w:instrText>
      </w:r>
      <w:r w:rsidR="00785498" w:rsidRPr="0013159B">
        <w:rPr>
          <w:rFonts w:ascii="David" w:hAnsi="David" w:cs="David"/>
          <w:sz w:val="24"/>
          <w:szCs w:val="24"/>
          <w:rtl/>
        </w:rPr>
        <w:instrText>ו</w:instrText>
      </w:r>
      <w:r w:rsidR="00785498" w:rsidRPr="0013159B">
        <w:rPr>
          <w:rFonts w:ascii="David" w:hAnsi="David" w:cs="David"/>
          <w:sz w:val="24"/>
          <w:szCs w:val="24"/>
          <w:lang w:bidi="ar-SA"/>
        </w:rPr>
        <w:instrText xml:space="preserve">-emotion? \n\n2. </w:instrText>
      </w:r>
      <w:r w:rsidR="00785498" w:rsidRPr="0013159B">
        <w:rPr>
          <w:rFonts w:ascii="David" w:hAnsi="David" w:cs="David"/>
          <w:sz w:val="24"/>
          <w:szCs w:val="24"/>
          <w:rtl/>
        </w:rPr>
        <w:instrText>האם חווה סובייטיביתית משהו שדומה ל-100 רגשות</w:instrText>
      </w:r>
      <w:r w:rsidR="00785498" w:rsidRPr="0013159B">
        <w:rPr>
          <w:rFonts w:ascii="David" w:hAnsi="David" w:cs="David"/>
          <w:sz w:val="24"/>
          <w:szCs w:val="24"/>
          <w:lang w:bidi="ar-SA"/>
        </w:rPr>
        <w:instrText xml:space="preserve"> ??\n3. </w:instrText>
      </w:r>
      <w:r w:rsidR="00785498" w:rsidRPr="0013159B">
        <w:rPr>
          <w:rFonts w:ascii="David" w:hAnsi="David" w:cs="David"/>
          <w:sz w:val="24"/>
          <w:szCs w:val="24"/>
          <w:rtl/>
        </w:rPr>
        <w:instrText>טופוגרפיה של תחושות גוףש קשורות לכל רגש</w:instrText>
      </w:r>
      <w:r w:rsidR="00785498" w:rsidRPr="0013159B">
        <w:rPr>
          <w:rFonts w:ascii="David" w:hAnsi="David" w:cs="David"/>
          <w:sz w:val="24"/>
          <w:szCs w:val="24"/>
          <w:lang w:bidi="ar-SA"/>
        </w:rPr>
        <w:instrText>? \n\n\n</w:instrText>
      </w:r>
      <w:r w:rsidR="00785498" w:rsidRPr="0013159B">
        <w:rPr>
          <w:rFonts w:ascii="David" w:hAnsi="David" w:cs="David"/>
          <w:sz w:val="24"/>
          <w:szCs w:val="24"/>
          <w:rtl/>
        </w:rPr>
        <w:instrText>מטא אנליזה מ</w:instrText>
      </w:r>
      <w:r w:rsidR="00785498" w:rsidRPr="0013159B">
        <w:rPr>
          <w:rFonts w:ascii="David" w:hAnsi="David" w:cs="David"/>
          <w:sz w:val="24"/>
          <w:szCs w:val="24"/>
          <w:lang w:bidi="ar-SA"/>
        </w:rPr>
        <w:instrText>-imaging \n\n</w:instrText>
      </w:r>
      <w:r w:rsidR="00785498" w:rsidRPr="0013159B">
        <w:rPr>
          <w:rFonts w:ascii="David" w:hAnsi="David" w:cs="David"/>
          <w:sz w:val="24"/>
          <w:szCs w:val="24"/>
          <w:rtl/>
        </w:rPr>
        <w:instrText>רדוקציה לא לינארית חשפה 5 קלאסטרים של רגשות</w:instrText>
      </w:r>
      <w:r w:rsidR="00785498" w:rsidRPr="0013159B">
        <w:rPr>
          <w:rFonts w:ascii="David" w:hAnsi="David" w:cs="David"/>
          <w:sz w:val="24"/>
          <w:szCs w:val="24"/>
          <w:lang w:bidi="ar-SA"/>
        </w:rPr>
        <w:instrText>:\n</w:instrText>
      </w:r>
      <w:r w:rsidR="00785498" w:rsidRPr="0013159B">
        <w:rPr>
          <w:rFonts w:ascii="David" w:hAnsi="David" w:cs="David"/>
          <w:sz w:val="24"/>
          <w:szCs w:val="24"/>
          <w:rtl/>
        </w:rPr>
        <w:instrText>רגשות חיוביים, שליליית, תהליכים קוגניטיביים ומצבים סומטיים ומחלות, ומצבי הומאוסטזיס</w:instrText>
      </w:r>
      <w:r w:rsidR="00785498" w:rsidRPr="0013159B">
        <w:rPr>
          <w:rFonts w:ascii="David" w:hAnsi="David" w:cs="David"/>
          <w:sz w:val="24"/>
          <w:szCs w:val="24"/>
          <w:lang w:bidi="ar-SA"/>
        </w:rPr>
        <w:instrText>.","page":"1-6","title":"Maps of subjective feelings","type":"article-journal"},"uris":["http://www.mendeley.com/documents/?uuid=14ee5543-f2ca-41e6-8aed-1487a44d503b"]},{"id":"ITEM-2","itemData":{"DOI":"10.1073/pnas.1321664111","ISSN":"0027-8424","abstract":"Emotions are often felt in the body, and somatosensory feedback has been proposed to trigger conscious emotional experiences. Here we reveal maps of bodily sensations associated with different emotions using a unique topographical self-report method. In five experiments, participants (n = 701) were shown two silhouettes of bodies alongside emotional words, stories, movies, or facial expressions. They were asked to color the bodily regions whose activity they felt increasing or decreasing while viewing each stimulus. Different emotions were consistently associated with statistically separable bodily sensation maps across experiments. These maps were concordant across West European and East Asian samples. Statistical classifiers distinguished emotion-specific activation maps accurately, confirming independence of topographies across emotions. We propose that emotions are represented in the somatosensory system as culturally universal categorical somatotopic maps. Perception of these emotion-triggered bodily changes may play a key role in generating consciously felt emotions.","author":[{"dropping-particle":"","family":"Nummenmaa","given":"L.","non-dropping-particle":"","parse-names":false,"suffix":""},{"dropping-particle":"","family":"Glerean","given":"E.","non-dropping-particle":"","parse-names":false,"suffix":""},{"dropping-particle":"","family":"Hari","given":"R.","non-dropping-particle":"","parse-names":false,"suffix":""},{"dropping-particle":"","family":"Hietanen","given":"J. K.","non-dropping-particle":"","parse-names":false,"suffix":""}],"container-title":"Proceedings of the National Academy of Sciences","id":"ITEM-2","issue":"2","issued":{"date-parts":[["2013"]]},"note":"</w:instrText>
      </w:r>
      <w:r w:rsidR="00785498" w:rsidRPr="0013159B">
        <w:rPr>
          <w:rFonts w:ascii="David" w:hAnsi="David" w:cs="David"/>
          <w:sz w:val="24"/>
          <w:szCs w:val="24"/>
          <w:rtl/>
        </w:rPr>
        <w:instrText>מיפוי של רגשות בגוף</w:instrText>
      </w:r>
      <w:r w:rsidR="00785498" w:rsidRPr="0013159B">
        <w:rPr>
          <w:rFonts w:ascii="David" w:hAnsi="David" w:cs="David"/>
          <w:sz w:val="24"/>
          <w:szCs w:val="24"/>
          <w:lang w:bidi="ar-SA"/>
        </w:rPr>
        <w:instrText xml:space="preserve"> \n</w:instrText>
      </w:r>
      <w:r w:rsidR="00785498" w:rsidRPr="0013159B">
        <w:rPr>
          <w:rFonts w:ascii="David" w:hAnsi="David" w:cs="David"/>
          <w:sz w:val="24"/>
          <w:szCs w:val="24"/>
          <w:rtl/>
        </w:rPr>
        <w:instrText>המאמר המצוטט של</w:instrText>
      </w:r>
      <w:r w:rsidR="00785498" w:rsidRPr="0013159B">
        <w:rPr>
          <w:rFonts w:ascii="David" w:hAnsi="David" w:cs="David"/>
          <w:sz w:val="24"/>
          <w:szCs w:val="24"/>
          <w:lang w:bidi="ar-SA"/>
        </w:rPr>
        <w:instrText xml:space="preserve"> Nummenmaa - </w:instrText>
      </w:r>
      <w:r w:rsidR="00785498" w:rsidRPr="0013159B">
        <w:rPr>
          <w:rFonts w:ascii="David" w:hAnsi="David" w:cs="David"/>
          <w:sz w:val="24"/>
          <w:szCs w:val="24"/>
          <w:rtl/>
        </w:rPr>
        <w:instrText>הפיני מהמאמר על 10 0הרגשות והמיקום של הם</w:instrText>
      </w:r>
      <w:r w:rsidR="00785498" w:rsidRPr="0013159B">
        <w:rPr>
          <w:rFonts w:ascii="David" w:hAnsi="David" w:cs="David"/>
          <w:sz w:val="24"/>
          <w:szCs w:val="24"/>
          <w:lang w:bidi="ar-SA"/>
        </w:rPr>
        <w:instrText xml:space="preserve"> </w:instrText>
      </w:r>
      <w:r w:rsidR="00785498" w:rsidRPr="0013159B">
        <w:rPr>
          <w:rFonts w:ascii="David" w:hAnsi="David" w:cs="David"/>
          <w:sz w:val="24"/>
          <w:szCs w:val="24"/>
          <w:rtl/>
        </w:rPr>
        <w:instrText>בגוף</w:instrText>
      </w:r>
      <w:r w:rsidR="00785498" w:rsidRPr="0013159B">
        <w:rPr>
          <w:rFonts w:ascii="David" w:hAnsi="David" w:cs="David"/>
          <w:sz w:val="24"/>
          <w:szCs w:val="24"/>
          <w:lang w:bidi="ar-SA"/>
        </w:rPr>
        <w:instrText>\n\n","page":"646-651","title":"Bodily maps of emotions","type":"article-journal","volume":"111"},"uris":["http://www.mendeley.com/documents/?uuid=fceab67f-766b-48ac-9310-4b6e522317ea"]}],"mendeley":{"formattedCitation":"(L. Nummenmaa, Glerean, Hari, &amp; Hietanen, 2013; Lauri Nummenmaa, Hari, Hietanen, &amp; Glerean, 2018)","plainTextFormattedCitation":"(L. Nummenmaa, Glerean, Hari, &amp; Hietanen, 2013; Lauri Nummenmaa, Hari, Hietanen, &amp; Glerean, 2018)","previouslyFormattedCitation":"(L. Nummenmaa, Glerean, Hari, &amp; Hietanen, 2013; Lauri Nummenmaa, Hari, Hietanen, &amp; Glerean, 2018)"},"properties":{"noteIndex":0},"schema":"https://github.com/citation-style-language/schema/raw/master/csl-citation.json"}</w:instrText>
      </w:r>
      <w:ins w:id="925" w:author="0mer dar" w:date="2020-02-10T13:49:00Z">
        <w:r w:rsidR="00737FE1" w:rsidRPr="006A4A9B">
          <w:rPr>
            <w:rFonts w:ascii="David" w:hAnsi="David" w:cs="David"/>
            <w:sz w:val="24"/>
            <w:szCs w:val="24"/>
            <w:lang w:bidi="ar-SA"/>
          </w:rPr>
          <w:fldChar w:fldCharType="separate"/>
        </w:r>
      </w:ins>
      <w:r w:rsidR="001E2173" w:rsidRPr="006A4A9B">
        <w:rPr>
          <w:rFonts w:ascii="David" w:hAnsi="David" w:cs="David"/>
          <w:noProof/>
          <w:sz w:val="24"/>
          <w:szCs w:val="24"/>
          <w:lang w:bidi="ar-SA"/>
        </w:rPr>
        <w:t>(L. Nummenmaa, Glerean, Hari, &amp; Hietanen, 2013; Lauri Nummenmaa, Hari, Hietanen, &amp; Glerean, 2018)</w:t>
      </w:r>
      <w:ins w:id="926" w:author="0mer dar" w:date="2020-02-10T13:49:00Z">
        <w:r w:rsidR="00737FE1" w:rsidRPr="006A4A9B">
          <w:rPr>
            <w:rFonts w:ascii="David" w:hAnsi="David" w:cs="David"/>
            <w:sz w:val="24"/>
            <w:szCs w:val="24"/>
            <w:lang w:bidi="ar-SA"/>
          </w:rPr>
          <w:fldChar w:fldCharType="end"/>
        </w:r>
        <w:r w:rsidR="00737FE1" w:rsidRPr="006A4A9B">
          <w:rPr>
            <w:rFonts w:ascii="David" w:hAnsi="David" w:cs="David"/>
            <w:sz w:val="24"/>
            <w:szCs w:val="24"/>
            <w:lang w:bidi="ar-SA"/>
          </w:rPr>
          <w:t>)</w:t>
        </w:r>
      </w:ins>
      <w:ins w:id="927" w:author="0mer dar" w:date="2020-02-10T15:50:00Z">
        <w:r w:rsidR="00E55F5C" w:rsidRPr="006A4A9B">
          <w:rPr>
            <w:rFonts w:ascii="David" w:hAnsi="David" w:cs="David"/>
            <w:sz w:val="24"/>
            <w:szCs w:val="24"/>
            <w:lang w:bidi="ar-SA"/>
          </w:rPr>
          <w:t xml:space="preserve">. </w:t>
        </w:r>
        <w:commentRangeStart w:id="928"/>
        <w:r w:rsidR="00E55F5C" w:rsidRPr="006A4A9B">
          <w:rPr>
            <w:rFonts w:ascii="David" w:hAnsi="David" w:cs="David"/>
            <w:sz w:val="24"/>
            <w:szCs w:val="24"/>
            <w:lang w:bidi="ar-SA"/>
          </w:rPr>
          <w:t>Th</w:t>
        </w:r>
      </w:ins>
      <w:ins w:id="929" w:author="0mer dar" w:date="2020-02-10T15:52:00Z">
        <w:r w:rsidR="00CB19A6" w:rsidRPr="006A4A9B">
          <w:rPr>
            <w:rFonts w:ascii="David" w:hAnsi="David" w:cs="David"/>
            <w:sz w:val="24"/>
            <w:szCs w:val="24"/>
            <w:lang w:bidi="ar-SA"/>
          </w:rPr>
          <w:t xml:space="preserve">is finding </w:t>
        </w:r>
        <w:r w:rsidR="00CB19A6" w:rsidRPr="0013159B">
          <w:rPr>
            <w:rFonts w:ascii="David" w:hAnsi="David" w:cs="David"/>
            <w:sz w:val="24"/>
            <w:szCs w:val="24"/>
            <w:lang w:bidi="ar-SA"/>
          </w:rPr>
          <w:t>emphasis the importance of</w:t>
        </w:r>
      </w:ins>
      <w:ins w:id="930" w:author="0mer dar" w:date="2020-02-10T15:50:00Z">
        <w:r w:rsidR="00E55F5C" w:rsidRPr="0013159B">
          <w:rPr>
            <w:rFonts w:ascii="David" w:hAnsi="David" w:cs="David"/>
            <w:sz w:val="24"/>
            <w:szCs w:val="24"/>
            <w:lang w:bidi="ar-SA"/>
          </w:rPr>
          <w:t xml:space="preserve"> </w:t>
        </w:r>
      </w:ins>
      <w:ins w:id="931" w:author="0mer dar" w:date="2020-02-10T15:52:00Z">
        <w:r w:rsidR="00CB19A6" w:rsidRPr="0013159B">
          <w:rPr>
            <w:rFonts w:ascii="David" w:hAnsi="David" w:cs="David"/>
            <w:sz w:val="24"/>
            <w:szCs w:val="24"/>
            <w:lang w:bidi="ar-SA"/>
          </w:rPr>
          <w:t>using</w:t>
        </w:r>
      </w:ins>
      <w:ins w:id="932" w:author="0mer dar" w:date="2020-02-10T15:50:00Z">
        <w:r w:rsidR="00E55F5C" w:rsidRPr="0013159B">
          <w:rPr>
            <w:rFonts w:ascii="David" w:hAnsi="David" w:cs="David"/>
            <w:sz w:val="24"/>
            <w:szCs w:val="24"/>
            <w:lang w:bidi="ar-SA"/>
          </w:rPr>
          <w:t xml:space="preserve"> experimental </w:t>
        </w:r>
      </w:ins>
      <w:ins w:id="933" w:author="0mer dar" w:date="2020-02-26T21:20:00Z">
        <w:r w:rsidR="00432736" w:rsidRPr="0013159B">
          <w:rPr>
            <w:rFonts w:ascii="David" w:hAnsi="David" w:cs="David"/>
            <w:sz w:val="24"/>
            <w:szCs w:val="24"/>
            <w:lang w:bidi="ar-SA"/>
          </w:rPr>
          <w:t xml:space="preserve">emotional </w:t>
        </w:r>
      </w:ins>
      <w:ins w:id="934" w:author="0mer dar" w:date="2020-02-10T15:50:00Z">
        <w:r w:rsidR="00E55F5C" w:rsidRPr="0013159B">
          <w:rPr>
            <w:rFonts w:ascii="David" w:hAnsi="David" w:cs="David"/>
            <w:sz w:val="24"/>
            <w:szCs w:val="24"/>
            <w:lang w:bidi="ar-SA"/>
          </w:rPr>
          <w:t xml:space="preserve">stimuli </w:t>
        </w:r>
      </w:ins>
      <w:ins w:id="935" w:author="0mer dar" w:date="2020-02-26T21:22:00Z">
        <w:r w:rsidR="0075089E" w:rsidRPr="0013159B">
          <w:rPr>
            <w:rFonts w:ascii="David" w:hAnsi="David" w:cs="David"/>
            <w:sz w:val="24"/>
            <w:szCs w:val="24"/>
            <w:lang w:bidi="ar-SA"/>
          </w:rPr>
          <w:t xml:space="preserve">for evoking specific emotional state, </w:t>
        </w:r>
      </w:ins>
      <w:ins w:id="936" w:author="0mer dar" w:date="2020-02-26T21:23:00Z">
        <w:r w:rsidR="006D57DF" w:rsidRPr="0013159B">
          <w:rPr>
            <w:rFonts w:ascii="David" w:hAnsi="David" w:cs="David"/>
            <w:sz w:val="24"/>
            <w:szCs w:val="24"/>
            <w:lang w:bidi="ar-SA"/>
          </w:rPr>
          <w:t>while</w:t>
        </w:r>
      </w:ins>
      <w:ins w:id="937" w:author="0mer dar" w:date="2020-02-10T15:50:00Z">
        <w:r w:rsidR="00E55F5C" w:rsidRPr="0013159B">
          <w:rPr>
            <w:rFonts w:ascii="David" w:hAnsi="David" w:cs="David"/>
            <w:sz w:val="24"/>
            <w:szCs w:val="24"/>
            <w:lang w:bidi="ar-SA"/>
          </w:rPr>
          <w:t xml:space="preserve"> exploring interoceptive attention</w:t>
        </w:r>
      </w:ins>
      <w:ins w:id="938" w:author="0mer dar" w:date="2020-02-26T21:25:00Z">
        <w:r w:rsidR="00C15802" w:rsidRPr="0013159B">
          <w:rPr>
            <w:rFonts w:ascii="David" w:hAnsi="David" w:cs="David"/>
            <w:sz w:val="24"/>
            <w:szCs w:val="24"/>
            <w:lang w:bidi="ar-SA"/>
          </w:rPr>
          <w:t>, due to the different bodil</w:t>
        </w:r>
      </w:ins>
      <w:ins w:id="939" w:author="0mer dar" w:date="2020-02-26T21:26:00Z">
        <w:r w:rsidR="00C15802" w:rsidRPr="0013159B">
          <w:rPr>
            <w:rFonts w:ascii="David" w:hAnsi="David" w:cs="David"/>
            <w:sz w:val="24"/>
            <w:szCs w:val="24"/>
            <w:lang w:bidi="ar-SA"/>
          </w:rPr>
          <w:t>y</w:t>
        </w:r>
      </w:ins>
      <w:ins w:id="940" w:author="0mer dar" w:date="2020-02-26T21:25:00Z">
        <w:r w:rsidR="00C15802" w:rsidRPr="0013159B">
          <w:rPr>
            <w:rFonts w:ascii="David" w:hAnsi="David" w:cs="David"/>
            <w:sz w:val="24"/>
            <w:szCs w:val="24"/>
            <w:lang w:bidi="ar-SA"/>
          </w:rPr>
          <w:t xml:space="preserve"> sensations pattern in different </w:t>
        </w:r>
      </w:ins>
      <w:proofErr w:type="gramStart"/>
      <w:ins w:id="941" w:author="0mer dar" w:date="2020-02-26T21:26:00Z">
        <w:r w:rsidR="00C15802" w:rsidRPr="0013159B">
          <w:rPr>
            <w:rFonts w:ascii="David" w:hAnsi="David" w:cs="David"/>
            <w:sz w:val="24"/>
            <w:szCs w:val="24"/>
            <w:lang w:bidi="ar-SA"/>
          </w:rPr>
          <w:t>states.</w:t>
        </w:r>
      </w:ins>
      <w:ins w:id="942" w:author="0mer dar" w:date="2020-02-26T21:25:00Z">
        <w:r w:rsidR="00C15802" w:rsidRPr="0013159B">
          <w:rPr>
            <w:rFonts w:ascii="David" w:hAnsi="David" w:cs="David"/>
            <w:sz w:val="24"/>
            <w:szCs w:val="24"/>
            <w:lang w:bidi="ar-SA"/>
          </w:rPr>
          <w:t>.</w:t>
        </w:r>
      </w:ins>
      <w:proofErr w:type="gramEnd"/>
      <w:ins w:id="943" w:author="0mer dar" w:date="2020-02-26T21:20:00Z">
        <w:r w:rsidR="0085307E" w:rsidRPr="0013159B">
          <w:rPr>
            <w:rFonts w:ascii="David" w:hAnsi="David" w:cs="David"/>
            <w:sz w:val="24"/>
            <w:szCs w:val="24"/>
            <w:lang w:bidi="ar-SA"/>
          </w:rPr>
          <w:t xml:space="preserve"> </w:t>
        </w:r>
      </w:ins>
      <w:commentRangeEnd w:id="928"/>
      <w:ins w:id="944" w:author="0mer dar" w:date="2020-02-26T21:26:00Z">
        <w:r w:rsidR="00AB326B" w:rsidRPr="0013159B">
          <w:rPr>
            <w:rStyle w:val="CommentReference"/>
            <w:rFonts w:ascii="David" w:hAnsi="David" w:cs="David"/>
            <w:rPrChange w:id="945" w:author="0mer dar" w:date="2020-03-08T20:10:00Z">
              <w:rPr>
                <w:rStyle w:val="CommentReference"/>
              </w:rPr>
            </w:rPrChange>
          </w:rPr>
          <w:commentReference w:id="928"/>
        </w:r>
      </w:ins>
    </w:p>
    <w:p w14:paraId="35E93588" w14:textId="090A2E16" w:rsidR="0088368C" w:rsidRPr="0013159B" w:rsidRDefault="0088368C" w:rsidP="00792DC2">
      <w:pPr>
        <w:spacing w:after="0"/>
        <w:rPr>
          <w:ins w:id="946" w:author="0mer dar" w:date="2020-02-10T13:49:00Z"/>
          <w:rFonts w:ascii="David" w:hAnsi="David" w:cs="David"/>
          <w:color w:val="FF0000"/>
          <w:sz w:val="24"/>
          <w:szCs w:val="24"/>
          <w:lang w:val="en-GB" w:bidi="ar-SA"/>
        </w:rPr>
      </w:pPr>
      <w:ins w:id="947" w:author="0mer dar" w:date="2020-02-10T15:47:00Z">
        <w:r w:rsidRPr="006A4A9B">
          <w:rPr>
            <w:rFonts w:ascii="David" w:hAnsi="David" w:cs="David"/>
            <w:color w:val="FF0000"/>
            <w:sz w:val="24"/>
            <w:szCs w:val="24"/>
            <w:highlight w:val="yellow"/>
            <w:lang w:bidi="ar-SA"/>
          </w:rPr>
          <w:t>Those figures are relevant?</w:t>
        </w:r>
        <w:r w:rsidRPr="006A4A9B">
          <w:rPr>
            <w:rFonts w:ascii="David" w:hAnsi="David" w:cs="David"/>
            <w:color w:val="FF0000"/>
            <w:sz w:val="24"/>
            <w:szCs w:val="24"/>
            <w:lang w:bidi="ar-SA"/>
          </w:rPr>
          <w:t xml:space="preserve"> </w:t>
        </w:r>
      </w:ins>
    </w:p>
    <w:p w14:paraId="17313830" w14:textId="77777777" w:rsidR="00737FE1" w:rsidRPr="006A4A9B" w:rsidRDefault="00737FE1" w:rsidP="00737FE1">
      <w:pPr>
        <w:spacing w:after="0"/>
        <w:ind w:firstLine="720"/>
        <w:rPr>
          <w:ins w:id="948" w:author="0mer dar" w:date="2020-02-10T13:49:00Z"/>
          <w:rFonts w:ascii="David" w:hAnsi="David" w:cs="David"/>
          <w:sz w:val="24"/>
          <w:szCs w:val="24"/>
          <w:lang w:bidi="ar-SA"/>
        </w:rPr>
      </w:pPr>
      <w:commentRangeStart w:id="949"/>
      <w:ins w:id="950" w:author="0mer dar" w:date="2020-02-10T13:49:00Z">
        <w:r w:rsidRPr="006A4A9B">
          <w:rPr>
            <w:rFonts w:ascii="David" w:hAnsi="David" w:cs="David"/>
            <w:noProof/>
            <w:sz w:val="24"/>
            <w:szCs w:val="24"/>
          </w:rPr>
          <w:lastRenderedPageBreak/>
          <w:drawing>
            <wp:inline distT="0" distB="0" distL="0" distR="0" wp14:anchorId="56455903" wp14:editId="3D749E2F">
              <wp:extent cx="2112982" cy="1818289"/>
              <wp:effectExtent l="0" t="0" r="1905" b="0"/>
              <wp:docPr id="5" name="Picture 3">
                <a:extLst xmlns:a="http://schemas.openxmlformats.org/drawingml/2006/main">
                  <a:ext uri="{FF2B5EF4-FFF2-40B4-BE49-F238E27FC236}">
                    <a16:creationId xmlns:a16="http://schemas.microsoft.com/office/drawing/2014/main" id="{2A8F29E0-D825-4899-B948-A9BB952663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8F29E0-D825-4899-B948-A9BB95266321}"/>
                          </a:ext>
                        </a:extLst>
                      </pic:cNvPr>
                      <pic:cNvPicPr>
                        <a:picLocks noChangeAspect="1"/>
                      </pic:cNvPicPr>
                    </pic:nvPicPr>
                    <pic:blipFill>
                      <a:blip r:embed="rId13"/>
                      <a:stretch>
                        <a:fillRect/>
                      </a:stretch>
                    </pic:blipFill>
                    <pic:spPr>
                      <a:xfrm>
                        <a:off x="0" y="0"/>
                        <a:ext cx="2112982" cy="1818289"/>
                      </a:xfrm>
                      <a:prstGeom prst="rect">
                        <a:avLst/>
                      </a:prstGeom>
                    </pic:spPr>
                  </pic:pic>
                </a:graphicData>
              </a:graphic>
            </wp:inline>
          </w:drawing>
        </w:r>
        <w:commentRangeEnd w:id="949"/>
        <w:r w:rsidRPr="006A4A9B">
          <w:rPr>
            <w:rStyle w:val="CommentReference"/>
            <w:rFonts w:ascii="David" w:hAnsi="David" w:cs="David"/>
            <w:sz w:val="24"/>
            <w:szCs w:val="24"/>
          </w:rPr>
          <w:commentReference w:id="949"/>
        </w:r>
        <w:commentRangeStart w:id="951"/>
        <w:r w:rsidRPr="006A4A9B">
          <w:rPr>
            <w:rFonts w:ascii="David" w:hAnsi="David" w:cs="David"/>
            <w:noProof/>
            <w:sz w:val="24"/>
            <w:szCs w:val="24"/>
          </w:rPr>
          <w:drawing>
            <wp:inline distT="0" distB="0" distL="0" distR="0" wp14:anchorId="3DE53F99" wp14:editId="1EC5B836">
              <wp:extent cx="2781701" cy="2136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9127" cy="2149885"/>
                      </a:xfrm>
                      <a:prstGeom prst="rect">
                        <a:avLst/>
                      </a:prstGeom>
                    </pic:spPr>
                  </pic:pic>
                </a:graphicData>
              </a:graphic>
            </wp:inline>
          </w:drawing>
        </w:r>
        <w:commentRangeEnd w:id="951"/>
        <w:r w:rsidRPr="0013159B">
          <w:rPr>
            <w:rStyle w:val="CommentReference"/>
            <w:rFonts w:ascii="David" w:hAnsi="David" w:cs="David"/>
            <w:sz w:val="24"/>
            <w:szCs w:val="24"/>
          </w:rPr>
          <w:commentReference w:id="951"/>
        </w:r>
        <w:r w:rsidRPr="006A4A9B">
          <w:rPr>
            <w:rFonts w:ascii="David" w:hAnsi="David" w:cs="David"/>
            <w:noProof/>
            <w:sz w:val="24"/>
            <w:szCs w:val="24"/>
          </w:rPr>
          <w:t xml:space="preserve"> </w:t>
        </w:r>
        <w:commentRangeStart w:id="952"/>
        <w:r w:rsidRPr="006A4A9B">
          <w:rPr>
            <w:rFonts w:ascii="David" w:hAnsi="David" w:cs="David"/>
            <w:noProof/>
            <w:sz w:val="24"/>
            <w:szCs w:val="24"/>
          </w:rPr>
          <w:drawing>
            <wp:inline distT="0" distB="0" distL="0" distR="0" wp14:anchorId="2238AB1D" wp14:editId="7309338D">
              <wp:extent cx="3845361" cy="2645466"/>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4034" cy="2678951"/>
                      </a:xfrm>
                      <a:prstGeom prst="rect">
                        <a:avLst/>
                      </a:prstGeom>
                    </pic:spPr>
                  </pic:pic>
                </a:graphicData>
              </a:graphic>
            </wp:inline>
          </w:drawing>
        </w:r>
        <w:commentRangeEnd w:id="952"/>
        <w:r w:rsidRPr="006A4A9B">
          <w:rPr>
            <w:rStyle w:val="CommentReference"/>
            <w:rFonts w:ascii="David" w:hAnsi="David" w:cs="David"/>
            <w:sz w:val="24"/>
            <w:szCs w:val="24"/>
          </w:rPr>
          <w:commentReference w:id="952"/>
        </w:r>
        <w:r w:rsidRPr="006A4A9B">
          <w:rPr>
            <w:rFonts w:ascii="David" w:hAnsi="David" w:cs="David"/>
            <w:noProof/>
            <w:sz w:val="24"/>
            <w:szCs w:val="24"/>
          </w:rPr>
          <w:t xml:space="preserve"> </w:t>
        </w:r>
      </w:ins>
    </w:p>
    <w:p w14:paraId="39CA6CA7" w14:textId="77777777" w:rsidR="00737FE1" w:rsidRPr="006A4A9B" w:rsidRDefault="00737FE1" w:rsidP="006A3EE5">
      <w:pPr>
        <w:spacing w:after="0"/>
        <w:ind w:firstLine="720"/>
        <w:rPr>
          <w:rFonts w:ascii="David" w:hAnsi="David" w:cs="David"/>
          <w:sz w:val="24"/>
          <w:szCs w:val="24"/>
          <w:rtl/>
          <w:lang w:val="en-GB"/>
        </w:rPr>
      </w:pPr>
    </w:p>
    <w:p w14:paraId="47403CB8" w14:textId="61A3A17A" w:rsidR="007A122E" w:rsidRPr="006A4A9B" w:rsidDel="00B714A8" w:rsidRDefault="007A122E">
      <w:pPr>
        <w:spacing w:after="0"/>
        <w:ind w:firstLine="720"/>
        <w:rPr>
          <w:del w:id="953" w:author="0mer dar" w:date="2020-02-10T14:25:00Z"/>
          <w:rFonts w:ascii="David" w:hAnsi="David" w:cs="David"/>
          <w:sz w:val="24"/>
          <w:szCs w:val="24"/>
        </w:rPr>
      </w:pPr>
      <w:del w:id="954" w:author="0mer dar" w:date="2020-02-10T14:25:00Z">
        <w:r w:rsidRPr="0013159B" w:rsidDel="00B714A8">
          <w:rPr>
            <w:rFonts w:ascii="David" w:hAnsi="David" w:cs="David"/>
            <w:sz w:val="24"/>
            <w:szCs w:val="24"/>
            <w:lang w:val="en-GB"/>
          </w:rPr>
          <w:delText xml:space="preserve">To </w:delText>
        </w:r>
        <w:commentRangeStart w:id="955"/>
        <w:r w:rsidRPr="0013159B" w:rsidDel="00B714A8">
          <w:rPr>
            <w:rFonts w:ascii="David" w:hAnsi="David" w:cs="David"/>
            <w:sz w:val="24"/>
            <w:szCs w:val="24"/>
            <w:lang w:val="en-GB"/>
          </w:rPr>
          <w:delText>conclude</w:delText>
        </w:r>
        <w:commentRangeEnd w:id="955"/>
        <w:r w:rsidRPr="0013159B" w:rsidDel="00B714A8">
          <w:rPr>
            <w:rStyle w:val="CommentReference"/>
            <w:rFonts w:ascii="David" w:hAnsi="David" w:cs="David"/>
            <w:rPrChange w:id="956" w:author="0mer dar" w:date="2020-03-08T20:10:00Z">
              <w:rPr>
                <w:rStyle w:val="CommentReference"/>
              </w:rPr>
            </w:rPrChange>
          </w:rPr>
          <w:commentReference w:id="955"/>
        </w:r>
        <w:r w:rsidRPr="006A4A9B" w:rsidDel="00B714A8">
          <w:rPr>
            <w:rFonts w:ascii="David" w:hAnsi="David" w:cs="David"/>
            <w:sz w:val="24"/>
            <w:szCs w:val="24"/>
            <w:lang w:val="en-GB"/>
          </w:rPr>
          <w:delText xml:space="preserve">, </w:delText>
        </w:r>
        <w:r w:rsidRPr="006A4A9B" w:rsidDel="00B714A8">
          <w:rPr>
            <w:rFonts w:ascii="David" w:hAnsi="David" w:cs="David"/>
            <w:sz w:val="24"/>
            <w:szCs w:val="24"/>
          </w:rPr>
          <w:delText xml:space="preserve">findings from </w:delText>
        </w:r>
      </w:del>
      <w:commentRangeStart w:id="957"/>
      <w:del w:id="958" w:author="0mer dar" w:date="2020-02-03T19:53:00Z">
        <w:r w:rsidRPr="006A4A9B" w:rsidDel="00C32F6C">
          <w:rPr>
            <w:rFonts w:ascii="David" w:hAnsi="David" w:cs="David"/>
            <w:sz w:val="24"/>
            <w:szCs w:val="24"/>
          </w:rPr>
          <w:delText>sensibly/</w:delText>
        </w:r>
      </w:del>
      <w:del w:id="959" w:author="0mer dar" w:date="2020-02-10T14:25:00Z">
        <w:r w:rsidRPr="0013159B" w:rsidDel="00B714A8">
          <w:rPr>
            <w:rFonts w:ascii="David" w:hAnsi="David" w:cs="David"/>
            <w:sz w:val="24"/>
            <w:szCs w:val="24"/>
          </w:rPr>
          <w:delText xml:space="preserve">subjective assessment </w:delText>
        </w:r>
        <w:commentRangeEnd w:id="957"/>
        <w:r w:rsidRPr="0013159B" w:rsidDel="00B714A8">
          <w:rPr>
            <w:rStyle w:val="CommentReference"/>
            <w:rFonts w:ascii="David" w:hAnsi="David" w:cs="David"/>
            <w:rPrChange w:id="960" w:author="0mer dar" w:date="2020-03-08T20:10:00Z">
              <w:rPr>
                <w:rStyle w:val="CommentReference"/>
              </w:rPr>
            </w:rPrChange>
          </w:rPr>
          <w:commentReference w:id="957"/>
        </w:r>
      </w:del>
      <w:del w:id="961" w:author="0mer dar" w:date="2020-02-03T19:53:00Z">
        <w:r w:rsidRPr="006A4A9B" w:rsidDel="004D1F77">
          <w:rPr>
            <w:rFonts w:ascii="David" w:hAnsi="David" w:cs="David"/>
            <w:sz w:val="24"/>
            <w:szCs w:val="24"/>
          </w:rPr>
          <w:delText xml:space="preserve">studies </w:delText>
        </w:r>
      </w:del>
      <w:del w:id="962" w:author="0mer dar" w:date="2020-02-10T14:25:00Z">
        <w:r w:rsidRPr="006A4A9B" w:rsidDel="00B714A8">
          <w:rPr>
            <w:rFonts w:ascii="David" w:hAnsi="David" w:cs="David"/>
            <w:sz w:val="24"/>
            <w:szCs w:val="24"/>
          </w:rPr>
          <w:delText xml:space="preserve">support the association between mindfulness and </w:delText>
        </w:r>
        <w:commentRangeStart w:id="963"/>
        <w:r w:rsidRPr="006A4A9B" w:rsidDel="00B714A8">
          <w:rPr>
            <w:rFonts w:ascii="David" w:hAnsi="David" w:cs="David"/>
            <w:sz w:val="24"/>
            <w:szCs w:val="24"/>
          </w:rPr>
          <w:delText>interoceptive attention the breath and bodily sensations. On the other hand</w:delText>
        </w:r>
      </w:del>
      <w:del w:id="964" w:author="0mer dar" w:date="2020-02-10T13:58:00Z">
        <w:r w:rsidRPr="0013159B" w:rsidDel="00DB30F9">
          <w:rPr>
            <w:rFonts w:ascii="David" w:hAnsi="David" w:cs="David"/>
            <w:sz w:val="24"/>
            <w:szCs w:val="24"/>
          </w:rPr>
          <w:delText xml:space="preserve">, sensitivity/accuracy studies have been mixed </w:delText>
        </w:r>
        <w:r w:rsidRPr="006A4A9B" w:rsidDel="00DB30F9">
          <w:rPr>
            <w:rFonts w:ascii="David" w:hAnsi="David" w:cs="David"/>
            <w:sz w:val="24"/>
            <w:szCs w:val="24"/>
          </w:rPr>
          <w:fldChar w:fldCharType="begin" w:fldLock="1"/>
        </w:r>
        <w:r w:rsidR="00944F0A" w:rsidRPr="006A4A9B" w:rsidDel="00DB30F9">
          <w:rPr>
            <w:rFonts w:ascii="David" w:hAnsi="David" w:cs="David"/>
            <w:sz w:val="24"/>
            <w:szCs w:val="24"/>
          </w:rPr>
          <w:delInstrText>ADDIN CSL_CITATION {"citationItems":[{"id":"ITEM-1","itemData":{"DOI":"10.1038/s41598-019-53978-6","ISSN":"2045-2322","author":[{"dropping-particle":"","family":"Treves","given":"Isaac N","non-dropping-particle":"","parse-names":false,"suffix":""},{"dropping-particle":"","family":"Tello","given":"Lawrence Y","non-dropping-particle":"","parse-names":false,"suffix":""},{"dropping-particle":</w:delInstrText>
        </w:r>
        <w:r w:rsidR="00944F0A" w:rsidRPr="0013159B" w:rsidDel="00DB30F9">
          <w:rPr>
            <w:rFonts w:ascii="David" w:hAnsi="David" w:cs="David"/>
            <w:sz w:val="24"/>
            <w:szCs w:val="24"/>
          </w:rPr>
          <w:delInstrText>"","family":"Davidson","given":"Richard J","non-dropping-particle":"","parse-names":false,"suffix":""},{"dropping-particle":"","family":"Goldberg","given":"Simon B","non-dropping-particle":"","parse-names":false,"suffix":""}],"container-title":"Scientific Reports","id":"ITEM-1","issued":{"date-parts":[["2019"]]},"note":"</w:delInstrText>
        </w:r>
        <w:r w:rsidR="00944F0A" w:rsidRPr="0013159B" w:rsidDel="00DB30F9">
          <w:rPr>
            <w:rFonts w:ascii="David" w:hAnsi="David" w:cs="David"/>
            <w:sz w:val="24"/>
            <w:szCs w:val="24"/>
            <w:rtl/>
          </w:rPr>
          <w:delInstrText>רלבנטי לחלק של מטלות אובייקטיביות</w:delInstrText>
        </w:r>
        <w:r w:rsidR="00944F0A" w:rsidRPr="0013159B" w:rsidDel="00DB30F9">
          <w:rPr>
            <w:rFonts w:ascii="David" w:hAnsi="David" w:cs="David"/>
            <w:sz w:val="24"/>
            <w:szCs w:val="24"/>
          </w:rPr>
          <w:delInstrText>","page":"1-12","publisher":"Springer US","title":"The relationship between mindfulness and objective measures of body awareness : A meta-analysis","type":"article-journal"},"uris":["http://www.mendeley.com/documents/?uuid=0930c59b-9a45-4664-a2f8-a419c83492da"]}],"mendeley":{"formattedCitation":"&lt;sup&gt;115&lt;/sup&gt;","plainTextFormattedCitation":"115","previouslyFormattedCitation":"(Treves et al., 2019)"},"properties":{"noteIndex":0},"schema":"https://github.com/citation-style-language/schema/raw/master/csl-citation.json"}</w:delInstrText>
        </w:r>
        <w:r w:rsidRPr="006A4A9B" w:rsidDel="00DB30F9">
          <w:rPr>
            <w:rFonts w:ascii="David" w:hAnsi="David" w:cs="David"/>
            <w:sz w:val="24"/>
            <w:szCs w:val="24"/>
          </w:rPr>
          <w:fldChar w:fldCharType="separate"/>
        </w:r>
        <w:r w:rsidR="00944F0A" w:rsidRPr="006A4A9B" w:rsidDel="00DB30F9">
          <w:rPr>
            <w:rFonts w:ascii="David" w:hAnsi="David" w:cs="David"/>
            <w:noProof/>
            <w:sz w:val="24"/>
            <w:szCs w:val="24"/>
            <w:vertAlign w:val="superscript"/>
          </w:rPr>
          <w:delText>115</w:delText>
        </w:r>
        <w:r w:rsidRPr="006A4A9B" w:rsidDel="00DB30F9">
          <w:rPr>
            <w:rFonts w:ascii="David" w:hAnsi="David" w:cs="David"/>
            <w:sz w:val="24"/>
            <w:szCs w:val="24"/>
          </w:rPr>
          <w:fldChar w:fldCharType="end"/>
        </w:r>
        <w:r w:rsidRPr="006A4A9B" w:rsidDel="00DB30F9">
          <w:rPr>
            <w:rFonts w:ascii="David" w:hAnsi="David" w:cs="David"/>
            <w:sz w:val="24"/>
            <w:szCs w:val="24"/>
          </w:rPr>
          <w:delText xml:space="preserve">. </w:delText>
        </w:r>
        <w:r w:rsidRPr="006A4A9B" w:rsidDel="00DB30F9">
          <w:rPr>
            <w:rFonts w:ascii="David" w:hAnsi="David" w:cs="David"/>
            <w:sz w:val="24"/>
            <w:szCs w:val="24"/>
            <w:lang w:val="en-GB"/>
          </w:rPr>
          <w:delText xml:space="preserve">Indeed, some of the null-effect may be explained by the fact that mindfulness practices do not involve any particular emphasis on the sensations associated, for example, with one’s heartbeat </w:delText>
        </w:r>
        <w:r w:rsidRPr="006A4A9B" w:rsidDel="00DB30F9">
          <w:rPr>
            <w:rFonts w:ascii="David" w:hAnsi="David" w:cs="David"/>
            <w:sz w:val="24"/>
            <w:szCs w:val="24"/>
            <w:lang w:val="en-GB"/>
          </w:rPr>
          <w:fldChar w:fldCharType="begin" w:fldLock="1"/>
        </w:r>
        <w:r w:rsidR="00944F0A" w:rsidRPr="006A4A9B" w:rsidDel="00DB30F9">
          <w:rPr>
            <w:rFonts w:ascii="David" w:hAnsi="David" w:cs="David"/>
            <w:sz w:val="24"/>
            <w:szCs w:val="24"/>
            <w:lang w:val="en-GB"/>
          </w:rPr>
          <w:delInstrText>ADDIN CSL_CITATION {"citationItems":[{"id":"ITEM-1","itemData":{"DOI":"10.1038/s41598-019-53978-6","ISSN":"2045-2322","author":[{"dropping-particle":"","family":"Treves","given":"Isaac N","non-dropping-particle":"","parse-names":false,"suffix":""},{"dropping-particle":"</w:delInstrText>
        </w:r>
        <w:r w:rsidR="00944F0A" w:rsidRPr="0013159B" w:rsidDel="00DB30F9">
          <w:rPr>
            <w:rFonts w:ascii="David" w:hAnsi="David" w:cs="David"/>
            <w:sz w:val="24"/>
            <w:szCs w:val="24"/>
            <w:lang w:val="en-GB"/>
          </w:rPr>
          <w:delInstrText>","family":"Tello","given":"Lawrence Y","non-dropping-particle":"","parse-names":false,"suffix":""},{"dropping-particle":"","family":"Davidson","given":"Richard J","non-dropping-particle":"","parse-names":false,"suffix":""},{"dropping-particle":"","family":"Goldberg","given":"Simon B","non-dropping-particle":"","parse-names":false,"suffix":""}],"container-title":"Scientific Reports","id":"ITEM-1","issued":{"date-parts":[["2019"]]},"note":"</w:delInstrText>
        </w:r>
        <w:r w:rsidR="00944F0A" w:rsidRPr="0013159B" w:rsidDel="00DB30F9">
          <w:rPr>
            <w:rFonts w:ascii="David" w:hAnsi="David" w:cs="David"/>
            <w:sz w:val="24"/>
            <w:szCs w:val="24"/>
            <w:rtl/>
            <w:lang w:val="en-GB"/>
          </w:rPr>
          <w:delInstrText>רלבנטי לחלק של מטלות אובייקטיביות</w:delInstrText>
        </w:r>
        <w:r w:rsidR="00944F0A" w:rsidRPr="0013159B" w:rsidDel="00DB30F9">
          <w:rPr>
            <w:rFonts w:ascii="David" w:hAnsi="David" w:cs="David"/>
            <w:sz w:val="24"/>
            <w:szCs w:val="24"/>
            <w:lang w:val="en-GB"/>
          </w:rPr>
          <w:delInstrText>","page":"1-12","publisher":"Springer US","title":"The relationship between mindfulness and objective measures of body awareness : A meta-analysis","type":"article-journal"},"uris":["http://www.mendeley.com/documents/?uuid=0930c59b-9a45-4664-a2f8-a419c83492da"]}],"mendeley":{"formattedCitation":"&lt;sup&gt;115&lt;/sup&gt;","plainTextFormattedCitation":"115","previouslyFormattedCitation":"(Treves et al., 2019)"},"properties":{"noteIndex":0},"schema":"https://github.com/citation-style-language/schema/raw/master/csl-citation.json"}</w:delInstrText>
        </w:r>
        <w:r w:rsidRPr="006A4A9B" w:rsidDel="00DB30F9">
          <w:rPr>
            <w:rFonts w:ascii="David" w:hAnsi="David" w:cs="David"/>
            <w:sz w:val="24"/>
            <w:szCs w:val="24"/>
            <w:lang w:val="en-GB"/>
          </w:rPr>
          <w:fldChar w:fldCharType="separate"/>
        </w:r>
        <w:r w:rsidR="00944F0A" w:rsidRPr="006A4A9B" w:rsidDel="00DB30F9">
          <w:rPr>
            <w:rFonts w:ascii="David" w:hAnsi="David" w:cs="David"/>
            <w:noProof/>
            <w:sz w:val="24"/>
            <w:szCs w:val="24"/>
            <w:vertAlign w:val="superscript"/>
            <w:lang w:val="en-GB"/>
          </w:rPr>
          <w:delText>115</w:delText>
        </w:r>
        <w:r w:rsidRPr="006A4A9B" w:rsidDel="00DB30F9">
          <w:rPr>
            <w:rFonts w:ascii="David" w:hAnsi="David" w:cs="David"/>
            <w:sz w:val="24"/>
            <w:szCs w:val="24"/>
            <w:lang w:val="en-GB"/>
          </w:rPr>
          <w:fldChar w:fldCharType="end"/>
        </w:r>
        <w:r w:rsidRPr="006A4A9B" w:rsidDel="00DB30F9">
          <w:rPr>
            <w:rFonts w:ascii="David" w:hAnsi="David" w:cs="David"/>
            <w:sz w:val="24"/>
            <w:szCs w:val="24"/>
            <w:lang w:val="en-GB"/>
          </w:rPr>
          <w:delText xml:space="preserve">. </w:delText>
        </w:r>
      </w:del>
      <w:del w:id="965" w:author="0mer dar" w:date="2020-02-03T19:57:00Z">
        <w:r w:rsidRPr="006A4A9B" w:rsidDel="004D1F77">
          <w:rPr>
            <w:rFonts w:ascii="David" w:hAnsi="David" w:cs="David"/>
            <w:sz w:val="24"/>
            <w:szCs w:val="24"/>
            <w:lang w:val="en-GB"/>
          </w:rPr>
          <w:delText>There are other pos</w:delText>
        </w:r>
        <w:r w:rsidRPr="0013159B" w:rsidDel="004D1F77">
          <w:rPr>
            <w:rFonts w:ascii="David" w:hAnsi="David" w:cs="David"/>
            <w:sz w:val="24"/>
            <w:szCs w:val="24"/>
            <w:lang w:val="en-GB"/>
          </w:rPr>
          <w:delText>sible explanations. First,</w:delText>
        </w:r>
      </w:del>
      <w:del w:id="966" w:author="0mer dar" w:date="2020-02-03T19:55:00Z">
        <w:r w:rsidRPr="0013159B" w:rsidDel="004D1F77">
          <w:rPr>
            <w:rFonts w:ascii="David" w:hAnsi="David" w:cs="David"/>
            <w:sz w:val="24"/>
            <w:szCs w:val="24"/>
            <w:lang w:val="en-GB"/>
          </w:rPr>
          <w:delText xml:space="preserve"> </w:delText>
        </w:r>
      </w:del>
      <w:del w:id="967" w:author="0mer dar" w:date="2020-02-03T19:57:00Z">
        <w:r w:rsidRPr="0013159B" w:rsidDel="004D1F77">
          <w:rPr>
            <w:rFonts w:ascii="David" w:hAnsi="David" w:cs="David"/>
            <w:sz w:val="24"/>
            <w:szCs w:val="24"/>
            <w:lang w:val="en-GB"/>
          </w:rPr>
          <w:delText>mindfulness</w:delText>
        </w:r>
        <w:r w:rsidRPr="0013159B" w:rsidDel="004D1F77">
          <w:rPr>
            <w:rFonts w:ascii="David" w:hAnsi="David" w:cs="David"/>
            <w:sz w:val="24"/>
            <w:szCs w:val="24"/>
          </w:rPr>
          <w:delText xml:space="preserve"> may not improve interoceptive sensitivity, or improve it slightly for people with impaired sensitivity </w:delText>
        </w:r>
        <w:r w:rsidRPr="006A4A9B" w:rsidDel="004D1F77">
          <w:rPr>
            <w:rFonts w:ascii="David" w:hAnsi="David" w:cs="David"/>
            <w:sz w:val="24"/>
            <w:szCs w:val="24"/>
            <w:lang w:val="en-GB"/>
          </w:rPr>
          <w:fldChar w:fldCharType="begin" w:fldLock="1"/>
        </w:r>
        <w:r w:rsidRPr="006A4A9B" w:rsidDel="004D1F77">
          <w:rPr>
            <w:rFonts w:ascii="David" w:hAnsi="David" w:cs="David"/>
            <w:sz w:val="24"/>
            <w:szCs w:val="24"/>
            <w:lang w:val="en-GB"/>
          </w:rPr>
          <w:delInstrText>ADDIN CSL_CITATION {"citationItems":[{"id":"ITEM-1","itemData":{"DOI":"10.1038/s41598-019-53978-6","ISSN":"2045-2322","author":[{"dropping-particle":"","family":"Treves","given":"Isaac N","non-dropping-particle":"","parse-names":false,"suffix":""},{"dropping-particle":"","family":"Tello","given":"Lawrence Y","non-dropping-particle":"","parse-names":false,"suffix":""}</w:delInstrText>
        </w:r>
        <w:r w:rsidRPr="0013159B" w:rsidDel="004D1F77">
          <w:rPr>
            <w:rFonts w:ascii="David" w:hAnsi="David" w:cs="David"/>
            <w:sz w:val="24"/>
            <w:szCs w:val="24"/>
            <w:lang w:val="en-GB"/>
          </w:rPr>
          <w:delInstrText>,{"dropping-particle":"","family":"Davidson","given":"Richard J","non-dropping-particle":"","parse-names":false,"suffix":""},{"dropping-particle":"","family":"Goldberg","given":"Simon B","non-dropping-particle":"","parse-names":false,"suffix":""}],"container-title":"Scientific Reports","id":"ITEM-1","issued":{"date-parts":[["2019"]]},"note":"</w:delInstrText>
        </w:r>
        <w:r w:rsidRPr="0013159B" w:rsidDel="004D1F77">
          <w:rPr>
            <w:rFonts w:ascii="David" w:hAnsi="David" w:cs="David"/>
            <w:sz w:val="24"/>
            <w:szCs w:val="24"/>
            <w:rtl/>
            <w:lang w:val="en-GB"/>
          </w:rPr>
          <w:delInstrText>רלבנטי לחלק של מטלות אובייקטיביות</w:delInstrText>
        </w:r>
        <w:r w:rsidRPr="0013159B" w:rsidDel="004D1F77">
          <w:rPr>
            <w:rFonts w:ascii="David" w:hAnsi="David" w:cs="David"/>
            <w:sz w:val="24"/>
            <w:szCs w:val="24"/>
            <w:lang w:val="en-GB"/>
          </w:rPr>
          <w:delInstrText>","page":"1-12","publisher":"Springer US","title":"The relationship between mindfulness and objective measures of body awareness : A meta-analysis","type":"article-journal"},"uris":["http://www.mendeley.com/documents/?uuid=0930c59b-9a45-4664-a2f8-a419c83492da"]}],"mendeley":{"formattedCitation":"(Treves et al., 2019)","plainTextFormattedCitation":"(Treves et al., 2019)","previouslyFormattedCitation":"(Treves et al., 2019)"},"properties":{"noteIndex":0},"schema":"https://github.com/citation-style-language/schema/raw/master/csl-citation.json"}</w:delInstrText>
        </w:r>
        <w:r w:rsidRPr="006A4A9B" w:rsidDel="004D1F77">
          <w:rPr>
            <w:rFonts w:ascii="David" w:hAnsi="David" w:cs="David"/>
            <w:sz w:val="24"/>
            <w:szCs w:val="24"/>
            <w:lang w:val="en-GB"/>
          </w:rPr>
          <w:fldChar w:fldCharType="separate"/>
        </w:r>
        <w:r w:rsidRPr="006A4A9B" w:rsidDel="004D1F77">
          <w:rPr>
            <w:rFonts w:ascii="David" w:hAnsi="David" w:cs="David"/>
            <w:noProof/>
            <w:sz w:val="24"/>
            <w:szCs w:val="24"/>
            <w:lang w:val="en-GB"/>
          </w:rPr>
          <w:delText>(Treves et al., 2019)</w:delText>
        </w:r>
        <w:r w:rsidRPr="006A4A9B" w:rsidDel="004D1F77">
          <w:rPr>
            <w:rFonts w:ascii="David" w:hAnsi="David" w:cs="David"/>
            <w:sz w:val="24"/>
            <w:szCs w:val="24"/>
            <w:lang w:val="en-GB"/>
          </w:rPr>
          <w:fldChar w:fldCharType="end"/>
        </w:r>
        <w:commentRangeEnd w:id="963"/>
        <w:r w:rsidRPr="0013159B" w:rsidDel="004D1F77">
          <w:rPr>
            <w:rStyle w:val="CommentReference"/>
            <w:rFonts w:ascii="David" w:hAnsi="David" w:cs="David"/>
            <w:rPrChange w:id="968" w:author="0mer dar" w:date="2020-03-08T20:10:00Z">
              <w:rPr>
                <w:rStyle w:val="CommentReference"/>
              </w:rPr>
            </w:rPrChange>
          </w:rPr>
          <w:commentReference w:id="963"/>
        </w:r>
        <w:r w:rsidRPr="006A4A9B" w:rsidDel="004D1F77">
          <w:rPr>
            <w:rFonts w:ascii="David" w:hAnsi="David" w:cs="David"/>
            <w:sz w:val="24"/>
            <w:szCs w:val="24"/>
            <w:lang w:val="en-GB"/>
          </w:rPr>
          <w:delText>.</w:delText>
        </w:r>
        <w:r w:rsidRPr="006A4A9B" w:rsidDel="004D1F77">
          <w:rPr>
            <w:rFonts w:ascii="David" w:hAnsi="David" w:cs="David"/>
            <w:sz w:val="24"/>
            <w:szCs w:val="24"/>
          </w:rPr>
          <w:delText xml:space="preserve"> </w:delText>
        </w:r>
        <w:r w:rsidRPr="006A4A9B" w:rsidDel="004D1F77">
          <w:rPr>
            <w:rStyle w:val="tlid-translation"/>
            <w:rFonts w:ascii="David" w:hAnsi="David" w:cs="David"/>
            <w:sz w:val="24"/>
            <w:szCs w:val="24"/>
            <w:lang w:val="en"/>
          </w:rPr>
          <w:delText>If so</w:delText>
        </w:r>
        <w:r w:rsidRPr="0013159B" w:rsidDel="004D1F77">
          <w:rPr>
            <w:rFonts w:ascii="David" w:hAnsi="David" w:cs="David"/>
            <w:sz w:val="24"/>
            <w:szCs w:val="24"/>
          </w:rPr>
          <w:delText xml:space="preserve">, the interoceptive changes following MMT are in interoceptive sensibility and appraisal. Second, </w:delText>
        </w:r>
      </w:del>
      <w:del w:id="969" w:author="0mer dar" w:date="2020-02-10T13:58:00Z">
        <w:r w:rsidRPr="0013159B" w:rsidDel="00DB30F9">
          <w:rPr>
            <w:rFonts w:ascii="David" w:hAnsi="David" w:cs="David"/>
            <w:sz w:val="24"/>
            <w:szCs w:val="24"/>
          </w:rPr>
          <w:delText xml:space="preserve">MMT involves interoceptive attention to a diffuse array of bodily sensations </w:delText>
        </w:r>
        <w:r w:rsidRPr="006A4A9B" w:rsidDel="00DB30F9">
          <w:rPr>
            <w:rFonts w:ascii="David" w:hAnsi="David" w:cs="David"/>
            <w:sz w:val="24"/>
            <w:szCs w:val="24"/>
          </w:rPr>
          <w:fldChar w:fldCharType="begin" w:fldLock="1"/>
        </w:r>
        <w:r w:rsidR="00944F0A" w:rsidRPr="006A4A9B" w:rsidDel="00DB30F9">
          <w:rPr>
            <w:rFonts w:ascii="David" w:hAnsi="David" w:cs="David"/>
            <w:sz w:val="24"/>
            <w:szCs w:val="24"/>
          </w:rPr>
          <w:delInstrText>ADDIN CSL_CITATION {"citationItems":[{"id":"ITEM-1","itemData":{"DOI":"10.1038/s41598-019-53978-6","ISSN":"2045-2322","author":[{"dropping-particle":"","family":"Treves","given":"Isaac N","non-dropping-particle":"","parse-names":false,"suffix":""},{"dropping-particle":"","family":"Tello","given":"Lawrence Y","non-dropping-particle":"",</w:delInstrText>
        </w:r>
        <w:r w:rsidR="00944F0A" w:rsidRPr="0013159B" w:rsidDel="00DB30F9">
          <w:rPr>
            <w:rFonts w:ascii="David" w:hAnsi="David" w:cs="David"/>
            <w:sz w:val="24"/>
            <w:szCs w:val="24"/>
          </w:rPr>
          <w:delInstrText>"parse-names":false,"suffix":""},{"dropping-particle":"","family":"Davidson","given":"Richard J","non-dropping-particle":"","parse-names":false,"suffix":""},{"dropping-particle":"","family":"Goldberg","given":"Simon B","non-dropping-particle":"","parse-names":false,"suffix":""}],"container-title":"Scientific Reports","id":"ITEM-1","issued":{"date-parts":[["2019"]]},"note":"</w:delInstrText>
        </w:r>
        <w:r w:rsidR="00944F0A" w:rsidRPr="0013159B" w:rsidDel="00DB30F9">
          <w:rPr>
            <w:rFonts w:ascii="David" w:hAnsi="David" w:cs="David"/>
            <w:sz w:val="24"/>
            <w:szCs w:val="24"/>
            <w:rtl/>
          </w:rPr>
          <w:delInstrText>רלבנטי לחלק של מטלות אובייקטיביות</w:delInstrText>
        </w:r>
        <w:r w:rsidR="00944F0A" w:rsidRPr="0013159B" w:rsidDel="00DB30F9">
          <w:rPr>
            <w:rFonts w:ascii="David" w:hAnsi="David" w:cs="David"/>
            <w:sz w:val="24"/>
            <w:szCs w:val="24"/>
          </w:rPr>
          <w:delInstrText>","page":"1-12","publisher":"Springer US","title":"The relationship between mindfulness and objective measures of body awareness : A meta-analysis","type":"article-journal"},"uris":["http://www.mendeley.com/documents/?uuid=0930c59b-9a45-4664-a2f8-a419c83492da"]},{"id":"ITEM-2","itemData":{"DOI":"10.3389/fpsyg.2015.00763","author":[{"dropping-particle":"","family":"Farb","given":"Norman","non-dropping-particle":"","parse-names":false,"suffix":""},{"dropping-particle":"","family":"Mehling","given":"Wolf E","non-dropping-particle":"","parse-names":false,"suffix":""}],"id":"ITEM-2","issue":"June","issued":{"date-parts":[["2015"]]},"note":"</w:delInstrText>
        </w:r>
        <w:r w:rsidR="00944F0A" w:rsidRPr="0013159B" w:rsidDel="00DB30F9">
          <w:rPr>
            <w:rFonts w:ascii="David" w:hAnsi="David" w:cs="David"/>
            <w:sz w:val="24"/>
            <w:szCs w:val="24"/>
            <w:rtl/>
          </w:rPr>
          <w:delInstrText>מטרה בקריאה - להבין יותר לעומק את המושג 'אינטרוספציה' והאם אני מעוניינת להכניס את זה כמאפיין נוסף של</w:delInstrText>
        </w:r>
        <w:r w:rsidR="00944F0A" w:rsidRPr="0013159B" w:rsidDel="00DB30F9">
          <w:rPr>
            <w:rFonts w:ascii="David" w:hAnsi="David" w:cs="David"/>
            <w:sz w:val="24"/>
            <w:szCs w:val="24"/>
          </w:rPr>
          <w:delInstrText xml:space="preserve"> IA </w:delInstrText>
        </w:r>
        <w:r w:rsidR="00944F0A" w:rsidRPr="0013159B" w:rsidDel="00DB30F9">
          <w:rPr>
            <w:rFonts w:ascii="David" w:hAnsi="David" w:cs="David"/>
            <w:sz w:val="24"/>
            <w:szCs w:val="24"/>
            <w:rtl/>
          </w:rPr>
          <w:delInstrText>שמשתנה כתוצאה מהתרגול</w:delInstrText>
        </w:r>
        <w:r w:rsidR="00944F0A" w:rsidRPr="0013159B" w:rsidDel="00DB30F9">
          <w:rPr>
            <w:rFonts w:ascii="David" w:hAnsi="David" w:cs="David"/>
            <w:sz w:val="24"/>
            <w:szCs w:val="24"/>
          </w:rPr>
          <w:delInstrText xml:space="preserve"> \n\n</w:delInstrText>
        </w:r>
        <w:r w:rsidR="00944F0A" w:rsidRPr="0013159B" w:rsidDel="00DB30F9">
          <w:rPr>
            <w:rFonts w:ascii="David" w:hAnsi="David" w:cs="David"/>
            <w:sz w:val="24"/>
            <w:szCs w:val="24"/>
            <w:rtl/>
          </w:rPr>
          <w:delInstrText>אינטרוספציה</w:delInstrText>
        </w:r>
        <w:r w:rsidR="00944F0A" w:rsidRPr="0013159B" w:rsidDel="00DB30F9">
          <w:rPr>
            <w:rFonts w:ascii="David" w:hAnsi="David" w:cs="David"/>
            <w:sz w:val="24"/>
            <w:szCs w:val="24"/>
          </w:rPr>
          <w:delInstrText xml:space="preserve">, </w:delInstrText>
        </w:r>
        <w:r w:rsidR="00944F0A" w:rsidRPr="0013159B" w:rsidDel="00DB30F9">
          <w:rPr>
            <w:rFonts w:ascii="David" w:hAnsi="David" w:cs="David"/>
            <w:sz w:val="24"/>
            <w:szCs w:val="24"/>
            <w:rtl/>
          </w:rPr>
          <w:delInstrText>תרגול מתבונן ובריאות</w:delInstrText>
        </w:r>
        <w:r w:rsidR="00944F0A" w:rsidRPr="0013159B" w:rsidDel="00DB30F9">
          <w:rPr>
            <w:rFonts w:ascii="David" w:hAnsi="David" w:cs="David"/>
            <w:sz w:val="24"/>
            <w:szCs w:val="24"/>
          </w:rPr>
          <w:delInstrText xml:space="preserve"> \n</w:delInstrText>
        </w:r>
        <w:r w:rsidR="00944F0A" w:rsidRPr="0013159B" w:rsidDel="00DB30F9">
          <w:rPr>
            <w:rFonts w:ascii="David" w:hAnsi="David" w:cs="David"/>
            <w:sz w:val="24"/>
            <w:szCs w:val="24"/>
            <w:rtl/>
          </w:rPr>
          <w:delInstrText>נורמן פרב, 2015</w:delInstrText>
        </w:r>
        <w:r w:rsidR="00944F0A" w:rsidRPr="0013159B" w:rsidDel="00DB30F9">
          <w:rPr>
            <w:rFonts w:ascii="David" w:hAnsi="David" w:cs="David"/>
            <w:sz w:val="24"/>
            <w:szCs w:val="24"/>
          </w:rPr>
          <w:delInstrText>\n\n</w:delInstrText>
        </w:r>
        <w:r w:rsidR="00944F0A" w:rsidRPr="0013159B" w:rsidDel="00DB30F9">
          <w:rPr>
            <w:rFonts w:ascii="David" w:hAnsi="David" w:cs="David"/>
            <w:sz w:val="24"/>
            <w:szCs w:val="24"/>
            <w:rtl/>
          </w:rPr>
          <w:delInstrText>אינטרוספציה יכולה להיות מוגדרת כתחושה של סיגנאלים שנוצרים בתוך הגוף</w:delInstrText>
        </w:r>
        <w:r w:rsidR="00944F0A" w:rsidRPr="0013159B" w:rsidDel="00DB30F9">
          <w:rPr>
            <w:rFonts w:ascii="David" w:hAnsi="David" w:cs="David"/>
            <w:sz w:val="24"/>
            <w:szCs w:val="24"/>
          </w:rPr>
          <w:delInstrText>.\n</w:delInstrText>
        </w:r>
        <w:r w:rsidR="00944F0A" w:rsidRPr="0013159B" w:rsidDel="00DB30F9">
          <w:rPr>
            <w:rFonts w:ascii="David" w:hAnsi="David" w:cs="David"/>
            <w:sz w:val="24"/>
            <w:szCs w:val="24"/>
            <w:rtl/>
          </w:rPr>
          <w:delInstrText>משמעותית לתחושה של</w:delInstrText>
        </w:r>
        <w:r w:rsidR="00944F0A" w:rsidRPr="0013159B" w:rsidDel="00DB30F9">
          <w:rPr>
            <w:rFonts w:ascii="David" w:hAnsi="David" w:cs="David"/>
            <w:sz w:val="24"/>
            <w:szCs w:val="24"/>
          </w:rPr>
          <w:delInstrText xml:space="preserve"> embodiment, </w:delInstrText>
        </w:r>
        <w:r w:rsidR="00944F0A" w:rsidRPr="0013159B" w:rsidDel="00DB30F9">
          <w:rPr>
            <w:rFonts w:ascii="David" w:hAnsi="David" w:cs="David"/>
            <w:sz w:val="24"/>
            <w:szCs w:val="24"/>
            <w:rtl/>
          </w:rPr>
          <w:delInstrText>מוטיבציה ואיכות חיים</w:delInstrText>
        </w:r>
        <w:r w:rsidR="00944F0A" w:rsidRPr="0013159B" w:rsidDel="00DB30F9">
          <w:rPr>
            <w:rFonts w:ascii="David" w:hAnsi="David" w:cs="David"/>
            <w:sz w:val="24"/>
            <w:szCs w:val="24"/>
          </w:rPr>
          <w:delInstrText>.","page":"1-26","title":"Interoception , contemplative practice , and health","type":"article-journal","volume":"6"},"uris":["http://www.mendeley.com/documents/?uuid=d2877b16-7b26-44e6-ba93-7437a57f73b3"]}],"mendeley":{"formattedCitation":"&lt;sup&gt;111,115&lt;/sup&gt;","plainTextFormattedCitation":"111,115","previouslyFormattedCitation":"(N. Farb &amp; Mehling, 2015; Treves et al., 2019)"},"properties":{"noteIndex":0},"schema":"https://github.com/citation-style-language/schema/raw/master/csl-citation.json"}</w:delInstrText>
        </w:r>
        <w:r w:rsidRPr="006A4A9B" w:rsidDel="00DB30F9">
          <w:rPr>
            <w:rFonts w:ascii="David" w:hAnsi="David" w:cs="David"/>
            <w:sz w:val="24"/>
            <w:szCs w:val="24"/>
          </w:rPr>
          <w:fldChar w:fldCharType="separate"/>
        </w:r>
        <w:r w:rsidR="00944F0A" w:rsidRPr="006A4A9B" w:rsidDel="00DB30F9">
          <w:rPr>
            <w:rFonts w:ascii="David" w:hAnsi="David" w:cs="David"/>
            <w:noProof/>
            <w:sz w:val="24"/>
            <w:szCs w:val="24"/>
            <w:vertAlign w:val="superscript"/>
          </w:rPr>
          <w:delText>111,115</w:delText>
        </w:r>
        <w:r w:rsidRPr="006A4A9B" w:rsidDel="00DB30F9">
          <w:rPr>
            <w:rFonts w:ascii="David" w:hAnsi="David" w:cs="David"/>
            <w:sz w:val="24"/>
            <w:szCs w:val="24"/>
          </w:rPr>
          <w:fldChar w:fldCharType="end"/>
        </w:r>
        <w:r w:rsidRPr="006A4A9B" w:rsidDel="00DB30F9">
          <w:rPr>
            <w:rFonts w:ascii="David" w:hAnsi="David" w:cs="David"/>
            <w:sz w:val="24"/>
            <w:szCs w:val="24"/>
          </w:rPr>
          <w:delText>.</w:delText>
        </w:r>
      </w:del>
      <w:del w:id="970" w:author="0mer dar" w:date="2020-02-03T19:56:00Z">
        <w:r w:rsidRPr="006A4A9B" w:rsidDel="004D1F77">
          <w:rPr>
            <w:rFonts w:ascii="David" w:hAnsi="David" w:cs="David"/>
            <w:sz w:val="24"/>
            <w:szCs w:val="24"/>
          </w:rPr>
          <w:delText xml:space="preserve"> Yet, </w:delText>
        </w:r>
      </w:del>
      <w:del w:id="971" w:author="0mer dar" w:date="2020-02-10T13:58:00Z">
        <w:r w:rsidRPr="006A4A9B" w:rsidDel="00DB30F9">
          <w:rPr>
            <w:rFonts w:ascii="David" w:hAnsi="David" w:cs="David"/>
            <w:sz w:val="24"/>
            <w:szCs w:val="24"/>
          </w:rPr>
          <w:delText>the science still has no objective measures for the dynamic nature of sensa</w:delText>
        </w:r>
        <w:r w:rsidRPr="0013159B" w:rsidDel="00DB30F9">
          <w:rPr>
            <w:rFonts w:ascii="David" w:hAnsi="David" w:cs="David"/>
            <w:sz w:val="24"/>
            <w:szCs w:val="24"/>
          </w:rPr>
          <w:delText xml:space="preserve">tions in time and </w:delText>
        </w:r>
        <w:r w:rsidRPr="0013159B" w:rsidDel="00DB30F9">
          <w:rPr>
            <w:rFonts w:ascii="David" w:hAnsi="David" w:cs="David"/>
            <w:sz w:val="24"/>
            <w:szCs w:val="24"/>
            <w:lang w:val="en-GB"/>
          </w:rPr>
          <w:delText>bodily-</w:delText>
        </w:r>
        <w:r w:rsidRPr="0013159B" w:rsidDel="00DB30F9">
          <w:rPr>
            <w:rFonts w:ascii="David" w:hAnsi="David" w:cs="David"/>
            <w:sz w:val="24"/>
            <w:szCs w:val="24"/>
          </w:rPr>
          <w:delText>space.</w:delText>
        </w:r>
      </w:del>
      <w:del w:id="972" w:author="0mer dar" w:date="2020-02-03T19:59:00Z">
        <w:r w:rsidRPr="0013159B" w:rsidDel="004D1F77">
          <w:rPr>
            <w:rFonts w:ascii="David" w:hAnsi="David" w:cs="David"/>
            <w:sz w:val="24"/>
            <w:szCs w:val="24"/>
          </w:rPr>
          <w:delText xml:space="preserve"> </w:delText>
        </w:r>
      </w:del>
      <w:commentRangeStart w:id="973"/>
      <w:del w:id="974" w:author="0mer dar" w:date="2020-02-03T19:58:00Z">
        <w:r w:rsidRPr="0013159B" w:rsidDel="004D1F77">
          <w:rPr>
            <w:rFonts w:ascii="David" w:hAnsi="David" w:cs="David"/>
            <w:sz w:val="24"/>
            <w:szCs w:val="24"/>
            <w:highlight w:val="green"/>
          </w:rPr>
          <w:delText xml:space="preserve">Third, </w:delText>
        </w:r>
      </w:del>
      <w:del w:id="975" w:author="0mer dar" w:date="2020-02-10T13:58:00Z">
        <w:r w:rsidRPr="0013159B" w:rsidDel="00DB30F9">
          <w:rPr>
            <w:rFonts w:ascii="David" w:hAnsi="David" w:cs="David"/>
            <w:sz w:val="24"/>
            <w:szCs w:val="24"/>
            <w:highlight w:val="green"/>
          </w:rPr>
          <w:delText>m</w:delText>
        </w:r>
        <w:commentRangeStart w:id="976"/>
        <w:r w:rsidRPr="0013159B" w:rsidDel="00DB30F9">
          <w:rPr>
            <w:rFonts w:ascii="David" w:hAnsi="David" w:cs="David"/>
            <w:sz w:val="24"/>
            <w:szCs w:val="24"/>
            <w:highlight w:val="green"/>
          </w:rPr>
          <w:delText>ost of those studies refer to the physical aspect of the body, focusing on specific neutral interoceptive signal, as isolated from other sensations and from the mental inner world of thoughts and emotions</w:delText>
        </w:r>
        <w:r w:rsidRPr="0013159B" w:rsidDel="00DB30F9">
          <w:rPr>
            <w:rFonts w:ascii="David" w:hAnsi="David" w:cs="David"/>
            <w:sz w:val="24"/>
            <w:szCs w:val="24"/>
            <w:highlight w:val="green"/>
            <w:lang w:val="en-GB"/>
          </w:rPr>
          <w:delText>. Mostly, those tasks do not</w:delText>
        </w:r>
        <w:r w:rsidRPr="0013159B" w:rsidDel="00DB30F9">
          <w:rPr>
            <w:rFonts w:ascii="David" w:hAnsi="David" w:cs="David"/>
            <w:sz w:val="24"/>
            <w:szCs w:val="24"/>
            <w:highlight w:val="green"/>
          </w:rPr>
          <w:delText xml:space="preserve"> </w:delText>
        </w:r>
      </w:del>
      <w:del w:id="977" w:author="0mer dar" w:date="2020-02-03T19:58:00Z">
        <w:r w:rsidRPr="0013159B" w:rsidDel="004D1F77">
          <w:rPr>
            <w:rFonts w:ascii="David" w:hAnsi="David" w:cs="David"/>
            <w:sz w:val="24"/>
            <w:szCs w:val="24"/>
            <w:highlight w:val="green"/>
          </w:rPr>
          <w:delText>referring</w:delText>
        </w:r>
      </w:del>
      <w:del w:id="978" w:author="0mer dar" w:date="2020-02-10T13:58:00Z">
        <w:r w:rsidRPr="0013159B" w:rsidDel="00DB30F9">
          <w:rPr>
            <w:rFonts w:ascii="David" w:hAnsi="David" w:cs="David"/>
            <w:sz w:val="24"/>
            <w:szCs w:val="24"/>
            <w:highlight w:val="green"/>
          </w:rPr>
          <w:delText xml:space="preserve"> to the interactions</w:delText>
        </w:r>
        <w:r w:rsidRPr="0013159B" w:rsidDel="00DB30F9">
          <w:rPr>
            <w:rFonts w:ascii="David" w:hAnsi="David" w:cs="David"/>
            <w:sz w:val="24"/>
            <w:szCs w:val="24"/>
            <w:highlight w:val="green"/>
            <w:rtl/>
          </w:rPr>
          <w:delText xml:space="preserve"> </w:delText>
        </w:r>
        <w:r w:rsidRPr="0013159B" w:rsidDel="00DB30F9">
          <w:rPr>
            <w:rFonts w:ascii="David" w:hAnsi="David" w:cs="David"/>
            <w:sz w:val="24"/>
            <w:szCs w:val="24"/>
            <w:highlight w:val="green"/>
          </w:rPr>
          <w:delText xml:space="preserve">between mental objects and interoceptive </w:delText>
        </w:r>
      </w:del>
      <w:del w:id="979" w:author="0mer dar" w:date="2020-02-03T20:00:00Z">
        <w:r w:rsidRPr="0013159B" w:rsidDel="004D1F77">
          <w:rPr>
            <w:rFonts w:ascii="David" w:hAnsi="David" w:cs="David"/>
            <w:sz w:val="24"/>
            <w:szCs w:val="24"/>
            <w:highlight w:val="green"/>
          </w:rPr>
          <w:delText xml:space="preserve">objects (such as the </w:delText>
        </w:r>
        <w:r w:rsidRPr="0013159B" w:rsidDel="004D1F77">
          <w:rPr>
            <w:rFonts w:ascii="David" w:hAnsi="David" w:cs="David"/>
            <w:sz w:val="24"/>
            <w:szCs w:val="24"/>
            <w:lang w:bidi="ar-SA"/>
          </w:rPr>
          <w:delText>Body Sensation Map tool</w:delText>
        </w:r>
        <w:r w:rsidRPr="0013159B" w:rsidDel="004D1F77">
          <w:rPr>
            <w:rFonts w:ascii="David" w:hAnsi="David" w:cs="David"/>
            <w:sz w:val="24"/>
            <w:szCs w:val="24"/>
            <w:highlight w:val="green"/>
          </w:rPr>
          <w:delText xml:space="preserve"> mentioned above), in more holistic manner</w:delText>
        </w:r>
        <w:r w:rsidRPr="0013159B" w:rsidDel="004D1F77">
          <w:rPr>
            <w:rFonts w:ascii="David" w:hAnsi="David" w:cs="David"/>
            <w:sz w:val="24"/>
            <w:szCs w:val="24"/>
          </w:rPr>
          <w:delText xml:space="preserve">. </w:delText>
        </w:r>
        <w:commentRangeEnd w:id="976"/>
        <w:r w:rsidRPr="006A4A9B" w:rsidDel="004D1F77">
          <w:rPr>
            <w:rStyle w:val="CommentReference"/>
            <w:rFonts w:ascii="David" w:hAnsi="David" w:cs="David"/>
            <w:sz w:val="24"/>
            <w:szCs w:val="24"/>
          </w:rPr>
          <w:commentReference w:id="976"/>
        </w:r>
        <w:commentRangeEnd w:id="973"/>
        <w:r w:rsidRPr="006A4A9B" w:rsidDel="004D1F77">
          <w:rPr>
            <w:rStyle w:val="CommentReference"/>
            <w:rFonts w:ascii="David" w:hAnsi="David" w:cs="David"/>
            <w:sz w:val="24"/>
            <w:szCs w:val="24"/>
            <w:rtl/>
          </w:rPr>
          <w:commentReference w:id="973"/>
        </w:r>
      </w:del>
      <w:bookmarkEnd w:id="752"/>
      <w:bookmarkEnd w:id="753"/>
    </w:p>
    <w:bookmarkEnd w:id="754"/>
    <w:p w14:paraId="19E44B65" w14:textId="77777777" w:rsidR="007A122E" w:rsidRPr="006A4A9B" w:rsidRDefault="007A122E" w:rsidP="003F6CCB">
      <w:pPr>
        <w:pStyle w:val="Heading2"/>
        <w:spacing w:before="0"/>
        <w:rPr>
          <w:rFonts w:ascii="David" w:hAnsi="David" w:cs="David"/>
          <w:b/>
          <w:bCs/>
          <w:color w:val="auto"/>
          <w:sz w:val="24"/>
          <w:szCs w:val="24"/>
          <w:lang w:val="en-GB" w:bidi="ar-SA"/>
        </w:rPr>
      </w:pPr>
      <w:r w:rsidRPr="006A4A9B">
        <w:rPr>
          <w:rFonts w:ascii="David" w:hAnsi="David" w:cs="David"/>
          <w:b/>
          <w:bCs/>
          <w:color w:val="auto"/>
          <w:sz w:val="24"/>
          <w:szCs w:val="24"/>
          <w:lang w:val="en-GB" w:bidi="ar-SA"/>
        </w:rPr>
        <w:t xml:space="preserve">Emerging methods </w:t>
      </w:r>
    </w:p>
    <w:p w14:paraId="237FB8A9" w14:textId="77777777" w:rsidR="00B714A8" w:rsidRPr="0013159B" w:rsidRDefault="007A122E" w:rsidP="00254468">
      <w:pPr>
        <w:spacing w:after="0"/>
        <w:ind w:firstLine="720"/>
        <w:rPr>
          <w:ins w:id="980" w:author="0mer dar" w:date="2020-02-10T14:27:00Z"/>
          <w:rFonts w:ascii="David" w:hAnsi="David" w:cs="David"/>
          <w:sz w:val="24"/>
          <w:szCs w:val="24"/>
          <w:lang w:val="en-GB"/>
        </w:rPr>
      </w:pPr>
      <w:ins w:id="981" w:author="0mer dar" w:date="2020-02-03T20:01:00Z">
        <w:r w:rsidRPr="0013159B">
          <w:rPr>
            <w:rFonts w:ascii="David" w:hAnsi="David" w:cs="David"/>
            <w:sz w:val="24"/>
            <w:szCs w:val="24"/>
            <w:lang w:val="en-GB"/>
          </w:rPr>
          <w:t xml:space="preserve">Despite the challenges of exploring interoceptive attention directly, there are some emerging methods and preliminary attempts to measure and quantify </w:t>
        </w:r>
      </w:ins>
      <w:ins w:id="982" w:author="0mer dar" w:date="2020-02-03T20:03:00Z">
        <w:r w:rsidRPr="0013159B">
          <w:rPr>
            <w:rFonts w:ascii="David" w:hAnsi="David" w:cs="David"/>
            <w:sz w:val="24"/>
            <w:szCs w:val="24"/>
            <w:lang w:val="en-GB"/>
          </w:rPr>
          <w:t xml:space="preserve">interoceptive </w:t>
        </w:r>
      </w:ins>
      <w:ins w:id="983" w:author="0mer dar" w:date="2020-02-03T20:01:00Z">
        <w:r w:rsidRPr="0013159B">
          <w:rPr>
            <w:rFonts w:ascii="David" w:hAnsi="David" w:cs="David"/>
            <w:sz w:val="24"/>
            <w:szCs w:val="24"/>
            <w:lang w:val="en-GB"/>
          </w:rPr>
          <w:t>attention broadly and in MMT specifically</w:t>
        </w:r>
        <w:r w:rsidRPr="006A4A9B">
          <w:rPr>
            <w:rStyle w:val="EndnoteReference"/>
            <w:rFonts w:ascii="David" w:hAnsi="David" w:cs="David"/>
            <w:sz w:val="24"/>
            <w:szCs w:val="24"/>
            <w:lang w:val="en-GB"/>
          </w:rPr>
          <w:endnoteReference w:id="7"/>
        </w:r>
        <w:r w:rsidRPr="006A4A9B">
          <w:rPr>
            <w:rFonts w:ascii="David" w:hAnsi="David" w:cs="David"/>
            <w:sz w:val="24"/>
            <w:szCs w:val="24"/>
            <w:lang w:val="en-GB"/>
          </w:rPr>
          <w:t>.</w:t>
        </w:r>
        <w:bookmarkStart w:id="987" w:name="_Hlk23286950"/>
        <w:r w:rsidR="004D1F77" w:rsidRPr="006A4A9B">
          <w:rPr>
            <w:rFonts w:ascii="David" w:hAnsi="David" w:cs="David"/>
            <w:sz w:val="24"/>
            <w:szCs w:val="24"/>
            <w:lang w:val="en-GB"/>
          </w:rPr>
          <w:t xml:space="preserve"> </w:t>
        </w:r>
      </w:ins>
      <w:del w:id="988" w:author="0mer dar" w:date="2020-02-03T20:02:00Z">
        <w:r w:rsidR="00E81BDC" w:rsidRPr="006A4A9B" w:rsidDel="004D1F77">
          <w:rPr>
            <w:rFonts w:ascii="David" w:hAnsi="David" w:cs="David"/>
            <w:sz w:val="24"/>
            <w:szCs w:val="24"/>
            <w:lang w:val="en-GB"/>
          </w:rPr>
          <w:delText xml:space="preserve">Even the complexity of exploring interoceptive attention to subtle bodily sensations interact with mental </w:delText>
        </w:r>
        <w:r w:rsidR="00E81BDC" w:rsidRPr="0013159B" w:rsidDel="004D1F77">
          <w:rPr>
            <w:rFonts w:ascii="David" w:hAnsi="David" w:cs="David"/>
            <w:sz w:val="24"/>
            <w:szCs w:val="24"/>
            <w:lang w:val="en-GB"/>
          </w:rPr>
          <w:delText xml:space="preserve">experience, </w:delText>
        </w:r>
        <w:r w:rsidR="00166AA9" w:rsidRPr="0013159B" w:rsidDel="004D1F77">
          <w:rPr>
            <w:rFonts w:ascii="David" w:hAnsi="David" w:cs="David"/>
            <w:sz w:val="24"/>
            <w:szCs w:val="24"/>
            <w:lang w:val="en-GB"/>
          </w:rPr>
          <w:delText xml:space="preserve">there are emerging methods designed to </w:delText>
        </w:r>
      </w:del>
      <w:del w:id="989" w:author="0mer dar" w:date="2020-02-03T13:23:00Z">
        <w:r w:rsidR="00166AA9" w:rsidRPr="0013159B" w:rsidDel="00F44459">
          <w:rPr>
            <w:rFonts w:ascii="David" w:hAnsi="David" w:cs="David"/>
            <w:sz w:val="24"/>
            <w:szCs w:val="24"/>
            <w:lang w:val="en-GB"/>
          </w:rPr>
          <w:delText>XXXXXX</w:delText>
        </w:r>
      </w:del>
      <w:del w:id="990" w:author="0mer dar" w:date="2020-02-03T20:02:00Z">
        <w:r w:rsidR="00F44459" w:rsidRPr="0013159B" w:rsidDel="004D1F77">
          <w:rPr>
            <w:rFonts w:ascii="David" w:hAnsi="David" w:cs="David"/>
            <w:sz w:val="24"/>
            <w:szCs w:val="24"/>
            <w:lang w:val="en-GB"/>
          </w:rPr>
          <w:delText>measure interoceptive attention</w:delText>
        </w:r>
      </w:del>
      <w:del w:id="991" w:author="0mer dar" w:date="2020-02-10T14:26:00Z">
        <w:r w:rsidR="00E81BDC" w:rsidRPr="0013159B" w:rsidDel="00B714A8">
          <w:rPr>
            <w:rFonts w:ascii="David" w:hAnsi="David" w:cs="David"/>
            <w:sz w:val="24"/>
            <w:szCs w:val="24"/>
            <w:lang w:val="en-GB"/>
          </w:rPr>
          <w:delText xml:space="preserve">. </w:delText>
        </w:r>
      </w:del>
    </w:p>
    <w:p w14:paraId="0FEAB9C7" w14:textId="44FA07C5" w:rsidR="00927E15" w:rsidRPr="006A4A9B" w:rsidRDefault="006861EF">
      <w:pPr>
        <w:spacing w:after="0"/>
        <w:ind w:firstLine="720"/>
        <w:rPr>
          <w:ins w:id="992" w:author="0mer dar" w:date="2020-02-10T13:07:00Z"/>
          <w:rFonts w:ascii="David" w:hAnsi="David" w:cs="David"/>
          <w:sz w:val="24"/>
          <w:szCs w:val="24"/>
          <w:lang w:bidi="ar-SA"/>
        </w:rPr>
      </w:pPr>
      <w:ins w:id="993" w:author="0mer dar" w:date="2020-02-10T14:29:00Z">
        <w:r w:rsidRPr="0013159B">
          <w:rPr>
            <w:rFonts w:ascii="David" w:hAnsi="David" w:cs="David"/>
            <w:sz w:val="24"/>
            <w:szCs w:val="24"/>
            <w:lang w:bidi="ar-SA"/>
          </w:rPr>
          <w:t xml:space="preserve">Supported by previous research (such as the Digital Sensation Manikin, Body Sensation Map), the body map methodology may </w:t>
        </w:r>
      </w:ins>
      <w:ins w:id="994" w:author="0mer dar" w:date="2020-02-10T14:30:00Z">
        <w:r w:rsidRPr="0013159B">
          <w:rPr>
            <w:rFonts w:ascii="David" w:hAnsi="David" w:cs="David"/>
            <w:sz w:val="24"/>
            <w:szCs w:val="24"/>
            <w:lang w:bidi="ar-SA"/>
          </w:rPr>
          <w:t>be suitable to</w:t>
        </w:r>
      </w:ins>
      <w:ins w:id="995" w:author="0mer dar" w:date="2020-02-10T14:29:00Z">
        <w:r w:rsidRPr="0013159B">
          <w:rPr>
            <w:rFonts w:ascii="David" w:hAnsi="David" w:cs="David"/>
            <w:sz w:val="24"/>
            <w:szCs w:val="24"/>
            <w:lang w:bidi="ar-SA"/>
          </w:rPr>
          <w:t xml:space="preserve"> explor</w:t>
        </w:r>
      </w:ins>
      <w:ins w:id="996" w:author="0mer dar" w:date="2020-02-10T14:30:00Z">
        <w:r w:rsidRPr="0013159B">
          <w:rPr>
            <w:rFonts w:ascii="David" w:hAnsi="David" w:cs="David"/>
            <w:sz w:val="24"/>
            <w:szCs w:val="24"/>
            <w:lang w:bidi="ar-SA"/>
          </w:rPr>
          <w:t>e</w:t>
        </w:r>
      </w:ins>
      <w:ins w:id="997" w:author="0mer dar" w:date="2020-02-10T14:29:00Z">
        <w:r w:rsidRPr="0013159B">
          <w:rPr>
            <w:rFonts w:ascii="David" w:hAnsi="David" w:cs="David"/>
            <w:sz w:val="24"/>
            <w:szCs w:val="24"/>
            <w:lang w:bidi="ar-SA"/>
          </w:rPr>
          <w:t xml:space="preserve"> interoceptive attention to the location, intensity and hedonic tone of bodily sensations, following MMT, </w:t>
        </w:r>
      </w:ins>
      <w:ins w:id="998" w:author="0mer dar" w:date="2020-02-26T21:24:00Z">
        <w:r w:rsidR="00F612BF" w:rsidRPr="0013159B">
          <w:rPr>
            <w:rFonts w:ascii="David" w:hAnsi="David" w:cs="David"/>
            <w:sz w:val="24"/>
            <w:szCs w:val="24"/>
            <w:lang w:bidi="ar-SA"/>
          </w:rPr>
          <w:t>while</w:t>
        </w:r>
      </w:ins>
      <w:ins w:id="999" w:author="0mer dar" w:date="2020-02-10T14:29:00Z">
        <w:r w:rsidRPr="0013159B">
          <w:rPr>
            <w:rFonts w:ascii="David" w:hAnsi="David" w:cs="David"/>
            <w:sz w:val="24"/>
            <w:szCs w:val="24"/>
            <w:lang w:bidi="ar-SA"/>
          </w:rPr>
          <w:t xml:space="preserve"> measured in response to specific emotional stimuli. </w:t>
        </w:r>
      </w:ins>
      <w:ins w:id="1000" w:author="0mer dar" w:date="2020-02-10T14:35:00Z">
        <w:r w:rsidRPr="0013159B">
          <w:rPr>
            <w:rFonts w:ascii="David" w:hAnsi="David" w:cs="David"/>
            <w:sz w:val="24"/>
            <w:szCs w:val="24"/>
            <w:lang w:bidi="ar-SA"/>
          </w:rPr>
          <w:t>C</w:t>
        </w:r>
      </w:ins>
      <w:ins w:id="1001" w:author="0mer dar" w:date="2020-02-10T14:27:00Z">
        <w:r w:rsidR="00B714A8" w:rsidRPr="0013159B">
          <w:rPr>
            <w:rFonts w:ascii="David" w:hAnsi="David" w:cs="David"/>
            <w:sz w:val="24"/>
            <w:szCs w:val="24"/>
            <w:lang w:bidi="ar-SA"/>
          </w:rPr>
          <w:t xml:space="preserve">ombining </w:t>
        </w:r>
      </w:ins>
      <w:ins w:id="1002" w:author="0mer dar" w:date="2020-02-10T14:31:00Z">
        <w:r w:rsidRPr="0013159B">
          <w:rPr>
            <w:rFonts w:ascii="David" w:hAnsi="David" w:cs="David"/>
            <w:sz w:val="24"/>
            <w:szCs w:val="24"/>
            <w:lang w:bidi="ar-SA"/>
          </w:rPr>
          <w:t xml:space="preserve">those two </w:t>
        </w:r>
      </w:ins>
      <w:ins w:id="1003" w:author="0mer dar" w:date="2020-02-10T14:27:00Z">
        <w:r w:rsidR="00B714A8" w:rsidRPr="0013159B">
          <w:rPr>
            <w:rFonts w:ascii="David" w:hAnsi="David" w:cs="David"/>
            <w:sz w:val="24"/>
            <w:szCs w:val="24"/>
            <w:lang w:bidi="ar-SA"/>
          </w:rPr>
          <w:t xml:space="preserve">existing </w:t>
        </w:r>
      </w:ins>
      <w:ins w:id="1004" w:author="0mer dar" w:date="2020-02-26T21:24:00Z">
        <w:r w:rsidR="00C15802" w:rsidRPr="0013159B">
          <w:rPr>
            <w:rFonts w:ascii="David" w:hAnsi="David" w:cs="David"/>
            <w:sz w:val="24"/>
            <w:szCs w:val="24"/>
            <w:lang w:bidi="ar-SA"/>
          </w:rPr>
          <w:t>bod</w:t>
        </w:r>
      </w:ins>
      <w:ins w:id="1005" w:author="0mer dar" w:date="2020-02-26T21:25:00Z">
        <w:r w:rsidR="00C15802" w:rsidRPr="0013159B">
          <w:rPr>
            <w:rFonts w:ascii="David" w:hAnsi="David" w:cs="David"/>
            <w:sz w:val="24"/>
            <w:szCs w:val="24"/>
            <w:lang w:bidi="ar-SA"/>
          </w:rPr>
          <w:t xml:space="preserve">y map </w:t>
        </w:r>
      </w:ins>
      <w:ins w:id="1006" w:author="0mer dar" w:date="2020-02-10T14:27:00Z">
        <w:r w:rsidR="00B714A8" w:rsidRPr="0013159B">
          <w:rPr>
            <w:rFonts w:ascii="David" w:hAnsi="David" w:cs="David"/>
            <w:sz w:val="24"/>
            <w:szCs w:val="24"/>
            <w:lang w:bidi="ar-SA"/>
          </w:rPr>
          <w:t xml:space="preserve">methods </w:t>
        </w:r>
      </w:ins>
      <w:ins w:id="1007" w:author="0mer dar" w:date="2020-02-10T14:36:00Z">
        <w:r w:rsidRPr="0013159B">
          <w:rPr>
            <w:rFonts w:ascii="David" w:hAnsi="David" w:cs="David"/>
            <w:sz w:val="24"/>
            <w:szCs w:val="24"/>
            <w:lang w:bidi="ar-SA"/>
          </w:rPr>
          <w:t>and developing a new task</w:t>
        </w:r>
      </w:ins>
      <w:ins w:id="1008" w:author="0mer dar" w:date="2020-02-10T14:33:00Z">
        <w:r w:rsidRPr="0013159B">
          <w:rPr>
            <w:rFonts w:ascii="David" w:hAnsi="David" w:cs="David"/>
            <w:sz w:val="24"/>
            <w:szCs w:val="24"/>
            <w:lang w:bidi="ar-SA"/>
          </w:rPr>
          <w:t xml:space="preserve"> that </w:t>
        </w:r>
      </w:ins>
      <w:ins w:id="1009" w:author="0mer dar" w:date="2020-02-10T14:37:00Z">
        <w:r w:rsidR="00D31B3C" w:rsidRPr="0013159B">
          <w:rPr>
            <w:rFonts w:ascii="David" w:hAnsi="David" w:cs="David"/>
            <w:sz w:val="24"/>
            <w:szCs w:val="24"/>
            <w:lang w:bidi="ar-SA"/>
          </w:rPr>
          <w:t xml:space="preserve">both </w:t>
        </w:r>
      </w:ins>
      <w:ins w:id="1010" w:author="0mer dar" w:date="2020-02-10T14:33:00Z">
        <w:r w:rsidRPr="0013159B">
          <w:rPr>
            <w:rFonts w:ascii="David" w:hAnsi="David" w:cs="David"/>
            <w:sz w:val="24"/>
            <w:szCs w:val="24"/>
            <w:lang w:bidi="ar-SA"/>
          </w:rPr>
          <w:t>e</w:t>
        </w:r>
      </w:ins>
      <w:ins w:id="1011" w:author="0mer dar" w:date="2020-02-10T14:27:00Z">
        <w:r w:rsidR="00B714A8" w:rsidRPr="0013159B">
          <w:rPr>
            <w:rFonts w:ascii="David" w:hAnsi="David" w:cs="David"/>
            <w:sz w:val="24"/>
            <w:szCs w:val="24"/>
            <w:lang w:bidi="ar-SA"/>
          </w:rPr>
          <w:t>xperimental</w:t>
        </w:r>
      </w:ins>
      <w:ins w:id="1012" w:author="0mer dar" w:date="2020-02-10T14:34:00Z">
        <w:r w:rsidRPr="0013159B">
          <w:rPr>
            <w:rFonts w:ascii="David" w:hAnsi="David" w:cs="David"/>
            <w:sz w:val="24"/>
            <w:szCs w:val="24"/>
            <w:lang w:bidi="ar-SA"/>
          </w:rPr>
          <w:t>ly</w:t>
        </w:r>
      </w:ins>
      <w:ins w:id="1013" w:author="0mer dar" w:date="2020-02-10T14:27:00Z">
        <w:r w:rsidR="00B714A8" w:rsidRPr="0013159B">
          <w:rPr>
            <w:rFonts w:ascii="David" w:hAnsi="David" w:cs="David"/>
            <w:sz w:val="24"/>
            <w:szCs w:val="24"/>
            <w:lang w:bidi="ar-SA"/>
          </w:rPr>
          <w:t xml:space="preserve"> control</w:t>
        </w:r>
      </w:ins>
      <w:ins w:id="1014" w:author="0mer dar" w:date="2020-02-10T14:34:00Z">
        <w:r w:rsidRPr="0013159B">
          <w:rPr>
            <w:rFonts w:ascii="David" w:hAnsi="David" w:cs="David"/>
            <w:sz w:val="24"/>
            <w:szCs w:val="24"/>
            <w:lang w:bidi="ar-SA"/>
          </w:rPr>
          <w:t xml:space="preserve">s for </w:t>
        </w:r>
      </w:ins>
      <w:ins w:id="1015" w:author="0mer dar" w:date="2020-02-10T14:35:00Z">
        <w:r w:rsidRPr="0013159B">
          <w:rPr>
            <w:rFonts w:ascii="David" w:hAnsi="David" w:cs="David"/>
            <w:sz w:val="24"/>
            <w:szCs w:val="24"/>
            <w:lang w:bidi="ar-SA"/>
          </w:rPr>
          <w:t xml:space="preserve">a </w:t>
        </w:r>
        <w:r w:rsidRPr="0013159B">
          <w:rPr>
            <w:rFonts w:ascii="David" w:hAnsi="David" w:cs="David"/>
            <w:sz w:val="24"/>
            <w:szCs w:val="24"/>
            <w:lang w:bidi="ar-SA"/>
          </w:rPr>
          <w:lastRenderedPageBreak/>
          <w:t xml:space="preserve">specific emotional </w:t>
        </w:r>
      </w:ins>
      <w:ins w:id="1016" w:author="0mer dar" w:date="2020-02-10T14:36:00Z">
        <w:r w:rsidRPr="0013159B">
          <w:rPr>
            <w:rFonts w:ascii="David" w:hAnsi="David" w:cs="David"/>
            <w:sz w:val="24"/>
            <w:szCs w:val="24"/>
            <w:lang w:bidi="ar-SA"/>
          </w:rPr>
          <w:t>experience</w:t>
        </w:r>
      </w:ins>
      <w:ins w:id="1017" w:author="0mer dar" w:date="2020-02-10T14:27:00Z">
        <w:r w:rsidR="00B714A8" w:rsidRPr="0013159B">
          <w:rPr>
            <w:rFonts w:ascii="David" w:hAnsi="David" w:cs="David"/>
            <w:sz w:val="24"/>
            <w:szCs w:val="24"/>
            <w:lang w:bidi="ar-SA"/>
          </w:rPr>
          <w:t xml:space="preserve"> and </w:t>
        </w:r>
      </w:ins>
      <w:ins w:id="1018" w:author="0mer dar" w:date="2020-02-10T14:30:00Z">
        <w:r w:rsidRPr="0013159B">
          <w:rPr>
            <w:rFonts w:ascii="David" w:hAnsi="David" w:cs="David"/>
            <w:sz w:val="24"/>
            <w:szCs w:val="24"/>
            <w:lang w:bidi="ar-SA"/>
          </w:rPr>
          <w:t>collect</w:t>
        </w:r>
      </w:ins>
      <w:ins w:id="1019" w:author="0mer dar" w:date="2020-02-10T14:34:00Z">
        <w:r w:rsidRPr="0013159B">
          <w:rPr>
            <w:rFonts w:ascii="David" w:hAnsi="David" w:cs="David"/>
            <w:sz w:val="24"/>
            <w:szCs w:val="24"/>
            <w:lang w:bidi="ar-SA"/>
          </w:rPr>
          <w:t>s</w:t>
        </w:r>
      </w:ins>
      <w:ins w:id="1020" w:author="0mer dar" w:date="2020-02-10T14:27:00Z">
        <w:r w:rsidR="00B714A8" w:rsidRPr="0013159B">
          <w:rPr>
            <w:rFonts w:ascii="David" w:hAnsi="David" w:cs="David"/>
            <w:sz w:val="24"/>
            <w:szCs w:val="24"/>
            <w:lang w:bidi="ar-SA"/>
          </w:rPr>
          <w:t xml:space="preserve"> more information about the sensations is one of the aims of the proposed research</w:t>
        </w:r>
      </w:ins>
      <w:ins w:id="1021" w:author="0mer dar" w:date="2020-02-10T14:37:00Z">
        <w:r w:rsidR="00D31B3C" w:rsidRPr="0013159B">
          <w:rPr>
            <w:rFonts w:ascii="David" w:hAnsi="David" w:cs="David"/>
            <w:sz w:val="24"/>
            <w:szCs w:val="24"/>
            <w:lang w:bidi="ar-SA"/>
          </w:rPr>
          <w:t xml:space="preserve"> for exploring the phenomena of interoceptive awareness in MMT</w:t>
        </w:r>
      </w:ins>
      <w:ins w:id="1022" w:author="0mer dar" w:date="2020-02-10T14:27:00Z">
        <w:r w:rsidR="00B714A8" w:rsidRPr="0013159B">
          <w:rPr>
            <w:rFonts w:ascii="David" w:hAnsi="David" w:cs="David"/>
            <w:sz w:val="24"/>
            <w:szCs w:val="24"/>
            <w:lang w:bidi="ar-SA"/>
          </w:rPr>
          <w:t xml:space="preserve">. </w:t>
        </w:r>
      </w:ins>
      <w:ins w:id="1023" w:author="0mer dar" w:date="2020-02-10T14:32:00Z">
        <w:r w:rsidRPr="0013159B">
          <w:rPr>
            <w:rFonts w:ascii="David" w:hAnsi="David" w:cs="David"/>
            <w:sz w:val="24"/>
            <w:szCs w:val="24"/>
            <w:lang w:bidi="ar-SA"/>
          </w:rPr>
          <w:t xml:space="preserve">In addition, </w:t>
        </w:r>
      </w:ins>
      <w:del w:id="1024" w:author="0mer dar" w:date="2020-02-10T14:27:00Z">
        <w:r w:rsidR="00E81BDC" w:rsidRPr="0013159B" w:rsidDel="00B714A8">
          <w:rPr>
            <w:rFonts w:ascii="David" w:hAnsi="David" w:cs="David"/>
            <w:sz w:val="24"/>
            <w:szCs w:val="24"/>
            <w:lang w:bidi="ar-SA"/>
          </w:rPr>
          <w:delText xml:space="preserve">First, </w:delText>
        </w:r>
      </w:del>
      <w:r w:rsidR="00E81BDC" w:rsidRPr="0013159B">
        <w:rPr>
          <w:rFonts w:ascii="David" w:hAnsi="David" w:cs="David"/>
          <w:sz w:val="24"/>
          <w:szCs w:val="24"/>
          <w:lang w:bidi="ar-SA"/>
        </w:rPr>
        <w:t xml:space="preserve">the Mindful Awareness Task (MAT) </w:t>
      </w:r>
      <w:r w:rsidR="00166AA9" w:rsidRPr="0013159B">
        <w:rPr>
          <w:rFonts w:ascii="David" w:hAnsi="David" w:cs="David"/>
          <w:sz w:val="24"/>
          <w:szCs w:val="24"/>
          <w:lang w:bidi="ar-SA"/>
        </w:rPr>
        <w:t xml:space="preserve">(see </w:t>
      </w:r>
      <w:r w:rsidR="00F44459" w:rsidRPr="0013159B">
        <w:rPr>
          <w:rFonts w:ascii="David" w:hAnsi="David" w:cs="David"/>
          <w:sz w:val="24"/>
          <w:szCs w:val="24"/>
          <w:lang w:bidi="ar-SA"/>
        </w:rPr>
        <w:t xml:space="preserve">section 5 </w:t>
      </w:r>
      <w:r w:rsidR="00166AA9" w:rsidRPr="0013159B">
        <w:rPr>
          <w:rFonts w:ascii="David" w:hAnsi="David" w:cs="David"/>
          <w:sz w:val="24"/>
          <w:szCs w:val="24"/>
          <w:lang w:bidi="ar-SA"/>
        </w:rPr>
        <w:t xml:space="preserve">above) is also relevant to </w:t>
      </w:r>
      <w:r w:rsidR="00E81BDC" w:rsidRPr="0013159B">
        <w:rPr>
          <w:rFonts w:ascii="David" w:hAnsi="David" w:cs="David"/>
          <w:sz w:val="24"/>
          <w:szCs w:val="24"/>
          <w:lang w:bidi="ar-SA"/>
        </w:rPr>
        <w:t xml:space="preserve">interoceptive awareness </w:t>
      </w:r>
      <w:r w:rsidR="00166AA9" w:rsidRPr="0013159B">
        <w:rPr>
          <w:rFonts w:ascii="David" w:hAnsi="David" w:cs="David"/>
          <w:sz w:val="24"/>
          <w:szCs w:val="24"/>
          <w:lang w:bidi="ar-SA"/>
        </w:rPr>
        <w:t xml:space="preserve">of </w:t>
      </w:r>
      <w:commentRangeStart w:id="1025"/>
      <w:commentRangeStart w:id="1026"/>
      <w:commentRangeStart w:id="1027"/>
      <w:del w:id="1028" w:author="0mer dar" w:date="2020-02-03T13:24:00Z">
        <w:r w:rsidR="00166AA9" w:rsidRPr="0013159B" w:rsidDel="00F44459">
          <w:rPr>
            <w:rFonts w:ascii="David" w:hAnsi="David" w:cs="David"/>
            <w:sz w:val="24"/>
            <w:szCs w:val="24"/>
            <w:lang w:bidi="ar-SA"/>
          </w:rPr>
          <w:delText>XXXXX</w:delText>
        </w:r>
        <w:commentRangeEnd w:id="1025"/>
        <w:r w:rsidR="00166AA9" w:rsidRPr="0013159B" w:rsidDel="00F44459">
          <w:rPr>
            <w:rStyle w:val="CommentReference"/>
            <w:rFonts w:ascii="David" w:hAnsi="David" w:cs="David"/>
            <w:rPrChange w:id="1029" w:author="0mer dar" w:date="2020-03-08T20:10:00Z">
              <w:rPr>
                <w:rStyle w:val="CommentReference"/>
              </w:rPr>
            </w:rPrChange>
          </w:rPr>
          <w:commentReference w:id="1025"/>
        </w:r>
      </w:del>
      <w:ins w:id="1030" w:author="0mer dar" w:date="2020-02-03T13:24:00Z">
        <w:r w:rsidR="00F44459" w:rsidRPr="006A4A9B">
          <w:rPr>
            <w:rFonts w:ascii="David" w:hAnsi="David" w:cs="David"/>
            <w:sz w:val="24"/>
            <w:szCs w:val="24"/>
            <w:lang w:bidi="ar-SA"/>
          </w:rPr>
          <w:t xml:space="preserve">the breath and </w:t>
        </w:r>
      </w:ins>
      <w:ins w:id="1031" w:author="0mer dar" w:date="2020-02-03T13:25:00Z">
        <w:r w:rsidR="00F44459" w:rsidRPr="006A4A9B">
          <w:rPr>
            <w:rFonts w:ascii="David" w:hAnsi="David" w:cs="David"/>
            <w:sz w:val="24"/>
            <w:szCs w:val="24"/>
            <w:lang w:bidi="ar-SA"/>
          </w:rPr>
          <w:t>verbal representations of</w:t>
        </w:r>
      </w:ins>
      <w:ins w:id="1032" w:author="0mer dar" w:date="2020-02-03T13:24:00Z">
        <w:r w:rsidR="00F44459" w:rsidRPr="006A4A9B">
          <w:rPr>
            <w:rFonts w:ascii="David" w:hAnsi="David" w:cs="David"/>
            <w:sz w:val="24"/>
            <w:szCs w:val="24"/>
            <w:lang w:bidi="ar-SA"/>
          </w:rPr>
          <w:t xml:space="preserve"> bodily sensations.</w:t>
        </w:r>
      </w:ins>
      <w:r w:rsidR="00166AA9" w:rsidRPr="0013159B">
        <w:rPr>
          <w:rFonts w:ascii="David" w:hAnsi="David" w:cs="David"/>
          <w:sz w:val="24"/>
          <w:szCs w:val="24"/>
          <w:lang w:bidi="ar-SA"/>
        </w:rPr>
        <w:t xml:space="preserve"> </w:t>
      </w:r>
      <w:del w:id="1033" w:author="0mer dar" w:date="2020-02-10T13:07:00Z">
        <w:r w:rsidR="00166AA9" w:rsidRPr="0013159B" w:rsidDel="00254468">
          <w:rPr>
            <w:rFonts w:ascii="David" w:hAnsi="David" w:cs="David"/>
            <w:sz w:val="24"/>
            <w:szCs w:val="24"/>
            <w:lang w:bidi="ar-SA"/>
          </w:rPr>
          <w:delText xml:space="preserve"> </w:delText>
        </w:r>
        <w:r w:rsidR="00E81BDC" w:rsidRPr="0013159B" w:rsidDel="00254468">
          <w:rPr>
            <w:rFonts w:ascii="David" w:hAnsi="David" w:cs="David"/>
            <w:sz w:val="24"/>
            <w:szCs w:val="24"/>
            <w:lang w:bidi="ar-SA"/>
          </w:rPr>
          <w:delText xml:space="preserve"> </w:delText>
        </w:r>
        <w:commentRangeEnd w:id="1026"/>
        <w:r w:rsidR="00166AA9" w:rsidRPr="0013159B" w:rsidDel="00254468">
          <w:rPr>
            <w:rStyle w:val="CommentReference"/>
            <w:rFonts w:ascii="David" w:hAnsi="David" w:cs="David"/>
            <w:rPrChange w:id="1034" w:author="0mer dar" w:date="2020-03-08T20:10:00Z">
              <w:rPr>
                <w:rStyle w:val="CommentReference"/>
              </w:rPr>
            </w:rPrChange>
          </w:rPr>
          <w:commentReference w:id="1026"/>
        </w:r>
        <w:commentRangeEnd w:id="1027"/>
        <w:r w:rsidR="004D1F77" w:rsidRPr="0013159B" w:rsidDel="00254468">
          <w:rPr>
            <w:rStyle w:val="CommentReference"/>
            <w:rFonts w:ascii="David" w:hAnsi="David" w:cs="David"/>
            <w:rPrChange w:id="1035" w:author="0mer dar" w:date="2020-03-08T20:10:00Z">
              <w:rPr>
                <w:rStyle w:val="CommentReference"/>
              </w:rPr>
            </w:rPrChange>
          </w:rPr>
          <w:commentReference w:id="1027"/>
        </w:r>
        <w:r w:rsidR="00E81BDC" w:rsidRPr="006A4A9B" w:rsidDel="00254468">
          <w:rPr>
            <w:rFonts w:ascii="David" w:hAnsi="David" w:cs="David"/>
            <w:sz w:val="24"/>
            <w:szCs w:val="24"/>
            <w:lang w:bidi="ar-SA"/>
          </w:rPr>
          <w:delText xml:space="preserve"> </w:delText>
        </w:r>
      </w:del>
    </w:p>
    <w:p w14:paraId="066F2661" w14:textId="5BCC90F1" w:rsidR="00254468" w:rsidRPr="006A4A9B" w:rsidDel="00254468" w:rsidRDefault="00254468">
      <w:pPr>
        <w:spacing w:after="0"/>
        <w:ind w:firstLine="720"/>
        <w:rPr>
          <w:del w:id="1036" w:author="0mer dar" w:date="2020-02-10T13:08:00Z"/>
          <w:rFonts w:ascii="David" w:hAnsi="David" w:cs="David"/>
          <w:sz w:val="24"/>
          <w:szCs w:val="24"/>
          <w:rtl/>
        </w:rPr>
      </w:pPr>
    </w:p>
    <w:p w14:paraId="6EEA523E" w14:textId="2C818AFE" w:rsidR="00E81BDC" w:rsidRPr="0013159B" w:rsidRDefault="00B94F57" w:rsidP="003F6CCB">
      <w:pPr>
        <w:spacing w:after="0"/>
        <w:rPr>
          <w:ins w:id="1037" w:author="0mer dar" w:date="2019-11-28T21:47:00Z"/>
          <w:rFonts w:ascii="David" w:hAnsi="David" w:cs="David"/>
          <w:sz w:val="24"/>
          <w:szCs w:val="24"/>
          <w:rtl/>
          <w:lang w:val="en-GB"/>
        </w:rPr>
      </w:pPr>
      <w:del w:id="1038" w:author="0mer dar" w:date="2020-02-10T13:08:00Z">
        <w:r w:rsidRPr="0013159B" w:rsidDel="00254468">
          <w:rPr>
            <w:rFonts w:ascii="David" w:hAnsi="David" w:cs="David"/>
            <w:sz w:val="24"/>
            <w:szCs w:val="24"/>
            <w:lang w:bidi="ar-SA"/>
          </w:rPr>
          <w:delText>It seemed that develop</w:delText>
        </w:r>
        <w:r w:rsidR="00927E15" w:rsidRPr="0013159B" w:rsidDel="00254468">
          <w:rPr>
            <w:rFonts w:ascii="David" w:hAnsi="David" w:cs="David"/>
            <w:sz w:val="24"/>
            <w:szCs w:val="24"/>
            <w:lang w:bidi="ar-SA"/>
          </w:rPr>
          <w:delText>ing</w:delText>
        </w:r>
        <w:r w:rsidRPr="0013159B" w:rsidDel="00254468">
          <w:rPr>
            <w:rFonts w:ascii="David" w:hAnsi="David" w:cs="David"/>
            <w:sz w:val="24"/>
            <w:szCs w:val="24"/>
            <w:lang w:bidi="ar-SA"/>
          </w:rPr>
          <w:delText xml:space="preserve"> </w:delText>
        </w:r>
      </w:del>
      <w:del w:id="1039" w:author="0mer dar" w:date="2020-02-10T14:27:00Z">
        <w:r w:rsidRPr="0013159B" w:rsidDel="00B714A8">
          <w:rPr>
            <w:rFonts w:ascii="David" w:hAnsi="David" w:cs="David"/>
            <w:sz w:val="24"/>
            <w:szCs w:val="24"/>
            <w:lang w:bidi="ar-SA"/>
          </w:rPr>
          <w:delText xml:space="preserve">new methods is </w:delText>
        </w:r>
        <w:r w:rsidR="00F44459" w:rsidRPr="0013159B" w:rsidDel="00B714A8">
          <w:rPr>
            <w:rFonts w:ascii="David" w:hAnsi="David" w:cs="David"/>
            <w:sz w:val="24"/>
            <w:szCs w:val="24"/>
            <w:lang w:bidi="ar-SA"/>
          </w:rPr>
          <w:delText>needed</w:delText>
        </w:r>
      </w:del>
      <w:del w:id="1040" w:author="0mer dar" w:date="2020-02-10T13:08:00Z">
        <w:r w:rsidR="00F44459" w:rsidRPr="0013159B" w:rsidDel="00254468">
          <w:rPr>
            <w:rFonts w:ascii="David" w:hAnsi="David" w:cs="David"/>
            <w:sz w:val="24"/>
            <w:szCs w:val="24"/>
            <w:lang w:bidi="ar-SA"/>
          </w:rPr>
          <w:delText xml:space="preserve"> and</w:delText>
        </w:r>
      </w:del>
      <w:del w:id="1041" w:author="0mer dar" w:date="2020-02-10T10:10:00Z">
        <w:r w:rsidRPr="0013159B" w:rsidDel="009C216F">
          <w:rPr>
            <w:rFonts w:ascii="David" w:hAnsi="David" w:cs="David"/>
            <w:sz w:val="24"/>
            <w:szCs w:val="24"/>
            <w:lang w:bidi="ar-SA"/>
          </w:rPr>
          <w:delText xml:space="preserve"> should </w:delText>
        </w:r>
        <w:r w:rsidR="00927E15" w:rsidRPr="0013159B" w:rsidDel="009C216F">
          <w:rPr>
            <w:rFonts w:ascii="David" w:hAnsi="David" w:cs="David"/>
            <w:sz w:val="24"/>
            <w:szCs w:val="24"/>
            <w:lang w:bidi="ar-SA"/>
          </w:rPr>
          <w:delText>base</w:delText>
        </w:r>
        <w:r w:rsidRPr="0013159B" w:rsidDel="009C216F">
          <w:rPr>
            <w:rFonts w:ascii="David" w:hAnsi="David" w:cs="David"/>
            <w:sz w:val="24"/>
            <w:szCs w:val="24"/>
            <w:lang w:bidi="ar-SA"/>
          </w:rPr>
          <w:delText xml:space="preserve"> on combination of existing methods</w:delText>
        </w:r>
        <w:r w:rsidR="00927E15" w:rsidRPr="0013159B" w:rsidDel="009C216F">
          <w:rPr>
            <w:rFonts w:ascii="David" w:hAnsi="David" w:cs="David"/>
            <w:sz w:val="24"/>
            <w:szCs w:val="24"/>
            <w:lang w:bidi="ar-SA"/>
          </w:rPr>
          <w:delText xml:space="preserve"> </w:delText>
        </w:r>
      </w:del>
      <w:del w:id="1042" w:author="0mer dar" w:date="2020-02-10T14:27:00Z">
        <w:r w:rsidR="00927E15" w:rsidRPr="0013159B" w:rsidDel="00B714A8">
          <w:rPr>
            <w:rFonts w:ascii="David" w:hAnsi="David" w:cs="David"/>
            <w:sz w:val="24"/>
            <w:szCs w:val="24"/>
            <w:lang w:bidi="ar-SA"/>
          </w:rPr>
          <w:delText xml:space="preserve">(such as </w:delText>
        </w:r>
      </w:del>
      <w:del w:id="1043" w:author="0mer dar" w:date="2020-02-03T20:04:00Z">
        <w:r w:rsidR="00927E15" w:rsidRPr="0013159B" w:rsidDel="00A00531">
          <w:rPr>
            <w:rFonts w:ascii="David" w:hAnsi="David" w:cs="David"/>
            <w:sz w:val="24"/>
            <w:szCs w:val="24"/>
            <w:lang w:bidi="ar-SA"/>
          </w:rPr>
          <w:delText>SM tool</w:delText>
        </w:r>
      </w:del>
      <w:del w:id="1044" w:author="0mer dar" w:date="2020-02-10T14:27:00Z">
        <w:r w:rsidR="00927E15" w:rsidRPr="0013159B" w:rsidDel="00B714A8">
          <w:rPr>
            <w:rFonts w:ascii="David" w:hAnsi="David" w:cs="David"/>
            <w:sz w:val="24"/>
            <w:szCs w:val="24"/>
            <w:lang w:bidi="ar-SA"/>
          </w:rPr>
          <w:delText>, Body Sensation Map</w:delText>
        </w:r>
      </w:del>
      <w:del w:id="1045" w:author="0mer dar" w:date="2020-02-03T20:04:00Z">
        <w:r w:rsidR="00927E15" w:rsidRPr="0013159B" w:rsidDel="00A00531">
          <w:rPr>
            <w:rFonts w:ascii="David" w:hAnsi="David" w:cs="David"/>
            <w:sz w:val="24"/>
            <w:szCs w:val="24"/>
            <w:lang w:bidi="ar-SA"/>
          </w:rPr>
          <w:delText xml:space="preserve"> tool</w:delText>
        </w:r>
      </w:del>
      <w:del w:id="1046" w:author="0mer dar" w:date="2020-02-10T14:27:00Z">
        <w:r w:rsidR="00927E15" w:rsidRPr="0013159B" w:rsidDel="00B714A8">
          <w:rPr>
            <w:rFonts w:ascii="David" w:hAnsi="David" w:cs="David"/>
            <w:sz w:val="24"/>
            <w:szCs w:val="24"/>
            <w:lang w:bidi="ar-SA"/>
          </w:rPr>
          <w:delText>), and integration of different perspective such as</w:delText>
        </w:r>
        <w:r w:rsidRPr="0013159B" w:rsidDel="00B714A8">
          <w:rPr>
            <w:rFonts w:ascii="David" w:hAnsi="David" w:cs="David"/>
            <w:sz w:val="24"/>
            <w:szCs w:val="24"/>
            <w:lang w:bidi="ar-SA"/>
          </w:rPr>
          <w:delText xml:space="preserve"> </w:delText>
        </w:r>
        <w:r w:rsidR="00927E15" w:rsidRPr="0013159B" w:rsidDel="00B714A8">
          <w:rPr>
            <w:rFonts w:ascii="David" w:hAnsi="David" w:cs="David"/>
            <w:sz w:val="24"/>
            <w:szCs w:val="24"/>
            <w:lang w:bidi="ar-SA"/>
          </w:rPr>
          <w:delText>cognitive-</w:delText>
        </w:r>
        <w:r w:rsidRPr="0013159B" w:rsidDel="00B714A8">
          <w:rPr>
            <w:rFonts w:ascii="David" w:hAnsi="David" w:cs="David"/>
            <w:sz w:val="24"/>
            <w:szCs w:val="24"/>
            <w:lang w:bidi="ar-SA"/>
          </w:rPr>
          <w:delText>attentional perspective</w:delText>
        </w:r>
        <w:r w:rsidR="00927E15" w:rsidRPr="0013159B" w:rsidDel="00B714A8">
          <w:rPr>
            <w:rFonts w:ascii="David" w:hAnsi="David" w:cs="David"/>
            <w:sz w:val="24"/>
            <w:szCs w:val="24"/>
            <w:lang w:bidi="ar-SA"/>
          </w:rPr>
          <w:delText xml:space="preserve"> and interoception. This is one of the </w:delText>
        </w:r>
        <w:r w:rsidR="005E36C8" w:rsidRPr="0013159B" w:rsidDel="00B714A8">
          <w:rPr>
            <w:rFonts w:ascii="David" w:hAnsi="David" w:cs="David"/>
            <w:sz w:val="24"/>
            <w:szCs w:val="24"/>
            <w:lang w:bidi="ar-SA"/>
          </w:rPr>
          <w:delText>aims</w:delText>
        </w:r>
        <w:r w:rsidR="00927E15" w:rsidRPr="0013159B" w:rsidDel="00B714A8">
          <w:rPr>
            <w:rFonts w:ascii="David" w:hAnsi="David" w:cs="David"/>
            <w:sz w:val="24"/>
            <w:szCs w:val="24"/>
            <w:lang w:bidi="ar-SA"/>
          </w:rPr>
          <w:delText xml:space="preserve"> of the proposed research. </w:delText>
        </w:r>
      </w:del>
      <w:bookmarkEnd w:id="755"/>
    </w:p>
    <w:p w14:paraId="00667BEA" w14:textId="33073E99" w:rsidR="00E81BDC" w:rsidRPr="0013159B" w:rsidRDefault="00347B63" w:rsidP="003F6CCB">
      <w:pPr>
        <w:pStyle w:val="Heading1"/>
        <w:spacing w:before="0"/>
        <w:rPr>
          <w:ins w:id="1047" w:author="0mer dar" w:date="2020-02-26T17:36:00Z"/>
          <w:rFonts w:ascii="David" w:hAnsi="David" w:cs="David"/>
          <w:b/>
          <w:bCs/>
          <w:color w:val="auto"/>
          <w:sz w:val="24"/>
          <w:szCs w:val="24"/>
        </w:rPr>
      </w:pPr>
      <w:bookmarkStart w:id="1048" w:name="_Hlk33631779"/>
      <w:ins w:id="1049" w:author="0mer dar" w:date="2019-11-28T21:51:00Z">
        <w:r w:rsidRPr="0013159B">
          <w:rPr>
            <w:rFonts w:ascii="David" w:hAnsi="David" w:cs="David"/>
            <w:b/>
            <w:bCs/>
            <w:color w:val="auto"/>
            <w:sz w:val="24"/>
            <w:szCs w:val="24"/>
          </w:rPr>
          <w:t>Conclusion</w:t>
        </w:r>
      </w:ins>
      <w:ins w:id="1050" w:author="0mer dar" w:date="2020-02-04T15:39:00Z">
        <w:r w:rsidR="002A3BBF" w:rsidRPr="0013159B">
          <w:rPr>
            <w:rFonts w:ascii="David" w:hAnsi="David" w:cs="David"/>
            <w:b/>
            <w:bCs/>
            <w:color w:val="auto"/>
            <w:sz w:val="24"/>
            <w:szCs w:val="24"/>
          </w:rPr>
          <w:t xml:space="preserve"> </w:t>
        </w:r>
      </w:ins>
    </w:p>
    <w:p w14:paraId="2DBDA420" w14:textId="7C65BDE8" w:rsidR="00E81BDC" w:rsidRPr="0013159B" w:rsidRDefault="00184FF1" w:rsidP="003F6CCB">
      <w:pPr>
        <w:ind w:firstLine="720"/>
        <w:rPr>
          <w:ins w:id="1051" w:author="0mer dar" w:date="2020-02-26T17:41:00Z"/>
          <w:rFonts w:ascii="David" w:hAnsi="David" w:cs="David"/>
          <w:color w:val="000000" w:themeColor="text1"/>
          <w:sz w:val="24"/>
          <w:szCs w:val="24"/>
        </w:rPr>
      </w:pPr>
      <w:ins w:id="1052" w:author="0mer dar" w:date="2020-02-26T17:44:00Z">
        <w:r w:rsidRPr="0013159B">
          <w:rPr>
            <w:rFonts w:ascii="David" w:hAnsi="David" w:cs="David"/>
            <w:color w:val="000000" w:themeColor="text1"/>
            <w:sz w:val="24"/>
            <w:szCs w:val="24"/>
          </w:rPr>
          <w:t>Although</w:t>
        </w:r>
      </w:ins>
      <w:ins w:id="1053" w:author="0mer dar" w:date="2020-02-26T17:41:00Z">
        <w:r w:rsidR="003F6CCB" w:rsidRPr="0013159B">
          <w:rPr>
            <w:rFonts w:ascii="David" w:hAnsi="David" w:cs="David"/>
            <w:color w:val="000000" w:themeColor="text1"/>
            <w:sz w:val="24"/>
            <w:szCs w:val="24"/>
          </w:rPr>
          <w:t xml:space="preserve"> </w:t>
        </w:r>
        <w:r w:rsidR="003F6CCB" w:rsidRPr="0013159B">
          <w:rPr>
            <w:rFonts w:ascii="David" w:hAnsi="David" w:cs="David"/>
            <w:sz w:val="24"/>
            <w:szCs w:val="24"/>
          </w:rPr>
          <w:t xml:space="preserve">attention has a definitive and functional role in MMT, the findings regarding attentional processes in MMT are mixed. It may be explained by the use of external objects of attention, in most of the studies which practically explored </w:t>
        </w:r>
        <w:r w:rsidR="003F6CCB" w:rsidRPr="0013159B">
          <w:rPr>
            <w:rFonts w:ascii="David" w:hAnsi="David" w:cs="David"/>
            <w:i/>
            <w:iCs/>
            <w:sz w:val="24"/>
            <w:szCs w:val="24"/>
          </w:rPr>
          <w:t>external attention</w:t>
        </w:r>
        <w:r w:rsidR="003F6CCB" w:rsidRPr="0013159B">
          <w:rPr>
            <w:rFonts w:ascii="David" w:hAnsi="David" w:cs="David"/>
            <w:sz w:val="24"/>
            <w:szCs w:val="24"/>
          </w:rPr>
          <w:t xml:space="preserve"> processes in MMT </w:t>
        </w:r>
        <w:commentRangeStart w:id="1054"/>
        <w:commentRangeStart w:id="1055"/>
        <w:r w:rsidR="003F6CCB" w:rsidRPr="006A4A9B">
          <w:rPr>
            <w:rFonts w:ascii="David" w:hAnsi="David" w:cs="David"/>
            <w:sz w:val="24"/>
            <w:szCs w:val="24"/>
            <w:lang w:val="en-GB" w:bidi="ar-SA"/>
          </w:rPr>
          <w:fldChar w:fldCharType="begin" w:fldLock="1"/>
        </w:r>
      </w:ins>
      <w:r w:rsidR="00785498" w:rsidRPr="006A4A9B">
        <w:rPr>
          <w:rFonts w:ascii="David" w:hAnsi="David" w:cs="David"/>
          <w:sz w:val="24"/>
          <w:szCs w:val="24"/>
          <w:lang w:val="en-GB" w:bidi="ar-SA"/>
        </w:rPr>
        <w:instrText>ADDIN CSL_CITATION {"citationItems":[{"id":"ITEM-1","itemData":{"DOI":"10.1016/j.copsyc.2018.12.015","ISSN":"2352-250X","author":[{"dropping-particle":"","family":"Vago","given":"David R","non-dropping-particle":"","parse-names":false,"suffix":""},{"dropping-particle":"","fa</w:instrText>
      </w:r>
      <w:r w:rsidR="00785498" w:rsidRPr="0013159B">
        <w:rPr>
          <w:rFonts w:ascii="David" w:hAnsi="David" w:cs="David"/>
          <w:sz w:val="24"/>
          <w:szCs w:val="24"/>
          <w:lang w:val="en-GB" w:bidi="ar-SA"/>
        </w:rPr>
        <w:instrText>mily":"Gupta","given":"Resh S","non-dropping-particle":"","parse-names":false,"suffix":""},{"dropping-particle":"","family":"Lazar","given":"Sara W","non-dropping-particle":"","parse-names":false,"suffix":""}],"container-title":"Current Opinion in Psychology","id":"ITEM-1","issued":{"date-parts":[["2019"]]},"note":"</w:instrText>
      </w:r>
      <w:r w:rsidR="00785498" w:rsidRPr="0013159B">
        <w:rPr>
          <w:rFonts w:ascii="David" w:hAnsi="David" w:cs="David"/>
          <w:sz w:val="24"/>
          <w:szCs w:val="24"/>
          <w:rtl/>
          <w:lang w:val="en-GB"/>
        </w:rPr>
        <w:instrText>מדידת השלכות קוג' של מיינדפולנס</w:instrText>
      </w:r>
      <w:r w:rsidR="00785498" w:rsidRPr="0013159B">
        <w:rPr>
          <w:rFonts w:ascii="David" w:hAnsi="David" w:cs="David"/>
          <w:sz w:val="24"/>
          <w:szCs w:val="24"/>
          <w:lang w:val="en-GB" w:bidi="ar-SA"/>
        </w:rPr>
        <w:instrText xml:space="preserve"> -\n</w:instrText>
      </w:r>
      <w:r w:rsidR="00785498" w:rsidRPr="0013159B">
        <w:rPr>
          <w:rFonts w:ascii="David" w:hAnsi="David" w:cs="David"/>
          <w:sz w:val="24"/>
          <w:szCs w:val="24"/>
          <w:rtl/>
          <w:lang w:val="en-GB"/>
        </w:rPr>
        <w:instrText>קונפאונדים וגבולות מתודולוגיים</w:instrText>
      </w:r>
      <w:r w:rsidR="00785498" w:rsidRPr="0013159B">
        <w:rPr>
          <w:rFonts w:ascii="David" w:hAnsi="David" w:cs="David"/>
          <w:sz w:val="24"/>
          <w:szCs w:val="24"/>
          <w:lang w:val="en-GB" w:bidi="ar-SA"/>
        </w:rPr>
        <w:instrText xml:space="preserve"> \n\n","page":"143-150","publisher":"Elsevier Ltd","title":"ScienceDirect Measuring cognitive outcomes in mindfulness-based intervention research : a reflection on confounding factors and methodological limitations","type":"article-journal","volume":"28"},"uris":["http://www.mendeley.com/documents/?uuid=1f8f359d-fdc6-44ca-8048-63f39867ed87"]},{"id":"ITEM-2","itemData":{"DOI":"10.1016/j.cpr.2010.11.003","ISBN":"02727358 (ISSN)","ISSN":"02727358","PMID":"21183265","abstract":"Mindfulness meditation practices (MMPs) are a subgroup of meditation practices which are receiving growing attention. The present paper reviews current evidence about the effects of MMPs on objective measures of cognitive functions. Five databases were searched. Twenty three studies providing measures of attention, memory, executive functions and further miscellaneous measures of cognition were included. Fifteen were controlled or randomized controlled studies and 8 were case-control studies. Overall, reviewed studies suggested that early phases of mindfulness training, which are more concerned with the development of focused attention, could be associated with significant improvements in selective and executive attention whereas the following phases, which are characterized by an open monitoring of internal and external stimuli, could be mainly associated with improved unfocused sustained attention abilities. Additionally, MMPs could enhance working memory capacity and some executive functions. However, many of the included studies show methodological limitations and negative results have been reported as well, plausibly reflecting differences in study design, study duration and patients' populations. Accordingly, even though findings here reviewed provided preliminary evidence suggesting that MMPs could enhance cognitive functions, available evidence should be considered with caution and further high quality studies investigating more standardized mindfulness meditation programs are needed. © 2010 Elsevier Ltd.","author":[{"dropping-particle":"","family":"Chiesa","given":"Alberto","non-dropping-particle":"","parse-names":false,"suffix":""},{"dropping-particle":"","family":"Calati","given":"Raffaella","non-dropping-particle":"","parse-names":false,"suffix":""},{"dropping-particle":"","family":"Serretti","given":"Alessandro","non-dropping-particle":"","parse-names":false,"suffix":""}],"container-title":"Clinical Psychology Review","id":"ITEM-2","issue":"3","issued":{"date-parts":[["2011"]]},"note":"</w:instrText>
      </w:r>
      <w:r w:rsidR="00785498" w:rsidRPr="0013159B">
        <w:rPr>
          <w:rFonts w:ascii="David" w:hAnsi="David" w:cs="David"/>
          <w:sz w:val="24"/>
          <w:szCs w:val="24"/>
          <w:rtl/>
          <w:lang w:val="en-GB"/>
        </w:rPr>
        <w:instrText>האם מיינדפולנס משפר יכולות קוג</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מאמר סקירה, זווית נוירופסיכולוגית</w:instrText>
      </w:r>
      <w:r w:rsidR="00785498" w:rsidRPr="0013159B">
        <w:rPr>
          <w:rFonts w:ascii="David" w:hAnsi="David" w:cs="David"/>
          <w:sz w:val="24"/>
          <w:szCs w:val="24"/>
          <w:lang w:val="en-GB" w:bidi="ar-SA"/>
        </w:rPr>
        <w:instrText xml:space="preserve"> \n</w:instrText>
      </w:r>
      <w:r w:rsidR="00785498" w:rsidRPr="0013159B">
        <w:rPr>
          <w:rFonts w:ascii="David" w:hAnsi="David" w:cs="David"/>
          <w:sz w:val="24"/>
          <w:szCs w:val="24"/>
          <w:rtl/>
          <w:lang w:val="en-GB"/>
        </w:rPr>
        <w:instrText>טבלת הזהב של המדדים</w:instrText>
      </w:r>
      <w:r w:rsidR="00785498" w:rsidRPr="0013159B">
        <w:rPr>
          <w:rFonts w:ascii="David" w:hAnsi="David" w:cs="David"/>
          <w:sz w:val="24"/>
          <w:szCs w:val="24"/>
          <w:lang w:val="en-GB" w:bidi="ar-SA"/>
        </w:rPr>
        <w:instrText xml:space="preserve"> \n2011","page":"449-464","publisher":"Elsevier Ltd","title":"Does mindfulness training improve cognitive abilities? A systematic review of neuropsychological findings","type":"article-journal","volume":"31"},"uris":["http://www.mendeley.com/documents/?uuid=e234f459-0418-4616-9497-1498868e34bb"]},{"id":"ITEM-3","itemData":{"DOI":"10.1016/j.concog.2016.08.017","ISBN":"1090-2376\\r1053-8100","ISSN":"10902376","PMID":"27580462","abstract":"Mindfulness is theorised to improve attention regulation and other cognitive processes. This systematic review examines whether 8-week standardised and manualised mindfulness training programs such as Mindfulness Based Cognitive Therapy (MBCT) and Mindfulness Based Stress Reduction (MBSR) enhances attention, memory and executive function abilities measured by objective neuropsychological tests. Seven databases were searched resulting in 18 studies meeting inclusion criteria for review. Overall studies did not support attention or executive function improvements. We found preliminary evidence for improvements in working memory and autobiographical memory as well as cognitive flexibility and meta-awareness. Short-term mindfulness meditation training did not enhance theorised attentional pathways. Results call into question the theoretical underpinnings of mindfulness, further highlighting the need for a comprehensive theoretical framework.","author":[{"dropping-particle":"","family":"Lao","given":"So An","non-dropping-particle":"","parse-names":false,"suffix":""},{"dropping-particle":"","family":"Kissane","given":"David","non-dropping-particle":"","parse-names":false,"suffix":""},{"dropping-particle":"","family":"Meadows","given":"Graham","non-dropping-particle":"","parse-names":false,"suffix":""}],"container-title":"Consciousness and Cognition","id":"ITEM-3","issued":{"date-parts":[["2016"]]},"note":"</w:instrText>
      </w:r>
      <w:r w:rsidR="00785498" w:rsidRPr="0013159B">
        <w:rPr>
          <w:rFonts w:ascii="David" w:hAnsi="David" w:cs="David"/>
          <w:sz w:val="24"/>
          <w:szCs w:val="24"/>
          <w:rtl/>
          <w:lang w:val="en-GB"/>
        </w:rPr>
        <w:instrText>השפעות קוגניטביות של</w:instrText>
      </w:r>
      <w:r w:rsidR="00785498" w:rsidRPr="0013159B">
        <w:rPr>
          <w:rFonts w:ascii="David" w:hAnsi="David" w:cs="David"/>
          <w:sz w:val="24"/>
          <w:szCs w:val="24"/>
          <w:lang w:val="en-GB" w:bidi="ar-SA"/>
        </w:rPr>
        <w:instrText xml:space="preserve"> \nMBSR\\MBCT\n\n</w:instrText>
      </w:r>
      <w:r w:rsidR="00785498" w:rsidRPr="0013159B">
        <w:rPr>
          <w:rFonts w:ascii="David" w:hAnsi="David" w:cs="David"/>
          <w:sz w:val="24"/>
          <w:szCs w:val="24"/>
          <w:rtl/>
          <w:lang w:val="en-GB"/>
        </w:rPr>
        <w:instrText>מיינדפולנס באופו תיאורטי אמור לשפר בקרת קשב ותהליכים קוגניטביים אחרים</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מאמר סקירה זה סוקר את ה</w:instrText>
      </w:r>
      <w:r w:rsidR="00785498" w:rsidRPr="0013159B">
        <w:rPr>
          <w:rFonts w:ascii="David" w:hAnsi="David" w:cs="David"/>
          <w:sz w:val="24"/>
          <w:szCs w:val="24"/>
          <w:lang w:val="en-GB" w:bidi="ar-SA"/>
        </w:rPr>
        <w:instrText xml:space="preserve">-MBSR MBCT </w:instrText>
      </w:r>
      <w:r w:rsidR="00785498" w:rsidRPr="0013159B">
        <w:rPr>
          <w:rFonts w:ascii="David" w:hAnsi="David" w:cs="David"/>
          <w:sz w:val="24"/>
          <w:szCs w:val="24"/>
          <w:rtl/>
          <w:lang w:val="en-GB"/>
        </w:rPr>
        <w:instrText>בהקשר של קשב, זכרון וביצוע, מדידות נוירופיזיולוגיות</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בכללי - לא נמצא שיפור בפונק' ביצועיות</w:instrText>
      </w:r>
      <w:r w:rsidR="00785498" w:rsidRPr="0013159B">
        <w:rPr>
          <w:rFonts w:ascii="David" w:hAnsi="David" w:cs="David"/>
          <w:sz w:val="24"/>
          <w:szCs w:val="24"/>
          <w:lang w:val="en-GB" w:bidi="ar-SA"/>
        </w:rPr>
        <w:instrText>. \n</w:instrText>
      </w:r>
      <w:r w:rsidR="00785498" w:rsidRPr="0013159B">
        <w:rPr>
          <w:rFonts w:ascii="David" w:hAnsi="David" w:cs="David"/>
          <w:sz w:val="24"/>
          <w:szCs w:val="24"/>
          <w:rtl/>
          <w:lang w:val="en-GB"/>
        </w:rPr>
        <w:instrText>נמצאו ראיות ראשוניות לשיפור ב</w:instrText>
      </w:r>
      <w:r w:rsidR="00785498" w:rsidRPr="0013159B">
        <w:rPr>
          <w:rFonts w:ascii="David" w:hAnsi="David" w:cs="David"/>
          <w:sz w:val="24"/>
          <w:szCs w:val="24"/>
          <w:lang w:val="en-GB" w:bidi="ar-SA"/>
        </w:rPr>
        <w:instrText xml:space="preserve">-WM </w:instrText>
      </w:r>
      <w:r w:rsidR="00785498" w:rsidRPr="0013159B">
        <w:rPr>
          <w:rFonts w:ascii="David" w:hAnsi="David" w:cs="David"/>
          <w:sz w:val="24"/>
          <w:szCs w:val="24"/>
          <w:rtl/>
          <w:lang w:val="en-GB"/>
        </w:rPr>
        <w:instrText>ובזכרון אוטוביוגרפי</w:instrText>
      </w:r>
      <w:r w:rsidR="00785498" w:rsidRPr="0013159B">
        <w:rPr>
          <w:rFonts w:ascii="David" w:hAnsi="David" w:cs="David"/>
          <w:sz w:val="24"/>
          <w:szCs w:val="24"/>
          <w:lang w:val="en-GB" w:bidi="ar-SA"/>
        </w:rPr>
        <w:instrText xml:space="preserve"> .\n</w:instrText>
      </w:r>
      <w:r w:rsidR="00785498" w:rsidRPr="0013159B">
        <w:rPr>
          <w:rFonts w:ascii="David" w:hAnsi="David" w:cs="David"/>
          <w:sz w:val="24"/>
          <w:szCs w:val="24"/>
          <w:rtl/>
          <w:lang w:val="en-GB"/>
        </w:rPr>
        <w:instrText>ובגמישות קוגניטיביות ומטא-מודעות</w:instrText>
      </w:r>
      <w:r w:rsidR="00785498" w:rsidRPr="0013159B">
        <w:rPr>
          <w:rFonts w:ascii="David" w:hAnsi="David" w:cs="David"/>
          <w:sz w:val="24"/>
          <w:szCs w:val="24"/>
          <w:lang w:val="en-GB" w:bidi="ar-SA"/>
        </w:rPr>
        <w:instrText>.","page":"109-123","publisher":"Elsevier Inc.","title":"Cognitive effects of MBSR/MBCT: A systematic review of neuropsychological outcomes","type":"article-journal","volume":"45"},"uris":["http://www.mendeley.com/documents/?uuid=2893b431-8639-466d-8eaf-fa14607a6f18"]},{"id":"ITEM-4","itemData":{"DOI":"10.1038/nrn3916","ISBN":"978-3-319-46321-6","ISSN":"14710048","PMID":"25783612","abstract":"On page 220 of this article, the third sentence of the fourth paragraph was incorrect. The sentence should have read 'Furthermore, a preliminary analysis from a study of a state of 'non-dual awareness' (a state of awareness in which perceived dualities, such as the distinction between subject and object, are absent) showed increased functional connectivity of the central precuneus with the dorsolateral PFC'. This has been corrected in the online version of the article.","author":[{"dropping-particle":"","family":"Tang","given":"Yi Yuan","non-dropping-particle":"","parse-names":false,"suffix":""},{"dropping-particle":"","family":"Hölzel","given":"Britta K.","non-dropping-particle":"","parse-names":false,"suffix":""},{"dropping-particle":"","family":"Posner","given":"Michael I.","non-dropping-particle":"","parse-names":false,"suffix":""}],"container-title":"Nature Reviews Neuroscience","id":"ITEM-4","issue":"4","issued":{"date-parts":[["2015"]]},"note":"</w:instrText>
      </w:r>
      <w:r w:rsidR="00785498" w:rsidRPr="0013159B">
        <w:rPr>
          <w:rFonts w:ascii="David" w:hAnsi="David" w:cs="David"/>
          <w:sz w:val="24"/>
          <w:szCs w:val="24"/>
          <w:rtl/>
          <w:lang w:val="en-GB"/>
        </w:rPr>
        <w:instrText>מחקר מוחי של מיינדפולנס - סקירה</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אולי העדכנית ביותר</w:instrText>
      </w:r>
      <w:r w:rsidR="00785498" w:rsidRPr="0013159B">
        <w:rPr>
          <w:rFonts w:ascii="David" w:hAnsi="David" w:cs="David"/>
          <w:sz w:val="24"/>
          <w:szCs w:val="24"/>
          <w:lang w:val="en-GB" w:bidi="ar-SA"/>
        </w:rPr>
        <w:instrText>?) \n\n</w:instrText>
      </w:r>
      <w:r w:rsidR="00785498" w:rsidRPr="0013159B">
        <w:rPr>
          <w:rFonts w:ascii="David" w:hAnsi="David" w:cs="David"/>
          <w:sz w:val="24"/>
          <w:szCs w:val="24"/>
          <w:rtl/>
          <w:lang w:val="en-GB"/>
        </w:rPr>
        <w:instrText>אזורים מוחיים</w:instrText>
      </w:r>
      <w:r w:rsidR="00785498" w:rsidRPr="0013159B">
        <w:rPr>
          <w:rFonts w:ascii="David" w:hAnsi="David" w:cs="David"/>
          <w:sz w:val="24"/>
          <w:szCs w:val="24"/>
          <w:lang w:val="en-GB" w:bidi="ar-SA"/>
        </w:rPr>
        <w:instrText xml:space="preserve"> - </w:instrText>
      </w:r>
      <w:r w:rsidR="00785498" w:rsidRPr="0013159B">
        <w:rPr>
          <w:rFonts w:ascii="David" w:hAnsi="David" w:cs="David"/>
          <w:sz w:val="24"/>
          <w:szCs w:val="24"/>
          <w:rtl/>
          <w:lang w:val="en-GB"/>
        </w:rPr>
        <w:instrText>מבנה</w:instrText>
      </w:r>
      <w:r w:rsidR="00785498" w:rsidRPr="0013159B">
        <w:rPr>
          <w:rFonts w:ascii="David" w:hAnsi="David" w:cs="David"/>
          <w:sz w:val="24"/>
          <w:szCs w:val="24"/>
          <w:lang w:val="en-GB" w:bidi="ar-SA"/>
        </w:rPr>
        <w:instrText>\n</w:instrText>
      </w:r>
      <w:r w:rsidR="00785498" w:rsidRPr="0013159B">
        <w:rPr>
          <w:rFonts w:ascii="David" w:hAnsi="David" w:cs="David"/>
          <w:sz w:val="24"/>
          <w:szCs w:val="24"/>
          <w:rtl/>
          <w:lang w:val="en-GB"/>
        </w:rPr>
        <w:instrText>רשתות - פעילות</w:instrText>
      </w:r>
      <w:r w:rsidR="00785498" w:rsidRPr="0013159B">
        <w:rPr>
          <w:rFonts w:ascii="David" w:hAnsi="David" w:cs="David"/>
          <w:sz w:val="24"/>
          <w:szCs w:val="24"/>
          <w:lang w:val="en-GB" w:bidi="ar-SA"/>
        </w:rPr>
        <w:instrText>\n\n</w:instrText>
      </w:r>
      <w:r w:rsidR="00785498" w:rsidRPr="0013159B">
        <w:rPr>
          <w:rFonts w:ascii="David" w:hAnsi="David" w:cs="David"/>
          <w:sz w:val="24"/>
          <w:szCs w:val="24"/>
          <w:rtl/>
          <w:lang w:val="en-GB"/>
        </w:rPr>
        <w:instrText>רמה נורינולית (חשמל), רמה מולקולרית (גנטיקה)</w:instrText>
      </w:r>
      <w:r w:rsidR="00785498" w:rsidRPr="0013159B">
        <w:rPr>
          <w:rFonts w:ascii="David" w:hAnsi="David" w:cs="David"/>
          <w:sz w:val="24"/>
          <w:szCs w:val="24"/>
          <w:lang w:val="en-GB" w:bidi="ar-SA"/>
        </w:rPr>
        <w:instrText xml:space="preserve"> \n\n</w:instrText>
      </w:r>
      <w:r w:rsidR="00785498" w:rsidRPr="0013159B">
        <w:rPr>
          <w:rFonts w:ascii="David" w:hAnsi="David" w:cs="David"/>
          <w:sz w:val="24"/>
          <w:szCs w:val="24"/>
          <w:rtl/>
          <w:lang w:val="en-GB"/>
        </w:rPr>
        <w:instrText>המנגנון המוחי עדיין לא ברור. (נכון ל-2015 וכנראה גם היום, כמו כל דבר מוחי חוץ מראייה נגיד)</w:instrText>
      </w:r>
      <w:r w:rsidR="00785498" w:rsidRPr="0013159B">
        <w:rPr>
          <w:rFonts w:ascii="David" w:hAnsi="David" w:cs="David"/>
          <w:sz w:val="24"/>
          <w:szCs w:val="24"/>
          <w:lang w:val="en-GB" w:bidi="ar-SA"/>
        </w:rPr>
        <w:instrText>","page":"213-225","publisher":"Nature Publishing Group","title":"The neuroscience of mindfulness meditation","type":"article-journal","volume":"16"},"uris":["http://www.mendeley.com/documents/?uuid=051d65f5-7e4b-41eb-bfec-1de8819a2d3a"]},{"id":"ITEM-5","itemData":{"DOI":"10.3389/fnins.2013.00008","ISBN":"1662-453X","ISSN":"16624548","PMID":"23382709","abstract":"The scientific interest in meditation and mindfulness practice has recently seen an unprecedented surge. After an initial phase of presenting beneficial effects of mindfulness practice in various domains, research is now seeking to unravel the underlying psychological and neurophysiological mechanisms. Advances in understanding these processes are required for improving and fine-tuning mindfulness-based interventions that target specific conditions such as eating disorders or attention deficit hyperactivity disorders. This review presents a theoretical framework that emphasizes the central role of attentional control mechanisms in the development of mindfulness skills. It discusses the phenomenological level of experience during meditation, the different attentional functions that are involved, and relates these to the brain networks that subserve these functions. On the basis of currently available empirical evidence specific processes as to how attention exerts its positive influence are considered and it is concluded that meditation practice appears to positively impact attentional functions by improving resource allocation processes. As a result, attentional resources are allocated more fully during early processing phases which subsequently enhance further processing. Neural changes resulting from a pure form of mindfulness practice that is central to most mindfulness programs are considered from the perspective that they constitute a useful reference point for future research. Furthermore, possible interrelations between the improvement of attentional control and emotion regulation skills are discussed.","author":[{"dropping-particle":"","family":"Malinowski","given":"Peter","non-dropping-particle":"","parse-names":false,"suffix":""}],"container-title":"Frontiers in Neuroscience","id":"ITEM-5","issue":"7 FEB","issued":{"date-parts":[["2013"]]},"note":"</w:instrText>
      </w:r>
      <w:r w:rsidR="00785498" w:rsidRPr="0013159B">
        <w:rPr>
          <w:rFonts w:ascii="David" w:hAnsi="David" w:cs="David"/>
          <w:sz w:val="24"/>
          <w:szCs w:val="24"/>
          <w:rtl/>
          <w:lang w:val="en-GB"/>
        </w:rPr>
        <w:instrText>מנגנונים נוירונליים של הקצאת קשב בתרגול מיינדפולנס</w:instrText>
      </w:r>
      <w:r w:rsidR="00785498" w:rsidRPr="0013159B">
        <w:rPr>
          <w:rFonts w:ascii="David" w:hAnsi="David" w:cs="David"/>
          <w:sz w:val="24"/>
          <w:szCs w:val="24"/>
          <w:lang w:val="en-GB" w:bidi="ar-SA"/>
        </w:rPr>
        <w:instrText>\n\n</w:instrText>
      </w:r>
      <w:r w:rsidR="00785498" w:rsidRPr="0013159B">
        <w:rPr>
          <w:rFonts w:ascii="David" w:hAnsi="David" w:cs="David"/>
          <w:sz w:val="24"/>
          <w:szCs w:val="24"/>
          <w:rtl/>
          <w:lang w:val="en-GB"/>
        </w:rPr>
        <w:instrText>מאמר סקירה למסגרת תיאורתית שמדגיש את התפקיד של בקרת קשב בפיתוח יכולות מיינדפולנס, דרך האימון</w:instrText>
      </w:r>
      <w:r w:rsidR="00785498" w:rsidRPr="0013159B">
        <w:rPr>
          <w:rFonts w:ascii="David" w:hAnsi="David" w:cs="David"/>
          <w:sz w:val="24"/>
          <w:szCs w:val="24"/>
          <w:lang w:val="en-GB" w:bidi="ar-SA"/>
        </w:rPr>
        <w:instrText>. \n</w:instrText>
      </w:r>
      <w:r w:rsidR="00785498" w:rsidRPr="0013159B">
        <w:rPr>
          <w:rFonts w:ascii="David" w:hAnsi="David" w:cs="David"/>
          <w:sz w:val="24"/>
          <w:szCs w:val="24"/>
          <w:rtl/>
          <w:lang w:val="en-GB"/>
        </w:rPr>
        <w:instrText>שיפור בהקצאת משאבים, שינויים נוירולוגיים</w:instrText>
      </w:r>
      <w:r w:rsidR="00785498" w:rsidRPr="0013159B">
        <w:rPr>
          <w:rFonts w:ascii="David" w:hAnsi="David" w:cs="David"/>
          <w:sz w:val="24"/>
          <w:szCs w:val="24"/>
          <w:lang w:val="en-GB" w:bidi="ar-SA"/>
        </w:rPr>
        <w:instrText>.\n\nattentional control &amp;gt; emotional regulation\n\n\n","page":"1-11","title":"Neural mechanisms of attentional control in mindfulness meditation","type":"article-journal","volume":"7"},"uris":["http://www.mendeley.com/documents/?uuid=05c40323-c649-4a1f-969c-474eeae2670e"]}],"mendeley":{"formattedCitation":"(Chiesa et al., 2011; Lao et al., 2016; Malinowski, 2013; Y. Y. Tang et al., 2015; Vago et al., 2019)","plainTextFormattedCitation":"(Chiesa et al., 2011; Lao et al., 2016; Malinowski, 2013; Y. Y. Tang et al., 2015; Vago et al., 2019)","previouslyFormattedCitation":"(Chiesa et al., 2011; Lao et al., 2016; Malinowski, 2013; Y. Y. Tang et al., 2015; Vago et al., 2019)"},"properties":{"noteIndex":0},"schema":"https://github.com/citation-style-language/schema/raw/master/csl-citation.json"}</w:instrText>
      </w:r>
      <w:ins w:id="1056" w:author="0mer dar" w:date="2020-02-26T17:41:00Z">
        <w:r w:rsidR="003F6CCB" w:rsidRPr="006A4A9B">
          <w:rPr>
            <w:rFonts w:ascii="David" w:hAnsi="David" w:cs="David"/>
            <w:sz w:val="24"/>
            <w:szCs w:val="24"/>
            <w:lang w:val="en-GB" w:bidi="ar-SA"/>
          </w:rPr>
          <w:fldChar w:fldCharType="separate"/>
        </w:r>
      </w:ins>
      <w:r w:rsidR="001E2173" w:rsidRPr="006A4A9B">
        <w:rPr>
          <w:rFonts w:ascii="David" w:hAnsi="David" w:cs="David"/>
          <w:noProof/>
          <w:sz w:val="24"/>
          <w:szCs w:val="24"/>
          <w:lang w:val="en-GB" w:bidi="ar-SA"/>
        </w:rPr>
        <w:t>(Chiesa et al., 2011; Lao et al., 2016; Malinowski, 2013; Y. Y. Tang et al., 2015; Vago et al., 2019)</w:t>
      </w:r>
      <w:ins w:id="1057" w:author="0mer dar" w:date="2020-02-26T17:41:00Z">
        <w:r w:rsidR="003F6CCB" w:rsidRPr="006A4A9B">
          <w:rPr>
            <w:rFonts w:ascii="David" w:hAnsi="David" w:cs="David"/>
            <w:sz w:val="24"/>
            <w:szCs w:val="24"/>
            <w:lang w:val="en-GB" w:bidi="ar-SA"/>
          </w:rPr>
          <w:fldChar w:fldCharType="end"/>
        </w:r>
        <w:commentRangeEnd w:id="1054"/>
        <w:r w:rsidR="003F6CCB" w:rsidRPr="0013159B">
          <w:rPr>
            <w:rStyle w:val="CommentReference"/>
            <w:rFonts w:ascii="David" w:hAnsi="David" w:cs="David"/>
            <w:rPrChange w:id="1058" w:author="0mer dar" w:date="2020-03-08T20:10:00Z">
              <w:rPr>
                <w:rStyle w:val="CommentReference"/>
              </w:rPr>
            </w:rPrChange>
          </w:rPr>
          <w:commentReference w:id="1054"/>
        </w:r>
        <w:r w:rsidR="003F6CCB" w:rsidRPr="006A4A9B">
          <w:rPr>
            <w:rFonts w:ascii="David" w:hAnsi="David" w:cs="David"/>
            <w:sz w:val="24"/>
            <w:szCs w:val="24"/>
            <w:lang w:val="en-GB" w:bidi="ar-SA"/>
          </w:rPr>
          <w:t xml:space="preserve">. </w:t>
        </w:r>
        <w:commentRangeEnd w:id="1055"/>
        <w:r w:rsidR="003F6CCB" w:rsidRPr="0013159B">
          <w:rPr>
            <w:rStyle w:val="CommentReference"/>
            <w:rFonts w:ascii="David" w:hAnsi="David" w:cs="David"/>
            <w:rPrChange w:id="1059" w:author="0mer dar" w:date="2020-03-08T20:10:00Z">
              <w:rPr>
                <w:rStyle w:val="CommentReference"/>
              </w:rPr>
            </w:rPrChange>
          </w:rPr>
          <w:commentReference w:id="1055"/>
        </w:r>
        <w:r w:rsidR="003F6CCB" w:rsidRPr="006A4A9B">
          <w:rPr>
            <w:rFonts w:ascii="David" w:hAnsi="David" w:cs="David"/>
            <w:sz w:val="24"/>
            <w:szCs w:val="24"/>
            <w:lang w:val="en-GB" w:bidi="ar-SA"/>
          </w:rPr>
          <w:t xml:space="preserve"> Buddhist and contemporary text and psychological models of attentional processes in MMT, </w:t>
        </w:r>
      </w:ins>
      <w:ins w:id="1060" w:author="0mer dar" w:date="2020-02-26T17:45:00Z">
        <w:r w:rsidR="00805A24" w:rsidRPr="006A4A9B">
          <w:rPr>
            <w:rFonts w:ascii="David" w:hAnsi="David" w:cs="David"/>
            <w:sz w:val="24"/>
            <w:szCs w:val="24"/>
            <w:lang w:val="en-GB" w:bidi="ar-SA"/>
          </w:rPr>
          <w:t xml:space="preserve">highlight </w:t>
        </w:r>
      </w:ins>
      <w:ins w:id="1061" w:author="0mer dar" w:date="2020-02-26T17:41:00Z">
        <w:r w:rsidR="003F6CCB" w:rsidRPr="006A4A9B">
          <w:rPr>
            <w:rFonts w:ascii="David" w:hAnsi="David" w:cs="David"/>
            <w:sz w:val="24"/>
            <w:szCs w:val="24"/>
            <w:lang w:val="en-GB" w:bidi="ar-SA"/>
          </w:rPr>
          <w:t xml:space="preserve">the </w:t>
        </w:r>
      </w:ins>
      <w:ins w:id="1062" w:author="0mer dar" w:date="2020-02-26T17:45:00Z">
        <w:r w:rsidR="00805A24" w:rsidRPr="0013159B">
          <w:rPr>
            <w:rFonts w:ascii="David" w:hAnsi="David" w:cs="David"/>
            <w:sz w:val="24"/>
            <w:szCs w:val="24"/>
            <w:lang w:val="en-GB" w:bidi="ar-SA"/>
          </w:rPr>
          <w:t>role</w:t>
        </w:r>
      </w:ins>
      <w:ins w:id="1063" w:author="0mer dar" w:date="2020-02-26T17:41:00Z">
        <w:r w:rsidR="003F6CCB" w:rsidRPr="0013159B">
          <w:rPr>
            <w:rFonts w:ascii="David" w:hAnsi="David" w:cs="David"/>
            <w:sz w:val="24"/>
            <w:szCs w:val="24"/>
            <w:lang w:val="en-GB" w:bidi="ar-SA"/>
          </w:rPr>
          <w:t xml:space="preserve"> of attention </w:t>
        </w:r>
      </w:ins>
      <w:ins w:id="1064" w:author="0mer dar" w:date="2020-02-26T17:45:00Z">
        <w:r w:rsidR="00805A24" w:rsidRPr="0013159B">
          <w:rPr>
            <w:rFonts w:ascii="David" w:hAnsi="David" w:cs="David"/>
            <w:sz w:val="24"/>
            <w:szCs w:val="24"/>
            <w:lang w:val="en-GB" w:bidi="ar-SA"/>
          </w:rPr>
          <w:t>to</w:t>
        </w:r>
      </w:ins>
      <w:ins w:id="1065" w:author="0mer dar" w:date="2020-02-26T17:46:00Z">
        <w:r w:rsidR="00805A24" w:rsidRPr="0013159B">
          <w:rPr>
            <w:rFonts w:ascii="David" w:hAnsi="David" w:cs="David"/>
            <w:sz w:val="24"/>
            <w:szCs w:val="24"/>
            <w:lang w:val="en-GB" w:bidi="ar-SA"/>
          </w:rPr>
          <w:t xml:space="preserve">ward </w:t>
        </w:r>
      </w:ins>
      <w:ins w:id="1066" w:author="0mer dar" w:date="2020-02-26T17:41:00Z">
        <w:r w:rsidR="003F6CCB" w:rsidRPr="0013159B">
          <w:rPr>
            <w:rFonts w:ascii="David" w:hAnsi="David" w:cs="David"/>
            <w:sz w:val="24"/>
            <w:szCs w:val="24"/>
            <w:lang w:val="en-GB" w:bidi="ar-SA"/>
          </w:rPr>
          <w:t>internal objects, such as thoughts, bodily sensations and their hedonic tone</w:t>
        </w:r>
      </w:ins>
      <w:ins w:id="1067" w:author="0mer dar" w:date="2020-02-26T17:46:00Z">
        <w:r w:rsidR="00805A24" w:rsidRPr="0013159B">
          <w:rPr>
            <w:rFonts w:ascii="David" w:hAnsi="David" w:cs="David"/>
            <w:sz w:val="24"/>
            <w:szCs w:val="24"/>
            <w:lang w:val="en-GB" w:bidi="ar-SA"/>
          </w:rPr>
          <w:t xml:space="preserve"> </w:t>
        </w:r>
        <w:r w:rsidR="00805A24" w:rsidRPr="0013159B">
          <w:rPr>
            <w:rFonts w:ascii="David" w:hAnsi="David" w:cs="David"/>
            <w:sz w:val="24"/>
            <w:szCs w:val="24"/>
            <w:lang w:bidi="ar-SA"/>
          </w:rPr>
          <w:t>during MMT</w:t>
        </w:r>
      </w:ins>
      <w:ins w:id="1068" w:author="0mer dar" w:date="2020-02-26T17:41:00Z">
        <w:r w:rsidR="003F6CCB" w:rsidRPr="0013159B">
          <w:rPr>
            <w:rFonts w:ascii="David" w:hAnsi="David" w:cs="David"/>
            <w:sz w:val="24"/>
            <w:szCs w:val="24"/>
            <w:lang w:val="en-GB" w:bidi="ar-SA"/>
          </w:rPr>
          <w:t xml:space="preserve">. Indeed, studies which explored WM and mind wondering following MMT, provide indirect evidence for the role of </w:t>
        </w:r>
        <w:r w:rsidR="003F6CCB" w:rsidRPr="0013159B">
          <w:rPr>
            <w:rFonts w:ascii="David" w:hAnsi="David" w:cs="David"/>
            <w:i/>
            <w:iCs/>
            <w:sz w:val="24"/>
            <w:szCs w:val="24"/>
            <w:lang w:val="en-GB" w:bidi="ar-SA"/>
          </w:rPr>
          <w:t>internal attention</w:t>
        </w:r>
        <w:r w:rsidR="003F6CCB" w:rsidRPr="0013159B">
          <w:rPr>
            <w:rFonts w:ascii="David" w:hAnsi="David" w:cs="David"/>
            <w:sz w:val="24"/>
            <w:szCs w:val="24"/>
            <w:lang w:val="en-GB" w:bidi="ar-SA"/>
          </w:rPr>
          <w:t xml:space="preserve"> to thoughts and mental objects during MMT. In addition, studies which explored body awareness and interoception following MMT, provide preliminary evidence for the role of </w:t>
        </w:r>
        <w:r w:rsidR="003F6CCB" w:rsidRPr="0013159B">
          <w:rPr>
            <w:rFonts w:ascii="David" w:hAnsi="David" w:cs="David"/>
            <w:i/>
            <w:iCs/>
            <w:sz w:val="24"/>
            <w:szCs w:val="24"/>
            <w:lang w:val="en-GB" w:bidi="ar-SA"/>
          </w:rPr>
          <w:t>interoceptive attention</w:t>
        </w:r>
        <w:r w:rsidR="003F6CCB" w:rsidRPr="0013159B">
          <w:rPr>
            <w:rFonts w:ascii="David" w:hAnsi="David" w:cs="David"/>
            <w:sz w:val="24"/>
            <w:szCs w:val="24"/>
            <w:lang w:val="en-GB" w:bidi="ar-SA"/>
          </w:rPr>
          <w:t xml:space="preserve"> to bodily sensations, the feeling of breath and others interoceptive signals during MMT. </w:t>
        </w:r>
        <w:r w:rsidR="003F6CCB" w:rsidRPr="0013159B">
          <w:rPr>
            <w:rFonts w:ascii="David" w:hAnsi="David" w:cs="David"/>
            <w:sz w:val="24"/>
            <w:szCs w:val="24"/>
          </w:rPr>
          <w:t xml:space="preserve">In the proposed research, we aim to use the </w:t>
        </w:r>
        <w:commentRangeStart w:id="1069"/>
        <w:r w:rsidR="003F6CCB" w:rsidRPr="0013159B">
          <w:rPr>
            <w:rFonts w:ascii="David" w:hAnsi="David" w:cs="David"/>
            <w:sz w:val="24"/>
            <w:szCs w:val="24"/>
          </w:rPr>
          <w:t xml:space="preserve">emerging </w:t>
        </w:r>
        <w:commentRangeEnd w:id="1069"/>
        <w:r w:rsidR="003F6CCB" w:rsidRPr="0013159B">
          <w:rPr>
            <w:rStyle w:val="CommentReference"/>
            <w:rFonts w:ascii="David" w:hAnsi="David" w:cs="David"/>
            <w:rPrChange w:id="1070" w:author="0mer dar" w:date="2020-03-08T20:10:00Z">
              <w:rPr>
                <w:rStyle w:val="CommentReference"/>
              </w:rPr>
            </w:rPrChange>
          </w:rPr>
          <w:commentReference w:id="1069"/>
        </w:r>
        <w:r w:rsidR="003F6CCB" w:rsidRPr="006A4A9B">
          <w:rPr>
            <w:rFonts w:ascii="David" w:hAnsi="David" w:cs="David"/>
            <w:sz w:val="24"/>
            <w:szCs w:val="24"/>
          </w:rPr>
          <w:t xml:space="preserve">method of the Simulated Thoughts Paradigm (STP), integrated into cognitive tasks for exploring internal attention, and integrated into new body map task, for exploring interoceptive attention. We also aim to use the </w:t>
        </w:r>
        <w:r w:rsidR="003F6CCB" w:rsidRPr="006A4A9B">
          <w:rPr>
            <w:rFonts w:ascii="David" w:hAnsi="David" w:cs="David"/>
            <w:color w:val="000000" w:themeColor="text1"/>
            <w:sz w:val="24"/>
            <w:szCs w:val="24"/>
          </w:rPr>
          <w:t>Mindful Awareness Task (MAT)</w:t>
        </w:r>
        <w:r w:rsidR="003F6CCB" w:rsidRPr="0013159B">
          <w:rPr>
            <w:rFonts w:ascii="David" w:hAnsi="David" w:cs="David"/>
            <w:sz w:val="24"/>
            <w:szCs w:val="24"/>
          </w:rPr>
          <w:t xml:space="preserve"> for exploring those attentional processes during mindfulness meditation.  </w:t>
        </w:r>
      </w:ins>
    </w:p>
    <w:bookmarkEnd w:id="1048"/>
    <w:p w14:paraId="60E3BE4D" w14:textId="585E4159" w:rsidR="003F6CCB" w:rsidRPr="0013159B" w:rsidRDefault="003F6CCB" w:rsidP="002D2C62">
      <w:pPr>
        <w:pStyle w:val="Heading1"/>
        <w:rPr>
          <w:ins w:id="1071" w:author="0mer dar" w:date="2020-02-26T17:41:00Z"/>
          <w:rFonts w:ascii="David" w:hAnsi="David" w:cs="David"/>
          <w:rPrChange w:id="1072" w:author="0mer dar" w:date="2020-03-08T20:10:00Z">
            <w:rPr>
              <w:ins w:id="1073" w:author="0mer dar" w:date="2020-02-26T17:41:00Z"/>
            </w:rPr>
          </w:rPrChange>
        </w:rPr>
      </w:pPr>
      <w:ins w:id="1074" w:author="0mer dar" w:date="2020-02-26T17:42:00Z">
        <w:r w:rsidRPr="0013159B">
          <w:rPr>
            <w:rFonts w:ascii="David" w:hAnsi="David" w:cs="David"/>
            <w:rPrChange w:id="1075" w:author="0mer dar" w:date="2020-03-08T20:10:00Z">
              <w:rPr/>
            </w:rPrChange>
          </w:rPr>
          <w:lastRenderedPageBreak/>
          <w:t xml:space="preserve">Methods </w:t>
        </w:r>
      </w:ins>
    </w:p>
    <w:p w14:paraId="5A424490" w14:textId="7A38B856" w:rsidR="003F6CCB" w:rsidRPr="006A4A9B" w:rsidRDefault="003F6CCB" w:rsidP="002D2C62">
      <w:pPr>
        <w:pStyle w:val="Heading1"/>
        <w:spacing w:before="0"/>
        <w:rPr>
          <w:rFonts w:ascii="David" w:hAnsi="David" w:cs="David"/>
          <w:b/>
          <w:bCs/>
          <w:color w:val="auto"/>
          <w:sz w:val="24"/>
          <w:szCs w:val="24"/>
        </w:rPr>
      </w:pPr>
      <w:commentRangeStart w:id="1076"/>
      <w:r w:rsidRPr="006A4A9B">
        <w:rPr>
          <w:rFonts w:ascii="David" w:hAnsi="David" w:cs="David"/>
          <w:b/>
          <w:bCs/>
          <w:color w:val="auto"/>
          <w:sz w:val="24"/>
          <w:szCs w:val="24"/>
        </w:rPr>
        <w:t xml:space="preserve">Proposed aims &amp; study overview </w:t>
      </w:r>
      <w:commentRangeEnd w:id="1076"/>
      <w:r w:rsidR="0069041C" w:rsidRPr="0013159B">
        <w:rPr>
          <w:rStyle w:val="CommentReference"/>
          <w:rFonts w:ascii="David" w:eastAsiaTheme="minorHAnsi" w:hAnsi="David" w:cs="David"/>
          <w:color w:val="auto"/>
          <w:rPrChange w:id="1077" w:author="0mer dar" w:date="2020-03-08T20:10:00Z">
            <w:rPr>
              <w:rStyle w:val="CommentReference"/>
              <w:rFonts w:asciiTheme="minorHAnsi" w:eastAsiaTheme="minorHAnsi" w:hAnsiTheme="minorHAnsi" w:cstheme="minorBidi"/>
              <w:color w:val="auto"/>
            </w:rPr>
          </w:rPrChange>
        </w:rPr>
        <w:commentReference w:id="1076"/>
      </w:r>
    </w:p>
    <w:bookmarkEnd w:id="0"/>
    <w:bookmarkEnd w:id="987"/>
    <w:p w14:paraId="7495B5BB" w14:textId="6560F712" w:rsidR="003F6CCB" w:rsidRPr="006A4A9B" w:rsidRDefault="003F6CCB" w:rsidP="003F6CCB">
      <w:pPr>
        <w:spacing w:after="0"/>
        <w:rPr>
          <w:ins w:id="1078" w:author="0mer dar" w:date="2020-02-26T17:43:00Z"/>
          <w:rFonts w:ascii="David" w:hAnsi="David" w:cs="David"/>
          <w:color w:val="000000" w:themeColor="text1"/>
          <w:sz w:val="24"/>
          <w:szCs w:val="24"/>
          <w:lang w:val="en-GB" w:bidi="ar-SA"/>
        </w:rPr>
      </w:pPr>
      <w:r w:rsidRPr="006A4A9B">
        <w:rPr>
          <w:rFonts w:ascii="David" w:hAnsi="David" w:cs="David"/>
          <w:color w:val="000000" w:themeColor="text1"/>
          <w:sz w:val="24"/>
          <w:szCs w:val="24"/>
          <w:lang w:val="en-GB" w:bidi="ar-SA"/>
        </w:rPr>
        <w:tab/>
        <w:t xml:space="preserve">Thus, </w:t>
      </w:r>
      <w:commentRangeStart w:id="1079"/>
      <w:commentRangeEnd w:id="1079"/>
      <w:r w:rsidRPr="0013159B">
        <w:rPr>
          <w:rStyle w:val="CommentReference"/>
          <w:rFonts w:ascii="David" w:hAnsi="David" w:cs="David"/>
          <w:rPrChange w:id="1080" w:author="0mer dar" w:date="2020-03-08T20:10:00Z">
            <w:rPr>
              <w:rStyle w:val="CommentReference"/>
            </w:rPr>
          </w:rPrChange>
        </w:rPr>
        <w:commentReference w:id="1079"/>
      </w:r>
      <w:r w:rsidRPr="006A4A9B">
        <w:rPr>
          <w:rFonts w:ascii="David" w:hAnsi="David" w:cs="David"/>
          <w:color w:val="000000" w:themeColor="text1"/>
          <w:sz w:val="24"/>
          <w:szCs w:val="24"/>
          <w:lang w:val="en-GB" w:bidi="ar-SA"/>
        </w:rPr>
        <w:t xml:space="preserve">in the proposed dissertation research, we will work to better understand the discrepancy between theory regarding the essential role of attention change processes in MMT on the one hand with the extant limited and mixed empirical evidence of such effects on the other. To do so, we will test the key thesis of the proposed dissertation research. Specifically, whether focusing on attention to </w:t>
      </w:r>
      <w:r w:rsidRPr="0013159B">
        <w:rPr>
          <w:rFonts w:ascii="David" w:hAnsi="David" w:cs="David"/>
          <w:i/>
          <w:iCs/>
          <w:color w:val="000000" w:themeColor="text1"/>
          <w:sz w:val="24"/>
          <w:szCs w:val="24"/>
          <w:lang w:val="en-GB" w:bidi="ar-SA"/>
        </w:rPr>
        <w:t>internal</w:t>
      </w:r>
      <w:r w:rsidRPr="0013159B">
        <w:rPr>
          <w:rFonts w:ascii="David" w:hAnsi="David" w:cs="David"/>
          <w:color w:val="000000" w:themeColor="text1"/>
          <w:sz w:val="24"/>
          <w:szCs w:val="24"/>
          <w:lang w:val="en-GB" w:bidi="ar-SA"/>
        </w:rPr>
        <w:t xml:space="preserve"> mental and bodily experiences (e.g., thoughts, body sensations), rather than on </w:t>
      </w:r>
      <w:r w:rsidRPr="0013159B">
        <w:rPr>
          <w:rFonts w:ascii="David" w:hAnsi="David" w:cs="David"/>
          <w:i/>
          <w:iCs/>
          <w:color w:val="000000" w:themeColor="text1"/>
          <w:sz w:val="24"/>
          <w:szCs w:val="24"/>
          <w:lang w:val="en-GB" w:bidi="ar-SA"/>
        </w:rPr>
        <w:t xml:space="preserve">external </w:t>
      </w:r>
      <w:r w:rsidRPr="0013159B">
        <w:rPr>
          <w:rFonts w:ascii="David" w:hAnsi="David" w:cs="David"/>
          <w:color w:val="000000" w:themeColor="text1"/>
          <w:sz w:val="24"/>
          <w:szCs w:val="24"/>
          <w:lang w:val="en-GB" w:bidi="ar-SA"/>
        </w:rPr>
        <w:t xml:space="preserve">environmental stimuli (e.g., visual attention), may help to advance understanding of the nature and function of attentional change processes in MMT and thereby help rectify the paradoxical discrepancy in extant science of mindfulness and attention </w:t>
      </w:r>
      <w:ins w:id="1081" w:author="0mer dar" w:date="2020-02-26T17:43:00Z">
        <w:r w:rsidRPr="006A4A9B">
          <w:rPr>
            <w:rFonts w:ascii="David" w:hAnsi="David" w:cs="David"/>
            <w:color w:val="000000" w:themeColor="text1"/>
            <w:sz w:val="24"/>
            <w:szCs w:val="24"/>
            <w:lang w:val="en-GB" w:bidi="ar-SA"/>
          </w:rPr>
          <w:fldChar w:fldCharType="begin" w:fldLock="1"/>
        </w:r>
      </w:ins>
      <w:r w:rsidR="00785498" w:rsidRPr="006A4A9B">
        <w:rPr>
          <w:rFonts w:ascii="David" w:hAnsi="David" w:cs="David"/>
          <w:color w:val="000000" w:themeColor="text1"/>
          <w:sz w:val="24"/>
          <w:szCs w:val="24"/>
          <w:lang w:val="en-GB" w:bidi="ar-SA"/>
        </w:rPr>
        <w:instrText>ADDIN CSL_CITATION {"citationItems":[{"id":"ITEM-1","itemData":{"DOI":"10.1016/j.cpr.2010.11.003","ISBN":"02727358 (ISSN)","ISSN":"02727358","PMID":"21183265","abstract":"Mindfulness meditation practices (MMPs) are a subgroup of meditation practices which are receiving growing attenti</w:instrText>
      </w:r>
      <w:r w:rsidR="00785498" w:rsidRPr="0013159B">
        <w:rPr>
          <w:rFonts w:ascii="David" w:hAnsi="David" w:cs="David"/>
          <w:color w:val="000000" w:themeColor="text1"/>
          <w:sz w:val="24"/>
          <w:szCs w:val="24"/>
          <w:lang w:val="en-GB" w:bidi="ar-SA"/>
        </w:rPr>
        <w:instrText>on. The present paper reviews current evidence about the effects of MMPs on objective measures of cognitive functions. Five databases were searched. Twenty three studies providing measures of attention, memory, executive functions and further miscellaneous measures of cognition were included. Fifteen were controlled or randomized controlled studies and 8 were case-control studies. Overall, reviewed studies suggested that early phases of mindfulness training, which are more concerned with the development of focused attention, could be associated with significant improvements in selective and executive attention whereas the following phases, which are characterized by an open monitoring of internal and external stimuli, could be mainly associated with improved unfocused sustained attention abilities. Additionally, MMPs could enhance working memory capacity and some executive functions. However, many of the included studies show methodological limitations and negative results have been reported as well, plausibly reflecting differences in study design, study duration and patients' populations. Accordingly, even though findings here reviewed provided preliminary evidence suggesting that MMPs could enhance cognitive functions, available evidence should be considered with caution and further high quality studies investigating more standardized mindfulness meditation programs are needed. © 2010 Elsevier Ltd.","author":[{"dropping-particle":"","family":"Chiesa","given":"Alberto","non-dropping-particle":"","parse-names":false,"suffix":""},{"dropping-particle":"","family":"Calati","given":"Raffaella","non-dropping-particle":"","parse-names":false,"suffix":""},{"dropping-particle":"","family":"Serretti","given":"Alessandro","non-dropping-particle":"","parse-names":false,"suffix":""}],"container-title":"Clinical Psychology Review","id":"ITEM-1","issue":"3","issued":{"date-parts":[["2011"]]},"note":"</w:instrText>
      </w:r>
      <w:r w:rsidR="00785498" w:rsidRPr="0013159B">
        <w:rPr>
          <w:rFonts w:ascii="David" w:hAnsi="David" w:cs="David"/>
          <w:color w:val="000000" w:themeColor="text1"/>
          <w:sz w:val="24"/>
          <w:szCs w:val="24"/>
          <w:rtl/>
          <w:lang w:val="en-GB"/>
        </w:rPr>
        <w:instrText>האם מיינדפולנס משפר יכולות קוג</w:instrText>
      </w:r>
      <w:r w:rsidR="00785498" w:rsidRPr="0013159B">
        <w:rPr>
          <w:rFonts w:ascii="David" w:hAnsi="David" w:cs="David"/>
          <w:color w:val="000000" w:themeColor="text1"/>
          <w:sz w:val="24"/>
          <w:szCs w:val="24"/>
          <w:lang w:val="en-GB" w:bidi="ar-SA"/>
        </w:rPr>
        <w:instrText>'?\n</w:instrText>
      </w:r>
      <w:r w:rsidR="00785498" w:rsidRPr="0013159B">
        <w:rPr>
          <w:rFonts w:ascii="David" w:hAnsi="David" w:cs="David"/>
          <w:color w:val="000000" w:themeColor="text1"/>
          <w:sz w:val="24"/>
          <w:szCs w:val="24"/>
          <w:rtl/>
          <w:lang w:val="en-GB"/>
        </w:rPr>
        <w:instrText>מאמר סקירה, זווית נוירופסיכולוגית</w:instrText>
      </w:r>
      <w:r w:rsidR="00785498" w:rsidRPr="0013159B">
        <w:rPr>
          <w:rFonts w:ascii="David" w:hAnsi="David" w:cs="David"/>
          <w:color w:val="000000" w:themeColor="text1"/>
          <w:sz w:val="24"/>
          <w:szCs w:val="24"/>
          <w:lang w:val="en-GB" w:bidi="ar-SA"/>
        </w:rPr>
        <w:instrText xml:space="preserve"> \n</w:instrText>
      </w:r>
      <w:r w:rsidR="00785498" w:rsidRPr="0013159B">
        <w:rPr>
          <w:rFonts w:ascii="David" w:hAnsi="David" w:cs="David"/>
          <w:color w:val="000000" w:themeColor="text1"/>
          <w:sz w:val="24"/>
          <w:szCs w:val="24"/>
          <w:rtl/>
          <w:lang w:val="en-GB"/>
        </w:rPr>
        <w:instrText>טבלת הזהב של המדדים</w:instrText>
      </w:r>
      <w:r w:rsidR="00785498" w:rsidRPr="0013159B">
        <w:rPr>
          <w:rFonts w:ascii="David" w:hAnsi="David" w:cs="David"/>
          <w:color w:val="000000" w:themeColor="text1"/>
          <w:sz w:val="24"/>
          <w:szCs w:val="24"/>
          <w:lang w:val="en-GB" w:bidi="ar-SA"/>
        </w:rPr>
        <w:instrText xml:space="preserve"> \n2011","page":"449-464","publisher":"Elsevier Ltd","title":"Does mindfulness training improve cognitive abilities? A systematic review of neuropsychological findings","type":"article-journal","volume":"31"},"uris":["http://www.mendeley.com/documents/?uuid=e234f459-0418-4616-9497-1498868e34bb"]},{"id":"ITEM-2","itemData":{"author":[{"dropping-particle":"","family":"Cusens","given":"Bryany","non-dropping-particle":"","parse-names":false,"suffix":""},{"dropping-particle":"","family":"Duggan","given":"Geoffrey B","non-dropping-particle":"","parse-names":false,"suffix":""},{"dropping-particle":"","family":"Thorne","given":"Kirsty","non-dropping-particle":"","parse-names":false,"suffix":""},{"dropping-particle":"","family":"Burch","given":"Vidyamala","non-dropping-particle":"","parse-names":false,"suffix":""}],"id":"ITEM-2","issue":"November 2009","issued":{"date-parts":[["2010"]]},"note":"</w:instrText>
      </w:r>
      <w:r w:rsidR="00785498" w:rsidRPr="0013159B">
        <w:rPr>
          <w:rFonts w:ascii="David" w:hAnsi="David" w:cs="David"/>
          <w:color w:val="000000" w:themeColor="text1"/>
          <w:sz w:val="24"/>
          <w:szCs w:val="24"/>
          <w:rtl/>
          <w:lang w:val="en-GB"/>
        </w:rPr>
        <w:instrText>מצוטט בדיון של</w:instrText>
      </w:r>
      <w:r w:rsidR="00785498" w:rsidRPr="0013159B">
        <w:rPr>
          <w:rFonts w:ascii="David" w:hAnsi="David" w:cs="David"/>
          <w:color w:val="000000" w:themeColor="text1"/>
          <w:sz w:val="24"/>
          <w:szCs w:val="24"/>
          <w:lang w:val="en-GB" w:bidi="ar-SA"/>
        </w:rPr>
        <w:instrText xml:space="preserve"> cheisa </w:instrText>
      </w:r>
      <w:r w:rsidR="00785498" w:rsidRPr="0013159B">
        <w:rPr>
          <w:rFonts w:ascii="David" w:hAnsi="David" w:cs="David"/>
          <w:color w:val="000000" w:themeColor="text1"/>
          <w:sz w:val="24"/>
          <w:szCs w:val="24"/>
          <w:rtl/>
          <w:lang w:val="en-GB"/>
        </w:rPr>
        <w:instrText>כהסבר לכך שצריך להתמקד בפנים ולא בחוץ</w:instrText>
      </w:r>
      <w:r w:rsidR="00785498" w:rsidRPr="0013159B">
        <w:rPr>
          <w:rFonts w:ascii="David" w:hAnsi="David" w:cs="David"/>
          <w:color w:val="000000" w:themeColor="text1"/>
          <w:sz w:val="24"/>
          <w:szCs w:val="24"/>
          <w:lang w:val="en-GB" w:bidi="ar-SA"/>
        </w:rPr>
        <w:instrText xml:space="preserve"> \n\n</w:instrText>
      </w:r>
      <w:r w:rsidR="00785498" w:rsidRPr="0013159B">
        <w:rPr>
          <w:rFonts w:ascii="David" w:hAnsi="David" w:cs="David"/>
          <w:color w:val="000000" w:themeColor="text1"/>
          <w:sz w:val="24"/>
          <w:szCs w:val="24"/>
          <w:rtl/>
          <w:lang w:val="en-GB"/>
        </w:rPr>
        <w:instrText>שום שינוי במדדים של קשב</w:instrText>
      </w:r>
      <w:r w:rsidR="00785498" w:rsidRPr="0013159B">
        <w:rPr>
          <w:rFonts w:ascii="David" w:hAnsi="David" w:cs="David"/>
          <w:color w:val="000000" w:themeColor="text1"/>
          <w:sz w:val="24"/>
          <w:szCs w:val="24"/>
          <w:lang w:val="en-GB" w:bidi="ar-SA"/>
        </w:rPr>
        <w:instrText>! \n</w:instrText>
      </w:r>
      <w:r w:rsidR="00785498" w:rsidRPr="0013159B">
        <w:rPr>
          <w:rFonts w:ascii="David" w:hAnsi="David" w:cs="David"/>
          <w:color w:val="000000" w:themeColor="text1"/>
          <w:sz w:val="24"/>
          <w:szCs w:val="24"/>
          <w:rtl/>
          <w:lang w:val="en-GB"/>
        </w:rPr>
        <w:instrText>הערכה של תרגול נשימה מבוסס מיינדפולנס לניהול כאב</w:instrText>
      </w:r>
      <w:r w:rsidR="00785498" w:rsidRPr="0013159B">
        <w:rPr>
          <w:rFonts w:ascii="David" w:hAnsi="David" w:cs="David"/>
          <w:color w:val="000000" w:themeColor="text1"/>
          <w:sz w:val="24"/>
          <w:szCs w:val="24"/>
          <w:lang w:val="en-GB" w:bidi="ar-SA"/>
        </w:rPr>
        <w:instrText>:\n</w:instrText>
      </w:r>
      <w:r w:rsidR="00785498" w:rsidRPr="0013159B">
        <w:rPr>
          <w:rFonts w:ascii="David" w:hAnsi="David" w:cs="David"/>
          <w:color w:val="000000" w:themeColor="text1"/>
          <w:sz w:val="24"/>
          <w:szCs w:val="24"/>
          <w:rtl/>
          <w:lang w:val="en-GB"/>
        </w:rPr>
        <w:instrText>אפקטים על</w:instrText>
      </w:r>
      <w:r w:rsidR="00785498" w:rsidRPr="0013159B">
        <w:rPr>
          <w:rFonts w:ascii="David" w:hAnsi="David" w:cs="David"/>
          <w:color w:val="000000" w:themeColor="text1"/>
          <w:sz w:val="24"/>
          <w:szCs w:val="24"/>
          <w:lang w:val="en-GB" w:bidi="ar-SA"/>
        </w:rPr>
        <w:instrText xml:space="preserve"> well being </w:instrText>
      </w:r>
      <w:r w:rsidR="00785498" w:rsidRPr="0013159B">
        <w:rPr>
          <w:rFonts w:ascii="David" w:hAnsi="David" w:cs="David"/>
          <w:color w:val="000000" w:themeColor="text1"/>
          <w:sz w:val="24"/>
          <w:szCs w:val="24"/>
          <w:rtl/>
          <w:lang w:val="en-GB"/>
        </w:rPr>
        <w:instrText>ומדדים רבים של מיינדפולנס</w:instrText>
      </w:r>
      <w:r w:rsidR="00785498" w:rsidRPr="0013159B">
        <w:rPr>
          <w:rFonts w:ascii="David" w:hAnsi="David" w:cs="David"/>
          <w:color w:val="000000" w:themeColor="text1"/>
          <w:sz w:val="24"/>
          <w:szCs w:val="24"/>
          <w:lang w:val="en-GB" w:bidi="ar-SA"/>
        </w:rPr>
        <w:instrText xml:space="preserve">\n\n2 </w:instrText>
      </w:r>
      <w:r w:rsidR="00785498" w:rsidRPr="0013159B">
        <w:rPr>
          <w:rFonts w:ascii="David" w:hAnsi="David" w:cs="David"/>
          <w:color w:val="000000" w:themeColor="text1"/>
          <w:sz w:val="24"/>
          <w:szCs w:val="24"/>
          <w:rtl/>
          <w:lang w:val="en-GB"/>
        </w:rPr>
        <w:instrText>מחקרים :1</w:instrText>
      </w:r>
      <w:r w:rsidR="00785498" w:rsidRPr="0013159B">
        <w:rPr>
          <w:rFonts w:ascii="David" w:hAnsi="David" w:cs="David"/>
          <w:color w:val="000000" w:themeColor="text1"/>
          <w:sz w:val="24"/>
          <w:szCs w:val="24"/>
          <w:lang w:val="en-GB" w:bidi="ar-SA"/>
        </w:rPr>
        <w:instrText xml:space="preserve">\n1- </w:instrText>
      </w:r>
      <w:r w:rsidR="00785498" w:rsidRPr="0013159B">
        <w:rPr>
          <w:rFonts w:ascii="David" w:hAnsi="David" w:cs="David"/>
          <w:color w:val="000000" w:themeColor="text1"/>
          <w:sz w:val="24"/>
          <w:szCs w:val="24"/>
          <w:rtl/>
          <w:lang w:val="en-GB"/>
        </w:rPr>
        <w:instrText>פיילוט - ההשפעה על איכות חיים של תרגול מבוסס נשימה לניהול כאב. נצפה אפקט מובהק בדיווח עצמי על דכאון</w:instrText>
      </w:r>
      <w:r w:rsidR="00785498" w:rsidRPr="0013159B">
        <w:rPr>
          <w:rFonts w:ascii="David" w:hAnsi="David" w:cs="David"/>
          <w:color w:val="000000" w:themeColor="text1"/>
          <w:sz w:val="24"/>
          <w:szCs w:val="24"/>
          <w:lang w:val="en-GB" w:bidi="ar-SA"/>
        </w:rPr>
        <w:instrText xml:space="preserve">, ....\n2- </w:instrText>
      </w:r>
      <w:r w:rsidR="00785498" w:rsidRPr="0013159B">
        <w:rPr>
          <w:rFonts w:ascii="David" w:hAnsi="David" w:cs="David"/>
          <w:color w:val="000000" w:themeColor="text1"/>
          <w:sz w:val="24"/>
          <w:szCs w:val="24"/>
          <w:rtl/>
          <w:lang w:val="en-GB"/>
        </w:rPr>
        <w:instrText>מדידות סויבקטיביות ואל בוביקטיביות של מיינדפולנס .לא נצפה שינוי בהשהיית קשב! מבחן</w:instrText>
      </w:r>
      <w:r w:rsidR="00785498" w:rsidRPr="0013159B">
        <w:rPr>
          <w:rFonts w:ascii="David" w:hAnsi="David" w:cs="David"/>
          <w:color w:val="000000" w:themeColor="text1"/>
          <w:sz w:val="24"/>
          <w:szCs w:val="24"/>
          <w:lang w:val="en-GB" w:bidi="ar-SA"/>
        </w:rPr>
        <w:instrText xml:space="preserve"> IAT </w:instrText>
      </w:r>
      <w:r w:rsidR="00785498" w:rsidRPr="0013159B">
        <w:rPr>
          <w:rFonts w:ascii="David" w:hAnsi="David" w:cs="David"/>
          <w:color w:val="000000" w:themeColor="text1"/>
          <w:sz w:val="24"/>
          <w:szCs w:val="24"/>
          <w:rtl/>
          <w:lang w:val="en-GB"/>
        </w:rPr>
        <w:instrText>תמך בעלייה בערנות לגירוי חיובי, לאחר ההתערבות</w:instrText>
      </w:r>
      <w:r w:rsidR="00785498" w:rsidRPr="0013159B">
        <w:rPr>
          <w:rFonts w:ascii="David" w:hAnsi="David" w:cs="David"/>
          <w:color w:val="000000" w:themeColor="text1"/>
          <w:sz w:val="24"/>
          <w:szCs w:val="24"/>
          <w:lang w:val="en-GB" w:bidi="ar-SA"/>
        </w:rPr>
        <w:instrText>. \n</w:instrText>
      </w:r>
      <w:r w:rsidR="00785498" w:rsidRPr="0013159B">
        <w:rPr>
          <w:rFonts w:ascii="David" w:hAnsi="David" w:cs="David"/>
          <w:color w:val="000000" w:themeColor="text1"/>
          <w:sz w:val="24"/>
          <w:szCs w:val="24"/>
          <w:rtl/>
          <w:lang w:val="en-GB"/>
        </w:rPr>
        <w:instrText>המחקר השני התמקד יותר במנגנונים</w:instrText>
      </w:r>
      <w:r w:rsidR="00785498" w:rsidRPr="0013159B">
        <w:rPr>
          <w:rFonts w:ascii="David" w:hAnsi="David" w:cs="David"/>
          <w:color w:val="000000" w:themeColor="text1"/>
          <w:sz w:val="24"/>
          <w:szCs w:val="24"/>
          <w:lang w:val="en-GB" w:bidi="ar-SA"/>
        </w:rPr>
        <w:instrText>.","page":"63-78","title":"Report the Breathworks Pain Management Programme : Effects on Well-Being and Multiple Measures of Mindfulness","type":"article-journal","volume":"78"},"uris":["http://www.mendeley.com/documents/?uuid=8c311a61-d185-475d-a33b-072423f44865"]},{"id":"ITEM-3","itemData":{"DOI":"10.1080/13674670903578621","ISBN":"1469-9737(Electronic);1367-4676(Print)","ISSN":"13674676","abstract":"In order to gain a deeper understanding of the mindfulness construct and the mental health benefits associated with mindfulness-based programmes, the relation between mindfulness and its proposed core component attention was studied. Buddhist and Western mindfulness meditators were compared with non-meditators on tasks of sustained (SART) and executive (the Stroop Task) attention. Relations between self-reported mindfulness (FFMQ) and sustained and executive attention were also analysed. No significant differences were found between meditators and non-meditators either in sustained or executive attention. High scores on the FFMQ total scale and on Describe were related to fewer SART errors. High scores on Describe were also related to low Stroop interference. Mindfulness meditators may have an increased awareness of internal processes and the ability to quickly attend to them but this type of refined attentional ability does not seem to be related to performance on attention tests requiring responses to external targets. (PsycINFO Database Record (c) 2012 APA, all rights reserved)","author":[{"dropping-particle":"","family":"Josefsson","given":"Torbjörn","non-dropping-particle":"","parse-names":false,"suffix":""},{"dropping-particle":"","family":"Broberg","given":"Anders","non-dropping-particle":"","parse-names":false,"suffix":""}],"container-title":"Mental Health, Religion and Culture","id":"ITEM-3","issue":"3","issued":{"date-parts":[["2011"]]},"page":"291-309","title":"Meditators and non-meditators on sustained and executive attentional performance","type":"article-journal","volume":"14"},"uris":["http://www.mendeley.com/documents/?uuid=e5907480-7108-45cf-82b7-5010e7a7b7e9"]}],"mendeley":{"formattedCitation":"(Chiesa et al., 2011; Cusens et al., 2010; Josefsson &amp; Broberg, 2011)","plainTextFormattedCitation":"(Chiesa et al., 2011; Cusens et al., 2010; Josefsson &amp; Broberg, 2011)","previouslyFormattedCitation":"(Chiesa et al., 2011; Cusens et al., 2010; Josefsson &amp; Broberg, 2011)"},"properties":{"noteIndex":0},"schema":"https://github.com/citation-style-language/schema/raw/master/csl-citation.json"}</w:instrText>
      </w:r>
      <w:ins w:id="1082" w:author="0mer dar" w:date="2020-02-26T17:43:00Z">
        <w:r w:rsidRPr="006A4A9B">
          <w:rPr>
            <w:rFonts w:ascii="David" w:hAnsi="David" w:cs="David"/>
            <w:color w:val="000000" w:themeColor="text1"/>
            <w:sz w:val="24"/>
            <w:szCs w:val="24"/>
            <w:lang w:val="en-GB" w:bidi="ar-SA"/>
          </w:rPr>
          <w:fldChar w:fldCharType="separate"/>
        </w:r>
      </w:ins>
      <w:r w:rsidR="001E2173" w:rsidRPr="006A4A9B">
        <w:rPr>
          <w:rFonts w:ascii="David" w:hAnsi="David" w:cs="David"/>
          <w:noProof/>
          <w:color w:val="000000" w:themeColor="text1"/>
          <w:sz w:val="24"/>
          <w:szCs w:val="24"/>
          <w:lang w:val="en-GB" w:bidi="ar-SA"/>
        </w:rPr>
        <w:t>(Chiesa et al., 2011; Cusens et al., 2010; Josefsson &amp; Broberg, 2011)</w:t>
      </w:r>
      <w:ins w:id="1083" w:author="0mer dar" w:date="2020-02-26T17:43:00Z">
        <w:r w:rsidRPr="006A4A9B">
          <w:rPr>
            <w:rFonts w:ascii="David" w:hAnsi="David" w:cs="David"/>
            <w:color w:val="000000" w:themeColor="text1"/>
            <w:sz w:val="24"/>
            <w:szCs w:val="24"/>
            <w:lang w:val="en-GB" w:bidi="ar-SA"/>
          </w:rPr>
          <w:fldChar w:fldCharType="end"/>
        </w:r>
        <w:r w:rsidRPr="006A4A9B">
          <w:rPr>
            <w:rFonts w:ascii="David" w:hAnsi="David" w:cs="David"/>
            <w:color w:val="000000" w:themeColor="text1"/>
            <w:sz w:val="24"/>
            <w:szCs w:val="24"/>
            <w:lang w:val="en-GB" w:bidi="ar-SA"/>
          </w:rPr>
          <w:t xml:space="preserve">. </w:t>
        </w:r>
      </w:ins>
    </w:p>
    <w:p w14:paraId="2E679D78" w14:textId="6E841D37" w:rsidR="002B2DB4" w:rsidRPr="0013159B" w:rsidRDefault="003F6CCB" w:rsidP="002A152B">
      <w:pPr>
        <w:rPr>
          <w:ins w:id="1084" w:author="0mer dar" w:date="2020-03-02T15:08:00Z"/>
          <w:rFonts w:ascii="David" w:hAnsi="David" w:cs="David"/>
          <w:color w:val="000000" w:themeColor="text1"/>
          <w:sz w:val="24"/>
          <w:szCs w:val="24"/>
          <w:rPrChange w:id="1085" w:author="0mer dar" w:date="2020-03-08T20:10:00Z">
            <w:rPr>
              <w:ins w:id="1086" w:author="0mer dar" w:date="2020-03-02T15:08:00Z"/>
            </w:rPr>
          </w:rPrChange>
        </w:rPr>
      </w:pPr>
      <w:r w:rsidRPr="006A4A9B">
        <w:rPr>
          <w:rFonts w:ascii="David" w:hAnsi="David" w:cs="David"/>
          <w:color w:val="000000" w:themeColor="text1"/>
          <w:sz w:val="24"/>
          <w:szCs w:val="24"/>
        </w:rPr>
        <w:t>To test this thesis, we propose to explore how a 7-day MMT retreat (N=80), relative to a wait-l</w:t>
      </w:r>
      <w:r w:rsidRPr="0013159B">
        <w:rPr>
          <w:rFonts w:ascii="David" w:hAnsi="David" w:cs="David"/>
          <w:color w:val="000000" w:themeColor="text1"/>
          <w:sz w:val="24"/>
          <w:szCs w:val="24"/>
        </w:rPr>
        <w:t xml:space="preserve">ist control condition (N=40), will impact attention to </w:t>
      </w:r>
      <w:r w:rsidRPr="0013159B">
        <w:rPr>
          <w:rFonts w:ascii="David" w:hAnsi="David" w:cs="David"/>
          <w:i/>
          <w:iCs/>
          <w:color w:val="000000" w:themeColor="text1"/>
          <w:sz w:val="24"/>
          <w:szCs w:val="24"/>
        </w:rPr>
        <w:t>internal</w:t>
      </w:r>
      <w:r w:rsidRPr="0013159B">
        <w:rPr>
          <w:rFonts w:ascii="David" w:hAnsi="David" w:cs="David"/>
          <w:color w:val="000000" w:themeColor="text1"/>
          <w:sz w:val="24"/>
          <w:szCs w:val="24"/>
        </w:rPr>
        <w:t xml:space="preserve"> experience, namely thoughts and bodily sensations, and how these internal attentional change processes will impact salutary outcomes, such as mental health and well-being, of the MMT retreat. </w:t>
      </w:r>
      <w:del w:id="1087" w:author="0mer dar" w:date="2020-03-02T09:28:00Z">
        <w:r w:rsidRPr="0013159B" w:rsidDel="00463BF7">
          <w:rPr>
            <w:rFonts w:ascii="David" w:hAnsi="David" w:cs="David"/>
            <w:color w:val="000000" w:themeColor="text1"/>
            <w:sz w:val="24"/>
            <w:szCs w:val="24"/>
          </w:rPr>
          <w:delText>The MMT group will complete tasks measuring internal and interoceptive attention, b</w:delText>
        </w:r>
      </w:del>
      <w:ins w:id="1088" w:author="0mer dar" w:date="2020-03-02T09:28:00Z">
        <w:r w:rsidR="00463BF7" w:rsidRPr="0013159B">
          <w:rPr>
            <w:rFonts w:ascii="David" w:hAnsi="David" w:cs="David"/>
            <w:color w:val="000000" w:themeColor="text1"/>
            <w:sz w:val="24"/>
            <w:szCs w:val="24"/>
          </w:rPr>
          <w:t>B</w:t>
        </w:r>
      </w:ins>
      <w:r w:rsidRPr="0013159B">
        <w:rPr>
          <w:rFonts w:ascii="David" w:hAnsi="David" w:cs="David"/>
          <w:color w:val="000000" w:themeColor="text1"/>
          <w:sz w:val="24"/>
          <w:szCs w:val="24"/>
        </w:rPr>
        <w:t>efore and immediately following the retreat</w:t>
      </w:r>
      <w:ins w:id="1089" w:author="0mer dar" w:date="2020-03-02T09:28:00Z">
        <w:r w:rsidR="00463BF7" w:rsidRPr="0013159B">
          <w:rPr>
            <w:rFonts w:ascii="David" w:hAnsi="David" w:cs="David"/>
            <w:color w:val="000000" w:themeColor="text1"/>
            <w:sz w:val="24"/>
            <w:szCs w:val="24"/>
          </w:rPr>
          <w:t>, the retreat group will complete tasks measuring internal and interoceptive attention</w:t>
        </w:r>
      </w:ins>
      <w:r w:rsidRPr="0013159B">
        <w:rPr>
          <w:rFonts w:ascii="David" w:hAnsi="David" w:cs="David"/>
          <w:color w:val="000000" w:themeColor="text1"/>
          <w:sz w:val="24"/>
          <w:szCs w:val="24"/>
        </w:rPr>
        <w:t xml:space="preserve">. Among the wait-list control group, assessments will be administered at baseline and then again 7 days later – to parallel the timing of assessments pre- and post-retreat. </w:t>
      </w:r>
      <w:ins w:id="1090" w:author="0mer dar" w:date="2020-03-02T15:08:00Z">
        <w:r w:rsidR="002B2DB4" w:rsidRPr="0013159B">
          <w:rPr>
            <w:rFonts w:ascii="David" w:hAnsi="David" w:cs="David"/>
            <w:color w:val="000000" w:themeColor="text1"/>
            <w:sz w:val="24"/>
            <w:szCs w:val="24"/>
            <w:rPrChange w:id="1091" w:author="0mer dar" w:date="2020-03-08T20:10:00Z">
              <w:rPr>
                <w:rFonts w:ascii="David" w:hAnsi="David" w:cs="David"/>
                <w:color w:val="000000" w:themeColor="text1"/>
                <w:sz w:val="24"/>
                <w:szCs w:val="24"/>
                <w:highlight w:val="cyan"/>
              </w:rPr>
            </w:rPrChange>
          </w:rPr>
          <w:t>W</w:t>
        </w:r>
        <w:commentRangeStart w:id="1092"/>
        <w:commentRangeEnd w:id="1092"/>
        <w:r w:rsidR="002B2DB4" w:rsidRPr="0013159B">
          <w:rPr>
            <w:rFonts w:ascii="David" w:hAnsi="David" w:cs="David"/>
            <w:color w:val="000000" w:themeColor="text1"/>
            <w:sz w:val="24"/>
            <w:szCs w:val="24"/>
            <w:rPrChange w:id="1093" w:author="0mer dar" w:date="2020-03-08T20:10:00Z">
              <w:rPr>
                <w:rStyle w:val="CommentReference"/>
                <w:highlight w:val="cyan"/>
              </w:rPr>
            </w:rPrChange>
          </w:rPr>
          <w:commentReference w:id="1092"/>
        </w:r>
        <w:r w:rsidR="002B2DB4" w:rsidRPr="0013159B">
          <w:rPr>
            <w:rFonts w:ascii="David" w:hAnsi="David" w:cs="David"/>
            <w:color w:val="000000" w:themeColor="text1"/>
            <w:sz w:val="24"/>
            <w:szCs w:val="24"/>
            <w:rPrChange w:id="1094" w:author="0mer dar" w:date="2020-03-08T20:10:00Z">
              <w:rPr>
                <w:highlight w:val="cyan"/>
              </w:rPr>
            </w:rPrChange>
          </w:rPr>
          <w:t xml:space="preserve">e will also model the </w:t>
        </w:r>
        <w:bookmarkStart w:id="1095" w:name="_Hlk34054313"/>
        <w:r w:rsidR="002B2DB4" w:rsidRPr="0013159B">
          <w:rPr>
            <w:rFonts w:ascii="David" w:hAnsi="David" w:cs="David"/>
            <w:color w:val="000000" w:themeColor="text1"/>
            <w:sz w:val="24"/>
            <w:szCs w:val="24"/>
            <w:rPrChange w:id="1096" w:author="0mer dar" w:date="2020-03-08T20:10:00Z">
              <w:rPr>
                <w:highlight w:val="cyan"/>
              </w:rPr>
            </w:rPrChange>
          </w:rPr>
          <w:t xml:space="preserve">effect of </w:t>
        </w:r>
      </w:ins>
      <w:ins w:id="1097" w:author="0mer dar" w:date="2020-03-02T15:11:00Z">
        <w:r w:rsidR="002B2DB4" w:rsidRPr="006A4A9B">
          <w:rPr>
            <w:rFonts w:ascii="David" w:hAnsi="David" w:cs="David"/>
            <w:color w:val="000000" w:themeColor="text1"/>
            <w:sz w:val="24"/>
            <w:szCs w:val="24"/>
          </w:rPr>
          <w:t xml:space="preserve">previous experience </w:t>
        </w:r>
        <w:r w:rsidR="002A152B" w:rsidRPr="006A4A9B">
          <w:rPr>
            <w:rFonts w:ascii="David" w:hAnsi="David" w:cs="David"/>
            <w:color w:val="000000" w:themeColor="text1"/>
            <w:sz w:val="24"/>
            <w:szCs w:val="24"/>
          </w:rPr>
          <w:t xml:space="preserve">in </w:t>
        </w:r>
      </w:ins>
      <w:ins w:id="1098" w:author="0mer dar" w:date="2020-03-02T15:08:00Z">
        <w:r w:rsidR="002B2DB4" w:rsidRPr="0013159B">
          <w:rPr>
            <w:rFonts w:ascii="David" w:hAnsi="David" w:cs="David"/>
            <w:color w:val="000000" w:themeColor="text1"/>
            <w:sz w:val="24"/>
            <w:szCs w:val="24"/>
            <w:rPrChange w:id="1099" w:author="0mer dar" w:date="2020-03-08T20:10:00Z">
              <w:rPr>
                <w:highlight w:val="cyan"/>
              </w:rPr>
            </w:rPrChange>
          </w:rPr>
          <w:t xml:space="preserve">mindfulness meditation </w:t>
        </w:r>
        <w:bookmarkEnd w:id="1095"/>
        <w:r w:rsidR="002B2DB4" w:rsidRPr="0013159B">
          <w:rPr>
            <w:rFonts w:ascii="David" w:hAnsi="David" w:cs="David"/>
            <w:color w:val="000000" w:themeColor="text1"/>
            <w:sz w:val="24"/>
            <w:szCs w:val="24"/>
            <w:rPrChange w:id="1100" w:author="0mer dar" w:date="2020-03-08T20:10:00Z">
              <w:rPr>
                <w:highlight w:val="cyan"/>
              </w:rPr>
            </w:rPrChange>
          </w:rPr>
          <w:t>on predicted aims</w:t>
        </w:r>
      </w:ins>
      <w:ins w:id="1101" w:author="0mer dar" w:date="2020-03-02T15:10:00Z">
        <w:r w:rsidR="002B2DB4" w:rsidRPr="0013159B">
          <w:rPr>
            <w:rFonts w:ascii="David" w:hAnsi="David" w:cs="David"/>
            <w:color w:val="000000" w:themeColor="text1"/>
            <w:sz w:val="24"/>
            <w:szCs w:val="24"/>
            <w:rPrChange w:id="1102" w:author="0mer dar" w:date="2020-03-08T20:10:00Z">
              <w:rPr/>
            </w:rPrChange>
          </w:rPr>
          <w:t xml:space="preserve"> in pre-post and base-line measurement.</w:t>
        </w:r>
      </w:ins>
    </w:p>
    <w:p w14:paraId="2E69C68A" w14:textId="5810BF90" w:rsidR="003F6CCB" w:rsidRPr="0013159B" w:rsidRDefault="003F6CCB" w:rsidP="003F6CCB">
      <w:pPr>
        <w:spacing w:after="0"/>
        <w:ind w:firstLine="720"/>
        <w:rPr>
          <w:rFonts w:ascii="David" w:hAnsi="David" w:cs="David"/>
          <w:color w:val="000000" w:themeColor="text1"/>
          <w:sz w:val="24"/>
          <w:szCs w:val="24"/>
        </w:rPr>
      </w:pPr>
      <w:r w:rsidRPr="006A4A9B">
        <w:rPr>
          <w:rFonts w:ascii="David" w:hAnsi="David" w:cs="David"/>
          <w:color w:val="000000" w:themeColor="text1"/>
          <w:sz w:val="24"/>
          <w:szCs w:val="24"/>
        </w:rPr>
        <w:t>These tasks include</w:t>
      </w:r>
      <w:ins w:id="1103" w:author="0mer dar" w:date="2020-03-02T09:29:00Z">
        <w:r w:rsidR="003A7874" w:rsidRPr="006A4A9B">
          <w:rPr>
            <w:rFonts w:ascii="David" w:hAnsi="David" w:cs="David"/>
            <w:color w:val="000000" w:themeColor="text1"/>
            <w:sz w:val="24"/>
            <w:szCs w:val="24"/>
          </w:rPr>
          <w:t>: (</w:t>
        </w:r>
        <w:proofErr w:type="spellStart"/>
        <w:r w:rsidR="003A7874" w:rsidRPr="006A4A9B">
          <w:rPr>
            <w:rFonts w:ascii="David" w:hAnsi="David" w:cs="David"/>
            <w:color w:val="000000" w:themeColor="text1"/>
            <w:sz w:val="24"/>
            <w:szCs w:val="24"/>
          </w:rPr>
          <w:t>i</w:t>
        </w:r>
        <w:proofErr w:type="spellEnd"/>
        <w:r w:rsidR="003A7874" w:rsidRPr="006A4A9B">
          <w:rPr>
            <w:rFonts w:ascii="David" w:hAnsi="David" w:cs="David"/>
            <w:color w:val="000000" w:themeColor="text1"/>
            <w:sz w:val="24"/>
            <w:szCs w:val="24"/>
          </w:rPr>
          <w:t>)</w:t>
        </w:r>
      </w:ins>
      <w:r w:rsidRPr="006A4A9B">
        <w:rPr>
          <w:rFonts w:ascii="David" w:hAnsi="David" w:cs="David"/>
          <w:color w:val="000000" w:themeColor="text1"/>
          <w:sz w:val="24"/>
          <w:szCs w:val="24"/>
        </w:rPr>
        <w:t xml:space="preserve"> digit-categorization using the Simulated Thought Paradigm (STP) to measure disengagement from </w:t>
      </w:r>
      <w:r w:rsidRPr="0013159B">
        <w:rPr>
          <w:rFonts w:ascii="David" w:hAnsi="David" w:cs="David"/>
          <w:color w:val="000000" w:themeColor="text1"/>
          <w:sz w:val="24"/>
          <w:szCs w:val="24"/>
          <w:highlight w:val="lightGray"/>
        </w:rPr>
        <w:t>negative self-referential thoughts</w:t>
      </w:r>
      <w:del w:id="1104" w:author="0mer dar" w:date="2020-03-02T09:30:00Z">
        <w:r w:rsidRPr="0013159B" w:rsidDel="003A7874">
          <w:rPr>
            <w:rFonts w:ascii="David" w:hAnsi="David" w:cs="David"/>
            <w:color w:val="000000" w:themeColor="text1"/>
            <w:sz w:val="24"/>
            <w:szCs w:val="24"/>
            <w:highlight w:val="lightGray"/>
          </w:rPr>
          <w:delText xml:space="preserve"> contents</w:delText>
        </w:r>
      </w:del>
      <w:r w:rsidRPr="0013159B">
        <w:rPr>
          <w:rFonts w:ascii="David" w:hAnsi="David" w:cs="David"/>
          <w:color w:val="000000" w:themeColor="text1"/>
          <w:sz w:val="24"/>
          <w:szCs w:val="24"/>
        </w:rPr>
        <w:t xml:space="preserve">, </w:t>
      </w:r>
      <w:ins w:id="1105" w:author="0mer dar" w:date="2020-03-02T09:29:00Z">
        <w:r w:rsidR="003A7874" w:rsidRPr="0013159B">
          <w:rPr>
            <w:rFonts w:ascii="David" w:hAnsi="David" w:cs="David"/>
            <w:color w:val="000000" w:themeColor="text1"/>
            <w:sz w:val="24"/>
            <w:szCs w:val="24"/>
          </w:rPr>
          <w:t xml:space="preserve">(ii) </w:t>
        </w:r>
      </w:ins>
      <w:r w:rsidRPr="0013159B">
        <w:rPr>
          <w:rFonts w:ascii="David" w:hAnsi="David" w:cs="David"/>
          <w:color w:val="000000" w:themeColor="text1"/>
          <w:sz w:val="24"/>
          <w:szCs w:val="24"/>
        </w:rPr>
        <w:t xml:space="preserve">dichotic one-back using the STP to measure internal selection bias to </w:t>
      </w:r>
      <w:r w:rsidRPr="0013159B">
        <w:rPr>
          <w:rFonts w:ascii="David" w:hAnsi="David" w:cs="David"/>
          <w:color w:val="000000" w:themeColor="text1"/>
          <w:sz w:val="24"/>
          <w:szCs w:val="24"/>
          <w:highlight w:val="lightGray"/>
        </w:rPr>
        <w:t>negative self-referential thoughts</w:t>
      </w:r>
      <w:del w:id="1106" w:author="0mer dar" w:date="2020-03-02T09:30:00Z">
        <w:r w:rsidRPr="0013159B" w:rsidDel="003A7874">
          <w:rPr>
            <w:rFonts w:ascii="David" w:hAnsi="David" w:cs="David"/>
            <w:color w:val="000000" w:themeColor="text1"/>
            <w:sz w:val="24"/>
            <w:szCs w:val="24"/>
            <w:highlight w:val="lightGray"/>
          </w:rPr>
          <w:delText xml:space="preserve"> contents</w:delText>
        </w:r>
      </w:del>
      <w:r w:rsidRPr="0013159B">
        <w:rPr>
          <w:rFonts w:ascii="David" w:hAnsi="David" w:cs="David"/>
          <w:color w:val="000000" w:themeColor="text1"/>
          <w:sz w:val="24"/>
          <w:szCs w:val="24"/>
        </w:rPr>
        <w:t xml:space="preserve">, </w:t>
      </w:r>
      <w:del w:id="1107" w:author="0mer dar" w:date="2020-03-02T09:30:00Z">
        <w:r w:rsidRPr="0013159B" w:rsidDel="003A7874">
          <w:rPr>
            <w:rFonts w:ascii="David" w:hAnsi="David" w:cs="David"/>
            <w:color w:val="000000" w:themeColor="text1"/>
            <w:sz w:val="24"/>
            <w:szCs w:val="24"/>
            <w:highlight w:val="yellow"/>
          </w:rPr>
          <w:delText xml:space="preserve">and </w:delText>
        </w:r>
      </w:del>
      <w:ins w:id="1108" w:author="0mer dar" w:date="2020-03-02T09:30:00Z">
        <w:r w:rsidR="003A7874" w:rsidRPr="0013159B">
          <w:rPr>
            <w:rFonts w:ascii="David" w:hAnsi="David" w:cs="David"/>
            <w:color w:val="000000" w:themeColor="text1"/>
            <w:sz w:val="24"/>
            <w:szCs w:val="24"/>
            <w:highlight w:val="yellow"/>
          </w:rPr>
          <w:t xml:space="preserve">(iii) </w:t>
        </w:r>
      </w:ins>
      <w:r w:rsidRPr="0013159B">
        <w:rPr>
          <w:rFonts w:ascii="David" w:hAnsi="David" w:cs="David"/>
          <w:color w:val="000000" w:themeColor="text1"/>
          <w:sz w:val="24"/>
          <w:szCs w:val="24"/>
          <w:highlight w:val="yellow"/>
        </w:rPr>
        <w:t xml:space="preserve">the body map using the STP to measure </w:t>
      </w:r>
      <w:r w:rsidRPr="0013159B">
        <w:rPr>
          <w:rFonts w:ascii="David" w:hAnsi="David" w:cs="David"/>
          <w:color w:val="000000" w:themeColor="text1"/>
          <w:sz w:val="24"/>
          <w:szCs w:val="24"/>
        </w:rPr>
        <w:t xml:space="preserve">interoceptive attention to bodily sensations in response to </w:t>
      </w:r>
      <w:r w:rsidRPr="0013159B">
        <w:rPr>
          <w:rFonts w:ascii="David" w:hAnsi="David" w:cs="David"/>
          <w:color w:val="000000" w:themeColor="text1"/>
          <w:sz w:val="24"/>
          <w:szCs w:val="24"/>
          <w:highlight w:val="lightGray"/>
        </w:rPr>
        <w:t>negative self-referential thoughts</w:t>
      </w:r>
      <w:del w:id="1109" w:author="0mer dar" w:date="2020-03-02T09:30:00Z">
        <w:r w:rsidRPr="0013159B" w:rsidDel="003A7874">
          <w:rPr>
            <w:rFonts w:ascii="David" w:hAnsi="David" w:cs="David"/>
            <w:color w:val="000000" w:themeColor="text1"/>
            <w:sz w:val="24"/>
            <w:szCs w:val="24"/>
            <w:highlight w:val="lightGray"/>
          </w:rPr>
          <w:delText xml:space="preserve"> contents</w:delText>
        </w:r>
      </w:del>
      <w:r w:rsidRPr="0013159B">
        <w:rPr>
          <w:rFonts w:ascii="David" w:hAnsi="David" w:cs="David"/>
          <w:color w:val="000000" w:themeColor="text1"/>
          <w:sz w:val="24"/>
          <w:szCs w:val="24"/>
        </w:rPr>
        <w:t xml:space="preserve">, </w:t>
      </w:r>
      <w:del w:id="1110" w:author="0mer dar" w:date="2020-03-02T09:31:00Z">
        <w:r w:rsidRPr="0013159B" w:rsidDel="003A7874">
          <w:rPr>
            <w:rFonts w:ascii="David" w:hAnsi="David" w:cs="David"/>
            <w:color w:val="000000" w:themeColor="text1"/>
            <w:sz w:val="24"/>
            <w:szCs w:val="24"/>
          </w:rPr>
          <w:delText>as well as</w:delText>
        </w:r>
      </w:del>
      <w:ins w:id="1111" w:author="0mer dar" w:date="2020-03-02T09:31:00Z">
        <w:r w:rsidR="003A7874" w:rsidRPr="0013159B">
          <w:rPr>
            <w:rFonts w:ascii="David" w:hAnsi="David" w:cs="David"/>
            <w:color w:val="000000" w:themeColor="text1"/>
            <w:sz w:val="24"/>
            <w:szCs w:val="24"/>
          </w:rPr>
          <w:t>and (iv)</w:t>
        </w:r>
      </w:ins>
      <w:r w:rsidRPr="0013159B">
        <w:rPr>
          <w:rFonts w:ascii="David" w:hAnsi="David" w:cs="David"/>
          <w:color w:val="000000" w:themeColor="text1"/>
          <w:sz w:val="24"/>
          <w:szCs w:val="24"/>
        </w:rPr>
        <w:t xml:space="preserve"> the Mindful Awareness Task (MAT) </w:t>
      </w:r>
      <w:r w:rsidRPr="0013159B">
        <w:rPr>
          <w:rFonts w:ascii="David" w:hAnsi="David" w:cs="David"/>
          <w:color w:val="000000" w:themeColor="text1"/>
          <w:sz w:val="24"/>
          <w:szCs w:val="24"/>
        </w:rPr>
        <w:lastRenderedPageBreak/>
        <w:t xml:space="preserve">to measure mindful awareness and attention to internal experiences during mindfulness meditation (see Sections 4 and 5 for review of these emerging methods). In addition, at baseline and then again 2-weeks post-retreat, participants will complete a brief battery of  self-report questionnaires of outcomes </w:t>
      </w:r>
      <w:del w:id="1112" w:author="0mer dar" w:date="2020-03-02T09:31:00Z">
        <w:r w:rsidRPr="0013159B" w:rsidDel="0069041C">
          <w:rPr>
            <w:rFonts w:ascii="David" w:hAnsi="David" w:cs="David"/>
            <w:color w:val="000000" w:themeColor="text1"/>
            <w:sz w:val="24"/>
            <w:szCs w:val="24"/>
          </w:rPr>
          <w:delText xml:space="preserve">related to wellbeing, common mental health problems, and emotional and cognitive vulnerabilities, </w:delText>
        </w:r>
      </w:del>
      <w:r w:rsidRPr="0013159B">
        <w:rPr>
          <w:rFonts w:ascii="David" w:hAnsi="David" w:cs="David"/>
          <w:color w:val="000000" w:themeColor="text1"/>
          <w:sz w:val="24"/>
          <w:szCs w:val="24"/>
        </w:rPr>
        <w:t xml:space="preserve">that we expect will be impacted by the MMT retreat and specifically </w:t>
      </w:r>
      <w:ins w:id="1113" w:author="0mer dar" w:date="2020-03-02T09:33:00Z">
        <w:r w:rsidR="00891378" w:rsidRPr="0013159B">
          <w:rPr>
            <w:rFonts w:ascii="David" w:hAnsi="David" w:cs="David"/>
            <w:color w:val="000000" w:themeColor="text1"/>
            <w:sz w:val="24"/>
            <w:szCs w:val="24"/>
          </w:rPr>
          <w:t xml:space="preserve">wellbeing and mental health </w:t>
        </w:r>
      </w:ins>
      <w:r w:rsidRPr="0013159B">
        <w:rPr>
          <w:rFonts w:ascii="David" w:hAnsi="David" w:cs="David"/>
          <w:color w:val="000000" w:themeColor="text1"/>
          <w:sz w:val="24"/>
          <w:szCs w:val="24"/>
        </w:rPr>
        <w:t xml:space="preserve">outcomes that we expect to be more proximally influenced by theorized attentional change processes over the course of the retreat. Among the wait-list control group, the self-report battery will be administered at baseline and then again 2-weeks later.   </w:t>
      </w:r>
    </w:p>
    <w:p w14:paraId="2AF25C7F" w14:textId="77777777" w:rsidR="003F6CCB" w:rsidRPr="006A4A9B" w:rsidRDefault="003F6CCB" w:rsidP="003F6CCB">
      <w:pPr>
        <w:spacing w:after="0"/>
        <w:ind w:firstLine="720"/>
        <w:rPr>
          <w:ins w:id="1114" w:author="0mer dar" w:date="2020-02-26T17:43:00Z"/>
          <w:rFonts w:ascii="David" w:hAnsi="David" w:cs="David"/>
          <w:color w:val="000000" w:themeColor="text1"/>
          <w:sz w:val="24"/>
          <w:szCs w:val="24"/>
        </w:rPr>
      </w:pPr>
      <w:commentRangeStart w:id="1115"/>
      <w:ins w:id="1116" w:author="0mer dar" w:date="2020-02-26T17:43:00Z">
        <w:r w:rsidRPr="006A4A9B">
          <w:rPr>
            <w:rFonts w:ascii="David" w:hAnsi="David" w:cs="David"/>
            <w:noProof/>
            <w:color w:val="000000" w:themeColor="text1"/>
            <w:sz w:val="24"/>
            <w:szCs w:val="24"/>
          </w:rPr>
          <w:drawing>
            <wp:inline distT="0" distB="0" distL="0" distR="0" wp14:anchorId="605BD4CB" wp14:editId="3DFF60BD">
              <wp:extent cx="5486400" cy="3101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01340"/>
                      </a:xfrm>
                      <a:prstGeom prst="rect">
                        <a:avLst/>
                      </a:prstGeom>
                    </pic:spPr>
                  </pic:pic>
                </a:graphicData>
              </a:graphic>
            </wp:inline>
          </w:drawing>
        </w:r>
      </w:ins>
      <w:commentRangeEnd w:id="1115"/>
      <w:ins w:id="1117" w:author="0mer dar" w:date="2020-03-02T09:47:00Z">
        <w:r w:rsidR="00BD6D4E" w:rsidRPr="0013159B">
          <w:rPr>
            <w:rStyle w:val="CommentReference"/>
            <w:rFonts w:ascii="David" w:hAnsi="David" w:cs="David"/>
            <w:rPrChange w:id="1118" w:author="0mer dar" w:date="2020-03-08T20:10:00Z">
              <w:rPr>
                <w:rStyle w:val="CommentReference"/>
              </w:rPr>
            </w:rPrChange>
          </w:rPr>
          <w:commentReference w:id="1115"/>
        </w:r>
      </w:ins>
    </w:p>
    <w:p w14:paraId="2ED34F1A" w14:textId="77777777" w:rsidR="003F6CCB" w:rsidRPr="0013159B" w:rsidRDefault="003F6CCB" w:rsidP="003F6CCB">
      <w:pPr>
        <w:rPr>
          <w:ins w:id="1119" w:author="0mer dar" w:date="2020-02-26T17:43:00Z"/>
          <w:rFonts w:ascii="David" w:hAnsi="David" w:cs="David"/>
          <w:highlight w:val="green"/>
          <w:rtl/>
          <w:rPrChange w:id="1120" w:author="0mer dar" w:date="2020-03-08T20:10:00Z">
            <w:rPr>
              <w:ins w:id="1121" w:author="0mer dar" w:date="2020-02-26T17:43:00Z"/>
              <w:highlight w:val="green"/>
              <w:rtl/>
            </w:rPr>
          </w:rPrChange>
        </w:rPr>
      </w:pPr>
      <w:ins w:id="1122" w:author="0mer dar" w:date="2020-02-26T17:43:00Z">
        <w:r w:rsidRPr="0013159B">
          <w:rPr>
            <w:rFonts w:ascii="David" w:hAnsi="David" w:cs="David"/>
            <w:highlight w:val="green"/>
            <w:rPrChange w:id="1123" w:author="0mer dar" w:date="2020-03-08T20:10:00Z">
              <w:rPr>
                <w:highlight w:val="green"/>
              </w:rPr>
            </w:rPrChange>
          </w:rPr>
          <w:t xml:space="preserve">Another option for a chart </w:t>
        </w:r>
        <w:proofErr w:type="gramStart"/>
        <w:r w:rsidRPr="0013159B">
          <w:rPr>
            <w:rFonts w:ascii="David" w:hAnsi="David" w:cs="David"/>
            <w:highlight w:val="green"/>
            <w:rPrChange w:id="1124" w:author="0mer dar" w:date="2020-03-08T20:10:00Z">
              <w:rPr>
                <w:highlight w:val="green"/>
              </w:rPr>
            </w:rPrChange>
          </w:rPr>
          <w:t>–(</w:t>
        </w:r>
        <w:proofErr w:type="gramEnd"/>
        <w:r w:rsidRPr="0013159B">
          <w:rPr>
            <w:rFonts w:ascii="David" w:hAnsi="David" w:cs="David"/>
            <w:highlight w:val="green"/>
            <w:rPrChange w:id="1125" w:author="0mer dar" w:date="2020-03-08T20:10:00Z">
              <w:rPr>
                <w:highlight w:val="green"/>
              </w:rPr>
            </w:rPrChange>
          </w:rPr>
          <w:t xml:space="preserve">including a separated aim 3 of mind-body interaction) </w:t>
        </w:r>
      </w:ins>
    </w:p>
    <w:p w14:paraId="7B8E5F8D" w14:textId="77777777" w:rsidR="003F6CCB" w:rsidRPr="0013159B" w:rsidRDefault="003F6CCB" w:rsidP="003F6CCB">
      <w:pPr>
        <w:pStyle w:val="Heading1"/>
        <w:rPr>
          <w:ins w:id="1126" w:author="0mer dar" w:date="2020-02-26T17:43:00Z"/>
          <w:rFonts w:ascii="David" w:hAnsi="David" w:cs="David"/>
          <w:lang w:val="en-GB" w:bidi="ar-SA"/>
          <w:rPrChange w:id="1127" w:author="0mer dar" w:date="2020-03-08T20:10:00Z">
            <w:rPr>
              <w:ins w:id="1128" w:author="0mer dar" w:date="2020-02-26T17:43:00Z"/>
              <w:lang w:val="en-GB" w:bidi="ar-SA"/>
            </w:rPr>
          </w:rPrChange>
        </w:rPr>
      </w:pPr>
      <w:bookmarkStart w:id="1129" w:name="_Toc30881511"/>
      <w:ins w:id="1130" w:author="0mer dar" w:date="2020-02-26T17:43:00Z">
        <w:r w:rsidRPr="0013159B">
          <w:rPr>
            <w:rFonts w:ascii="David" w:hAnsi="David" w:cs="David"/>
            <w:noProof/>
            <w:highlight w:val="green"/>
            <w:lang w:val="en-GB" w:bidi="ar-SA"/>
            <w:rPrChange w:id="1131" w:author="0mer dar" w:date="2020-03-08T20:10:00Z">
              <w:rPr>
                <w:noProof/>
                <w:highlight w:val="green"/>
                <w:lang w:val="en-GB" w:bidi="ar-SA"/>
              </w:rPr>
            </w:rPrChange>
          </w:rPr>
          <w:lastRenderedPageBreak/>
          <w:drawing>
            <wp:inline distT="0" distB="0" distL="0" distR="0" wp14:anchorId="092F0935" wp14:editId="6C80E1DC">
              <wp:extent cx="5486400" cy="3053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53080"/>
                      </a:xfrm>
                      <a:prstGeom prst="rect">
                        <a:avLst/>
                      </a:prstGeom>
                    </pic:spPr>
                  </pic:pic>
                </a:graphicData>
              </a:graphic>
            </wp:inline>
          </w:drawing>
        </w:r>
      </w:ins>
    </w:p>
    <w:p w14:paraId="03BFC487" w14:textId="57B8222E" w:rsidR="003F6CCB" w:rsidRPr="0013159B" w:rsidRDefault="003F6CCB">
      <w:pPr>
        <w:pStyle w:val="Heading1"/>
        <w:rPr>
          <w:ins w:id="1132" w:author="0mer dar" w:date="2020-02-26T17:43:00Z"/>
          <w:rFonts w:ascii="David" w:hAnsi="David" w:cs="David"/>
          <w:rPrChange w:id="1133" w:author="0mer dar" w:date="2020-03-08T20:10:00Z">
            <w:rPr>
              <w:ins w:id="1134" w:author="0mer dar" w:date="2020-02-26T17:43:00Z"/>
            </w:rPr>
          </w:rPrChange>
        </w:rPr>
        <w:pPrChange w:id="1135" w:author="0mer dar" w:date="2020-03-02T14:50:00Z">
          <w:pPr/>
        </w:pPrChange>
      </w:pPr>
      <w:ins w:id="1136" w:author="0mer dar" w:date="2020-02-26T17:43:00Z">
        <w:r w:rsidRPr="0013159B">
          <w:rPr>
            <w:rFonts w:ascii="David" w:hAnsi="David" w:cs="David"/>
            <w:lang w:val="en-GB" w:bidi="ar-SA"/>
            <w:rPrChange w:id="1137" w:author="0mer dar" w:date="2020-03-08T20:10:00Z">
              <w:rPr>
                <w:lang w:val="en-GB" w:bidi="ar-SA"/>
              </w:rPr>
            </w:rPrChange>
          </w:rPr>
          <w:t>Specific</w:t>
        </w:r>
        <w:r w:rsidRPr="0013159B">
          <w:rPr>
            <w:rFonts w:ascii="David" w:hAnsi="David" w:cs="David"/>
            <w:rPrChange w:id="1138" w:author="0mer dar" w:date="2020-03-08T20:10:00Z">
              <w:rPr/>
            </w:rPrChange>
          </w:rPr>
          <w:t xml:space="preserve"> Aims of Proposed Research</w:t>
        </w:r>
        <w:bookmarkEnd w:id="1129"/>
      </w:ins>
    </w:p>
    <w:p w14:paraId="6EE32C55" w14:textId="77777777" w:rsidR="003F6CCB" w:rsidRPr="0013159B" w:rsidRDefault="003F6CCB" w:rsidP="003F6CCB">
      <w:pPr>
        <w:rPr>
          <w:rFonts w:ascii="David" w:hAnsi="David" w:cs="David"/>
          <w:b/>
          <w:bCs/>
          <w:color w:val="000000" w:themeColor="text1"/>
          <w:sz w:val="24"/>
          <w:szCs w:val="24"/>
        </w:rPr>
      </w:pPr>
      <w:r w:rsidRPr="006A4A9B">
        <w:rPr>
          <w:rFonts w:ascii="David" w:hAnsi="David" w:cs="David"/>
          <w:b/>
          <w:bCs/>
          <w:color w:val="000000" w:themeColor="text1"/>
          <w:sz w:val="24"/>
          <w:szCs w:val="24"/>
        </w:rPr>
        <w:t xml:space="preserve">Aim 1: Effects of intensive MMT on internal attention to thoughts and interoceptive attention to bodily sensations, </w:t>
      </w:r>
      <w:r w:rsidRPr="0013159B">
        <w:rPr>
          <w:rFonts w:ascii="David" w:hAnsi="David" w:cs="David"/>
          <w:b/>
          <w:bCs/>
          <w:color w:val="000000" w:themeColor="text1"/>
          <w:sz w:val="24"/>
          <w:szCs w:val="24"/>
          <w:highlight w:val="cyan"/>
          <w:rPrChange w:id="1139" w:author="0mer dar" w:date="2020-03-08T20:10:00Z">
            <w:rPr>
              <w:rFonts w:ascii="David" w:hAnsi="David" w:cs="David"/>
              <w:b/>
              <w:bCs/>
              <w:color w:val="000000" w:themeColor="text1"/>
              <w:sz w:val="24"/>
              <w:szCs w:val="24"/>
            </w:rPr>
          </w:rPrChange>
        </w:rPr>
        <w:t>during mindfulness mediation and in daily life</w:t>
      </w:r>
      <w:r w:rsidRPr="006A4A9B">
        <w:rPr>
          <w:rFonts w:ascii="David" w:hAnsi="David" w:cs="David"/>
          <w:b/>
          <w:bCs/>
          <w:color w:val="000000" w:themeColor="text1"/>
          <w:sz w:val="24"/>
          <w:szCs w:val="24"/>
        </w:rPr>
        <w:t xml:space="preserve"> </w:t>
      </w:r>
      <w:r w:rsidRPr="006A4A9B" w:rsidDel="00806C01">
        <w:rPr>
          <w:rFonts w:ascii="David" w:hAnsi="David" w:cs="David"/>
          <w:b/>
          <w:bCs/>
          <w:color w:val="000000" w:themeColor="text1"/>
          <w:sz w:val="24"/>
          <w:szCs w:val="24"/>
        </w:rPr>
        <w:t xml:space="preserve"> </w:t>
      </w:r>
      <w:r w:rsidRPr="0013159B">
        <w:rPr>
          <w:rFonts w:ascii="David" w:hAnsi="David" w:cs="David"/>
          <w:b/>
          <w:bCs/>
          <w:color w:val="000000" w:themeColor="text1"/>
          <w:sz w:val="24"/>
          <w:szCs w:val="24"/>
        </w:rPr>
        <w:t xml:space="preserve"> </w:t>
      </w:r>
    </w:p>
    <w:p w14:paraId="1C28A90D" w14:textId="4336A508" w:rsidR="003F6CCB" w:rsidRPr="006A4A9B" w:rsidRDefault="003F6CCB" w:rsidP="003F6CCB">
      <w:pPr>
        <w:autoSpaceDE w:val="0"/>
        <w:autoSpaceDN w:val="0"/>
        <w:adjustRightInd w:val="0"/>
        <w:spacing w:after="0"/>
        <w:ind w:firstLine="720"/>
        <w:rPr>
          <w:rFonts w:ascii="David" w:hAnsi="David" w:cs="David"/>
          <w:color w:val="000000" w:themeColor="text1"/>
          <w:sz w:val="24"/>
          <w:szCs w:val="24"/>
        </w:rPr>
      </w:pPr>
      <w:r w:rsidRPr="0013159B">
        <w:rPr>
          <w:rFonts w:ascii="David" w:hAnsi="David" w:cs="David"/>
          <w:color w:val="000000" w:themeColor="text1"/>
          <w:sz w:val="24"/>
          <w:szCs w:val="24"/>
        </w:rPr>
        <w:t xml:space="preserve">We predict that </w:t>
      </w:r>
      <w:commentRangeStart w:id="1140"/>
      <w:r w:rsidRPr="0013159B">
        <w:rPr>
          <w:rFonts w:ascii="David" w:hAnsi="David" w:cs="David"/>
          <w:color w:val="000000" w:themeColor="text1"/>
          <w:sz w:val="24"/>
          <w:szCs w:val="24"/>
        </w:rPr>
        <w:t>relative to the wait</w:t>
      </w:r>
      <w:ins w:id="1141" w:author="0mer dar" w:date="2020-03-02T15:16:00Z">
        <w:r w:rsidR="002A152B" w:rsidRPr="0013159B">
          <w:rPr>
            <w:rFonts w:ascii="David" w:hAnsi="David" w:cs="David"/>
            <w:color w:val="000000" w:themeColor="text1"/>
            <w:sz w:val="24"/>
            <w:szCs w:val="24"/>
          </w:rPr>
          <w:t>-</w:t>
        </w:r>
      </w:ins>
      <w:r w:rsidRPr="0013159B">
        <w:rPr>
          <w:rFonts w:ascii="David" w:hAnsi="David" w:cs="David"/>
          <w:color w:val="000000" w:themeColor="text1"/>
          <w:sz w:val="24"/>
          <w:szCs w:val="24"/>
        </w:rPr>
        <w:t xml:space="preserve">list control condition, the MMT retreat condition will demonstrate significant improvement at post- relative to pre-retreat in each of the following processes: </w:t>
      </w:r>
      <w:commentRangeEnd w:id="1140"/>
      <w:r w:rsidRPr="006A4A9B">
        <w:rPr>
          <w:rStyle w:val="CommentReference"/>
          <w:rFonts w:ascii="David" w:hAnsi="David" w:cs="David"/>
          <w:sz w:val="24"/>
          <w:szCs w:val="24"/>
        </w:rPr>
        <w:commentReference w:id="1140"/>
      </w:r>
    </w:p>
    <w:p w14:paraId="5EEA080D" w14:textId="61D8400F" w:rsidR="003F6CCB" w:rsidRPr="006A4A9B" w:rsidRDefault="003F6CCB" w:rsidP="003F6CCB">
      <w:pPr>
        <w:pStyle w:val="CommentText"/>
        <w:spacing w:line="480" w:lineRule="auto"/>
        <w:rPr>
          <w:rFonts w:ascii="David" w:hAnsi="David" w:cs="David"/>
          <w:sz w:val="24"/>
          <w:szCs w:val="24"/>
        </w:rPr>
      </w:pPr>
      <w:r w:rsidRPr="006A4A9B">
        <w:rPr>
          <w:rFonts w:ascii="David" w:hAnsi="David" w:cs="David"/>
          <w:b/>
          <w:bCs/>
          <w:color w:val="000000" w:themeColor="text1"/>
          <w:sz w:val="24"/>
          <w:szCs w:val="24"/>
        </w:rPr>
        <w:t>(</w:t>
      </w:r>
      <w:proofErr w:type="spellStart"/>
      <w:r w:rsidRPr="006A4A9B">
        <w:rPr>
          <w:rFonts w:ascii="David" w:hAnsi="David" w:cs="David"/>
          <w:b/>
          <w:bCs/>
          <w:color w:val="000000" w:themeColor="text1"/>
          <w:sz w:val="24"/>
          <w:szCs w:val="24"/>
        </w:rPr>
        <w:t>i</w:t>
      </w:r>
      <w:proofErr w:type="spellEnd"/>
      <w:r w:rsidRPr="006A4A9B">
        <w:rPr>
          <w:rFonts w:ascii="David" w:hAnsi="David" w:cs="David"/>
          <w:b/>
          <w:bCs/>
          <w:color w:val="000000" w:themeColor="text1"/>
          <w:sz w:val="24"/>
          <w:szCs w:val="24"/>
        </w:rPr>
        <w:t xml:space="preserve">) </w:t>
      </w:r>
      <w:r w:rsidRPr="0013159B">
        <w:rPr>
          <w:rFonts w:ascii="David" w:hAnsi="David" w:cs="David"/>
          <w:color w:val="000000" w:themeColor="text1"/>
          <w:sz w:val="24"/>
          <w:szCs w:val="24"/>
        </w:rPr>
        <w:t xml:space="preserve"> </w:t>
      </w:r>
      <w:del w:id="1142" w:author="0mer dar" w:date="2020-03-02T09:49:00Z">
        <w:r w:rsidRPr="0013159B" w:rsidDel="00455F80">
          <w:rPr>
            <w:rFonts w:ascii="David" w:hAnsi="David" w:cs="David"/>
            <w:color w:val="000000" w:themeColor="text1"/>
            <w:sz w:val="24"/>
            <w:szCs w:val="24"/>
          </w:rPr>
          <w:delText>Regarding internal attention in daily life, we predict</w:delText>
        </w:r>
        <w:r w:rsidRPr="0013159B" w:rsidDel="00455F80">
          <w:rPr>
            <w:rFonts w:ascii="David" w:hAnsi="David" w:cs="David"/>
            <w:i/>
            <w:iCs/>
            <w:color w:val="000000" w:themeColor="text1"/>
            <w:sz w:val="24"/>
            <w:szCs w:val="24"/>
          </w:rPr>
          <w:delText xml:space="preserve"> </w:delText>
        </w:r>
      </w:del>
      <w:del w:id="1143" w:author="0mer dar" w:date="2020-03-02T09:51:00Z">
        <w:r w:rsidRPr="0013159B" w:rsidDel="00455F80">
          <w:rPr>
            <w:rFonts w:ascii="David" w:hAnsi="David" w:cs="David"/>
            <w:color w:val="000000" w:themeColor="text1"/>
            <w:sz w:val="24"/>
            <w:szCs w:val="24"/>
          </w:rPr>
          <w:delText xml:space="preserve">(a) </w:delText>
        </w:r>
      </w:del>
      <w:ins w:id="1144" w:author="0mer dar" w:date="2020-03-02T09:50:00Z">
        <w:r w:rsidR="00455F80" w:rsidRPr="0013159B">
          <w:rPr>
            <w:rFonts w:ascii="David" w:hAnsi="David" w:cs="David"/>
            <w:b/>
            <w:bCs/>
            <w:color w:val="000000" w:themeColor="text1"/>
            <w:sz w:val="24"/>
            <w:szCs w:val="24"/>
          </w:rPr>
          <w:t>Internal attention</w:t>
        </w:r>
      </w:ins>
      <w:ins w:id="1145" w:author="0mer dar" w:date="2020-03-02T09:54:00Z">
        <w:r w:rsidR="00E83A48" w:rsidRPr="0013159B">
          <w:rPr>
            <w:rFonts w:ascii="David" w:hAnsi="David" w:cs="David"/>
            <w:b/>
            <w:bCs/>
            <w:color w:val="000000" w:themeColor="text1"/>
            <w:sz w:val="24"/>
            <w:szCs w:val="24"/>
          </w:rPr>
          <w:t xml:space="preserve"> to </w:t>
        </w:r>
        <w:commentRangeStart w:id="1146"/>
        <w:r w:rsidR="00E83A48" w:rsidRPr="0013159B">
          <w:rPr>
            <w:rFonts w:ascii="David" w:hAnsi="David" w:cs="David"/>
            <w:b/>
            <w:bCs/>
            <w:color w:val="000000" w:themeColor="text1"/>
            <w:sz w:val="24"/>
            <w:szCs w:val="24"/>
          </w:rPr>
          <w:t>thoughts</w:t>
        </w:r>
      </w:ins>
      <w:commentRangeEnd w:id="1146"/>
      <w:ins w:id="1147" w:author="0mer dar" w:date="2020-03-04T09:08:00Z">
        <w:r w:rsidR="0082214E" w:rsidRPr="0013159B">
          <w:rPr>
            <w:rStyle w:val="CommentReference"/>
            <w:rFonts w:ascii="David" w:hAnsi="David" w:cs="David"/>
            <w:rPrChange w:id="1148" w:author="0mer dar" w:date="2020-03-08T20:10:00Z">
              <w:rPr>
                <w:rStyle w:val="CommentReference"/>
              </w:rPr>
            </w:rPrChange>
          </w:rPr>
          <w:commentReference w:id="1146"/>
        </w:r>
      </w:ins>
      <w:ins w:id="1149" w:author="0mer dar" w:date="2020-03-02T09:54:00Z">
        <w:r w:rsidR="00E83A48" w:rsidRPr="006A4A9B">
          <w:rPr>
            <w:rFonts w:ascii="David" w:hAnsi="David" w:cs="David"/>
            <w:b/>
            <w:bCs/>
            <w:color w:val="000000" w:themeColor="text1"/>
            <w:sz w:val="24"/>
            <w:szCs w:val="24"/>
          </w:rPr>
          <w:t xml:space="preserve"> in daily life</w:t>
        </w:r>
      </w:ins>
      <w:ins w:id="1150" w:author="0mer dar" w:date="2020-03-04T09:12:00Z">
        <w:r w:rsidR="0010714F" w:rsidRPr="006A4A9B">
          <w:rPr>
            <w:rFonts w:ascii="David" w:hAnsi="David" w:cs="David"/>
            <w:b/>
            <w:bCs/>
            <w:color w:val="000000" w:themeColor="text1"/>
            <w:sz w:val="24"/>
            <w:szCs w:val="24"/>
          </w:rPr>
          <w:t>.</w:t>
        </w:r>
      </w:ins>
      <w:ins w:id="1151" w:author="0mer dar" w:date="2020-03-02T09:51:00Z">
        <w:r w:rsidR="00455F80" w:rsidRPr="0013159B">
          <w:rPr>
            <w:rFonts w:ascii="David" w:hAnsi="David" w:cs="David"/>
            <w:color w:val="000000" w:themeColor="text1"/>
            <w:sz w:val="24"/>
            <w:szCs w:val="24"/>
          </w:rPr>
          <w:t xml:space="preserve"> (a) </w:t>
        </w:r>
      </w:ins>
      <w:r w:rsidRPr="0013159B">
        <w:rPr>
          <w:rFonts w:ascii="David" w:hAnsi="David" w:cs="David"/>
          <w:color w:val="000000" w:themeColor="text1"/>
          <w:sz w:val="24"/>
          <w:szCs w:val="24"/>
        </w:rPr>
        <w:t xml:space="preserve">enhanced ability to disengage from negative self-referential thoughts, as quantified by the STP integrated into the Digit Categorization Task; as well as (b) reduced </w:t>
      </w:r>
      <w:del w:id="1152" w:author="0mer dar" w:date="2020-03-02T10:15:00Z">
        <w:r w:rsidRPr="0013159B" w:rsidDel="008F2973">
          <w:rPr>
            <w:rFonts w:ascii="David" w:hAnsi="David" w:cs="David"/>
            <w:color w:val="000000" w:themeColor="text1"/>
            <w:sz w:val="24"/>
            <w:szCs w:val="24"/>
          </w:rPr>
          <w:delText xml:space="preserve">internal </w:delText>
        </w:r>
      </w:del>
      <w:r w:rsidRPr="0013159B">
        <w:rPr>
          <w:rFonts w:ascii="David" w:hAnsi="David" w:cs="David"/>
          <w:color w:val="000000" w:themeColor="text1"/>
          <w:sz w:val="24"/>
          <w:szCs w:val="24"/>
        </w:rPr>
        <w:t>selection bias to negative self-referential thoughts, as quantified by the STP integrated into the Dichotic 1-back task. Indeed, MMT is expected to affect internal attentional control, which enables disengagement from negative thoughts as well as reduced selection</w:t>
      </w:r>
      <w:del w:id="1153" w:author="0mer dar" w:date="2020-03-16T19:11:00Z">
        <w:r w:rsidRPr="0013159B" w:rsidDel="00B86318">
          <w:rPr>
            <w:rFonts w:ascii="David" w:hAnsi="David" w:cs="David"/>
            <w:color w:val="000000" w:themeColor="text1"/>
            <w:sz w:val="24"/>
            <w:szCs w:val="24"/>
          </w:rPr>
          <w:delText xml:space="preserve"> </w:delText>
        </w:r>
      </w:del>
      <w:del w:id="1154" w:author="0mer dar" w:date="2020-03-02T09:52:00Z">
        <w:r w:rsidRPr="0013159B" w:rsidDel="00455F80">
          <w:rPr>
            <w:rFonts w:ascii="David" w:hAnsi="David" w:cs="David"/>
            <w:color w:val="000000" w:themeColor="text1"/>
            <w:sz w:val="24"/>
            <w:szCs w:val="24"/>
          </w:rPr>
          <w:delText>bias to</w:delText>
        </w:r>
      </w:del>
      <w:ins w:id="1155" w:author="0mer dar" w:date="2020-03-02T09:52:00Z">
        <w:r w:rsidR="00455F80" w:rsidRPr="0013159B">
          <w:rPr>
            <w:rFonts w:ascii="David" w:hAnsi="David" w:cs="David"/>
            <w:color w:val="000000" w:themeColor="text1"/>
            <w:sz w:val="24"/>
            <w:szCs w:val="24"/>
          </w:rPr>
          <w:t xml:space="preserve"> of</w:t>
        </w:r>
      </w:ins>
      <w:r w:rsidRPr="0013159B">
        <w:rPr>
          <w:rFonts w:ascii="David" w:hAnsi="David" w:cs="David"/>
          <w:color w:val="000000" w:themeColor="text1"/>
          <w:sz w:val="24"/>
          <w:szCs w:val="24"/>
        </w:rPr>
        <w:t xml:space="preserve"> negative thoughts </w:t>
      </w:r>
      <w:r w:rsidRPr="0013159B">
        <w:rPr>
          <w:rFonts w:ascii="David" w:hAnsi="David" w:cs="David"/>
          <w:sz w:val="24"/>
          <w:szCs w:val="24"/>
        </w:rPr>
        <w:t xml:space="preserve"> </w:t>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{"citationItems":[{"id":"ITEM-1","itemData":{"DOI":"10.1038/nrn3916","ISBN":"978-3-319-46321-6","ISSN":"14710048","PMID":"25783612","abstract":"On page 220 of this article, the third sentence of the fourth para</w:instrText>
      </w:r>
      <w:r w:rsidR="00785498" w:rsidRPr="0013159B">
        <w:rPr>
          <w:rFonts w:ascii="David" w:hAnsi="David" w:cs="David"/>
          <w:sz w:val="24"/>
          <w:szCs w:val="24"/>
        </w:rPr>
        <w:instrText>graph was incorrect. The sentence should have read 'Furthermore, a preliminary analysis from a study of a state of 'non-dual awareness' (a state of awareness in which perceived dualities, such as the distinction between subject and object, are absent) showed increased functional connectivity of the central precuneus with the dorsolateral PFC'. This has been corrected in the online version of the article.","author":[{"dropping-particle":"","family":"Tang","given":"Yi Yuan","non-dropping-particle":"","parse-names":false,"suffix":""},{"dropping-particle":"","family":"Hölzel","given":"Britta K.","non-dropping-particle":"","parse-names":false,"suffix":""},{"dropping-particle":"","family":"Posner","given":"Michael I.","non-dropping-particle":"","parse-names":false,"suffix":""}],"container-title":"Nature Reviews Neuroscience","id":"ITEM-1","issue":"4","issued":{"date-parts":[["2015"]]},"note":"</w:instrText>
      </w:r>
      <w:r w:rsidR="00785498" w:rsidRPr="0013159B">
        <w:rPr>
          <w:rFonts w:ascii="David" w:hAnsi="David" w:cs="David"/>
          <w:sz w:val="24"/>
          <w:szCs w:val="24"/>
          <w:rtl/>
        </w:rPr>
        <w:instrText>מחקר מוחי של מיינדפולנס - סקירה</w:instrText>
      </w:r>
      <w:r w:rsidR="00785498" w:rsidRPr="0013159B">
        <w:rPr>
          <w:rFonts w:ascii="David" w:hAnsi="David" w:cs="David"/>
          <w:sz w:val="24"/>
          <w:szCs w:val="24"/>
        </w:rPr>
        <w:instrText>\n(</w:instrText>
      </w:r>
      <w:r w:rsidR="00785498" w:rsidRPr="0013159B">
        <w:rPr>
          <w:rFonts w:ascii="David" w:hAnsi="David" w:cs="David"/>
          <w:sz w:val="24"/>
          <w:szCs w:val="24"/>
          <w:rtl/>
        </w:rPr>
        <w:instrText>אולי העדכנית ביותר</w:instrText>
      </w:r>
      <w:r w:rsidR="00785498" w:rsidRPr="0013159B">
        <w:rPr>
          <w:rFonts w:ascii="David" w:hAnsi="David" w:cs="David"/>
          <w:sz w:val="24"/>
          <w:szCs w:val="24"/>
        </w:rPr>
        <w:instrText>?) \n\n</w:instrText>
      </w:r>
      <w:r w:rsidR="00785498" w:rsidRPr="0013159B">
        <w:rPr>
          <w:rFonts w:ascii="David" w:hAnsi="David" w:cs="David"/>
          <w:sz w:val="24"/>
          <w:szCs w:val="24"/>
          <w:rtl/>
        </w:rPr>
        <w:instrText>אזורים מוחיים - מבנה</w:instrText>
      </w:r>
      <w:r w:rsidR="00785498" w:rsidRPr="0013159B">
        <w:rPr>
          <w:rFonts w:ascii="David" w:hAnsi="David" w:cs="David"/>
          <w:sz w:val="24"/>
          <w:szCs w:val="24"/>
        </w:rPr>
        <w:instrText>\n</w:instrText>
      </w:r>
      <w:r w:rsidR="00785498" w:rsidRPr="0013159B">
        <w:rPr>
          <w:rFonts w:ascii="David" w:hAnsi="David" w:cs="David"/>
          <w:sz w:val="24"/>
          <w:szCs w:val="24"/>
          <w:rtl/>
        </w:rPr>
        <w:instrText>רשתות - פעילות</w:instrText>
      </w:r>
      <w:r w:rsidR="00785498" w:rsidRPr="0013159B">
        <w:rPr>
          <w:rFonts w:ascii="David" w:hAnsi="David" w:cs="David"/>
          <w:sz w:val="24"/>
          <w:szCs w:val="24"/>
        </w:rPr>
        <w:instrText>\n\n</w:instrText>
      </w:r>
      <w:r w:rsidR="00785498" w:rsidRPr="0013159B">
        <w:rPr>
          <w:rFonts w:ascii="David" w:hAnsi="David" w:cs="David"/>
          <w:sz w:val="24"/>
          <w:szCs w:val="24"/>
          <w:rtl/>
        </w:rPr>
        <w:instrText>רמה נורינולית (חשמל), רמה מולקולרית (גנטיקה)</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המנגנון המוחי עדיין לא ברור. (נכון ל-2015 וכנראה גם היום, כמו כל דבר מוחי חוץ מראייה נגיד)</w:instrText>
      </w:r>
      <w:r w:rsidR="00785498" w:rsidRPr="0013159B">
        <w:rPr>
          <w:rFonts w:ascii="David" w:hAnsi="David" w:cs="David"/>
          <w:sz w:val="24"/>
          <w:szCs w:val="24"/>
        </w:rPr>
        <w:instrText>","page":"213-225","publisher":"Nature Publishing Group","title":"The neuroscience of mindfulness meditation","type":"article-journal","volume":"16"},"uris":["http://www.mendeley.com/documents/?uuid=051d65f5-7e4b-41eb-bfec-1de8819a2d3a"]},{"id":"ITEM-2","itemData":{"DOI":"10.3389/fnins.2013.00008","ISBN":"1662-453X","ISSN":"16624548","PMID":"23382709","abstract":"The scientific interest in meditation and mindfulness practice has recently seen an unprecedented surge. After an initial phase of presenting beneficial effects of mindfulness practice in various domains, research is now seeking to unravel the underlying psychological and neurophysiological mechanisms. Advances in understanding these processes are required for improving and fine-tuning mindfulness-based interventions that target specific conditions such as eating disorders or attention deficit hyperactivity disorders. This review presents a theoretical framework that emphasizes the central role of attentional control mechanisms in the development of mindfulness skills. It discusses the phenomenological level of experience during meditation, the different attentional functions that are involved, and relates these to the brain networks that subserve these functions. On the basis of currently available empirical evidence specific processes as to how attention exerts its positive influence are considered and it is concluded that meditation practice appears to positively impact attentional functions by improving resource allocation processes. As a result, attentional resources are allocated more fully during early processing phases which subsequently enhance further processing. Neural changes resulting from a pure form of mindfulness practice that is central to most mindfulness programs are considered from the perspective that they constitute a useful reference point for future research. Furthermore, possible interrelations between the improvement of attentional control and emotion regulation skills are discussed.","author":[{"dropping-particle":"","family":"Malinowski","given":"Peter","non-dropping-particle":"","parse-names":false,"suffix":""}],"container-title":"Frontiers in Neuroscience","id":"ITEM-2","issue":"7 FEB","issued":{"date-parts":[["2013"]]},"note":"</w:instrText>
      </w:r>
      <w:r w:rsidR="00785498" w:rsidRPr="0013159B">
        <w:rPr>
          <w:rFonts w:ascii="David" w:hAnsi="David" w:cs="David"/>
          <w:sz w:val="24"/>
          <w:szCs w:val="24"/>
          <w:rtl/>
        </w:rPr>
        <w:instrText>מנגנונים נוירונליים של הקצאת קשב בתרגול מיינדפולנס</w:instrText>
      </w:r>
      <w:r w:rsidR="00785498" w:rsidRPr="0013159B">
        <w:rPr>
          <w:rFonts w:ascii="David" w:hAnsi="David" w:cs="David"/>
          <w:sz w:val="24"/>
          <w:szCs w:val="24"/>
        </w:rPr>
        <w:instrText>\n\n</w:instrText>
      </w:r>
      <w:r w:rsidR="00785498" w:rsidRPr="0013159B">
        <w:rPr>
          <w:rFonts w:ascii="David" w:hAnsi="David" w:cs="David"/>
          <w:sz w:val="24"/>
          <w:szCs w:val="24"/>
          <w:rtl/>
        </w:rPr>
        <w:instrText>מאמר סקירה למסגרת תיאורתית שמדגיש את התפקיד של בקרת קשב בפיתוח יכולות מיינדפולנס, דרך האימון</w:instrText>
      </w:r>
      <w:r w:rsidR="00785498" w:rsidRPr="0013159B">
        <w:rPr>
          <w:rFonts w:ascii="David" w:hAnsi="David" w:cs="David"/>
          <w:sz w:val="24"/>
          <w:szCs w:val="24"/>
        </w:rPr>
        <w:instrText>. \n</w:instrText>
      </w:r>
      <w:r w:rsidR="00785498" w:rsidRPr="0013159B">
        <w:rPr>
          <w:rFonts w:ascii="David" w:hAnsi="David" w:cs="David"/>
          <w:sz w:val="24"/>
          <w:szCs w:val="24"/>
          <w:rtl/>
        </w:rPr>
        <w:instrText>שיפור בהקצאת משאבים, שינויים נוירולוגיים</w:instrText>
      </w:r>
      <w:r w:rsidR="00785498" w:rsidRPr="0013159B">
        <w:rPr>
          <w:rFonts w:ascii="David" w:hAnsi="David" w:cs="David"/>
          <w:sz w:val="24"/>
          <w:szCs w:val="24"/>
        </w:rPr>
        <w:instrText>.\n\nattentional control &amp;gt; emotional regulation\n\n\n","page":"1-11","title":"Neural mechanisms of attentional control in mindfulness meditation","type":"article-journal","volume":"7"},"uris":["http://www.mendeley.com/documents/?uuid=05c40323-c649-4a1f-969c-474eeae2670e"]},{"id":"ITEM-3","itemData":{"DOI":"10.1093/clipsy/bph077","ISBN":"09695893 (ISSN)","ISSN":"09695893","PMID":"764","abstract":"There has been substantial interest in mindfulness as an approach to reduce cognitive vulnerability to stress and emotional distress in recent years. However, thus far mindfulness has not been de</w:instrText>
      </w:r>
      <w:r w:rsidR="00785498" w:rsidRPr="0013159B">
        <w:rPr>
          <w:rFonts w:ascii="Arial" w:hAnsi="Arial" w:cs="Arial"/>
          <w:sz w:val="24"/>
          <w:szCs w:val="24"/>
        </w:rPr>
        <w:instrText>ﬁ</w:instrText>
      </w:r>
      <w:r w:rsidR="00785498" w:rsidRPr="0013159B">
        <w:rPr>
          <w:rFonts w:ascii="David" w:hAnsi="David" w:cs="David"/>
          <w:sz w:val="24"/>
          <w:szCs w:val="24"/>
        </w:rPr>
        <w:instrText>ned operationally. This paper describes the results of recent meetings held to establish a consensus on mindfulness and to develop conjointly a testable operational de</w:instrText>
      </w:r>
      <w:r w:rsidR="00785498" w:rsidRPr="0013159B">
        <w:rPr>
          <w:rFonts w:ascii="Arial" w:hAnsi="Arial" w:cs="Arial"/>
          <w:sz w:val="24"/>
          <w:szCs w:val="24"/>
        </w:rPr>
        <w:instrText>ﬁ</w:instrText>
      </w:r>
      <w:r w:rsidR="00785498" w:rsidRPr="0013159B">
        <w:rPr>
          <w:rFonts w:ascii="David" w:hAnsi="David" w:cs="David"/>
          <w:sz w:val="24"/>
          <w:szCs w:val="24"/>
        </w:rPr>
        <w:instrText>nition. We propose a two-component model of mindfulness and specify each component in terms of speci</w:instrText>
      </w:r>
      <w:r w:rsidR="00785498" w:rsidRPr="0013159B">
        <w:rPr>
          <w:rFonts w:ascii="Arial" w:hAnsi="Arial" w:cs="Arial"/>
          <w:sz w:val="24"/>
          <w:szCs w:val="24"/>
        </w:rPr>
        <w:instrText>ﬁ</w:instrText>
      </w:r>
      <w:r w:rsidR="00785498" w:rsidRPr="0013159B">
        <w:rPr>
          <w:rFonts w:ascii="David" w:hAnsi="David" w:cs="David"/>
          <w:sz w:val="24"/>
          <w:szCs w:val="24"/>
        </w:rPr>
        <w:instrText>c behaviors, experiential manifestations, and implicated psychological processes. We then address issues regarding temporal stability and situational speci</w:instrText>
      </w:r>
      <w:r w:rsidR="00785498" w:rsidRPr="0013159B">
        <w:rPr>
          <w:rFonts w:ascii="Arial" w:hAnsi="Arial" w:cs="Arial"/>
          <w:sz w:val="24"/>
          <w:szCs w:val="24"/>
        </w:rPr>
        <w:instrText>ﬁ</w:instrText>
      </w:r>
      <w:r w:rsidR="00785498" w:rsidRPr="0013159B">
        <w:rPr>
          <w:rFonts w:ascii="David" w:hAnsi="David" w:cs="David"/>
          <w:sz w:val="24"/>
          <w:szCs w:val="24"/>
        </w:rPr>
        <w:instrText>city and speculate on the conceptual and operational distinctiveness of mindfulness. We con- clude this paper by discussing implications for instrument development and brie</w:instrText>
      </w:r>
      <w:r w:rsidR="00785498" w:rsidRPr="0013159B">
        <w:rPr>
          <w:rFonts w:ascii="Arial" w:hAnsi="Arial" w:cs="Arial"/>
          <w:sz w:val="24"/>
          <w:szCs w:val="24"/>
        </w:rPr>
        <w:instrText>ﬂ</w:instrText>
      </w:r>
      <w:r w:rsidR="00785498" w:rsidRPr="0013159B">
        <w:rPr>
          <w:rFonts w:ascii="David" w:hAnsi="David" w:cs="David"/>
          <w:sz w:val="24"/>
          <w:szCs w:val="24"/>
        </w:rPr>
        <w:instrText>y describing our own approach to measurement.","author":[{"dropping-particle":"","family":"Bishop","given":"Scott R.","non-dropping-particle":"","parse-names":false,"suffix":""},{"dropping-particle":"","family":"Lau","given":"Mark","non-dropping-particle":"","parse-names":false,"suffix":""},{"dropping-particle":"","family":"Shapiro","given":"Shauna","non-dropping-particle":"","parse-names":false,"suffix":""},{"dropping-particle":"","family":"Carlson","given":"Linda","non-dropping-particle":"","parse-names":false,"suffix":""},{"dropping-particle":"","family":"Anderson","given":"Nicole D.","non-dropping-particle":"","parse-names":false,"suffix":""},{"dropping-particle":"","family":"Carmody","given":"James","non-dropping-particle":"","parse-names":false,"suffix":""},{"dropping-particle":"V.","family":"Segal","given":"Zindel","non-dropping-particle":"","parse-names":false,"suffix":""},{"dropping-particle":"","family":"Abbey","given":"Susan","non-dropping-particle":"","parse-names":false,"suffix":""},{"dropping-particle":"","family":"Speca","given":"Michael","non-dropping-particle":"","parse-names":false,"suffix":""},{"dropping-particle":"","family":"Velting","given":"Drew","non-dropping-particle":"","parse-names":false,"suffix":""},{"dropping-particle":"","family":"Devins","given":"Gerald","non-dropping-particle":"","parse-names":false,"suffix":""}],"container-title":"Clinical Psychology: Science and Practice","id":"ITEM-3","issue":"3","issued":{"date-parts":[["2004"]]},"note":"</w:instrText>
      </w:r>
      <w:r w:rsidR="00785498" w:rsidRPr="0013159B">
        <w:rPr>
          <w:rFonts w:ascii="David" w:hAnsi="David" w:cs="David"/>
          <w:sz w:val="24"/>
          <w:szCs w:val="24"/>
          <w:rtl/>
        </w:rPr>
        <w:instrText>מודל עם 2 מרכיבים - המאמר מציע</w:instrText>
      </w:r>
      <w:r w:rsidR="00785498" w:rsidRPr="0013159B">
        <w:rPr>
          <w:rFonts w:ascii="David" w:hAnsi="David" w:cs="David"/>
          <w:sz w:val="24"/>
          <w:szCs w:val="24"/>
        </w:rPr>
        <w:instrText xml:space="preserve"> outcomes </w:instrText>
      </w:r>
      <w:r w:rsidR="00785498" w:rsidRPr="0013159B">
        <w:rPr>
          <w:rFonts w:ascii="David" w:hAnsi="David" w:cs="David"/>
          <w:sz w:val="24"/>
          <w:szCs w:val="24"/>
          <w:rtl/>
        </w:rPr>
        <w:instrText>של מיינדפולנס שניתן למדוד על מנת להשוות למדדי דיווח עצמי, ולזהות תהליך למידה של היכולת. (תוך נבדקי או בין מנוסים לחסרי נסיון)</w:instrText>
      </w:r>
      <w:r w:rsidR="00785498" w:rsidRPr="0013159B">
        <w:rPr>
          <w:rFonts w:ascii="David" w:hAnsi="David" w:cs="David"/>
          <w:sz w:val="24"/>
          <w:szCs w:val="24"/>
        </w:rPr>
        <w:instrText xml:space="preserve"> \n\n1 .self regulation of attention - </w:instrText>
      </w:r>
      <w:r w:rsidR="00785498" w:rsidRPr="0013159B">
        <w:rPr>
          <w:rFonts w:ascii="David" w:hAnsi="David" w:cs="David"/>
          <w:sz w:val="24"/>
          <w:szCs w:val="24"/>
          <w:rtl/>
        </w:rPr>
        <w:instrText>הגברת קשב לרגע . הנוכחי</w:instrText>
      </w:r>
      <w:r w:rsidR="00785498" w:rsidRPr="0013159B">
        <w:rPr>
          <w:rFonts w:ascii="David" w:hAnsi="David" w:cs="David"/>
          <w:sz w:val="24"/>
          <w:szCs w:val="24"/>
        </w:rPr>
        <w:instrText xml:space="preserve">\n- </w:instrText>
      </w:r>
      <w:r w:rsidR="00785498" w:rsidRPr="0013159B">
        <w:rPr>
          <w:rFonts w:ascii="David" w:hAnsi="David" w:cs="David"/>
          <w:sz w:val="24"/>
          <w:szCs w:val="24"/>
          <w:rtl/>
        </w:rPr>
        <w:instrText>רמת הקשב</w:instrText>
      </w:r>
      <w:r w:rsidR="00785498" w:rsidRPr="0013159B">
        <w:rPr>
          <w:rFonts w:ascii="David" w:hAnsi="David" w:cs="David"/>
          <w:sz w:val="24"/>
          <w:szCs w:val="24"/>
        </w:rPr>
        <w:instrText xml:space="preserve">\n\n\nsustained attention - </w:instrText>
      </w:r>
      <w:r w:rsidR="00785498" w:rsidRPr="0013159B">
        <w:rPr>
          <w:rFonts w:ascii="David" w:hAnsi="David" w:cs="David"/>
          <w:sz w:val="24"/>
          <w:szCs w:val="24"/>
          <w:rtl/>
        </w:rPr>
        <w:instrText>שמירה על ערנות קשבית לאורך זמן</w:instrText>
      </w:r>
      <w:r w:rsidR="00785498" w:rsidRPr="0013159B">
        <w:rPr>
          <w:rFonts w:ascii="David" w:hAnsi="David" w:cs="David"/>
          <w:sz w:val="24"/>
          <w:szCs w:val="24"/>
        </w:rPr>
        <w:instrText xml:space="preserve">\n\n\nswitching </w:instrText>
      </w:r>
      <w:r w:rsidR="00785498" w:rsidRPr="0013159B">
        <w:rPr>
          <w:rFonts w:ascii="David" w:hAnsi="David" w:cs="David"/>
          <w:sz w:val="24"/>
          <w:szCs w:val="24"/>
          <w:rtl/>
        </w:rPr>
        <w:instrText>החזרת הקשב לרגע הנתון או לאוביקט</w:instrText>
      </w:r>
      <w:r w:rsidR="00785498" w:rsidRPr="0013159B">
        <w:rPr>
          <w:rFonts w:ascii="David" w:hAnsi="David" w:cs="David"/>
          <w:sz w:val="24"/>
          <w:szCs w:val="24"/>
        </w:rPr>
        <w:instrText xml:space="preserve"> \n\n\n</w:instrText>
      </w:r>
      <w:r w:rsidR="00785498" w:rsidRPr="0013159B">
        <w:rPr>
          <w:rFonts w:ascii="David" w:hAnsi="David" w:cs="David"/>
          <w:sz w:val="24"/>
          <w:szCs w:val="24"/>
          <w:rtl/>
        </w:rPr>
        <w:instrText>תחזית של המודל</w:instrText>
      </w:r>
      <w:r w:rsidR="00785498" w:rsidRPr="0013159B">
        <w:rPr>
          <w:rFonts w:ascii="David" w:hAnsi="David" w:cs="David"/>
          <w:sz w:val="24"/>
          <w:szCs w:val="24"/>
        </w:rPr>
        <w:instrText xml:space="preserve"> - outcomes \n\n-</w:instrText>
      </w:r>
      <w:r w:rsidR="00785498" w:rsidRPr="0013159B">
        <w:rPr>
          <w:rFonts w:ascii="David" w:hAnsi="David" w:cs="David"/>
          <w:sz w:val="24"/>
          <w:szCs w:val="24"/>
          <w:rtl/>
        </w:rPr>
        <w:instrText>עלייה ביכולת להשהות קשב מתמשך ולבצע סוויצ' בין הסחה למיקוד הקשב ברגע או באוביקט שדרכו נמצאים ברגע</w:instrText>
      </w:r>
      <w:r w:rsidR="00785498" w:rsidRPr="0013159B">
        <w:rPr>
          <w:rFonts w:ascii="David" w:hAnsi="David" w:cs="David"/>
          <w:sz w:val="24"/>
          <w:szCs w:val="24"/>
        </w:rPr>
        <w:instrText>. \n\n-</w:instrText>
      </w:r>
      <w:r w:rsidR="00785498" w:rsidRPr="0013159B">
        <w:rPr>
          <w:rFonts w:ascii="David" w:hAnsi="David" w:cs="David"/>
          <w:sz w:val="24"/>
          <w:szCs w:val="24"/>
          <w:rtl/>
        </w:rPr>
        <w:instrText>עליה ביכולת לבצע אינהיביציה, מתוך ההרגל להשהות תהליכים שניוניים הנלווים למחשבה \\ תחושה \\ רגש\\ גירוי חיצוני</w:instrText>
      </w:r>
      <w:r w:rsidR="00785498" w:rsidRPr="0013159B">
        <w:rPr>
          <w:rFonts w:ascii="David" w:hAnsi="David" w:cs="David"/>
          <w:sz w:val="24"/>
          <w:szCs w:val="24"/>
        </w:rPr>
        <w:instrText>. \n\n*</w:instrText>
      </w:r>
      <w:r w:rsidR="00785498" w:rsidRPr="0013159B">
        <w:rPr>
          <w:rFonts w:ascii="David" w:hAnsi="David" w:cs="David"/>
          <w:sz w:val="24"/>
          <w:szCs w:val="24"/>
          <w:rtl/>
        </w:rPr>
        <w:instrText>ישנם מדדים אובייקטיבים דוגמת</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מבחן סטרופ</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רגשי לבדיקת אינהיביציה של עיבוד סמנטי</w:instrText>
      </w:r>
      <w:r w:rsidR="00785498" w:rsidRPr="0013159B">
        <w:rPr>
          <w:rFonts w:ascii="David" w:hAnsi="David" w:cs="David"/>
          <w:sz w:val="24"/>
          <w:szCs w:val="24"/>
        </w:rPr>
        <w:instrText xml:space="preserve">\n- </w:instrText>
      </w:r>
      <w:r w:rsidR="00785498" w:rsidRPr="0013159B">
        <w:rPr>
          <w:rFonts w:ascii="David" w:hAnsi="David" w:cs="David"/>
          <w:sz w:val="24"/>
          <w:szCs w:val="24"/>
          <w:rtl/>
        </w:rPr>
        <w:instrText>עלייה ביכולת להגיב לגירוי לא צפוי. מגיעים עם קשב נקי שלא נובע מאמונות והטיות מוקדמות</w:instrText>
      </w:r>
      <w:r w:rsidR="00785498" w:rsidRPr="0013159B">
        <w:rPr>
          <w:rFonts w:ascii="David" w:hAnsi="David" w:cs="David"/>
          <w:sz w:val="24"/>
          <w:szCs w:val="24"/>
        </w:rPr>
        <w:instrText xml:space="preserve">.\n- \n\n\n2. orientation to experiences in the moment - </w:instrText>
      </w:r>
      <w:r w:rsidR="00785498" w:rsidRPr="0013159B">
        <w:rPr>
          <w:rFonts w:ascii="David" w:hAnsi="David" w:cs="David"/>
          <w:sz w:val="24"/>
          <w:szCs w:val="24"/>
          <w:rtl/>
        </w:rPr>
        <w:instrText>אימוץ גישה לחוויות הרגע - סקרנית, פתוחה ומקבלת</w:instrText>
      </w:r>
      <w:r w:rsidR="00785498" w:rsidRPr="0013159B">
        <w:rPr>
          <w:rFonts w:ascii="David" w:hAnsi="David" w:cs="David"/>
          <w:sz w:val="24"/>
          <w:szCs w:val="24"/>
        </w:rPr>
        <w:instrText>. \n\n</w:instrText>
      </w:r>
      <w:r w:rsidR="00785498" w:rsidRPr="0013159B">
        <w:rPr>
          <w:rFonts w:ascii="David" w:hAnsi="David" w:cs="David"/>
          <w:sz w:val="24"/>
          <w:szCs w:val="24"/>
          <w:rtl/>
        </w:rPr>
        <w:instrText>תחזיות</w:instrText>
      </w:r>
      <w:r w:rsidR="00785498" w:rsidRPr="0013159B">
        <w:rPr>
          <w:rFonts w:ascii="David" w:hAnsi="David" w:cs="David"/>
          <w:sz w:val="24"/>
          <w:szCs w:val="24"/>
        </w:rPr>
        <w:instrText xml:space="preserve"> - \n\n- </w:instrText>
      </w:r>
      <w:r w:rsidR="00785498" w:rsidRPr="0013159B">
        <w:rPr>
          <w:rFonts w:ascii="David" w:hAnsi="David" w:cs="David"/>
          <w:sz w:val="24"/>
          <w:szCs w:val="24"/>
          <w:rtl/>
        </w:rPr>
        <w:instrText>מקטין המנעות מרגשות ומצבים שליליים - יכולת לקבל אותם</w:instrText>
      </w:r>
      <w:r w:rsidR="00785498" w:rsidRPr="0013159B">
        <w:rPr>
          <w:rFonts w:ascii="David" w:hAnsi="David" w:cs="David"/>
          <w:sz w:val="24"/>
          <w:szCs w:val="24"/>
        </w:rPr>
        <w:instrText>.\n*</w:instrText>
      </w:r>
      <w:r w:rsidR="00785498" w:rsidRPr="0013159B">
        <w:rPr>
          <w:rFonts w:ascii="David" w:hAnsi="David" w:cs="David"/>
          <w:sz w:val="24"/>
          <w:szCs w:val="24"/>
          <w:rtl/>
        </w:rPr>
        <w:instrText>יכול להוריד סבל ממחשבה מטרידה מתוך קבלה של הקיום שלה ? של המצב</w:instrText>
      </w:r>
      <w:r w:rsidR="00785498" w:rsidRPr="0013159B">
        <w:rPr>
          <w:rFonts w:ascii="David" w:hAnsi="David" w:cs="David"/>
          <w:sz w:val="24"/>
          <w:szCs w:val="24"/>
        </w:rPr>
        <w:instrText xml:space="preserve"> ? \n\n\n</w:instrText>
      </w:r>
      <w:r w:rsidR="00785498" w:rsidRPr="0013159B">
        <w:rPr>
          <w:rFonts w:ascii="David" w:hAnsi="David" w:cs="David"/>
          <w:sz w:val="24"/>
          <w:szCs w:val="24"/>
          <w:rtl/>
        </w:rPr>
        <w:instrText>חקירה של דפוסים - האם מחשבה מטרידה מעוררת מחשבה שיפוטית ולתחושה פיזית ויש לופ שלילי ? (שייתכן ויכול להמנע מתוך קבלה או העדר שיפוטיות</w:instrText>
      </w:r>
      <w:r w:rsidR="00785498" w:rsidRPr="0013159B">
        <w:rPr>
          <w:rFonts w:ascii="David" w:hAnsi="David" w:cs="David"/>
          <w:sz w:val="24"/>
          <w:szCs w:val="24"/>
        </w:rPr>
        <w:instrText>)\n\n</w:instrText>
      </w:r>
      <w:r w:rsidR="00785498" w:rsidRPr="0013159B">
        <w:rPr>
          <w:rFonts w:ascii="David" w:hAnsi="David" w:cs="David"/>
          <w:sz w:val="24"/>
          <w:szCs w:val="24"/>
          <w:rtl/>
        </w:rPr>
        <w:instrText>הבחנה בין תחושה גופנית לרגש. אפשרי</w:instrText>
      </w:r>
      <w:r w:rsidR="00785498" w:rsidRPr="0013159B">
        <w:rPr>
          <w:rFonts w:ascii="David" w:hAnsi="David" w:cs="David"/>
          <w:sz w:val="24"/>
          <w:szCs w:val="24"/>
        </w:rPr>
        <w:instrText>? \n\n\n\n</w:instrText>
      </w:r>
      <w:r w:rsidR="00785498" w:rsidRPr="0013159B">
        <w:rPr>
          <w:rFonts w:ascii="David" w:hAnsi="David" w:cs="David"/>
          <w:sz w:val="24"/>
          <w:szCs w:val="24"/>
          <w:rtl/>
        </w:rPr>
        <w:instrText>אלקסיתימיה</w:instrText>
      </w:r>
      <w:r w:rsidR="00785498" w:rsidRPr="0013159B">
        <w:rPr>
          <w:rFonts w:ascii="David" w:hAnsi="David" w:cs="David"/>
          <w:sz w:val="24"/>
          <w:szCs w:val="24"/>
        </w:rPr>
        <w:instrText xml:space="preserve"> (Alexithymia) </w:instrText>
      </w:r>
      <w:r w:rsidR="00785498" w:rsidRPr="0013159B">
        <w:rPr>
          <w:rFonts w:ascii="David" w:hAnsi="David" w:cs="David"/>
          <w:sz w:val="24"/>
          <w:szCs w:val="24"/>
          <w:rtl/>
        </w:rPr>
        <w:instrText>היא חוסר יכולת להרגיש, להביע או לזהות רגשות</w:instrText>
      </w:r>
      <w:r w:rsidR="00785498" w:rsidRPr="0013159B">
        <w:rPr>
          <w:rFonts w:ascii="David" w:hAnsi="David" w:cs="David"/>
          <w:sz w:val="24"/>
          <w:szCs w:val="24"/>
        </w:rPr>
        <w:instrText>\n\n\n</w:instrText>
      </w:r>
      <w:r w:rsidR="00785498" w:rsidRPr="0013159B">
        <w:rPr>
          <w:rFonts w:ascii="David" w:hAnsi="David" w:cs="David"/>
          <w:sz w:val="24"/>
          <w:szCs w:val="24"/>
          <w:rtl/>
        </w:rPr>
        <w:instrText>אלקסיתמיה תפחת בזמן תרגול מיינדפולנס</w:instrText>
      </w:r>
      <w:r w:rsidR="00785498" w:rsidRPr="0013159B">
        <w:rPr>
          <w:rFonts w:ascii="David" w:hAnsi="David" w:cs="David"/>
          <w:sz w:val="24"/>
          <w:szCs w:val="24"/>
        </w:rPr>
        <w:instrText xml:space="preserve">. \n- </w:instrText>
      </w:r>
      <w:r w:rsidR="00785498" w:rsidRPr="0013159B">
        <w:rPr>
          <w:rFonts w:ascii="David" w:hAnsi="David" w:cs="David"/>
          <w:sz w:val="24"/>
          <w:szCs w:val="24"/>
          <w:rtl/>
        </w:rPr>
        <w:instrText>רמת העיבוד</w:instrText>
      </w:r>
      <w:r w:rsidR="00785498" w:rsidRPr="0013159B">
        <w:rPr>
          <w:rFonts w:ascii="David" w:hAnsi="David" w:cs="David"/>
          <w:sz w:val="24"/>
          <w:szCs w:val="24"/>
        </w:rPr>
        <w:instrText>?","page":"230-241","title":"Mindfulness: A proposed operational definition","type":"article-journal","volume":"11"},"uris":["http://www.mendeley.com/documents/?uuid=76072f51-dd33-4946-a8c2-ccbbf5dcf19d"]},{"id":"ITEM-4","itemData":{"DOI":"10.1177/1745691611419671","ISBN":"1745-6916\\r1745-6924","ISSN":"17456916","PMID":"11982931","abstract":"Cultivation of mindfulness, the nonjudgmental awareness of experiences in the present moment, produces beneficial effects on well-being and ameliorates psychiatric and stress-related symptoms. Mindfulness meditation has therefore increasingly been incorporated into psychotherapeutic interventions. Although the number of publications in the field has sharply increased over the last two decades, there is a paucity of theoretical reviews that integrate the existing literature into a comprehensive theoretical framework. In this article, we explore several components through which mindfulness meditation exerts its effects: (a) attention regulation, (b) body awareness, (c) emotion regulation (including reappraisal and exposure, extinction, and reconsolidation), and (d) change in perspective on the self. Recent empirical research, including practitioners’ self-reports and experimental data, provides evidence supporting these mechanisms. Functional and structural neuroimaging studies have begun to explore the neuroscientific processes underlying these components. Evidence suggests that mindfulness practice is associated with neuroplastic changes in the anterior cingulate cortex, insula, temporo-parietal junction, fronto-limbic network, and default mode network structures. The authors suggest that the mechanisms described here work synergistically, establishing a process of enhanced self-regulation. Differentiating between these components seems useful to guide future basic research and to specifically target areas of development in the treatment of psychological disorders","author":[{"dropping-particle":"","family":"Hölzel","given":"Britta K.","non-dropping-particle":"","parse-names":false,"suffix":""},{"dropping-particle":"","family":"Lazar","given":"Sara W.","non-dropping-particle":"","parse-names":false,"suffix":""},{"dropping-particle":"","family":"Gard","given":"Tim","non-dropping-particle":"","parse-names":false,"suffix":""},{"dropping-particle":"","family":"Schuman-Olivier","given":"Zev","non-dropping-particle":"","parse-names":false,"suffix":""},{"dropping-particle":"","family":"Vago","given":"David R.","non-dropping-particle":"","parse-names":false,"suffix":""},{"dropping-particle":"","family":"Ott","given":"Ulrich","non-dropping-particle":"","parse-names":false,"suffix":""}],"container-title":"Perspectives on Psychological Science","id":"ITEM-4","issued":{"date-parts":[["2011"]]},"note":"</w:instrText>
      </w:r>
      <w:r w:rsidR="00785498" w:rsidRPr="0013159B">
        <w:rPr>
          <w:rFonts w:ascii="David" w:hAnsi="David" w:cs="David"/>
          <w:sz w:val="24"/>
          <w:szCs w:val="24"/>
          <w:rtl/>
        </w:rPr>
        <w:instrText>איך מיינדפולמס עובד? הצעת מנגנונים של פעולה - קונספטואלית ומוחית</w:instrText>
      </w:r>
      <w:r w:rsidR="00785498" w:rsidRPr="0013159B">
        <w:rPr>
          <w:rFonts w:ascii="David" w:hAnsi="David" w:cs="David"/>
          <w:sz w:val="24"/>
          <w:szCs w:val="24"/>
        </w:rPr>
        <w:instrText>\n\n</w:instrText>
      </w:r>
      <w:r w:rsidR="00785498" w:rsidRPr="0013159B">
        <w:rPr>
          <w:rFonts w:ascii="David" w:hAnsi="David" w:cs="David"/>
          <w:sz w:val="24"/>
          <w:szCs w:val="24"/>
          <w:rtl/>
        </w:rPr>
        <w:instrText>מאמר סקירה</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מנגנונים מתווכים שמאפשרים למיינדפולנס להשיג את ההשפעה של שיפור ב</w:instrText>
      </w:r>
      <w:r w:rsidR="00785498" w:rsidRPr="0013159B">
        <w:rPr>
          <w:rFonts w:ascii="David" w:hAnsi="David" w:cs="David"/>
          <w:sz w:val="24"/>
          <w:szCs w:val="24"/>
        </w:rPr>
        <w:instrText xml:space="preserve">-well being </w:instrText>
      </w:r>
      <w:r w:rsidR="00785498" w:rsidRPr="0013159B">
        <w:rPr>
          <w:rFonts w:ascii="David" w:hAnsi="David" w:cs="David"/>
          <w:sz w:val="24"/>
          <w:szCs w:val="24"/>
          <w:rtl/>
        </w:rPr>
        <w:instrText>והפחתת סרטס</w:instrText>
      </w:r>
      <w:r w:rsidR="00785498" w:rsidRPr="0013159B">
        <w:rPr>
          <w:rFonts w:ascii="David" w:hAnsi="David" w:cs="David"/>
          <w:sz w:val="24"/>
          <w:szCs w:val="24"/>
        </w:rPr>
        <w:instrText xml:space="preserve">- \n1. </w:instrText>
      </w:r>
      <w:r w:rsidR="00785498" w:rsidRPr="0013159B">
        <w:rPr>
          <w:rFonts w:ascii="David" w:hAnsi="David" w:cs="David"/>
          <w:sz w:val="24"/>
          <w:szCs w:val="24"/>
          <w:rtl/>
        </w:rPr>
        <w:instrText>בקרה על קשב</w:instrText>
      </w:r>
      <w:r w:rsidR="00785498" w:rsidRPr="0013159B">
        <w:rPr>
          <w:rFonts w:ascii="David" w:hAnsi="David" w:cs="David"/>
          <w:sz w:val="24"/>
          <w:szCs w:val="24"/>
        </w:rPr>
        <w:instrText xml:space="preserve">\n2. </w:instrText>
      </w:r>
      <w:r w:rsidR="00785498" w:rsidRPr="0013159B">
        <w:rPr>
          <w:rFonts w:ascii="David" w:hAnsi="David" w:cs="David"/>
          <w:sz w:val="24"/>
          <w:szCs w:val="24"/>
          <w:rtl/>
        </w:rPr>
        <w:instrText>מודעות לגוף</w:instrText>
      </w:r>
      <w:r w:rsidR="00785498" w:rsidRPr="0013159B">
        <w:rPr>
          <w:rFonts w:ascii="David" w:hAnsi="David" w:cs="David"/>
          <w:sz w:val="24"/>
          <w:szCs w:val="24"/>
        </w:rPr>
        <w:instrText xml:space="preserve">\n3. </w:instrText>
      </w:r>
      <w:r w:rsidR="00785498" w:rsidRPr="0013159B">
        <w:rPr>
          <w:rFonts w:ascii="David" w:hAnsi="David" w:cs="David"/>
          <w:sz w:val="24"/>
          <w:szCs w:val="24"/>
          <w:rtl/>
        </w:rPr>
        <w:instrText>בקרה רגשית</w:instrText>
      </w:r>
      <w:r w:rsidR="00785498" w:rsidRPr="0013159B">
        <w:rPr>
          <w:rFonts w:ascii="David" w:hAnsi="David" w:cs="David"/>
          <w:sz w:val="24"/>
          <w:szCs w:val="24"/>
        </w:rPr>
        <w:instrText xml:space="preserve"> - \n</w:instrText>
      </w:r>
      <w:r w:rsidR="00785498" w:rsidRPr="0013159B">
        <w:rPr>
          <w:rFonts w:ascii="David" w:hAnsi="David" w:cs="David"/>
          <w:sz w:val="24"/>
          <w:szCs w:val="24"/>
          <w:rtl/>
        </w:rPr>
        <w:instrText>הערכת מחדש</w:instrText>
      </w:r>
      <w:r w:rsidR="00785498" w:rsidRPr="0013159B">
        <w:rPr>
          <w:rFonts w:ascii="David" w:hAnsi="David" w:cs="David"/>
          <w:sz w:val="24"/>
          <w:szCs w:val="24"/>
        </w:rPr>
        <w:instrText xml:space="preserve"> - reapraisal - \n- </w:instrText>
      </w:r>
      <w:r w:rsidR="00785498" w:rsidRPr="0013159B">
        <w:rPr>
          <w:rFonts w:ascii="David" w:hAnsi="David" w:cs="David"/>
          <w:sz w:val="24"/>
          <w:szCs w:val="24"/>
          <w:rtl/>
        </w:rPr>
        <w:instrText>הערכה חיובית מחודשת של הגירוי או החוויה הפנימית - שינוי בבקרה הקוגניטיבית של ה</w:instrText>
      </w:r>
      <w:r w:rsidR="00785498" w:rsidRPr="0013159B">
        <w:rPr>
          <w:rFonts w:ascii="David" w:hAnsi="David" w:cs="David"/>
          <w:sz w:val="24"/>
          <w:szCs w:val="24"/>
        </w:rPr>
        <w:instrText xml:space="preserve">-PFC </w:instrText>
      </w:r>
      <w:r w:rsidR="00785498" w:rsidRPr="0013159B">
        <w:rPr>
          <w:rFonts w:ascii="David" w:hAnsi="David" w:cs="David"/>
          <w:sz w:val="24"/>
          <w:szCs w:val="24"/>
          <w:rtl/>
        </w:rPr>
        <w:instrText>על תהליכים מוחיים נמוכים של קשב</w:instrText>
      </w:r>
      <w:r w:rsidR="00785498" w:rsidRPr="0013159B">
        <w:rPr>
          <w:rFonts w:ascii="David" w:hAnsi="David" w:cs="David"/>
          <w:sz w:val="24"/>
          <w:szCs w:val="24"/>
        </w:rPr>
        <w:instrText xml:space="preserve">.\n- </w:instrText>
      </w:r>
      <w:r w:rsidR="00785498" w:rsidRPr="0013159B">
        <w:rPr>
          <w:rFonts w:ascii="David" w:hAnsi="David" w:cs="David"/>
          <w:sz w:val="24"/>
          <w:szCs w:val="24"/>
          <w:rtl/>
        </w:rPr>
        <w:instrText>מנגד - יש הטוענים שיש</w:instrText>
      </w:r>
      <w:r w:rsidR="00785498" w:rsidRPr="0013159B">
        <w:rPr>
          <w:rFonts w:ascii="David" w:hAnsi="David" w:cs="David"/>
          <w:sz w:val="24"/>
          <w:szCs w:val="24"/>
        </w:rPr>
        <w:instrText xml:space="preserve"> nonapraisal -</w:instrText>
      </w:r>
      <w:r w:rsidR="00785498" w:rsidRPr="0013159B">
        <w:rPr>
          <w:rFonts w:ascii="David" w:hAnsi="David" w:cs="David"/>
          <w:sz w:val="24"/>
          <w:szCs w:val="24"/>
          <w:rtl/>
        </w:rPr>
        <w:instrText>העדר הערכה (או שיפוט) שנלווה לאימון ומתבטא מוחית בירידה בפעילות של ה</w:instrText>
      </w:r>
      <w:r w:rsidR="00785498" w:rsidRPr="0013159B">
        <w:rPr>
          <w:rFonts w:ascii="David" w:hAnsi="David" w:cs="David"/>
          <w:sz w:val="24"/>
          <w:szCs w:val="24"/>
        </w:rPr>
        <w:instrText xml:space="preserve">-PFC &amp;gt; </w:instrText>
      </w:r>
      <w:r w:rsidR="00785498" w:rsidRPr="0013159B">
        <w:rPr>
          <w:rFonts w:ascii="David" w:hAnsi="David" w:cs="David"/>
          <w:sz w:val="24"/>
          <w:szCs w:val="24"/>
          <w:rtl/>
        </w:rPr>
        <w:instrText>פחות בקרה קוגניטיבית - ירידה במנגנון האיניהיביטורי והמכוון</w:instrText>
      </w:r>
      <w:r w:rsidR="00785498" w:rsidRPr="0013159B">
        <w:rPr>
          <w:rFonts w:ascii="David" w:hAnsi="David" w:cs="David"/>
          <w:sz w:val="24"/>
          <w:szCs w:val="24"/>
        </w:rPr>
        <w:instrText xml:space="preserve"> top down.\n</w:instrText>
      </w:r>
      <w:r w:rsidR="00785498" w:rsidRPr="0013159B">
        <w:rPr>
          <w:rFonts w:ascii="David" w:hAnsi="David" w:cs="David"/>
          <w:sz w:val="24"/>
          <w:szCs w:val="24"/>
          <w:rtl/>
        </w:rPr>
        <w:instrText>ייתכן ובקרב מתחילים יהיה צורך בהגברת הבקרה הקוג' על מנת לשנות דפוסים אוטומאטיים</w:instrText>
      </w:r>
      <w:r w:rsidR="00785498" w:rsidRPr="0013159B">
        <w:rPr>
          <w:rFonts w:ascii="David" w:hAnsi="David" w:cs="David"/>
          <w:sz w:val="24"/>
          <w:szCs w:val="24"/>
        </w:rPr>
        <w:instrText>,\n</w:instrText>
      </w:r>
      <w:r w:rsidR="00785498" w:rsidRPr="0013159B">
        <w:rPr>
          <w:rFonts w:ascii="David" w:hAnsi="David" w:cs="David"/>
          <w:sz w:val="24"/>
          <w:szCs w:val="24"/>
          <w:rtl/>
        </w:rPr>
        <w:instrText>ואצל מתקדמים העמדה האוטומאטית תשתנה ועל כן תצפה ירידה בבקרה קוג</w:instrText>
      </w:r>
      <w:r w:rsidR="00785498" w:rsidRPr="0013159B">
        <w:rPr>
          <w:rFonts w:ascii="David" w:hAnsi="David" w:cs="David"/>
          <w:sz w:val="24"/>
          <w:szCs w:val="24"/>
        </w:rPr>
        <w:instrText>' (=</w:instrText>
      </w:r>
      <w:r w:rsidR="00785498" w:rsidRPr="0013159B">
        <w:rPr>
          <w:rFonts w:ascii="David" w:hAnsi="David" w:cs="David"/>
          <w:sz w:val="24"/>
          <w:szCs w:val="24"/>
          <w:rtl/>
        </w:rPr>
        <w:instrText>פעילות ה</w:instrText>
      </w:r>
      <w:r w:rsidR="00785498" w:rsidRPr="0013159B">
        <w:rPr>
          <w:rFonts w:ascii="David" w:hAnsi="David" w:cs="David"/>
          <w:sz w:val="24"/>
          <w:szCs w:val="24"/>
        </w:rPr>
        <w:instrText>-PFC).\n\n</w:instrText>
      </w:r>
      <w:r w:rsidR="00785498" w:rsidRPr="0013159B">
        <w:rPr>
          <w:rFonts w:ascii="David" w:hAnsi="David" w:cs="David"/>
          <w:sz w:val="24"/>
          <w:szCs w:val="24"/>
          <w:rtl/>
        </w:rPr>
        <w:instrText>חשיפה, הכחדה ורה-קונסלידציה</w:instrText>
      </w:r>
      <w:r w:rsidR="00785498" w:rsidRPr="0013159B">
        <w:rPr>
          <w:rFonts w:ascii="David" w:hAnsi="David" w:cs="David"/>
          <w:sz w:val="24"/>
          <w:szCs w:val="24"/>
        </w:rPr>
        <w:instrText xml:space="preserve"> &amp;gt; </w:instrText>
      </w:r>
      <w:r w:rsidR="00785498" w:rsidRPr="0013159B">
        <w:rPr>
          <w:rFonts w:ascii="David" w:hAnsi="David" w:cs="David"/>
          <w:sz w:val="24"/>
          <w:szCs w:val="24"/>
          <w:rtl/>
        </w:rPr>
        <w:instrText>הווצרות זכרונות מחדש</w:instrText>
      </w:r>
      <w:r w:rsidR="00785498" w:rsidRPr="0013159B">
        <w:rPr>
          <w:rFonts w:ascii="David" w:hAnsi="David" w:cs="David"/>
          <w:sz w:val="24"/>
          <w:szCs w:val="24"/>
        </w:rPr>
        <w:instrText xml:space="preserve"> ? \n4. </w:instrText>
      </w:r>
      <w:r w:rsidR="00785498" w:rsidRPr="0013159B">
        <w:rPr>
          <w:rFonts w:ascii="David" w:hAnsi="David" w:cs="David"/>
          <w:sz w:val="24"/>
          <w:szCs w:val="24"/>
          <w:rtl/>
        </w:rPr>
        <w:instrText>שינוי פרספטיבה על העצמי</w:instrText>
      </w:r>
      <w:r w:rsidR="00785498" w:rsidRPr="0013159B">
        <w:rPr>
          <w:rFonts w:ascii="David" w:hAnsi="David" w:cs="David"/>
          <w:sz w:val="24"/>
          <w:szCs w:val="24"/>
        </w:rPr>
        <w:instrText xml:space="preserve"> .","title":"How does mindfulness meditation work? Proposing mechanisms of action from a conceptual and neural perspective","type":"article"},"uris":["http://www.mendeley.com/documents/?uuid=318d63f1-df51-3148-a428-9203a83843f8"]},{"id":"ITEM-5","itemData":{"DOI":"10.1037/a0039585","ISSN":"1935-990X","author":[{"dropping-particle":"","family":"Lutz","given":"Antoine","non-dropping-particle":"","parse-names":false,"suffix":""},{"dropping-particle":"","family":"Jha","given":"Amishi P.","non-dropping-particle":"","parse-names":false,"suffix":""},{"dropping-particle":"","family":"Dunne","given":"John D.","non-dropping-particle":"","parse-names":false,"suffix":""},{"dropping-particle":"","family":"Saron","given":"Clifford D.","non-dropping-particle":"","parse-names":false,"suffix":""}],"container-title":"American Psychologist","id":"ITEM-5","issue":"7","issued":{"date-parts":[["2015","10"]]},"page":"632-658","publisher":"US: American Psychological Association","title":"Investigating the phenomenological matrix of mindfulness-related practices from a neurocognitive perspective.","type":"article-journal","volume":"70"},"uris":["http://www.mendeley.com/documents/?uuid=92add063-71c2-3006-82c9-3328f932e8b3"]},{"id":"ITEM-6","itemData":{"DOI":"10.1002/jclp.20237","ISSN":"0021-9762","author":[{"dropping-particle":"","family":"Shapiro","given":"Shauna L.","non-dropping-particle":"","parse-names":false,"suffix":""},{"dropping-particle":"","family":"Carlson","given":"Linda E.","non-dropping-particle":"","parse-names":false,"suffix":""},{"dropping-particle":"","family":"Astin","given":"John A.","non-dropping-particle":"","parse-names":false,"suffix":""},{"dropping-particle":"","family":"Freedman","given":"Benedict","non-dropping-particle":"","parse-names":false,"suffix":""}],"container-title":"Journal of Clinical Psychology","id":"ITEM-6","issue":"3","issued":{"date-parts":[["2006","3"]]},"page":"373-386","title":"Mechanisms of mindfulness","type":"article-journal","volume":"62"},"uris":["http://www.mendeley.com/documents/?uuid=ec696dfc-d883-3e28-a151-0423bb2986af"]},{"id":"ITEM-7","itemData":{"DOI":"10.3389/fnhum.2012.00296","ISBN":"0021-9738 (Print)\\r0021-9738 (Linking)","ISSN":"00219738","PMID":"15395282","abstract":"Mindfulness—as a state; trait; process; type of meditation; and intervention has proven to be beneficial across a diverse group of psychological disorders as well as for general stress reduction. Yet; there remains a lack of clarity in the operationalization of this construct; and underlying mechanisms. Here; we provide an integrative theoretical framework and systems-based neurobiological model that explains the mechanisms by which mindfulness reduces biases related to self-processing and creates a sustainable healthy mind. Mindfulness is described through systematic mental training that develops meta-awareness (self-awareness); an ability to effectively modulate one’s behavior (self-regulation); and a positive relationship between self and other that transcends self-focused needs and increases prosocial characteristics (self-transcendence). This framework of self-awareness; -regulation; and -transcendence (S-ART) illustrates a method for becoming aware of the conditions that cause (and remove) distortions or biases. The development of S-ART through meditation is proposed to modulate self-specifying and narrative self-networks through an integrative fronto-parietal control network. Relevant perceptual; cognitive; emotional; and behavioral neuropsychological processes are highlighted as supporting mechanisms for S-ART; including intention and motivation; attention regulation; emotion regulation; extinction and reconsolidation; prosociality; non-attachment; and decentering. The S-ART framework and neurobiological model is based on our growing understanding of the mechanisms for neurocognition; empirical literature; and through dismantling the specific meditation practices thought to cultivate mindfulness. The proposed framework will inform future research in the contemplative sciences and target specific areas for development in the treatment of psychological disorders.","author":[{"dropping-particle":"","family":"Functional","given":"David R. Vago*andDavid A. Silbersweig","non-dropping-particle":"","parse-names":false,"suffix":""}],"container-title":"The Journal of clinical investigation","id":"ITEM-7","issued":{"date-parts":[["2012"]]},"note":"</w:instrText>
      </w:r>
      <w:r w:rsidR="00785498" w:rsidRPr="0013159B">
        <w:rPr>
          <w:rFonts w:ascii="David" w:hAnsi="David" w:cs="David"/>
          <w:sz w:val="24"/>
          <w:szCs w:val="24"/>
          <w:rtl/>
        </w:rPr>
        <w:instrText>מודעות עצמית, רגולציה עצמית, התעלות עצמית</w:instrText>
      </w:r>
      <w:r w:rsidR="00785498" w:rsidRPr="0013159B">
        <w:rPr>
          <w:rFonts w:ascii="David" w:hAnsi="David" w:cs="David"/>
          <w:sz w:val="24"/>
          <w:szCs w:val="24"/>
        </w:rPr>
        <w:instrText>\n\nS-ART\n\n</w:instrText>
      </w:r>
      <w:r w:rsidR="00785498" w:rsidRPr="0013159B">
        <w:rPr>
          <w:rFonts w:ascii="David" w:hAnsi="David" w:cs="David"/>
          <w:sz w:val="24"/>
          <w:szCs w:val="24"/>
          <w:rtl/>
        </w:rPr>
        <w:instrText>מכניזם נוירו-ביולוגי של מיינדפולנס</w:instrText>
      </w:r>
      <w:r w:rsidR="00785498" w:rsidRPr="0013159B">
        <w:rPr>
          <w:rFonts w:ascii="David" w:hAnsi="David" w:cs="David"/>
          <w:sz w:val="24"/>
          <w:szCs w:val="24"/>
        </w:rPr>
        <w:instrText>","title":"Self-awareness, self-regulation, and self-transcendence (S-ART): a framework for understanding the neurobiological mechanisms of mindfulness","type":"article-journal"},"uris":["http://www.mendeley.com/documents/?uuid=0006686b-83d4-3585-8f99-1e320045bd6f"]},{"id":"ITEM-8","itemData":{"DOI":"10.1016/j.cpr.2010.11.003","ISBN":"02727358 (ISSN)","ISSN":"02727358","PMID":"21183265","abstract":"Mindfulness meditation practices (MMPs) are a subgroup of meditation practices which are receiving growing attention. The present paper reviews current evidence about the effects of MMPs on objective measures of cognitive functions. Five databases were searched. Twenty three studies providing measures of attention, memory, executive functions and further miscellaneous measures of cognition were included. Fifteen were controlled or randomized controlled studies and 8 were case-control studies. Overall, reviewed studies suggested that early phases of mindfulness training, which are more concerned with the development of focused attention, could be associated with significant improvements in selective and executive attention whereas the following phases, which are characterized by an open monitoring of internal and external stimuli, could be mainly associated with improved unfocused sustained attention abilities. Additionally, MMPs could enhance working memory capacity and some executive functions. However, many of the included studies show methodological limitations and negative results have been reported as well, plausibly reflecting differences in study design, study duration and patients' populations. Accordingly, even though findings here reviewed provided preliminary evidence suggesting that MMPs could enhance cognitive functions, available evidence should be considered with caution and further high quality studies investigating more standardized mindfulness meditation programs are needed. © 2010 Elsevier Ltd.","author":[{"dropping-particle":"","family":"Chiesa","given":"Alberto","non-dropping-particle":"","parse-names":false,"suffix":""},{"dropping-particle":"","family":"Calati","given":"Raffaella","non-dropping-particle":"","parse-names":false,"suffix":""},{"dropping-particle":"","family":"Serretti","given":"Alessandro","non-dropping-particle":"","parse-names":false,"suffix":""}],"container-title":"Clinical Psychology Review","id":"ITEM-8","issue":"3","issued":{"date-parts":[["2011"]]},"note":"</w:instrText>
      </w:r>
      <w:r w:rsidR="00785498" w:rsidRPr="0013159B">
        <w:rPr>
          <w:rFonts w:ascii="David" w:hAnsi="David" w:cs="David"/>
          <w:sz w:val="24"/>
          <w:szCs w:val="24"/>
          <w:rtl/>
        </w:rPr>
        <w:instrText>האם מיינדפולנס משפר יכולות קוג</w:instrText>
      </w:r>
      <w:r w:rsidR="00785498" w:rsidRPr="0013159B">
        <w:rPr>
          <w:rFonts w:ascii="David" w:hAnsi="David" w:cs="David"/>
          <w:sz w:val="24"/>
          <w:szCs w:val="24"/>
        </w:rPr>
        <w:instrText>'?\n</w:instrText>
      </w:r>
      <w:r w:rsidR="00785498" w:rsidRPr="0013159B">
        <w:rPr>
          <w:rFonts w:ascii="David" w:hAnsi="David" w:cs="David"/>
          <w:sz w:val="24"/>
          <w:szCs w:val="24"/>
          <w:rtl/>
        </w:rPr>
        <w:instrText>מאמר סקירה, זווית נוירופסיכולוגית</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טבלת הזהב של המדדים</w:instrText>
      </w:r>
      <w:r w:rsidR="00785498" w:rsidRPr="0013159B">
        <w:rPr>
          <w:rFonts w:ascii="David" w:hAnsi="David" w:cs="David"/>
          <w:sz w:val="24"/>
          <w:szCs w:val="24"/>
        </w:rPr>
        <w:instrText xml:space="preserve"> \n2011","page":"449-464","publisher":"Elsevier Ltd","title":"Does mindfulness training improve cognitive abilities? A systematic review of neuropsychological findings","type":"article-journal","volume":"31"},"uris":["http://www.mendeley.com/documents/?uuid=e234f459-0418-4616-9497-1498868e34bb"]},{"id":"ITEM-9","itemData":{"DOI":"10.1016/j.concog.2016.08.017","ISBN":"1090-2376\\r1053-8100","ISSN":"10902376","PMID":"27580462","abstract":"Mindfulness is theorised to improve attention regulation and other cognitive processes. This systematic review examines whether 8-week standardised and manualised mindfulness training programs such as Mindfulness Based Cognitive Therapy (MBCT) and Mindfulness Based Stress Reduction (MBSR) enhances attention, memory and executive function abilities measured by objective neuropsychological tests. Seven databases were searched resulting in 18 studies meeting inclusion criteria for review. Overall studies did not support attention or executive function improvements. We found preliminary evidence for improvements in working memory and autobiographical memory as well as cognitive flexibility and meta-awareness. Short-term mindfulness meditation training did not enhance theorised attentional pathways. Results call into question the theoretical underpinnings of mindfulness, further highlighting the need for a comprehensive theoretical framework.","author":[{"dropping-particle":"","family":"Lao","given":"So An","non-dropping-particle":"","parse-names":false,"suffix":""},{"dropping-particle":"","family":"Kissane","given":"David","non-dropping-particle":"","parse-names":false,"suffix":""},{"dropping-particle":"","family":"Meadows","given":"Graham","non-dropping-particle":"","parse-names":false,"suffix":""}],"container-title":"Consciousness and Cognition","id":"ITEM-9","issued":{"date-parts":[["2016"]]},"note":"</w:instrText>
      </w:r>
      <w:r w:rsidR="00785498" w:rsidRPr="0013159B">
        <w:rPr>
          <w:rFonts w:ascii="David" w:hAnsi="David" w:cs="David"/>
          <w:sz w:val="24"/>
          <w:szCs w:val="24"/>
          <w:rtl/>
        </w:rPr>
        <w:instrText>השפעות קוגניטביות של</w:instrText>
      </w:r>
      <w:r w:rsidR="00785498" w:rsidRPr="0013159B">
        <w:rPr>
          <w:rFonts w:ascii="David" w:hAnsi="David" w:cs="David"/>
          <w:sz w:val="24"/>
          <w:szCs w:val="24"/>
        </w:rPr>
        <w:instrText xml:space="preserve"> \nMBSR\\MBCT\n\n</w:instrText>
      </w:r>
      <w:r w:rsidR="00785498" w:rsidRPr="0013159B">
        <w:rPr>
          <w:rFonts w:ascii="David" w:hAnsi="David" w:cs="David"/>
          <w:sz w:val="24"/>
          <w:szCs w:val="24"/>
          <w:rtl/>
        </w:rPr>
        <w:instrText>מיינדפולנס באופו תיאורטי אמור לשפר בקרת קשב ותהליכים קוגניטביים אחרים</w:instrText>
      </w:r>
      <w:r w:rsidR="00785498" w:rsidRPr="0013159B">
        <w:rPr>
          <w:rFonts w:ascii="David" w:hAnsi="David" w:cs="David"/>
          <w:sz w:val="24"/>
          <w:szCs w:val="24"/>
        </w:rPr>
        <w:instrText>.\n</w:instrText>
      </w:r>
      <w:r w:rsidR="00785498" w:rsidRPr="0013159B">
        <w:rPr>
          <w:rFonts w:ascii="David" w:hAnsi="David" w:cs="David"/>
          <w:sz w:val="24"/>
          <w:szCs w:val="24"/>
          <w:rtl/>
        </w:rPr>
        <w:instrText>מאמר סקירה זה סוקר את ה</w:instrText>
      </w:r>
      <w:r w:rsidR="00785498" w:rsidRPr="0013159B">
        <w:rPr>
          <w:rFonts w:ascii="David" w:hAnsi="David" w:cs="David"/>
          <w:sz w:val="24"/>
          <w:szCs w:val="24"/>
        </w:rPr>
        <w:instrText xml:space="preserve">-MBSR MBCT </w:instrText>
      </w:r>
      <w:r w:rsidR="00785498" w:rsidRPr="0013159B">
        <w:rPr>
          <w:rFonts w:ascii="David" w:hAnsi="David" w:cs="David"/>
          <w:sz w:val="24"/>
          <w:szCs w:val="24"/>
          <w:rtl/>
        </w:rPr>
        <w:instrText>בהקשר של קשב, זכרון וביצוע, מדידות נוירופיזיולוגיות</w:instrText>
      </w:r>
      <w:r w:rsidR="00785498" w:rsidRPr="0013159B">
        <w:rPr>
          <w:rFonts w:ascii="David" w:hAnsi="David" w:cs="David"/>
          <w:sz w:val="24"/>
          <w:szCs w:val="24"/>
        </w:rPr>
        <w:instrText>.\n</w:instrText>
      </w:r>
      <w:r w:rsidR="00785498" w:rsidRPr="0013159B">
        <w:rPr>
          <w:rFonts w:ascii="David" w:hAnsi="David" w:cs="David"/>
          <w:sz w:val="24"/>
          <w:szCs w:val="24"/>
          <w:rtl/>
        </w:rPr>
        <w:instrText>בכללי - לא נמצא שיפור בפונק' ביצועיות</w:instrText>
      </w:r>
      <w:r w:rsidR="00785498" w:rsidRPr="0013159B">
        <w:rPr>
          <w:rFonts w:ascii="David" w:hAnsi="David" w:cs="David"/>
          <w:sz w:val="24"/>
          <w:szCs w:val="24"/>
        </w:rPr>
        <w:instrText>. \n</w:instrText>
      </w:r>
      <w:r w:rsidR="00785498" w:rsidRPr="0013159B">
        <w:rPr>
          <w:rFonts w:ascii="David" w:hAnsi="David" w:cs="David"/>
          <w:sz w:val="24"/>
          <w:szCs w:val="24"/>
          <w:rtl/>
        </w:rPr>
        <w:instrText>נמצאו ראיות ראשוניות לשיפור ב</w:instrText>
      </w:r>
      <w:r w:rsidR="00785498" w:rsidRPr="0013159B">
        <w:rPr>
          <w:rFonts w:ascii="David" w:hAnsi="David" w:cs="David"/>
          <w:sz w:val="24"/>
          <w:szCs w:val="24"/>
        </w:rPr>
        <w:instrText xml:space="preserve">-WM </w:instrText>
      </w:r>
      <w:r w:rsidR="00785498" w:rsidRPr="0013159B">
        <w:rPr>
          <w:rFonts w:ascii="David" w:hAnsi="David" w:cs="David"/>
          <w:sz w:val="24"/>
          <w:szCs w:val="24"/>
          <w:rtl/>
        </w:rPr>
        <w:instrText>ובזכרון אוטוביוגרפי</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ובגמישות קוגניטיביות ומטא-מודעות</w:instrText>
      </w:r>
      <w:r w:rsidR="00785498" w:rsidRPr="0013159B">
        <w:rPr>
          <w:rFonts w:ascii="David" w:hAnsi="David" w:cs="David"/>
          <w:sz w:val="24"/>
          <w:szCs w:val="24"/>
        </w:rPr>
        <w:instrText>.","page":"109-123","publisher":"Elsevier Inc.","title":"Cognitive effects of MBSR/MBCT: A systematic review of neuropsychological outcomes","type":"article-journal","volume":"45"},"uris":["http://www.mendeley.com/documents/?uuid=2893b431-8639-466d-8eaf-fa14607a6f18"]}],"mendeley":{"formattedCitation":"(Bishop et al., 2004; Chiesa et al., 2011; Functional, 2012; Hölzel et al., 2011; Lao et al., 2016; Lutz et al., 2015; Malinowski, 2013; Shapiro et al., 2006b; Y. Y. Tang et al., 2015)","plainTextFormattedCitation":"(Bishop et al., 2004; Chiesa et al., 2011; Functional, 2012; Hölzel et al., 2011; Lao et al., 2016; Lutz et al., 2015; Malinowski, 2013; Shapiro et al., 2006b; Y. Y. Tang et al., 2015)","previouslyFormattedCitation":"(Bishop et al., 2004; Chiesa et al., 2011; Functional, 2012; Hölzel et al., 2011; Lao et al., 2016; Lutz et al., 2015; Malinowski, 2013; Shapiro et al., 2006b; Y. Y. Tang et al., 2015)"},"properties":{"noteIndex":0},"schema":"https://github.com/citation-style-language/schema/raw/master/csl-citation.json"}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(Bishop et al., 2004; Chiesa et al., 2011; Functional, 2012; Hölzel et al., 2011; Lao et al., 2016; Lutz et al., 2015; Malinowski, 2013; Shapiro et</w:t>
      </w:r>
      <w:r w:rsidR="001E2173" w:rsidRPr="0013159B">
        <w:rPr>
          <w:rFonts w:ascii="David" w:hAnsi="David" w:cs="David"/>
          <w:noProof/>
          <w:sz w:val="24"/>
          <w:szCs w:val="24"/>
        </w:rPr>
        <w:t xml:space="preserve"> al., 2006b; Y. Y. Tang et al., 2015)</w:t>
      </w:r>
      <w:r w:rsidRPr="006A4A9B">
        <w:rPr>
          <w:rFonts w:ascii="David" w:hAnsi="David" w:cs="David"/>
          <w:sz w:val="24"/>
          <w:szCs w:val="24"/>
        </w:rPr>
        <w:fldChar w:fldCharType="end"/>
      </w:r>
      <w:r w:rsidRPr="006A4A9B">
        <w:rPr>
          <w:rFonts w:ascii="David" w:hAnsi="David" w:cs="David"/>
          <w:sz w:val="24"/>
          <w:szCs w:val="24"/>
        </w:rPr>
        <w:t>.</w:t>
      </w:r>
    </w:p>
    <w:p w14:paraId="5343BAA1" w14:textId="33C1473A" w:rsidR="003F6CCB" w:rsidRPr="0013159B" w:rsidRDefault="003F6CCB" w:rsidP="008F2973">
      <w:pPr>
        <w:rPr>
          <w:ins w:id="1156" w:author="0mer dar" w:date="2020-02-26T17:43:00Z"/>
          <w:rFonts w:ascii="David" w:hAnsi="David" w:cs="David"/>
          <w:color w:val="000000" w:themeColor="text1"/>
          <w:sz w:val="24"/>
          <w:szCs w:val="24"/>
        </w:rPr>
      </w:pPr>
      <w:ins w:id="1157" w:author="0mer dar" w:date="2020-02-26T17:43:00Z">
        <w:r w:rsidRPr="0013159B">
          <w:rPr>
            <w:rFonts w:ascii="David" w:hAnsi="David" w:cs="David"/>
            <w:b/>
            <w:bCs/>
            <w:color w:val="000000" w:themeColor="text1"/>
            <w:sz w:val="24"/>
            <w:szCs w:val="24"/>
          </w:rPr>
          <w:lastRenderedPageBreak/>
          <w:t>(</w:t>
        </w:r>
      </w:ins>
      <w:r w:rsidRPr="0013159B">
        <w:rPr>
          <w:rFonts w:ascii="David" w:hAnsi="David" w:cs="David"/>
          <w:b/>
          <w:bCs/>
          <w:color w:val="000000" w:themeColor="text1"/>
          <w:sz w:val="24"/>
          <w:szCs w:val="24"/>
        </w:rPr>
        <w:t>ii)</w:t>
      </w:r>
      <w:r w:rsidRPr="0013159B">
        <w:rPr>
          <w:rFonts w:ascii="David" w:hAnsi="David" w:cs="David"/>
          <w:color w:val="000000" w:themeColor="text1"/>
          <w:sz w:val="24"/>
          <w:szCs w:val="24"/>
        </w:rPr>
        <w:t xml:space="preserve"> </w:t>
      </w:r>
      <w:del w:id="1158" w:author="0mer dar" w:date="2020-03-02T09:53:00Z">
        <w:r w:rsidRPr="0013159B" w:rsidDel="00E83A48">
          <w:rPr>
            <w:rFonts w:ascii="David" w:hAnsi="David" w:cs="David"/>
            <w:b/>
            <w:bCs/>
            <w:color w:val="000000" w:themeColor="text1"/>
            <w:sz w:val="24"/>
            <w:szCs w:val="24"/>
            <w:rPrChange w:id="1159" w:author="0mer dar" w:date="2020-03-08T20:10:00Z">
              <w:rPr>
                <w:rFonts w:ascii="David" w:hAnsi="David" w:cs="David"/>
                <w:color w:val="000000" w:themeColor="text1"/>
                <w:sz w:val="24"/>
                <w:szCs w:val="24"/>
              </w:rPr>
            </w:rPrChange>
          </w:rPr>
          <w:delText>Regarding i</w:delText>
        </w:r>
      </w:del>
      <w:ins w:id="1160" w:author="0mer dar" w:date="2020-03-02T09:53:00Z">
        <w:r w:rsidR="00E83A48" w:rsidRPr="0013159B">
          <w:rPr>
            <w:rFonts w:ascii="David" w:hAnsi="David" w:cs="David"/>
            <w:b/>
            <w:bCs/>
            <w:color w:val="000000" w:themeColor="text1"/>
            <w:sz w:val="24"/>
            <w:szCs w:val="24"/>
            <w:rPrChange w:id="1161" w:author="0mer dar" w:date="2020-03-08T20:10:00Z">
              <w:rPr>
                <w:rFonts w:ascii="David" w:hAnsi="David" w:cs="David"/>
                <w:color w:val="000000" w:themeColor="text1"/>
                <w:sz w:val="24"/>
                <w:szCs w:val="24"/>
              </w:rPr>
            </w:rPrChange>
          </w:rPr>
          <w:t>I</w:t>
        </w:r>
      </w:ins>
      <w:r w:rsidRPr="0013159B">
        <w:rPr>
          <w:rFonts w:ascii="David" w:hAnsi="David" w:cs="David"/>
          <w:b/>
          <w:bCs/>
          <w:color w:val="000000" w:themeColor="text1"/>
          <w:sz w:val="24"/>
          <w:szCs w:val="24"/>
          <w:rPrChange w:id="1162" w:author="0mer dar" w:date="2020-03-08T20:10:00Z">
            <w:rPr>
              <w:rFonts w:ascii="David" w:hAnsi="David" w:cs="David"/>
              <w:color w:val="000000" w:themeColor="text1"/>
              <w:sz w:val="24"/>
              <w:szCs w:val="24"/>
            </w:rPr>
          </w:rPrChange>
        </w:rPr>
        <w:t>nteroceptive attention</w:t>
      </w:r>
      <w:ins w:id="1163" w:author="0mer dar" w:date="2020-03-02T09:54:00Z">
        <w:r w:rsidR="00E83A48" w:rsidRPr="0013159B">
          <w:rPr>
            <w:rFonts w:ascii="David" w:hAnsi="David" w:cs="David"/>
            <w:b/>
            <w:bCs/>
            <w:color w:val="000000" w:themeColor="text1"/>
            <w:sz w:val="24"/>
            <w:szCs w:val="24"/>
            <w:rPrChange w:id="1164" w:author="0mer dar" w:date="2020-03-08T20:10:00Z">
              <w:rPr>
                <w:rFonts w:ascii="David" w:hAnsi="David" w:cs="David"/>
                <w:color w:val="000000" w:themeColor="text1"/>
                <w:sz w:val="24"/>
                <w:szCs w:val="24"/>
              </w:rPr>
            </w:rPrChange>
          </w:rPr>
          <w:t xml:space="preserve"> to bodily sensations in daily life</w:t>
        </w:r>
      </w:ins>
      <w:commentRangeStart w:id="1165"/>
      <w:ins w:id="1166" w:author="0mer dar" w:date="2020-03-04T09:12:00Z">
        <w:r w:rsidR="0010714F" w:rsidRPr="0013159B">
          <w:rPr>
            <w:rFonts w:ascii="David" w:hAnsi="David" w:cs="David"/>
            <w:b/>
            <w:bCs/>
            <w:color w:val="000000" w:themeColor="text1"/>
            <w:sz w:val="24"/>
            <w:szCs w:val="24"/>
            <w:rPrChange w:id="1167" w:author="0mer dar" w:date="2020-03-08T20:10:00Z">
              <w:rPr>
                <w:rFonts w:ascii="David" w:hAnsi="David" w:cs="David"/>
                <w:color w:val="000000" w:themeColor="text1"/>
                <w:sz w:val="24"/>
                <w:szCs w:val="24"/>
              </w:rPr>
            </w:rPrChange>
          </w:rPr>
          <w:t>.</w:t>
        </w:r>
      </w:ins>
      <w:commentRangeEnd w:id="1165"/>
      <w:ins w:id="1168" w:author="0mer dar" w:date="2020-03-16T19:29:00Z">
        <w:r w:rsidR="008A4E33">
          <w:rPr>
            <w:rStyle w:val="CommentReference"/>
          </w:rPr>
          <w:commentReference w:id="1165"/>
        </w:r>
      </w:ins>
      <w:ins w:id="1169" w:author="0mer dar" w:date="2020-03-04T09:12:00Z">
        <w:r w:rsidR="0010714F" w:rsidRPr="006A4A9B">
          <w:rPr>
            <w:rFonts w:ascii="David" w:hAnsi="David" w:cs="David"/>
            <w:color w:val="000000" w:themeColor="text1"/>
            <w:sz w:val="24"/>
            <w:szCs w:val="24"/>
          </w:rPr>
          <w:t xml:space="preserve"> </w:t>
        </w:r>
      </w:ins>
      <w:commentRangeStart w:id="1170"/>
      <w:commentRangeStart w:id="1171"/>
      <w:del w:id="1172" w:author="0mer dar" w:date="2020-03-04T09:12:00Z">
        <w:r w:rsidRPr="006A4A9B" w:rsidDel="0010714F">
          <w:rPr>
            <w:rFonts w:ascii="David" w:hAnsi="David" w:cs="David"/>
            <w:color w:val="000000" w:themeColor="text1"/>
            <w:sz w:val="24"/>
            <w:szCs w:val="24"/>
          </w:rPr>
          <w:delText xml:space="preserve"> </w:delText>
        </w:r>
      </w:del>
      <w:del w:id="1173" w:author="0mer dar" w:date="2020-03-02T09:54:00Z">
        <w:r w:rsidRPr="0013159B" w:rsidDel="00E83A48">
          <w:rPr>
            <w:rFonts w:ascii="David" w:hAnsi="David" w:cs="David"/>
            <w:color w:val="000000" w:themeColor="text1"/>
            <w:sz w:val="24"/>
            <w:szCs w:val="24"/>
            <w:highlight w:val="green"/>
          </w:rPr>
          <w:delText>in daily life</w:delText>
        </w:r>
        <w:r w:rsidRPr="0013159B" w:rsidDel="00E83A48">
          <w:rPr>
            <w:rFonts w:ascii="David" w:hAnsi="David" w:cs="David"/>
            <w:color w:val="000000" w:themeColor="text1"/>
            <w:sz w:val="24"/>
            <w:szCs w:val="24"/>
          </w:rPr>
          <w:delText xml:space="preserve">, we predict </w:delText>
        </w:r>
      </w:del>
      <w:commentRangeStart w:id="1174"/>
      <w:r w:rsidRPr="0013159B">
        <w:rPr>
          <w:rFonts w:ascii="David" w:hAnsi="David" w:cs="David"/>
          <w:color w:val="000000" w:themeColor="text1"/>
          <w:sz w:val="24"/>
          <w:szCs w:val="24"/>
        </w:rPr>
        <w:t xml:space="preserve">(a) </w:t>
      </w:r>
      <w:commentRangeEnd w:id="1174"/>
      <w:r w:rsidRPr="0013159B">
        <w:rPr>
          <w:rStyle w:val="CommentReference"/>
          <w:rFonts w:ascii="David" w:hAnsi="David" w:cs="David"/>
          <w:rPrChange w:id="1175" w:author="0mer dar" w:date="2020-03-08T20:10:00Z">
            <w:rPr>
              <w:rStyle w:val="CommentReference"/>
            </w:rPr>
          </w:rPrChange>
        </w:rPr>
        <w:commentReference w:id="1174"/>
      </w:r>
      <w:commentRangeEnd w:id="1170"/>
      <w:commentRangeEnd w:id="1171"/>
      <w:r w:rsidR="0037576F">
        <w:rPr>
          <w:rStyle w:val="CommentReference"/>
        </w:rPr>
        <w:commentReference w:id="1171"/>
      </w:r>
      <w:r w:rsidR="0037576F">
        <w:rPr>
          <w:rStyle w:val="CommentReference"/>
        </w:rPr>
        <w:commentReference w:id="1170"/>
      </w:r>
      <w:commentRangeStart w:id="1176"/>
      <w:r w:rsidRPr="006A4A9B">
        <w:rPr>
          <w:rFonts w:ascii="David" w:hAnsi="David" w:cs="David"/>
          <w:color w:val="000000" w:themeColor="text1"/>
          <w:sz w:val="24"/>
          <w:szCs w:val="24"/>
        </w:rPr>
        <w:t xml:space="preserve">enhanced </w:t>
      </w:r>
      <w:commentRangeStart w:id="1177"/>
      <w:r w:rsidRPr="006A4A9B">
        <w:rPr>
          <w:rFonts w:ascii="David" w:hAnsi="David" w:cs="David"/>
          <w:color w:val="000000" w:themeColor="text1"/>
          <w:sz w:val="24"/>
          <w:szCs w:val="24"/>
          <w:highlight w:val="yellow"/>
        </w:rPr>
        <w:t>sensibility</w:t>
      </w:r>
      <w:r w:rsidRPr="0013159B">
        <w:rPr>
          <w:rFonts w:ascii="David" w:hAnsi="David" w:cs="David"/>
          <w:color w:val="000000" w:themeColor="text1"/>
          <w:sz w:val="24"/>
          <w:szCs w:val="24"/>
        </w:rPr>
        <w:t xml:space="preserve"> </w:t>
      </w:r>
      <w:commentRangeEnd w:id="1177"/>
      <w:r w:rsidR="00E83A48" w:rsidRPr="0013159B">
        <w:rPr>
          <w:rStyle w:val="CommentReference"/>
          <w:rFonts w:ascii="David" w:hAnsi="David" w:cs="David"/>
          <w:rPrChange w:id="1178" w:author="0mer dar" w:date="2020-03-08T20:10:00Z">
            <w:rPr>
              <w:rStyle w:val="CommentReference"/>
            </w:rPr>
          </w:rPrChange>
        </w:rPr>
        <w:commentReference w:id="1177"/>
      </w:r>
      <w:commentRangeEnd w:id="1176"/>
      <w:r w:rsidR="00337A48" w:rsidRPr="0013159B">
        <w:rPr>
          <w:rStyle w:val="CommentReference"/>
          <w:rFonts w:ascii="David" w:hAnsi="David" w:cs="David"/>
          <w:rPrChange w:id="1179" w:author="0mer dar" w:date="2020-03-08T20:10:00Z">
            <w:rPr>
              <w:rStyle w:val="CommentReference"/>
            </w:rPr>
          </w:rPrChange>
        </w:rPr>
        <w:commentReference w:id="1176"/>
      </w:r>
      <w:ins w:id="1180" w:author="0mer dar" w:date="2020-03-02T10:02:00Z">
        <w:r w:rsidR="00F42447" w:rsidRPr="006A4A9B">
          <w:rPr>
            <w:rFonts w:ascii="David" w:hAnsi="David" w:cs="David"/>
            <w:color w:val="000000" w:themeColor="text1"/>
            <w:sz w:val="24"/>
            <w:szCs w:val="24"/>
          </w:rPr>
          <w:t xml:space="preserve">to a broader range of </w:t>
        </w:r>
      </w:ins>
      <w:ins w:id="1181" w:author="0mer dar" w:date="2020-03-02T10:22:00Z">
        <w:r w:rsidR="00850550" w:rsidRPr="006A4A9B">
          <w:rPr>
            <w:rFonts w:ascii="David" w:hAnsi="David" w:cs="David"/>
            <w:color w:val="000000" w:themeColor="text1"/>
            <w:sz w:val="24"/>
            <w:szCs w:val="24"/>
          </w:rPr>
          <w:t>bodily locations</w:t>
        </w:r>
      </w:ins>
      <w:ins w:id="1182" w:author="0mer dar" w:date="2020-03-02T10:02:00Z">
        <w:r w:rsidR="00F42447" w:rsidRPr="0013159B">
          <w:rPr>
            <w:rFonts w:ascii="David" w:hAnsi="David" w:cs="David"/>
            <w:color w:val="000000" w:themeColor="text1"/>
            <w:sz w:val="24"/>
            <w:szCs w:val="24"/>
          </w:rPr>
          <w:t xml:space="preserve">, </w:t>
        </w:r>
      </w:ins>
      <w:r w:rsidRPr="0013159B">
        <w:rPr>
          <w:rFonts w:ascii="David" w:hAnsi="David" w:cs="David"/>
          <w:color w:val="000000" w:themeColor="text1"/>
          <w:sz w:val="24"/>
          <w:szCs w:val="24"/>
        </w:rPr>
        <w:t xml:space="preserve">quantified by </w:t>
      </w:r>
      <w:ins w:id="1183" w:author="0mer dar" w:date="2020-03-16T19:16:00Z">
        <w:r w:rsidR="007C6C4B">
          <w:rPr>
            <w:rFonts w:ascii="David" w:hAnsi="David" w:cs="David"/>
            <w:color w:val="000000" w:themeColor="text1"/>
            <w:sz w:val="24"/>
            <w:szCs w:val="24"/>
          </w:rPr>
          <w:t>the</w:t>
        </w:r>
      </w:ins>
      <w:ins w:id="1184" w:author="0mer dar" w:date="2020-03-16T19:26:00Z">
        <w:r w:rsidR="007A27E4">
          <w:rPr>
            <w:rFonts w:ascii="David" w:hAnsi="David" w:cs="David"/>
            <w:color w:val="000000" w:themeColor="text1"/>
            <w:sz w:val="24"/>
            <w:szCs w:val="24"/>
          </w:rPr>
          <w:t xml:space="preserve"> STP integrated into the</w:t>
        </w:r>
      </w:ins>
      <w:ins w:id="1185" w:author="0mer dar" w:date="2020-03-16T19:16:00Z">
        <w:r w:rsidR="007C6C4B">
          <w:rPr>
            <w:rFonts w:ascii="David" w:hAnsi="David" w:cs="David"/>
            <w:color w:val="000000" w:themeColor="text1"/>
            <w:sz w:val="24"/>
            <w:szCs w:val="24"/>
          </w:rPr>
          <w:t xml:space="preserve"> Body Map task</w:t>
        </w:r>
        <w:r w:rsidR="007C6C4B" w:rsidRPr="0013159B">
          <w:rPr>
            <w:rFonts w:ascii="David" w:hAnsi="David" w:cs="David"/>
            <w:color w:val="000000" w:themeColor="text1"/>
            <w:sz w:val="24"/>
            <w:szCs w:val="24"/>
          </w:rPr>
          <w:t xml:space="preserve"> </w:t>
        </w:r>
        <w:r w:rsidR="007C6C4B">
          <w:rPr>
            <w:rFonts w:ascii="David" w:hAnsi="David" w:cs="David"/>
            <w:color w:val="000000" w:themeColor="text1"/>
            <w:sz w:val="24"/>
            <w:szCs w:val="24"/>
          </w:rPr>
          <w:t xml:space="preserve">as </w:t>
        </w:r>
      </w:ins>
      <w:r w:rsidRPr="0013159B">
        <w:rPr>
          <w:rFonts w:ascii="David" w:hAnsi="David" w:cs="David"/>
          <w:color w:val="000000" w:themeColor="text1"/>
          <w:sz w:val="24"/>
          <w:szCs w:val="24"/>
        </w:rPr>
        <w:t>a greater overall number and range of bodily sensations</w:t>
      </w:r>
      <w:ins w:id="1186" w:author="0mer dar" w:date="2020-03-16T19:28:00Z">
        <w:r w:rsidR="000C26A5">
          <w:rPr>
            <w:rFonts w:ascii="David" w:hAnsi="David" w:cs="David"/>
            <w:color w:val="000000" w:themeColor="text1"/>
            <w:sz w:val="24"/>
            <w:szCs w:val="24"/>
          </w:rPr>
          <w:t xml:space="preserve"> </w:t>
        </w:r>
        <w:r w:rsidR="000C26A5" w:rsidRPr="0013159B">
          <w:rPr>
            <w:rFonts w:ascii="David" w:hAnsi="David" w:cs="David"/>
            <w:color w:val="000000" w:themeColor="text1"/>
            <w:sz w:val="24"/>
            <w:szCs w:val="24"/>
          </w:rPr>
          <w:t>in response to negative and neutral thoughts</w:t>
        </w:r>
      </w:ins>
      <w:r w:rsidRPr="0013159B">
        <w:rPr>
          <w:rFonts w:ascii="David" w:hAnsi="David" w:cs="David"/>
          <w:color w:val="000000" w:themeColor="text1"/>
          <w:sz w:val="24"/>
          <w:szCs w:val="24"/>
        </w:rPr>
        <w:t>, including in peripheral bodily areas (e.g., arms, legs) as well as subtle sensations characterized by less intensity,</w:t>
      </w:r>
      <w:del w:id="1187" w:author="0mer dar" w:date="2020-03-16T19:28:00Z">
        <w:r w:rsidRPr="0013159B" w:rsidDel="000C26A5">
          <w:rPr>
            <w:rFonts w:ascii="David" w:hAnsi="David" w:cs="David"/>
            <w:color w:val="000000" w:themeColor="text1"/>
            <w:sz w:val="24"/>
            <w:szCs w:val="24"/>
          </w:rPr>
          <w:delText xml:space="preserve"> in response to negative and neutral thoughts</w:delText>
        </w:r>
      </w:del>
      <w:r w:rsidRPr="0013159B">
        <w:rPr>
          <w:rFonts w:ascii="David" w:hAnsi="David" w:cs="David"/>
          <w:color w:val="000000" w:themeColor="text1"/>
          <w:sz w:val="24"/>
          <w:szCs w:val="24"/>
        </w:rPr>
        <w:t>; (b)</w:t>
      </w:r>
      <w:ins w:id="1188" w:author="0mer dar" w:date="2020-03-02T10:23:00Z">
        <w:r w:rsidR="006534C4" w:rsidRPr="0013159B">
          <w:rPr>
            <w:rFonts w:ascii="David" w:hAnsi="David" w:cs="David"/>
            <w:color w:val="000000" w:themeColor="text1"/>
            <w:sz w:val="24"/>
            <w:szCs w:val="24"/>
          </w:rPr>
          <w:t xml:space="preserve"> </w:t>
        </w:r>
      </w:ins>
      <w:del w:id="1189" w:author="0mer dar" w:date="2020-03-02T10:19:00Z">
        <w:r w:rsidRPr="0013159B" w:rsidDel="006749A0">
          <w:rPr>
            <w:rFonts w:ascii="David" w:hAnsi="David" w:cs="David"/>
            <w:color w:val="000000" w:themeColor="text1"/>
            <w:sz w:val="24"/>
            <w:szCs w:val="24"/>
          </w:rPr>
          <w:delText xml:space="preserve"> </w:delText>
        </w:r>
      </w:del>
      <w:ins w:id="1190" w:author="0mer dar" w:date="2020-03-02T10:20:00Z">
        <w:r w:rsidR="00850550" w:rsidRPr="0013159B">
          <w:rPr>
            <w:rFonts w:ascii="David" w:hAnsi="David" w:cs="David"/>
            <w:color w:val="000000" w:themeColor="text1"/>
            <w:sz w:val="24"/>
            <w:szCs w:val="24"/>
          </w:rPr>
          <w:t xml:space="preserve">enhanced sensibility to </w:t>
        </w:r>
      </w:ins>
      <w:ins w:id="1191" w:author="0mer dar" w:date="2020-03-02T10:21:00Z">
        <w:r w:rsidR="00850550" w:rsidRPr="0013159B">
          <w:rPr>
            <w:rFonts w:ascii="David" w:hAnsi="David" w:cs="David"/>
            <w:color w:val="000000" w:themeColor="text1"/>
            <w:sz w:val="24"/>
            <w:szCs w:val="24"/>
          </w:rPr>
          <w:t xml:space="preserve">the intensities of sensations, </w:t>
        </w:r>
      </w:ins>
      <w:ins w:id="1192" w:author="0mer dar" w:date="2020-03-02T10:20:00Z">
        <w:r w:rsidR="00850550" w:rsidRPr="0013159B">
          <w:rPr>
            <w:rFonts w:ascii="David" w:hAnsi="David" w:cs="David"/>
            <w:color w:val="000000" w:themeColor="text1"/>
            <w:sz w:val="24"/>
            <w:szCs w:val="24"/>
          </w:rPr>
          <w:t xml:space="preserve">quantified </w:t>
        </w:r>
      </w:ins>
      <w:ins w:id="1193" w:author="0mer dar" w:date="2020-03-16T19:16:00Z">
        <w:r w:rsidR="00DF4F98" w:rsidRPr="0013159B">
          <w:rPr>
            <w:rFonts w:ascii="David" w:hAnsi="David" w:cs="David"/>
            <w:color w:val="000000" w:themeColor="text1"/>
            <w:sz w:val="24"/>
            <w:szCs w:val="24"/>
          </w:rPr>
          <w:t xml:space="preserve">by </w:t>
        </w:r>
        <w:r w:rsidR="00DF4F98">
          <w:rPr>
            <w:rFonts w:ascii="David" w:hAnsi="David" w:cs="David"/>
            <w:color w:val="000000" w:themeColor="text1"/>
            <w:sz w:val="24"/>
            <w:szCs w:val="24"/>
          </w:rPr>
          <w:t xml:space="preserve">the </w:t>
        </w:r>
      </w:ins>
      <w:ins w:id="1194" w:author="0mer dar" w:date="2020-03-16T19:27:00Z">
        <w:r w:rsidR="00A33B31">
          <w:rPr>
            <w:rFonts w:ascii="David" w:hAnsi="David" w:cs="David"/>
            <w:color w:val="000000" w:themeColor="text1"/>
            <w:sz w:val="24"/>
            <w:szCs w:val="24"/>
          </w:rPr>
          <w:t xml:space="preserve">STP integrated into the </w:t>
        </w:r>
      </w:ins>
      <w:ins w:id="1195" w:author="0mer dar" w:date="2020-03-16T19:16:00Z">
        <w:r w:rsidR="00DF4F98">
          <w:rPr>
            <w:rFonts w:ascii="David" w:hAnsi="David" w:cs="David"/>
            <w:color w:val="000000" w:themeColor="text1"/>
            <w:sz w:val="24"/>
            <w:szCs w:val="24"/>
          </w:rPr>
          <w:t>Body Map task</w:t>
        </w:r>
        <w:r w:rsidR="00DF4F98" w:rsidRPr="0013159B">
          <w:rPr>
            <w:rFonts w:ascii="David" w:hAnsi="David" w:cs="David"/>
            <w:color w:val="000000" w:themeColor="text1"/>
            <w:sz w:val="24"/>
            <w:szCs w:val="24"/>
          </w:rPr>
          <w:t xml:space="preserve"> </w:t>
        </w:r>
        <w:r w:rsidR="00DF4F98">
          <w:rPr>
            <w:rFonts w:ascii="David" w:hAnsi="David" w:cs="David"/>
            <w:color w:val="000000" w:themeColor="text1"/>
            <w:sz w:val="24"/>
            <w:szCs w:val="24"/>
          </w:rPr>
          <w:t xml:space="preserve">as </w:t>
        </w:r>
      </w:ins>
      <w:ins w:id="1196" w:author="0mer dar" w:date="2020-03-02T10:20:00Z">
        <w:r w:rsidR="00850550" w:rsidRPr="0013159B">
          <w:rPr>
            <w:rFonts w:ascii="David" w:hAnsi="David" w:cs="David"/>
            <w:color w:val="000000" w:themeColor="text1"/>
            <w:sz w:val="24"/>
            <w:szCs w:val="24"/>
          </w:rPr>
          <w:t xml:space="preserve">a greater overall mean intensity of bodily sensations, </w:t>
        </w:r>
      </w:ins>
      <w:ins w:id="1197" w:author="0mer dar" w:date="2020-03-02T10:23:00Z">
        <w:r w:rsidR="006534C4" w:rsidRPr="0013159B">
          <w:rPr>
            <w:rFonts w:ascii="David" w:hAnsi="David" w:cs="David"/>
            <w:color w:val="000000" w:themeColor="text1"/>
            <w:sz w:val="24"/>
            <w:szCs w:val="24"/>
            <w:highlight w:val="cyan"/>
            <w:rPrChange w:id="1198" w:author="0mer dar" w:date="2020-03-08T20:10:00Z">
              <w:rPr>
                <w:rFonts w:ascii="David" w:hAnsi="David" w:cs="David"/>
                <w:color w:val="000000" w:themeColor="text1"/>
                <w:sz w:val="24"/>
                <w:szCs w:val="24"/>
              </w:rPr>
            </w:rPrChange>
          </w:rPr>
          <w:t xml:space="preserve">and </w:t>
        </w:r>
      </w:ins>
      <w:ins w:id="1199" w:author="0mer dar" w:date="2020-03-02T10:24:00Z">
        <w:r w:rsidR="006534C4" w:rsidRPr="0013159B">
          <w:rPr>
            <w:rFonts w:ascii="David" w:hAnsi="David" w:cs="David"/>
            <w:color w:val="000000" w:themeColor="text1"/>
            <w:sz w:val="24"/>
            <w:szCs w:val="24"/>
            <w:highlight w:val="cyan"/>
            <w:rPrChange w:id="1200" w:author="0mer dar" w:date="2020-03-08T20:10:00Z">
              <w:rPr>
                <w:rStyle w:val="tlid-translation"/>
                <w:lang w:val="en"/>
              </w:rPr>
            </w:rPrChange>
          </w:rPr>
          <w:t>Increase in variance of intensities</w:t>
        </w:r>
        <w:r w:rsidR="006534C4" w:rsidRPr="0013159B">
          <w:rPr>
            <w:rFonts w:ascii="David" w:hAnsi="David" w:cs="David"/>
            <w:color w:val="000000" w:themeColor="text1"/>
            <w:sz w:val="24"/>
            <w:szCs w:val="24"/>
            <w:rPrChange w:id="1201" w:author="0mer dar" w:date="2020-03-08T20:10:00Z">
              <w:rPr>
                <w:rStyle w:val="tlid-translation"/>
                <w:lang w:val="en"/>
              </w:rPr>
            </w:rPrChange>
          </w:rPr>
          <w:t xml:space="preserve">, </w:t>
        </w:r>
      </w:ins>
      <w:ins w:id="1202" w:author="0mer dar" w:date="2020-03-02T10:20:00Z">
        <w:r w:rsidR="00850550" w:rsidRPr="006A4A9B">
          <w:rPr>
            <w:rFonts w:ascii="David" w:hAnsi="David" w:cs="David"/>
            <w:color w:val="000000" w:themeColor="text1"/>
            <w:sz w:val="24"/>
            <w:szCs w:val="24"/>
          </w:rPr>
          <w:t>in response to negative and neutral thoughts;</w:t>
        </w:r>
      </w:ins>
      <w:del w:id="1203" w:author="0mer dar" w:date="2020-03-02T10:19:00Z">
        <w:r w:rsidRPr="0013159B" w:rsidDel="006749A0">
          <w:rPr>
            <w:rFonts w:ascii="David" w:hAnsi="David" w:cs="David"/>
            <w:color w:val="000000" w:themeColor="text1"/>
            <w:sz w:val="24"/>
            <w:szCs w:val="24"/>
          </w:rPr>
          <w:delText xml:space="preserve">enhanced </w:delText>
        </w:r>
        <w:r w:rsidRPr="0013159B" w:rsidDel="006749A0">
          <w:rPr>
            <w:rFonts w:ascii="David" w:hAnsi="David" w:cs="David"/>
            <w:color w:val="000000" w:themeColor="text1"/>
            <w:sz w:val="24"/>
            <w:szCs w:val="24"/>
            <w:highlight w:val="yellow"/>
          </w:rPr>
          <w:delText>sensibility</w:delText>
        </w:r>
        <w:r w:rsidR="00F42447" w:rsidRPr="0013159B" w:rsidDel="006749A0">
          <w:rPr>
            <w:rFonts w:ascii="David" w:hAnsi="David" w:cs="David"/>
            <w:color w:val="000000" w:themeColor="text1"/>
            <w:sz w:val="24"/>
            <w:szCs w:val="24"/>
          </w:rPr>
          <w:delText xml:space="preserve"> to a broader range of sensations’ hedonic tone</w:delText>
        </w:r>
      </w:del>
      <w:del w:id="1204" w:author="0mer dar" w:date="2020-03-02T10:20:00Z">
        <w:r w:rsidRPr="0013159B" w:rsidDel="00850550">
          <w:rPr>
            <w:rFonts w:ascii="David" w:hAnsi="David" w:cs="David"/>
            <w:color w:val="000000" w:themeColor="text1"/>
            <w:sz w:val="24"/>
            <w:szCs w:val="24"/>
          </w:rPr>
          <w:delText xml:space="preserve"> quantified by a greater overall mean intensity of bodily sensations, in response to negative and neutral thoughts</w:delText>
        </w:r>
      </w:del>
      <w:del w:id="1205" w:author="0mer dar" w:date="2020-03-02T10:24:00Z">
        <w:r w:rsidRPr="0013159B" w:rsidDel="002D75D1">
          <w:rPr>
            <w:rFonts w:ascii="David" w:hAnsi="David" w:cs="David"/>
            <w:color w:val="000000" w:themeColor="text1"/>
            <w:sz w:val="24"/>
            <w:szCs w:val="24"/>
          </w:rPr>
          <w:delText>;</w:delText>
        </w:r>
      </w:del>
      <w:r w:rsidRPr="0013159B">
        <w:rPr>
          <w:rFonts w:ascii="David" w:hAnsi="David" w:cs="David"/>
          <w:color w:val="000000" w:themeColor="text1"/>
          <w:sz w:val="24"/>
          <w:szCs w:val="24"/>
        </w:rPr>
        <w:t xml:space="preserve">(c) </w:t>
      </w:r>
      <w:ins w:id="1206" w:author="0mer dar" w:date="2020-03-02T10:19:00Z">
        <w:r w:rsidR="006749A0" w:rsidRPr="0013159B">
          <w:rPr>
            <w:rFonts w:ascii="David" w:hAnsi="David" w:cs="David"/>
            <w:color w:val="000000" w:themeColor="text1"/>
            <w:sz w:val="24"/>
            <w:szCs w:val="24"/>
          </w:rPr>
          <w:t xml:space="preserve">reduced selection bias to unpleasant sensations and enhanced </w:t>
        </w:r>
        <w:r w:rsidR="006749A0" w:rsidRPr="0013159B">
          <w:rPr>
            <w:rFonts w:ascii="David" w:hAnsi="David" w:cs="David"/>
            <w:color w:val="000000" w:themeColor="text1"/>
            <w:sz w:val="24"/>
            <w:szCs w:val="24"/>
            <w:highlight w:val="yellow"/>
          </w:rPr>
          <w:t>sensibility</w:t>
        </w:r>
        <w:r w:rsidR="006749A0" w:rsidRPr="0013159B">
          <w:rPr>
            <w:rFonts w:ascii="David" w:hAnsi="David" w:cs="David"/>
            <w:color w:val="000000" w:themeColor="text1"/>
            <w:sz w:val="24"/>
            <w:szCs w:val="24"/>
          </w:rPr>
          <w:t xml:space="preserve"> to a broader range of sensations’ hedonic tone</w:t>
        </w:r>
        <w:r w:rsidR="00850550" w:rsidRPr="0013159B">
          <w:rPr>
            <w:rFonts w:ascii="David" w:hAnsi="David" w:cs="David"/>
            <w:color w:val="000000" w:themeColor="text1"/>
            <w:sz w:val="24"/>
            <w:szCs w:val="24"/>
          </w:rPr>
          <w:t>,</w:t>
        </w:r>
        <w:r w:rsidR="006749A0" w:rsidRPr="0013159B">
          <w:rPr>
            <w:rFonts w:ascii="David" w:hAnsi="David" w:cs="David"/>
            <w:color w:val="000000" w:themeColor="text1"/>
            <w:sz w:val="24"/>
            <w:szCs w:val="24"/>
          </w:rPr>
          <w:t xml:space="preserve"> </w:t>
        </w:r>
      </w:ins>
      <w:del w:id="1207" w:author="0mer dar" w:date="2020-03-02T10:19:00Z">
        <w:r w:rsidRPr="0013159B" w:rsidDel="00850550">
          <w:rPr>
            <w:rFonts w:ascii="David" w:hAnsi="David" w:cs="David"/>
            <w:color w:val="000000" w:themeColor="text1"/>
            <w:sz w:val="24"/>
            <w:szCs w:val="24"/>
          </w:rPr>
          <w:delText xml:space="preserve">enhanced </w:delText>
        </w:r>
        <w:r w:rsidRPr="0013159B" w:rsidDel="00850550">
          <w:rPr>
            <w:rFonts w:ascii="David" w:hAnsi="David" w:cs="David"/>
            <w:color w:val="000000" w:themeColor="text1"/>
            <w:sz w:val="24"/>
            <w:szCs w:val="24"/>
            <w:highlight w:val="yellow"/>
          </w:rPr>
          <w:delText>sensibility</w:delText>
        </w:r>
        <w:r w:rsidRPr="0013159B" w:rsidDel="00850550">
          <w:rPr>
            <w:rFonts w:ascii="David" w:hAnsi="David" w:cs="David"/>
            <w:color w:val="000000" w:themeColor="text1"/>
            <w:sz w:val="24"/>
            <w:szCs w:val="24"/>
          </w:rPr>
          <w:delText xml:space="preserve"> </w:delText>
        </w:r>
      </w:del>
      <w:r w:rsidRPr="0013159B">
        <w:rPr>
          <w:rFonts w:ascii="David" w:hAnsi="David" w:cs="David"/>
          <w:color w:val="000000" w:themeColor="text1"/>
          <w:sz w:val="24"/>
          <w:szCs w:val="24"/>
        </w:rPr>
        <w:t xml:space="preserve">quantified by </w:t>
      </w:r>
      <w:ins w:id="1208" w:author="0mer dar" w:date="2020-03-16T19:16:00Z">
        <w:r w:rsidR="007C6C4B">
          <w:rPr>
            <w:rFonts w:ascii="David" w:hAnsi="David" w:cs="David"/>
            <w:color w:val="000000" w:themeColor="text1"/>
            <w:sz w:val="24"/>
            <w:szCs w:val="24"/>
          </w:rPr>
          <w:t xml:space="preserve">the </w:t>
        </w:r>
      </w:ins>
      <w:ins w:id="1209" w:author="0mer dar" w:date="2020-03-16T19:27:00Z">
        <w:r w:rsidR="000C26A5">
          <w:rPr>
            <w:rFonts w:ascii="David" w:hAnsi="David" w:cs="David"/>
            <w:color w:val="000000" w:themeColor="text1"/>
            <w:sz w:val="24"/>
            <w:szCs w:val="24"/>
          </w:rPr>
          <w:t xml:space="preserve">STP integrated into the </w:t>
        </w:r>
      </w:ins>
      <w:ins w:id="1210" w:author="0mer dar" w:date="2020-03-16T19:16:00Z">
        <w:r w:rsidR="007C6C4B">
          <w:rPr>
            <w:rFonts w:ascii="David" w:hAnsi="David" w:cs="David"/>
            <w:color w:val="000000" w:themeColor="text1"/>
            <w:sz w:val="24"/>
            <w:szCs w:val="24"/>
          </w:rPr>
          <w:t>Body Map task as</w:t>
        </w:r>
        <w:r w:rsidR="007C6C4B" w:rsidRPr="0013159B">
          <w:rPr>
            <w:rFonts w:ascii="David" w:hAnsi="David" w:cs="David"/>
            <w:color w:val="000000" w:themeColor="text1"/>
            <w:sz w:val="24"/>
            <w:szCs w:val="24"/>
          </w:rPr>
          <w:t xml:space="preserve"> </w:t>
        </w:r>
      </w:ins>
      <w:r w:rsidRPr="0013159B">
        <w:rPr>
          <w:rFonts w:ascii="David" w:hAnsi="David" w:cs="David"/>
          <w:color w:val="000000" w:themeColor="text1"/>
          <w:sz w:val="24"/>
          <w:szCs w:val="24"/>
        </w:rPr>
        <w:t xml:space="preserve">a greater number and higher intensity of neutral and pleasant bodily sensations, in particular in response to neutral thoughts. Indeed, MMT is expected to promote sustained interoceptive attention, which reduces selection bias to specific locations and hedonic tone of sensation, </w:t>
      </w:r>
      <w:del w:id="1211" w:author="0mer dar" w:date="2020-03-02T10:00:00Z">
        <w:r w:rsidRPr="0013159B" w:rsidDel="00F42447">
          <w:rPr>
            <w:rFonts w:ascii="David" w:hAnsi="David" w:cs="David"/>
            <w:color w:val="000000" w:themeColor="text1"/>
            <w:sz w:val="24"/>
            <w:szCs w:val="24"/>
          </w:rPr>
          <w:delText>in a way</w:delText>
        </w:r>
      </w:del>
      <w:ins w:id="1212" w:author="0mer dar" w:date="2020-03-02T10:00:00Z">
        <w:r w:rsidR="00F42447" w:rsidRPr="0013159B">
          <w:rPr>
            <w:rFonts w:ascii="David" w:hAnsi="David" w:cs="David"/>
            <w:color w:val="000000" w:themeColor="text1"/>
            <w:sz w:val="24"/>
            <w:szCs w:val="24"/>
          </w:rPr>
          <w:t>such</w:t>
        </w:r>
      </w:ins>
      <w:r w:rsidRPr="0013159B">
        <w:rPr>
          <w:rFonts w:ascii="David" w:hAnsi="David" w:cs="David"/>
          <w:color w:val="000000" w:themeColor="text1"/>
          <w:sz w:val="24"/>
          <w:szCs w:val="24"/>
        </w:rPr>
        <w:t xml:space="preserve"> </w:t>
      </w:r>
      <w:del w:id="1213" w:author="0mer dar" w:date="2020-03-02T10:00:00Z">
        <w:r w:rsidRPr="0013159B" w:rsidDel="00F42447">
          <w:rPr>
            <w:rFonts w:ascii="David" w:hAnsi="David" w:cs="David"/>
            <w:color w:val="000000" w:themeColor="text1"/>
            <w:sz w:val="24"/>
            <w:szCs w:val="24"/>
          </w:rPr>
          <w:delText xml:space="preserve">that </w:delText>
        </w:r>
      </w:del>
      <w:ins w:id="1214" w:author="0mer dar" w:date="2020-03-02T10:00:00Z">
        <w:r w:rsidR="00F42447" w:rsidRPr="0013159B">
          <w:rPr>
            <w:rFonts w:ascii="David" w:hAnsi="David" w:cs="David"/>
            <w:color w:val="000000" w:themeColor="text1"/>
            <w:sz w:val="24"/>
            <w:szCs w:val="24"/>
          </w:rPr>
          <w:t>a broader range</w:t>
        </w:r>
      </w:ins>
      <w:del w:id="1215" w:author="0mer dar" w:date="2020-03-02T10:00:00Z">
        <w:r w:rsidRPr="0013159B" w:rsidDel="00F42447">
          <w:rPr>
            <w:rFonts w:ascii="David" w:hAnsi="David" w:cs="David"/>
            <w:color w:val="000000" w:themeColor="text1"/>
            <w:sz w:val="24"/>
            <w:szCs w:val="24"/>
          </w:rPr>
          <w:delText>more</w:delText>
        </w:r>
      </w:del>
      <w:ins w:id="1216" w:author="0mer dar" w:date="2020-03-02T10:00:00Z">
        <w:r w:rsidR="00F42447" w:rsidRPr="0013159B">
          <w:rPr>
            <w:rFonts w:ascii="David" w:hAnsi="David" w:cs="David"/>
            <w:color w:val="000000" w:themeColor="text1"/>
            <w:sz w:val="24"/>
            <w:szCs w:val="24"/>
          </w:rPr>
          <w:t xml:space="preserve"> of</w:t>
        </w:r>
      </w:ins>
      <w:r w:rsidRPr="0013159B">
        <w:rPr>
          <w:rFonts w:ascii="David" w:hAnsi="David" w:cs="David"/>
          <w:color w:val="000000" w:themeColor="text1"/>
          <w:sz w:val="24"/>
          <w:szCs w:val="24"/>
        </w:rPr>
        <w:t xml:space="preserve"> sensations are expected to cross the threshold into conscious awareness </w:t>
      </w:r>
      <w:r w:rsidRPr="006A4A9B">
        <w:rPr>
          <w:rFonts w:ascii="David" w:hAnsi="David" w:cs="David"/>
          <w:color w:val="000000" w:themeColor="text1"/>
          <w:sz w:val="24"/>
          <w:szCs w:val="24"/>
        </w:rPr>
        <w:fldChar w:fldCharType="begin" w:fldLock="1"/>
      </w:r>
      <w:r w:rsidR="00785498" w:rsidRPr="006A4A9B">
        <w:rPr>
          <w:rFonts w:ascii="David" w:hAnsi="David" w:cs="David"/>
          <w:color w:val="000000" w:themeColor="text1"/>
          <w:sz w:val="24"/>
          <w:szCs w:val="24"/>
        </w:rPr>
        <w:instrText>ADDIN CSL_CITATION {"citationItems":[{"id":"ITEM-1","itemData":{"DOI":"10.1093/scan/nss066","author":[{"dropping-particle":"","family":"Far</w:instrText>
      </w:r>
      <w:r w:rsidR="00785498" w:rsidRPr="0013159B">
        <w:rPr>
          <w:rFonts w:ascii="David" w:hAnsi="David" w:cs="David"/>
          <w:color w:val="000000" w:themeColor="text1"/>
          <w:sz w:val="24"/>
          <w:szCs w:val="24"/>
        </w:rPr>
        <w:instrText>b","given":"Norman A S","non-dropping-particle":"","parse-names":false,"suffix":""},{"dropping-particle":"V","family":"Segal","given":"Zindel","non-dropping-particle":"","parse-names":false,"suffix":""},{"dropping-particle":"","family":"Anderson","given":"Adam K","non-dropping-particle":"","parse-names":false,"suffix":""}],"id":"ITEM-1","issued":{"date-parts":[["2013"]]},"note":"</w:instrText>
      </w:r>
      <w:r w:rsidR="00785498" w:rsidRPr="0013159B">
        <w:rPr>
          <w:rFonts w:ascii="David" w:hAnsi="David" w:cs="David"/>
          <w:color w:val="000000" w:themeColor="text1"/>
          <w:sz w:val="24"/>
          <w:szCs w:val="24"/>
          <w:rtl/>
        </w:rPr>
        <w:instrText>לקרוא</w:instrText>
      </w:r>
      <w:r w:rsidR="00785498" w:rsidRPr="0013159B">
        <w:rPr>
          <w:rFonts w:ascii="David" w:hAnsi="David" w:cs="David"/>
          <w:color w:val="000000" w:themeColor="text1"/>
          <w:sz w:val="24"/>
          <w:szCs w:val="24"/>
        </w:rPr>
        <w:instrText>!","title":"Mindfulness meditation training alters cortical representations of interoceptive attention","type":"article-journal"},"uris":["http://www.mendeley.com/documents/?uuid=17aed8a7-c7d5-4a10-bc4b-66a895c22ec1"]}],"mendeley":{"formattedCitation":"(N. A. S. Farb et al., 2013b)","plainTextFormattedCitation":"(N. A. S. Farb et al., 2013b)","previouslyFormattedCitation":"(N. A. S. Farb et al., 2013b)"},"properties":{"noteIndex":0},"schema":"https://github.com/citation-style-language/schema/raw/master/csl-citation.json"}</w:instrText>
      </w:r>
      <w:r w:rsidRPr="006A4A9B">
        <w:rPr>
          <w:rFonts w:ascii="David" w:hAnsi="David" w:cs="David"/>
          <w:color w:val="000000" w:themeColor="text1"/>
          <w:sz w:val="24"/>
          <w:szCs w:val="24"/>
        </w:rPr>
        <w:fldChar w:fldCharType="separate"/>
      </w:r>
      <w:r w:rsidR="001E2173" w:rsidRPr="006A4A9B">
        <w:rPr>
          <w:rFonts w:ascii="David" w:hAnsi="David" w:cs="David"/>
          <w:noProof/>
          <w:color w:val="000000" w:themeColor="text1"/>
          <w:sz w:val="24"/>
          <w:szCs w:val="24"/>
        </w:rPr>
        <w:t>(N. A. S. Farb et al., 2013b)</w:t>
      </w:r>
      <w:r w:rsidRPr="006A4A9B">
        <w:rPr>
          <w:rFonts w:ascii="David" w:hAnsi="David" w:cs="David"/>
          <w:color w:val="000000" w:themeColor="text1"/>
          <w:sz w:val="24"/>
          <w:szCs w:val="24"/>
        </w:rPr>
        <w:fldChar w:fldCharType="end"/>
      </w:r>
      <w:r w:rsidRPr="006A4A9B">
        <w:rPr>
          <w:rFonts w:ascii="David" w:hAnsi="David" w:cs="David"/>
          <w:color w:val="000000" w:themeColor="text1"/>
          <w:sz w:val="24"/>
          <w:szCs w:val="24"/>
        </w:rPr>
        <w:t xml:space="preserve">. </w:t>
      </w:r>
      <w:del w:id="1217" w:author="0mer dar" w:date="2020-03-02T10:00:00Z">
        <w:r w:rsidRPr="006A4A9B" w:rsidDel="00F42447">
          <w:rPr>
            <w:rFonts w:ascii="David" w:hAnsi="David" w:cs="David"/>
            <w:color w:val="000000" w:themeColor="text1"/>
            <w:sz w:val="24"/>
            <w:szCs w:val="24"/>
          </w:rPr>
          <w:delText xml:space="preserve">Thus, it enables </w:delText>
        </w:r>
        <w:r w:rsidRPr="0013159B" w:rsidDel="00F42447">
          <w:rPr>
            <w:rFonts w:ascii="David" w:hAnsi="David" w:cs="David"/>
            <w:color w:val="000000" w:themeColor="text1"/>
            <w:sz w:val="24"/>
            <w:szCs w:val="24"/>
          </w:rPr>
          <w:delText xml:space="preserve">interoceptive attention of a variety of sensations all over the body: central and peripheral, subtle and gross, pleasant, neutral and unpleasant. </w:delText>
        </w:r>
      </w:del>
    </w:p>
    <w:p w14:paraId="4B905295" w14:textId="7BD01D14" w:rsidR="00936D05" w:rsidRPr="006A4A9B" w:rsidRDefault="003F6CCB" w:rsidP="00936D05">
      <w:pPr>
        <w:pStyle w:val="CommentText"/>
        <w:spacing w:line="480" w:lineRule="auto"/>
        <w:rPr>
          <w:ins w:id="1218" w:author="0mer dar" w:date="2020-03-02T10:34:00Z"/>
          <w:rFonts w:ascii="David" w:hAnsi="David" w:cs="David"/>
          <w:sz w:val="24"/>
          <w:szCs w:val="24"/>
        </w:rPr>
      </w:pPr>
      <w:r w:rsidRPr="0013159B">
        <w:rPr>
          <w:rFonts w:ascii="David" w:hAnsi="David" w:cs="David"/>
          <w:b/>
          <w:bCs/>
          <w:sz w:val="24"/>
          <w:szCs w:val="24"/>
        </w:rPr>
        <w:t xml:space="preserve">(iii) </w:t>
      </w:r>
      <w:ins w:id="1219" w:author="0mer dar" w:date="2020-03-02T10:27:00Z">
        <w:r w:rsidR="00337A48" w:rsidRPr="0013159B">
          <w:rPr>
            <w:rFonts w:ascii="David" w:hAnsi="David" w:cs="David"/>
            <w:b/>
            <w:bCs/>
            <w:sz w:val="24"/>
            <w:szCs w:val="24"/>
          </w:rPr>
          <w:t>Internal attention to mind and</w:t>
        </w:r>
      </w:ins>
      <w:ins w:id="1220" w:author="0mer dar" w:date="2020-03-04T09:09:00Z">
        <w:r w:rsidR="0082214E" w:rsidRPr="0013159B">
          <w:rPr>
            <w:rFonts w:ascii="David" w:hAnsi="David" w:cs="David"/>
            <w:b/>
            <w:bCs/>
            <w:sz w:val="24"/>
            <w:szCs w:val="24"/>
          </w:rPr>
          <w:t xml:space="preserve"> interoceptive attention to</w:t>
        </w:r>
      </w:ins>
      <w:ins w:id="1221" w:author="0mer dar" w:date="2020-03-02T10:27:00Z">
        <w:r w:rsidR="00337A48" w:rsidRPr="0013159B">
          <w:rPr>
            <w:rFonts w:ascii="David" w:hAnsi="David" w:cs="David"/>
            <w:b/>
            <w:bCs/>
            <w:sz w:val="24"/>
            <w:szCs w:val="24"/>
          </w:rPr>
          <w:t xml:space="preserve"> body during mindfulness </w:t>
        </w:r>
        <w:r w:rsidR="00337A48" w:rsidRPr="00DE2741">
          <w:rPr>
            <w:rFonts w:ascii="David" w:hAnsi="David" w:cs="David"/>
            <w:b/>
            <w:bCs/>
            <w:sz w:val="24"/>
            <w:szCs w:val="24"/>
          </w:rPr>
          <w:t>meditation</w:t>
        </w:r>
        <w:r w:rsidR="00337A48" w:rsidRPr="005A2F3C">
          <w:rPr>
            <w:rFonts w:ascii="David" w:hAnsi="David" w:cs="David"/>
            <w:b/>
            <w:bCs/>
            <w:sz w:val="24"/>
            <w:szCs w:val="24"/>
          </w:rPr>
          <w:t>.</w:t>
        </w:r>
        <w:r w:rsidR="00337A48" w:rsidRPr="006A4A9B">
          <w:rPr>
            <w:rFonts w:ascii="David" w:hAnsi="David" w:cs="David"/>
            <w:b/>
            <w:bCs/>
            <w:sz w:val="24"/>
            <w:szCs w:val="24"/>
          </w:rPr>
          <w:t xml:space="preserve"> </w:t>
        </w:r>
      </w:ins>
      <w:del w:id="1222" w:author="0mer dar" w:date="2020-03-02T10:28:00Z">
        <w:r w:rsidRPr="006A4A9B" w:rsidDel="00337A48">
          <w:rPr>
            <w:rFonts w:ascii="David" w:hAnsi="David" w:cs="David"/>
            <w:sz w:val="24"/>
            <w:szCs w:val="24"/>
          </w:rPr>
          <w:delText xml:space="preserve">Regarding attentional processes </w:delText>
        </w:r>
        <w:r w:rsidRPr="0013159B" w:rsidDel="00337A48">
          <w:rPr>
            <w:rFonts w:ascii="David" w:hAnsi="David" w:cs="David"/>
            <w:sz w:val="24"/>
            <w:szCs w:val="24"/>
            <w:highlight w:val="green"/>
          </w:rPr>
          <w:delText>during mindfulness mediation</w:delText>
        </w:r>
        <w:r w:rsidRPr="0013159B" w:rsidDel="00337A48">
          <w:rPr>
            <w:rFonts w:ascii="David" w:hAnsi="David" w:cs="David"/>
            <w:sz w:val="24"/>
            <w:szCs w:val="24"/>
          </w:rPr>
          <w:delText xml:space="preserve">, we predict greater mindful attention and awareness to internal objects of mind (thoughts), body (sensations, breath) and hedonic tone (pleasant, unpleasant, neutral), including: </w:delText>
        </w:r>
      </w:del>
      <w:r w:rsidRPr="0013159B">
        <w:rPr>
          <w:rFonts w:ascii="David" w:hAnsi="David" w:cs="David"/>
          <w:sz w:val="24"/>
          <w:szCs w:val="24"/>
        </w:rPr>
        <w:t xml:space="preserve">(a) </w:t>
      </w:r>
      <w:ins w:id="1223" w:author="0mer dar" w:date="2020-03-02T10:28:00Z">
        <w:r w:rsidR="00337A48" w:rsidRPr="0013159B">
          <w:rPr>
            <w:rFonts w:ascii="David" w:hAnsi="David" w:cs="David"/>
            <w:sz w:val="24"/>
            <w:szCs w:val="24"/>
          </w:rPr>
          <w:t>enhanced mindful awareness of</w:t>
        </w:r>
      </w:ins>
      <w:ins w:id="1224" w:author="0mer dar" w:date="2020-03-04T09:15:00Z">
        <w:r w:rsidR="00164427" w:rsidRPr="0013159B">
          <w:rPr>
            <w:rFonts w:ascii="David" w:hAnsi="David" w:cs="David"/>
            <w:sz w:val="24"/>
            <w:szCs w:val="24"/>
          </w:rPr>
          <w:t xml:space="preserve"> mental </w:t>
        </w:r>
        <w:commentRangeStart w:id="1225"/>
        <w:r w:rsidR="00164427" w:rsidRPr="0013159B">
          <w:rPr>
            <w:rFonts w:ascii="David" w:hAnsi="David" w:cs="David"/>
            <w:sz w:val="24"/>
            <w:szCs w:val="24"/>
          </w:rPr>
          <w:t>objects</w:t>
        </w:r>
      </w:ins>
      <w:ins w:id="1226" w:author="0mer dar" w:date="2020-03-02T10:29:00Z">
        <w:r w:rsidR="00337A48" w:rsidRPr="0013159B">
          <w:rPr>
            <w:rFonts w:ascii="David" w:hAnsi="David" w:cs="David"/>
            <w:sz w:val="24"/>
            <w:szCs w:val="24"/>
          </w:rPr>
          <w:t xml:space="preserve"> </w:t>
        </w:r>
      </w:ins>
      <w:commentRangeEnd w:id="1225"/>
      <w:ins w:id="1227" w:author="0mer dar" w:date="2020-03-04T09:15:00Z">
        <w:r w:rsidR="00164427" w:rsidRPr="0013159B">
          <w:rPr>
            <w:rStyle w:val="CommentReference"/>
            <w:rFonts w:ascii="David" w:hAnsi="David" w:cs="David"/>
            <w:rPrChange w:id="1228" w:author="0mer dar" w:date="2020-03-08T20:10:00Z">
              <w:rPr>
                <w:rStyle w:val="CommentReference"/>
              </w:rPr>
            </w:rPrChange>
          </w:rPr>
          <w:commentReference w:id="1225"/>
        </w:r>
      </w:ins>
      <w:ins w:id="1229" w:author="0mer dar" w:date="2020-03-02T10:29:00Z">
        <w:r w:rsidR="00337A48" w:rsidRPr="006A4A9B">
          <w:rPr>
            <w:rFonts w:ascii="David" w:hAnsi="David" w:cs="David"/>
            <w:sz w:val="24"/>
            <w:szCs w:val="24"/>
          </w:rPr>
          <w:t>and bodily sensations</w:t>
        </w:r>
      </w:ins>
      <w:ins w:id="1230" w:author="0mer dar" w:date="2020-03-04T09:16:00Z">
        <w:r w:rsidR="00164427" w:rsidRPr="0013159B">
          <w:rPr>
            <w:rFonts w:ascii="David" w:hAnsi="David" w:cs="David"/>
            <w:sz w:val="24"/>
            <w:szCs w:val="24"/>
          </w:rPr>
          <w:t xml:space="preserve"> during mindfulness meditation</w:t>
        </w:r>
      </w:ins>
      <w:ins w:id="1231" w:author="0mer dar" w:date="2020-03-02T10:29:00Z">
        <w:r w:rsidR="00337A48" w:rsidRPr="0013159B">
          <w:rPr>
            <w:rFonts w:ascii="David" w:hAnsi="David" w:cs="David"/>
            <w:sz w:val="24"/>
            <w:szCs w:val="24"/>
          </w:rPr>
          <w:t xml:space="preserve">, </w:t>
        </w:r>
      </w:ins>
      <w:del w:id="1232" w:author="0mer dar" w:date="2020-03-02T10:30:00Z">
        <w:r w:rsidRPr="0013159B" w:rsidDel="00984330">
          <w:rPr>
            <w:rFonts w:ascii="David" w:hAnsi="David" w:cs="David"/>
            <w:sz w:val="24"/>
            <w:szCs w:val="24"/>
          </w:rPr>
          <w:delText xml:space="preserve">Increased frequency of indices of mindful attention and awareness during mindfulness meditation, as </w:delText>
        </w:r>
      </w:del>
      <w:r w:rsidRPr="0013159B">
        <w:rPr>
          <w:rFonts w:ascii="David" w:hAnsi="David" w:cs="David"/>
          <w:sz w:val="24"/>
          <w:szCs w:val="24"/>
        </w:rPr>
        <w:t>quantif</w:t>
      </w:r>
      <w:del w:id="1233" w:author="0mer dar" w:date="2020-03-02T10:30:00Z">
        <w:r w:rsidRPr="0013159B" w:rsidDel="00984330">
          <w:rPr>
            <w:rFonts w:ascii="David" w:hAnsi="David" w:cs="David"/>
            <w:sz w:val="24"/>
            <w:szCs w:val="24"/>
          </w:rPr>
          <w:delText>y</w:delText>
        </w:r>
      </w:del>
      <w:ins w:id="1234" w:author="0mer dar" w:date="2020-03-02T10:30:00Z">
        <w:r w:rsidR="00984330" w:rsidRPr="0013159B">
          <w:rPr>
            <w:rFonts w:ascii="David" w:hAnsi="David" w:cs="David"/>
            <w:sz w:val="24"/>
            <w:szCs w:val="24"/>
          </w:rPr>
          <w:t>ied</w:t>
        </w:r>
      </w:ins>
      <w:r w:rsidRPr="0013159B">
        <w:rPr>
          <w:rFonts w:ascii="David" w:hAnsi="David" w:cs="David"/>
          <w:sz w:val="24"/>
          <w:szCs w:val="24"/>
        </w:rPr>
        <w:t xml:space="preserve"> by</w:t>
      </w:r>
      <w:ins w:id="1235" w:author="0mer dar" w:date="2020-03-04T09:22:00Z">
        <w:r w:rsidR="004D492C" w:rsidRPr="0013159B">
          <w:rPr>
            <w:rFonts w:ascii="David" w:hAnsi="David" w:cs="David"/>
            <w:sz w:val="24"/>
            <w:szCs w:val="24"/>
          </w:rPr>
          <w:t xml:space="preserve"> MAT</w:t>
        </w:r>
      </w:ins>
      <w:r w:rsidRPr="0013159B">
        <w:rPr>
          <w:rFonts w:ascii="David" w:hAnsi="David" w:cs="David"/>
          <w:sz w:val="24"/>
          <w:szCs w:val="24"/>
        </w:rPr>
        <w:t xml:space="preserve"> </w:t>
      </w:r>
      <w:ins w:id="1236" w:author="0mer dar" w:date="2020-03-04T09:21:00Z">
        <w:r w:rsidR="00164427" w:rsidRPr="006A4A9B">
          <w:rPr>
            <w:rFonts w:ascii="David" w:hAnsi="David" w:cs="David"/>
            <w:sz w:val="24"/>
            <w:szCs w:val="24"/>
          </w:rPr>
          <w:t xml:space="preserve">frequencies </w:t>
        </w:r>
        <w:r w:rsidR="00164427" w:rsidRPr="0013159B">
          <w:rPr>
            <w:rFonts w:ascii="David" w:hAnsi="David" w:cs="David"/>
            <w:sz w:val="24"/>
            <w:szCs w:val="24"/>
          </w:rPr>
          <w:t xml:space="preserve">of </w:t>
        </w:r>
      </w:ins>
      <w:del w:id="1237" w:author="0mer dar" w:date="2020-03-04T09:13:00Z">
        <w:r w:rsidRPr="0013159B" w:rsidDel="0010714F">
          <w:rPr>
            <w:rFonts w:ascii="David" w:hAnsi="David" w:cs="David"/>
            <w:sz w:val="24"/>
            <w:szCs w:val="24"/>
          </w:rPr>
          <w:delText xml:space="preserve">button press indicating awareness of inhalation or exhalation and </w:delText>
        </w:r>
      </w:del>
      <w:r w:rsidRPr="0013159B">
        <w:rPr>
          <w:rFonts w:ascii="David" w:hAnsi="David" w:cs="David"/>
          <w:sz w:val="24"/>
          <w:szCs w:val="24"/>
        </w:rPr>
        <w:t>verbal labels indicating awareness of internal objects</w:t>
      </w:r>
      <w:del w:id="1238" w:author="0mer dar" w:date="2020-03-02T10:30:00Z">
        <w:r w:rsidRPr="0013159B" w:rsidDel="00936D05">
          <w:rPr>
            <w:rFonts w:ascii="David" w:hAnsi="David" w:cs="David"/>
            <w:sz w:val="24"/>
            <w:szCs w:val="24"/>
          </w:rPr>
          <w:delText>,</w:delText>
        </w:r>
      </w:del>
      <w:ins w:id="1239" w:author="0mer dar" w:date="2020-03-02T10:30:00Z">
        <w:r w:rsidR="00936D05" w:rsidRPr="0013159B">
          <w:rPr>
            <w:rFonts w:ascii="David" w:hAnsi="David" w:cs="David"/>
            <w:sz w:val="24"/>
            <w:szCs w:val="24"/>
          </w:rPr>
          <w:t>;</w:t>
        </w:r>
      </w:ins>
      <w:r w:rsidRPr="0013159B">
        <w:rPr>
          <w:rFonts w:ascii="David" w:hAnsi="David" w:cs="David"/>
          <w:sz w:val="24"/>
          <w:szCs w:val="24"/>
        </w:rPr>
        <w:t xml:space="preserve"> (b)</w:t>
      </w:r>
      <w:ins w:id="1240" w:author="0mer dar" w:date="2020-03-02T10:31:00Z">
        <w:r w:rsidR="00936D05" w:rsidRPr="0013159B">
          <w:rPr>
            <w:rFonts w:ascii="David" w:hAnsi="David" w:cs="David"/>
            <w:sz w:val="24"/>
            <w:szCs w:val="24"/>
          </w:rPr>
          <w:t xml:space="preserve"> enhanced awareness of pleasant hedonic tone of experience, as quantify by </w:t>
        </w:r>
      </w:ins>
      <w:ins w:id="1241" w:author="0mer dar" w:date="2020-03-16T19:21:00Z">
        <w:r w:rsidR="000C510E">
          <w:rPr>
            <w:rFonts w:ascii="David" w:hAnsi="David" w:cs="David"/>
            <w:sz w:val="24"/>
            <w:szCs w:val="24"/>
          </w:rPr>
          <w:t>MAT</w:t>
        </w:r>
      </w:ins>
      <w:ins w:id="1242" w:author="0mer dar" w:date="2020-03-02T10:31:00Z">
        <w:r w:rsidR="00936D05" w:rsidRPr="0013159B">
          <w:rPr>
            <w:rFonts w:ascii="David" w:hAnsi="David" w:cs="David"/>
            <w:sz w:val="24"/>
            <w:szCs w:val="24"/>
          </w:rPr>
          <w:t xml:space="preserve"> frequenc</w:t>
        </w:r>
      </w:ins>
      <w:ins w:id="1243" w:author="0mer dar" w:date="2020-03-16T19:21:00Z">
        <w:r w:rsidR="000C510E">
          <w:rPr>
            <w:rFonts w:ascii="David" w:hAnsi="David" w:cs="David"/>
            <w:sz w:val="24"/>
            <w:szCs w:val="24"/>
          </w:rPr>
          <w:t xml:space="preserve">ies </w:t>
        </w:r>
      </w:ins>
      <w:ins w:id="1244" w:author="0mer dar" w:date="2020-03-02T10:31:00Z">
        <w:r w:rsidR="00936D05" w:rsidRPr="0013159B">
          <w:rPr>
            <w:rFonts w:ascii="David" w:hAnsi="David" w:cs="David"/>
            <w:sz w:val="24"/>
            <w:szCs w:val="24"/>
          </w:rPr>
          <w:t xml:space="preserve">of verbal labels </w:t>
        </w:r>
      </w:ins>
      <w:ins w:id="1245" w:author="0mer dar" w:date="2020-03-04T09:18:00Z">
        <w:r w:rsidR="00164427" w:rsidRPr="0013159B">
          <w:rPr>
            <w:rFonts w:ascii="David" w:hAnsi="David" w:cs="David"/>
            <w:sz w:val="24"/>
            <w:szCs w:val="24"/>
          </w:rPr>
          <w:t>indi</w:t>
        </w:r>
      </w:ins>
      <w:ins w:id="1246" w:author="0mer dar" w:date="2020-03-04T09:19:00Z">
        <w:r w:rsidR="00164427" w:rsidRPr="0013159B">
          <w:rPr>
            <w:rFonts w:ascii="David" w:hAnsi="David" w:cs="David"/>
            <w:sz w:val="24"/>
            <w:szCs w:val="24"/>
          </w:rPr>
          <w:t>cating awareness of</w:t>
        </w:r>
      </w:ins>
      <w:ins w:id="1247" w:author="0mer dar" w:date="2020-03-02T10:31:00Z">
        <w:r w:rsidR="00936D05" w:rsidRPr="0013159B">
          <w:rPr>
            <w:rFonts w:ascii="David" w:hAnsi="David" w:cs="David"/>
            <w:sz w:val="24"/>
            <w:szCs w:val="24"/>
          </w:rPr>
          <w:t xml:space="preserve"> pleasant experience</w:t>
        </w:r>
      </w:ins>
      <w:ins w:id="1248" w:author="0mer dar" w:date="2020-03-04T09:19:00Z">
        <w:r w:rsidR="00164427" w:rsidRPr="0013159B">
          <w:rPr>
            <w:rFonts w:ascii="David" w:hAnsi="David" w:cs="David"/>
            <w:sz w:val="24"/>
            <w:szCs w:val="24"/>
          </w:rPr>
          <w:t>s</w:t>
        </w:r>
      </w:ins>
      <w:del w:id="1249" w:author="0mer dar" w:date="2020-03-02T10:31:00Z">
        <w:r w:rsidRPr="0013159B" w:rsidDel="00936D05">
          <w:rPr>
            <w:rFonts w:ascii="David" w:hAnsi="David" w:cs="David"/>
            <w:sz w:val="24"/>
            <w:szCs w:val="24"/>
          </w:rPr>
          <w:delText xml:space="preserve"> increased mindful attention and awareness to pleasant hedonic tone of internal objects, as quantify by the frequency of verbal labels of pleasant experience,</w:delText>
        </w:r>
      </w:del>
      <w:r w:rsidRPr="0013159B">
        <w:rPr>
          <w:rFonts w:ascii="David" w:hAnsi="David" w:cs="David"/>
          <w:sz w:val="24"/>
          <w:szCs w:val="24"/>
        </w:rPr>
        <w:t xml:space="preserve"> (c)</w:t>
      </w:r>
      <w:ins w:id="1250" w:author="0mer dar" w:date="2020-03-02T10:34:00Z">
        <w:r w:rsidR="00936D05" w:rsidRPr="0013159B">
          <w:rPr>
            <w:rFonts w:ascii="David" w:hAnsi="David" w:cs="David"/>
            <w:sz w:val="24"/>
            <w:szCs w:val="24"/>
          </w:rPr>
          <w:t xml:space="preserve"> </w:t>
        </w:r>
      </w:ins>
      <w:ins w:id="1251" w:author="0mer dar" w:date="2020-03-16T19:21:00Z">
        <w:r w:rsidR="000C510E">
          <w:rPr>
            <w:rFonts w:ascii="David" w:hAnsi="David" w:cs="David"/>
            <w:sz w:val="24"/>
            <w:szCs w:val="24"/>
          </w:rPr>
          <w:t>e</w:t>
        </w:r>
      </w:ins>
      <w:ins w:id="1252" w:author="0mer dar" w:date="2020-03-02T10:34:00Z">
        <w:r w:rsidR="00936D05" w:rsidRPr="0013159B">
          <w:rPr>
            <w:rFonts w:ascii="David" w:hAnsi="David" w:cs="David"/>
            <w:sz w:val="24"/>
            <w:szCs w:val="24"/>
          </w:rPr>
          <w:t xml:space="preserve">nhanced sustained mindful </w:t>
        </w:r>
      </w:ins>
      <w:del w:id="1253" w:author="0mer dar" w:date="2020-03-02T10:34:00Z">
        <w:r w:rsidRPr="0013159B" w:rsidDel="00936D05">
          <w:rPr>
            <w:rFonts w:ascii="David" w:hAnsi="David" w:cs="David"/>
            <w:sz w:val="24"/>
            <w:szCs w:val="24"/>
          </w:rPr>
          <w:delText xml:space="preserve"> </w:delText>
        </w:r>
      </w:del>
      <w:ins w:id="1254" w:author="0mer dar" w:date="2020-03-02T10:35:00Z">
        <w:r w:rsidR="00936D05" w:rsidRPr="0013159B">
          <w:rPr>
            <w:rFonts w:ascii="David" w:hAnsi="David" w:cs="David"/>
            <w:sz w:val="24"/>
            <w:szCs w:val="24"/>
          </w:rPr>
          <w:t>awareness</w:t>
        </w:r>
      </w:ins>
      <w:ins w:id="1255" w:author="0mer dar" w:date="2020-03-04T09:23:00Z">
        <w:r w:rsidR="004D492C" w:rsidRPr="0013159B">
          <w:rPr>
            <w:rFonts w:ascii="David" w:hAnsi="David" w:cs="David"/>
            <w:sz w:val="24"/>
            <w:szCs w:val="24"/>
          </w:rPr>
          <w:t xml:space="preserve"> and</w:t>
        </w:r>
      </w:ins>
      <w:ins w:id="1256" w:author="0mer dar" w:date="2020-03-02T10:34:00Z">
        <w:r w:rsidR="00936D05" w:rsidRPr="0013159B">
          <w:rPr>
            <w:rFonts w:ascii="David" w:hAnsi="David" w:cs="David"/>
            <w:sz w:val="24"/>
            <w:szCs w:val="24"/>
          </w:rPr>
          <w:t xml:space="preserve"> shorter latenc</w:t>
        </w:r>
      </w:ins>
      <w:ins w:id="1257" w:author="0mer dar" w:date="2020-03-04T09:20:00Z">
        <w:r w:rsidR="00164427" w:rsidRPr="0013159B">
          <w:rPr>
            <w:rFonts w:ascii="David" w:hAnsi="David" w:cs="David"/>
            <w:sz w:val="24"/>
            <w:szCs w:val="24"/>
          </w:rPr>
          <w:t>ies</w:t>
        </w:r>
      </w:ins>
      <w:ins w:id="1258" w:author="0mer dar" w:date="2020-03-02T10:34:00Z">
        <w:r w:rsidR="00936D05" w:rsidRPr="0013159B">
          <w:rPr>
            <w:rFonts w:ascii="David" w:hAnsi="David" w:cs="David"/>
            <w:sz w:val="24"/>
            <w:szCs w:val="24"/>
          </w:rPr>
          <w:t xml:space="preserve"> to reengage </w:t>
        </w:r>
      </w:ins>
      <w:ins w:id="1259" w:author="0mer dar" w:date="2020-03-04T09:20:00Z">
        <w:r w:rsidR="00164427" w:rsidRPr="0013159B">
          <w:rPr>
            <w:rFonts w:ascii="David" w:hAnsi="David" w:cs="David"/>
            <w:sz w:val="24"/>
            <w:szCs w:val="24"/>
          </w:rPr>
          <w:t>in mindful awareness following the onset of mindless states</w:t>
        </w:r>
      </w:ins>
      <w:ins w:id="1260" w:author="0mer dar" w:date="2020-03-02T10:34:00Z">
        <w:r w:rsidR="00936D05" w:rsidRPr="0013159B">
          <w:rPr>
            <w:rFonts w:ascii="David" w:hAnsi="David" w:cs="David"/>
            <w:sz w:val="24"/>
            <w:szCs w:val="24"/>
          </w:rPr>
          <w:t>, as quantify by</w:t>
        </w:r>
      </w:ins>
      <w:ins w:id="1261" w:author="0mer dar" w:date="2020-03-04T09:23:00Z">
        <w:r w:rsidR="004D492C" w:rsidRPr="0013159B">
          <w:rPr>
            <w:rFonts w:ascii="David" w:hAnsi="David" w:cs="David"/>
            <w:sz w:val="24"/>
            <w:szCs w:val="24"/>
          </w:rPr>
          <w:t xml:space="preserve"> the</w:t>
        </w:r>
      </w:ins>
      <w:ins w:id="1262" w:author="0mer dar" w:date="2020-03-16T19:22:00Z">
        <w:r w:rsidR="000C510E">
          <w:rPr>
            <w:rFonts w:ascii="David" w:hAnsi="David" w:cs="David"/>
            <w:sz w:val="24"/>
            <w:szCs w:val="24"/>
          </w:rPr>
          <w:t xml:space="preserve"> MAT as</w:t>
        </w:r>
      </w:ins>
      <w:ins w:id="1263" w:author="0mer dar" w:date="2020-03-04T09:23:00Z">
        <w:r w:rsidR="004D492C" w:rsidRPr="0013159B">
          <w:rPr>
            <w:rFonts w:ascii="David" w:hAnsi="David" w:cs="David"/>
            <w:sz w:val="24"/>
            <w:szCs w:val="24"/>
          </w:rPr>
          <w:t xml:space="preserve"> durations of</w:t>
        </w:r>
      </w:ins>
      <w:ins w:id="1264" w:author="0mer dar" w:date="2020-03-02T10:34:00Z">
        <w:r w:rsidR="00936D05" w:rsidRPr="0013159B">
          <w:rPr>
            <w:rFonts w:ascii="David" w:hAnsi="David" w:cs="David"/>
            <w:sz w:val="24"/>
            <w:szCs w:val="24"/>
          </w:rPr>
          <w:t xml:space="preserve"> mindful and mindless sequences, respectively.</w:t>
        </w:r>
        <w:r w:rsidR="00936D05" w:rsidRPr="006A4A9B">
          <w:rPr>
            <w:rFonts w:ascii="David" w:hAnsi="David" w:cs="David"/>
            <w:sz w:val="24"/>
            <w:szCs w:val="24"/>
          </w:rPr>
          <w:t xml:space="preserve"> </w:t>
        </w:r>
      </w:ins>
    </w:p>
    <w:p w14:paraId="685B9F82" w14:textId="7ABD0BE5" w:rsidR="003F6CCB" w:rsidRPr="0013159B" w:rsidDel="00936D05" w:rsidRDefault="003F6CCB" w:rsidP="00936D05">
      <w:pPr>
        <w:pStyle w:val="CommentText"/>
        <w:spacing w:line="480" w:lineRule="auto"/>
        <w:rPr>
          <w:del w:id="1265" w:author="0mer dar" w:date="2020-03-02T10:34:00Z"/>
          <w:rFonts w:ascii="David" w:hAnsi="David" w:cs="David"/>
          <w:b/>
          <w:bCs/>
          <w:sz w:val="24"/>
          <w:szCs w:val="24"/>
        </w:rPr>
      </w:pPr>
      <w:del w:id="1266" w:author="0mer dar" w:date="2020-03-02T10:34:00Z">
        <w:r w:rsidRPr="0013159B" w:rsidDel="00936D05">
          <w:rPr>
            <w:rFonts w:ascii="David" w:hAnsi="David" w:cs="David"/>
            <w:sz w:val="24"/>
            <w:szCs w:val="24"/>
          </w:rPr>
          <w:delText xml:space="preserve">increased duration of </w:delText>
        </w:r>
      </w:del>
      <w:del w:id="1267" w:author="0mer dar" w:date="2020-03-02T10:33:00Z">
        <w:r w:rsidRPr="0013159B" w:rsidDel="00936D05">
          <w:rPr>
            <w:rFonts w:ascii="David" w:hAnsi="David" w:cs="David"/>
            <w:sz w:val="24"/>
            <w:szCs w:val="24"/>
          </w:rPr>
          <w:delText xml:space="preserve">sustained </w:delText>
        </w:r>
      </w:del>
      <w:del w:id="1268" w:author="0mer dar" w:date="2020-03-02T10:34:00Z">
        <w:r w:rsidRPr="0013159B" w:rsidDel="00936D05">
          <w:rPr>
            <w:rFonts w:ascii="David" w:hAnsi="David" w:cs="David"/>
            <w:sz w:val="24"/>
            <w:szCs w:val="24"/>
          </w:rPr>
          <w:delText>mindful attention and awareness and decreased duration of latency to reengage from mindless sequences</w:delText>
        </w:r>
      </w:del>
      <w:del w:id="1269" w:author="0mer dar" w:date="2020-03-02T10:33:00Z">
        <w:r w:rsidRPr="0013159B" w:rsidDel="00936D05">
          <w:rPr>
            <w:rFonts w:ascii="David" w:hAnsi="David" w:cs="David"/>
            <w:sz w:val="24"/>
            <w:szCs w:val="24"/>
          </w:rPr>
          <w:delText xml:space="preserve">, </w:delText>
        </w:r>
      </w:del>
      <w:del w:id="1270" w:author="0mer dar" w:date="2020-03-02T10:32:00Z">
        <w:r w:rsidRPr="0013159B" w:rsidDel="00936D05">
          <w:rPr>
            <w:rFonts w:ascii="David" w:hAnsi="David" w:cs="David"/>
            <w:sz w:val="24"/>
            <w:szCs w:val="24"/>
          </w:rPr>
          <w:delText xml:space="preserve">as quantify by changes with mindful and mindless sequences durations, respectively.  </w:delText>
        </w:r>
      </w:del>
    </w:p>
    <w:p w14:paraId="1E032315" w14:textId="0B6E2DD3" w:rsidR="003F6CCB" w:rsidRPr="0013159B" w:rsidRDefault="003F6CCB" w:rsidP="003F6CCB">
      <w:pPr>
        <w:rPr>
          <w:ins w:id="1271" w:author="0mer dar" w:date="2020-03-02T10:52:00Z"/>
          <w:rFonts w:ascii="David" w:hAnsi="David" w:cs="David"/>
          <w:i/>
          <w:iCs/>
          <w:color w:val="000000" w:themeColor="text1"/>
          <w:sz w:val="24"/>
          <w:szCs w:val="24"/>
        </w:rPr>
      </w:pPr>
      <w:commentRangeStart w:id="1272"/>
      <w:ins w:id="1273" w:author="0mer dar" w:date="2020-02-26T17:43:00Z">
        <w:r w:rsidRPr="0013159B">
          <w:rPr>
            <w:rFonts w:ascii="David" w:hAnsi="David" w:cs="David"/>
            <w:b/>
            <w:bCs/>
            <w:color w:val="000000" w:themeColor="text1"/>
            <w:sz w:val="24"/>
            <w:szCs w:val="24"/>
          </w:rPr>
          <w:t xml:space="preserve">Aim 2: </w:t>
        </w:r>
      </w:ins>
      <w:ins w:id="1274" w:author="0mer dar" w:date="2020-03-02T10:52:00Z">
        <w:r w:rsidR="00385B72" w:rsidRPr="0013159B">
          <w:rPr>
            <w:rFonts w:ascii="David" w:hAnsi="David" w:cs="David"/>
            <w:b/>
            <w:bCs/>
            <w:color w:val="000000" w:themeColor="text1"/>
            <w:sz w:val="24"/>
            <w:szCs w:val="24"/>
          </w:rPr>
          <w:t>M</w:t>
        </w:r>
      </w:ins>
      <w:ins w:id="1275" w:author="0mer dar" w:date="2020-02-26T17:43:00Z">
        <w:r w:rsidRPr="0013159B">
          <w:rPr>
            <w:rFonts w:ascii="David" w:hAnsi="David" w:cs="David"/>
            <w:b/>
            <w:bCs/>
            <w:color w:val="000000" w:themeColor="text1"/>
            <w:sz w:val="24"/>
            <w:szCs w:val="24"/>
          </w:rPr>
          <w:t xml:space="preserve">indful attention and awareness during mindfulness </w:t>
        </w:r>
      </w:ins>
      <w:ins w:id="1276" w:author="0mer dar" w:date="2020-03-02T14:17:00Z">
        <w:r w:rsidR="00725018" w:rsidRPr="0013159B">
          <w:rPr>
            <w:rFonts w:ascii="David" w:hAnsi="David" w:cs="David"/>
            <w:b/>
            <w:bCs/>
            <w:color w:val="000000" w:themeColor="text1"/>
            <w:sz w:val="24"/>
            <w:szCs w:val="24"/>
          </w:rPr>
          <w:t>meditation in relation to</w:t>
        </w:r>
      </w:ins>
      <w:ins w:id="1277" w:author="0mer dar" w:date="2020-02-26T17:43:00Z">
        <w:r w:rsidRPr="0013159B">
          <w:rPr>
            <w:rFonts w:ascii="David" w:hAnsi="David" w:cs="David"/>
            <w:i/>
            <w:iCs/>
            <w:color w:val="000000" w:themeColor="text1"/>
            <w:sz w:val="24"/>
            <w:szCs w:val="24"/>
          </w:rPr>
          <w:t xml:space="preserve"> </w:t>
        </w:r>
      </w:ins>
      <w:ins w:id="1278" w:author="0mer dar" w:date="2020-03-02T10:52:00Z">
        <w:r w:rsidR="00385B72" w:rsidRPr="0013159B">
          <w:rPr>
            <w:rFonts w:ascii="David" w:hAnsi="David" w:cs="David"/>
            <w:b/>
            <w:bCs/>
            <w:color w:val="000000" w:themeColor="text1"/>
            <w:sz w:val="24"/>
            <w:szCs w:val="24"/>
          </w:rPr>
          <w:t xml:space="preserve">Internal and interoceptive attention in daily life </w:t>
        </w:r>
      </w:ins>
    </w:p>
    <w:p w14:paraId="7965A2D5" w14:textId="7EA2E069" w:rsidR="003F6CCB" w:rsidRPr="0013159B" w:rsidRDefault="00C5117E">
      <w:pPr>
        <w:ind w:firstLine="720"/>
        <w:rPr>
          <w:rFonts w:ascii="David" w:hAnsi="David" w:cs="David"/>
          <w:color w:val="000000" w:themeColor="text1"/>
          <w:sz w:val="24"/>
          <w:szCs w:val="24"/>
        </w:rPr>
        <w:pPrChange w:id="1279" w:author="0mer dar" w:date="2020-03-04T09:24:00Z">
          <w:pPr>
            <w:autoSpaceDE w:val="0"/>
            <w:autoSpaceDN w:val="0"/>
            <w:adjustRightInd w:val="0"/>
            <w:spacing w:after="0"/>
            <w:ind w:firstLine="720"/>
          </w:pPr>
        </w:pPrChange>
      </w:pPr>
      <w:commentRangeStart w:id="1280"/>
      <w:commentRangeEnd w:id="1272"/>
      <w:commentRangeEnd w:id="1280"/>
      <w:ins w:id="1281" w:author="0mer dar" w:date="2020-03-02T11:03:00Z">
        <w:r w:rsidRPr="0013159B">
          <w:rPr>
            <w:rStyle w:val="CommentReference"/>
            <w:rFonts w:ascii="David" w:hAnsi="David" w:cs="David"/>
            <w:rPrChange w:id="1282" w:author="0mer dar" w:date="2020-03-08T20:10:00Z">
              <w:rPr>
                <w:rStyle w:val="CommentReference"/>
              </w:rPr>
            </w:rPrChange>
          </w:rPr>
          <w:commentReference w:id="1280"/>
        </w:r>
      </w:ins>
      <w:ins w:id="1283" w:author="0mer dar" w:date="2020-03-02T11:02:00Z">
        <w:r w:rsidRPr="0013159B">
          <w:rPr>
            <w:rStyle w:val="CommentReference"/>
            <w:rFonts w:ascii="David" w:hAnsi="David" w:cs="David"/>
            <w:rPrChange w:id="1284" w:author="0mer dar" w:date="2020-03-08T20:10:00Z">
              <w:rPr>
                <w:rStyle w:val="CommentReference"/>
              </w:rPr>
            </w:rPrChange>
          </w:rPr>
          <w:commentReference w:id="1272"/>
        </w:r>
      </w:ins>
      <w:r w:rsidR="003F6CCB" w:rsidRPr="006A4A9B">
        <w:rPr>
          <w:rFonts w:ascii="David" w:hAnsi="David" w:cs="David"/>
          <w:color w:val="000000" w:themeColor="text1"/>
          <w:sz w:val="24"/>
          <w:szCs w:val="24"/>
        </w:rPr>
        <w:t xml:space="preserve">We predict that </w:t>
      </w:r>
      <w:ins w:id="1285" w:author="0mer dar" w:date="2020-03-02T10:54:00Z">
        <w:r w:rsidR="00E258B2" w:rsidRPr="006A4A9B">
          <w:rPr>
            <w:rFonts w:ascii="David" w:hAnsi="David" w:cs="David"/>
            <w:color w:val="000000" w:themeColor="text1"/>
            <w:sz w:val="24"/>
            <w:szCs w:val="24"/>
          </w:rPr>
          <w:t xml:space="preserve">mindful </w:t>
        </w:r>
      </w:ins>
      <w:del w:id="1286" w:author="0mer dar" w:date="2020-03-02T10:54:00Z">
        <w:r w:rsidR="003F6CCB" w:rsidRPr="0013159B" w:rsidDel="00E258B2">
          <w:rPr>
            <w:rFonts w:ascii="David" w:hAnsi="David" w:cs="David"/>
            <w:color w:val="000000" w:themeColor="text1"/>
            <w:sz w:val="24"/>
            <w:szCs w:val="24"/>
          </w:rPr>
          <w:delText xml:space="preserve">internal and interoceptive </w:delText>
        </w:r>
      </w:del>
      <w:del w:id="1287" w:author="0mer dar" w:date="2020-03-02T10:53:00Z">
        <w:r w:rsidR="003F6CCB" w:rsidRPr="0013159B" w:rsidDel="00385B72">
          <w:rPr>
            <w:rFonts w:ascii="David" w:hAnsi="David" w:cs="David"/>
            <w:color w:val="000000" w:themeColor="text1"/>
            <w:sz w:val="24"/>
            <w:szCs w:val="24"/>
          </w:rPr>
          <w:delText>attentional change processes in response to negative versus neutral thoughts</w:delText>
        </w:r>
      </w:del>
      <w:del w:id="1288" w:author="0mer dar" w:date="2020-03-02T10:50:00Z">
        <w:r w:rsidR="003F6CCB" w:rsidRPr="0013159B" w:rsidDel="00385B72">
          <w:rPr>
            <w:rFonts w:ascii="David" w:hAnsi="David" w:cs="David"/>
            <w:color w:val="000000" w:themeColor="text1"/>
            <w:sz w:val="24"/>
            <w:szCs w:val="24"/>
          </w:rPr>
          <w:delText xml:space="preserve"> content</w:delText>
        </w:r>
      </w:del>
      <w:del w:id="1289" w:author="0mer dar" w:date="2020-03-02T10:53:00Z">
        <w:r w:rsidR="003F6CCB" w:rsidRPr="0013159B" w:rsidDel="00385B72">
          <w:rPr>
            <w:rFonts w:ascii="David" w:hAnsi="David" w:cs="David"/>
            <w:color w:val="000000" w:themeColor="text1"/>
            <w:sz w:val="24"/>
            <w:szCs w:val="24"/>
          </w:rPr>
          <w:delText xml:space="preserve">, will be related to </w:delText>
        </w:r>
      </w:del>
      <w:r w:rsidR="003F6CCB" w:rsidRPr="0013159B">
        <w:rPr>
          <w:rFonts w:ascii="David" w:hAnsi="David" w:cs="David"/>
          <w:color w:val="000000" w:themeColor="text1"/>
          <w:sz w:val="24"/>
          <w:szCs w:val="24"/>
        </w:rPr>
        <w:t>attention and awareness during mindfulness meditation</w:t>
      </w:r>
      <w:ins w:id="1290" w:author="0mer dar" w:date="2020-03-02T10:53:00Z">
        <w:r w:rsidR="00385B72" w:rsidRPr="0013159B">
          <w:rPr>
            <w:rFonts w:ascii="David" w:hAnsi="David" w:cs="David"/>
            <w:color w:val="000000" w:themeColor="text1"/>
            <w:sz w:val="24"/>
            <w:szCs w:val="24"/>
          </w:rPr>
          <w:t xml:space="preserve"> will be related to </w:t>
        </w:r>
      </w:ins>
      <w:ins w:id="1291" w:author="0mer dar" w:date="2020-03-02T10:54:00Z">
        <w:r w:rsidR="00E258B2" w:rsidRPr="0013159B">
          <w:rPr>
            <w:rFonts w:ascii="David" w:hAnsi="David" w:cs="David"/>
            <w:color w:val="000000" w:themeColor="text1"/>
            <w:sz w:val="24"/>
            <w:szCs w:val="24"/>
          </w:rPr>
          <w:t xml:space="preserve">internal and interoceptive </w:t>
        </w:r>
      </w:ins>
      <w:ins w:id="1292" w:author="0mer dar" w:date="2020-03-02T10:53:00Z">
        <w:r w:rsidR="00385B72" w:rsidRPr="0013159B">
          <w:rPr>
            <w:rFonts w:ascii="David" w:hAnsi="David" w:cs="David"/>
            <w:color w:val="000000" w:themeColor="text1"/>
            <w:sz w:val="24"/>
            <w:szCs w:val="24"/>
          </w:rPr>
          <w:t xml:space="preserve">attentional processes in response to negative </w:t>
        </w:r>
        <w:r w:rsidR="00385B72" w:rsidRPr="0013159B">
          <w:rPr>
            <w:rFonts w:ascii="David" w:hAnsi="David" w:cs="David"/>
            <w:color w:val="000000" w:themeColor="text1"/>
            <w:sz w:val="24"/>
            <w:szCs w:val="24"/>
          </w:rPr>
          <w:lastRenderedPageBreak/>
          <w:t>versus neutral thoughts in daily life</w:t>
        </w:r>
      </w:ins>
      <w:r w:rsidR="003F6CCB" w:rsidRPr="0013159B">
        <w:rPr>
          <w:rFonts w:ascii="David" w:hAnsi="David" w:cs="David"/>
          <w:color w:val="000000" w:themeColor="text1"/>
          <w:sz w:val="24"/>
          <w:szCs w:val="24"/>
        </w:rPr>
        <w:t xml:space="preserve">. </w:t>
      </w:r>
      <w:ins w:id="1293" w:author="0mer dar" w:date="2020-03-16T19:23:00Z">
        <w:r w:rsidR="00882C88">
          <w:rPr>
            <w:rFonts w:ascii="David" w:hAnsi="David" w:cs="David"/>
            <w:color w:val="000000" w:themeColor="text1"/>
            <w:sz w:val="24"/>
            <w:szCs w:val="24"/>
          </w:rPr>
          <w:t>Thu</w:t>
        </w:r>
      </w:ins>
      <w:ins w:id="1294" w:author="0mer dar" w:date="2020-03-16T19:24:00Z">
        <w:r w:rsidR="00882C88">
          <w:rPr>
            <w:rFonts w:ascii="David" w:hAnsi="David" w:cs="David"/>
            <w:color w:val="000000" w:themeColor="text1"/>
            <w:sz w:val="24"/>
            <w:szCs w:val="24"/>
          </w:rPr>
          <w:t xml:space="preserve">s, </w:t>
        </w:r>
      </w:ins>
      <w:del w:id="1295" w:author="0mer dar" w:date="2020-03-16T19:24:00Z">
        <w:r w:rsidR="003F6CCB" w:rsidRPr="0013159B" w:rsidDel="00882C88">
          <w:rPr>
            <w:rFonts w:ascii="David" w:hAnsi="David" w:cs="David"/>
            <w:color w:val="000000" w:themeColor="text1"/>
            <w:sz w:val="24"/>
            <w:szCs w:val="24"/>
          </w:rPr>
          <w:delText>W</w:delText>
        </w:r>
      </w:del>
      <w:ins w:id="1296" w:author="0mer dar" w:date="2020-03-16T19:24:00Z">
        <w:r w:rsidR="00882C88">
          <w:rPr>
            <w:rFonts w:ascii="David" w:hAnsi="David" w:cs="David"/>
            <w:color w:val="000000" w:themeColor="text1"/>
            <w:sz w:val="24"/>
            <w:szCs w:val="24"/>
          </w:rPr>
          <w:t>w</w:t>
        </w:r>
      </w:ins>
      <w:r w:rsidR="003F6CCB" w:rsidRPr="0013159B">
        <w:rPr>
          <w:rFonts w:ascii="David" w:hAnsi="David" w:cs="David"/>
          <w:color w:val="000000" w:themeColor="text1"/>
          <w:sz w:val="24"/>
          <w:szCs w:val="24"/>
        </w:rPr>
        <w:t xml:space="preserve">e predict the following correlations in </w:t>
      </w:r>
      <w:del w:id="1297" w:author="0mer dar" w:date="2020-03-02T10:50:00Z">
        <w:r w:rsidR="003F6CCB" w:rsidRPr="0013159B" w:rsidDel="00385B72">
          <w:rPr>
            <w:rFonts w:ascii="David" w:hAnsi="David" w:cs="David"/>
            <w:color w:val="000000" w:themeColor="text1"/>
            <w:sz w:val="24"/>
            <w:szCs w:val="24"/>
          </w:rPr>
          <w:delText xml:space="preserve">the </w:delText>
        </w:r>
      </w:del>
      <w:r w:rsidR="003F6CCB" w:rsidRPr="0013159B">
        <w:rPr>
          <w:rFonts w:ascii="David" w:hAnsi="David" w:cs="David"/>
          <w:color w:val="000000" w:themeColor="text1"/>
          <w:sz w:val="24"/>
          <w:szCs w:val="24"/>
        </w:rPr>
        <w:t xml:space="preserve">baseline/pre-retreat measurements in both conditions (i.e., MMT retreat, wait-list control), and in pre-post retreat changes in MMT retreat condition: </w:t>
      </w:r>
    </w:p>
    <w:p w14:paraId="4B24CD26" w14:textId="474B1D06" w:rsidR="003F6CCB" w:rsidRPr="0013159B" w:rsidRDefault="003F6CCB" w:rsidP="003F6CCB">
      <w:pPr>
        <w:autoSpaceDE w:val="0"/>
        <w:autoSpaceDN w:val="0"/>
        <w:adjustRightInd w:val="0"/>
        <w:spacing w:after="0"/>
        <w:rPr>
          <w:rFonts w:ascii="David" w:hAnsi="David" w:cs="David"/>
          <w:color w:val="000000" w:themeColor="text1"/>
          <w:sz w:val="24"/>
          <w:szCs w:val="24"/>
        </w:rPr>
      </w:pPr>
      <w:r w:rsidRPr="0013159B">
        <w:rPr>
          <w:rFonts w:ascii="David" w:hAnsi="David" w:cs="David"/>
          <w:b/>
          <w:bCs/>
          <w:color w:val="000000" w:themeColor="text1"/>
          <w:sz w:val="24"/>
          <w:szCs w:val="24"/>
        </w:rPr>
        <w:t>(</w:t>
      </w:r>
      <w:proofErr w:type="spellStart"/>
      <w:r w:rsidRPr="0013159B">
        <w:rPr>
          <w:rFonts w:ascii="David" w:hAnsi="David" w:cs="David"/>
          <w:b/>
          <w:bCs/>
          <w:color w:val="000000" w:themeColor="text1"/>
          <w:sz w:val="24"/>
          <w:szCs w:val="24"/>
        </w:rPr>
        <w:t>i</w:t>
      </w:r>
      <w:proofErr w:type="spellEnd"/>
      <w:r w:rsidRPr="0013159B">
        <w:rPr>
          <w:rFonts w:ascii="David" w:hAnsi="David" w:cs="David"/>
          <w:b/>
          <w:bCs/>
          <w:color w:val="000000" w:themeColor="text1"/>
          <w:sz w:val="24"/>
          <w:szCs w:val="24"/>
        </w:rPr>
        <w:t xml:space="preserve">) </w:t>
      </w:r>
      <w:del w:id="1298" w:author="0mer dar" w:date="2020-03-02T10:58:00Z">
        <w:r w:rsidRPr="0013159B" w:rsidDel="00235D09">
          <w:rPr>
            <w:rFonts w:ascii="David" w:hAnsi="David" w:cs="David"/>
            <w:b/>
            <w:bCs/>
            <w:color w:val="000000" w:themeColor="text1"/>
            <w:sz w:val="24"/>
            <w:szCs w:val="24"/>
            <w:rPrChange w:id="1299" w:author="0mer dar" w:date="2020-03-08T20:10:00Z">
              <w:rPr>
                <w:rFonts w:ascii="David" w:hAnsi="David" w:cs="David"/>
                <w:color w:val="000000" w:themeColor="text1"/>
                <w:sz w:val="24"/>
                <w:szCs w:val="24"/>
              </w:rPr>
            </w:rPrChange>
          </w:rPr>
          <w:delText>Internal attentional dysregulations, such as d</w:delText>
        </w:r>
      </w:del>
      <w:ins w:id="1300" w:author="0mer dar" w:date="2020-03-02T10:58:00Z">
        <w:r w:rsidR="00235D09" w:rsidRPr="0013159B">
          <w:rPr>
            <w:rFonts w:ascii="David" w:hAnsi="David" w:cs="David"/>
            <w:b/>
            <w:bCs/>
            <w:color w:val="000000" w:themeColor="text1"/>
            <w:sz w:val="24"/>
            <w:szCs w:val="24"/>
            <w:rPrChange w:id="1301" w:author="0mer dar" w:date="2020-03-08T20:10:00Z">
              <w:rPr>
                <w:rFonts w:ascii="David" w:hAnsi="David" w:cs="David"/>
                <w:color w:val="000000" w:themeColor="text1"/>
                <w:sz w:val="24"/>
                <w:szCs w:val="24"/>
              </w:rPr>
            </w:rPrChange>
          </w:rPr>
          <w:t>Internal attention</w:t>
        </w:r>
        <w:r w:rsidR="00235D09" w:rsidRPr="006A4A9B">
          <w:rPr>
            <w:rFonts w:ascii="David" w:hAnsi="David" w:cs="David"/>
            <w:color w:val="000000" w:themeColor="text1"/>
            <w:sz w:val="24"/>
            <w:szCs w:val="24"/>
          </w:rPr>
          <w:t xml:space="preserve">. </w:t>
        </w:r>
      </w:ins>
      <w:del w:id="1302" w:author="0mer dar" w:date="2020-03-02T10:59:00Z">
        <w:r w:rsidRPr="006A4A9B" w:rsidDel="0000588B">
          <w:rPr>
            <w:rFonts w:ascii="David" w:hAnsi="David" w:cs="David"/>
            <w:color w:val="000000" w:themeColor="text1"/>
            <w:sz w:val="24"/>
            <w:szCs w:val="24"/>
          </w:rPr>
          <w:delText>ifficulty to disengage from negative tho</w:delText>
        </w:r>
        <w:r w:rsidRPr="0013159B" w:rsidDel="0000588B">
          <w:rPr>
            <w:rFonts w:ascii="David" w:hAnsi="David" w:cs="David"/>
            <w:color w:val="000000" w:themeColor="text1"/>
            <w:sz w:val="24"/>
            <w:szCs w:val="24"/>
          </w:rPr>
          <w:delText xml:space="preserve">ughts and selection bias to negative thoughts will </w:delText>
        </w:r>
      </w:del>
      <w:del w:id="1303" w:author="0mer dar" w:date="2020-03-02T10:56:00Z">
        <w:r w:rsidRPr="0013159B" w:rsidDel="00E258B2">
          <w:rPr>
            <w:rFonts w:ascii="David" w:hAnsi="David" w:cs="David"/>
            <w:color w:val="000000" w:themeColor="text1"/>
            <w:sz w:val="24"/>
            <w:szCs w:val="24"/>
          </w:rPr>
          <w:delText xml:space="preserve">predict </w:delText>
        </w:r>
      </w:del>
      <w:del w:id="1304" w:author="0mer dar" w:date="2020-03-02T10:59:00Z">
        <w:r w:rsidRPr="0013159B" w:rsidDel="0000588B">
          <w:rPr>
            <w:rFonts w:ascii="David" w:hAnsi="David" w:cs="David"/>
            <w:color w:val="000000" w:themeColor="text1"/>
            <w:sz w:val="24"/>
            <w:szCs w:val="24"/>
          </w:rPr>
          <w:delText xml:space="preserve">mindful attention and awareness during mindfulness meditation. Specifically, </w:delText>
        </w:r>
      </w:del>
      <w:ins w:id="1305" w:author="0mer dar" w:date="2020-03-02T10:59:00Z">
        <w:r w:rsidR="0000588B" w:rsidRPr="0013159B">
          <w:rPr>
            <w:rFonts w:ascii="David" w:hAnsi="David" w:cs="David"/>
            <w:color w:val="000000" w:themeColor="text1"/>
            <w:sz w:val="24"/>
            <w:szCs w:val="24"/>
          </w:rPr>
          <w:t xml:space="preserve">(a) </w:t>
        </w:r>
      </w:ins>
      <w:commentRangeStart w:id="1306"/>
      <w:del w:id="1307" w:author="0mer dar" w:date="2020-03-02T11:00:00Z">
        <w:r w:rsidRPr="0013159B" w:rsidDel="00C20108">
          <w:rPr>
            <w:rFonts w:ascii="David" w:hAnsi="David" w:cs="David"/>
            <w:color w:val="000000" w:themeColor="text1"/>
            <w:sz w:val="24"/>
            <w:szCs w:val="24"/>
          </w:rPr>
          <w:delText xml:space="preserve">attentional </w:delText>
        </w:r>
      </w:del>
      <w:ins w:id="1308" w:author="0mer dar" w:date="2020-03-02T11:00:00Z">
        <w:r w:rsidR="00C20108" w:rsidRPr="0013159B">
          <w:rPr>
            <w:rFonts w:ascii="David" w:hAnsi="David" w:cs="David"/>
            <w:color w:val="000000" w:themeColor="text1"/>
            <w:sz w:val="24"/>
            <w:szCs w:val="24"/>
          </w:rPr>
          <w:t>s</w:t>
        </w:r>
      </w:ins>
      <w:commentRangeEnd w:id="1306"/>
      <w:ins w:id="1309" w:author="0mer dar" w:date="2020-03-16T19:24:00Z">
        <w:r w:rsidR="005136A5">
          <w:rPr>
            <w:rStyle w:val="CommentReference"/>
          </w:rPr>
          <w:commentReference w:id="1306"/>
        </w:r>
      </w:ins>
      <w:ins w:id="1310" w:author="0mer dar" w:date="2020-03-02T11:00:00Z">
        <w:r w:rsidR="00C20108" w:rsidRPr="0013159B">
          <w:rPr>
            <w:rFonts w:ascii="David" w:hAnsi="David" w:cs="David"/>
            <w:color w:val="000000" w:themeColor="text1"/>
            <w:sz w:val="24"/>
            <w:szCs w:val="24"/>
          </w:rPr>
          <w:t xml:space="preserve">election </w:t>
        </w:r>
      </w:ins>
      <w:r w:rsidRPr="0013159B">
        <w:rPr>
          <w:rFonts w:ascii="David" w:hAnsi="David" w:cs="David"/>
          <w:color w:val="000000" w:themeColor="text1"/>
          <w:sz w:val="24"/>
          <w:szCs w:val="24"/>
        </w:rPr>
        <w:t xml:space="preserve">bias to negative thoughts contents (STP &amp; dichotic 1-back) will </w:t>
      </w:r>
      <w:del w:id="1311" w:author="0mer dar" w:date="2020-03-02T10:57:00Z">
        <w:r w:rsidRPr="0013159B" w:rsidDel="00235D09">
          <w:rPr>
            <w:rFonts w:ascii="David" w:hAnsi="David" w:cs="David"/>
            <w:color w:val="000000" w:themeColor="text1"/>
            <w:sz w:val="24"/>
            <w:szCs w:val="24"/>
          </w:rPr>
          <w:delText xml:space="preserve">predict </w:delText>
        </w:r>
      </w:del>
      <w:ins w:id="1312" w:author="0mer dar" w:date="2020-03-02T10:57:00Z">
        <w:r w:rsidR="00235D09" w:rsidRPr="0013159B">
          <w:rPr>
            <w:rFonts w:ascii="David" w:hAnsi="David" w:cs="David"/>
            <w:color w:val="000000" w:themeColor="text1"/>
            <w:sz w:val="24"/>
            <w:szCs w:val="24"/>
          </w:rPr>
          <w:t xml:space="preserve">be related to </w:t>
        </w:r>
      </w:ins>
      <w:r w:rsidRPr="0013159B">
        <w:rPr>
          <w:rFonts w:ascii="David" w:hAnsi="David" w:cs="David"/>
          <w:color w:val="000000" w:themeColor="text1"/>
          <w:sz w:val="24"/>
          <w:szCs w:val="24"/>
        </w:rPr>
        <w:t>increased mindful awareness of unpleasant experience during mindfulness meditation (MAT)</w:t>
      </w:r>
      <w:ins w:id="1313" w:author="0mer dar" w:date="2020-03-02T10:59:00Z">
        <w:r w:rsidR="0000588B" w:rsidRPr="0013159B">
          <w:rPr>
            <w:rFonts w:ascii="David" w:hAnsi="David" w:cs="David"/>
            <w:color w:val="000000" w:themeColor="text1"/>
            <w:sz w:val="24"/>
            <w:szCs w:val="24"/>
          </w:rPr>
          <w:t xml:space="preserve">; </w:t>
        </w:r>
      </w:ins>
      <w:del w:id="1314" w:author="0mer dar" w:date="2020-03-02T10:59:00Z">
        <w:r w:rsidRPr="0013159B" w:rsidDel="0000588B">
          <w:rPr>
            <w:rFonts w:ascii="David" w:hAnsi="David" w:cs="David"/>
            <w:color w:val="000000" w:themeColor="text1"/>
            <w:sz w:val="24"/>
            <w:szCs w:val="24"/>
          </w:rPr>
          <w:delText xml:space="preserve">. </w:delText>
        </w:r>
      </w:del>
      <w:r w:rsidRPr="0013159B">
        <w:rPr>
          <w:rFonts w:ascii="David" w:hAnsi="David" w:cs="David"/>
          <w:color w:val="000000" w:themeColor="text1"/>
          <w:sz w:val="24"/>
          <w:szCs w:val="24"/>
        </w:rPr>
        <w:t xml:space="preserve">Likewise, </w:t>
      </w:r>
      <w:ins w:id="1315" w:author="0mer dar" w:date="2020-03-02T10:59:00Z">
        <w:r w:rsidR="0000588B" w:rsidRPr="0013159B">
          <w:rPr>
            <w:rFonts w:ascii="David" w:hAnsi="David" w:cs="David"/>
            <w:color w:val="000000" w:themeColor="text1"/>
            <w:sz w:val="24"/>
            <w:szCs w:val="24"/>
          </w:rPr>
          <w:t xml:space="preserve">(b) </w:t>
        </w:r>
      </w:ins>
      <w:r w:rsidRPr="0013159B">
        <w:rPr>
          <w:rFonts w:ascii="David" w:hAnsi="David" w:cs="David"/>
          <w:color w:val="000000" w:themeColor="text1"/>
          <w:sz w:val="24"/>
          <w:szCs w:val="24"/>
        </w:rPr>
        <w:t xml:space="preserve">impaired ability to disengage </w:t>
      </w:r>
      <w:del w:id="1316" w:author="0mer dar" w:date="2020-03-04T09:26:00Z">
        <w:r w:rsidRPr="0013159B" w:rsidDel="004D492C">
          <w:rPr>
            <w:rFonts w:ascii="David" w:hAnsi="David" w:cs="David"/>
            <w:color w:val="000000" w:themeColor="text1"/>
            <w:sz w:val="24"/>
            <w:szCs w:val="24"/>
          </w:rPr>
          <w:delText xml:space="preserve">with </w:delText>
        </w:r>
      </w:del>
      <w:ins w:id="1317" w:author="0mer dar" w:date="2020-03-04T09:26:00Z">
        <w:r w:rsidR="004D492C" w:rsidRPr="0013159B">
          <w:rPr>
            <w:rFonts w:ascii="David" w:hAnsi="David" w:cs="David"/>
            <w:color w:val="000000" w:themeColor="text1"/>
            <w:sz w:val="24"/>
            <w:szCs w:val="24"/>
          </w:rPr>
          <w:t xml:space="preserve">from </w:t>
        </w:r>
      </w:ins>
      <w:r w:rsidRPr="0013159B">
        <w:rPr>
          <w:rFonts w:ascii="David" w:hAnsi="David" w:cs="David"/>
          <w:color w:val="000000" w:themeColor="text1"/>
          <w:sz w:val="24"/>
          <w:szCs w:val="24"/>
        </w:rPr>
        <w:t xml:space="preserve">negative thoughts </w:t>
      </w:r>
      <w:del w:id="1318" w:author="0mer dar" w:date="2020-03-02T10:57:00Z">
        <w:r w:rsidRPr="0013159B" w:rsidDel="00235D09">
          <w:rPr>
            <w:rFonts w:ascii="David" w:hAnsi="David" w:cs="David"/>
            <w:color w:val="000000" w:themeColor="text1"/>
            <w:sz w:val="24"/>
            <w:szCs w:val="24"/>
          </w:rPr>
          <w:delText xml:space="preserve">contents </w:delText>
        </w:r>
      </w:del>
      <w:r w:rsidRPr="0013159B">
        <w:rPr>
          <w:rFonts w:ascii="David" w:hAnsi="David" w:cs="David"/>
          <w:color w:val="000000" w:themeColor="text1"/>
          <w:sz w:val="24"/>
          <w:szCs w:val="24"/>
        </w:rPr>
        <w:t xml:space="preserve">(STP &amp; DCT) will </w:t>
      </w:r>
      <w:del w:id="1319" w:author="0mer dar" w:date="2020-03-02T10:57:00Z">
        <w:r w:rsidRPr="0013159B" w:rsidDel="00235D09">
          <w:rPr>
            <w:rFonts w:ascii="David" w:hAnsi="David" w:cs="David"/>
            <w:color w:val="000000" w:themeColor="text1"/>
            <w:sz w:val="24"/>
            <w:szCs w:val="24"/>
          </w:rPr>
          <w:delText xml:space="preserve">predict </w:delText>
        </w:r>
      </w:del>
      <w:ins w:id="1320" w:author="0mer dar" w:date="2020-03-02T10:57:00Z">
        <w:r w:rsidR="00235D09" w:rsidRPr="0013159B">
          <w:rPr>
            <w:rFonts w:ascii="David" w:hAnsi="David" w:cs="David"/>
            <w:color w:val="000000" w:themeColor="text1"/>
            <w:sz w:val="24"/>
            <w:szCs w:val="24"/>
          </w:rPr>
          <w:t xml:space="preserve">be related to </w:t>
        </w:r>
      </w:ins>
      <w:r w:rsidRPr="0013159B">
        <w:rPr>
          <w:rFonts w:ascii="David" w:hAnsi="David" w:cs="David"/>
          <w:color w:val="000000" w:themeColor="text1"/>
          <w:sz w:val="24"/>
          <w:szCs w:val="24"/>
        </w:rPr>
        <w:t xml:space="preserve">longer </w:t>
      </w:r>
      <w:del w:id="1321" w:author="0mer dar" w:date="2020-03-04T09:26:00Z">
        <w:r w:rsidRPr="0013159B" w:rsidDel="00086701">
          <w:rPr>
            <w:rFonts w:ascii="David" w:hAnsi="David" w:cs="David"/>
            <w:color w:val="000000" w:themeColor="text1"/>
            <w:sz w:val="24"/>
            <w:szCs w:val="24"/>
          </w:rPr>
          <w:delText xml:space="preserve">duration of </w:delText>
        </w:r>
      </w:del>
      <w:r w:rsidRPr="0013159B">
        <w:rPr>
          <w:rFonts w:ascii="David" w:hAnsi="David" w:cs="David"/>
          <w:color w:val="000000" w:themeColor="text1"/>
          <w:sz w:val="24"/>
          <w:szCs w:val="24"/>
        </w:rPr>
        <w:t>latenc</w:t>
      </w:r>
      <w:ins w:id="1322" w:author="0mer dar" w:date="2020-03-04T09:26:00Z">
        <w:r w:rsidR="00086701" w:rsidRPr="0013159B">
          <w:rPr>
            <w:rFonts w:ascii="David" w:hAnsi="David" w:cs="David"/>
            <w:color w:val="000000" w:themeColor="text1"/>
            <w:sz w:val="24"/>
            <w:szCs w:val="24"/>
          </w:rPr>
          <w:t>ies</w:t>
        </w:r>
      </w:ins>
      <w:del w:id="1323" w:author="0mer dar" w:date="2020-03-04T09:26:00Z">
        <w:r w:rsidRPr="0013159B" w:rsidDel="00086701">
          <w:rPr>
            <w:rFonts w:ascii="David" w:hAnsi="David" w:cs="David"/>
            <w:color w:val="000000" w:themeColor="text1"/>
            <w:sz w:val="24"/>
            <w:szCs w:val="24"/>
          </w:rPr>
          <w:delText>y</w:delText>
        </w:r>
      </w:del>
      <w:r w:rsidRPr="0013159B">
        <w:rPr>
          <w:rFonts w:ascii="David" w:hAnsi="David" w:cs="David"/>
          <w:color w:val="000000" w:themeColor="text1"/>
          <w:sz w:val="24"/>
          <w:szCs w:val="24"/>
        </w:rPr>
        <w:t xml:space="preserve"> to disengage from mindless states and reengage in mindful awareness during mindfulness meditation (MAT). </w:t>
      </w:r>
      <w:r w:rsidRPr="0013159B">
        <w:rPr>
          <w:rFonts w:ascii="David" w:hAnsi="David" w:cs="David"/>
          <w:color w:val="000000" w:themeColor="text1"/>
          <w:sz w:val="24"/>
          <w:szCs w:val="24"/>
          <w:rPrChange w:id="1324" w:author="0mer dar" w:date="2020-03-08T20:10:00Z">
            <w:rPr>
              <w:rFonts w:ascii="David" w:hAnsi="David" w:cs="David"/>
              <w:color w:val="000000" w:themeColor="text1"/>
              <w:sz w:val="24"/>
              <w:szCs w:val="24"/>
              <w:highlight w:val="magenta"/>
            </w:rPr>
          </w:rPrChange>
        </w:rPr>
        <w:t>Indeed</w:t>
      </w:r>
      <w:r w:rsidRPr="006A4A9B">
        <w:rPr>
          <w:rFonts w:ascii="David" w:hAnsi="David" w:cs="David"/>
          <w:color w:val="000000" w:themeColor="text1"/>
          <w:sz w:val="24"/>
          <w:szCs w:val="24"/>
        </w:rPr>
        <w:t xml:space="preserve">, </w:t>
      </w:r>
      <w:del w:id="1325" w:author="0mer dar" w:date="2020-03-02T11:04:00Z">
        <w:r w:rsidRPr="006A4A9B" w:rsidDel="00CC1436">
          <w:rPr>
            <w:rFonts w:ascii="David" w:hAnsi="David" w:cs="David"/>
            <w:color w:val="000000" w:themeColor="text1"/>
            <w:sz w:val="24"/>
            <w:szCs w:val="24"/>
          </w:rPr>
          <w:delText>internal attention processes of disengagement with thoughts</w:delText>
        </w:r>
        <w:r w:rsidRPr="0013159B" w:rsidDel="00CC1436">
          <w:rPr>
            <w:rFonts w:ascii="David" w:hAnsi="David" w:cs="David"/>
            <w:color w:val="000000" w:themeColor="text1"/>
            <w:sz w:val="24"/>
            <w:szCs w:val="24"/>
          </w:rPr>
          <w:delText xml:space="preserve"> which related to attentional control, and </w:delText>
        </w:r>
      </w:del>
      <w:r w:rsidRPr="0013159B">
        <w:rPr>
          <w:rFonts w:ascii="David" w:hAnsi="David" w:cs="David"/>
          <w:color w:val="000000" w:themeColor="text1"/>
          <w:sz w:val="24"/>
          <w:szCs w:val="24"/>
        </w:rPr>
        <w:t xml:space="preserve">selection bias to specific thoughts contents </w:t>
      </w:r>
      <w:ins w:id="1326" w:author="0mer dar" w:date="2020-03-02T11:04:00Z">
        <w:r w:rsidR="00CC1436" w:rsidRPr="0013159B">
          <w:rPr>
            <w:rFonts w:ascii="David" w:hAnsi="David" w:cs="David"/>
            <w:color w:val="000000" w:themeColor="text1"/>
            <w:sz w:val="24"/>
            <w:szCs w:val="24"/>
          </w:rPr>
          <w:t>a</w:t>
        </w:r>
      </w:ins>
      <w:ins w:id="1327" w:author="0mer dar" w:date="2020-03-02T11:05:00Z">
        <w:r w:rsidR="00CC1436" w:rsidRPr="0013159B">
          <w:rPr>
            <w:rFonts w:ascii="David" w:hAnsi="David" w:cs="David"/>
            <w:color w:val="000000" w:themeColor="text1"/>
            <w:sz w:val="24"/>
            <w:szCs w:val="24"/>
          </w:rPr>
          <w:t xml:space="preserve">nd </w:t>
        </w:r>
      </w:ins>
      <w:ins w:id="1328" w:author="0mer dar" w:date="2020-03-02T11:04:00Z">
        <w:r w:rsidR="00CC1436" w:rsidRPr="0013159B">
          <w:rPr>
            <w:rFonts w:ascii="David" w:hAnsi="David" w:cs="David"/>
            <w:color w:val="000000" w:themeColor="text1"/>
            <w:sz w:val="24"/>
            <w:szCs w:val="24"/>
          </w:rPr>
          <w:t>attentional control</w:t>
        </w:r>
      </w:ins>
      <w:ins w:id="1329" w:author="0mer dar" w:date="2020-03-02T11:05:00Z">
        <w:r w:rsidR="00CC1436" w:rsidRPr="0013159B">
          <w:rPr>
            <w:rFonts w:ascii="David" w:hAnsi="David" w:cs="David"/>
            <w:color w:val="000000" w:themeColor="text1"/>
            <w:sz w:val="24"/>
            <w:szCs w:val="24"/>
          </w:rPr>
          <w:t xml:space="preserve"> which related to disengagement from negative thoughts </w:t>
        </w:r>
      </w:ins>
      <w:r w:rsidRPr="0013159B">
        <w:rPr>
          <w:rFonts w:ascii="David" w:hAnsi="David" w:cs="David"/>
          <w:color w:val="000000" w:themeColor="text1"/>
          <w:sz w:val="24"/>
          <w:szCs w:val="24"/>
        </w:rPr>
        <w:t xml:space="preserve">are main attentional processes in mindfulness practices </w:t>
      </w:r>
      <w:commentRangeStart w:id="1330"/>
      <w:commentRangeEnd w:id="1330"/>
      <w:r w:rsidRPr="006A4A9B">
        <w:rPr>
          <w:rStyle w:val="CommentReference"/>
          <w:rFonts w:ascii="David" w:hAnsi="David" w:cs="David"/>
          <w:sz w:val="24"/>
          <w:szCs w:val="24"/>
        </w:rPr>
        <w:commentReference w:id="1330"/>
      </w:r>
      <w:r w:rsidRPr="006A4A9B">
        <w:rPr>
          <w:rFonts w:ascii="David" w:hAnsi="David" w:cs="David"/>
          <w:sz w:val="24"/>
          <w:szCs w:val="24"/>
        </w:rPr>
        <w:fldChar w:fldCharType="begin" w:fldLock="1"/>
      </w:r>
      <w:r w:rsidR="00785498" w:rsidRPr="006A4A9B">
        <w:rPr>
          <w:rFonts w:ascii="David" w:hAnsi="David" w:cs="David"/>
          <w:sz w:val="24"/>
          <w:szCs w:val="24"/>
        </w:rPr>
        <w:instrText>ADDIN CSL_CITATION {"citationItems":[{"id":"ITEM-1","itemData":{"DOI":"10.1038/nrn3916","ISBN":"978-3-319-46321-6","ISSN":"14710048","PMID":"2578</w:instrText>
      </w:r>
      <w:r w:rsidR="00785498" w:rsidRPr="0013159B">
        <w:rPr>
          <w:rFonts w:ascii="David" w:hAnsi="David" w:cs="David"/>
          <w:sz w:val="24"/>
          <w:szCs w:val="24"/>
        </w:rPr>
        <w:instrText>3612","abstract":"On page 220 of this article, the third sentence of the fourth paragraph was incorrect. The sentence should have read 'Furthermore, a preliminary analysis from a study of a state of 'non-dual awareness' (a state of awareness in which perceived dualities, such as the distinction between subject and object, are absent) showed increased functional connectivity of the central precuneus with the dorsolateral PFC'. This has been corrected in the online version of the article.","author":[{"dropping-particle":"","family":"Tang","given":"Yi Yuan","non-dropping-particle":"","parse-names":false,"suffix":""},{"dropping-particle":"","family":"Hölzel","given":"Britta K.","non-dropping-particle":"","parse-names":false,"suffix":""},{"dropping-particle":"","family":"Posner","given":"Michael I.","non-dropping-particle":"","parse-names":false,"suffix":""}],"container-title":"Nature Reviews Neuroscience","id":"ITEM-1","issue":"4","issued":{"date-parts":[["2015"]]},"note":"</w:instrText>
      </w:r>
      <w:r w:rsidR="00785498" w:rsidRPr="0013159B">
        <w:rPr>
          <w:rFonts w:ascii="David" w:hAnsi="David" w:cs="David"/>
          <w:sz w:val="24"/>
          <w:szCs w:val="24"/>
          <w:rtl/>
        </w:rPr>
        <w:instrText>מחקר מוחי של מיינדפולנס - סקירה</w:instrText>
      </w:r>
      <w:r w:rsidR="00785498" w:rsidRPr="0013159B">
        <w:rPr>
          <w:rFonts w:ascii="David" w:hAnsi="David" w:cs="David"/>
          <w:sz w:val="24"/>
          <w:szCs w:val="24"/>
        </w:rPr>
        <w:instrText>\n(</w:instrText>
      </w:r>
      <w:r w:rsidR="00785498" w:rsidRPr="0013159B">
        <w:rPr>
          <w:rFonts w:ascii="David" w:hAnsi="David" w:cs="David"/>
          <w:sz w:val="24"/>
          <w:szCs w:val="24"/>
          <w:rtl/>
        </w:rPr>
        <w:instrText>אולי העדכנית ביותר</w:instrText>
      </w:r>
      <w:r w:rsidR="00785498" w:rsidRPr="0013159B">
        <w:rPr>
          <w:rFonts w:ascii="David" w:hAnsi="David" w:cs="David"/>
          <w:sz w:val="24"/>
          <w:szCs w:val="24"/>
        </w:rPr>
        <w:instrText>?) \n\n</w:instrText>
      </w:r>
      <w:r w:rsidR="00785498" w:rsidRPr="0013159B">
        <w:rPr>
          <w:rFonts w:ascii="David" w:hAnsi="David" w:cs="David"/>
          <w:sz w:val="24"/>
          <w:szCs w:val="24"/>
          <w:rtl/>
        </w:rPr>
        <w:instrText>אזורים מוחיים - מבנה</w:instrText>
      </w:r>
      <w:r w:rsidR="00785498" w:rsidRPr="0013159B">
        <w:rPr>
          <w:rFonts w:ascii="David" w:hAnsi="David" w:cs="David"/>
          <w:sz w:val="24"/>
          <w:szCs w:val="24"/>
        </w:rPr>
        <w:instrText>\n</w:instrText>
      </w:r>
      <w:r w:rsidR="00785498" w:rsidRPr="0013159B">
        <w:rPr>
          <w:rFonts w:ascii="David" w:hAnsi="David" w:cs="David"/>
          <w:sz w:val="24"/>
          <w:szCs w:val="24"/>
          <w:rtl/>
        </w:rPr>
        <w:instrText>רשתות - פעילות</w:instrText>
      </w:r>
      <w:r w:rsidR="00785498" w:rsidRPr="0013159B">
        <w:rPr>
          <w:rFonts w:ascii="David" w:hAnsi="David" w:cs="David"/>
          <w:sz w:val="24"/>
          <w:szCs w:val="24"/>
        </w:rPr>
        <w:instrText>\n\n</w:instrText>
      </w:r>
      <w:r w:rsidR="00785498" w:rsidRPr="0013159B">
        <w:rPr>
          <w:rFonts w:ascii="David" w:hAnsi="David" w:cs="David"/>
          <w:sz w:val="24"/>
          <w:szCs w:val="24"/>
          <w:rtl/>
        </w:rPr>
        <w:instrText>רמה נורינולית (חשמל), רמה מולקולרית (גנטיקה)</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המנגנון המוחי עדיין לא ברור. (נכון ל-2015 וכנראה גם היום, כמו כל דבר מוחי חוץ מראייה נגיד)</w:instrText>
      </w:r>
      <w:r w:rsidR="00785498" w:rsidRPr="0013159B">
        <w:rPr>
          <w:rFonts w:ascii="David" w:hAnsi="David" w:cs="David"/>
          <w:sz w:val="24"/>
          <w:szCs w:val="24"/>
        </w:rPr>
        <w:instrText>","page":"213-225","publisher":"Nature Publishing Group","title":"The neuroscience of mindfulness meditation","type":"article-journal","volume":"16"},"uris":["http://www.mendeley.com/documents/?uuid=051d65f5-7e4b-41eb-bfec-1de8819a2d3a"]},{"id":"ITEM-2","itemData":{"DOI":"10.3389/fnins.2013.00008","ISBN":"1662-453X","ISSN":"16624548","PMID":"23382709","abstract":"The scientific interest in meditation and mindfulness practice has recently seen an unprecedented surge. After an initial phase of presenting beneficial effects of mindfulness practice in various domains, research is now seeking to unravel the underlying psychological and neurophysiological mechanisms. Advances in understanding these processes are required for improving and fine-tuning mindfulness-based interventions that target specific conditions such as eating disorders or attention deficit hyperactivity disorders. This review presents a theoretical framework that emphasizes the central role of attentional control mechanisms in the development of mindfulness skills. It discusses the phenomenological level of experience during meditation, the different attentional functions that are involved, and relates these to the brain networks that subserve these functions. On the basis of currently available empirical evidence specific processes as to how attention exerts its positive influence are considered and it is concluded that meditation practice appears to positively impact attentional functions by improving resource allocation processes. As a result, attentional resources are allocated more fully during early processing phases which subsequently enhance further processing. Neural changes resulting from a pure form of mindfulness practice that is central to most mindfulness programs are considered from the perspective that they constitute a useful reference point for future research. Furthermore, possible interrelations between the improvement of attentional control and emotion regulation skills are discussed.","author":[{"dropping-particle":"","family":"Malinowski","given":"Peter","non-dropping-particle":"","parse-names":false,"suffix":""}],"container-title":"Frontiers in Neuroscience","id":"ITEM-2","issue":"7 FEB","issued":{"date-parts":[["2013"]]},"note":"</w:instrText>
      </w:r>
      <w:r w:rsidR="00785498" w:rsidRPr="0013159B">
        <w:rPr>
          <w:rFonts w:ascii="David" w:hAnsi="David" w:cs="David"/>
          <w:sz w:val="24"/>
          <w:szCs w:val="24"/>
          <w:rtl/>
        </w:rPr>
        <w:instrText>מנגנונים נוירונליים של הקצאת קשב בתרגול מיינדפולנס</w:instrText>
      </w:r>
      <w:r w:rsidR="00785498" w:rsidRPr="0013159B">
        <w:rPr>
          <w:rFonts w:ascii="David" w:hAnsi="David" w:cs="David"/>
          <w:sz w:val="24"/>
          <w:szCs w:val="24"/>
        </w:rPr>
        <w:instrText>\n\n</w:instrText>
      </w:r>
      <w:r w:rsidR="00785498" w:rsidRPr="0013159B">
        <w:rPr>
          <w:rFonts w:ascii="David" w:hAnsi="David" w:cs="David"/>
          <w:sz w:val="24"/>
          <w:szCs w:val="24"/>
          <w:rtl/>
        </w:rPr>
        <w:instrText>מאמר סקירה למסגרת תיאורתית שמדגיש את התפקיד של בקרת קשב בפיתוח יכולות מיינדפולנס, דרך האימון</w:instrText>
      </w:r>
      <w:r w:rsidR="00785498" w:rsidRPr="0013159B">
        <w:rPr>
          <w:rFonts w:ascii="David" w:hAnsi="David" w:cs="David"/>
          <w:sz w:val="24"/>
          <w:szCs w:val="24"/>
        </w:rPr>
        <w:instrText>. \n</w:instrText>
      </w:r>
      <w:r w:rsidR="00785498" w:rsidRPr="0013159B">
        <w:rPr>
          <w:rFonts w:ascii="David" w:hAnsi="David" w:cs="David"/>
          <w:sz w:val="24"/>
          <w:szCs w:val="24"/>
          <w:rtl/>
        </w:rPr>
        <w:instrText>שיפור בהקצאת משאבים, שינויים נוירולוגיים</w:instrText>
      </w:r>
      <w:r w:rsidR="00785498" w:rsidRPr="0013159B">
        <w:rPr>
          <w:rFonts w:ascii="David" w:hAnsi="David" w:cs="David"/>
          <w:sz w:val="24"/>
          <w:szCs w:val="24"/>
        </w:rPr>
        <w:instrText>.\n\nattentional control &amp;gt; emotional regulation\n\n\n","page":"1-11","title":"Neural mechanisms of attentional control in mindfulness meditation","type":"article-journal","volume":"7"},"uris":["http://www.mendeley.com/documents/?uuid=05c40323-c649-4a1f-969c-474eeae2670e"]},{"id":"ITEM-3","itemData":{"DOI":"10.1093/clipsy/bph077","ISBN":"09695893 (ISSN)","ISSN":"09695893","PMID":"764","abstract":"There has been substantial interest in mindfulness as an approach to reduce cognitive vulnerability to stress and emotional distress in recent years. However, thus far mindfulness has not been de</w:instrText>
      </w:r>
      <w:r w:rsidR="00785498" w:rsidRPr="0013159B">
        <w:rPr>
          <w:rFonts w:ascii="Arial" w:hAnsi="Arial" w:cs="Arial"/>
          <w:sz w:val="24"/>
          <w:szCs w:val="24"/>
        </w:rPr>
        <w:instrText>ﬁ</w:instrText>
      </w:r>
      <w:r w:rsidR="00785498" w:rsidRPr="0013159B">
        <w:rPr>
          <w:rFonts w:ascii="David" w:hAnsi="David" w:cs="David"/>
          <w:sz w:val="24"/>
          <w:szCs w:val="24"/>
        </w:rPr>
        <w:instrText>ned operationally. This paper describes the results of recent meetings held to establish a consensus on mindfulness and to develop conjointly a testable operational de</w:instrText>
      </w:r>
      <w:r w:rsidR="00785498" w:rsidRPr="0013159B">
        <w:rPr>
          <w:rFonts w:ascii="Arial" w:hAnsi="Arial" w:cs="Arial"/>
          <w:sz w:val="24"/>
          <w:szCs w:val="24"/>
        </w:rPr>
        <w:instrText>ﬁ</w:instrText>
      </w:r>
      <w:r w:rsidR="00785498" w:rsidRPr="0013159B">
        <w:rPr>
          <w:rFonts w:ascii="David" w:hAnsi="David" w:cs="David"/>
          <w:sz w:val="24"/>
          <w:szCs w:val="24"/>
        </w:rPr>
        <w:instrText>nition. We propose a two-component model of mindfulness and specify each component in terms of speci</w:instrText>
      </w:r>
      <w:r w:rsidR="00785498" w:rsidRPr="0013159B">
        <w:rPr>
          <w:rFonts w:ascii="Arial" w:hAnsi="Arial" w:cs="Arial"/>
          <w:sz w:val="24"/>
          <w:szCs w:val="24"/>
        </w:rPr>
        <w:instrText>ﬁ</w:instrText>
      </w:r>
      <w:r w:rsidR="00785498" w:rsidRPr="0013159B">
        <w:rPr>
          <w:rFonts w:ascii="David" w:hAnsi="David" w:cs="David"/>
          <w:sz w:val="24"/>
          <w:szCs w:val="24"/>
        </w:rPr>
        <w:instrText>c behaviors, experiential manifestations, and implicated psychological processes. We then address issues regarding temporal stability and situational speci</w:instrText>
      </w:r>
      <w:r w:rsidR="00785498" w:rsidRPr="0013159B">
        <w:rPr>
          <w:rFonts w:ascii="Arial" w:hAnsi="Arial" w:cs="Arial"/>
          <w:sz w:val="24"/>
          <w:szCs w:val="24"/>
        </w:rPr>
        <w:instrText>ﬁ</w:instrText>
      </w:r>
      <w:r w:rsidR="00785498" w:rsidRPr="0013159B">
        <w:rPr>
          <w:rFonts w:ascii="David" w:hAnsi="David" w:cs="David"/>
          <w:sz w:val="24"/>
          <w:szCs w:val="24"/>
        </w:rPr>
        <w:instrText>city and speculate on the conceptual and operational distinctiveness of mindfulness. We con- clude this paper by discussing implications for instrument development and brie</w:instrText>
      </w:r>
      <w:r w:rsidR="00785498" w:rsidRPr="0013159B">
        <w:rPr>
          <w:rFonts w:ascii="Arial" w:hAnsi="Arial" w:cs="Arial"/>
          <w:sz w:val="24"/>
          <w:szCs w:val="24"/>
        </w:rPr>
        <w:instrText>ﬂ</w:instrText>
      </w:r>
      <w:r w:rsidR="00785498" w:rsidRPr="0013159B">
        <w:rPr>
          <w:rFonts w:ascii="David" w:hAnsi="David" w:cs="David"/>
          <w:sz w:val="24"/>
          <w:szCs w:val="24"/>
        </w:rPr>
        <w:instrText>y describing our own approach to measurement.","author":[{"dropping-particle":"","family":"Bishop","given":"Scott R.","non-dropping-particle":"","parse-names":false,"suffix":""},{"dropping-particle":"","family":"Lau","given":"Mark","non-dropping-particle":"","parse-names":false,"suffix":""},{"dropping-particle":"","family":"Shapiro","given":"Shauna","non-dropping-particle":"","parse-names":false,"suffix":""},{"dropping-particle":"","family":"Carlson","given":"Linda","non-dropping-particle":"","parse-names":false,"suffix":""},{"dropping-particle":"","family":"Anderson","given":"Nicole D.","non-dropping-particle":"","parse-names":false,"suffix":""},{"dropping-particle":"","family":"Carmody","given":"James","non-dropping-particle":"","parse-names":false,"suffix":""},{"dropping-particle":"V.","family":"Segal","given":"Zindel","non-dropping-particle":"","parse-names":false,"suffix":""},{"dropping-particle":"","family":"Abbey","given":"Susan","non-dropping-particle":"","parse-names":false,"suffix":""},{"dropping-particle":"","family":"Speca","given":"Michael","non-dropping-particle":"","parse-names":false,"suffix":""},{"dropping-particle":"","family":"Velting","given":"Drew","non-dropping-particle":"","parse-names":false,"suffix":""},{"dropping-particle":"","family":"Devins","given":"Gerald","non-dropping-particle":"","parse-names":false,"suffix":""}],"container-title":"Clinical Psychology: Science and Practice","id":"ITEM-3","issue":"3","issued":{"date-parts":[["2004"]]},"note":"</w:instrText>
      </w:r>
      <w:r w:rsidR="00785498" w:rsidRPr="0013159B">
        <w:rPr>
          <w:rFonts w:ascii="David" w:hAnsi="David" w:cs="David"/>
          <w:sz w:val="24"/>
          <w:szCs w:val="24"/>
          <w:rtl/>
        </w:rPr>
        <w:instrText>מודל עם 2 מרכיבים - המאמר מציע</w:instrText>
      </w:r>
      <w:r w:rsidR="00785498" w:rsidRPr="0013159B">
        <w:rPr>
          <w:rFonts w:ascii="David" w:hAnsi="David" w:cs="David"/>
          <w:sz w:val="24"/>
          <w:szCs w:val="24"/>
        </w:rPr>
        <w:instrText xml:space="preserve"> outcomes </w:instrText>
      </w:r>
      <w:r w:rsidR="00785498" w:rsidRPr="0013159B">
        <w:rPr>
          <w:rFonts w:ascii="David" w:hAnsi="David" w:cs="David"/>
          <w:sz w:val="24"/>
          <w:szCs w:val="24"/>
          <w:rtl/>
        </w:rPr>
        <w:instrText>של מיינדפולנס שניתן למדוד על מנת להשוות למדדי דיווח עצמי, ולזהות תהליך למידה של היכולת. (תוך נבדקי או בין מנוסים לחסרי נסיון)</w:instrText>
      </w:r>
      <w:r w:rsidR="00785498" w:rsidRPr="0013159B">
        <w:rPr>
          <w:rFonts w:ascii="David" w:hAnsi="David" w:cs="David"/>
          <w:sz w:val="24"/>
          <w:szCs w:val="24"/>
        </w:rPr>
        <w:instrText xml:space="preserve"> \n\n1 .self regulation of attention - </w:instrText>
      </w:r>
      <w:r w:rsidR="00785498" w:rsidRPr="0013159B">
        <w:rPr>
          <w:rFonts w:ascii="David" w:hAnsi="David" w:cs="David"/>
          <w:sz w:val="24"/>
          <w:szCs w:val="24"/>
          <w:rtl/>
        </w:rPr>
        <w:instrText>הגברת קשב לרגע . הנוכחי</w:instrText>
      </w:r>
      <w:r w:rsidR="00785498" w:rsidRPr="0013159B">
        <w:rPr>
          <w:rFonts w:ascii="David" w:hAnsi="David" w:cs="David"/>
          <w:sz w:val="24"/>
          <w:szCs w:val="24"/>
        </w:rPr>
        <w:instrText xml:space="preserve">\n- </w:instrText>
      </w:r>
      <w:r w:rsidR="00785498" w:rsidRPr="0013159B">
        <w:rPr>
          <w:rFonts w:ascii="David" w:hAnsi="David" w:cs="David"/>
          <w:sz w:val="24"/>
          <w:szCs w:val="24"/>
          <w:rtl/>
        </w:rPr>
        <w:instrText>רמת הקשב</w:instrText>
      </w:r>
      <w:r w:rsidR="00785498" w:rsidRPr="0013159B">
        <w:rPr>
          <w:rFonts w:ascii="David" w:hAnsi="David" w:cs="David"/>
          <w:sz w:val="24"/>
          <w:szCs w:val="24"/>
        </w:rPr>
        <w:instrText xml:space="preserve">\n\n\nsustained attention - </w:instrText>
      </w:r>
      <w:r w:rsidR="00785498" w:rsidRPr="0013159B">
        <w:rPr>
          <w:rFonts w:ascii="David" w:hAnsi="David" w:cs="David"/>
          <w:sz w:val="24"/>
          <w:szCs w:val="24"/>
          <w:rtl/>
        </w:rPr>
        <w:instrText>שמירה על ערנות קשבית לאורך זמן</w:instrText>
      </w:r>
      <w:r w:rsidR="00785498" w:rsidRPr="0013159B">
        <w:rPr>
          <w:rFonts w:ascii="David" w:hAnsi="David" w:cs="David"/>
          <w:sz w:val="24"/>
          <w:szCs w:val="24"/>
        </w:rPr>
        <w:instrText xml:space="preserve">\n\n\nswitching </w:instrText>
      </w:r>
      <w:r w:rsidR="00785498" w:rsidRPr="0013159B">
        <w:rPr>
          <w:rFonts w:ascii="David" w:hAnsi="David" w:cs="David"/>
          <w:sz w:val="24"/>
          <w:szCs w:val="24"/>
          <w:rtl/>
        </w:rPr>
        <w:instrText>החזרת הקשב לרגע הנתון או לאוביקט</w:instrText>
      </w:r>
      <w:r w:rsidR="00785498" w:rsidRPr="0013159B">
        <w:rPr>
          <w:rFonts w:ascii="David" w:hAnsi="David" w:cs="David"/>
          <w:sz w:val="24"/>
          <w:szCs w:val="24"/>
        </w:rPr>
        <w:instrText xml:space="preserve"> \n\n\n</w:instrText>
      </w:r>
      <w:r w:rsidR="00785498" w:rsidRPr="0013159B">
        <w:rPr>
          <w:rFonts w:ascii="David" w:hAnsi="David" w:cs="David"/>
          <w:sz w:val="24"/>
          <w:szCs w:val="24"/>
          <w:rtl/>
        </w:rPr>
        <w:instrText>תחזית של המודל</w:instrText>
      </w:r>
      <w:r w:rsidR="00785498" w:rsidRPr="0013159B">
        <w:rPr>
          <w:rFonts w:ascii="David" w:hAnsi="David" w:cs="David"/>
          <w:sz w:val="24"/>
          <w:szCs w:val="24"/>
        </w:rPr>
        <w:instrText xml:space="preserve"> - outcomes \n\n-</w:instrText>
      </w:r>
      <w:r w:rsidR="00785498" w:rsidRPr="0013159B">
        <w:rPr>
          <w:rFonts w:ascii="David" w:hAnsi="David" w:cs="David"/>
          <w:sz w:val="24"/>
          <w:szCs w:val="24"/>
          <w:rtl/>
        </w:rPr>
        <w:instrText>עלייה ביכולת להשהות קשב מתמשך ולבצע סוויצ' בין הסחה למיקוד הקשב ברגע או באוביקט שדרכו נמצאים ברגע</w:instrText>
      </w:r>
      <w:r w:rsidR="00785498" w:rsidRPr="0013159B">
        <w:rPr>
          <w:rFonts w:ascii="David" w:hAnsi="David" w:cs="David"/>
          <w:sz w:val="24"/>
          <w:szCs w:val="24"/>
        </w:rPr>
        <w:instrText>. \n\n-</w:instrText>
      </w:r>
      <w:r w:rsidR="00785498" w:rsidRPr="0013159B">
        <w:rPr>
          <w:rFonts w:ascii="David" w:hAnsi="David" w:cs="David"/>
          <w:sz w:val="24"/>
          <w:szCs w:val="24"/>
          <w:rtl/>
        </w:rPr>
        <w:instrText>עליה ביכולת לבצע אינהיביציה, מתוך ההרגל להשהות תהליכים שניוניים הנלווים למחשבה \\ תחושה \\ רגש\\ גירוי חיצוני</w:instrText>
      </w:r>
      <w:r w:rsidR="00785498" w:rsidRPr="0013159B">
        <w:rPr>
          <w:rFonts w:ascii="David" w:hAnsi="David" w:cs="David"/>
          <w:sz w:val="24"/>
          <w:szCs w:val="24"/>
        </w:rPr>
        <w:instrText>. \n\n*</w:instrText>
      </w:r>
      <w:r w:rsidR="00785498" w:rsidRPr="0013159B">
        <w:rPr>
          <w:rFonts w:ascii="David" w:hAnsi="David" w:cs="David"/>
          <w:sz w:val="24"/>
          <w:szCs w:val="24"/>
          <w:rtl/>
        </w:rPr>
        <w:instrText>ישנם מדדים אובייקטיבים דוגמת</w:instrText>
      </w:r>
      <w:r w:rsidR="00785498" w:rsidRPr="0013159B">
        <w:rPr>
          <w:rFonts w:ascii="David" w:hAnsi="David" w:cs="David"/>
          <w:sz w:val="24"/>
          <w:szCs w:val="24"/>
        </w:rPr>
        <w:instrText xml:space="preserve"> </w:instrText>
      </w:r>
      <w:r w:rsidR="00785498" w:rsidRPr="0013159B">
        <w:rPr>
          <w:rFonts w:ascii="David" w:hAnsi="David" w:cs="David"/>
          <w:sz w:val="24"/>
          <w:szCs w:val="24"/>
          <w:rtl/>
        </w:rPr>
        <w:instrText>מבחן סטרופ</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רגשי לבדיקת אינהיביציה של עיבוד סמנטי</w:instrText>
      </w:r>
      <w:r w:rsidR="00785498" w:rsidRPr="0013159B">
        <w:rPr>
          <w:rFonts w:ascii="David" w:hAnsi="David" w:cs="David"/>
          <w:sz w:val="24"/>
          <w:szCs w:val="24"/>
        </w:rPr>
        <w:instrText xml:space="preserve">\n- </w:instrText>
      </w:r>
      <w:r w:rsidR="00785498" w:rsidRPr="0013159B">
        <w:rPr>
          <w:rFonts w:ascii="David" w:hAnsi="David" w:cs="David"/>
          <w:sz w:val="24"/>
          <w:szCs w:val="24"/>
          <w:rtl/>
        </w:rPr>
        <w:instrText>עלייה ביכולת להגיב לגירוי לא צפוי. מגיעים עם קשב נקי שלא נובע מאמונות והטיות מוקדמות</w:instrText>
      </w:r>
      <w:r w:rsidR="00785498" w:rsidRPr="0013159B">
        <w:rPr>
          <w:rFonts w:ascii="David" w:hAnsi="David" w:cs="David"/>
          <w:sz w:val="24"/>
          <w:szCs w:val="24"/>
        </w:rPr>
        <w:instrText xml:space="preserve">.\n- \n\n\n2. orientation to experiences in the moment - </w:instrText>
      </w:r>
      <w:r w:rsidR="00785498" w:rsidRPr="0013159B">
        <w:rPr>
          <w:rFonts w:ascii="David" w:hAnsi="David" w:cs="David"/>
          <w:sz w:val="24"/>
          <w:szCs w:val="24"/>
          <w:rtl/>
        </w:rPr>
        <w:instrText>אימוץ גישה לחוויות הרגע - סקרנית, פתוחה ומקבלת</w:instrText>
      </w:r>
      <w:r w:rsidR="00785498" w:rsidRPr="0013159B">
        <w:rPr>
          <w:rFonts w:ascii="David" w:hAnsi="David" w:cs="David"/>
          <w:sz w:val="24"/>
          <w:szCs w:val="24"/>
        </w:rPr>
        <w:instrText>. \n\n</w:instrText>
      </w:r>
      <w:r w:rsidR="00785498" w:rsidRPr="0013159B">
        <w:rPr>
          <w:rFonts w:ascii="David" w:hAnsi="David" w:cs="David"/>
          <w:sz w:val="24"/>
          <w:szCs w:val="24"/>
          <w:rtl/>
        </w:rPr>
        <w:instrText>תחזיות</w:instrText>
      </w:r>
      <w:r w:rsidR="00785498" w:rsidRPr="0013159B">
        <w:rPr>
          <w:rFonts w:ascii="David" w:hAnsi="David" w:cs="David"/>
          <w:sz w:val="24"/>
          <w:szCs w:val="24"/>
        </w:rPr>
        <w:instrText xml:space="preserve"> - \n\n- </w:instrText>
      </w:r>
      <w:r w:rsidR="00785498" w:rsidRPr="0013159B">
        <w:rPr>
          <w:rFonts w:ascii="David" w:hAnsi="David" w:cs="David"/>
          <w:sz w:val="24"/>
          <w:szCs w:val="24"/>
          <w:rtl/>
        </w:rPr>
        <w:instrText>מקטין המנעות מרגשות ומצבים שליליים - יכולת לקבל אותם</w:instrText>
      </w:r>
      <w:r w:rsidR="00785498" w:rsidRPr="0013159B">
        <w:rPr>
          <w:rFonts w:ascii="David" w:hAnsi="David" w:cs="David"/>
          <w:sz w:val="24"/>
          <w:szCs w:val="24"/>
        </w:rPr>
        <w:instrText>.\n*</w:instrText>
      </w:r>
      <w:r w:rsidR="00785498" w:rsidRPr="0013159B">
        <w:rPr>
          <w:rFonts w:ascii="David" w:hAnsi="David" w:cs="David"/>
          <w:sz w:val="24"/>
          <w:szCs w:val="24"/>
          <w:rtl/>
        </w:rPr>
        <w:instrText>יכול להוריד סבל ממחשבה מטרידה מתוך קבלה של הקיום שלה ? של המצב</w:instrText>
      </w:r>
      <w:r w:rsidR="00785498" w:rsidRPr="0013159B">
        <w:rPr>
          <w:rFonts w:ascii="David" w:hAnsi="David" w:cs="David"/>
          <w:sz w:val="24"/>
          <w:szCs w:val="24"/>
        </w:rPr>
        <w:instrText xml:space="preserve"> ? \n\n\n</w:instrText>
      </w:r>
      <w:r w:rsidR="00785498" w:rsidRPr="0013159B">
        <w:rPr>
          <w:rFonts w:ascii="David" w:hAnsi="David" w:cs="David"/>
          <w:sz w:val="24"/>
          <w:szCs w:val="24"/>
          <w:rtl/>
        </w:rPr>
        <w:instrText>חקירה של דפוסים - האם מחשבה מטרידה מעוררת מחשבה שיפוטית ולתחושה פיזית ויש לופ שלילי ? (שייתכן ויכול להמנע מתוך קבלה או העדר שיפוטיות</w:instrText>
      </w:r>
      <w:r w:rsidR="00785498" w:rsidRPr="0013159B">
        <w:rPr>
          <w:rFonts w:ascii="David" w:hAnsi="David" w:cs="David"/>
          <w:sz w:val="24"/>
          <w:szCs w:val="24"/>
        </w:rPr>
        <w:instrText>)\n\n</w:instrText>
      </w:r>
      <w:r w:rsidR="00785498" w:rsidRPr="0013159B">
        <w:rPr>
          <w:rFonts w:ascii="David" w:hAnsi="David" w:cs="David"/>
          <w:sz w:val="24"/>
          <w:szCs w:val="24"/>
          <w:rtl/>
        </w:rPr>
        <w:instrText>הבחנה בין תחושה גופנית לרגש. אפשרי</w:instrText>
      </w:r>
      <w:r w:rsidR="00785498" w:rsidRPr="0013159B">
        <w:rPr>
          <w:rFonts w:ascii="David" w:hAnsi="David" w:cs="David"/>
          <w:sz w:val="24"/>
          <w:szCs w:val="24"/>
        </w:rPr>
        <w:instrText>? \n\n\n\n</w:instrText>
      </w:r>
      <w:r w:rsidR="00785498" w:rsidRPr="0013159B">
        <w:rPr>
          <w:rFonts w:ascii="David" w:hAnsi="David" w:cs="David"/>
          <w:sz w:val="24"/>
          <w:szCs w:val="24"/>
          <w:rtl/>
        </w:rPr>
        <w:instrText>אלקסיתימיה</w:instrText>
      </w:r>
      <w:r w:rsidR="00785498" w:rsidRPr="0013159B">
        <w:rPr>
          <w:rFonts w:ascii="David" w:hAnsi="David" w:cs="David"/>
          <w:sz w:val="24"/>
          <w:szCs w:val="24"/>
        </w:rPr>
        <w:instrText xml:space="preserve"> (Alexithymia) </w:instrText>
      </w:r>
      <w:r w:rsidR="00785498" w:rsidRPr="0013159B">
        <w:rPr>
          <w:rFonts w:ascii="David" w:hAnsi="David" w:cs="David"/>
          <w:sz w:val="24"/>
          <w:szCs w:val="24"/>
          <w:rtl/>
        </w:rPr>
        <w:instrText>היא חוסר יכולת להרגיש, להביע או לזהות רגשות</w:instrText>
      </w:r>
      <w:r w:rsidR="00785498" w:rsidRPr="0013159B">
        <w:rPr>
          <w:rFonts w:ascii="David" w:hAnsi="David" w:cs="David"/>
          <w:sz w:val="24"/>
          <w:szCs w:val="24"/>
        </w:rPr>
        <w:instrText>\n\n\n</w:instrText>
      </w:r>
      <w:r w:rsidR="00785498" w:rsidRPr="0013159B">
        <w:rPr>
          <w:rFonts w:ascii="David" w:hAnsi="David" w:cs="David"/>
          <w:sz w:val="24"/>
          <w:szCs w:val="24"/>
          <w:rtl/>
        </w:rPr>
        <w:instrText>אלקסיתמיה תפחת בזמן תרגול מיינדפולנס</w:instrText>
      </w:r>
      <w:r w:rsidR="00785498" w:rsidRPr="0013159B">
        <w:rPr>
          <w:rFonts w:ascii="David" w:hAnsi="David" w:cs="David"/>
          <w:sz w:val="24"/>
          <w:szCs w:val="24"/>
        </w:rPr>
        <w:instrText xml:space="preserve">. \n- </w:instrText>
      </w:r>
      <w:r w:rsidR="00785498" w:rsidRPr="0013159B">
        <w:rPr>
          <w:rFonts w:ascii="David" w:hAnsi="David" w:cs="David"/>
          <w:sz w:val="24"/>
          <w:szCs w:val="24"/>
          <w:rtl/>
        </w:rPr>
        <w:instrText>רמת העיבוד</w:instrText>
      </w:r>
      <w:r w:rsidR="00785498" w:rsidRPr="0013159B">
        <w:rPr>
          <w:rFonts w:ascii="David" w:hAnsi="David" w:cs="David"/>
          <w:sz w:val="24"/>
          <w:szCs w:val="24"/>
        </w:rPr>
        <w:instrText>?","page":"230-241","title":"Mindfulness: A proposed operational definition","type":"article-journal","volume":"11"},"uris":["http://www.mendeley.com/documents/?uuid=76072f51-dd33-4946-a8c2-ccbbf5dcf19d"]},{"id":"ITEM-4","itemData":{"DOI":"10.1177/1745691611419671","ISBN":"1745-6916\\r1745-6924","ISSN":"17456916","PMID":"11982931","abstract":"Cultivation of mindfulness, the nonjudgmental awareness of experiences in the present moment, produces beneficial effects on well-being and ameliorates psychiatric and stress-related symptoms. Mindfulness meditation has therefore increasingly been incorporated into psychotherapeutic interventions. Although the number of publications in the field has sharply increased over the last two decades, there is a paucity of theoretical reviews that integrate the existing literature into a comprehensive theoretical framework. In this article, we explore several components through which mindfulness meditation exerts its effects: (a) attention regulation, (b) body awareness, (c) emotion regulation (including reappraisal and exposure, extinction, and reconsolidation), and (d) change in perspective on the self. Recent empirical research, including practitioners’ self-reports and experimental data, provides evidence supporting these mechanisms. Functional and structural neuroimaging studies have begun to explore the neuroscientific processes underlying these components. Evidence suggests that mindfulness practice is associated with neuroplastic changes in the anterior cingulate cortex, insula, temporo-parietal junction, fronto-limbic network, and default mode network structures. The authors suggest that the mechanisms described here work synergistically, establishing a process of enhanced self-regulation. Differentiating between these components seems useful to guide future basic research and to specifically target areas of development in the treatment of psychological disorders","author":[{"dropping-particle":"","family":"Hölzel","given":"Britta K.","non-dropping-particle":"","parse-names":false,"suffix":""},{"dropping-particle":"","family":"Lazar","given":"Sara W.","non-dropping-particle":"","parse-names":false,"suffix":""},{"dropping-particle":"","family":"Gard","given":"Tim","non-dropping-particle":"","parse-names":false,"suffix":""},{"dropping-particle":"","family":"Schuman-Olivier","given":"Zev","non-dropping-particle":"","parse-names":false,"suffix":""},{"dropping-particle":"","family":"Vago","given":"David R.","non-dropping-particle":"","parse-names":false,"suffix":""},{"dropping-particle":"","family":"Ott","given":"Ulrich","non-dropping-particle":"","parse-names":false,"suffix":""}],"container-title":"Perspectives on Psychological Science","id":"ITEM-4","issued":{"date-parts":[["2011"]]},"note":"</w:instrText>
      </w:r>
      <w:r w:rsidR="00785498" w:rsidRPr="0013159B">
        <w:rPr>
          <w:rFonts w:ascii="David" w:hAnsi="David" w:cs="David"/>
          <w:sz w:val="24"/>
          <w:szCs w:val="24"/>
          <w:rtl/>
        </w:rPr>
        <w:instrText>איך מיינדפולמס עובד? הצעת מנגנונים של פעולה - קונספטואלית ומוחית</w:instrText>
      </w:r>
      <w:r w:rsidR="00785498" w:rsidRPr="0013159B">
        <w:rPr>
          <w:rFonts w:ascii="David" w:hAnsi="David" w:cs="David"/>
          <w:sz w:val="24"/>
          <w:szCs w:val="24"/>
        </w:rPr>
        <w:instrText>\n\n</w:instrText>
      </w:r>
      <w:r w:rsidR="00785498" w:rsidRPr="0013159B">
        <w:rPr>
          <w:rFonts w:ascii="David" w:hAnsi="David" w:cs="David"/>
          <w:sz w:val="24"/>
          <w:szCs w:val="24"/>
          <w:rtl/>
        </w:rPr>
        <w:instrText>מאמר סקירה</w:instrText>
      </w:r>
      <w:r w:rsidR="00785498" w:rsidRPr="0013159B">
        <w:rPr>
          <w:rFonts w:ascii="David" w:hAnsi="David" w:cs="David"/>
          <w:sz w:val="24"/>
          <w:szCs w:val="24"/>
        </w:rPr>
        <w:instrText xml:space="preserve"> \n\n</w:instrText>
      </w:r>
      <w:r w:rsidR="00785498" w:rsidRPr="0013159B">
        <w:rPr>
          <w:rFonts w:ascii="David" w:hAnsi="David" w:cs="David"/>
          <w:sz w:val="24"/>
          <w:szCs w:val="24"/>
          <w:rtl/>
        </w:rPr>
        <w:instrText>מנגנונים מתווכים שמאפשרים למיינדפולנס להשיג את ההשפעה של שיפור ב</w:instrText>
      </w:r>
      <w:r w:rsidR="00785498" w:rsidRPr="0013159B">
        <w:rPr>
          <w:rFonts w:ascii="David" w:hAnsi="David" w:cs="David"/>
          <w:sz w:val="24"/>
          <w:szCs w:val="24"/>
        </w:rPr>
        <w:instrText xml:space="preserve">-well being </w:instrText>
      </w:r>
      <w:r w:rsidR="00785498" w:rsidRPr="0013159B">
        <w:rPr>
          <w:rFonts w:ascii="David" w:hAnsi="David" w:cs="David"/>
          <w:sz w:val="24"/>
          <w:szCs w:val="24"/>
          <w:rtl/>
        </w:rPr>
        <w:instrText>והפחתת סרטס</w:instrText>
      </w:r>
      <w:r w:rsidR="00785498" w:rsidRPr="0013159B">
        <w:rPr>
          <w:rFonts w:ascii="David" w:hAnsi="David" w:cs="David"/>
          <w:sz w:val="24"/>
          <w:szCs w:val="24"/>
        </w:rPr>
        <w:instrText xml:space="preserve">- \n1. </w:instrText>
      </w:r>
      <w:r w:rsidR="00785498" w:rsidRPr="0013159B">
        <w:rPr>
          <w:rFonts w:ascii="David" w:hAnsi="David" w:cs="David"/>
          <w:sz w:val="24"/>
          <w:szCs w:val="24"/>
          <w:rtl/>
        </w:rPr>
        <w:instrText>בקרה על קשב</w:instrText>
      </w:r>
      <w:r w:rsidR="00785498" w:rsidRPr="0013159B">
        <w:rPr>
          <w:rFonts w:ascii="David" w:hAnsi="David" w:cs="David"/>
          <w:sz w:val="24"/>
          <w:szCs w:val="24"/>
        </w:rPr>
        <w:instrText xml:space="preserve">\n2. </w:instrText>
      </w:r>
      <w:r w:rsidR="00785498" w:rsidRPr="0013159B">
        <w:rPr>
          <w:rFonts w:ascii="David" w:hAnsi="David" w:cs="David"/>
          <w:sz w:val="24"/>
          <w:szCs w:val="24"/>
          <w:rtl/>
        </w:rPr>
        <w:instrText>מודעות לגוף</w:instrText>
      </w:r>
      <w:r w:rsidR="00785498" w:rsidRPr="0013159B">
        <w:rPr>
          <w:rFonts w:ascii="David" w:hAnsi="David" w:cs="David"/>
          <w:sz w:val="24"/>
          <w:szCs w:val="24"/>
        </w:rPr>
        <w:instrText xml:space="preserve">\n3. </w:instrText>
      </w:r>
      <w:r w:rsidR="00785498" w:rsidRPr="0013159B">
        <w:rPr>
          <w:rFonts w:ascii="David" w:hAnsi="David" w:cs="David"/>
          <w:sz w:val="24"/>
          <w:szCs w:val="24"/>
          <w:rtl/>
        </w:rPr>
        <w:instrText>בקרה רגשית</w:instrText>
      </w:r>
      <w:r w:rsidR="00785498" w:rsidRPr="0013159B">
        <w:rPr>
          <w:rFonts w:ascii="David" w:hAnsi="David" w:cs="David"/>
          <w:sz w:val="24"/>
          <w:szCs w:val="24"/>
        </w:rPr>
        <w:instrText xml:space="preserve"> - \n</w:instrText>
      </w:r>
      <w:r w:rsidR="00785498" w:rsidRPr="0013159B">
        <w:rPr>
          <w:rFonts w:ascii="David" w:hAnsi="David" w:cs="David"/>
          <w:sz w:val="24"/>
          <w:szCs w:val="24"/>
          <w:rtl/>
        </w:rPr>
        <w:instrText>הערכת מחדש</w:instrText>
      </w:r>
      <w:r w:rsidR="00785498" w:rsidRPr="0013159B">
        <w:rPr>
          <w:rFonts w:ascii="David" w:hAnsi="David" w:cs="David"/>
          <w:sz w:val="24"/>
          <w:szCs w:val="24"/>
        </w:rPr>
        <w:instrText xml:space="preserve"> - reapraisal - \n- </w:instrText>
      </w:r>
      <w:r w:rsidR="00785498" w:rsidRPr="0013159B">
        <w:rPr>
          <w:rFonts w:ascii="David" w:hAnsi="David" w:cs="David"/>
          <w:sz w:val="24"/>
          <w:szCs w:val="24"/>
          <w:rtl/>
        </w:rPr>
        <w:instrText>הערכה חיובית מחודשת של הגירוי או החוויה הפנימית - שינוי בבקרה הקוגניטיבית של ה</w:instrText>
      </w:r>
      <w:r w:rsidR="00785498" w:rsidRPr="0013159B">
        <w:rPr>
          <w:rFonts w:ascii="David" w:hAnsi="David" w:cs="David"/>
          <w:sz w:val="24"/>
          <w:szCs w:val="24"/>
        </w:rPr>
        <w:instrText xml:space="preserve">-PFC </w:instrText>
      </w:r>
      <w:r w:rsidR="00785498" w:rsidRPr="0013159B">
        <w:rPr>
          <w:rFonts w:ascii="David" w:hAnsi="David" w:cs="David"/>
          <w:sz w:val="24"/>
          <w:szCs w:val="24"/>
          <w:rtl/>
        </w:rPr>
        <w:instrText>על תהליכים מוחיים נמוכים של קשב</w:instrText>
      </w:r>
      <w:r w:rsidR="00785498" w:rsidRPr="0013159B">
        <w:rPr>
          <w:rFonts w:ascii="David" w:hAnsi="David" w:cs="David"/>
          <w:sz w:val="24"/>
          <w:szCs w:val="24"/>
        </w:rPr>
        <w:instrText xml:space="preserve">.\n- </w:instrText>
      </w:r>
      <w:r w:rsidR="00785498" w:rsidRPr="0013159B">
        <w:rPr>
          <w:rFonts w:ascii="David" w:hAnsi="David" w:cs="David"/>
          <w:sz w:val="24"/>
          <w:szCs w:val="24"/>
          <w:rtl/>
        </w:rPr>
        <w:instrText>מנגד - יש הטוענים שיש</w:instrText>
      </w:r>
      <w:r w:rsidR="00785498" w:rsidRPr="0013159B">
        <w:rPr>
          <w:rFonts w:ascii="David" w:hAnsi="David" w:cs="David"/>
          <w:sz w:val="24"/>
          <w:szCs w:val="24"/>
        </w:rPr>
        <w:instrText xml:space="preserve"> nonapraisal -</w:instrText>
      </w:r>
      <w:r w:rsidR="00785498" w:rsidRPr="0013159B">
        <w:rPr>
          <w:rFonts w:ascii="David" w:hAnsi="David" w:cs="David"/>
          <w:sz w:val="24"/>
          <w:szCs w:val="24"/>
          <w:rtl/>
        </w:rPr>
        <w:instrText>העדר הערכה (או שיפוט) שנלווה לאימון ומתבטא מוחית בירידה בפעילות של ה</w:instrText>
      </w:r>
      <w:r w:rsidR="00785498" w:rsidRPr="0013159B">
        <w:rPr>
          <w:rFonts w:ascii="David" w:hAnsi="David" w:cs="David"/>
          <w:sz w:val="24"/>
          <w:szCs w:val="24"/>
        </w:rPr>
        <w:instrText xml:space="preserve">-PFC &amp;gt; </w:instrText>
      </w:r>
      <w:r w:rsidR="00785498" w:rsidRPr="0013159B">
        <w:rPr>
          <w:rFonts w:ascii="David" w:hAnsi="David" w:cs="David"/>
          <w:sz w:val="24"/>
          <w:szCs w:val="24"/>
          <w:rtl/>
        </w:rPr>
        <w:instrText>פחות בקרה קוגניטיבית - ירידה במנגנון האיניהיביטורי והמכוון</w:instrText>
      </w:r>
      <w:r w:rsidR="00785498" w:rsidRPr="0013159B">
        <w:rPr>
          <w:rFonts w:ascii="David" w:hAnsi="David" w:cs="David"/>
          <w:sz w:val="24"/>
          <w:szCs w:val="24"/>
        </w:rPr>
        <w:instrText xml:space="preserve"> top down.\n</w:instrText>
      </w:r>
      <w:r w:rsidR="00785498" w:rsidRPr="0013159B">
        <w:rPr>
          <w:rFonts w:ascii="David" w:hAnsi="David" w:cs="David"/>
          <w:sz w:val="24"/>
          <w:szCs w:val="24"/>
          <w:rtl/>
        </w:rPr>
        <w:instrText>ייתכן ובקרב מתחילים יהיה צורך בהגברת הבקרה הקוג' על מנת לשנות דפוסים אוטומאטיים</w:instrText>
      </w:r>
      <w:r w:rsidR="00785498" w:rsidRPr="0013159B">
        <w:rPr>
          <w:rFonts w:ascii="David" w:hAnsi="David" w:cs="David"/>
          <w:sz w:val="24"/>
          <w:szCs w:val="24"/>
        </w:rPr>
        <w:instrText>,\n</w:instrText>
      </w:r>
      <w:r w:rsidR="00785498" w:rsidRPr="0013159B">
        <w:rPr>
          <w:rFonts w:ascii="David" w:hAnsi="David" w:cs="David"/>
          <w:sz w:val="24"/>
          <w:szCs w:val="24"/>
          <w:rtl/>
        </w:rPr>
        <w:instrText>ואצל מתקדמים העמדה האוטומאטית תשתנה ועל כן תצפה ירידה בבקרה קוג</w:instrText>
      </w:r>
      <w:r w:rsidR="00785498" w:rsidRPr="0013159B">
        <w:rPr>
          <w:rFonts w:ascii="David" w:hAnsi="David" w:cs="David"/>
          <w:sz w:val="24"/>
          <w:szCs w:val="24"/>
        </w:rPr>
        <w:instrText>' (=</w:instrText>
      </w:r>
      <w:r w:rsidR="00785498" w:rsidRPr="0013159B">
        <w:rPr>
          <w:rFonts w:ascii="David" w:hAnsi="David" w:cs="David"/>
          <w:sz w:val="24"/>
          <w:szCs w:val="24"/>
          <w:rtl/>
        </w:rPr>
        <w:instrText>פעילות ה</w:instrText>
      </w:r>
      <w:r w:rsidR="00785498" w:rsidRPr="0013159B">
        <w:rPr>
          <w:rFonts w:ascii="David" w:hAnsi="David" w:cs="David"/>
          <w:sz w:val="24"/>
          <w:szCs w:val="24"/>
        </w:rPr>
        <w:instrText>-PFC).\n\n</w:instrText>
      </w:r>
      <w:r w:rsidR="00785498" w:rsidRPr="0013159B">
        <w:rPr>
          <w:rFonts w:ascii="David" w:hAnsi="David" w:cs="David"/>
          <w:sz w:val="24"/>
          <w:szCs w:val="24"/>
          <w:rtl/>
        </w:rPr>
        <w:instrText>חשיפה, הכחדה ורה-קונסלידציה</w:instrText>
      </w:r>
      <w:r w:rsidR="00785498" w:rsidRPr="0013159B">
        <w:rPr>
          <w:rFonts w:ascii="David" w:hAnsi="David" w:cs="David"/>
          <w:sz w:val="24"/>
          <w:szCs w:val="24"/>
        </w:rPr>
        <w:instrText xml:space="preserve"> &amp;gt; </w:instrText>
      </w:r>
      <w:r w:rsidR="00785498" w:rsidRPr="0013159B">
        <w:rPr>
          <w:rFonts w:ascii="David" w:hAnsi="David" w:cs="David"/>
          <w:sz w:val="24"/>
          <w:szCs w:val="24"/>
          <w:rtl/>
        </w:rPr>
        <w:instrText>הווצרות זכרונות מחדש</w:instrText>
      </w:r>
      <w:r w:rsidR="00785498" w:rsidRPr="0013159B">
        <w:rPr>
          <w:rFonts w:ascii="David" w:hAnsi="David" w:cs="David"/>
          <w:sz w:val="24"/>
          <w:szCs w:val="24"/>
        </w:rPr>
        <w:instrText xml:space="preserve"> ? \n4. </w:instrText>
      </w:r>
      <w:r w:rsidR="00785498" w:rsidRPr="0013159B">
        <w:rPr>
          <w:rFonts w:ascii="David" w:hAnsi="David" w:cs="David"/>
          <w:sz w:val="24"/>
          <w:szCs w:val="24"/>
          <w:rtl/>
        </w:rPr>
        <w:instrText>שינוי פרספטיבה על העצמי</w:instrText>
      </w:r>
      <w:r w:rsidR="00785498" w:rsidRPr="0013159B">
        <w:rPr>
          <w:rFonts w:ascii="David" w:hAnsi="David" w:cs="David"/>
          <w:sz w:val="24"/>
          <w:szCs w:val="24"/>
        </w:rPr>
        <w:instrText xml:space="preserve"> .","title":"How does mindfulness meditation work? Proposing mechanisms of action from a conceptual and neural perspective","type":"article"},"uris":["http://www.mendeley.com/documents/?uuid=318d63f1-df51-3148-a428-9203a83843f8"]},{"id":"ITEM-5","itemData":{"DOI":"10.1037/a0039585","ISSN":"1935-990X","author":[{"dropping-particle":"","family":"Lutz","given":"Antoine","non-dropping-particle":"","parse-names":false,"suffix":""},{"dropping-particle":"","family":"Jha","given":"Amishi P.","non-dropping-particle":"","parse-names":false,"suffix":""},{"dropping-particle":"","family":"Dunne","given":"John D.","non-dropping-particle":"","parse-names":false,"suffix":""},{"dropping-particle":"","family":"Saron","given":"Clifford D.","non-dropping-particle":"","parse-names":false,"suffix":""}],"container-title":"American Psychologist","id":"ITEM-5","issue":"7","issued":{"date-parts":[["2015","10"]]},"page":"632-658","publisher":"US: American Psychological Association","title":"Investigating the phenomenological matrix of mindfulness-related practices from a neurocognitive perspective.","type":"article-journal","volume":"70"},"uris":["http://www.mendeley.com/documents/?uuid=92add063-71c2-3006-82c9-3328f932e8b3"]},{"id":"ITEM-6","itemData":{"DOI":"10.1002/jclp.20237","ISSN":"0021-9762","author":[{"dropping-particle":"","family":"Shapiro","given":"Shauna L.","non-dropping-particle":"","parse-names":false,"suffix":""},{"dropping-particle":"","family":"Carlson","given":"Linda E.","non-dropping-particle":"","parse-names":false,"suffix":""},{"dropping-particle":"","family":"Astin","given":"John A.","non-dropping-particle":"","parse-names":false,"suffix":""},{"dropping-particle":"","family":"Freedman","given":"Benedict","non-dropping-particle":"","parse-names":false,"suffix":""}],"container-title":"Journal of Clinical Psychology","id":"ITEM-6","issue":"3","issued":{"date-parts":[["2006","3"]]},"page":"373-386","title":"Mechanisms of mindfulness","type":"article-journal","volume":"62"},"uris":["http://www.mendeley.com/documents/?uuid=ec696dfc-d883-3e28-a151-0423bb2986af"]},{"id":"ITEM-7","itemData":{"DOI":"10.3389/fnhum.2012.00296","ISBN":"0021-9738 (Print)\\r0021-9738 (Linking)","ISSN":"00219738","PMID":"15395282","abstract":"Mindfulness—as a state; trait; process; type of meditation; and intervention has proven to be beneficial across a diverse group of psychological disorders as well as for general stress reduction. Yet; there remains a lack of clarity in the operationalization of this construct; and underlying mechanisms. Here; we provide an integrative theoretical framework and systems-based neurobiological model that explains the mechanisms by which mindfulness reduces biases related to self-processing and creates a sustainable healthy mind. Mindfulness is described through systematic mental training that develops meta-awareness (self-awareness); an ability to effectively modulate one’s behavior (self-regulation); and a positive relationship between self and other that transcends self-focused needs and increases prosocial characteristics (self-transcendence). This framework of self-awareness; -regulation; and -transcendence (S-ART) illustrates a method for becoming aware of the conditions that cause (and remove) distortions or biases. The development of S-ART through meditation is proposed to modulate self-specifying and narrative self-networks through an integrative fronto-parietal control network. Relevant perceptual; cognitive; emotional; and behavioral neuropsychological processes are highlighted as supporting mechanisms for S-ART; including intention and motivation; attention regulation; emotion regulation; extinction and reconsolidation; prosociality; non-attachment; and decentering. The S-ART framework and neurobiological model is based on our growing understanding of the mechanisms for neurocognition; empirical literature; and through dismantling the specific meditation practices thought to cultivate mindfulness. The proposed framework will inform future research in the contemplative sciences and target specific areas for development in the treatment of psychological disorders.","author":[{"dropping-particle":"","family":"Functional","given":"David R. Vago*andDavid A. Silbersweig","non-dropping-particle":"","parse-names":false,"suffix":""}],"container-title":"The Journal of clinical investigation","id":"ITEM-7","issued":{"date-parts":[["2012"]]},"note":"</w:instrText>
      </w:r>
      <w:r w:rsidR="00785498" w:rsidRPr="0013159B">
        <w:rPr>
          <w:rFonts w:ascii="David" w:hAnsi="David" w:cs="David"/>
          <w:sz w:val="24"/>
          <w:szCs w:val="24"/>
          <w:rtl/>
        </w:rPr>
        <w:instrText>מודעות עצמית, רגולציה עצמית, התעלות עצמית</w:instrText>
      </w:r>
      <w:r w:rsidR="00785498" w:rsidRPr="0013159B">
        <w:rPr>
          <w:rFonts w:ascii="David" w:hAnsi="David" w:cs="David"/>
          <w:sz w:val="24"/>
          <w:szCs w:val="24"/>
        </w:rPr>
        <w:instrText>\n\nS-ART\n\n</w:instrText>
      </w:r>
      <w:r w:rsidR="00785498" w:rsidRPr="0013159B">
        <w:rPr>
          <w:rFonts w:ascii="David" w:hAnsi="David" w:cs="David"/>
          <w:sz w:val="24"/>
          <w:szCs w:val="24"/>
          <w:rtl/>
        </w:rPr>
        <w:instrText>מכניזם נוירו-ביולוגי של מיינדפולנס</w:instrText>
      </w:r>
      <w:r w:rsidR="00785498" w:rsidRPr="0013159B">
        <w:rPr>
          <w:rFonts w:ascii="David" w:hAnsi="David" w:cs="David"/>
          <w:sz w:val="24"/>
          <w:szCs w:val="24"/>
        </w:rPr>
        <w:instrText>","title":"Self-awareness, self-regulation, and self-transcendence (S-ART): a framework for understanding the neurobiological mechanisms of mindfulness","type":"article-journal"},"uris":["http://www.mendeley.com/documents/?uuid=0006686b-83d4-3585-8f99-1e320045bd6f"]},{"id":"ITEM-8","itemData":{"DOI":"10.1016/j.cpr.2010.11.003","ISBN":"02727358 (ISSN)","ISSN":"02727358","PMID":"21183265","abstract":"Mindfulness meditation practices (MMPs) are a subgroup of meditation practices which are receiving growing attention. The present paper reviews current evidence about the effects of MMPs on objective measures of cognitive functions. Five databases were searched. Twenty three studies providing measures of attention, memory, executive functions and further miscellaneous measures of cognition were included. Fifteen were controlled or randomized controlled studies and 8 were case-control studies. Overall, reviewed studies suggested that early phases of mindfulness training, which are more concerned with the development of focused attention, could be associated with significant improvements in selective and executive attention whereas the following phases, which are characterized by an open monitoring of internal and external stimuli, could be mainly associated with improved unfocused sustained attention abilities. Additionally, MMPs could enhance working memory capacity and some executive functions. However, many of the included studies show methodological limitations and negative results have been reported as well, plausibly reflecting differences in study design, study duration and patients' populations. Accordingly, even though findings here reviewed provided preliminary evidence suggesting that MMPs could enhance cognitive functions, available evidence should be considered with caution and further high quality studies investigating more standardized mindfulness meditation programs are needed. © 2010 Elsevier Ltd.","author":[{"dropping-particle":"","family":"Chiesa","given":"Alberto","non-dropping-particle":"","parse-names":false,"suffix":""},{"dropping-particle":"","family":"Calati","given":"Raffaella","non-dropping-particle":"","parse-names":false,"suffix":""},{"dropping-particle":"","family":"Serretti","given":"Alessandro","non-dropping-particle":"","parse-names":false,"suffix":""}],"container-title":"Clinical Psychology Review","id":"ITEM-8","issue":"3","issued":{"date-parts":[["2011"]]},"note":"</w:instrText>
      </w:r>
      <w:r w:rsidR="00785498" w:rsidRPr="0013159B">
        <w:rPr>
          <w:rFonts w:ascii="David" w:hAnsi="David" w:cs="David"/>
          <w:sz w:val="24"/>
          <w:szCs w:val="24"/>
          <w:rtl/>
        </w:rPr>
        <w:instrText>האם מיינדפולנס משפר יכולות קוג</w:instrText>
      </w:r>
      <w:r w:rsidR="00785498" w:rsidRPr="0013159B">
        <w:rPr>
          <w:rFonts w:ascii="David" w:hAnsi="David" w:cs="David"/>
          <w:sz w:val="24"/>
          <w:szCs w:val="24"/>
        </w:rPr>
        <w:instrText>'?\n</w:instrText>
      </w:r>
      <w:r w:rsidR="00785498" w:rsidRPr="0013159B">
        <w:rPr>
          <w:rFonts w:ascii="David" w:hAnsi="David" w:cs="David"/>
          <w:sz w:val="24"/>
          <w:szCs w:val="24"/>
          <w:rtl/>
        </w:rPr>
        <w:instrText>מאמר סקירה, זווית נוירופסיכולוגית</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טבלת הזהב של המדדים</w:instrText>
      </w:r>
      <w:r w:rsidR="00785498" w:rsidRPr="0013159B">
        <w:rPr>
          <w:rFonts w:ascii="David" w:hAnsi="David" w:cs="David"/>
          <w:sz w:val="24"/>
          <w:szCs w:val="24"/>
        </w:rPr>
        <w:instrText xml:space="preserve"> \n2011","page":"449-464","publisher":"Elsevier Ltd","title":"Does mindfulness training improve cognitive abilities? A systematic review of neuropsychological findings","type":"article-journal","volume":"31"},"uris":["http://www.mendeley.com/documents/?uuid=e234f459-0418-4616-9497-1498868e34bb"]},{"id":"ITEM-9","itemData":{"DOI":"10.1016/j.concog.2016.08.017","ISBN":"1090-2376\\r1053-8100","ISSN":"10902376","PMID":"27580462","abstract":"Mindfulness is theorised to improve attention regulation and other cognitive processes. This systematic review examines whether 8-week standardised and manualised mindfulness training programs such as Mindfulness Based Cognitive Therapy (MBCT) and Mindfulness Based Stress Reduction (MBSR) enhances attention, memory and executive function abilities measured by objective neuropsychological tests. Seven databases were searched resulting in 18 studies meeting inclusion criteria for review. Overall studies did not support attention or executive function improvements. We found preliminary evidence for improvements in working memory and autobiographical memory as well as cognitive flexibility and meta-awareness. Short-term mindfulness meditation training did not enhance theorised attentional pathways. Results call into question the theoretical underpinnings of mindfulness, further highlighting the need for a comprehensive theoretical framework.","author":[{"dropping-particle":"","family":"Lao","given":"So An","non-dropping-particle":"","parse-names":false,"suffix":""},{"dropping-particle":"","family":"Kissane","given":"David","non-dropping-particle":"","parse-names":false,"suffix":""},{"dropping-particle":"","family":"Meadows","given":"Graham","non-dropping-particle":"","parse-names":false,"suffix":""}],"container-title":"Consciousness and Cognition","id":"ITEM-9","issued":{"date-parts":[["2016"]]},"note":"</w:instrText>
      </w:r>
      <w:r w:rsidR="00785498" w:rsidRPr="0013159B">
        <w:rPr>
          <w:rFonts w:ascii="David" w:hAnsi="David" w:cs="David"/>
          <w:sz w:val="24"/>
          <w:szCs w:val="24"/>
          <w:rtl/>
        </w:rPr>
        <w:instrText>השפעות קוגניטביות של</w:instrText>
      </w:r>
      <w:r w:rsidR="00785498" w:rsidRPr="0013159B">
        <w:rPr>
          <w:rFonts w:ascii="David" w:hAnsi="David" w:cs="David"/>
          <w:sz w:val="24"/>
          <w:szCs w:val="24"/>
        </w:rPr>
        <w:instrText xml:space="preserve"> \nMBSR\\MBCT\n\n</w:instrText>
      </w:r>
      <w:r w:rsidR="00785498" w:rsidRPr="0013159B">
        <w:rPr>
          <w:rFonts w:ascii="David" w:hAnsi="David" w:cs="David"/>
          <w:sz w:val="24"/>
          <w:szCs w:val="24"/>
          <w:rtl/>
        </w:rPr>
        <w:instrText>מיינדפולנס באופו תיאורטי אמור לשפר בקרת קשב ותהליכים קוגניטביים אחרים</w:instrText>
      </w:r>
      <w:r w:rsidR="00785498" w:rsidRPr="0013159B">
        <w:rPr>
          <w:rFonts w:ascii="David" w:hAnsi="David" w:cs="David"/>
          <w:sz w:val="24"/>
          <w:szCs w:val="24"/>
        </w:rPr>
        <w:instrText>.\n</w:instrText>
      </w:r>
      <w:r w:rsidR="00785498" w:rsidRPr="0013159B">
        <w:rPr>
          <w:rFonts w:ascii="David" w:hAnsi="David" w:cs="David"/>
          <w:sz w:val="24"/>
          <w:szCs w:val="24"/>
          <w:rtl/>
        </w:rPr>
        <w:instrText>מאמר סקירה זה סוקר את ה</w:instrText>
      </w:r>
      <w:r w:rsidR="00785498" w:rsidRPr="0013159B">
        <w:rPr>
          <w:rFonts w:ascii="David" w:hAnsi="David" w:cs="David"/>
          <w:sz w:val="24"/>
          <w:szCs w:val="24"/>
        </w:rPr>
        <w:instrText xml:space="preserve">-MBSR MBCT </w:instrText>
      </w:r>
      <w:r w:rsidR="00785498" w:rsidRPr="0013159B">
        <w:rPr>
          <w:rFonts w:ascii="David" w:hAnsi="David" w:cs="David"/>
          <w:sz w:val="24"/>
          <w:szCs w:val="24"/>
          <w:rtl/>
        </w:rPr>
        <w:instrText>בהקשר של קשב, זכרון וביצוע, מדידות נוירופיזיולוגיות</w:instrText>
      </w:r>
      <w:r w:rsidR="00785498" w:rsidRPr="0013159B">
        <w:rPr>
          <w:rFonts w:ascii="David" w:hAnsi="David" w:cs="David"/>
          <w:sz w:val="24"/>
          <w:szCs w:val="24"/>
        </w:rPr>
        <w:instrText>.\n</w:instrText>
      </w:r>
      <w:r w:rsidR="00785498" w:rsidRPr="0013159B">
        <w:rPr>
          <w:rFonts w:ascii="David" w:hAnsi="David" w:cs="David"/>
          <w:sz w:val="24"/>
          <w:szCs w:val="24"/>
          <w:rtl/>
        </w:rPr>
        <w:instrText>בכללי - לא נמצא שיפור בפונק' ביצועיות</w:instrText>
      </w:r>
      <w:r w:rsidR="00785498" w:rsidRPr="0013159B">
        <w:rPr>
          <w:rFonts w:ascii="David" w:hAnsi="David" w:cs="David"/>
          <w:sz w:val="24"/>
          <w:szCs w:val="24"/>
        </w:rPr>
        <w:instrText>. \n</w:instrText>
      </w:r>
      <w:r w:rsidR="00785498" w:rsidRPr="0013159B">
        <w:rPr>
          <w:rFonts w:ascii="David" w:hAnsi="David" w:cs="David"/>
          <w:sz w:val="24"/>
          <w:szCs w:val="24"/>
          <w:rtl/>
        </w:rPr>
        <w:instrText>נמצאו ראיות ראשוניות לשיפור ב</w:instrText>
      </w:r>
      <w:r w:rsidR="00785498" w:rsidRPr="0013159B">
        <w:rPr>
          <w:rFonts w:ascii="David" w:hAnsi="David" w:cs="David"/>
          <w:sz w:val="24"/>
          <w:szCs w:val="24"/>
        </w:rPr>
        <w:instrText xml:space="preserve">-WM </w:instrText>
      </w:r>
      <w:r w:rsidR="00785498" w:rsidRPr="0013159B">
        <w:rPr>
          <w:rFonts w:ascii="David" w:hAnsi="David" w:cs="David"/>
          <w:sz w:val="24"/>
          <w:szCs w:val="24"/>
          <w:rtl/>
        </w:rPr>
        <w:instrText>ובזכרון אוטוביוגרפי</w:instrText>
      </w:r>
      <w:r w:rsidR="00785498" w:rsidRPr="0013159B">
        <w:rPr>
          <w:rFonts w:ascii="David" w:hAnsi="David" w:cs="David"/>
          <w:sz w:val="24"/>
          <w:szCs w:val="24"/>
        </w:rPr>
        <w:instrText xml:space="preserve"> .\n</w:instrText>
      </w:r>
      <w:r w:rsidR="00785498" w:rsidRPr="0013159B">
        <w:rPr>
          <w:rFonts w:ascii="David" w:hAnsi="David" w:cs="David"/>
          <w:sz w:val="24"/>
          <w:szCs w:val="24"/>
          <w:rtl/>
        </w:rPr>
        <w:instrText>ובגמישות קוגניטיביות ומטא-מודעות</w:instrText>
      </w:r>
      <w:r w:rsidR="00785498" w:rsidRPr="0013159B">
        <w:rPr>
          <w:rFonts w:ascii="David" w:hAnsi="David" w:cs="David"/>
          <w:sz w:val="24"/>
          <w:szCs w:val="24"/>
        </w:rPr>
        <w:instrText>.","page":"109-123","publisher":"Elsevier Inc.","title":"Cognitive effects of MBSR/MBCT: A systematic review of neuropsychological outcomes","type":"article-journal","volume":"45"},"uris":["http://www.mendeley.com/documents/?uuid=2893b431-8639-466d-8eaf-fa14607a6f18"]}],"mendeley":{"formattedCitation":"(Bishop et al., 2004; Chiesa et al., 2011; Functional, 2012; Hölzel et al., 2011; Lao et al., 2016; Lutz et al., 2015; Malinowski, 2013; Shapiro et al., 2006b; Y. Y. Tang et al., 2015)","plainTextFormattedCitation":"(Bishop et al., 2004; Chiesa et al., 2011; Functional, 2012; Hölzel et al., 2011; Lao et al., 2016; Lutz et al., 2015; Malinowski, 2013; Shapiro et al., 2006b; Y. Y. Tang et al., 2015)","previouslyFormattedCitation":"(Bishop et al., 2004; Chiesa et al., 2011; Functional, 2012; Hölzel et al., 2011; Lao et al., 2016; Lutz et al., 2015; Malinowski, 2013; Shapiro et al., 2006b; Y. Y. Tang et al., 2015)"},"properties":{"noteIndex":0},"schema":"https://github.com/citation-style-language/schema/raw/master/csl-citation.json"}</w:instrText>
      </w:r>
      <w:r w:rsidRPr="006A4A9B">
        <w:rPr>
          <w:rFonts w:ascii="David" w:hAnsi="David" w:cs="David"/>
          <w:sz w:val="24"/>
          <w:szCs w:val="24"/>
        </w:rPr>
        <w:fldChar w:fldCharType="separate"/>
      </w:r>
      <w:r w:rsidR="001E2173" w:rsidRPr="006A4A9B">
        <w:rPr>
          <w:rFonts w:ascii="David" w:hAnsi="David" w:cs="David"/>
          <w:noProof/>
          <w:sz w:val="24"/>
          <w:szCs w:val="24"/>
        </w:rPr>
        <w:t>(Bishop et al., 2004; Chiesa et al., 2011; Functional, 2012; Hölzel et al., 2011; Lao et al., 2016; Lutz et al., 2015; Malinowski, 2013; Shapiro et al., 2006b; Y. Y. Tang et al., 2015)</w:t>
      </w:r>
      <w:r w:rsidRPr="006A4A9B">
        <w:rPr>
          <w:rFonts w:ascii="David" w:hAnsi="David" w:cs="David"/>
          <w:sz w:val="24"/>
          <w:szCs w:val="24"/>
        </w:rPr>
        <w:fldChar w:fldCharType="end"/>
      </w:r>
      <w:r w:rsidRPr="006A4A9B">
        <w:rPr>
          <w:rFonts w:ascii="David" w:hAnsi="David" w:cs="David"/>
          <w:color w:val="000000" w:themeColor="text1"/>
          <w:sz w:val="24"/>
          <w:szCs w:val="24"/>
        </w:rPr>
        <w:t xml:space="preserve">. </w:t>
      </w:r>
      <w:del w:id="1331" w:author="0mer dar" w:date="2020-03-02T11:05:00Z">
        <w:r w:rsidRPr="006A4A9B" w:rsidDel="00CC1436">
          <w:rPr>
            <w:rFonts w:ascii="David" w:hAnsi="David" w:cs="David"/>
            <w:color w:val="000000" w:themeColor="text1"/>
            <w:sz w:val="24"/>
            <w:szCs w:val="24"/>
          </w:rPr>
          <w:delText xml:space="preserve">  </w:delText>
        </w:r>
      </w:del>
    </w:p>
    <w:p w14:paraId="5DDF09BD" w14:textId="5A240D9F" w:rsidR="003F6CCB" w:rsidRPr="0013159B" w:rsidDel="00A07F71" w:rsidRDefault="003F6CCB" w:rsidP="00AD52EC">
      <w:pPr>
        <w:autoSpaceDE w:val="0"/>
        <w:autoSpaceDN w:val="0"/>
        <w:adjustRightInd w:val="0"/>
        <w:spacing w:after="0"/>
        <w:rPr>
          <w:del w:id="1332" w:author="0mer dar" w:date="2020-03-02T11:08:00Z"/>
          <w:rFonts w:ascii="David" w:hAnsi="David" w:cs="David"/>
          <w:b/>
          <w:bCs/>
          <w:color w:val="000000" w:themeColor="text1"/>
          <w:sz w:val="24"/>
          <w:szCs w:val="24"/>
        </w:rPr>
      </w:pPr>
      <w:r w:rsidRPr="0013159B">
        <w:rPr>
          <w:rFonts w:ascii="David" w:hAnsi="David" w:cs="David"/>
          <w:b/>
          <w:bCs/>
          <w:color w:val="000000" w:themeColor="text1"/>
          <w:sz w:val="24"/>
          <w:szCs w:val="24"/>
        </w:rPr>
        <w:t>(ii)</w:t>
      </w:r>
      <w:ins w:id="1333" w:author="0mer dar" w:date="2020-03-02T11:06:00Z">
        <w:r w:rsidR="00CC1436" w:rsidRPr="0013159B">
          <w:rPr>
            <w:rFonts w:ascii="David" w:hAnsi="David" w:cs="David"/>
            <w:b/>
            <w:bCs/>
            <w:color w:val="000000" w:themeColor="text1"/>
            <w:sz w:val="24"/>
            <w:szCs w:val="24"/>
          </w:rPr>
          <w:t xml:space="preserve"> interoceptive attention.</w:t>
        </w:r>
      </w:ins>
      <w:r w:rsidRPr="0013159B">
        <w:rPr>
          <w:rFonts w:ascii="David" w:hAnsi="David" w:cs="David"/>
          <w:b/>
          <w:bCs/>
          <w:color w:val="000000" w:themeColor="text1"/>
          <w:sz w:val="24"/>
          <w:szCs w:val="24"/>
        </w:rPr>
        <w:t xml:space="preserve"> </w:t>
      </w:r>
      <w:ins w:id="1334" w:author="0mer dar" w:date="2020-03-02T11:07:00Z">
        <w:r w:rsidR="00CC1436" w:rsidRPr="0013159B">
          <w:rPr>
            <w:rFonts w:ascii="David" w:hAnsi="David" w:cs="David"/>
            <w:color w:val="000000" w:themeColor="text1"/>
            <w:sz w:val="24"/>
            <w:szCs w:val="24"/>
            <w:rPrChange w:id="1335" w:author="0mer dar" w:date="2020-03-08T20:10:00Z">
              <w:rPr>
                <w:rFonts w:ascii="David" w:hAnsi="David" w:cs="David"/>
                <w:b/>
                <w:bCs/>
                <w:color w:val="000000" w:themeColor="text1"/>
                <w:sz w:val="24"/>
                <w:szCs w:val="24"/>
              </w:rPr>
            </w:rPrChange>
          </w:rPr>
          <w:t>(a)</w:t>
        </w:r>
        <w:r w:rsidR="00CC1436" w:rsidRPr="006A4A9B">
          <w:rPr>
            <w:rFonts w:ascii="David" w:hAnsi="David" w:cs="David"/>
            <w:b/>
            <w:bCs/>
            <w:color w:val="000000" w:themeColor="text1"/>
            <w:sz w:val="24"/>
            <w:szCs w:val="24"/>
          </w:rPr>
          <w:t xml:space="preserve"> </w:t>
        </w:r>
      </w:ins>
      <w:del w:id="1336" w:author="0mer dar" w:date="2020-03-02T11:08:00Z">
        <w:r w:rsidRPr="006A4A9B" w:rsidDel="00CC1436">
          <w:rPr>
            <w:rFonts w:ascii="David" w:hAnsi="David" w:cs="David"/>
            <w:color w:val="000000" w:themeColor="text1"/>
            <w:sz w:val="24"/>
            <w:szCs w:val="24"/>
          </w:rPr>
          <w:delText>The prevalence and intensity of</w:delText>
        </w:r>
      </w:del>
      <w:ins w:id="1337" w:author="0mer dar" w:date="2020-03-02T11:08:00Z">
        <w:r w:rsidR="00CC1436" w:rsidRPr="0013159B">
          <w:rPr>
            <w:rFonts w:ascii="David" w:hAnsi="David" w:cs="David"/>
            <w:color w:val="000000" w:themeColor="text1"/>
            <w:sz w:val="24"/>
            <w:szCs w:val="24"/>
          </w:rPr>
          <w:t>enhanced</w:t>
        </w:r>
      </w:ins>
      <w:ins w:id="1338" w:author="0mer dar" w:date="2020-03-02T11:07:00Z">
        <w:r w:rsidR="00CC1436" w:rsidRPr="0013159B">
          <w:rPr>
            <w:rFonts w:ascii="David" w:hAnsi="David" w:cs="David"/>
            <w:color w:val="000000" w:themeColor="text1"/>
            <w:sz w:val="24"/>
            <w:szCs w:val="24"/>
          </w:rPr>
          <w:t xml:space="preserve"> sensibility </w:t>
        </w:r>
      </w:ins>
      <w:ins w:id="1339" w:author="0mer dar" w:date="2020-03-02T11:08:00Z">
        <w:r w:rsidR="00CC1436" w:rsidRPr="0013159B">
          <w:rPr>
            <w:rFonts w:ascii="David" w:hAnsi="David" w:cs="David"/>
            <w:color w:val="000000" w:themeColor="text1"/>
            <w:sz w:val="24"/>
            <w:szCs w:val="24"/>
          </w:rPr>
          <w:t>to</w:t>
        </w:r>
      </w:ins>
      <w:r w:rsidRPr="0013159B">
        <w:rPr>
          <w:rFonts w:ascii="David" w:hAnsi="David" w:cs="David"/>
          <w:color w:val="000000" w:themeColor="text1"/>
          <w:sz w:val="24"/>
          <w:szCs w:val="24"/>
        </w:rPr>
        <w:t xml:space="preserve"> bodily sensations</w:t>
      </w:r>
      <w:ins w:id="1340" w:author="0mer dar" w:date="2020-03-02T11:09:00Z">
        <w:r w:rsidR="00A07F71" w:rsidRPr="0013159B">
          <w:rPr>
            <w:rFonts w:ascii="David" w:hAnsi="David" w:cs="David"/>
            <w:color w:val="000000" w:themeColor="text1"/>
            <w:sz w:val="24"/>
            <w:szCs w:val="24"/>
          </w:rPr>
          <w:t xml:space="preserve"> in response to negative and neutral thoughts</w:t>
        </w:r>
      </w:ins>
      <w:r w:rsidRPr="0013159B">
        <w:rPr>
          <w:rFonts w:ascii="David" w:hAnsi="David" w:cs="David"/>
          <w:color w:val="000000" w:themeColor="text1"/>
          <w:sz w:val="24"/>
          <w:szCs w:val="24"/>
        </w:rPr>
        <w:t xml:space="preserve"> (STP &amp; Body Map task), will be </w:t>
      </w:r>
      <w:del w:id="1341" w:author="0mer dar" w:date="2020-03-02T11:06:00Z">
        <w:r w:rsidRPr="0013159B" w:rsidDel="00CC1436">
          <w:rPr>
            <w:rFonts w:ascii="David" w:hAnsi="David" w:cs="David"/>
            <w:color w:val="000000" w:themeColor="text1"/>
            <w:sz w:val="24"/>
            <w:szCs w:val="24"/>
          </w:rPr>
          <w:delText xml:space="preserve">correlated </w:delText>
        </w:r>
      </w:del>
      <w:ins w:id="1342" w:author="0mer dar" w:date="2020-03-02T11:06:00Z">
        <w:r w:rsidR="00CC1436" w:rsidRPr="0013159B">
          <w:rPr>
            <w:rFonts w:ascii="David" w:hAnsi="David" w:cs="David"/>
            <w:color w:val="000000" w:themeColor="text1"/>
            <w:sz w:val="24"/>
            <w:szCs w:val="24"/>
          </w:rPr>
          <w:t xml:space="preserve">related </w:t>
        </w:r>
      </w:ins>
      <w:del w:id="1343" w:author="0mer dar" w:date="2020-03-02T11:06:00Z">
        <w:r w:rsidRPr="0013159B" w:rsidDel="00CC1436">
          <w:rPr>
            <w:rFonts w:ascii="David" w:hAnsi="David" w:cs="David"/>
            <w:color w:val="000000" w:themeColor="text1"/>
            <w:sz w:val="24"/>
            <w:szCs w:val="24"/>
          </w:rPr>
          <w:delText xml:space="preserve">with </w:delText>
        </w:r>
      </w:del>
      <w:ins w:id="1344" w:author="0mer dar" w:date="2020-03-02T11:06:00Z">
        <w:r w:rsidR="00CC1436" w:rsidRPr="0013159B">
          <w:rPr>
            <w:rFonts w:ascii="David" w:hAnsi="David" w:cs="David"/>
            <w:color w:val="000000" w:themeColor="text1"/>
            <w:sz w:val="24"/>
            <w:szCs w:val="24"/>
          </w:rPr>
          <w:t xml:space="preserve"> to </w:t>
        </w:r>
      </w:ins>
      <w:del w:id="1345" w:author="0mer dar" w:date="2020-03-02T11:06:00Z">
        <w:r w:rsidRPr="0013159B" w:rsidDel="00CC1436">
          <w:rPr>
            <w:rFonts w:ascii="David" w:hAnsi="David" w:cs="David"/>
            <w:color w:val="000000" w:themeColor="text1"/>
            <w:sz w:val="24"/>
            <w:szCs w:val="24"/>
          </w:rPr>
          <w:delText xml:space="preserve">the frequency of </w:delText>
        </w:r>
      </w:del>
      <w:r w:rsidRPr="0013159B">
        <w:rPr>
          <w:rFonts w:ascii="David" w:hAnsi="David" w:cs="David"/>
          <w:color w:val="000000" w:themeColor="text1"/>
          <w:sz w:val="24"/>
          <w:szCs w:val="24"/>
        </w:rPr>
        <w:t xml:space="preserve">mindful awareness of bodily experiences during mindfulness meditation (MAT). </w:t>
      </w:r>
      <w:moveFromRangeStart w:id="1346" w:author="0mer dar" w:date="2020-03-02T14:12:00Z" w:name="move34050773"/>
      <w:moveFrom w:id="1347" w:author="0mer dar" w:date="2020-03-02T14:12:00Z">
        <w:r w:rsidRPr="0013159B" w:rsidDel="00725018">
          <w:rPr>
            <w:rFonts w:ascii="David" w:hAnsi="David" w:cs="David"/>
            <w:color w:val="000000" w:themeColor="text1"/>
            <w:sz w:val="24"/>
            <w:szCs w:val="24"/>
            <w:highlight w:val="magenta"/>
          </w:rPr>
          <w:t xml:space="preserve">Indeed, </w:t>
        </w:r>
        <w:r w:rsidRPr="0013159B" w:rsidDel="00725018">
          <w:rPr>
            <w:rFonts w:ascii="David" w:hAnsi="David" w:cs="David"/>
            <w:color w:val="000000" w:themeColor="text1"/>
            <w:sz w:val="24"/>
            <w:szCs w:val="24"/>
          </w:rPr>
          <w:t>interoceptive attention to bodily sensations is a main attentional process in mindfulness practices (</w:t>
        </w:r>
        <w:r w:rsidRPr="006A4A9B" w:rsidDel="00725018">
          <w:rPr>
            <w:rFonts w:ascii="David" w:hAnsi="David" w:cs="David"/>
            <w:color w:val="000000" w:themeColor="text1"/>
            <w:sz w:val="24"/>
            <w:szCs w:val="24"/>
          </w:rPr>
          <w:fldChar w:fldCharType="begin" w:fldLock="1"/>
        </w:r>
        <w:r w:rsidRPr="006A4A9B" w:rsidDel="00725018">
          <w:rPr>
            <w:rFonts w:ascii="David" w:hAnsi="David" w:cs="David"/>
            <w:color w:val="000000" w:themeColor="text1"/>
            <w:sz w:val="24"/>
            <w:szCs w:val="24"/>
          </w:rPr>
          <w:instrText>ADDIN CSL_CITATION {"citationItems":[{"id":"ITEM-1","itemData":{"DOI":"10.3389/fpsyg.2015.00763","author":[{"dropping</w:instrText>
        </w:r>
        <w:r w:rsidRPr="0013159B" w:rsidDel="00725018">
          <w:rPr>
            <w:rFonts w:ascii="David" w:hAnsi="David" w:cs="David"/>
            <w:color w:val="000000" w:themeColor="text1"/>
            <w:sz w:val="24"/>
            <w:szCs w:val="24"/>
          </w:rPr>
          <w:instrText>-particle":"","family":"Farb","given":"Norman","non-dropping-particle":"","parse-names":false,"suffix":""},{"dropping-particle":"","family":"Mehling","given":"Wolf E","non-dropping-particle":"","parse-names":false,"suffix":""}],"id":"ITEM-1","issue":"June","issued":{"date-parts":[["2015"]]},"note":"</w:instrText>
        </w:r>
        <w:r w:rsidRPr="0013159B" w:rsidDel="00725018">
          <w:rPr>
            <w:rFonts w:ascii="David" w:hAnsi="David" w:cs="David"/>
            <w:color w:val="000000" w:themeColor="text1"/>
            <w:sz w:val="24"/>
            <w:szCs w:val="24"/>
            <w:rtl/>
          </w:rPr>
          <w:instrText>מטרה בקריאה - להבין יותר לעומק את המושג 'אינטרוספציה' והאם אני מעוניינת להכניס את זה כמאפיין</w:instrText>
        </w:r>
        <w:r w:rsidRPr="0013159B" w:rsidDel="00725018">
          <w:rPr>
            <w:rFonts w:ascii="David" w:hAnsi="David" w:cs="David"/>
            <w:color w:val="000000" w:themeColor="text1"/>
            <w:sz w:val="24"/>
            <w:szCs w:val="24"/>
          </w:rPr>
          <w:instrText xml:space="preserve"> </w:instrText>
        </w:r>
        <w:r w:rsidRPr="0013159B" w:rsidDel="00725018">
          <w:rPr>
            <w:rFonts w:ascii="David" w:hAnsi="David" w:cs="David"/>
            <w:color w:val="000000" w:themeColor="text1"/>
            <w:sz w:val="24"/>
            <w:szCs w:val="24"/>
            <w:rtl/>
          </w:rPr>
          <w:instrText>נוסף של</w:instrText>
        </w:r>
        <w:r w:rsidRPr="0013159B" w:rsidDel="00725018">
          <w:rPr>
            <w:rFonts w:ascii="David" w:hAnsi="David" w:cs="David"/>
            <w:color w:val="000000" w:themeColor="text1"/>
            <w:sz w:val="24"/>
            <w:szCs w:val="24"/>
          </w:rPr>
          <w:instrText xml:space="preserve"> IA </w:instrText>
        </w:r>
        <w:r w:rsidRPr="0013159B" w:rsidDel="00725018">
          <w:rPr>
            <w:rFonts w:ascii="David" w:hAnsi="David" w:cs="David"/>
            <w:color w:val="000000" w:themeColor="text1"/>
            <w:sz w:val="24"/>
            <w:szCs w:val="24"/>
            <w:rtl/>
          </w:rPr>
          <w:instrText>שמשתנה כתוצאה מהתרגול</w:instrText>
        </w:r>
        <w:r w:rsidRPr="0013159B" w:rsidDel="00725018">
          <w:rPr>
            <w:rFonts w:ascii="David" w:hAnsi="David" w:cs="David"/>
            <w:color w:val="000000" w:themeColor="text1"/>
            <w:sz w:val="24"/>
            <w:szCs w:val="24"/>
          </w:rPr>
          <w:instrText xml:space="preserve"> \n\n</w:instrText>
        </w:r>
        <w:r w:rsidRPr="0013159B" w:rsidDel="00725018">
          <w:rPr>
            <w:rFonts w:ascii="David" w:hAnsi="David" w:cs="David"/>
            <w:color w:val="000000" w:themeColor="text1"/>
            <w:sz w:val="24"/>
            <w:szCs w:val="24"/>
            <w:rtl/>
          </w:rPr>
          <w:instrText>אינטרוספציה, תרגול מתבונן ובריאות</w:instrText>
        </w:r>
        <w:r w:rsidRPr="0013159B" w:rsidDel="00725018">
          <w:rPr>
            <w:rFonts w:ascii="David" w:hAnsi="David" w:cs="David"/>
            <w:color w:val="000000" w:themeColor="text1"/>
            <w:sz w:val="24"/>
            <w:szCs w:val="24"/>
          </w:rPr>
          <w:instrText xml:space="preserve"> \n</w:instrText>
        </w:r>
        <w:r w:rsidRPr="0013159B" w:rsidDel="00725018">
          <w:rPr>
            <w:rFonts w:ascii="David" w:hAnsi="David" w:cs="David"/>
            <w:color w:val="000000" w:themeColor="text1"/>
            <w:sz w:val="24"/>
            <w:szCs w:val="24"/>
            <w:rtl/>
          </w:rPr>
          <w:instrText>נורמן פרב, 2015</w:instrText>
        </w:r>
        <w:r w:rsidRPr="0013159B" w:rsidDel="00725018">
          <w:rPr>
            <w:rFonts w:ascii="David" w:hAnsi="David" w:cs="David"/>
            <w:color w:val="000000" w:themeColor="text1"/>
            <w:sz w:val="24"/>
            <w:szCs w:val="24"/>
          </w:rPr>
          <w:instrText>\n\n</w:instrText>
        </w:r>
        <w:r w:rsidRPr="0013159B" w:rsidDel="00725018">
          <w:rPr>
            <w:rFonts w:ascii="David" w:hAnsi="David" w:cs="David"/>
            <w:color w:val="000000" w:themeColor="text1"/>
            <w:sz w:val="24"/>
            <w:szCs w:val="24"/>
            <w:rtl/>
          </w:rPr>
          <w:instrText>אינטרוספציה יכולה להיות מוגדרת כתחושה של סיגנאלים שנוצרים בתוך הגוף</w:instrText>
        </w:r>
        <w:r w:rsidRPr="0013159B" w:rsidDel="00725018">
          <w:rPr>
            <w:rFonts w:ascii="David" w:hAnsi="David" w:cs="David"/>
            <w:color w:val="000000" w:themeColor="text1"/>
            <w:sz w:val="24"/>
            <w:szCs w:val="24"/>
          </w:rPr>
          <w:instrText>.\n</w:instrText>
        </w:r>
        <w:r w:rsidRPr="0013159B" w:rsidDel="00725018">
          <w:rPr>
            <w:rFonts w:ascii="David" w:hAnsi="David" w:cs="David"/>
            <w:color w:val="000000" w:themeColor="text1"/>
            <w:sz w:val="24"/>
            <w:szCs w:val="24"/>
            <w:rtl/>
          </w:rPr>
          <w:instrText>משמעותית לתחושה של</w:instrText>
        </w:r>
        <w:r w:rsidRPr="0013159B" w:rsidDel="00725018">
          <w:rPr>
            <w:rFonts w:ascii="David" w:hAnsi="David" w:cs="David"/>
            <w:color w:val="000000" w:themeColor="text1"/>
            <w:sz w:val="24"/>
            <w:szCs w:val="24"/>
          </w:rPr>
          <w:instrText xml:space="preserve"> embodiment, </w:instrText>
        </w:r>
        <w:r w:rsidRPr="0013159B" w:rsidDel="00725018">
          <w:rPr>
            <w:rFonts w:ascii="David" w:hAnsi="David" w:cs="David"/>
            <w:color w:val="000000" w:themeColor="text1"/>
            <w:sz w:val="24"/>
            <w:szCs w:val="24"/>
            <w:rtl/>
          </w:rPr>
          <w:instrText>מוטיבציה ואיכות חיים</w:instrText>
        </w:r>
        <w:r w:rsidRPr="0013159B" w:rsidDel="00725018">
          <w:rPr>
            <w:rFonts w:ascii="David" w:hAnsi="David" w:cs="David"/>
            <w:color w:val="000000" w:themeColor="text1"/>
            <w:sz w:val="24"/>
            <w:szCs w:val="24"/>
          </w:rPr>
          <w:instrText>.","page":"1-26","title":"Interoception , contemplative practice , and health","type":"article-journal","volume":"6"},"uris":["http://www.mendeley.com/documents/?uuid=d2877b16-7b26-44e6-ba93-7437a57f73b3"]}],"mendeley":{"formattedCitation":"(N. Farb &amp; Mehling, 2015)","plainTextFormattedCitation":"(N. Farb &amp; Mehling, 2015)","previouslyFormattedCitation":"(N. Farb &amp; Mehling, 2015)"},"properties":{"noteIndex":0},"schema":"https://github.com/citation-style-language/schema/raw/master/csl-citation.json"}</w:instrText>
        </w:r>
        <w:r w:rsidRPr="006A4A9B" w:rsidDel="00725018">
          <w:rPr>
            <w:rFonts w:ascii="David" w:hAnsi="David" w:cs="David"/>
            <w:color w:val="000000" w:themeColor="text1"/>
            <w:sz w:val="24"/>
            <w:szCs w:val="24"/>
          </w:rPr>
          <w:fldChar w:fldCharType="separate"/>
        </w:r>
        <w:r w:rsidRPr="006A4A9B" w:rsidDel="00725018">
          <w:rPr>
            <w:rFonts w:ascii="David" w:hAnsi="David" w:cs="David"/>
            <w:noProof/>
            <w:color w:val="000000" w:themeColor="text1"/>
            <w:sz w:val="24"/>
            <w:szCs w:val="24"/>
          </w:rPr>
          <w:t>(N. Farb &amp; Mehling, 2015)</w:t>
        </w:r>
        <w:r w:rsidRPr="006A4A9B" w:rsidDel="00725018">
          <w:rPr>
            <w:rFonts w:ascii="David" w:hAnsi="David" w:cs="David"/>
            <w:color w:val="000000" w:themeColor="text1"/>
            <w:sz w:val="24"/>
            <w:szCs w:val="24"/>
          </w:rPr>
          <w:fldChar w:fldCharType="end"/>
        </w:r>
        <w:r w:rsidRPr="006A4A9B" w:rsidDel="00725018">
          <w:rPr>
            <w:rFonts w:ascii="David" w:hAnsi="David" w:cs="David"/>
            <w:color w:val="000000" w:themeColor="text1"/>
            <w:sz w:val="24"/>
            <w:szCs w:val="24"/>
          </w:rPr>
          <w:t xml:space="preserve">.  </w:t>
        </w:r>
      </w:moveFrom>
      <w:moveFromRangeEnd w:id="1346"/>
      <w:ins w:id="1348" w:author="0mer dar" w:date="2020-03-02T11:10:00Z">
        <w:r w:rsidR="00A07F71" w:rsidRPr="006A4A9B">
          <w:rPr>
            <w:rFonts w:ascii="David" w:hAnsi="David" w:cs="David"/>
            <w:color w:val="000000" w:themeColor="text1"/>
            <w:sz w:val="24"/>
            <w:szCs w:val="24"/>
          </w:rPr>
          <w:t>(b)</w:t>
        </w:r>
      </w:ins>
      <w:ins w:id="1349" w:author="0mer dar" w:date="2020-03-04T09:28:00Z">
        <w:r w:rsidR="00EF0423" w:rsidRPr="0013159B">
          <w:rPr>
            <w:rFonts w:ascii="David" w:hAnsi="David" w:cs="David"/>
            <w:color w:val="000000" w:themeColor="text1"/>
            <w:sz w:val="24"/>
            <w:szCs w:val="24"/>
          </w:rPr>
          <w:t xml:space="preserve"> </w:t>
        </w:r>
      </w:ins>
    </w:p>
    <w:p w14:paraId="508576D2" w14:textId="0DA236AD" w:rsidR="003F6CCB" w:rsidRPr="006A4A9B" w:rsidRDefault="003F6CCB" w:rsidP="00725018">
      <w:pPr>
        <w:autoSpaceDE w:val="0"/>
        <w:autoSpaceDN w:val="0"/>
        <w:adjustRightInd w:val="0"/>
        <w:spacing w:after="0"/>
        <w:rPr>
          <w:rFonts w:ascii="David" w:hAnsi="David" w:cs="David"/>
          <w:sz w:val="24"/>
          <w:szCs w:val="24"/>
        </w:rPr>
      </w:pPr>
      <w:del w:id="1350" w:author="0mer dar" w:date="2020-03-02T11:08:00Z">
        <w:r w:rsidRPr="0013159B" w:rsidDel="00A07F71">
          <w:rPr>
            <w:rFonts w:ascii="David" w:hAnsi="David" w:cs="David"/>
            <w:b/>
            <w:bCs/>
            <w:color w:val="000000" w:themeColor="text1"/>
            <w:sz w:val="24"/>
            <w:szCs w:val="24"/>
          </w:rPr>
          <w:delText>(iii)</w:delText>
        </w:r>
      </w:del>
      <w:del w:id="1351" w:author="0mer dar" w:date="2020-03-02T11:09:00Z">
        <w:r w:rsidRPr="0013159B" w:rsidDel="00A07F71">
          <w:rPr>
            <w:rFonts w:ascii="David" w:hAnsi="David" w:cs="David"/>
            <w:b/>
            <w:bCs/>
            <w:color w:val="000000" w:themeColor="text1"/>
            <w:sz w:val="24"/>
            <w:szCs w:val="24"/>
          </w:rPr>
          <w:delText xml:space="preserve"> </w:delText>
        </w:r>
      </w:del>
      <w:r w:rsidRPr="0013159B">
        <w:rPr>
          <w:rFonts w:ascii="David" w:hAnsi="David" w:cs="David"/>
          <w:color w:val="000000" w:themeColor="text1"/>
          <w:sz w:val="24"/>
          <w:szCs w:val="24"/>
        </w:rPr>
        <w:t>The prevalence of pleasant bodily sensations</w:t>
      </w:r>
      <w:del w:id="1352" w:author="0mer dar" w:date="2020-03-02T14:11:00Z">
        <w:r w:rsidRPr="0013159B" w:rsidDel="00725018">
          <w:rPr>
            <w:rFonts w:ascii="David" w:hAnsi="David" w:cs="David"/>
            <w:color w:val="000000" w:themeColor="text1"/>
            <w:sz w:val="24"/>
            <w:szCs w:val="24"/>
          </w:rPr>
          <w:delText xml:space="preserve"> </w:delText>
        </w:r>
      </w:del>
      <w:ins w:id="1353" w:author="0mer dar" w:date="2020-03-02T14:10:00Z">
        <w:r w:rsidR="00725018" w:rsidRPr="0013159B">
          <w:rPr>
            <w:rFonts w:ascii="David" w:hAnsi="David" w:cs="David"/>
            <w:color w:val="000000" w:themeColor="text1"/>
            <w:sz w:val="24"/>
            <w:szCs w:val="24"/>
          </w:rPr>
          <w:t xml:space="preserve">, </w:t>
        </w:r>
      </w:ins>
      <w:del w:id="1354" w:author="0mer dar" w:date="2020-03-02T14:10:00Z">
        <w:r w:rsidRPr="0013159B" w:rsidDel="00725018">
          <w:rPr>
            <w:rFonts w:ascii="David" w:hAnsi="David" w:cs="David"/>
            <w:color w:val="000000" w:themeColor="text1"/>
            <w:sz w:val="24"/>
            <w:szCs w:val="24"/>
          </w:rPr>
          <w:delText>(</w:delText>
        </w:r>
        <w:r w:rsidRPr="0013159B" w:rsidDel="00725018">
          <w:rPr>
            <w:rFonts w:ascii="David" w:hAnsi="David" w:cs="David"/>
            <w:color w:val="000000" w:themeColor="text1"/>
            <w:sz w:val="24"/>
            <w:szCs w:val="24"/>
            <w:highlight w:val="cyan"/>
          </w:rPr>
          <w:delText>Body Map tool</w:delText>
        </w:r>
        <w:r w:rsidRPr="0013159B" w:rsidDel="00725018">
          <w:rPr>
            <w:rFonts w:ascii="David" w:hAnsi="David" w:cs="David"/>
            <w:color w:val="000000" w:themeColor="text1"/>
            <w:sz w:val="24"/>
            <w:szCs w:val="24"/>
          </w:rPr>
          <w:delText xml:space="preserve">), </w:delText>
        </w:r>
      </w:del>
      <w:r w:rsidRPr="0013159B">
        <w:rPr>
          <w:rFonts w:ascii="David" w:hAnsi="David" w:cs="David"/>
          <w:color w:val="000000" w:themeColor="text1"/>
          <w:sz w:val="24"/>
          <w:szCs w:val="24"/>
        </w:rPr>
        <w:t xml:space="preserve">in response to neutral </w:t>
      </w:r>
      <w:del w:id="1355" w:author="0mer dar" w:date="2020-03-02T14:10:00Z">
        <w:r w:rsidRPr="0013159B" w:rsidDel="00725018">
          <w:rPr>
            <w:rFonts w:ascii="David" w:hAnsi="David" w:cs="David"/>
            <w:color w:val="000000" w:themeColor="text1"/>
            <w:sz w:val="24"/>
            <w:szCs w:val="24"/>
          </w:rPr>
          <w:delText xml:space="preserve">self-referential </w:delText>
        </w:r>
      </w:del>
      <w:r w:rsidRPr="0013159B">
        <w:rPr>
          <w:rFonts w:ascii="David" w:hAnsi="David" w:cs="David"/>
          <w:color w:val="000000" w:themeColor="text1"/>
          <w:sz w:val="24"/>
          <w:szCs w:val="24"/>
        </w:rPr>
        <w:t xml:space="preserve">thoughts </w:t>
      </w:r>
      <w:ins w:id="1356" w:author="0mer dar" w:date="2020-03-02T14:11:00Z">
        <w:r w:rsidR="00725018" w:rsidRPr="0013159B">
          <w:rPr>
            <w:rFonts w:ascii="David" w:hAnsi="David" w:cs="David"/>
            <w:color w:val="000000" w:themeColor="text1"/>
            <w:sz w:val="24"/>
            <w:szCs w:val="24"/>
          </w:rPr>
          <w:t>(STP &amp; Body Map task</w:t>
        </w:r>
      </w:ins>
      <w:del w:id="1357" w:author="0mer dar" w:date="2020-03-02T14:11:00Z">
        <w:r w:rsidRPr="0013159B" w:rsidDel="00725018">
          <w:rPr>
            <w:rFonts w:ascii="David" w:hAnsi="David" w:cs="David"/>
            <w:color w:val="000000" w:themeColor="text1"/>
            <w:sz w:val="24"/>
            <w:szCs w:val="24"/>
          </w:rPr>
          <w:delText>(neutral STP</w:delText>
        </w:r>
      </w:del>
      <w:r w:rsidRPr="0013159B">
        <w:rPr>
          <w:rFonts w:ascii="David" w:hAnsi="David" w:cs="David"/>
          <w:color w:val="000000" w:themeColor="text1"/>
          <w:sz w:val="24"/>
          <w:szCs w:val="24"/>
        </w:rPr>
        <w:t xml:space="preserve">), will be </w:t>
      </w:r>
      <w:ins w:id="1358" w:author="0mer dar" w:date="2020-03-02T11:09:00Z">
        <w:r w:rsidR="00A07F71" w:rsidRPr="0013159B">
          <w:rPr>
            <w:rFonts w:ascii="David" w:hAnsi="David" w:cs="David"/>
            <w:color w:val="000000" w:themeColor="text1"/>
            <w:sz w:val="24"/>
            <w:szCs w:val="24"/>
          </w:rPr>
          <w:t xml:space="preserve">related </w:t>
        </w:r>
      </w:ins>
      <w:del w:id="1359" w:author="0mer dar" w:date="2020-03-02T11:09:00Z">
        <w:r w:rsidRPr="0013159B" w:rsidDel="00A07F71">
          <w:rPr>
            <w:rFonts w:ascii="David" w:hAnsi="David" w:cs="David"/>
            <w:color w:val="000000" w:themeColor="text1"/>
            <w:sz w:val="24"/>
            <w:szCs w:val="24"/>
          </w:rPr>
          <w:delText xml:space="preserve">correlated with </w:delText>
        </w:r>
      </w:del>
      <w:ins w:id="1360" w:author="0mer dar" w:date="2020-03-02T11:09:00Z">
        <w:r w:rsidR="00A07F71" w:rsidRPr="0013159B">
          <w:rPr>
            <w:rFonts w:ascii="David" w:hAnsi="David" w:cs="David"/>
            <w:color w:val="000000" w:themeColor="text1"/>
            <w:sz w:val="24"/>
            <w:szCs w:val="24"/>
          </w:rPr>
          <w:t xml:space="preserve">to </w:t>
        </w:r>
      </w:ins>
      <w:r w:rsidRPr="0013159B">
        <w:rPr>
          <w:rFonts w:ascii="David" w:hAnsi="David" w:cs="David"/>
          <w:color w:val="000000" w:themeColor="text1"/>
          <w:sz w:val="24"/>
          <w:szCs w:val="24"/>
        </w:rPr>
        <w:t xml:space="preserve">mindful awareness of pleasant experiences during mindfulness meditation (MAT). Likewise, </w:t>
      </w:r>
      <w:ins w:id="1361" w:author="0mer dar" w:date="2020-03-02T11:10:00Z">
        <w:r w:rsidR="007203D8" w:rsidRPr="0013159B">
          <w:rPr>
            <w:rFonts w:ascii="David" w:hAnsi="David" w:cs="David"/>
            <w:color w:val="000000" w:themeColor="text1"/>
            <w:sz w:val="24"/>
            <w:szCs w:val="24"/>
          </w:rPr>
          <w:t xml:space="preserve">(c) </w:t>
        </w:r>
      </w:ins>
      <w:r w:rsidRPr="0013159B">
        <w:rPr>
          <w:rFonts w:ascii="David" w:hAnsi="David" w:cs="David"/>
          <w:color w:val="000000" w:themeColor="text1"/>
          <w:sz w:val="24"/>
          <w:szCs w:val="24"/>
        </w:rPr>
        <w:t>the prevalence of unpleasant bod</w:t>
      </w:r>
      <w:ins w:id="1362" w:author="0mer dar" w:date="2020-03-02T14:10:00Z">
        <w:r w:rsidR="00725018" w:rsidRPr="0013159B">
          <w:rPr>
            <w:rFonts w:ascii="David" w:hAnsi="David" w:cs="David"/>
            <w:color w:val="000000" w:themeColor="text1"/>
            <w:sz w:val="24"/>
            <w:szCs w:val="24"/>
          </w:rPr>
          <w:t>il</w:t>
        </w:r>
      </w:ins>
      <w:r w:rsidRPr="0013159B">
        <w:rPr>
          <w:rFonts w:ascii="David" w:hAnsi="David" w:cs="David"/>
          <w:color w:val="000000" w:themeColor="text1"/>
          <w:sz w:val="24"/>
          <w:szCs w:val="24"/>
        </w:rPr>
        <w:t>y sensations</w:t>
      </w:r>
      <w:del w:id="1363" w:author="0mer dar" w:date="2020-03-02T14:10:00Z">
        <w:r w:rsidRPr="0013159B" w:rsidDel="00725018">
          <w:rPr>
            <w:rFonts w:ascii="David" w:hAnsi="David" w:cs="David"/>
            <w:color w:val="000000" w:themeColor="text1"/>
            <w:sz w:val="24"/>
            <w:szCs w:val="24"/>
          </w:rPr>
          <w:delText xml:space="preserve"> (</w:delText>
        </w:r>
      </w:del>
      <w:ins w:id="1364" w:author="0mer dar" w:date="2020-03-02T14:10:00Z">
        <w:r w:rsidR="00725018" w:rsidRPr="0013159B">
          <w:rPr>
            <w:rFonts w:ascii="David" w:hAnsi="David" w:cs="David"/>
            <w:color w:val="000000" w:themeColor="text1"/>
            <w:sz w:val="24"/>
            <w:szCs w:val="24"/>
          </w:rPr>
          <w:t xml:space="preserve">, </w:t>
        </w:r>
      </w:ins>
      <w:del w:id="1365" w:author="0mer dar" w:date="2020-03-02T14:10:00Z">
        <w:r w:rsidRPr="0013159B" w:rsidDel="00725018">
          <w:rPr>
            <w:rFonts w:ascii="David" w:hAnsi="David" w:cs="David"/>
            <w:color w:val="000000" w:themeColor="text1"/>
            <w:sz w:val="24"/>
            <w:szCs w:val="24"/>
          </w:rPr>
          <w:delText>body map tool)</w:delText>
        </w:r>
      </w:del>
      <w:r w:rsidRPr="0013159B">
        <w:rPr>
          <w:rFonts w:ascii="David" w:hAnsi="David" w:cs="David"/>
          <w:color w:val="000000" w:themeColor="text1"/>
          <w:sz w:val="24"/>
          <w:szCs w:val="24"/>
        </w:rPr>
        <w:t xml:space="preserve"> in response to negative </w:t>
      </w:r>
      <w:del w:id="1366" w:author="0mer dar" w:date="2020-03-02T14:11:00Z">
        <w:r w:rsidRPr="0013159B" w:rsidDel="00725018">
          <w:rPr>
            <w:rFonts w:ascii="David" w:hAnsi="David" w:cs="David"/>
            <w:color w:val="000000" w:themeColor="text1"/>
            <w:sz w:val="24"/>
            <w:szCs w:val="24"/>
          </w:rPr>
          <w:delText xml:space="preserve">self-referential </w:delText>
        </w:r>
      </w:del>
      <w:r w:rsidRPr="0013159B">
        <w:rPr>
          <w:rFonts w:ascii="David" w:hAnsi="David" w:cs="David"/>
          <w:color w:val="000000" w:themeColor="text1"/>
          <w:sz w:val="24"/>
          <w:szCs w:val="24"/>
        </w:rPr>
        <w:t xml:space="preserve">thoughts </w:t>
      </w:r>
      <w:ins w:id="1367" w:author="0mer dar" w:date="2020-03-02T14:11:00Z">
        <w:r w:rsidR="00725018" w:rsidRPr="0013159B">
          <w:rPr>
            <w:rFonts w:ascii="David" w:hAnsi="David" w:cs="David"/>
            <w:color w:val="000000" w:themeColor="text1"/>
            <w:sz w:val="24"/>
            <w:szCs w:val="24"/>
          </w:rPr>
          <w:t>(STP &amp; Body Map task)</w:t>
        </w:r>
      </w:ins>
      <w:del w:id="1368" w:author="0mer dar" w:date="2020-03-02T14:11:00Z">
        <w:r w:rsidRPr="0013159B" w:rsidDel="00725018">
          <w:rPr>
            <w:rFonts w:ascii="David" w:hAnsi="David" w:cs="David"/>
            <w:color w:val="000000" w:themeColor="text1"/>
            <w:sz w:val="24"/>
            <w:szCs w:val="24"/>
          </w:rPr>
          <w:delText>(negative STP)</w:delText>
        </w:r>
      </w:del>
      <w:r w:rsidRPr="0013159B">
        <w:rPr>
          <w:rFonts w:ascii="David" w:hAnsi="David" w:cs="David"/>
          <w:color w:val="000000" w:themeColor="text1"/>
          <w:sz w:val="24"/>
          <w:szCs w:val="24"/>
        </w:rPr>
        <w:t xml:space="preserve">, will be </w:t>
      </w:r>
      <w:del w:id="1369" w:author="0mer dar" w:date="2020-03-04T09:29:00Z">
        <w:r w:rsidRPr="0013159B" w:rsidDel="00EF0423">
          <w:rPr>
            <w:rFonts w:ascii="David" w:hAnsi="David" w:cs="David"/>
            <w:color w:val="000000" w:themeColor="text1"/>
            <w:sz w:val="24"/>
            <w:szCs w:val="24"/>
          </w:rPr>
          <w:delText>cor</w:delText>
        </w:r>
      </w:del>
      <w:r w:rsidRPr="0013159B">
        <w:rPr>
          <w:rFonts w:ascii="David" w:hAnsi="David" w:cs="David"/>
          <w:color w:val="000000" w:themeColor="text1"/>
          <w:sz w:val="24"/>
          <w:szCs w:val="24"/>
        </w:rPr>
        <w:t xml:space="preserve">related </w:t>
      </w:r>
      <w:del w:id="1370" w:author="0mer dar" w:date="2020-03-04T09:29:00Z">
        <w:r w:rsidRPr="0013159B" w:rsidDel="00EF0423">
          <w:rPr>
            <w:rFonts w:ascii="David" w:hAnsi="David" w:cs="David"/>
            <w:color w:val="000000" w:themeColor="text1"/>
            <w:sz w:val="24"/>
            <w:szCs w:val="24"/>
          </w:rPr>
          <w:delText xml:space="preserve">with </w:delText>
        </w:r>
      </w:del>
      <w:ins w:id="1371" w:author="0mer dar" w:date="2020-03-04T09:29:00Z">
        <w:r w:rsidR="00EF0423" w:rsidRPr="0013159B">
          <w:rPr>
            <w:rFonts w:ascii="David" w:hAnsi="David" w:cs="David"/>
            <w:color w:val="000000" w:themeColor="text1"/>
            <w:sz w:val="24"/>
            <w:szCs w:val="24"/>
          </w:rPr>
          <w:t xml:space="preserve">to </w:t>
        </w:r>
      </w:ins>
      <w:r w:rsidRPr="0013159B">
        <w:rPr>
          <w:rFonts w:ascii="David" w:hAnsi="David" w:cs="David"/>
          <w:color w:val="000000" w:themeColor="text1"/>
          <w:sz w:val="24"/>
          <w:szCs w:val="24"/>
        </w:rPr>
        <w:t>mindful awareness of unpleasant experiences during mindfulness meditation (MAT).</w:t>
      </w:r>
      <w:ins w:id="1372" w:author="0mer dar" w:date="2020-03-02T14:12:00Z">
        <w:r w:rsidR="00725018" w:rsidRPr="0013159B">
          <w:rPr>
            <w:rFonts w:ascii="David" w:hAnsi="David" w:cs="David"/>
            <w:color w:val="000000" w:themeColor="text1"/>
            <w:sz w:val="24"/>
            <w:szCs w:val="24"/>
          </w:rPr>
          <w:t xml:space="preserve"> </w:t>
        </w:r>
      </w:ins>
      <w:moveToRangeStart w:id="1373" w:author="0mer dar" w:date="2020-03-02T14:12:00Z" w:name="move34050773"/>
      <w:moveTo w:id="1374" w:author="0mer dar" w:date="2020-03-02T14:12:00Z">
        <w:r w:rsidR="00725018" w:rsidRPr="0013159B">
          <w:rPr>
            <w:rFonts w:ascii="David" w:hAnsi="David" w:cs="David"/>
            <w:color w:val="000000" w:themeColor="text1"/>
            <w:sz w:val="24"/>
            <w:szCs w:val="24"/>
            <w:rPrChange w:id="1375" w:author="0mer dar" w:date="2020-03-08T20:10:00Z">
              <w:rPr>
                <w:rFonts w:ascii="David" w:hAnsi="David" w:cs="David"/>
                <w:color w:val="000000" w:themeColor="text1"/>
                <w:sz w:val="24"/>
                <w:szCs w:val="24"/>
                <w:highlight w:val="magenta"/>
              </w:rPr>
            </w:rPrChange>
          </w:rPr>
          <w:t xml:space="preserve">Indeed, </w:t>
        </w:r>
        <w:r w:rsidR="00725018" w:rsidRPr="006A4A9B">
          <w:rPr>
            <w:rFonts w:ascii="David" w:hAnsi="David" w:cs="David"/>
            <w:color w:val="000000" w:themeColor="text1"/>
            <w:sz w:val="24"/>
            <w:szCs w:val="24"/>
          </w:rPr>
          <w:t xml:space="preserve">interoceptive attention to bodily sensations is a main attentional process in mindfulness practices </w:t>
        </w:r>
        <w:r w:rsidR="00725018" w:rsidRPr="0013159B">
          <w:rPr>
            <w:rFonts w:ascii="David" w:hAnsi="David" w:cs="David"/>
            <w:color w:val="000000" w:themeColor="text1"/>
            <w:sz w:val="24"/>
            <w:szCs w:val="24"/>
          </w:rPr>
          <w:t>(</w:t>
        </w:r>
        <w:r w:rsidR="00725018" w:rsidRPr="006A4A9B">
          <w:rPr>
            <w:rFonts w:ascii="David" w:hAnsi="David" w:cs="David"/>
            <w:color w:val="000000" w:themeColor="text1"/>
            <w:sz w:val="24"/>
            <w:szCs w:val="24"/>
          </w:rPr>
          <w:fldChar w:fldCharType="begin" w:fldLock="1"/>
        </w:r>
        <w:r w:rsidR="00725018" w:rsidRPr="006A4A9B">
          <w:rPr>
            <w:rFonts w:ascii="David" w:hAnsi="David" w:cs="David"/>
            <w:color w:val="000000" w:themeColor="text1"/>
            <w:sz w:val="24"/>
            <w:szCs w:val="24"/>
          </w:rPr>
          <w:instrText>ADDIN CSL_CITATION {"citationItems":[{"id":"ITEM-1","itemData":{"DOI":"10.3389/fpsyg.2015.00763","author":[{"dropping-particle":"","family":"Farb","given":"Norman","non-dropping-particle":"","parse-names":false,"suffix":""},{"dropping-particle":"","famil</w:instrText>
        </w:r>
        <w:r w:rsidR="00725018" w:rsidRPr="0013159B">
          <w:rPr>
            <w:rFonts w:ascii="David" w:hAnsi="David" w:cs="David"/>
            <w:color w:val="000000" w:themeColor="text1"/>
            <w:sz w:val="24"/>
            <w:szCs w:val="24"/>
          </w:rPr>
          <w:instrText>y":"Mehling","given":"Wolf E","non-dropping-particle":"","parse-names":false,"suffix":""}],"id":"ITEM-1","issue":"June","issued":{"date-parts":[["2015"]]},"note":"</w:instrText>
        </w:r>
        <w:r w:rsidR="00725018" w:rsidRPr="0013159B">
          <w:rPr>
            <w:rFonts w:ascii="David" w:hAnsi="David" w:cs="David"/>
            <w:color w:val="000000" w:themeColor="text1"/>
            <w:sz w:val="24"/>
            <w:szCs w:val="24"/>
            <w:rtl/>
          </w:rPr>
          <w:instrText>מטרה בקריאה - להבין יותר לעומק את המושג 'אינטרוספציה' והאם אני מעוניינת להכניס את זה כמאפיין</w:instrText>
        </w:r>
        <w:r w:rsidR="00725018" w:rsidRPr="0013159B">
          <w:rPr>
            <w:rFonts w:ascii="David" w:hAnsi="David" w:cs="David"/>
            <w:color w:val="000000" w:themeColor="text1"/>
            <w:sz w:val="24"/>
            <w:szCs w:val="24"/>
          </w:rPr>
          <w:instrText xml:space="preserve"> </w:instrText>
        </w:r>
        <w:r w:rsidR="00725018" w:rsidRPr="0013159B">
          <w:rPr>
            <w:rFonts w:ascii="David" w:hAnsi="David" w:cs="David"/>
            <w:color w:val="000000" w:themeColor="text1"/>
            <w:sz w:val="24"/>
            <w:szCs w:val="24"/>
            <w:rtl/>
          </w:rPr>
          <w:instrText>נוסף של</w:instrText>
        </w:r>
        <w:r w:rsidR="00725018" w:rsidRPr="0013159B">
          <w:rPr>
            <w:rFonts w:ascii="David" w:hAnsi="David" w:cs="David"/>
            <w:color w:val="000000" w:themeColor="text1"/>
            <w:sz w:val="24"/>
            <w:szCs w:val="24"/>
          </w:rPr>
          <w:instrText xml:space="preserve"> IA </w:instrText>
        </w:r>
        <w:r w:rsidR="00725018" w:rsidRPr="0013159B">
          <w:rPr>
            <w:rFonts w:ascii="David" w:hAnsi="David" w:cs="David"/>
            <w:color w:val="000000" w:themeColor="text1"/>
            <w:sz w:val="24"/>
            <w:szCs w:val="24"/>
            <w:rtl/>
          </w:rPr>
          <w:instrText>שמשתנה כתוצאה מהתרגול</w:instrText>
        </w:r>
        <w:r w:rsidR="00725018" w:rsidRPr="0013159B">
          <w:rPr>
            <w:rFonts w:ascii="David" w:hAnsi="David" w:cs="David"/>
            <w:color w:val="000000" w:themeColor="text1"/>
            <w:sz w:val="24"/>
            <w:szCs w:val="24"/>
          </w:rPr>
          <w:instrText xml:space="preserve"> \n\n</w:instrText>
        </w:r>
        <w:r w:rsidR="00725018" w:rsidRPr="0013159B">
          <w:rPr>
            <w:rFonts w:ascii="David" w:hAnsi="David" w:cs="David"/>
            <w:color w:val="000000" w:themeColor="text1"/>
            <w:sz w:val="24"/>
            <w:szCs w:val="24"/>
            <w:rtl/>
          </w:rPr>
          <w:instrText>אינטרוספציה, תרגול מתבונן ובריאות</w:instrText>
        </w:r>
        <w:r w:rsidR="00725018" w:rsidRPr="0013159B">
          <w:rPr>
            <w:rFonts w:ascii="David" w:hAnsi="David" w:cs="David"/>
            <w:color w:val="000000" w:themeColor="text1"/>
            <w:sz w:val="24"/>
            <w:szCs w:val="24"/>
          </w:rPr>
          <w:instrText xml:space="preserve"> \n</w:instrText>
        </w:r>
        <w:r w:rsidR="00725018" w:rsidRPr="0013159B">
          <w:rPr>
            <w:rFonts w:ascii="David" w:hAnsi="David" w:cs="David"/>
            <w:color w:val="000000" w:themeColor="text1"/>
            <w:sz w:val="24"/>
            <w:szCs w:val="24"/>
            <w:rtl/>
          </w:rPr>
          <w:instrText>נורמן פרב, 2015</w:instrText>
        </w:r>
        <w:r w:rsidR="00725018" w:rsidRPr="0013159B">
          <w:rPr>
            <w:rFonts w:ascii="David" w:hAnsi="David" w:cs="David"/>
            <w:color w:val="000000" w:themeColor="text1"/>
            <w:sz w:val="24"/>
            <w:szCs w:val="24"/>
          </w:rPr>
          <w:instrText>\n\n</w:instrText>
        </w:r>
        <w:r w:rsidR="00725018" w:rsidRPr="0013159B">
          <w:rPr>
            <w:rFonts w:ascii="David" w:hAnsi="David" w:cs="David"/>
            <w:color w:val="000000" w:themeColor="text1"/>
            <w:sz w:val="24"/>
            <w:szCs w:val="24"/>
            <w:rtl/>
          </w:rPr>
          <w:instrText>אינטרוספציה יכולה להיות מוגדרת כתחושה של סיגנאלים שנוצרים בתוך הגוף</w:instrText>
        </w:r>
        <w:r w:rsidR="00725018" w:rsidRPr="0013159B">
          <w:rPr>
            <w:rFonts w:ascii="David" w:hAnsi="David" w:cs="David"/>
            <w:color w:val="000000" w:themeColor="text1"/>
            <w:sz w:val="24"/>
            <w:szCs w:val="24"/>
          </w:rPr>
          <w:instrText>.\n</w:instrText>
        </w:r>
        <w:r w:rsidR="00725018" w:rsidRPr="0013159B">
          <w:rPr>
            <w:rFonts w:ascii="David" w:hAnsi="David" w:cs="David"/>
            <w:color w:val="000000" w:themeColor="text1"/>
            <w:sz w:val="24"/>
            <w:szCs w:val="24"/>
            <w:rtl/>
          </w:rPr>
          <w:instrText>משמעותית לתחושה של</w:instrText>
        </w:r>
        <w:r w:rsidR="00725018" w:rsidRPr="0013159B">
          <w:rPr>
            <w:rFonts w:ascii="David" w:hAnsi="David" w:cs="David"/>
            <w:color w:val="000000" w:themeColor="text1"/>
            <w:sz w:val="24"/>
            <w:szCs w:val="24"/>
          </w:rPr>
          <w:instrText xml:space="preserve"> embodiment, </w:instrText>
        </w:r>
        <w:r w:rsidR="00725018" w:rsidRPr="0013159B">
          <w:rPr>
            <w:rFonts w:ascii="David" w:hAnsi="David" w:cs="David"/>
            <w:color w:val="000000" w:themeColor="text1"/>
            <w:sz w:val="24"/>
            <w:szCs w:val="24"/>
            <w:rtl/>
          </w:rPr>
          <w:instrText>מוטיבציה ואיכות חיים</w:instrText>
        </w:r>
        <w:r w:rsidR="00725018" w:rsidRPr="0013159B">
          <w:rPr>
            <w:rFonts w:ascii="David" w:hAnsi="David" w:cs="David"/>
            <w:color w:val="000000" w:themeColor="text1"/>
            <w:sz w:val="24"/>
            <w:szCs w:val="24"/>
          </w:rPr>
          <w:instrText>.","page":"1-26","title":"Interoception , contemplative practice , and health","type":"article-journal","volume":"6"},"uris":["http://www.mendeley.com/documents/?uuid=d2877b16-7b26-44e6-ba93-7437a57f73b3"]}],"mendeley":{"formattedCitation":"(N. Farb &amp; Mehling, 2015)","plainTextFormattedCitation":"(N. Farb &amp; Mehling, 2015)","previouslyFormattedCitation":"(N. Farb &amp; Mehling, 2015)"},"properties":{"noteIndex":0},"schema":"https://github.com/citation-style-language/schema/raw/master/csl-citation.json"}</w:instrText>
        </w:r>
        <w:r w:rsidR="00725018" w:rsidRPr="006A4A9B">
          <w:rPr>
            <w:rFonts w:ascii="David" w:hAnsi="David" w:cs="David"/>
            <w:color w:val="000000" w:themeColor="text1"/>
            <w:sz w:val="24"/>
            <w:szCs w:val="24"/>
          </w:rPr>
          <w:fldChar w:fldCharType="separate"/>
        </w:r>
        <w:r w:rsidR="00725018" w:rsidRPr="006A4A9B">
          <w:rPr>
            <w:rFonts w:ascii="David" w:hAnsi="David" w:cs="David"/>
            <w:noProof/>
            <w:color w:val="000000" w:themeColor="text1"/>
            <w:sz w:val="24"/>
            <w:szCs w:val="24"/>
          </w:rPr>
          <w:t>(N. Farb &amp; Mehling, 2015)</w:t>
        </w:r>
        <w:r w:rsidR="00725018" w:rsidRPr="006A4A9B">
          <w:rPr>
            <w:rFonts w:ascii="David" w:hAnsi="David" w:cs="David"/>
            <w:color w:val="000000" w:themeColor="text1"/>
            <w:sz w:val="24"/>
            <w:szCs w:val="24"/>
          </w:rPr>
          <w:fldChar w:fldCharType="end"/>
        </w:r>
      </w:moveTo>
      <w:ins w:id="1376" w:author="0mer dar" w:date="2020-03-02T14:12:00Z">
        <w:r w:rsidR="00725018" w:rsidRPr="006A4A9B">
          <w:rPr>
            <w:rFonts w:ascii="David" w:hAnsi="David" w:cs="David"/>
            <w:color w:val="000000" w:themeColor="text1"/>
            <w:sz w:val="24"/>
            <w:szCs w:val="24"/>
          </w:rPr>
          <w:t>,</w:t>
        </w:r>
      </w:ins>
      <w:moveTo w:id="1377" w:author="0mer dar" w:date="2020-03-02T14:12:00Z">
        <w:del w:id="1378" w:author="0mer dar" w:date="2020-03-02T14:12:00Z">
          <w:r w:rsidR="00725018" w:rsidRPr="006A4A9B" w:rsidDel="00725018">
            <w:rPr>
              <w:rFonts w:ascii="David" w:hAnsi="David" w:cs="David"/>
              <w:color w:val="000000" w:themeColor="text1"/>
              <w:sz w:val="24"/>
              <w:szCs w:val="24"/>
            </w:rPr>
            <w:delText xml:space="preserve">. </w:delText>
          </w:r>
        </w:del>
        <w:r w:rsidR="00725018" w:rsidRPr="0013159B">
          <w:rPr>
            <w:rFonts w:ascii="David" w:hAnsi="David" w:cs="David"/>
            <w:color w:val="000000" w:themeColor="text1"/>
            <w:sz w:val="24"/>
            <w:szCs w:val="24"/>
          </w:rPr>
          <w:t xml:space="preserve"> </w:t>
        </w:r>
      </w:moveTo>
      <w:moveToRangeEnd w:id="1373"/>
      <w:r w:rsidRPr="0013159B">
        <w:rPr>
          <w:rFonts w:ascii="David" w:hAnsi="David" w:cs="David"/>
          <w:color w:val="000000" w:themeColor="text1"/>
          <w:sz w:val="24"/>
          <w:szCs w:val="24"/>
        </w:rPr>
        <w:t xml:space="preserve"> </w:t>
      </w:r>
      <w:del w:id="1379" w:author="0mer dar" w:date="2020-03-02T14:12:00Z">
        <w:r w:rsidRPr="0013159B" w:rsidDel="00725018">
          <w:rPr>
            <w:rFonts w:ascii="David" w:hAnsi="David" w:cs="David"/>
            <w:color w:val="000000" w:themeColor="text1"/>
            <w:sz w:val="24"/>
            <w:szCs w:val="24"/>
            <w:highlight w:val="magenta"/>
          </w:rPr>
          <w:delText>Indeed, MMT</w:delText>
        </w:r>
        <w:r w:rsidRPr="0013159B" w:rsidDel="00725018">
          <w:rPr>
            <w:rFonts w:ascii="David" w:hAnsi="David" w:cs="David"/>
            <w:color w:val="000000" w:themeColor="text1"/>
            <w:sz w:val="24"/>
            <w:szCs w:val="24"/>
          </w:rPr>
          <w:delText xml:space="preserve"> is</w:delText>
        </w:r>
        <w:r w:rsidRPr="0013159B" w:rsidDel="00725018">
          <w:rPr>
            <w:rFonts w:ascii="David" w:hAnsi="David" w:cs="David"/>
            <w:sz w:val="24"/>
            <w:szCs w:val="24"/>
          </w:rPr>
          <w:delText xml:space="preserve"> focused on present moment attention and awareness of internal objects of experiences, </w:delText>
        </w:r>
      </w:del>
      <w:r w:rsidRPr="0013159B">
        <w:rPr>
          <w:rFonts w:ascii="David" w:hAnsi="David" w:cs="David"/>
          <w:sz w:val="24"/>
          <w:szCs w:val="24"/>
        </w:rPr>
        <w:t xml:space="preserve">including the hedonic tone of bodily sensations and mental experiences </w:t>
      </w:r>
      <w:r w:rsidRPr="006A4A9B">
        <w:rPr>
          <w:rFonts w:ascii="David" w:hAnsi="David" w:cs="David"/>
          <w:sz w:val="24"/>
          <w:szCs w:val="24"/>
          <w:lang w:val="en-GB"/>
        </w:rPr>
        <w:fldChar w:fldCharType="begin" w:fldLock="1"/>
      </w:r>
      <w:r w:rsidRPr="006A4A9B">
        <w:rPr>
          <w:rFonts w:ascii="David" w:hAnsi="David" w:cs="David"/>
          <w:sz w:val="24"/>
          <w:szCs w:val="24"/>
          <w:lang w:val="en-GB"/>
        </w:rPr>
        <w:instrText>ADDIN CSL_CITATION {"citationItems":[{"id":"ITEM-1","itemData":{"DOI":"10.1016/j.copsyc.2018.10.002","ISSN":"2352-250X","author":[{"dropping-particle":"","family":"Batchelor","given":"Martine","non-</w:instrText>
      </w:r>
      <w:r w:rsidRPr="0013159B">
        <w:rPr>
          <w:rFonts w:ascii="David" w:hAnsi="David" w:cs="David"/>
          <w:sz w:val="24"/>
          <w:szCs w:val="24"/>
          <w:lang w:val="en-GB"/>
        </w:rPr>
        <w:instrText>dropping-particle":"","parse-names":false,"suffix":""}],"container-title":"Current Opinion in Psychology","id":"ITEM-1","issued":{"date-parts":[["2019"]]},"note":"hedonic tone\n</w:instrText>
      </w:r>
      <w:r w:rsidRPr="0013159B">
        <w:rPr>
          <w:rFonts w:ascii="David" w:hAnsi="David" w:cs="David"/>
          <w:sz w:val="24"/>
          <w:szCs w:val="24"/>
          <w:rtl/>
          <w:lang w:val="en-GB"/>
        </w:rPr>
        <w:instrText>מצפן: איך להגדיר את סוג האוביקטים ואת סוג הקשב שרלבנטי ל</w:instrText>
      </w:r>
      <w:r w:rsidRPr="0013159B">
        <w:rPr>
          <w:rFonts w:ascii="David" w:hAnsi="David" w:cs="David"/>
          <w:sz w:val="24"/>
          <w:szCs w:val="24"/>
          <w:lang w:val="en-GB"/>
        </w:rPr>
        <w:instrText>-hedonic tone?\n</w:instrText>
      </w:r>
      <w:r w:rsidRPr="0013159B">
        <w:rPr>
          <w:rFonts w:ascii="David" w:hAnsi="David" w:cs="David"/>
          <w:sz w:val="24"/>
          <w:szCs w:val="24"/>
          <w:rtl/>
          <w:lang w:val="en-GB"/>
        </w:rPr>
        <w:instrText>האם זה</w:instrText>
      </w:r>
      <w:r w:rsidRPr="0013159B">
        <w:rPr>
          <w:rFonts w:ascii="David" w:hAnsi="David" w:cs="David"/>
          <w:sz w:val="24"/>
          <w:szCs w:val="24"/>
          <w:lang w:val="en-GB"/>
        </w:rPr>
        <w:instrText xml:space="preserve"> IA ? \n</w:instrText>
      </w:r>
      <w:r w:rsidRPr="0013159B">
        <w:rPr>
          <w:rFonts w:ascii="David" w:hAnsi="David" w:cs="David"/>
          <w:sz w:val="24"/>
          <w:szCs w:val="24"/>
          <w:rtl/>
          <w:lang w:val="en-GB"/>
        </w:rPr>
        <w:instrText>איך זה ביחס\\ בשילוב מיינד וביחס לגוף</w:instrText>
      </w:r>
      <w:r w:rsidRPr="0013159B">
        <w:rPr>
          <w:rFonts w:ascii="David" w:hAnsi="David" w:cs="David"/>
          <w:sz w:val="24"/>
          <w:szCs w:val="24"/>
          <w:lang w:val="en-GB"/>
        </w:rPr>
        <w:instrText>?","page":"20-22","publisher":"Elsevier Ltd","title":"ScienceDirect Mindfulness theory : feeling tones ( vedanas ) as a useful framework for research","type":"article-journal","volume":"28"},"uris":["http://www.mendeley.com/documents/?uuid=80723a6f-cc42-4503-bf07-c4e86fc84ad8"]},{"id":"ITEM-2","itemData":{"DOI":"10.1016/j.copsyc.2018.09.013","author":[{"dropping-particle":"","family":"Analayo","given":"Bhikkhu","non-dropping-particle":"","parse-names":false,"suffix":""}],"id":"ITEM-2","issued":{"date-parts":[["2019"]]},"note":"</w:instrText>
      </w:r>
      <w:r w:rsidRPr="0013159B">
        <w:rPr>
          <w:rFonts w:ascii="David" w:hAnsi="David" w:cs="David"/>
          <w:sz w:val="24"/>
          <w:szCs w:val="24"/>
          <w:rtl/>
          <w:lang w:val="en-GB"/>
        </w:rPr>
        <w:instrText>עומק היסטורי להגדרה של מיינדפולנס</w:instrText>
      </w:r>
      <w:r w:rsidRPr="0013159B">
        <w:rPr>
          <w:rFonts w:ascii="David" w:hAnsi="David" w:cs="David"/>
          <w:sz w:val="24"/>
          <w:szCs w:val="24"/>
          <w:lang w:val="en-GB"/>
        </w:rPr>
        <w:instrText>\n</w:instrText>
      </w:r>
      <w:r w:rsidRPr="0013159B">
        <w:rPr>
          <w:rFonts w:ascii="David" w:hAnsi="David" w:cs="David"/>
          <w:sz w:val="24"/>
          <w:szCs w:val="24"/>
          <w:rtl/>
          <w:lang w:val="en-GB"/>
        </w:rPr>
        <w:instrText>המאמר של ביקהו בודהי יותר עמוק ומובן לדעתי</w:instrText>
      </w:r>
      <w:r w:rsidRPr="0013159B">
        <w:rPr>
          <w:rFonts w:ascii="David" w:hAnsi="David" w:cs="David"/>
          <w:sz w:val="24"/>
          <w:szCs w:val="24"/>
          <w:lang w:val="en-GB"/>
        </w:rPr>
        <w:instrText xml:space="preserve"> (overcoming desire and discontent, 2011)","page":"11-14","title":"ScienceDirect Adding historical depth to definitions of mindfulness","type":"article-journal"},"uris":["http://www.mendeley.com/documents/?uuid=7d138c32-cd0d-4637-abdc-429a9e60e626"]}],"mendeley":{"formattedCitation":"(Analayo, 2019; Batchelor, 2019)","plainTextFormattedCitation":"(Analayo, 2019; Batchelor, 2019)","previouslyFormattedCitation":"(Analayo, 2019; Batchelor, 2019)"},"properties":{"noteIndex":0},"schema":"https://github.com/citation-style-language/schema/raw/master/csl-citation.json"}</w:instrText>
      </w:r>
      <w:r w:rsidRPr="006A4A9B">
        <w:rPr>
          <w:rFonts w:ascii="David" w:hAnsi="David" w:cs="David"/>
          <w:sz w:val="24"/>
          <w:szCs w:val="24"/>
          <w:lang w:val="en-GB"/>
        </w:rPr>
        <w:fldChar w:fldCharType="separate"/>
      </w:r>
      <w:r w:rsidRPr="006A4A9B">
        <w:rPr>
          <w:rFonts w:ascii="David" w:hAnsi="David" w:cs="David"/>
          <w:noProof/>
          <w:sz w:val="24"/>
          <w:szCs w:val="24"/>
          <w:lang w:val="en-GB"/>
        </w:rPr>
        <w:t>(Analayo, 2019; Batchelor, 2019)</w:t>
      </w:r>
      <w:r w:rsidRPr="006A4A9B">
        <w:rPr>
          <w:rFonts w:ascii="David" w:hAnsi="David" w:cs="David"/>
          <w:sz w:val="24"/>
          <w:szCs w:val="24"/>
          <w:lang w:val="en-GB"/>
        </w:rPr>
        <w:fldChar w:fldCharType="end"/>
      </w:r>
      <w:del w:id="1380" w:author="0mer dar" w:date="2020-03-02T14:11:00Z">
        <w:r w:rsidRPr="006A4A9B" w:rsidDel="00725018">
          <w:rPr>
            <w:rFonts w:ascii="David" w:hAnsi="David" w:cs="David"/>
            <w:sz w:val="24"/>
            <w:szCs w:val="24"/>
          </w:rPr>
          <w:delText xml:space="preserve">. </w:delText>
        </w:r>
      </w:del>
    </w:p>
    <w:p w14:paraId="2B2C23FE" w14:textId="77777777" w:rsidR="003F6CCB" w:rsidRPr="0013159B" w:rsidRDefault="003F6CCB" w:rsidP="003F6CCB">
      <w:pPr>
        <w:rPr>
          <w:rFonts w:ascii="David" w:hAnsi="David" w:cs="David"/>
          <w:i/>
          <w:iCs/>
          <w:color w:val="000000" w:themeColor="text1"/>
          <w:sz w:val="24"/>
          <w:szCs w:val="24"/>
        </w:rPr>
      </w:pPr>
      <w:commentRangeStart w:id="1381"/>
      <w:r w:rsidRPr="0013159B">
        <w:rPr>
          <w:rFonts w:ascii="David" w:hAnsi="David" w:cs="David"/>
          <w:b/>
          <w:bCs/>
          <w:color w:val="000000" w:themeColor="text1"/>
          <w:sz w:val="24"/>
          <w:szCs w:val="24"/>
        </w:rPr>
        <w:t xml:space="preserve">Aim 3: </w:t>
      </w:r>
      <w:commentRangeEnd w:id="1381"/>
      <w:r w:rsidR="00677BEB" w:rsidRPr="0013159B">
        <w:rPr>
          <w:rStyle w:val="CommentReference"/>
          <w:rFonts w:ascii="David" w:hAnsi="David" w:cs="David"/>
          <w:rPrChange w:id="1382" w:author="0mer dar" w:date="2020-03-08T20:10:00Z">
            <w:rPr>
              <w:rStyle w:val="CommentReference"/>
            </w:rPr>
          </w:rPrChange>
        </w:rPr>
        <w:commentReference w:id="1381"/>
      </w:r>
      <w:r w:rsidRPr="006A4A9B">
        <w:rPr>
          <w:rFonts w:ascii="David" w:hAnsi="David" w:cs="David"/>
          <w:b/>
          <w:bCs/>
          <w:color w:val="000000" w:themeColor="text1"/>
          <w:sz w:val="24"/>
          <w:szCs w:val="24"/>
        </w:rPr>
        <w:t>mind-body interaction in daily life and during mindfulness meditation</w:t>
      </w:r>
      <w:r w:rsidRPr="0013159B">
        <w:rPr>
          <w:rFonts w:ascii="David" w:hAnsi="David" w:cs="David"/>
          <w:b/>
          <w:bCs/>
          <w:color w:val="000000" w:themeColor="text1"/>
          <w:sz w:val="24"/>
          <w:szCs w:val="24"/>
        </w:rPr>
        <w:t xml:space="preserve">  </w:t>
      </w:r>
      <w:r w:rsidRPr="0013159B">
        <w:rPr>
          <w:rFonts w:ascii="David" w:hAnsi="David" w:cs="David"/>
          <w:i/>
          <w:iCs/>
          <w:color w:val="000000" w:themeColor="text1"/>
          <w:sz w:val="24"/>
          <w:szCs w:val="24"/>
        </w:rPr>
        <w:t xml:space="preserve"> </w:t>
      </w:r>
    </w:p>
    <w:p w14:paraId="576D889C" w14:textId="77777777" w:rsidR="003F6CCB" w:rsidRPr="0013159B" w:rsidRDefault="003F6CCB" w:rsidP="003F6CCB">
      <w:pPr>
        <w:autoSpaceDE w:val="0"/>
        <w:autoSpaceDN w:val="0"/>
        <w:adjustRightInd w:val="0"/>
        <w:spacing w:after="0"/>
        <w:ind w:firstLine="720"/>
        <w:rPr>
          <w:rFonts w:ascii="David" w:hAnsi="David" w:cs="David"/>
          <w:color w:val="000000" w:themeColor="text1"/>
          <w:sz w:val="24"/>
          <w:szCs w:val="24"/>
        </w:rPr>
      </w:pPr>
      <w:r w:rsidRPr="0013159B">
        <w:rPr>
          <w:rFonts w:ascii="David" w:hAnsi="David" w:cs="David"/>
          <w:color w:val="000000" w:themeColor="text1"/>
          <w:sz w:val="24"/>
          <w:szCs w:val="24"/>
        </w:rPr>
        <w:t xml:space="preserve">We predict that internal and interoceptive attentional processes </w:t>
      </w:r>
      <w:commentRangeStart w:id="1383"/>
      <w:r w:rsidRPr="0013159B">
        <w:rPr>
          <w:rFonts w:ascii="David" w:hAnsi="David" w:cs="David"/>
          <w:color w:val="000000" w:themeColor="text1"/>
          <w:sz w:val="24"/>
          <w:szCs w:val="24"/>
        </w:rPr>
        <w:t xml:space="preserve">and emotional reactivity to thoughts </w:t>
      </w:r>
      <w:commentRangeEnd w:id="1383"/>
      <w:r w:rsidR="00A154F7" w:rsidRPr="0013159B">
        <w:rPr>
          <w:rStyle w:val="CommentReference"/>
          <w:rFonts w:ascii="David" w:hAnsi="David" w:cs="David"/>
          <w:rPrChange w:id="1384" w:author="0mer dar" w:date="2020-03-08T20:10:00Z">
            <w:rPr>
              <w:rStyle w:val="CommentReference"/>
            </w:rPr>
          </w:rPrChange>
        </w:rPr>
        <w:commentReference w:id="1383"/>
      </w:r>
      <w:r w:rsidRPr="006A4A9B">
        <w:rPr>
          <w:rFonts w:ascii="David" w:hAnsi="David" w:cs="David"/>
          <w:color w:val="000000" w:themeColor="text1"/>
          <w:sz w:val="24"/>
          <w:szCs w:val="24"/>
        </w:rPr>
        <w:t>will be inter-related</w:t>
      </w:r>
      <w:r w:rsidRPr="006A4A9B">
        <w:rPr>
          <w:rFonts w:ascii="David" w:hAnsi="David" w:cs="David"/>
          <w:color w:val="000000" w:themeColor="text1"/>
          <w:sz w:val="24"/>
          <w:szCs w:val="24"/>
          <w:lang w:val="en-GB"/>
        </w:rPr>
        <w:t xml:space="preserve">, </w:t>
      </w:r>
      <w:r w:rsidRPr="0013159B">
        <w:rPr>
          <w:rFonts w:ascii="David" w:hAnsi="David" w:cs="David"/>
          <w:color w:val="000000" w:themeColor="text1"/>
          <w:sz w:val="24"/>
          <w:szCs w:val="24"/>
        </w:rPr>
        <w:t xml:space="preserve">in daily life and during mindfulness mediation. </w:t>
      </w:r>
      <w:r w:rsidRPr="0013159B">
        <w:rPr>
          <w:rFonts w:ascii="David" w:hAnsi="David" w:cs="David"/>
          <w:color w:val="000000" w:themeColor="text1"/>
          <w:sz w:val="24"/>
          <w:szCs w:val="24"/>
        </w:rPr>
        <w:lastRenderedPageBreak/>
        <w:t>We predict the following correlations in all measurements in both conditions (i.e., MMT retreat, wait-list control):</w:t>
      </w:r>
    </w:p>
    <w:p w14:paraId="201EB180" w14:textId="54F0203B" w:rsidR="003F6CCB" w:rsidRPr="006A4A9B" w:rsidRDefault="003F6CCB" w:rsidP="003F6CCB">
      <w:pPr>
        <w:autoSpaceDE w:val="0"/>
        <w:autoSpaceDN w:val="0"/>
        <w:adjustRightInd w:val="0"/>
        <w:spacing w:after="0"/>
        <w:rPr>
          <w:rFonts w:ascii="David" w:hAnsi="David" w:cs="David"/>
          <w:color w:val="000000" w:themeColor="text1"/>
          <w:sz w:val="24"/>
          <w:szCs w:val="24"/>
        </w:rPr>
      </w:pPr>
      <w:r w:rsidRPr="0013159B">
        <w:rPr>
          <w:rFonts w:ascii="David" w:hAnsi="David" w:cs="David"/>
          <w:b/>
          <w:bCs/>
          <w:color w:val="000000" w:themeColor="text1"/>
          <w:sz w:val="24"/>
          <w:szCs w:val="24"/>
        </w:rPr>
        <w:t>(</w:t>
      </w:r>
      <w:proofErr w:type="spellStart"/>
      <w:r w:rsidRPr="0013159B">
        <w:rPr>
          <w:rFonts w:ascii="David" w:hAnsi="David" w:cs="David"/>
          <w:b/>
          <w:bCs/>
          <w:color w:val="000000" w:themeColor="text1"/>
          <w:sz w:val="24"/>
          <w:szCs w:val="24"/>
        </w:rPr>
        <w:t>i</w:t>
      </w:r>
      <w:proofErr w:type="spellEnd"/>
      <w:r w:rsidRPr="0013159B">
        <w:rPr>
          <w:rFonts w:ascii="David" w:hAnsi="David" w:cs="David"/>
          <w:b/>
          <w:bCs/>
          <w:color w:val="000000" w:themeColor="text1"/>
          <w:sz w:val="24"/>
          <w:szCs w:val="24"/>
        </w:rPr>
        <w:t xml:space="preserve">) </w:t>
      </w:r>
      <w:del w:id="1385" w:author="0mer dar" w:date="2020-03-02T14:21:00Z">
        <w:r w:rsidRPr="0013159B" w:rsidDel="00A154F7">
          <w:rPr>
            <w:rFonts w:ascii="David" w:hAnsi="David" w:cs="David"/>
            <w:color w:val="000000" w:themeColor="text1"/>
            <w:sz w:val="24"/>
            <w:szCs w:val="24"/>
          </w:rPr>
          <w:delText>Internal attentional dysregulations, such as d</w:delText>
        </w:r>
      </w:del>
      <w:ins w:id="1386" w:author="0mer dar" w:date="2020-03-02T14:21:00Z">
        <w:r w:rsidR="00A154F7" w:rsidRPr="0013159B">
          <w:rPr>
            <w:rFonts w:ascii="David" w:hAnsi="David" w:cs="David"/>
            <w:color w:val="000000" w:themeColor="text1"/>
            <w:sz w:val="24"/>
            <w:szCs w:val="24"/>
          </w:rPr>
          <w:t>D</w:t>
        </w:r>
      </w:ins>
      <w:r w:rsidRPr="0013159B">
        <w:rPr>
          <w:rFonts w:ascii="David" w:hAnsi="David" w:cs="David"/>
          <w:color w:val="000000" w:themeColor="text1"/>
          <w:sz w:val="24"/>
          <w:szCs w:val="24"/>
        </w:rPr>
        <w:t>ifficulty to disengage from, and selection bias to negative thoughts</w:t>
      </w:r>
      <w:ins w:id="1387" w:author="0mer dar" w:date="2020-03-02T14:21:00Z">
        <w:r w:rsidR="00A154F7" w:rsidRPr="0013159B">
          <w:rPr>
            <w:rFonts w:ascii="David" w:hAnsi="David" w:cs="David"/>
            <w:color w:val="000000" w:themeColor="text1"/>
            <w:sz w:val="24"/>
            <w:szCs w:val="24"/>
          </w:rPr>
          <w:t>,</w:t>
        </w:r>
      </w:ins>
      <w:r w:rsidRPr="0013159B">
        <w:rPr>
          <w:rFonts w:ascii="David" w:hAnsi="David" w:cs="David"/>
          <w:color w:val="000000" w:themeColor="text1"/>
          <w:sz w:val="24"/>
          <w:szCs w:val="24"/>
        </w:rPr>
        <w:t xml:space="preserve"> will be </w:t>
      </w:r>
      <w:del w:id="1388" w:author="0mer dar" w:date="2020-03-02T14:21:00Z">
        <w:r w:rsidRPr="0013159B" w:rsidDel="00A154F7">
          <w:rPr>
            <w:rFonts w:ascii="David" w:hAnsi="David" w:cs="David"/>
            <w:color w:val="000000" w:themeColor="text1"/>
            <w:sz w:val="24"/>
            <w:szCs w:val="24"/>
          </w:rPr>
          <w:delText xml:space="preserve">correlated </w:delText>
        </w:r>
      </w:del>
      <w:ins w:id="1389" w:author="0mer dar" w:date="2020-03-02T14:21:00Z">
        <w:r w:rsidR="00A154F7" w:rsidRPr="0013159B">
          <w:rPr>
            <w:rFonts w:ascii="David" w:hAnsi="David" w:cs="David"/>
            <w:color w:val="000000" w:themeColor="text1"/>
            <w:sz w:val="24"/>
            <w:szCs w:val="24"/>
          </w:rPr>
          <w:t xml:space="preserve">related to </w:t>
        </w:r>
      </w:ins>
      <w:del w:id="1390" w:author="0mer dar" w:date="2020-03-02T14:21:00Z">
        <w:r w:rsidRPr="0013159B" w:rsidDel="00A154F7">
          <w:rPr>
            <w:rFonts w:ascii="David" w:hAnsi="David" w:cs="David"/>
            <w:color w:val="000000" w:themeColor="text1"/>
            <w:sz w:val="24"/>
            <w:szCs w:val="24"/>
          </w:rPr>
          <w:delText>with</w:delText>
        </w:r>
      </w:del>
      <w:r w:rsidRPr="0013159B">
        <w:rPr>
          <w:rFonts w:ascii="David" w:hAnsi="David" w:cs="David"/>
          <w:color w:val="000000" w:themeColor="text1"/>
          <w:sz w:val="24"/>
          <w:szCs w:val="24"/>
        </w:rPr>
        <w:t xml:space="preserve"> higher levels of emotional reactivity to negative thoughts (STP &amp; emotions rating) and with impaired sensibility of bodily sensations in response to negative thoughts (STP &amp; Body Map task), quantify by lower overall number of bodily sensations as well as </w:t>
      </w:r>
      <w:ins w:id="1391" w:author="0mer dar" w:date="2020-03-02T14:22:00Z">
        <w:r w:rsidR="00A154F7" w:rsidRPr="0013159B">
          <w:rPr>
            <w:rFonts w:ascii="David" w:hAnsi="David" w:cs="David"/>
            <w:color w:val="000000" w:themeColor="text1"/>
            <w:sz w:val="24"/>
            <w:szCs w:val="24"/>
          </w:rPr>
          <w:t xml:space="preserve">mostly </w:t>
        </w:r>
      </w:ins>
      <w:r w:rsidRPr="0013159B">
        <w:rPr>
          <w:rFonts w:ascii="David" w:hAnsi="David" w:cs="David"/>
          <w:color w:val="000000" w:themeColor="text1"/>
          <w:sz w:val="24"/>
          <w:szCs w:val="24"/>
        </w:rPr>
        <w:t>gross sensations characterized by high intensity and located mostly in central bodily areas (e.g., head, chest, stomach).</w:t>
      </w:r>
      <w:del w:id="1392" w:author="0mer dar" w:date="2020-03-02T14:22:00Z">
        <w:r w:rsidRPr="0013159B" w:rsidDel="00A154F7">
          <w:rPr>
            <w:rFonts w:ascii="David" w:hAnsi="David" w:cs="David"/>
            <w:color w:val="000000" w:themeColor="text1"/>
            <w:sz w:val="24"/>
            <w:szCs w:val="24"/>
          </w:rPr>
          <w:delText xml:space="preserve"> </w:delText>
        </w:r>
      </w:del>
      <w:r w:rsidRPr="0013159B">
        <w:rPr>
          <w:rFonts w:ascii="David" w:hAnsi="David" w:cs="David"/>
          <w:color w:val="000000" w:themeColor="text1"/>
          <w:sz w:val="24"/>
          <w:szCs w:val="24"/>
        </w:rPr>
        <w:t xml:space="preserve">Indeed, mental </w:t>
      </w:r>
      <w:del w:id="1393" w:author="0mer dar" w:date="2020-03-02T14:23:00Z">
        <w:r w:rsidRPr="0013159B" w:rsidDel="00A154F7">
          <w:rPr>
            <w:rFonts w:ascii="David" w:hAnsi="David" w:cs="David"/>
            <w:color w:val="000000" w:themeColor="text1"/>
            <w:sz w:val="24"/>
            <w:szCs w:val="24"/>
          </w:rPr>
          <w:delText xml:space="preserve">appraisal </w:delText>
        </w:r>
      </w:del>
      <w:ins w:id="1394" w:author="0mer dar" w:date="2020-03-02T14:23:00Z">
        <w:r w:rsidR="00A154F7" w:rsidRPr="0013159B">
          <w:rPr>
            <w:rFonts w:ascii="David" w:hAnsi="David" w:cs="David"/>
            <w:color w:val="000000" w:themeColor="text1"/>
            <w:sz w:val="24"/>
            <w:szCs w:val="24"/>
          </w:rPr>
          <w:t xml:space="preserve">representation </w:t>
        </w:r>
      </w:ins>
      <w:r w:rsidRPr="0013159B">
        <w:rPr>
          <w:rFonts w:ascii="David" w:hAnsi="David" w:cs="David"/>
          <w:color w:val="000000" w:themeColor="text1"/>
          <w:sz w:val="24"/>
          <w:szCs w:val="24"/>
        </w:rPr>
        <w:t xml:space="preserve">of </w:t>
      </w:r>
      <w:del w:id="1395" w:author="0mer dar" w:date="2020-03-02T14:23:00Z">
        <w:r w:rsidRPr="0013159B" w:rsidDel="00A154F7">
          <w:rPr>
            <w:rFonts w:ascii="David" w:hAnsi="David" w:cs="David"/>
            <w:color w:val="000000" w:themeColor="text1"/>
            <w:sz w:val="24"/>
            <w:szCs w:val="24"/>
          </w:rPr>
          <w:delText>(</w:delText>
        </w:r>
      </w:del>
      <w:r w:rsidRPr="0013159B">
        <w:rPr>
          <w:rFonts w:ascii="David" w:hAnsi="David" w:cs="David"/>
          <w:color w:val="000000" w:themeColor="text1"/>
          <w:sz w:val="24"/>
          <w:szCs w:val="24"/>
        </w:rPr>
        <w:t>negative</w:t>
      </w:r>
      <w:del w:id="1396" w:author="0mer dar" w:date="2020-03-02T14:23:00Z">
        <w:r w:rsidRPr="0013159B" w:rsidDel="00A154F7">
          <w:rPr>
            <w:rFonts w:ascii="David" w:hAnsi="David" w:cs="David"/>
            <w:color w:val="000000" w:themeColor="text1"/>
            <w:sz w:val="24"/>
            <w:szCs w:val="24"/>
          </w:rPr>
          <w:delText>)</w:delText>
        </w:r>
      </w:del>
      <w:r w:rsidRPr="0013159B">
        <w:rPr>
          <w:rFonts w:ascii="David" w:hAnsi="David" w:cs="David"/>
          <w:color w:val="000000" w:themeColor="text1"/>
          <w:sz w:val="24"/>
          <w:szCs w:val="24"/>
        </w:rPr>
        <w:t xml:space="preserve"> emotions (e.g., </w:t>
      </w:r>
      <w:r w:rsidRPr="0013159B">
        <w:rPr>
          <w:rFonts w:ascii="David" w:hAnsi="David" w:cs="David"/>
          <w:sz w:val="24"/>
          <w:szCs w:val="24"/>
        </w:rPr>
        <w:t xml:space="preserve">subjective appraisals, </w:t>
      </w:r>
      <w:r w:rsidRPr="0013159B">
        <w:rPr>
          <w:rFonts w:ascii="David" w:hAnsi="David" w:cs="David"/>
          <w:color w:val="000000" w:themeColor="text1"/>
          <w:sz w:val="24"/>
          <w:szCs w:val="24"/>
        </w:rPr>
        <w:t xml:space="preserve">ruminations) is usually more available </w:t>
      </w:r>
      <w:ins w:id="1397" w:author="0mer dar" w:date="2020-03-02T14:23:00Z">
        <w:r w:rsidR="00A154F7" w:rsidRPr="0013159B">
          <w:rPr>
            <w:rFonts w:ascii="David" w:hAnsi="David" w:cs="David"/>
            <w:color w:val="000000" w:themeColor="text1"/>
            <w:sz w:val="24"/>
            <w:szCs w:val="24"/>
          </w:rPr>
          <w:t xml:space="preserve">to attention </w:t>
        </w:r>
      </w:ins>
      <w:del w:id="1398" w:author="0mer dar" w:date="2020-03-02T14:23:00Z">
        <w:r w:rsidRPr="0013159B" w:rsidDel="00A154F7">
          <w:rPr>
            <w:rFonts w:ascii="David" w:hAnsi="David" w:cs="David"/>
            <w:color w:val="000000" w:themeColor="text1"/>
            <w:sz w:val="24"/>
            <w:szCs w:val="24"/>
          </w:rPr>
          <w:delText xml:space="preserve">then </w:delText>
        </w:r>
      </w:del>
      <w:ins w:id="1399" w:author="0mer dar" w:date="2020-03-02T14:23:00Z">
        <w:r w:rsidR="00A154F7" w:rsidRPr="0013159B">
          <w:rPr>
            <w:rFonts w:ascii="David" w:hAnsi="David" w:cs="David"/>
            <w:color w:val="000000" w:themeColor="text1"/>
            <w:sz w:val="24"/>
            <w:szCs w:val="24"/>
          </w:rPr>
          <w:t xml:space="preserve">than </w:t>
        </w:r>
      </w:ins>
      <w:r w:rsidRPr="0013159B">
        <w:rPr>
          <w:rFonts w:ascii="David" w:hAnsi="David" w:cs="David"/>
          <w:color w:val="000000" w:themeColor="text1"/>
          <w:sz w:val="24"/>
          <w:szCs w:val="24"/>
        </w:rPr>
        <w:t>sensory- based representation</w:t>
      </w:r>
      <w:del w:id="1400" w:author="0mer dar" w:date="2020-03-02T14:23:00Z">
        <w:r w:rsidRPr="0013159B" w:rsidDel="00A154F7">
          <w:rPr>
            <w:rFonts w:ascii="David" w:hAnsi="David" w:cs="David"/>
            <w:color w:val="000000" w:themeColor="text1"/>
            <w:sz w:val="24"/>
            <w:szCs w:val="24"/>
          </w:rPr>
          <w:delText>s</w:delText>
        </w:r>
      </w:del>
      <w:r w:rsidRPr="0013159B">
        <w:rPr>
          <w:rFonts w:ascii="David" w:hAnsi="David" w:cs="David"/>
          <w:color w:val="000000" w:themeColor="text1"/>
          <w:sz w:val="24"/>
          <w:szCs w:val="24"/>
        </w:rPr>
        <w:t xml:space="preserve"> of emotions (e.g.,</w:t>
      </w:r>
      <w:r w:rsidRPr="0013159B">
        <w:rPr>
          <w:rFonts w:ascii="David" w:hAnsi="David" w:cs="David"/>
          <w:sz w:val="24"/>
          <w:szCs w:val="24"/>
        </w:rPr>
        <w:t xml:space="preserve"> fluctuations in body sensations, somatic signatures) </w:t>
      </w:r>
      <w:r w:rsidRPr="006A4A9B">
        <w:rPr>
          <w:rFonts w:ascii="David" w:hAnsi="David" w:cs="David"/>
          <w:sz w:val="24"/>
          <w:szCs w:val="24"/>
        </w:rPr>
        <w:fldChar w:fldCharType="begin" w:fldLock="1"/>
      </w:r>
      <w:r w:rsidRPr="006A4A9B">
        <w:rPr>
          <w:rFonts w:ascii="David" w:hAnsi="David" w:cs="David"/>
          <w:sz w:val="24"/>
          <w:szCs w:val="24"/>
        </w:rPr>
        <w:instrText>ADDIN CSL_CITATION {"citationItems"</w:instrText>
      </w:r>
      <w:r w:rsidRPr="0013159B">
        <w:rPr>
          <w:rFonts w:ascii="David" w:hAnsi="David" w:cs="David"/>
          <w:sz w:val="24"/>
          <w:szCs w:val="24"/>
        </w:rPr>
        <w:instrText>:[{"id":"ITEM-1","itemData":{"DOI":"10.1016/j.bpsc.2017.12.004","ISSN":"24519030","abstract":"Interoception refers to the process by which the nervous system senses, interprets, and integrates signals originating from within the body, providing a moment-by-moment mapping of the body's internal landscape across conscious and unconscious levels. Interoceptive signaling has been considered a component process of reflexes, urges, feelings, drives, adaptive responses, and cognitive and emotional experiences, highlighting its contributions to the maintenance of homeostatic functioning, body regulation, and survival. Dysfunction of interoception is increasingly recognized as an important component of different mental health conditions, including anxiety disorders, mood disorders, eating disorders, addictive disorders, and somatic symptom disorders. However, a number of conceptual and methodological challenges have made it difficult for interoceptive constructs to be broadly applied in mental health research and treatment settings. In November 2016, the Laureate Institute for Brain Research organized the first Interoception Summit, a gathering of interoception experts from around the world, with the goal of accelerating progress in understanding the role of interoception in mental health. The discussions at the meeting were organized around four themes: interoceptive assessment, interoceptive integration, interoceptive psychopathology, and the generation of a roadmap that could serve as a guide for future endeavors. This review article presents an overview of the emerging consensus generated by the meeting.","author":[{"dropping-particle":"","family":"Khalsa","given":"Sahib S.","non-dropping-particle":"","parse-names":false,"suffix":""},{"dropping-particle":"","family":"Adolphs","given":"Ralph","non-dropping-particle":"","parse-names":false,"suffix":""},{"dropping-particle":"","family":"Cameron","given":"Oliver G.","non-dropping-particle":"","parse-names":false,"suffix":""},{"dropping-particle":"","family":"Critchley","given":"Hugo D.","non-dropping-particle":"","parse-names":false,"suffix":""},{"dropping-particle":"","family":"Davenport","given":"Paul W.","non-dropping-particle":"","parse-names":false,"suffix":""},{"dropping-particle":"","family":"Feinstein","given":"Justin S.","non-dropping-particle":"","parse-names":false,"suffix":""},{"dropping-particle":"","family":"Feusner","given":"Jamie D.","non-dropping-particle":"","parse-names":false,"suffix":""},{"dropping-particle":"","family":"Garfinkel","given":"Sarah N.","non-dropping-particle":"","parse-names":false,"suffix":""},{"dropping-particle":"","family":"Lane","given":"Richard D.","non-dropping-particle":"","parse-names":false,"suffix":""},{"dropping-particle":"","family":"Mehling","given":"Wolf E.","non-dropping-particle":"","parse-names":false,"suffix":""},{"dropping-particle":"","family":"Meuret","given":"Alicia E.","non-dropping-particle":"","parse-names":false,"suffix":""},{"dropping-particle":"","family":"Nemeroff","given":"Charles B.","non-dropping-particle":"","parse-names":false,"suffix":""},{"dropping-particle":"","family":"Oppenheimer","given":"Stephen","non-dropping-particle":"","parse-names":false,"suffix":""},{"dropping-particle":"","family":"Petzschner","given":"Frederike H.","non-dropping-particle":"","parse-names":false,"suffix":""},{"dropping-particle":"","family":"Pollatos","given":"Olga","non-dropping-particle":"","parse-names":false,"suffix":""},{"dropping-particle":"","family":"Rhudy","given":"Jamie L.","non-dropping-particle":"","parse-names":false,"suffix":""},{"dropping-particle":"","family":"Schramm","given":"Lawrence P.","non-dropping-particle":"","parse-names":false,"suffix":""},{"dropping-particle":"","family":"Simmons","given":"W. Kyle","non-dropping-particle":"","parse-names":false,"suffix":""},{"dropping-particle":"","family":"Stein","given":"Murray B.","non-dropping-particle":"","parse-names":false,"suffix":""},{"dropping-particle":"","family":"Stephan","given":"Klaas E.","non-dropping-particle":"","parse-names":false,"suffix":""},{"dropping-particle":"","family":"Bergh","given":"Omer","non-dropping-particle":"Van den","parse-names":false,"suffix":""},{"dropping-particle":"","family":"Diest","given":"Ilse","non-dropping-particle":"Van","parse-names":false,"suffix":""},{"dropping-particle":"","family":"Leupoldt","given":"Andreas","non-dropping-particle":"von","parse-names":false,"suffix":""},{"dropping-particle":"","family":"Paulus","given":"Martin P.","non-dropping-particle":"","parse-names":false,"suffix":""},{"dropping-particle":"","family":"Ainley","given":"Vivien","non-dropping-particle":"","parse-names":false,"suffix":""},{"dropping-particle":"","family":"Zoubi","given":"Obada","non-dropping-particle":"Al","parse-names":false,"suffix":""},{"dropping-particle":"","family":"Aupperle","given":"Robin","non-dropping-particle":"","parse-names":false,"suffix":""},{"dropping-particle":"","family":"Avery","given":"Jason","non-dropping-particle":"","parse-names":false,"suffix":""},{"dropping-particle":"","family":"Baxter","given":"Leslie","non-dropping-particle":"","parse-names":false,"suffix":""},{"dropping-particle":"","family":"Benke","given":"Christoph","non-dropping-particle":"","parse-names":false,"suffix":""},{"dropping-particle":"","family":"Berner","given":"Laura","non-dropping-particle":"","parse-names":false,"suffix":""},{"dropping-particle":"","family":"Bodurka","given":"Jerzy","non-dropping-particle":"","parse-names":false,"suffix":""},{"dropping-particle":"","family":"Breese","given":"Eric","non-dropping-particle":"","parse-names":false,"suffix":""},{"dropping-particle":"","family":"Brown","given":"Tiffany","non-dropping-particle":"","parse-names":false,"suffix":""},{"dropping-particle":"","family":"Burrows","given":"Kaiping","non-dropping-particle":"","parse-names":false,"suffix":""},{"dropping-particle":"","family":"Cha","given":"Yoon Hee","non-dropping-particle":"","parse-names":false,"suffix":""},{"dropping-particle":"","family":"Clausen","given":"Ashley","non-dropping-particle":"","parse-names":false,"suffix":""},{"dropping-particle":"","family":"Cosgrove","given":"Kelly","non-dropping-particle":"","parse-names":false,"suffix":""},{"dropping-particle":"","family":"Deville","given":"Danielle","non-dropping-particle":"","parse-names":false,"suffix":""},{"dropping-particle":"","family":"Duncan","given":"Laramie","non-dropping-particle":"","parse-names":false,"suffix":""},{"dropping-particle":"","family":"Duquette","given":"Patrice","non-dropping-particle":"","parse-names":false,"suffix":""},{"dropping-particle":"","family":"Ekhtiari","given":"Hamed","non-dropping-particle":"","parse-names":false,"suffix":""},{"dropping-particle":"","family":"Fine","given":"Thomas","non-dropping-particle":"","parse-names":false,"suffix":""},{"dropping-particle":"","family":"Ford","given":"Bart","non-dropping-particle":"","parse-names":false,"suffix":""},{"dropping-particle":"","family":"Garcia Cordero","given":"Indira","non-dropping-particle":"","parse-names":false,"suffix":""},{"dropping-particle":"","family":"Gleghorn","given":"Diamond","non-dropping-particle":"","parse-names":false,"suffix":""},{"dropping-particle":"","family":"Guereca","given":"Yvette","non-dropping-particle":"","parse-names":false,"suffix":""},{"dropping-particle":"","family":"Harrison","given":"Neil A.","non-dropping-particle":"","parse-names":false,"suffix":""},{"dropping-particle":"","family":"Hassanpour","given":"Mahlega","non-dropping-particle":"","parse-names":false,"suffix":""},{"dropping-particle":"","family":"Hechler","given":"Tanja","non-dropping-particle":"","parse-names":false,"suffix":""},{"dropping-particle":"","family":"Heller","given":"Aaron","non-dropping-particle":"","parse-names":false,"suffix":""},{"dropping-particle":"","family":"Hellman","given":"Natalie","non-dropping-particle":"","parse-names":false,"suffix":""},{"dropping-particle":"","family":"Herbert","given":"Beate","non-dropping-particle":"","parse-names":false,"suffix":""},{"dropping-particle":"","family":"Jarrahi","given":"Behnaz","non-dropping-particle":"","parse-names":false,"suffix":""},{"dropping-particle":"","family":"Kerr","given":"Kara","non-dropping-particle":"","parse-names":false,"suffix":""},{"dropping-particle":"","family":"Kirlic","given":"Namik","non-dropping-particle":"","parse-names":false,"suffix":""},{"dropping-particle":"","family":"Klabunde","given":"Megan","non-dropping-particle":"","parse-names":false,"suffix":""},{"dropping-particle":"","family":"Kraynak","given":"Thomas","non-dropping-particle":"","parse-names":false,"suffix":""},{"dropping-particle":"","family":"Kriegsman","given":"Michael","non-dropping-particle":"","parse-names":false,"suffix":""},{"dropping-particle":"","family":"Kroll","given":"Juliet","non-dropping-particle":"","parse-names":false,"suffix":""},{"dropping-particle":"","family":"Kuplicki","given":"Rayus","non-dropping-particle":"","parse-names":false,"suffix":""},{"dropping-particle":"","family":"Lapidus","given":"Rachel","non-dropping-particle":"","parse-names":false,"suffix":""},{"dropping-particle":"","family":"Le","given":"Trang","non-dropping-particle":"","parse-names":false,"suffix":""},{"dropping-particle":"","family":"Hagen","given":"Kyle Logie","non-dropping-particle":"","parse-names":false,"suffix":""},{"dropping-particle":"","family":"Mayeli","given":"Ahmad","non-dropping-particle":"","parse-names":false,"suffix":""},{"dropping-particle":"","family":"Morris","given":"Amanda","non-dropping-particle":"","parse-names":false,"suffix":""},{"dropping-particle":"","family":"Naqvi","given":"Nasir","non-dropping-particle":"","parse-names":false,"suffix":""},{"dropping-particle":"","family":"Oldroyd","given":"Kristina","non-dropping-particle":"","parse-names":false,"suffix":""},{"dropping-particle":"","family":"Pané-Farré","given":"Christiane","non-dropping-particle":"","parse-names":false,"suffix":""},{"dropping-particle":"","family":"Phillips","given":"Raquel","non-dropping-particle":"","parse-names":false,"suffix":""},{"dropping-particle":"","family":"Poppa","given":"Tasha","non-dropping-particle":"","parse-names":false,"suffix":""},{"dropping-particle":"","family":"Potter","given":"Willliam","non-dropping-particle":"","parse-names":false,"suffix":""},{"dropping-particle":"","family":"Puhl","given":"Maria","non-dropping-particle":"","parse-names":false,"suffix":""},{"dropping-particle":"","family":"Safron","given":"Adam","non-dropping-particle":"","parse-names":false,"suffix":""},{"dropping-particle":"","family":"Sala","given":"Margaret","non-dropping-particle":"","parse-names":false,"suffix":""},{"dropping-particle":"","family":"Savitz","given":"Jonathan","non-dropping-particle":"","parse-names":false,"suffix":""},{"dropping-particle":"","family":"Saxon","given":"Heather","non-dropping-particle":"","parse-names":false,"suffix":""},{"dropping-particle":"","family":"Schoenhals","given":"Will","non-dropping-particle":"","parse-names":false,"suffix":""},{"dropping-particle":"","family":"Stanwell-Smith","given":"Colin","non-dropping-particle":"","parse-names":false,"suffix":""},{"dropping-particle":"","family":"Teed","given":"Adam","non-dropping-particle":"","parse-names":false,"suffix":""},{"dropping-particle":"","family":"Terasawa","given":"Yuri","non-dropping-particle":"","parse-names":false,"suffix":""},{"dropping-particle":"","family":"Thompson","given":"Katie","non-dropping-particle":"","parse-names":false,"suffix":""},{"dropping-particle":"","family":"Toups","given":"Marisa","non-dropping-particle":"","parse-names":false,"suffix":""},{"dropping-particle":"","family":"Umeda","given":"Satoshi","non-dropping-particle":"","parse-names":false,"suffix":""},{"dropping-particle":"","family":"Upshaw","given":"Valerie","non-dropping-particle":"","parse-names":false,"suffix":""},{"dropping-particle":"","family":"Victor","given":"Teresa","non-dropping-particle":"","parse-names":false,"suffix":""},{"dropping-particle":"","family":"Wierenga","given":"Christina","non-dropping-particle":"","parse-names":false,"suffix":""},{"dropping-particle":"","family":"Wohlrab","given":"Colleen","non-dropping-particle":"","parse-names":false,"suffix":""},{"dropping-particle":"","family":"Yeh","given":"Hung wen","non-dropping-particle":"","parse-names":false,"suffix":""},{"dropping-particle":"","family":"Yoris","given":"Adrian","non-dropping-particle":"","parse-names":false,"suffix":""},{"dropping-particle":"","family":"Zeidan","given":"Fadel","non-dropping-particle":"","parse-names":false,"suffix":""},{"dropping-particle":"","family":"Zotev","given":"Vadim","non-dropping-particle":"","parse-names":false,"suffix":""},{"dropping-particle":"","family":"Zucker","given":"Nancy","non-dropping-particle":"","parse-names":false,"suffix":""}],"container-title":"Biological Psychiatry: Cognitive Neuroscience and Neuroimaging","id":"ITEM-1","issue":"6","issued":{"date-parts":[["2018"]]},"note":"</w:instrText>
      </w:r>
      <w:r w:rsidRPr="0013159B">
        <w:rPr>
          <w:rFonts w:ascii="David" w:hAnsi="David" w:cs="David"/>
          <w:sz w:val="24"/>
          <w:szCs w:val="24"/>
          <w:rtl/>
        </w:rPr>
        <w:instrText>מאמר משמעותי על אינטרוספציה בכללי</w:instrText>
      </w:r>
      <w:r w:rsidRPr="0013159B">
        <w:rPr>
          <w:rFonts w:ascii="David" w:hAnsi="David" w:cs="David"/>
          <w:sz w:val="24"/>
          <w:szCs w:val="24"/>
        </w:rPr>
        <w:instrText>","page":"501-513","title":"Interoception and Mental Health: A Roadmap","type":"article-journal","volume":"3"},"uris":["http://www.mendeley.com/documents/?uuid=9602c9f8-9886-4f57-8c59-280cee645cbe"]}],"mendeley":{"formattedCitation":"(Khalsa et al., 2018)","plainTextFormattedCitation":"(Khalsa et al., 2018)","previouslyFormattedCitation":"(Khalsa et al., 2018)"},"properties":{"noteIndex":0},"schema":"https://github.com/citation-style-language/schema/raw/master/csl-citation.json"}</w:instrText>
      </w:r>
      <w:r w:rsidRPr="006A4A9B">
        <w:rPr>
          <w:rFonts w:ascii="David" w:hAnsi="David" w:cs="David"/>
          <w:sz w:val="24"/>
          <w:szCs w:val="24"/>
        </w:rPr>
        <w:fldChar w:fldCharType="separate"/>
      </w:r>
      <w:r w:rsidRPr="006A4A9B">
        <w:rPr>
          <w:rFonts w:ascii="David" w:hAnsi="David" w:cs="David"/>
          <w:noProof/>
          <w:sz w:val="24"/>
          <w:szCs w:val="24"/>
        </w:rPr>
        <w:t>(Khalsa et al., 2018)</w:t>
      </w:r>
      <w:r w:rsidRPr="006A4A9B">
        <w:rPr>
          <w:rFonts w:ascii="David" w:hAnsi="David" w:cs="David"/>
          <w:sz w:val="24"/>
          <w:szCs w:val="24"/>
        </w:rPr>
        <w:fldChar w:fldCharType="end"/>
      </w:r>
      <w:r w:rsidRPr="006A4A9B">
        <w:rPr>
          <w:rFonts w:ascii="David" w:hAnsi="David" w:cs="David"/>
          <w:color w:val="000000" w:themeColor="text1"/>
          <w:sz w:val="24"/>
          <w:szCs w:val="24"/>
        </w:rPr>
        <w:t>. MMT is expected to</w:t>
      </w:r>
      <w:r w:rsidRPr="0013159B">
        <w:rPr>
          <w:rFonts w:ascii="David" w:hAnsi="David" w:cs="David"/>
          <w:color w:val="000000" w:themeColor="text1"/>
          <w:sz w:val="24"/>
          <w:szCs w:val="24"/>
        </w:rPr>
        <w:t xml:space="preserve"> reduce emotional reactivity by shifting attention away from mental representation of emotions </w:t>
      </w:r>
      <w:ins w:id="1401" w:author="0mer dar" w:date="2020-03-02T14:24:00Z">
        <w:r w:rsidR="00A154F7" w:rsidRPr="0013159B">
          <w:rPr>
            <w:rFonts w:ascii="David" w:hAnsi="David" w:cs="David"/>
            <w:color w:val="000000" w:themeColor="text1"/>
            <w:sz w:val="24"/>
            <w:szCs w:val="24"/>
          </w:rPr>
          <w:t xml:space="preserve">in the </w:t>
        </w:r>
      </w:ins>
      <w:del w:id="1402" w:author="0mer dar" w:date="2020-03-02T14:24:00Z">
        <w:r w:rsidRPr="0013159B" w:rsidDel="00A154F7">
          <w:rPr>
            <w:rFonts w:ascii="David" w:hAnsi="David" w:cs="David"/>
            <w:color w:val="000000" w:themeColor="text1"/>
            <w:sz w:val="24"/>
            <w:szCs w:val="24"/>
          </w:rPr>
          <w:delText>(</w:delText>
        </w:r>
      </w:del>
      <w:r w:rsidRPr="0013159B">
        <w:rPr>
          <w:rFonts w:ascii="David" w:hAnsi="David" w:cs="David"/>
          <w:color w:val="000000" w:themeColor="text1"/>
          <w:sz w:val="24"/>
          <w:szCs w:val="24"/>
        </w:rPr>
        <w:t>mind</w:t>
      </w:r>
      <w:ins w:id="1403" w:author="0mer dar" w:date="2020-03-02T14:24:00Z">
        <w:r w:rsidR="00A154F7" w:rsidRPr="0013159B">
          <w:rPr>
            <w:rFonts w:ascii="David" w:hAnsi="David" w:cs="David"/>
            <w:color w:val="000000" w:themeColor="text1"/>
            <w:sz w:val="24"/>
            <w:szCs w:val="24"/>
          </w:rPr>
          <w:t>,</w:t>
        </w:r>
      </w:ins>
      <w:del w:id="1404" w:author="0mer dar" w:date="2020-03-02T14:24:00Z">
        <w:r w:rsidRPr="0013159B" w:rsidDel="00A154F7">
          <w:rPr>
            <w:rFonts w:ascii="David" w:hAnsi="David" w:cs="David"/>
            <w:color w:val="000000" w:themeColor="text1"/>
            <w:sz w:val="24"/>
            <w:szCs w:val="24"/>
          </w:rPr>
          <w:delText>),</w:delText>
        </w:r>
      </w:del>
      <w:r w:rsidRPr="0013159B">
        <w:rPr>
          <w:rFonts w:ascii="David" w:hAnsi="David" w:cs="David"/>
          <w:color w:val="000000" w:themeColor="text1"/>
          <w:sz w:val="24"/>
          <w:szCs w:val="24"/>
        </w:rPr>
        <w:t xml:space="preserve"> toward sensory- based representations of emotions </w:t>
      </w:r>
      <w:ins w:id="1405" w:author="0mer dar" w:date="2020-03-02T14:24:00Z">
        <w:r w:rsidR="00A154F7" w:rsidRPr="0013159B">
          <w:rPr>
            <w:rFonts w:ascii="David" w:hAnsi="David" w:cs="David"/>
            <w:color w:val="000000" w:themeColor="text1"/>
            <w:sz w:val="24"/>
            <w:szCs w:val="24"/>
          </w:rPr>
          <w:t xml:space="preserve">in the </w:t>
        </w:r>
      </w:ins>
      <w:del w:id="1406" w:author="0mer dar" w:date="2020-03-02T14:24:00Z">
        <w:r w:rsidRPr="0013159B" w:rsidDel="00A154F7">
          <w:rPr>
            <w:rFonts w:ascii="David" w:hAnsi="David" w:cs="David"/>
            <w:color w:val="000000" w:themeColor="text1"/>
            <w:sz w:val="24"/>
            <w:szCs w:val="24"/>
          </w:rPr>
          <w:delText>(</w:delText>
        </w:r>
      </w:del>
      <w:r w:rsidRPr="0013159B">
        <w:rPr>
          <w:rFonts w:ascii="David" w:hAnsi="David" w:cs="David"/>
          <w:color w:val="000000" w:themeColor="text1"/>
          <w:sz w:val="24"/>
          <w:szCs w:val="24"/>
        </w:rPr>
        <w:t>body</w:t>
      </w:r>
      <w:del w:id="1407" w:author="0mer dar" w:date="2020-03-02T14:24:00Z">
        <w:r w:rsidRPr="0013159B" w:rsidDel="00A154F7">
          <w:rPr>
            <w:rFonts w:ascii="David" w:hAnsi="David" w:cs="David"/>
            <w:color w:val="000000" w:themeColor="text1"/>
            <w:sz w:val="24"/>
            <w:szCs w:val="24"/>
          </w:rPr>
          <w:delText>)</w:delText>
        </w:r>
      </w:del>
      <w:r w:rsidRPr="0013159B">
        <w:rPr>
          <w:rFonts w:ascii="David" w:hAnsi="David" w:cs="David"/>
          <w:color w:val="000000" w:themeColor="text1"/>
          <w:sz w:val="24"/>
          <w:szCs w:val="24"/>
        </w:rPr>
        <w:t xml:space="preserve"> </w:t>
      </w:r>
      <w:r w:rsidRPr="006A4A9B">
        <w:rPr>
          <w:rFonts w:ascii="David" w:hAnsi="David" w:cs="David"/>
          <w:color w:val="000000" w:themeColor="text1"/>
          <w:sz w:val="24"/>
          <w:szCs w:val="24"/>
        </w:rPr>
        <w:fldChar w:fldCharType="begin" w:fldLock="1"/>
      </w:r>
      <w:r w:rsidR="00785498" w:rsidRPr="006A4A9B">
        <w:rPr>
          <w:rFonts w:ascii="David" w:hAnsi="David" w:cs="David"/>
          <w:color w:val="000000" w:themeColor="text1"/>
          <w:sz w:val="24"/>
          <w:szCs w:val="24"/>
        </w:rPr>
        <w:instrText>ADDIN CSL_CITATION {"citationItems":[{"id":"ITEM-1","itemData":{"DOI":"10.1037/a0017151","ISSN":"15283542",</w:instrText>
      </w:r>
      <w:r w:rsidR="00785498" w:rsidRPr="0013159B">
        <w:rPr>
          <w:rFonts w:ascii="David" w:hAnsi="David" w:cs="David"/>
          <w:color w:val="000000" w:themeColor="text1"/>
          <w:sz w:val="24"/>
          <w:szCs w:val="24"/>
        </w:rPr>
        <w:instrText>"abstract":"Recovery from emotional challenge and increased tolerance of negative affect are both hallmarks of mental health. Mindfulness training (MT) has been shown to facilitate these outcomes, yet little is known about its mechanisms of action. The present study employed functional MRI (fMRI) to compare neural reactivity to sadness provocation in participants completing 8 weeks of MT and waitlisted controls. Sadness resulted in widespread recruitment of regions associated with self-referential processes along the cortical midline. Despite equivalent self-reported sadness, MT participants demonstrated a distinct neural response, with greater right-lateralized recruitment, including visceral and somatosensory areas associated with body sensation. The greater somatic recruitment observed in the MT group during evoked sadness was associated with decreased depression scores. Restoring balance between affective and sensory neural networks-supporting conceptual and body based representations of emotion-could be one path through which mindfulness reduces vulnerability to dysphoric reactivity. © 2010 American Psychological Association.","author":[{"dropping-particle":"","family":"Farb","given":"Norman A.S.","non-dropping-particle":"","parse-names":false,"suffix":""},{"dropping-particle":"","family":"Anderson","given":"Adam K.","non-dropping-particle":"","parse-names":false,"suffix":""},{"dropping-particle":"","family":"Mayberg","given":"Helen","non-dropping-particle":"","parse-names":false,"suffix":""},{"dropping-particle":"","family":"Bean","given":"Jim","non-dropping-particle":"","parse-names":false,"suffix":""},{"dropping-particle":"","family":"McKeon","given":"Deborah","non-dropping-particle":"","parse-names":false,"suffix":""},{"dropping-particle":"V.","family":"Segal","given":"Zindel","non-dropping-particle":"","parse-names":false,"suffix":""}],"container-title":"Emotion","id":"ITEM-1","issue":"1","issued":{"date-parts":[["2010"]]},"page":"25-33","title":"Minding One's Emotions: Mindfulness Training Alters the Neural Expression of Sadness","type":"article-journal","volume":"10"},"uris":["http://www.mendeley.com/documents/?uuid=2bfd877f-2af4-41d8-9865-e114f27956d9"]},{"id":"ITEM-2","itemData":{"DOI":"10.1007/s10865-011-9391-z","author":[{"dropping-particle":"","family":"Garland","given":"Eric L","non-dropping-particle":"","parse-names":false,"suffix":""},{"dropping-particle":"","family":"Gaylord","given":"Susan A","non-dropping-particle":"","parse-names":false,"suffix":""},{"dropping-particle":"","family":"Mann","given":"J Douglas","non-dropping-particle":"","parse-names":false,"suffix":""},{"dropping-particle":"","family":"Whitehead","given":"William E","non-dropping-particle":"","parse-names":false,"suffix":""}],"id":"ITEM-2","issued":{"date-parts":[["2012"]]},"page":"591-602","title":"Therapeutic mechanisms of a mindfulness-based treatment for IBS : effects on visceral sensitivity , catastrophizing , and affective processing of pain sensations","type":"article-journal"},"uris":["http://www.mendeley.com/documents/?uuid=ec5eb302-6602-42f1-8d45-f233a6fefffc"]}],"mendeley":{"formattedCitation":"(N. A. S. Farb et al., 2010; Garland et al., 2012)","plainTextFormattedCitation":"(N. A. S. Farb et al., 2010; Garland et al., 2012)","previouslyFormattedCitation":"(N. A. S. Farb et al., 2010; Garland et al., 2012)"},"properties":{"noteIndex":0},"schema":"https://github.com/citation-style-language/schema/raw/master/csl-citation.json"}</w:instrText>
      </w:r>
      <w:r w:rsidRPr="006A4A9B">
        <w:rPr>
          <w:rFonts w:ascii="David" w:hAnsi="David" w:cs="David"/>
          <w:color w:val="000000" w:themeColor="text1"/>
          <w:sz w:val="24"/>
          <w:szCs w:val="24"/>
        </w:rPr>
        <w:fldChar w:fldCharType="separate"/>
      </w:r>
      <w:r w:rsidR="001E2173" w:rsidRPr="006A4A9B">
        <w:rPr>
          <w:rFonts w:ascii="David" w:hAnsi="David" w:cs="David"/>
          <w:noProof/>
          <w:color w:val="000000" w:themeColor="text1"/>
          <w:sz w:val="24"/>
          <w:szCs w:val="24"/>
        </w:rPr>
        <w:t>(N. A. S. Farb et al., 2010; Garland et al., 2012)</w:t>
      </w:r>
      <w:r w:rsidRPr="006A4A9B">
        <w:rPr>
          <w:rFonts w:ascii="David" w:hAnsi="David" w:cs="David"/>
          <w:color w:val="000000" w:themeColor="text1"/>
          <w:sz w:val="24"/>
          <w:szCs w:val="24"/>
        </w:rPr>
        <w:fldChar w:fldCharType="end"/>
      </w:r>
      <w:r w:rsidRPr="006A4A9B">
        <w:rPr>
          <w:rFonts w:ascii="David" w:hAnsi="David" w:cs="David"/>
          <w:color w:val="000000" w:themeColor="text1"/>
          <w:sz w:val="24"/>
          <w:szCs w:val="24"/>
        </w:rPr>
        <w:t xml:space="preserve">. </w:t>
      </w:r>
    </w:p>
    <w:p w14:paraId="548C3365" w14:textId="4E71F36B" w:rsidR="003F6CCB" w:rsidRPr="0013159B" w:rsidRDefault="003F6CCB" w:rsidP="003F6CCB">
      <w:pPr>
        <w:pStyle w:val="CommentText"/>
        <w:spacing w:line="480" w:lineRule="auto"/>
        <w:rPr>
          <w:rFonts w:ascii="David" w:hAnsi="David" w:cs="David"/>
          <w:color w:val="000000" w:themeColor="text1"/>
          <w:sz w:val="24"/>
          <w:szCs w:val="24"/>
          <w:lang w:val="en-GB"/>
        </w:rPr>
      </w:pPr>
      <w:r w:rsidRPr="0013159B">
        <w:rPr>
          <w:rFonts w:ascii="David" w:hAnsi="David" w:cs="David"/>
          <w:b/>
          <w:bCs/>
          <w:color w:val="000000" w:themeColor="text1"/>
          <w:sz w:val="24"/>
          <w:szCs w:val="24"/>
        </w:rPr>
        <w:t>(ii)</w:t>
      </w:r>
      <w:r w:rsidRPr="0013159B">
        <w:rPr>
          <w:rFonts w:ascii="David" w:hAnsi="David" w:cs="David"/>
          <w:color w:val="000000" w:themeColor="text1"/>
          <w:sz w:val="24"/>
          <w:szCs w:val="24"/>
        </w:rPr>
        <w:t xml:space="preserve"> Mindful attention and awareness to bod</w:t>
      </w:r>
      <w:ins w:id="1408" w:author="0mer dar" w:date="2020-03-02T14:24:00Z">
        <w:r w:rsidR="00A154F7" w:rsidRPr="0013159B">
          <w:rPr>
            <w:rFonts w:ascii="David" w:hAnsi="David" w:cs="David"/>
            <w:color w:val="000000" w:themeColor="text1"/>
            <w:sz w:val="24"/>
            <w:szCs w:val="24"/>
          </w:rPr>
          <w:t>ily sensations</w:t>
        </w:r>
      </w:ins>
      <w:del w:id="1409" w:author="0mer dar" w:date="2020-03-02T14:24:00Z">
        <w:r w:rsidRPr="0013159B" w:rsidDel="00A154F7">
          <w:rPr>
            <w:rFonts w:ascii="David" w:hAnsi="David" w:cs="David"/>
            <w:color w:val="000000" w:themeColor="text1"/>
            <w:sz w:val="24"/>
            <w:szCs w:val="24"/>
          </w:rPr>
          <w:delText>y</w:delText>
        </w:r>
      </w:del>
      <w:r w:rsidRPr="0013159B">
        <w:rPr>
          <w:rFonts w:ascii="David" w:hAnsi="David" w:cs="David"/>
          <w:color w:val="000000" w:themeColor="text1"/>
          <w:sz w:val="24"/>
          <w:szCs w:val="24"/>
        </w:rPr>
        <w:t xml:space="preserve"> during mindfulness meditation, </w:t>
      </w:r>
      <w:r w:rsidRPr="0013159B">
        <w:rPr>
          <w:rFonts w:ascii="David" w:hAnsi="David" w:cs="David"/>
          <w:sz w:val="24"/>
          <w:szCs w:val="24"/>
        </w:rPr>
        <w:t>as quantif</w:t>
      </w:r>
      <w:ins w:id="1410" w:author="0mer dar" w:date="2020-03-04T09:30:00Z">
        <w:r w:rsidR="004F30C5" w:rsidRPr="0013159B">
          <w:rPr>
            <w:rFonts w:ascii="David" w:hAnsi="David" w:cs="David"/>
            <w:sz w:val="24"/>
            <w:szCs w:val="24"/>
          </w:rPr>
          <w:t>ied</w:t>
        </w:r>
      </w:ins>
      <w:del w:id="1411" w:author="0mer dar" w:date="2020-03-04T09:30:00Z">
        <w:r w:rsidRPr="0013159B" w:rsidDel="004F30C5">
          <w:rPr>
            <w:rFonts w:ascii="David" w:hAnsi="David" w:cs="David"/>
            <w:sz w:val="24"/>
            <w:szCs w:val="24"/>
          </w:rPr>
          <w:delText>y</w:delText>
        </w:r>
      </w:del>
      <w:r w:rsidRPr="0013159B">
        <w:rPr>
          <w:rFonts w:ascii="David" w:hAnsi="David" w:cs="David"/>
          <w:sz w:val="24"/>
          <w:szCs w:val="24"/>
        </w:rPr>
        <w:t xml:space="preserve"> by the frequency of verbal labels of bodily objects</w:t>
      </w:r>
      <w:ins w:id="1412" w:author="0mer dar" w:date="2020-03-02T14:24:00Z">
        <w:r w:rsidR="00A154F7" w:rsidRPr="0013159B">
          <w:rPr>
            <w:rFonts w:ascii="David" w:hAnsi="David" w:cs="David"/>
            <w:sz w:val="24"/>
            <w:szCs w:val="24"/>
          </w:rPr>
          <w:t xml:space="preserve"> (MAT)</w:t>
        </w:r>
      </w:ins>
      <w:r w:rsidRPr="0013159B">
        <w:rPr>
          <w:rFonts w:ascii="David" w:hAnsi="David" w:cs="David"/>
          <w:sz w:val="24"/>
          <w:szCs w:val="24"/>
        </w:rPr>
        <w:t>, is</w:t>
      </w:r>
      <w:r w:rsidRPr="0013159B">
        <w:rPr>
          <w:rFonts w:ascii="David" w:hAnsi="David" w:cs="David"/>
          <w:color w:val="000000" w:themeColor="text1"/>
          <w:sz w:val="24"/>
          <w:szCs w:val="24"/>
        </w:rPr>
        <w:t xml:space="preserve"> expected to be correlated with mindful attention and awareness to mind during mindfulness meditation, </w:t>
      </w:r>
      <w:r w:rsidRPr="0013159B">
        <w:rPr>
          <w:rFonts w:ascii="David" w:hAnsi="David" w:cs="David"/>
          <w:sz w:val="24"/>
          <w:szCs w:val="24"/>
        </w:rPr>
        <w:t>as quantify by the frequency of verbal labels of mental objects</w:t>
      </w:r>
      <w:ins w:id="1413" w:author="0mer dar" w:date="2020-03-02T14:25:00Z">
        <w:r w:rsidR="00A154F7" w:rsidRPr="0013159B">
          <w:rPr>
            <w:rFonts w:ascii="David" w:hAnsi="David" w:cs="David"/>
            <w:sz w:val="24"/>
            <w:szCs w:val="24"/>
          </w:rPr>
          <w:t xml:space="preserve"> (MAT)</w:t>
        </w:r>
      </w:ins>
      <w:r w:rsidRPr="0013159B">
        <w:rPr>
          <w:rFonts w:ascii="David" w:hAnsi="David" w:cs="David"/>
          <w:color w:val="000000" w:themeColor="text1"/>
          <w:sz w:val="24"/>
          <w:szCs w:val="24"/>
        </w:rPr>
        <w:t>. Indeed, during MMT</w:t>
      </w:r>
      <w:ins w:id="1414" w:author="0mer dar" w:date="2020-03-02T14:25:00Z">
        <w:r w:rsidR="00A154F7" w:rsidRPr="0013159B">
          <w:rPr>
            <w:rFonts w:ascii="David" w:hAnsi="David" w:cs="David"/>
            <w:color w:val="000000" w:themeColor="text1"/>
            <w:sz w:val="24"/>
            <w:szCs w:val="24"/>
          </w:rPr>
          <w:t>,</w:t>
        </w:r>
      </w:ins>
      <w:r w:rsidRPr="0013159B">
        <w:rPr>
          <w:rFonts w:ascii="David" w:hAnsi="David" w:cs="David"/>
          <w:color w:val="000000" w:themeColor="text1"/>
          <w:sz w:val="24"/>
          <w:szCs w:val="24"/>
        </w:rPr>
        <w:t xml:space="preserve"> bodily sensations provide a continuous cue for refocusing attention </w:t>
      </w:r>
      <w:ins w:id="1415" w:author="0mer dar" w:date="2020-03-02T14:25:00Z">
        <w:r w:rsidR="00A154F7" w:rsidRPr="0013159B">
          <w:rPr>
            <w:rFonts w:ascii="David" w:hAnsi="David" w:cs="David"/>
            <w:color w:val="000000" w:themeColor="text1"/>
            <w:sz w:val="24"/>
            <w:szCs w:val="24"/>
          </w:rPr>
          <w:t xml:space="preserve">on </w:t>
        </w:r>
      </w:ins>
      <w:r w:rsidRPr="0013159B">
        <w:rPr>
          <w:rFonts w:ascii="David" w:hAnsi="David" w:cs="David"/>
          <w:color w:val="000000" w:themeColor="text1"/>
          <w:sz w:val="24"/>
          <w:szCs w:val="24"/>
        </w:rPr>
        <w:t xml:space="preserve">internal experience, without mental appraisal and rumination </w:t>
      </w:r>
      <w:r w:rsidRPr="006A4A9B">
        <w:rPr>
          <w:rFonts w:ascii="David" w:hAnsi="David" w:cs="David"/>
          <w:color w:val="000000" w:themeColor="text1"/>
          <w:sz w:val="24"/>
          <w:szCs w:val="24"/>
        </w:rPr>
        <w:fldChar w:fldCharType="begin" w:fldLock="1"/>
      </w:r>
      <w:r w:rsidR="001E2173" w:rsidRPr="006A4A9B">
        <w:rPr>
          <w:rFonts w:ascii="David" w:hAnsi="David" w:cs="David"/>
          <w:color w:val="000000" w:themeColor="text1"/>
          <w:sz w:val="24"/>
          <w:szCs w:val="24"/>
        </w:rPr>
        <w:instrText>ADDIN CSL_CITATION {"citationItems":[{"id":"ITEM-1","itemData":{"DOI":"10.1037/a0017151","ISSN":"15283542","abstract":"Recovery from emotional challenge and increased tolerance of negati</w:instrText>
      </w:r>
      <w:r w:rsidR="001E2173" w:rsidRPr="0013159B">
        <w:rPr>
          <w:rFonts w:ascii="David" w:hAnsi="David" w:cs="David"/>
          <w:color w:val="000000" w:themeColor="text1"/>
          <w:sz w:val="24"/>
          <w:szCs w:val="24"/>
        </w:rPr>
        <w:instrText>ve affect are both hallmarks of mental health. Mindfulness training (MT) has been shown to facilitate these outcomes, yet little is known about its mechanisms of action. The present study employed functional MRI (fMRI) to compare neural reactivity to sadness provocation in participants completing 8 weeks of MT and waitlisted controls. Sadness resulted in widespread recruitment of regions associated with self-referential processes along the cortical midline. Despite equivalent self-reported sadness, MT participants demonstrated a distinct neural response, with greater right-lateralized recruitment, including visceral and somatosensory areas associated with body sensation. The greater somatic recruitment observed in the MT group during evoked sadness was associated with decreased depression scores. Restoring balance between affective and sensory neural networks-supporting conceptual and body based representations of emotion-could be one path through which mindfulness reduces vulnerability to dysphoric reactivity. © 2010 American Psychological Association.","author":[{"dropping-particle":"","family":"Farb","given":"Norman A.S.","non-dropping-particle":"","parse-names":false,"suffix":""},{"dropping-particle":"","family":"Anderson","given":"Adam K.","non-dropping-particle":"","parse-names":false,"suffix":""},{"dropping-particle":"","family":"Mayberg","given":"Helen","non-dropping-particle":"","parse-names":false,"suffix":""},{"dropping-particle":"","family":"Bean","given":"Jim","non-dropping-particle":"","parse-names":false,"suffix":""},{"dropping-particle":"","family":"McKeon","given":"Deborah","non-dropping-particle":"","parse-names":false,"suffix":""},{"dropping-particle":"V.","family":"Segal","given":"Zindel","non-dropping-particle":"","parse-names":false,"suffix":""}],"container-title":"Emotion","id":"ITEM-1","issue":"1","issued":{"date-parts":[["2010"]]},"page":"25-33","title":"Minding One's Emotions: Mindfulness Training Alters the Neural Expression of Sadness","type":"article-journal","volume":"10"},"uris":["http://www.mendeley.com/documents/?uuid=2bfd877f-2af4-41d8-9865-e114f27956d9"]}],"mendeley":{"formattedCitation":"(N. A. S. Farb et al., 2010)","plainTextFormattedCitation":"(N. A. S. Farb et al., 2010)","previouslyFormattedCitation":"(N. A. S. Farb et al., 2010)"},"properties":{"noteIndex":0},"schema":"https://github.com/citation-style-language/schema/raw/master/csl-citation.json"}</w:instrText>
      </w:r>
      <w:r w:rsidRPr="006A4A9B">
        <w:rPr>
          <w:rFonts w:ascii="David" w:hAnsi="David" w:cs="David"/>
          <w:color w:val="000000" w:themeColor="text1"/>
          <w:sz w:val="24"/>
          <w:szCs w:val="24"/>
        </w:rPr>
        <w:fldChar w:fldCharType="separate"/>
      </w:r>
      <w:r w:rsidRPr="006A4A9B">
        <w:rPr>
          <w:rFonts w:ascii="David" w:hAnsi="David" w:cs="David"/>
          <w:noProof/>
          <w:color w:val="000000" w:themeColor="text1"/>
          <w:sz w:val="24"/>
          <w:szCs w:val="24"/>
        </w:rPr>
        <w:t>(N. A. S. Farb et al., 2010)</w:t>
      </w:r>
      <w:r w:rsidRPr="006A4A9B">
        <w:rPr>
          <w:rFonts w:ascii="David" w:hAnsi="David" w:cs="David"/>
          <w:color w:val="000000" w:themeColor="text1"/>
          <w:sz w:val="24"/>
          <w:szCs w:val="24"/>
        </w:rPr>
        <w:fldChar w:fldCharType="end"/>
      </w:r>
      <w:ins w:id="1416" w:author="0mer dar" w:date="2020-03-02T14:26:00Z">
        <w:r w:rsidR="00A154F7" w:rsidRPr="006A4A9B">
          <w:rPr>
            <w:rFonts w:ascii="David" w:hAnsi="David" w:cs="David"/>
            <w:color w:val="000000" w:themeColor="text1"/>
            <w:sz w:val="24"/>
            <w:szCs w:val="24"/>
          </w:rPr>
          <w:t>.</w:t>
        </w:r>
      </w:ins>
      <w:del w:id="1417" w:author="0mer dar" w:date="2020-03-02T14:26:00Z">
        <w:r w:rsidRPr="006A4A9B" w:rsidDel="00A154F7">
          <w:rPr>
            <w:rFonts w:ascii="David" w:hAnsi="David" w:cs="David"/>
            <w:color w:val="000000" w:themeColor="text1"/>
            <w:sz w:val="24"/>
            <w:szCs w:val="24"/>
          </w:rPr>
          <w:delText>.</w:delText>
        </w:r>
      </w:del>
    </w:p>
    <w:p w14:paraId="219C96DD" w14:textId="3A18223E" w:rsidR="003F6CCB" w:rsidRPr="0013159B" w:rsidRDefault="003F6CCB" w:rsidP="003F6CCB">
      <w:pPr>
        <w:rPr>
          <w:rFonts w:ascii="David" w:hAnsi="David" w:cs="David"/>
          <w:i/>
          <w:iCs/>
          <w:color w:val="000000" w:themeColor="text1"/>
          <w:sz w:val="24"/>
          <w:szCs w:val="24"/>
        </w:rPr>
      </w:pPr>
      <w:bookmarkStart w:id="1418" w:name="_Hlk35425298"/>
      <w:r w:rsidRPr="0013159B">
        <w:rPr>
          <w:rFonts w:ascii="David" w:hAnsi="David" w:cs="David"/>
          <w:b/>
          <w:bCs/>
          <w:color w:val="000000" w:themeColor="text1"/>
          <w:sz w:val="24"/>
          <w:szCs w:val="24"/>
        </w:rPr>
        <w:t xml:space="preserve">Aim 4: The effect of internal </w:t>
      </w:r>
      <w:r w:rsidR="00725018" w:rsidRPr="0013159B">
        <w:rPr>
          <w:rFonts w:ascii="David" w:hAnsi="David" w:cs="David"/>
          <w:b/>
          <w:bCs/>
          <w:color w:val="000000" w:themeColor="text1"/>
          <w:sz w:val="24"/>
          <w:szCs w:val="24"/>
        </w:rPr>
        <w:t xml:space="preserve">and interoceptive </w:t>
      </w:r>
      <w:r w:rsidRPr="0013159B">
        <w:rPr>
          <w:rFonts w:ascii="David" w:hAnsi="David" w:cs="David"/>
          <w:b/>
          <w:bCs/>
          <w:color w:val="000000" w:themeColor="text1"/>
          <w:sz w:val="24"/>
          <w:szCs w:val="24"/>
        </w:rPr>
        <w:t>attention</w:t>
      </w:r>
      <w:del w:id="1419" w:author="0mer dar" w:date="2020-03-02T14:28:00Z">
        <w:r w:rsidRPr="0013159B" w:rsidDel="0031733C">
          <w:rPr>
            <w:rFonts w:ascii="David" w:hAnsi="David" w:cs="David"/>
            <w:b/>
            <w:bCs/>
            <w:color w:val="000000" w:themeColor="text1"/>
            <w:sz w:val="24"/>
            <w:szCs w:val="24"/>
          </w:rPr>
          <w:delText>al</w:delText>
        </w:r>
      </w:del>
      <w:r w:rsidRPr="0013159B">
        <w:rPr>
          <w:rFonts w:ascii="David" w:hAnsi="David" w:cs="David"/>
          <w:b/>
          <w:bCs/>
          <w:color w:val="000000" w:themeColor="text1"/>
          <w:sz w:val="24"/>
          <w:szCs w:val="24"/>
        </w:rPr>
        <w:t xml:space="preserve"> change processes on MMT </w:t>
      </w:r>
      <w:ins w:id="1420" w:author="0mer dar" w:date="2020-03-02T14:28:00Z">
        <w:r w:rsidR="0031733C" w:rsidRPr="0013159B">
          <w:rPr>
            <w:rFonts w:ascii="David" w:hAnsi="David" w:cs="David"/>
            <w:b/>
            <w:bCs/>
            <w:color w:val="000000" w:themeColor="text1"/>
            <w:sz w:val="24"/>
            <w:szCs w:val="24"/>
          </w:rPr>
          <w:t xml:space="preserve">curative </w:t>
        </w:r>
      </w:ins>
      <w:del w:id="1421" w:author="0mer dar" w:date="2020-03-02T14:28:00Z">
        <w:r w:rsidRPr="0013159B" w:rsidDel="0031733C">
          <w:rPr>
            <w:rFonts w:ascii="David" w:hAnsi="David" w:cs="David"/>
            <w:b/>
            <w:bCs/>
            <w:color w:val="000000" w:themeColor="text1"/>
            <w:sz w:val="24"/>
            <w:szCs w:val="24"/>
          </w:rPr>
          <w:delText xml:space="preserve">mental health </w:delText>
        </w:r>
      </w:del>
      <w:r w:rsidRPr="0013159B">
        <w:rPr>
          <w:rFonts w:ascii="David" w:hAnsi="David" w:cs="David"/>
          <w:b/>
          <w:bCs/>
          <w:color w:val="000000" w:themeColor="text1"/>
          <w:sz w:val="24"/>
          <w:szCs w:val="24"/>
        </w:rPr>
        <w:t>outcomes</w:t>
      </w:r>
    </w:p>
    <w:p w14:paraId="0F5468B7" w14:textId="1A6B5FC2" w:rsidR="003F6CCB" w:rsidRPr="0013159B" w:rsidRDefault="003F6CCB" w:rsidP="007F29B4">
      <w:pPr>
        <w:pStyle w:val="CommentText"/>
        <w:spacing w:line="480" w:lineRule="auto"/>
        <w:rPr>
          <w:rFonts w:ascii="David" w:hAnsi="David" w:cs="David"/>
          <w:sz w:val="24"/>
          <w:szCs w:val="24"/>
        </w:rPr>
      </w:pPr>
      <w:r w:rsidRPr="0013159B">
        <w:rPr>
          <w:rFonts w:ascii="David" w:hAnsi="David" w:cs="David"/>
          <w:color w:val="000000" w:themeColor="text1"/>
          <w:sz w:val="24"/>
          <w:szCs w:val="24"/>
        </w:rPr>
        <w:tab/>
        <w:t xml:space="preserve">Among participants in the MMT retreat condition, we expect that internal and interoceptive attention </w:t>
      </w:r>
      <w:ins w:id="1422" w:author="0mer dar" w:date="2020-03-02T14:28:00Z">
        <w:r w:rsidR="0031733C" w:rsidRPr="0013159B">
          <w:rPr>
            <w:rFonts w:ascii="David" w:hAnsi="David" w:cs="David"/>
            <w:color w:val="000000" w:themeColor="text1"/>
            <w:sz w:val="24"/>
            <w:szCs w:val="24"/>
          </w:rPr>
          <w:t xml:space="preserve">change </w:t>
        </w:r>
      </w:ins>
      <w:r w:rsidRPr="0013159B">
        <w:rPr>
          <w:rFonts w:ascii="David" w:hAnsi="David" w:cs="David"/>
          <w:color w:val="000000" w:themeColor="text1"/>
          <w:sz w:val="24"/>
          <w:szCs w:val="24"/>
        </w:rPr>
        <w:t>processes</w:t>
      </w:r>
      <w:ins w:id="1423" w:author="0mer dar" w:date="2020-03-16T19:42:00Z">
        <w:r w:rsidR="00C61009">
          <w:rPr>
            <w:rFonts w:ascii="David" w:hAnsi="David" w:cs="David"/>
            <w:color w:val="000000" w:themeColor="text1"/>
            <w:sz w:val="24"/>
            <w:szCs w:val="24"/>
          </w:rPr>
          <w:t xml:space="preserve"> in daily life and during mindfulness mediations</w:t>
        </w:r>
      </w:ins>
      <w:r w:rsidRPr="0013159B">
        <w:rPr>
          <w:rFonts w:ascii="David" w:hAnsi="David" w:cs="David"/>
          <w:color w:val="000000" w:themeColor="text1"/>
          <w:sz w:val="24"/>
          <w:szCs w:val="24"/>
        </w:rPr>
        <w:t xml:space="preserve"> </w:t>
      </w:r>
      <w:del w:id="1424" w:author="0mer dar" w:date="2020-03-16T19:42:00Z">
        <w:r w:rsidRPr="0013159B" w:rsidDel="00C61009">
          <w:rPr>
            <w:rFonts w:ascii="David" w:hAnsi="David" w:cs="David"/>
            <w:color w:val="000000" w:themeColor="text1"/>
            <w:sz w:val="24"/>
            <w:szCs w:val="24"/>
          </w:rPr>
          <w:delText xml:space="preserve">(aim 1) </w:delText>
        </w:r>
      </w:del>
      <w:ins w:id="1425" w:author="0mer dar" w:date="2020-03-02T14:28:00Z">
        <w:r w:rsidR="0031733C" w:rsidRPr="0013159B">
          <w:rPr>
            <w:rFonts w:ascii="David" w:hAnsi="David" w:cs="David"/>
            <w:color w:val="000000" w:themeColor="text1"/>
            <w:sz w:val="24"/>
            <w:szCs w:val="24"/>
          </w:rPr>
          <w:t xml:space="preserve">from pre- to post-retreat </w:t>
        </w:r>
      </w:ins>
      <w:ins w:id="1426" w:author="0mer dar" w:date="2020-03-16T19:42:00Z">
        <w:r w:rsidR="00C61009" w:rsidRPr="0013159B">
          <w:rPr>
            <w:rFonts w:ascii="David" w:hAnsi="David" w:cs="David"/>
            <w:color w:val="000000" w:themeColor="text1"/>
            <w:sz w:val="24"/>
            <w:szCs w:val="24"/>
          </w:rPr>
          <w:t>(aim 1)</w:t>
        </w:r>
        <w:r w:rsidR="00C61009">
          <w:rPr>
            <w:rFonts w:ascii="David" w:hAnsi="David" w:cs="David"/>
            <w:color w:val="000000" w:themeColor="text1"/>
            <w:sz w:val="24"/>
            <w:szCs w:val="24"/>
          </w:rPr>
          <w:t xml:space="preserve">, </w:t>
        </w:r>
      </w:ins>
      <w:r w:rsidRPr="0013159B">
        <w:rPr>
          <w:rFonts w:ascii="David" w:hAnsi="David" w:cs="David"/>
          <w:color w:val="000000" w:themeColor="text1"/>
          <w:sz w:val="24"/>
          <w:szCs w:val="24"/>
        </w:rPr>
        <w:t xml:space="preserve">will predict </w:t>
      </w:r>
      <w:ins w:id="1427" w:author="0mer dar" w:date="2020-03-02T14:29:00Z">
        <w:r w:rsidR="0031733C" w:rsidRPr="0013159B">
          <w:rPr>
            <w:rFonts w:ascii="David" w:hAnsi="David" w:cs="David"/>
            <w:color w:val="000000" w:themeColor="text1"/>
            <w:sz w:val="24"/>
            <w:szCs w:val="24"/>
          </w:rPr>
          <w:t>elevations in wellbeing and mental health outcomes from pre- to 2-weeks post-retreat</w:t>
        </w:r>
      </w:ins>
      <w:ins w:id="1428" w:author="0mer dar" w:date="2020-03-16T19:43:00Z">
        <w:r w:rsidR="00C04149">
          <w:rPr>
            <w:rFonts w:ascii="David" w:hAnsi="David" w:cs="David"/>
            <w:color w:val="000000" w:themeColor="text1"/>
            <w:sz w:val="24"/>
            <w:szCs w:val="24"/>
          </w:rPr>
          <w:t>,</w:t>
        </w:r>
      </w:ins>
      <w:ins w:id="1429" w:author="0mer dar" w:date="2020-03-02T15:18:00Z">
        <w:r w:rsidR="002A152B" w:rsidRPr="0013159B">
          <w:rPr>
            <w:rFonts w:ascii="David" w:hAnsi="David" w:cs="David"/>
            <w:color w:val="000000" w:themeColor="text1"/>
            <w:sz w:val="24"/>
            <w:szCs w:val="24"/>
          </w:rPr>
          <w:t xml:space="preserve"> </w:t>
        </w:r>
      </w:ins>
      <w:ins w:id="1430" w:author="0mer dar" w:date="2020-03-02T14:29:00Z">
        <w:r w:rsidR="0031733C" w:rsidRPr="0013159B">
          <w:rPr>
            <w:rFonts w:ascii="David" w:hAnsi="David" w:cs="David"/>
            <w:color w:val="000000" w:themeColor="text1"/>
            <w:sz w:val="24"/>
            <w:szCs w:val="24"/>
          </w:rPr>
          <w:t>including</w:t>
        </w:r>
      </w:ins>
      <w:ins w:id="1431" w:author="0mer dar" w:date="2020-03-16T19:43:00Z">
        <w:r w:rsidR="00C04149">
          <w:rPr>
            <w:rFonts w:ascii="David" w:hAnsi="David" w:cs="David"/>
            <w:color w:val="000000" w:themeColor="text1"/>
            <w:sz w:val="24"/>
            <w:szCs w:val="24"/>
          </w:rPr>
          <w:t>:</w:t>
        </w:r>
      </w:ins>
      <w:commentRangeStart w:id="1432"/>
      <w:commentRangeEnd w:id="1432"/>
      <w:ins w:id="1433" w:author="0mer dar" w:date="2020-03-02T14:29:00Z">
        <w:r w:rsidR="0031733C" w:rsidRPr="0013159B">
          <w:rPr>
            <w:rStyle w:val="CommentReference"/>
            <w:rFonts w:ascii="David" w:hAnsi="David" w:cs="David"/>
            <w:rPrChange w:id="1434" w:author="0mer dar" w:date="2020-03-08T20:10:00Z">
              <w:rPr>
                <w:rStyle w:val="CommentReference"/>
              </w:rPr>
            </w:rPrChange>
          </w:rPr>
          <w:commentReference w:id="1432"/>
        </w:r>
      </w:ins>
      <w:commentRangeStart w:id="1435"/>
      <w:commentRangeEnd w:id="1435"/>
      <w:ins w:id="1436" w:author="0mer dar" w:date="2020-03-02T15:18:00Z">
        <w:r w:rsidR="002A152B" w:rsidRPr="0013159B">
          <w:rPr>
            <w:rStyle w:val="CommentReference"/>
            <w:rFonts w:ascii="David" w:hAnsi="David" w:cs="David"/>
            <w:rPrChange w:id="1437" w:author="0mer dar" w:date="2020-03-08T20:10:00Z">
              <w:rPr>
                <w:rStyle w:val="CommentReference"/>
              </w:rPr>
            </w:rPrChange>
          </w:rPr>
          <w:commentReference w:id="1435"/>
        </w:r>
      </w:ins>
      <w:ins w:id="1438" w:author="0mer dar" w:date="2020-03-02T14:30:00Z">
        <w:r w:rsidR="0031733C" w:rsidRPr="006A4A9B">
          <w:rPr>
            <w:rFonts w:ascii="David" w:hAnsi="David" w:cs="David"/>
            <w:color w:val="000000" w:themeColor="text1"/>
            <w:sz w:val="24"/>
            <w:szCs w:val="24"/>
          </w:rPr>
          <w:t xml:space="preserve"> </w:t>
        </w:r>
      </w:ins>
      <w:del w:id="1439" w:author="0mer dar" w:date="2020-03-02T14:30:00Z">
        <w:r w:rsidRPr="006A4A9B" w:rsidDel="0031733C">
          <w:rPr>
            <w:rFonts w:ascii="David" w:hAnsi="David" w:cs="David"/>
            <w:color w:val="000000" w:themeColor="text1"/>
            <w:sz w:val="24"/>
            <w:szCs w:val="24"/>
          </w:rPr>
          <w:delText>cognitive and emotional vulnerabilities</w:delText>
        </w:r>
        <w:r w:rsidRPr="0013159B" w:rsidDel="0031733C">
          <w:rPr>
            <w:rFonts w:ascii="David" w:hAnsi="David" w:cs="David"/>
            <w:color w:val="000000" w:themeColor="text1"/>
            <w:sz w:val="24"/>
            <w:szCs w:val="24"/>
          </w:rPr>
          <w:delText>, mental health outcomes</w:delText>
        </w:r>
        <w:r w:rsidRPr="0013159B" w:rsidDel="0031733C">
          <w:rPr>
            <w:rFonts w:ascii="David" w:hAnsi="David" w:cs="David"/>
            <w:noProof/>
            <w:sz w:val="24"/>
            <w:szCs w:val="24"/>
          </w:rPr>
          <w:delText xml:space="preserve"> and other related mindfulness processes Specificlly:</w:delText>
        </w:r>
      </w:del>
    </w:p>
    <w:p w14:paraId="2E1458C3" w14:textId="5DBAA153" w:rsidR="007F29B4" w:rsidRPr="0013159B" w:rsidRDefault="003F6CCB" w:rsidP="00DE2741">
      <w:pPr>
        <w:autoSpaceDE w:val="0"/>
        <w:autoSpaceDN w:val="0"/>
        <w:adjustRightInd w:val="0"/>
        <w:spacing w:after="0"/>
        <w:rPr>
          <w:ins w:id="1440" w:author="0mer dar" w:date="2020-03-02T14:38:00Z"/>
          <w:rFonts w:ascii="David" w:hAnsi="David" w:cs="David"/>
          <w:color w:val="000000" w:themeColor="text1"/>
          <w:sz w:val="24"/>
          <w:szCs w:val="24"/>
        </w:rPr>
      </w:pPr>
      <w:r w:rsidRPr="0013159B" w:rsidDel="001049C7">
        <w:rPr>
          <w:rFonts w:ascii="David" w:hAnsi="David" w:cs="David"/>
          <w:color w:val="000000" w:themeColor="text1"/>
          <w:sz w:val="24"/>
          <w:szCs w:val="24"/>
        </w:rPr>
        <w:lastRenderedPageBreak/>
        <w:t xml:space="preserve"> </w:t>
      </w:r>
      <w:del w:id="1441" w:author="0mer dar" w:date="2020-03-02T14:38:00Z">
        <w:r w:rsidRPr="0013159B" w:rsidDel="007F29B4">
          <w:rPr>
            <w:rFonts w:ascii="David" w:hAnsi="David" w:cs="David"/>
            <w:b/>
            <w:bCs/>
            <w:color w:val="000000" w:themeColor="text1"/>
            <w:sz w:val="24"/>
            <w:szCs w:val="24"/>
          </w:rPr>
          <w:delText>(i)</w:delText>
        </w:r>
        <w:r w:rsidRPr="0013159B" w:rsidDel="007F29B4">
          <w:rPr>
            <w:rFonts w:ascii="David" w:hAnsi="David" w:cs="David"/>
            <w:color w:val="000000" w:themeColor="text1"/>
            <w:sz w:val="24"/>
            <w:szCs w:val="24"/>
          </w:rPr>
          <w:delText xml:space="preserve"> </w:delText>
        </w:r>
      </w:del>
      <w:ins w:id="1442" w:author="0mer dar" w:date="2020-03-02T14:38:00Z">
        <w:r w:rsidR="007F29B4" w:rsidRPr="0013159B">
          <w:rPr>
            <w:rFonts w:ascii="David" w:hAnsi="David" w:cs="David"/>
            <w:b/>
            <w:bCs/>
            <w:color w:val="000000" w:themeColor="text1"/>
            <w:sz w:val="24"/>
            <w:szCs w:val="24"/>
          </w:rPr>
          <w:t>(</w:t>
        </w:r>
        <w:proofErr w:type="spellStart"/>
        <w:r w:rsidR="007F29B4" w:rsidRPr="0013159B">
          <w:rPr>
            <w:rFonts w:ascii="David" w:hAnsi="David" w:cs="David"/>
            <w:b/>
            <w:bCs/>
            <w:color w:val="000000" w:themeColor="text1"/>
            <w:sz w:val="24"/>
            <w:szCs w:val="24"/>
          </w:rPr>
          <w:t>i</w:t>
        </w:r>
        <w:proofErr w:type="spellEnd"/>
        <w:r w:rsidR="007F29B4" w:rsidRPr="0013159B">
          <w:rPr>
            <w:rFonts w:ascii="David" w:hAnsi="David" w:cs="David"/>
            <w:b/>
            <w:bCs/>
            <w:color w:val="000000" w:themeColor="text1"/>
            <w:sz w:val="24"/>
            <w:szCs w:val="24"/>
          </w:rPr>
          <w:t>)</w:t>
        </w:r>
        <w:r w:rsidR="007F29B4" w:rsidRPr="0013159B">
          <w:rPr>
            <w:rFonts w:ascii="David" w:hAnsi="David" w:cs="David"/>
            <w:color w:val="000000" w:themeColor="text1"/>
            <w:sz w:val="24"/>
            <w:szCs w:val="24"/>
          </w:rPr>
          <w:t xml:space="preserve"> Elevated </w:t>
        </w:r>
        <w:commentRangeStart w:id="1443"/>
        <w:commentRangeStart w:id="1444"/>
        <w:r w:rsidR="007F29B4" w:rsidRPr="0013159B">
          <w:rPr>
            <w:rFonts w:ascii="David" w:hAnsi="David" w:cs="David"/>
            <w:color w:val="000000" w:themeColor="text1"/>
            <w:sz w:val="24"/>
            <w:szCs w:val="24"/>
          </w:rPr>
          <w:t>decentering (</w:t>
        </w:r>
        <w:r w:rsidR="007F29B4" w:rsidRPr="0013159B">
          <w:rPr>
            <w:rFonts w:ascii="David" w:hAnsi="David" w:cs="David"/>
            <w:b/>
            <w:bCs/>
            <w:color w:val="000000" w:themeColor="text1"/>
            <w:sz w:val="24"/>
            <w:szCs w:val="24"/>
          </w:rPr>
          <w:t xml:space="preserve">Metacognitive Processes of Decentering Scale, </w:t>
        </w:r>
        <w:commentRangeStart w:id="1445"/>
        <w:r w:rsidR="007F29B4" w:rsidRPr="0013159B">
          <w:rPr>
            <w:rFonts w:ascii="David" w:hAnsi="David" w:cs="David"/>
            <w:b/>
            <w:bCs/>
            <w:color w:val="000000" w:themeColor="text1"/>
            <w:sz w:val="24"/>
            <w:szCs w:val="24"/>
          </w:rPr>
          <w:t>CITE</w:t>
        </w:r>
      </w:ins>
      <w:commentRangeEnd w:id="1445"/>
      <w:ins w:id="1446" w:author="0mer dar" w:date="2020-03-16T19:43:00Z">
        <w:r w:rsidR="00C04149">
          <w:rPr>
            <w:rStyle w:val="CommentReference"/>
          </w:rPr>
          <w:commentReference w:id="1445"/>
        </w:r>
      </w:ins>
      <w:ins w:id="1447" w:author="0mer dar" w:date="2020-03-02T14:38:00Z">
        <w:r w:rsidR="007F29B4" w:rsidRPr="0013159B">
          <w:rPr>
            <w:rFonts w:ascii="David" w:hAnsi="David" w:cs="David"/>
            <w:b/>
            <w:bCs/>
            <w:color w:val="000000" w:themeColor="text1"/>
            <w:sz w:val="24"/>
            <w:szCs w:val="24"/>
          </w:rPr>
          <w:t>)</w:t>
        </w:r>
        <w:r w:rsidR="007F29B4" w:rsidRPr="0013159B">
          <w:rPr>
            <w:rFonts w:ascii="David" w:hAnsi="David" w:cs="David"/>
            <w:color w:val="000000" w:themeColor="text1"/>
            <w:sz w:val="24"/>
            <w:szCs w:val="24"/>
          </w:rPr>
          <w:t>, meta-awareness (FFMQ, CITE) and emotional awareness (DERS-Lack of emotional awareness) as well as reduced mind wandering (</w:t>
        </w:r>
        <w:r w:rsidR="007F29B4" w:rsidRPr="0013159B">
          <w:rPr>
            <w:rFonts w:ascii="David" w:hAnsi="David" w:cs="David"/>
            <w:b/>
            <w:bCs/>
            <w:color w:val="000000" w:themeColor="text1"/>
            <w:sz w:val="24"/>
            <w:szCs w:val="24"/>
          </w:rPr>
          <w:t>Mind Wandering Questionnaire)</w:t>
        </w:r>
        <w:r w:rsidR="007F29B4" w:rsidRPr="0013159B">
          <w:rPr>
            <w:rFonts w:ascii="David" w:hAnsi="David" w:cs="David"/>
            <w:color w:val="000000" w:themeColor="text1"/>
            <w:sz w:val="24"/>
            <w:szCs w:val="24"/>
          </w:rPr>
          <w:t>,repetitive negative thinking (</w:t>
        </w:r>
        <w:r w:rsidR="007F29B4" w:rsidRPr="0013159B">
          <w:rPr>
            <w:rFonts w:ascii="David" w:hAnsi="David" w:cs="David"/>
            <w:b/>
            <w:bCs/>
            <w:color w:val="000000" w:themeColor="text1"/>
            <w:sz w:val="24"/>
            <w:szCs w:val="24"/>
          </w:rPr>
          <w:t xml:space="preserve">Perseverative Thinking Questionnaire) </w:t>
        </w:r>
        <w:r w:rsidR="007F29B4" w:rsidRPr="0013159B">
          <w:rPr>
            <w:rFonts w:ascii="David" w:hAnsi="David" w:cs="David"/>
            <w:color w:val="000000" w:themeColor="text1"/>
            <w:sz w:val="24"/>
            <w:szCs w:val="24"/>
          </w:rPr>
          <w:t xml:space="preserve">and self-referential negative thoughts </w:t>
        </w:r>
        <w:commentRangeStart w:id="1448"/>
        <w:r w:rsidR="007F29B4" w:rsidRPr="0013159B">
          <w:rPr>
            <w:rFonts w:ascii="David" w:hAnsi="David" w:cs="David"/>
            <w:color w:val="000000" w:themeColor="text1"/>
            <w:sz w:val="24"/>
            <w:szCs w:val="24"/>
          </w:rPr>
          <w:t>(Automatic Thoughts Questionnaire</w:t>
        </w:r>
        <w:commentRangeEnd w:id="1443"/>
        <w:r w:rsidR="007F29B4" w:rsidRPr="0013159B">
          <w:rPr>
            <w:rStyle w:val="CommentReference"/>
            <w:rFonts w:ascii="David" w:hAnsi="David" w:cs="David"/>
            <w:rPrChange w:id="1449" w:author="0mer dar" w:date="2020-03-08T20:10:00Z">
              <w:rPr>
                <w:rStyle w:val="CommentReference"/>
              </w:rPr>
            </w:rPrChange>
          </w:rPr>
          <w:commentReference w:id="1443"/>
        </w:r>
      </w:ins>
      <w:commentRangeEnd w:id="1444"/>
      <w:commentRangeEnd w:id="1448"/>
      <w:ins w:id="1450" w:author="0mer dar" w:date="2020-03-02T14:41:00Z">
        <w:r w:rsidR="009578C8" w:rsidRPr="0013159B">
          <w:rPr>
            <w:rStyle w:val="CommentReference"/>
            <w:rFonts w:ascii="David" w:hAnsi="David" w:cs="David"/>
            <w:rPrChange w:id="1451" w:author="0mer dar" w:date="2020-03-08T20:10:00Z">
              <w:rPr>
                <w:rStyle w:val="CommentReference"/>
              </w:rPr>
            </w:rPrChange>
          </w:rPr>
          <w:commentReference w:id="1444"/>
        </w:r>
      </w:ins>
      <w:ins w:id="1452" w:author="0mer dar" w:date="2020-03-02T14:38:00Z">
        <w:r w:rsidR="007F29B4" w:rsidRPr="0013159B">
          <w:rPr>
            <w:rStyle w:val="CommentReference"/>
            <w:rFonts w:ascii="David" w:hAnsi="David" w:cs="David"/>
            <w:rPrChange w:id="1453" w:author="0mer dar" w:date="2020-03-08T20:10:00Z">
              <w:rPr>
                <w:rStyle w:val="CommentReference"/>
              </w:rPr>
            </w:rPrChange>
          </w:rPr>
          <w:commentReference w:id="1448"/>
        </w:r>
        <w:r w:rsidR="007F29B4" w:rsidRPr="006A4A9B">
          <w:rPr>
            <w:rFonts w:ascii="David" w:hAnsi="David" w:cs="David"/>
            <w:color w:val="000000" w:themeColor="text1"/>
            <w:sz w:val="24"/>
            <w:szCs w:val="24"/>
          </w:rPr>
          <w:t xml:space="preserve">).  </w:t>
        </w:r>
      </w:ins>
    </w:p>
    <w:p w14:paraId="3441F272" w14:textId="40BDA895" w:rsidR="003F6CCB" w:rsidRPr="0013159B" w:rsidDel="007F29B4" w:rsidRDefault="007F29B4" w:rsidP="007F29B4">
      <w:pPr>
        <w:autoSpaceDE w:val="0"/>
        <w:autoSpaceDN w:val="0"/>
        <w:adjustRightInd w:val="0"/>
        <w:spacing w:after="0"/>
        <w:rPr>
          <w:del w:id="1454" w:author="0mer dar" w:date="2020-03-02T14:38:00Z"/>
          <w:rFonts w:ascii="David" w:hAnsi="David" w:cs="David"/>
          <w:color w:val="000000" w:themeColor="text1"/>
          <w:sz w:val="24"/>
          <w:szCs w:val="24"/>
        </w:rPr>
      </w:pPr>
      <w:ins w:id="1455" w:author="0mer dar" w:date="2020-03-02T14:38:00Z">
        <w:r w:rsidRPr="0013159B" w:rsidDel="007F29B4">
          <w:rPr>
            <w:rFonts w:ascii="David" w:hAnsi="David" w:cs="David"/>
            <w:color w:val="000000" w:themeColor="text1"/>
            <w:sz w:val="24"/>
            <w:szCs w:val="24"/>
          </w:rPr>
          <w:t xml:space="preserve"> </w:t>
        </w:r>
      </w:ins>
      <w:del w:id="1456" w:author="0mer dar" w:date="2020-03-02T14:38:00Z">
        <w:r w:rsidR="003F6CCB" w:rsidRPr="0013159B" w:rsidDel="007F29B4">
          <w:rPr>
            <w:rFonts w:ascii="David" w:hAnsi="David" w:cs="David"/>
            <w:color w:val="000000" w:themeColor="text1"/>
            <w:sz w:val="24"/>
            <w:szCs w:val="24"/>
          </w:rPr>
          <w:delText>Internal and interoceptive attention change processes will predict cognitive and emotional change processes, such as reduction of mind wandering (</w:delText>
        </w:r>
        <w:r w:rsidR="003F6CCB" w:rsidRPr="0013159B" w:rsidDel="007F29B4">
          <w:rPr>
            <w:rFonts w:ascii="David" w:hAnsi="David" w:cs="David"/>
            <w:b/>
            <w:bCs/>
            <w:color w:val="000000" w:themeColor="text1"/>
            <w:sz w:val="24"/>
            <w:szCs w:val="24"/>
          </w:rPr>
          <w:delText>Mind Wandering Questionnaire)</w:delText>
        </w:r>
        <w:r w:rsidR="003F6CCB" w:rsidRPr="0013159B" w:rsidDel="007F29B4">
          <w:rPr>
            <w:rFonts w:ascii="David" w:hAnsi="David" w:cs="David"/>
            <w:color w:val="000000" w:themeColor="text1"/>
            <w:sz w:val="24"/>
            <w:szCs w:val="24"/>
          </w:rPr>
          <w:delText>, repetitive negative thinking (</w:delText>
        </w:r>
        <w:r w:rsidR="003F6CCB" w:rsidRPr="0013159B" w:rsidDel="007F29B4">
          <w:rPr>
            <w:rFonts w:ascii="David" w:hAnsi="David" w:cs="David"/>
            <w:b/>
            <w:bCs/>
            <w:color w:val="000000" w:themeColor="text1"/>
            <w:sz w:val="24"/>
            <w:szCs w:val="24"/>
          </w:rPr>
          <w:delText>Perseverative Thinking Questionnaire)</w:delText>
        </w:r>
        <w:r w:rsidR="003F6CCB" w:rsidRPr="0013159B" w:rsidDel="007F29B4">
          <w:rPr>
            <w:rFonts w:ascii="David" w:hAnsi="David" w:cs="David"/>
            <w:color w:val="000000" w:themeColor="text1"/>
            <w:sz w:val="24"/>
            <w:szCs w:val="24"/>
          </w:rPr>
          <w:delText xml:space="preserve"> and rumination (RRS, CITE) and decrease of self-referential negative thoughts (Automatic Thoughts Questionnaire). </w:delText>
        </w:r>
      </w:del>
    </w:p>
    <w:p w14:paraId="516FB173" w14:textId="403A7F02" w:rsidR="009578C8" w:rsidRPr="006A4A9B" w:rsidRDefault="009578C8" w:rsidP="009578C8">
      <w:pPr>
        <w:autoSpaceDE w:val="0"/>
        <w:autoSpaceDN w:val="0"/>
        <w:adjustRightInd w:val="0"/>
        <w:spacing w:after="0"/>
        <w:rPr>
          <w:ins w:id="1457" w:author="0mer dar" w:date="2020-03-02T15:01:00Z"/>
          <w:rFonts w:ascii="David" w:hAnsi="David" w:cs="David"/>
          <w:color w:val="000000" w:themeColor="text1"/>
          <w:sz w:val="24"/>
          <w:szCs w:val="24"/>
        </w:rPr>
      </w:pPr>
      <w:ins w:id="1458" w:author="0mer dar" w:date="2020-03-02T14:44:00Z">
        <w:r w:rsidRPr="0013159B">
          <w:rPr>
            <w:rFonts w:ascii="David" w:hAnsi="David" w:cs="David"/>
            <w:b/>
            <w:bCs/>
            <w:color w:val="000000" w:themeColor="text1"/>
            <w:sz w:val="24"/>
            <w:szCs w:val="24"/>
          </w:rPr>
          <w:t>(ii)</w:t>
        </w:r>
        <w:r w:rsidRPr="0013159B">
          <w:rPr>
            <w:rFonts w:ascii="David" w:hAnsi="David" w:cs="David"/>
            <w:color w:val="000000" w:themeColor="text1"/>
            <w:sz w:val="24"/>
            <w:szCs w:val="24"/>
          </w:rPr>
          <w:t xml:space="preserve"> Elevated well-being (</w:t>
        </w:r>
        <w:r w:rsidRPr="0013159B">
          <w:rPr>
            <w:rFonts w:ascii="David" w:hAnsi="David" w:cs="David"/>
            <w:b/>
            <w:bCs/>
            <w:color w:val="000000" w:themeColor="text1"/>
            <w:sz w:val="24"/>
            <w:szCs w:val="24"/>
          </w:rPr>
          <w:t>Well-Being Index</w:t>
        </w:r>
      </w:ins>
      <w:proofErr w:type="gramStart"/>
      <w:ins w:id="1459" w:author="0mer dar" w:date="2020-03-16T19:43:00Z">
        <w:r w:rsidR="00C04149">
          <w:rPr>
            <w:rFonts w:ascii="David" w:hAnsi="David" w:cs="David"/>
            <w:b/>
            <w:bCs/>
            <w:color w:val="000000" w:themeColor="text1"/>
            <w:sz w:val="24"/>
            <w:szCs w:val="24"/>
          </w:rPr>
          <w:t xml:space="preserve">, </w:t>
        </w:r>
      </w:ins>
      <w:ins w:id="1460" w:author="0mer dar" w:date="2020-03-02T14:44:00Z">
        <w:r w:rsidRPr="0013159B">
          <w:rPr>
            <w:rFonts w:ascii="David" w:hAnsi="David" w:cs="David"/>
            <w:b/>
            <w:bCs/>
            <w:color w:val="000000" w:themeColor="text1"/>
            <w:sz w:val="24"/>
            <w:szCs w:val="24"/>
          </w:rPr>
          <w:t>)</w:t>
        </w:r>
        <w:proofErr w:type="gramEnd"/>
        <w:r w:rsidRPr="0013159B">
          <w:rPr>
            <w:rFonts w:ascii="David" w:hAnsi="David" w:cs="David"/>
            <w:color w:val="000000" w:themeColor="text1"/>
            <w:sz w:val="24"/>
            <w:szCs w:val="24"/>
          </w:rPr>
          <w:t xml:space="preserve"> along with reduced anxiety (</w:t>
        </w:r>
        <w:proofErr w:type="spellStart"/>
        <w:r w:rsidRPr="0013159B">
          <w:rPr>
            <w:rFonts w:ascii="David" w:hAnsi="David" w:cs="David"/>
            <w:b/>
            <w:bCs/>
            <w:color w:val="000000" w:themeColor="text1"/>
            <w:sz w:val="24"/>
            <w:szCs w:val="24"/>
          </w:rPr>
          <w:t>OASiS</w:t>
        </w:r>
      </w:ins>
      <w:proofErr w:type="spellEnd"/>
      <w:ins w:id="1461" w:author="0mer dar" w:date="2020-03-16T19:43:00Z">
        <w:r w:rsidR="00C04149">
          <w:rPr>
            <w:rFonts w:ascii="David" w:hAnsi="David" w:cs="David"/>
            <w:b/>
            <w:bCs/>
            <w:color w:val="000000" w:themeColor="text1"/>
            <w:sz w:val="24"/>
            <w:szCs w:val="24"/>
          </w:rPr>
          <w:t xml:space="preserve">, </w:t>
        </w:r>
      </w:ins>
      <w:ins w:id="1462" w:author="0mer dar" w:date="2020-03-02T14:44:00Z">
        <w:r w:rsidRPr="0013159B">
          <w:rPr>
            <w:rFonts w:ascii="David" w:hAnsi="David" w:cs="David"/>
            <w:b/>
            <w:bCs/>
            <w:color w:val="000000" w:themeColor="text1"/>
            <w:sz w:val="24"/>
            <w:szCs w:val="24"/>
          </w:rPr>
          <w:t>)</w:t>
        </w:r>
        <w:r w:rsidRPr="0013159B">
          <w:rPr>
            <w:rFonts w:ascii="David" w:hAnsi="David" w:cs="David"/>
            <w:color w:val="000000" w:themeColor="text1"/>
            <w:sz w:val="24"/>
            <w:szCs w:val="24"/>
          </w:rPr>
          <w:t xml:space="preserve"> and depression (</w:t>
        </w:r>
        <w:r w:rsidRPr="0013159B">
          <w:rPr>
            <w:rFonts w:ascii="David" w:hAnsi="David" w:cs="David"/>
            <w:b/>
            <w:bCs/>
            <w:color w:val="000000" w:themeColor="text1"/>
            <w:sz w:val="24"/>
            <w:szCs w:val="24"/>
          </w:rPr>
          <w:t>PHQ-9</w:t>
        </w:r>
      </w:ins>
      <w:ins w:id="1463" w:author="0mer dar" w:date="2020-03-16T19:43:00Z">
        <w:r w:rsidR="00C04149">
          <w:rPr>
            <w:rFonts w:ascii="David" w:hAnsi="David" w:cs="David"/>
            <w:b/>
            <w:bCs/>
            <w:color w:val="000000" w:themeColor="text1"/>
            <w:sz w:val="24"/>
            <w:szCs w:val="24"/>
          </w:rPr>
          <w:t>, CITE</w:t>
        </w:r>
      </w:ins>
      <w:ins w:id="1464" w:author="0mer dar" w:date="2020-03-02T14:44:00Z">
        <w:r w:rsidRPr="0013159B">
          <w:rPr>
            <w:rFonts w:ascii="David" w:hAnsi="David" w:cs="David"/>
            <w:b/>
            <w:bCs/>
            <w:color w:val="000000" w:themeColor="text1"/>
            <w:sz w:val="24"/>
            <w:szCs w:val="24"/>
          </w:rPr>
          <w:t xml:space="preserve">) </w:t>
        </w:r>
        <w:commentRangeStart w:id="1465"/>
        <w:r w:rsidRPr="0013159B">
          <w:rPr>
            <w:rFonts w:ascii="David" w:hAnsi="David" w:cs="David"/>
            <w:color w:val="000000" w:themeColor="text1"/>
            <w:sz w:val="24"/>
            <w:szCs w:val="24"/>
          </w:rPr>
          <w:t>symptoms</w:t>
        </w:r>
        <w:commentRangeEnd w:id="1465"/>
        <w:r w:rsidRPr="0013159B">
          <w:rPr>
            <w:rStyle w:val="CommentReference"/>
            <w:rFonts w:ascii="David" w:hAnsi="David" w:cs="David"/>
            <w:rPrChange w:id="1466" w:author="0mer dar" w:date="2020-03-08T20:10:00Z">
              <w:rPr>
                <w:rStyle w:val="CommentReference"/>
              </w:rPr>
            </w:rPrChange>
          </w:rPr>
          <w:commentReference w:id="1465"/>
        </w:r>
        <w:r w:rsidRPr="006A4A9B">
          <w:rPr>
            <w:rFonts w:ascii="David" w:hAnsi="David" w:cs="David"/>
            <w:color w:val="000000" w:themeColor="text1"/>
            <w:sz w:val="24"/>
            <w:szCs w:val="24"/>
          </w:rPr>
          <w:t xml:space="preserve">.  </w:t>
        </w:r>
      </w:ins>
    </w:p>
    <w:bookmarkEnd w:id="1418"/>
    <w:p w14:paraId="7D7B9296" w14:textId="77777777" w:rsidR="00F719AC" w:rsidRPr="0013159B" w:rsidRDefault="00F719AC" w:rsidP="009578C8">
      <w:pPr>
        <w:autoSpaceDE w:val="0"/>
        <w:autoSpaceDN w:val="0"/>
        <w:adjustRightInd w:val="0"/>
        <w:spacing w:after="0"/>
        <w:rPr>
          <w:ins w:id="1467" w:author="0mer dar" w:date="2020-03-02T14:44:00Z"/>
          <w:rFonts w:ascii="David" w:hAnsi="David" w:cs="David"/>
          <w:color w:val="000000" w:themeColor="text1"/>
          <w:sz w:val="24"/>
          <w:szCs w:val="24"/>
        </w:rPr>
      </w:pPr>
    </w:p>
    <w:p w14:paraId="4362C24F" w14:textId="77777777" w:rsidR="002A152B" w:rsidRPr="0013159B" w:rsidRDefault="002A152B" w:rsidP="002A152B">
      <w:pPr>
        <w:pStyle w:val="NormalWeb"/>
        <w:spacing w:before="0" w:beforeAutospacing="0" w:after="0" w:afterAutospacing="0" w:line="480" w:lineRule="auto"/>
        <w:outlineLvl w:val="0"/>
        <w:rPr>
          <w:ins w:id="1468" w:author="0mer dar" w:date="2020-03-02T15:15:00Z"/>
          <w:rFonts w:ascii="David" w:hAnsi="David" w:cs="David"/>
          <w:b/>
          <w:bCs/>
          <w:color w:val="000000" w:themeColor="text1"/>
        </w:rPr>
      </w:pPr>
      <w:bookmarkStart w:id="1469" w:name="_Hlk27409333"/>
      <w:ins w:id="1470" w:author="0mer dar" w:date="2020-03-02T15:15:00Z">
        <w:r w:rsidRPr="0013159B">
          <w:rPr>
            <w:rFonts w:ascii="David" w:hAnsi="David" w:cs="David"/>
            <w:b/>
            <w:bCs/>
            <w:color w:val="000000" w:themeColor="text1"/>
          </w:rPr>
          <w:t>Participants</w:t>
        </w:r>
      </w:ins>
    </w:p>
    <w:p w14:paraId="3EC5200C" w14:textId="60B2B324" w:rsidR="002A152B" w:rsidRPr="0013159B" w:rsidRDefault="002A152B" w:rsidP="002A152B">
      <w:pPr>
        <w:autoSpaceDE w:val="0"/>
        <w:autoSpaceDN w:val="0"/>
        <w:adjustRightInd w:val="0"/>
        <w:spacing w:after="0"/>
        <w:ind w:firstLine="720"/>
        <w:rPr>
          <w:ins w:id="1471" w:author="0mer dar" w:date="2020-03-02T15:15:00Z"/>
          <w:rFonts w:ascii="David" w:hAnsi="David" w:cs="David"/>
          <w:color w:val="000000" w:themeColor="text1"/>
          <w:sz w:val="24"/>
          <w:szCs w:val="24"/>
        </w:rPr>
      </w:pPr>
      <w:ins w:id="1472" w:author="0mer dar" w:date="2020-03-02T15:15:00Z">
        <w:r w:rsidRPr="0013159B">
          <w:rPr>
            <w:rFonts w:ascii="David" w:hAnsi="David" w:cs="David"/>
            <w:color w:val="000000" w:themeColor="text1"/>
            <w:sz w:val="24"/>
            <w:szCs w:val="24"/>
          </w:rPr>
          <w:t>We plan to recruit 90 participants to the mindfulness retreat group and 40 to wait</w:t>
        </w:r>
      </w:ins>
      <w:ins w:id="1473" w:author="0mer dar" w:date="2020-03-02T15:16:00Z">
        <w:r w:rsidRPr="0013159B">
          <w:rPr>
            <w:rFonts w:ascii="David" w:hAnsi="David" w:cs="David"/>
            <w:color w:val="000000" w:themeColor="text1"/>
            <w:sz w:val="24"/>
            <w:szCs w:val="24"/>
          </w:rPr>
          <w:t>-</w:t>
        </w:r>
      </w:ins>
      <w:ins w:id="1474" w:author="0mer dar" w:date="2020-03-02T15:15:00Z">
        <w:r w:rsidRPr="0013159B">
          <w:rPr>
            <w:rFonts w:ascii="David" w:hAnsi="David" w:cs="David"/>
            <w:color w:val="000000" w:themeColor="text1"/>
            <w:sz w:val="24"/>
            <w:szCs w:val="24"/>
          </w:rPr>
          <w:t xml:space="preserve">list control group (~50% female, ages 18-65). </w:t>
        </w:r>
        <w:r w:rsidRPr="0013159B">
          <w:rPr>
            <w:rFonts w:ascii="David" w:hAnsi="David" w:cs="David"/>
            <w:color w:val="000000" w:themeColor="text1"/>
            <w:sz w:val="24"/>
            <w:szCs w:val="24"/>
            <w:highlight w:val="cyan"/>
            <w:rPrChange w:id="1475" w:author="0mer dar" w:date="2020-03-08T20:10:00Z">
              <w:rPr>
                <w:rFonts w:ascii="David" w:hAnsi="David" w:cs="David"/>
                <w:color w:val="000000" w:themeColor="text1"/>
                <w:sz w:val="24"/>
                <w:szCs w:val="24"/>
              </w:rPr>
            </w:rPrChange>
          </w:rPr>
          <w:t xml:space="preserve">Sample size based on a power analysis to permit </w:t>
        </w:r>
      </w:ins>
      <w:ins w:id="1476" w:author="0mer dar" w:date="2020-03-02T15:29:00Z">
        <w:r w:rsidR="006D18A6" w:rsidRPr="006A4A9B">
          <w:rPr>
            <w:rFonts w:ascii="David" w:hAnsi="David" w:cs="David"/>
            <w:color w:val="000000" w:themeColor="text1"/>
            <w:sz w:val="24"/>
            <w:szCs w:val="24"/>
          </w:rPr>
          <w:t xml:space="preserve">detection of effects of </w:t>
        </w:r>
        <w:r w:rsidR="006D18A6" w:rsidRPr="006A4A9B">
          <w:rPr>
            <w:rFonts w:ascii="David" w:hAnsi="David" w:cs="David"/>
            <w:color w:val="000000" w:themeColor="text1"/>
            <w:sz w:val="24"/>
            <w:szCs w:val="24"/>
            <w:highlight w:val="cyan"/>
          </w:rPr>
          <w:t>modest magnitude (</w:t>
        </w:r>
        <w:r w:rsidR="006D18A6" w:rsidRPr="0013159B">
          <w:rPr>
            <w:rFonts w:ascii="David" w:hAnsi="David" w:cs="David"/>
            <w:i/>
            <w:iCs/>
            <w:color w:val="000000" w:themeColor="text1"/>
            <w:sz w:val="24"/>
            <w:szCs w:val="24"/>
            <w:highlight w:val="cyan"/>
          </w:rPr>
          <w:t xml:space="preserve">d </w:t>
        </w:r>
        <w:r w:rsidR="006D18A6" w:rsidRPr="0013159B">
          <w:rPr>
            <w:rFonts w:ascii="David" w:hAnsi="David" w:cs="David"/>
            <w:color w:val="000000" w:themeColor="text1"/>
            <w:sz w:val="24"/>
            <w:szCs w:val="24"/>
            <w:highlight w:val="cyan"/>
          </w:rPr>
          <w:t>= .</w:t>
        </w:r>
        <w:commentRangeStart w:id="1477"/>
        <w:r w:rsidR="006D18A6" w:rsidRPr="0013159B">
          <w:rPr>
            <w:rFonts w:ascii="David" w:hAnsi="David" w:cs="David"/>
            <w:color w:val="000000" w:themeColor="text1"/>
            <w:sz w:val="24"/>
            <w:szCs w:val="24"/>
            <w:highlight w:val="cyan"/>
          </w:rPr>
          <w:t>30</w:t>
        </w:r>
        <w:commentRangeEnd w:id="1477"/>
        <w:r w:rsidR="006D18A6" w:rsidRPr="006A4A9B">
          <w:rPr>
            <w:rStyle w:val="CommentReference"/>
            <w:rFonts w:ascii="David" w:hAnsi="David" w:cs="David"/>
            <w:color w:val="000000" w:themeColor="text1"/>
            <w:sz w:val="24"/>
            <w:szCs w:val="24"/>
            <w:highlight w:val="cyan"/>
          </w:rPr>
          <w:commentReference w:id="1477"/>
        </w:r>
        <w:commentRangeStart w:id="1478"/>
        <w:commentRangeEnd w:id="1478"/>
        <w:r w:rsidR="006D18A6" w:rsidRPr="006A4A9B">
          <w:rPr>
            <w:rStyle w:val="CommentReference"/>
            <w:rFonts w:ascii="David" w:hAnsi="David" w:cs="David"/>
            <w:color w:val="000000" w:themeColor="text1"/>
            <w:sz w:val="24"/>
            <w:szCs w:val="24"/>
            <w:highlight w:val="cyan"/>
          </w:rPr>
          <w:commentReference w:id="1478"/>
        </w:r>
        <w:r w:rsidR="006D18A6" w:rsidRPr="006A4A9B">
          <w:rPr>
            <w:rFonts w:ascii="David" w:hAnsi="David" w:cs="David"/>
            <w:color w:val="000000" w:themeColor="text1"/>
            <w:sz w:val="24"/>
            <w:szCs w:val="24"/>
            <w:highlight w:val="cyan"/>
          </w:rPr>
          <w:t>)</w:t>
        </w:r>
      </w:ins>
      <w:ins w:id="1479" w:author="0mer dar" w:date="2020-03-02T15:15:00Z">
        <w:r w:rsidRPr="006A4A9B">
          <w:rPr>
            <w:rFonts w:ascii="David" w:hAnsi="David" w:cs="David"/>
            <w:color w:val="000000" w:themeColor="text1"/>
            <w:sz w:val="24"/>
            <w:szCs w:val="24"/>
            <w:highlight w:val="cyan"/>
          </w:rPr>
          <w:t>.</w:t>
        </w:r>
        <w:r w:rsidRPr="0013159B">
          <w:rPr>
            <w:rFonts w:ascii="David" w:hAnsi="David" w:cs="David"/>
            <w:color w:val="000000" w:themeColor="text1"/>
            <w:sz w:val="24"/>
            <w:szCs w:val="24"/>
          </w:rPr>
          <w:t xml:space="preserve"> Participants will be recruited from </w:t>
        </w:r>
        <w:r w:rsidRPr="0013159B">
          <w:rPr>
            <w:rStyle w:val="tlid-translation"/>
            <w:rFonts w:ascii="David" w:hAnsi="David" w:cs="David"/>
            <w:color w:val="000000" w:themeColor="text1"/>
            <w:sz w:val="24"/>
            <w:szCs w:val="24"/>
            <w:lang w:val="en"/>
          </w:rPr>
          <w:t>people who are registered for mindfulness 7-days retreat of ‘Tovana’ organization.</w:t>
        </w:r>
        <w:r w:rsidRPr="0013159B">
          <w:rPr>
            <w:rFonts w:ascii="David" w:hAnsi="David" w:cs="David"/>
            <w:color w:val="000000" w:themeColor="text1"/>
            <w:sz w:val="24"/>
            <w:szCs w:val="24"/>
          </w:rPr>
          <w:t xml:space="preserve"> </w:t>
        </w:r>
        <w:r w:rsidRPr="0013159B">
          <w:rPr>
            <w:rStyle w:val="tlid-translation"/>
            <w:rFonts w:ascii="David" w:hAnsi="David" w:cs="David"/>
            <w:color w:val="000000" w:themeColor="text1"/>
            <w:sz w:val="24"/>
            <w:szCs w:val="24"/>
            <w:lang w:val="en"/>
          </w:rPr>
          <w:t xml:space="preserve">The retreat is open to the </w:t>
        </w:r>
        <w:r w:rsidRPr="0013159B">
          <w:rPr>
            <w:rFonts w:ascii="David" w:hAnsi="David" w:cs="David"/>
            <w:color w:val="000000" w:themeColor="text1"/>
            <w:sz w:val="24"/>
            <w:szCs w:val="24"/>
          </w:rPr>
          <w:t xml:space="preserve">general community </w:t>
        </w:r>
        <w:r w:rsidRPr="0013159B">
          <w:rPr>
            <w:rStyle w:val="tlid-translation"/>
            <w:rFonts w:ascii="David" w:hAnsi="David" w:cs="David"/>
            <w:color w:val="000000" w:themeColor="text1"/>
            <w:sz w:val="24"/>
            <w:szCs w:val="24"/>
          </w:rPr>
          <w:t>and based on donation (</w:t>
        </w:r>
        <w:r w:rsidRPr="0013159B">
          <w:rPr>
            <w:rStyle w:val="tlid-translation"/>
            <w:rFonts w:ascii="David" w:hAnsi="David" w:cs="David"/>
            <w:i/>
            <w:iCs/>
            <w:color w:val="000000" w:themeColor="text1"/>
            <w:sz w:val="24"/>
            <w:szCs w:val="24"/>
          </w:rPr>
          <w:t xml:space="preserve">dana), </w:t>
        </w:r>
        <w:r w:rsidRPr="0013159B">
          <w:rPr>
            <w:rFonts w:ascii="David" w:hAnsi="David" w:cs="David"/>
            <w:color w:val="000000" w:themeColor="text1"/>
            <w:sz w:val="24"/>
            <w:szCs w:val="24"/>
          </w:rPr>
          <w:t xml:space="preserve">permitting participation from a range of socio-economic means. Likewise, </w:t>
        </w:r>
        <w:commentRangeStart w:id="1480"/>
        <w:r w:rsidRPr="0013159B">
          <w:rPr>
            <w:rFonts w:ascii="David" w:hAnsi="David" w:cs="David"/>
            <w:color w:val="000000" w:themeColor="text1"/>
            <w:sz w:val="24"/>
            <w:szCs w:val="24"/>
          </w:rPr>
          <w:t>wait</w:t>
        </w:r>
      </w:ins>
      <w:ins w:id="1481" w:author="0mer dar" w:date="2020-03-02T15:16:00Z">
        <w:r w:rsidRPr="0013159B">
          <w:rPr>
            <w:rFonts w:ascii="David" w:hAnsi="David" w:cs="David"/>
            <w:color w:val="000000" w:themeColor="text1"/>
            <w:sz w:val="24"/>
            <w:szCs w:val="24"/>
          </w:rPr>
          <w:t>-</w:t>
        </w:r>
      </w:ins>
      <w:ins w:id="1482" w:author="0mer dar" w:date="2020-03-02T15:15:00Z">
        <w:r w:rsidRPr="0013159B">
          <w:rPr>
            <w:rFonts w:ascii="David" w:hAnsi="David" w:cs="David"/>
            <w:color w:val="000000" w:themeColor="text1"/>
            <w:sz w:val="24"/>
            <w:szCs w:val="24"/>
          </w:rPr>
          <w:t xml:space="preserve">list control participants </w:t>
        </w:r>
      </w:ins>
      <w:commentRangeEnd w:id="1480"/>
      <w:ins w:id="1483" w:author="0mer dar" w:date="2020-03-02T15:38:00Z">
        <w:r w:rsidR="00A467C1" w:rsidRPr="0013159B">
          <w:rPr>
            <w:rStyle w:val="CommentReference"/>
            <w:rFonts w:ascii="David" w:hAnsi="David" w:cs="David"/>
            <w:rtl/>
            <w:rPrChange w:id="1484" w:author="0mer dar" w:date="2020-03-08T20:10:00Z">
              <w:rPr>
                <w:rStyle w:val="CommentReference"/>
                <w:rtl/>
              </w:rPr>
            </w:rPrChange>
          </w:rPr>
          <w:commentReference w:id="1480"/>
        </w:r>
      </w:ins>
      <w:ins w:id="1485" w:author="0mer dar" w:date="2020-03-02T15:15:00Z">
        <w:r w:rsidRPr="006A4A9B">
          <w:rPr>
            <w:rFonts w:ascii="David" w:hAnsi="David" w:cs="David"/>
            <w:color w:val="000000" w:themeColor="text1"/>
            <w:sz w:val="24"/>
            <w:szCs w:val="24"/>
          </w:rPr>
          <w:t xml:space="preserve">will be recruited from people who are on </w:t>
        </w:r>
        <w:proofErr w:type="spellStart"/>
        <w:r w:rsidRPr="006A4A9B">
          <w:rPr>
            <w:rFonts w:ascii="David" w:hAnsi="David" w:cs="David"/>
            <w:color w:val="000000" w:themeColor="text1"/>
            <w:sz w:val="24"/>
            <w:szCs w:val="24"/>
          </w:rPr>
          <w:t>Tovan</w:t>
        </w:r>
      </w:ins>
      <w:ins w:id="1486" w:author="0mer dar" w:date="2020-03-02T15:20:00Z">
        <w:r w:rsidR="004F1719" w:rsidRPr="006A4A9B">
          <w:rPr>
            <w:rFonts w:ascii="David" w:hAnsi="David" w:cs="David"/>
            <w:color w:val="000000" w:themeColor="text1"/>
            <w:sz w:val="24"/>
            <w:szCs w:val="24"/>
          </w:rPr>
          <w:t>a</w:t>
        </w:r>
      </w:ins>
      <w:ins w:id="1487" w:author="0mer dar" w:date="2020-03-02T15:15:00Z">
        <w:r w:rsidRPr="0013159B">
          <w:rPr>
            <w:rFonts w:ascii="David" w:hAnsi="David" w:cs="David"/>
            <w:color w:val="000000" w:themeColor="text1"/>
            <w:sz w:val="24"/>
            <w:szCs w:val="24"/>
          </w:rPr>
          <w:t>’s</w:t>
        </w:r>
        <w:proofErr w:type="spellEnd"/>
        <w:r w:rsidRPr="0013159B">
          <w:rPr>
            <w:rFonts w:ascii="David" w:hAnsi="David" w:cs="David"/>
            <w:color w:val="000000" w:themeColor="text1"/>
            <w:sz w:val="24"/>
            <w:szCs w:val="24"/>
          </w:rPr>
          <w:t xml:space="preserve"> wait-list for 7-days retreat. </w:t>
        </w:r>
      </w:ins>
    </w:p>
    <w:p w14:paraId="4F7EEC88" w14:textId="53B82F91" w:rsidR="002A152B" w:rsidRPr="006A4A9B" w:rsidRDefault="002A152B" w:rsidP="00996D15">
      <w:pPr>
        <w:autoSpaceDE w:val="0"/>
        <w:autoSpaceDN w:val="0"/>
        <w:adjustRightInd w:val="0"/>
        <w:spacing w:after="0"/>
        <w:ind w:firstLine="720"/>
        <w:rPr>
          <w:ins w:id="1488" w:author="0mer dar" w:date="2020-03-02T15:15:00Z"/>
          <w:rFonts w:ascii="David" w:hAnsi="David" w:cs="David"/>
          <w:color w:val="000000" w:themeColor="text1"/>
          <w:sz w:val="24"/>
          <w:szCs w:val="24"/>
        </w:rPr>
        <w:pPrChange w:id="1489" w:author="0mer dar" w:date="2020-03-16T19:46:00Z">
          <w:pPr>
            <w:spacing w:after="0"/>
            <w:ind w:left="360" w:firstLine="720"/>
            <w:contextualSpacing/>
          </w:pPr>
        </w:pPrChange>
      </w:pPr>
      <w:commentRangeStart w:id="1490"/>
      <w:commentRangeStart w:id="1491"/>
      <w:ins w:id="1492" w:author="0mer dar" w:date="2020-03-02T15:15:00Z">
        <w:r w:rsidRPr="0013159B">
          <w:rPr>
            <w:rFonts w:ascii="David" w:hAnsi="David" w:cs="David"/>
            <w:color w:val="000000" w:themeColor="text1"/>
            <w:sz w:val="24"/>
            <w:szCs w:val="24"/>
            <w:highlight w:val="yellow"/>
          </w:rPr>
          <w:t xml:space="preserve">The mindfulness meditation </w:t>
        </w:r>
        <w:commentRangeEnd w:id="1490"/>
        <w:r w:rsidRPr="0013159B">
          <w:rPr>
            <w:rStyle w:val="CommentReference"/>
            <w:rFonts w:ascii="David" w:hAnsi="David" w:cs="David"/>
            <w:highlight w:val="yellow"/>
            <w:rPrChange w:id="1493" w:author="0mer dar" w:date="2020-03-08T20:10:00Z">
              <w:rPr>
                <w:rStyle w:val="CommentReference"/>
                <w:highlight w:val="yellow"/>
              </w:rPr>
            </w:rPrChange>
          </w:rPr>
          <w:commentReference w:id="1490"/>
        </w:r>
        <w:commentRangeEnd w:id="1491"/>
        <w:r w:rsidRPr="0013159B">
          <w:rPr>
            <w:rStyle w:val="CommentReference"/>
            <w:rFonts w:ascii="David" w:hAnsi="David" w:cs="David"/>
            <w:rPrChange w:id="1495" w:author="0mer dar" w:date="2020-03-08T20:10:00Z">
              <w:rPr>
                <w:rStyle w:val="CommentReference"/>
              </w:rPr>
            </w:rPrChange>
          </w:rPr>
          <w:commentReference w:id="1491"/>
        </w:r>
        <w:r w:rsidRPr="006A4A9B">
          <w:rPr>
            <w:rFonts w:ascii="David" w:hAnsi="David" w:cs="David"/>
            <w:color w:val="000000" w:themeColor="text1"/>
            <w:sz w:val="24"/>
            <w:szCs w:val="24"/>
            <w:highlight w:val="yellow"/>
          </w:rPr>
          <w:t xml:space="preserve">experience should vary from novice participants (expected to be at least 50% from the participants), experienced participant and a few </w:t>
        </w:r>
        <w:proofErr w:type="gramStart"/>
        <w:r w:rsidRPr="006A4A9B">
          <w:rPr>
            <w:rFonts w:ascii="David" w:hAnsi="David" w:cs="David"/>
            <w:color w:val="000000" w:themeColor="text1"/>
            <w:sz w:val="24"/>
            <w:szCs w:val="24"/>
            <w:highlight w:val="yellow"/>
          </w:rPr>
          <w:t>experts</w:t>
        </w:r>
        <w:proofErr w:type="gramEnd"/>
        <w:r w:rsidRPr="006A4A9B">
          <w:rPr>
            <w:rFonts w:ascii="David" w:hAnsi="David" w:cs="David"/>
            <w:color w:val="000000" w:themeColor="text1"/>
            <w:sz w:val="24"/>
            <w:szCs w:val="24"/>
            <w:highlight w:val="yellow"/>
          </w:rPr>
          <w:t xml:space="preserve"> mediators. The novice group</w:t>
        </w:r>
        <w:r w:rsidRPr="0013159B">
          <w:rPr>
            <w:rFonts w:ascii="David" w:hAnsi="David" w:cs="David"/>
            <w:color w:val="000000" w:themeColor="text1"/>
            <w:sz w:val="24"/>
            <w:szCs w:val="24"/>
            <w:highlight w:val="yellow"/>
            <w:lang w:eastAsia="he-IL"/>
          </w:rPr>
          <w:t xml:space="preserve"> will includes (a) no participation in one or more intensive 10 days (or longer) </w:t>
        </w:r>
        <w:proofErr w:type="spellStart"/>
        <w:r w:rsidRPr="0013159B">
          <w:rPr>
            <w:rFonts w:ascii="David" w:hAnsi="David" w:cs="David"/>
            <w:i/>
            <w:iCs/>
            <w:color w:val="000000" w:themeColor="text1"/>
            <w:sz w:val="24"/>
            <w:szCs w:val="24"/>
            <w:highlight w:val="yellow"/>
            <w:lang w:eastAsia="he-IL"/>
          </w:rPr>
          <w:t>Vipassan</w:t>
        </w:r>
        <w:r w:rsidRPr="0013159B">
          <w:rPr>
            <w:rFonts w:ascii="Calibri" w:hAnsi="Calibri" w:cs="Calibri"/>
            <w:i/>
            <w:iCs/>
            <w:color w:val="000000" w:themeColor="text1"/>
            <w:sz w:val="24"/>
            <w:szCs w:val="24"/>
            <w:highlight w:val="yellow"/>
            <w:lang w:eastAsia="he-IL"/>
          </w:rPr>
          <w:t>ā</w:t>
        </w:r>
        <w:proofErr w:type="spellEnd"/>
        <w:r w:rsidRPr="0013159B">
          <w:rPr>
            <w:rFonts w:ascii="David" w:hAnsi="David" w:cs="David"/>
            <w:color w:val="000000" w:themeColor="text1"/>
            <w:sz w:val="24"/>
            <w:szCs w:val="24"/>
            <w:highlight w:val="yellow"/>
            <w:lang w:eastAsia="he-IL"/>
          </w:rPr>
          <w:t>/insight meditation retreat; (b) having less than one year of experience in open monitoring (OM) mindfulness meditation (defined as attention to anything that occurs at the present moment in body and mind); (c) &lt; 90-hrs of experience in daily OM mindfulness meditation (i.e. not during meditation courses; 90 hours is equivalent to practicing for 30 minutes a day, every other day, for one year); (d) practicing OM mindfulness meditation less than three times a week during the last two weeks. The rest, which are not novices, will be assign to the experiences group, and will have a phone interview for evaluation their level of expertise in mindfulness mediation.</w:t>
        </w:r>
      </w:ins>
    </w:p>
    <w:p w14:paraId="534503E8" w14:textId="6C20566B" w:rsidR="002A152B" w:rsidRPr="0013159B" w:rsidRDefault="002A152B" w:rsidP="00996D15">
      <w:pPr>
        <w:spacing w:after="0"/>
        <w:ind w:firstLine="720"/>
        <w:rPr>
          <w:ins w:id="1496" w:author="0mer dar" w:date="2020-03-02T15:15:00Z"/>
          <w:rFonts w:ascii="David" w:hAnsi="David" w:cs="David"/>
          <w:color w:val="000000" w:themeColor="text1"/>
          <w:sz w:val="24"/>
          <w:szCs w:val="24"/>
        </w:rPr>
        <w:pPrChange w:id="1497" w:author="0mer dar" w:date="2020-03-16T19:46:00Z">
          <w:pPr>
            <w:spacing w:after="0"/>
            <w:ind w:firstLine="360"/>
          </w:pPr>
        </w:pPrChange>
      </w:pPr>
      <w:ins w:id="1498" w:author="0mer dar" w:date="2020-03-02T15:15:00Z">
        <w:r w:rsidRPr="006A4A9B">
          <w:rPr>
            <w:rFonts w:ascii="David" w:hAnsi="David" w:cs="David"/>
            <w:b/>
            <w:bCs/>
            <w:color w:val="000000" w:themeColor="text1"/>
            <w:sz w:val="24"/>
            <w:szCs w:val="24"/>
          </w:rPr>
          <w:lastRenderedPageBreak/>
          <w:t xml:space="preserve">Inclusion/Exclusion Criteria. </w:t>
        </w:r>
        <w:r w:rsidRPr="0013159B">
          <w:rPr>
            <w:rFonts w:ascii="David" w:hAnsi="David" w:cs="David"/>
            <w:color w:val="000000" w:themeColor="text1"/>
            <w:sz w:val="24"/>
            <w:szCs w:val="24"/>
          </w:rPr>
          <w:t>Participants will be excluded from study if they are: (a) younger than 18 years-old; (b) diagnosed with ADD/AD</w:t>
        </w:r>
        <w:r w:rsidRPr="00DE2741">
          <w:rPr>
            <w:rFonts w:ascii="David" w:hAnsi="David" w:cs="David"/>
            <w:color w:val="000000" w:themeColor="text1"/>
            <w:sz w:val="24"/>
            <w:szCs w:val="24"/>
          </w:rPr>
          <w:t xml:space="preserve">HD, </w:t>
        </w:r>
        <w:r w:rsidRPr="00BF142B">
          <w:rPr>
            <w:rStyle w:val="Hyperlink"/>
            <w:rFonts w:ascii="David" w:hAnsi="David" w:cs="David"/>
            <w:color w:val="000000" w:themeColor="text1"/>
            <w:sz w:val="24"/>
            <w:szCs w:val="24"/>
            <w:u w:val="none"/>
            <w:rPrChange w:id="1499" w:author="0mer dar" w:date="2020-03-16T19:46:00Z">
              <w:rPr>
                <w:rStyle w:val="Hyperlink"/>
                <w:rFonts w:ascii="David" w:hAnsi="David" w:cs="David"/>
                <w:color w:val="000000" w:themeColor="text1"/>
                <w:sz w:val="24"/>
                <w:szCs w:val="24"/>
              </w:rPr>
            </w:rPrChange>
          </w:rPr>
          <w:t xml:space="preserve"> dyslexia</w:t>
        </w:r>
        <w:r w:rsidRPr="00973FF7">
          <w:rPr>
            <w:rStyle w:val="Hyperlink"/>
            <w:rFonts w:ascii="David" w:hAnsi="David" w:cs="David"/>
            <w:color w:val="000000" w:themeColor="text1"/>
            <w:sz w:val="24"/>
            <w:szCs w:val="24"/>
            <w:u w:val="none"/>
            <w:rPrChange w:id="1500" w:author="0mer dar" w:date="2020-03-16T19:46:00Z">
              <w:rPr>
                <w:rStyle w:val="Hyperlink"/>
                <w:rFonts w:ascii="David" w:hAnsi="David" w:cs="David"/>
                <w:color w:val="000000" w:themeColor="text1"/>
                <w:sz w:val="24"/>
                <w:szCs w:val="24"/>
              </w:rPr>
            </w:rPrChange>
          </w:rPr>
          <w:t>, language disability or an autism spectrum disorder</w:t>
        </w:r>
        <w:r w:rsidRPr="0013159B">
          <w:rPr>
            <w:rFonts w:ascii="David" w:hAnsi="David" w:cs="David"/>
            <w:color w:val="000000" w:themeColor="text1"/>
            <w:sz w:val="24"/>
            <w:szCs w:val="24"/>
          </w:rPr>
          <w:t xml:space="preserve">; (c) report hearing or speech difficulties due to methodological constraints of administered tasks; or (d) </w:t>
        </w:r>
      </w:ins>
      <w:bookmarkStart w:id="1501" w:name="_Hlk26040664"/>
      <w:ins w:id="1502" w:author="0mer dar" w:date="2020-03-16T19:47:00Z">
        <w:r w:rsidR="00004295">
          <w:rPr>
            <w:rFonts w:ascii="David" w:hAnsi="David" w:cs="David"/>
            <w:color w:val="000000" w:themeColor="text1"/>
            <w:sz w:val="24"/>
            <w:szCs w:val="24"/>
          </w:rPr>
          <w:t>m</w:t>
        </w:r>
      </w:ins>
      <w:ins w:id="1503" w:author="0mer dar" w:date="2020-03-02T15:15:00Z">
        <w:r w:rsidRPr="0013159B">
          <w:rPr>
            <w:rFonts w:ascii="David" w:hAnsi="David" w:cs="David"/>
            <w:color w:val="000000" w:themeColor="text1"/>
            <w:sz w:val="24"/>
            <w:szCs w:val="24"/>
          </w:rPr>
          <w:t xml:space="preserve">other tongue other than Hebrew (to reflect their native internal language-of-thought), not fluent in Hebrew, or report thinking in a language other than Hebrew </w:t>
        </w:r>
        <w:bookmarkEnd w:id="1501"/>
        <w:r w:rsidRPr="0013159B">
          <w:rPr>
            <w:rFonts w:ascii="David" w:hAnsi="David" w:cs="David"/>
            <w:color w:val="000000" w:themeColor="text1"/>
            <w:sz w:val="24"/>
            <w:szCs w:val="24"/>
          </w:rPr>
          <w:t xml:space="preserve">due to methodological constraints of administered tasks (i.e., STP);(e) </w:t>
        </w:r>
      </w:ins>
      <w:ins w:id="1504" w:author="0mer dar" w:date="2020-03-16T19:47:00Z">
        <w:r w:rsidR="00004295">
          <w:rPr>
            <w:rFonts w:ascii="David" w:hAnsi="David" w:cs="David"/>
            <w:color w:val="000000" w:themeColor="text1"/>
            <w:sz w:val="24"/>
            <w:szCs w:val="24"/>
          </w:rPr>
          <w:t>u</w:t>
        </w:r>
      </w:ins>
      <w:ins w:id="1505" w:author="0mer dar" w:date="2020-03-02T15:15:00Z">
        <w:r w:rsidRPr="0013159B">
          <w:rPr>
            <w:rFonts w:ascii="David" w:hAnsi="David" w:cs="David"/>
            <w:color w:val="000000" w:themeColor="text1"/>
            <w:sz w:val="24"/>
            <w:szCs w:val="24"/>
          </w:rPr>
          <w:t>ncorrected vision problems (i.e., no glasses or contact lenses despite impaired vision).</w:t>
        </w:r>
      </w:ins>
    </w:p>
    <w:bookmarkEnd w:id="1469"/>
    <w:p w14:paraId="016108B0" w14:textId="77777777" w:rsidR="00027A75" w:rsidRPr="0013159B" w:rsidRDefault="00027A75" w:rsidP="004A0B06">
      <w:pPr>
        <w:pStyle w:val="NormalWeb"/>
        <w:spacing w:before="0" w:beforeAutospacing="0" w:after="0" w:afterAutospacing="0" w:line="480" w:lineRule="auto"/>
        <w:outlineLvl w:val="0"/>
        <w:rPr>
          <w:ins w:id="1506" w:author="0mer dar" w:date="2020-03-02T15:52:00Z"/>
          <w:rFonts w:ascii="David" w:hAnsi="David" w:cs="David"/>
          <w:b/>
          <w:bCs/>
          <w:color w:val="000000" w:themeColor="text1"/>
        </w:rPr>
      </w:pPr>
      <w:ins w:id="1507" w:author="0mer dar" w:date="2020-03-02T15:52:00Z">
        <w:r w:rsidRPr="0013159B">
          <w:rPr>
            <w:rFonts w:ascii="David" w:hAnsi="David" w:cs="David"/>
            <w:b/>
            <w:bCs/>
            <w:color w:val="000000" w:themeColor="text1"/>
          </w:rPr>
          <w:t>Procedure</w:t>
        </w:r>
      </w:ins>
    </w:p>
    <w:p w14:paraId="0296ED8E" w14:textId="3AF7D8CD" w:rsidR="00027A75" w:rsidRPr="0013159B" w:rsidRDefault="00EE611B">
      <w:pPr>
        <w:pStyle w:val="CommentText"/>
        <w:spacing w:line="480" w:lineRule="auto"/>
        <w:rPr>
          <w:ins w:id="1508" w:author="0mer dar" w:date="2020-03-02T15:52:00Z"/>
          <w:rFonts w:ascii="David" w:hAnsi="David" w:cs="David"/>
          <w:sz w:val="24"/>
          <w:szCs w:val="24"/>
        </w:rPr>
        <w:pPrChange w:id="1509" w:author="0mer dar" w:date="2020-03-02T16:07:00Z">
          <w:pPr>
            <w:pStyle w:val="CommentText"/>
          </w:pPr>
        </w:pPrChange>
      </w:pPr>
      <w:del w:id="1510" w:author="0mer dar" w:date="2020-03-02T16:10:00Z">
        <w:r w:rsidRPr="006A4A9B" w:rsidDel="00EE611B">
          <w:rPr>
            <w:rFonts w:ascii="David" w:eastAsia="Times New Roman" w:hAnsi="David" w:cs="David"/>
            <w:noProof/>
            <w:color w:val="000000" w:themeColor="text1"/>
            <w:sz w:val="24"/>
            <w:szCs w:val="24"/>
          </w:rPr>
          <w:drawing>
            <wp:anchor distT="0" distB="0" distL="114300" distR="114300" simplePos="0" relativeHeight="251658240" behindDoc="0" locked="0" layoutInCell="1" allowOverlap="1" wp14:anchorId="39B24E44" wp14:editId="245AFF67">
              <wp:simplePos x="0" y="0"/>
              <wp:positionH relativeFrom="column">
                <wp:posOffset>47176</wp:posOffset>
              </wp:positionH>
              <wp:positionV relativeFrom="paragraph">
                <wp:posOffset>1900016</wp:posOffset>
              </wp:positionV>
              <wp:extent cx="5486400" cy="2870200"/>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6400" cy="2870200"/>
                      </a:xfrm>
                      <a:prstGeom prst="rect">
                        <a:avLst/>
                      </a:prstGeom>
                    </pic:spPr>
                  </pic:pic>
                </a:graphicData>
              </a:graphic>
            </wp:anchor>
          </w:drawing>
        </w:r>
      </w:del>
      <w:ins w:id="1511" w:author="0mer dar" w:date="2020-03-02T15:52:00Z">
        <w:r w:rsidR="00027A75" w:rsidRPr="006A4A9B">
          <w:rPr>
            <w:rFonts w:ascii="David" w:eastAsia="Times New Roman" w:hAnsi="David" w:cs="David"/>
            <w:color w:val="000000" w:themeColor="text1"/>
            <w:sz w:val="24"/>
            <w:szCs w:val="24"/>
          </w:rPr>
          <w:tab/>
        </w:r>
        <w:r w:rsidR="00027A75" w:rsidRPr="006A4A9B">
          <w:rPr>
            <w:rFonts w:ascii="David" w:hAnsi="David" w:cs="David"/>
            <w:sz w:val="24"/>
            <w:szCs w:val="24"/>
            <w:lang w:val="en-GB" w:bidi="ar-SA"/>
          </w:rPr>
          <w:t>Participants</w:t>
        </w:r>
        <w:r w:rsidR="00027A75" w:rsidRPr="0013159B">
          <w:rPr>
            <w:rFonts w:ascii="David" w:hAnsi="David" w:cs="David"/>
            <w:sz w:val="24"/>
            <w:szCs w:val="24"/>
            <w:lang w:val="en-GB" w:bidi="ar-SA"/>
          </w:rPr>
          <w:t xml:space="preserve"> who registered to </w:t>
        </w:r>
      </w:ins>
      <w:proofErr w:type="spellStart"/>
      <w:ins w:id="1512" w:author="0mer dar" w:date="2020-03-02T15:53:00Z">
        <w:r w:rsidR="00497BB0" w:rsidRPr="0013159B">
          <w:rPr>
            <w:rFonts w:ascii="David" w:hAnsi="David" w:cs="David"/>
            <w:sz w:val="24"/>
            <w:szCs w:val="24"/>
            <w:lang w:val="en-GB" w:bidi="ar-SA"/>
          </w:rPr>
          <w:t>Tovana’s</w:t>
        </w:r>
      </w:ins>
      <w:proofErr w:type="spellEnd"/>
      <w:ins w:id="1513" w:author="0mer dar" w:date="2020-03-02T15:52:00Z">
        <w:r w:rsidR="00027A75" w:rsidRPr="0013159B">
          <w:rPr>
            <w:rFonts w:ascii="David" w:hAnsi="David" w:cs="David"/>
            <w:sz w:val="24"/>
            <w:szCs w:val="24"/>
            <w:lang w:val="en-GB" w:bidi="ar-SA"/>
          </w:rPr>
          <w:t xml:space="preserve"> retreat, including to the retreat’s </w:t>
        </w:r>
        <w:proofErr w:type="gramStart"/>
        <w:r w:rsidR="00027A75" w:rsidRPr="0013159B">
          <w:rPr>
            <w:rFonts w:ascii="David" w:hAnsi="David" w:cs="David"/>
            <w:sz w:val="24"/>
            <w:szCs w:val="24"/>
            <w:lang w:val="en-GB" w:bidi="ar-SA"/>
          </w:rPr>
          <w:t>wait-list</w:t>
        </w:r>
        <w:proofErr w:type="gramEnd"/>
        <w:r w:rsidR="00027A75" w:rsidRPr="0013159B">
          <w:rPr>
            <w:rFonts w:ascii="David" w:hAnsi="David" w:cs="David"/>
            <w:sz w:val="24"/>
            <w:szCs w:val="24"/>
            <w:lang w:val="en-GB" w:bidi="ar-SA"/>
          </w:rPr>
          <w:t xml:space="preserve">, will receive an email inviting them to </w:t>
        </w:r>
        <w:proofErr w:type="spellStart"/>
        <w:r w:rsidR="00027A75" w:rsidRPr="0013159B">
          <w:rPr>
            <w:rFonts w:ascii="David" w:hAnsi="David" w:cs="David"/>
            <w:sz w:val="24"/>
            <w:szCs w:val="24"/>
            <w:lang w:val="en-GB" w:bidi="ar-SA"/>
          </w:rPr>
          <w:t>partici</w:t>
        </w:r>
        <w:proofErr w:type="spellEnd"/>
        <w:r w:rsidR="00027A75" w:rsidRPr="0013159B">
          <w:rPr>
            <w:rFonts w:ascii="David" w:hAnsi="David" w:cs="David"/>
            <w:color w:val="000000" w:themeColor="text1"/>
            <w:sz w:val="24"/>
            <w:szCs w:val="24"/>
          </w:rPr>
          <w:t xml:space="preserve">pate in the study with a link to </w:t>
        </w:r>
      </w:ins>
      <w:ins w:id="1514" w:author="0mer dar" w:date="2020-03-02T16:08:00Z">
        <w:r w:rsidR="004A0B06" w:rsidRPr="0013159B">
          <w:rPr>
            <w:rFonts w:ascii="David" w:hAnsi="David" w:cs="David"/>
            <w:color w:val="000000" w:themeColor="text1"/>
            <w:sz w:val="24"/>
            <w:szCs w:val="24"/>
          </w:rPr>
          <w:t>the study</w:t>
        </w:r>
      </w:ins>
      <w:ins w:id="1515" w:author="0mer dar" w:date="2020-03-02T15:52:00Z">
        <w:r w:rsidR="00027A75" w:rsidRPr="0013159B">
          <w:rPr>
            <w:rFonts w:ascii="David" w:hAnsi="David" w:cs="David"/>
            <w:color w:val="000000" w:themeColor="text1"/>
            <w:sz w:val="24"/>
            <w:szCs w:val="24"/>
          </w:rPr>
          <w:t xml:space="preserve"> registration web-site. </w:t>
        </w:r>
        <w:r w:rsidR="00027A75" w:rsidRPr="0013159B" w:rsidDel="0052448A">
          <w:rPr>
            <w:rFonts w:ascii="David" w:hAnsi="David" w:cs="David"/>
            <w:sz w:val="24"/>
            <w:szCs w:val="24"/>
          </w:rPr>
          <w:t>The registration web</w:t>
        </w:r>
        <w:r w:rsidR="00027A75" w:rsidRPr="0013159B">
          <w:rPr>
            <w:rFonts w:ascii="David" w:hAnsi="David" w:cs="David"/>
            <w:sz w:val="24"/>
            <w:szCs w:val="24"/>
          </w:rPr>
          <w:t>-</w:t>
        </w:r>
        <w:r w:rsidR="00027A75" w:rsidRPr="0013159B" w:rsidDel="0052448A">
          <w:rPr>
            <w:rFonts w:ascii="David" w:hAnsi="David" w:cs="David"/>
            <w:sz w:val="24"/>
            <w:szCs w:val="24"/>
          </w:rPr>
          <w:t xml:space="preserve">site will include </w:t>
        </w:r>
        <w:r w:rsidR="00027A75" w:rsidRPr="006A4A9B">
          <w:rPr>
            <w:rStyle w:val="CommentReference"/>
            <w:rFonts w:ascii="David" w:hAnsi="David" w:cs="David"/>
            <w:sz w:val="24"/>
            <w:szCs w:val="24"/>
          </w:rPr>
          <w:commentReference w:id="1516"/>
        </w:r>
        <w:r w:rsidR="00027A75" w:rsidRPr="006A4A9B" w:rsidDel="0052448A">
          <w:rPr>
            <w:rFonts w:ascii="David" w:hAnsi="David" w:cs="David"/>
            <w:sz w:val="24"/>
            <w:szCs w:val="24"/>
          </w:rPr>
          <w:t>short explanations about two options of participation in the study – basic format</w:t>
        </w:r>
        <w:r w:rsidR="00027A75" w:rsidRPr="0013159B">
          <w:rPr>
            <w:rFonts w:ascii="David" w:hAnsi="David" w:cs="David"/>
            <w:sz w:val="24"/>
            <w:szCs w:val="24"/>
          </w:rPr>
          <w:t xml:space="preserve"> </w:t>
        </w:r>
        <w:r w:rsidR="00027A75" w:rsidRPr="0013159B" w:rsidDel="0052448A">
          <w:rPr>
            <w:rFonts w:ascii="David" w:hAnsi="David" w:cs="David"/>
            <w:sz w:val="24"/>
            <w:szCs w:val="24"/>
          </w:rPr>
          <w:t>included the MAT</w:t>
        </w:r>
        <w:r w:rsidR="00027A75" w:rsidRPr="0013159B">
          <w:rPr>
            <w:rFonts w:ascii="David" w:hAnsi="David" w:cs="David"/>
            <w:sz w:val="24"/>
            <w:szCs w:val="24"/>
          </w:rPr>
          <w:t xml:space="preserve"> and </w:t>
        </w:r>
        <w:r w:rsidR="00027A75" w:rsidRPr="0013159B" w:rsidDel="0052448A">
          <w:rPr>
            <w:rFonts w:ascii="David" w:hAnsi="David" w:cs="David"/>
            <w:sz w:val="24"/>
            <w:szCs w:val="24"/>
          </w:rPr>
          <w:t xml:space="preserve">questionnaires, and expanded format, included </w:t>
        </w:r>
      </w:ins>
      <w:ins w:id="1517" w:author="0mer dar" w:date="2020-03-16T19:48:00Z">
        <w:r w:rsidR="00004295">
          <w:rPr>
            <w:rFonts w:ascii="David" w:hAnsi="David" w:cs="David"/>
            <w:sz w:val="24"/>
            <w:szCs w:val="24"/>
          </w:rPr>
          <w:t xml:space="preserve">selection and </w:t>
        </w:r>
      </w:ins>
      <w:ins w:id="1518" w:author="0mer dar" w:date="2020-03-02T15:52:00Z">
        <w:r w:rsidR="00027A75" w:rsidRPr="0013159B" w:rsidDel="0052448A">
          <w:rPr>
            <w:rFonts w:ascii="David" w:hAnsi="David" w:cs="David"/>
            <w:sz w:val="24"/>
            <w:szCs w:val="24"/>
          </w:rPr>
          <w:t xml:space="preserve">recording </w:t>
        </w:r>
      </w:ins>
      <w:ins w:id="1519" w:author="0mer dar" w:date="2020-03-16T19:48:00Z">
        <w:r w:rsidR="00004295">
          <w:rPr>
            <w:rFonts w:ascii="David" w:hAnsi="David" w:cs="David"/>
            <w:sz w:val="24"/>
            <w:szCs w:val="24"/>
          </w:rPr>
          <w:t xml:space="preserve">of </w:t>
        </w:r>
      </w:ins>
      <w:ins w:id="1520" w:author="0mer dar" w:date="2020-03-02T15:52:00Z">
        <w:r w:rsidR="00027A75" w:rsidRPr="0013159B" w:rsidDel="0052448A">
          <w:rPr>
            <w:rFonts w:ascii="David" w:hAnsi="David" w:cs="David"/>
            <w:sz w:val="24"/>
            <w:szCs w:val="24"/>
          </w:rPr>
          <w:t xml:space="preserve">the STP </w:t>
        </w:r>
      </w:ins>
      <w:ins w:id="1521" w:author="0mer dar" w:date="2020-03-16T19:48:00Z">
        <w:r w:rsidR="00004295">
          <w:rPr>
            <w:rFonts w:ascii="David" w:hAnsi="David" w:cs="David"/>
            <w:sz w:val="24"/>
            <w:szCs w:val="24"/>
          </w:rPr>
          <w:t xml:space="preserve">stimuli </w:t>
        </w:r>
      </w:ins>
      <w:ins w:id="1522" w:author="0mer dar" w:date="2020-03-02T15:52:00Z">
        <w:r w:rsidR="00027A75" w:rsidRPr="0013159B" w:rsidDel="0052448A">
          <w:rPr>
            <w:rFonts w:ascii="David" w:hAnsi="David" w:cs="David"/>
            <w:sz w:val="24"/>
            <w:szCs w:val="24"/>
          </w:rPr>
          <w:t>at home</w:t>
        </w:r>
        <w:r w:rsidR="00027A75" w:rsidRPr="0013159B">
          <w:rPr>
            <w:rFonts w:ascii="David" w:hAnsi="David" w:cs="David"/>
            <w:sz w:val="24"/>
            <w:szCs w:val="24"/>
          </w:rPr>
          <w:t xml:space="preserve"> and additional</w:t>
        </w:r>
        <w:r w:rsidR="00027A75" w:rsidRPr="0013159B" w:rsidDel="0052448A">
          <w:rPr>
            <w:rFonts w:ascii="David" w:hAnsi="David" w:cs="David"/>
            <w:sz w:val="24"/>
            <w:szCs w:val="24"/>
          </w:rPr>
          <w:t xml:space="preserve"> </w:t>
        </w:r>
      </w:ins>
      <w:ins w:id="1523" w:author="0mer dar" w:date="2020-03-02T15:54:00Z">
        <w:r w:rsidR="00D478D4" w:rsidRPr="0013159B">
          <w:rPr>
            <w:rFonts w:ascii="David" w:hAnsi="David" w:cs="David"/>
            <w:sz w:val="24"/>
            <w:szCs w:val="24"/>
          </w:rPr>
          <w:t>tasks</w:t>
        </w:r>
      </w:ins>
      <w:ins w:id="1524" w:author="0mer dar" w:date="2020-03-02T15:52:00Z">
        <w:r w:rsidR="00027A75" w:rsidRPr="0013159B" w:rsidDel="0052448A">
          <w:rPr>
            <w:rFonts w:ascii="David" w:hAnsi="David" w:cs="David"/>
            <w:sz w:val="24"/>
            <w:szCs w:val="24"/>
          </w:rPr>
          <w:t xml:space="preserve"> before </w:t>
        </w:r>
        <w:r w:rsidR="00027A75" w:rsidRPr="0013159B">
          <w:rPr>
            <w:rFonts w:ascii="David" w:hAnsi="David" w:cs="David"/>
            <w:sz w:val="24"/>
            <w:szCs w:val="24"/>
          </w:rPr>
          <w:t xml:space="preserve">and after </w:t>
        </w:r>
        <w:r w:rsidR="00027A75" w:rsidRPr="0013159B" w:rsidDel="0052448A">
          <w:rPr>
            <w:rFonts w:ascii="David" w:hAnsi="David" w:cs="David"/>
            <w:sz w:val="24"/>
            <w:szCs w:val="24"/>
          </w:rPr>
          <w:t xml:space="preserve">the retreat (see </w:t>
        </w:r>
        <w:r w:rsidR="00027A75" w:rsidRPr="0013159B">
          <w:rPr>
            <w:rFonts w:ascii="David" w:hAnsi="David" w:cs="David"/>
            <w:sz w:val="24"/>
            <w:szCs w:val="24"/>
          </w:rPr>
          <w:t xml:space="preserve">figure X </w:t>
        </w:r>
      </w:ins>
      <w:ins w:id="1525" w:author="0mer dar" w:date="2020-03-02T16:06:00Z">
        <w:r w:rsidR="004A0B06" w:rsidRPr="0013159B">
          <w:rPr>
            <w:rFonts w:ascii="David" w:hAnsi="David" w:cs="David"/>
            <w:sz w:val="24"/>
            <w:szCs w:val="24"/>
          </w:rPr>
          <w:t>for detailed procedure</w:t>
        </w:r>
      </w:ins>
      <w:ins w:id="1526" w:author="0mer dar" w:date="2020-03-02T15:52:00Z">
        <w:r w:rsidR="00027A75" w:rsidRPr="0013159B">
          <w:rPr>
            <w:rFonts w:ascii="David" w:hAnsi="David" w:cs="David"/>
            <w:sz w:val="24"/>
            <w:szCs w:val="24"/>
          </w:rPr>
          <w:t xml:space="preserve">). </w:t>
        </w:r>
      </w:ins>
      <w:commentRangeStart w:id="1516"/>
      <w:commentRangeStart w:id="1527"/>
      <w:commentRangeEnd w:id="1516"/>
      <w:del w:id="1528" w:author="0mer dar" w:date="2020-03-02T16:07:00Z">
        <w:r w:rsidR="00027A75" w:rsidRPr="0013159B" w:rsidDel="004A0B06">
          <w:rPr>
            <w:rFonts w:ascii="David" w:hAnsi="David" w:cs="David"/>
            <w:sz w:val="24"/>
            <w:szCs w:val="24"/>
          </w:rPr>
          <w:delText xml:space="preserve">The participants will answer screening questions via </w:delText>
        </w:r>
        <w:r w:rsidR="00886EA6" w:rsidRPr="0013159B" w:rsidDel="004A0B06">
          <w:rPr>
            <w:rFonts w:ascii="David" w:hAnsi="David" w:cs="David"/>
            <w:sz w:val="24"/>
            <w:szCs w:val="24"/>
          </w:rPr>
          <w:delText>Qualtrics and</w:delText>
        </w:r>
        <w:r w:rsidR="00027A75" w:rsidRPr="0013159B" w:rsidDel="004A0B06">
          <w:rPr>
            <w:rFonts w:ascii="David" w:hAnsi="David" w:cs="David"/>
            <w:sz w:val="24"/>
            <w:szCs w:val="24"/>
          </w:rPr>
          <w:delText xml:space="preserve"> will sign online ethical form</w:delText>
        </w:r>
        <w:commentRangeEnd w:id="1527"/>
        <w:r w:rsidR="00027A75" w:rsidRPr="006A4A9B" w:rsidDel="004A0B06">
          <w:rPr>
            <w:rStyle w:val="CommentReference"/>
            <w:rFonts w:ascii="David" w:hAnsi="David" w:cs="David"/>
            <w:color w:val="000000" w:themeColor="text1"/>
            <w:sz w:val="24"/>
            <w:szCs w:val="24"/>
          </w:rPr>
          <w:commentReference w:id="1527"/>
        </w:r>
        <w:r w:rsidR="00027A75" w:rsidRPr="006A4A9B" w:rsidDel="004A0B06">
          <w:rPr>
            <w:rFonts w:ascii="David" w:hAnsi="David" w:cs="David"/>
            <w:sz w:val="24"/>
            <w:szCs w:val="24"/>
          </w:rPr>
          <w:delText xml:space="preserve">. A phone interview will be conducted to participants with previous experience with meditation </w:delText>
        </w:r>
        <w:commentRangeStart w:id="1529"/>
        <w:commentRangeStart w:id="1530"/>
        <w:r w:rsidR="00027A75" w:rsidRPr="006A4A9B" w:rsidDel="004A0B06">
          <w:rPr>
            <w:rFonts w:ascii="David" w:hAnsi="David" w:cs="David"/>
            <w:sz w:val="24"/>
            <w:szCs w:val="24"/>
          </w:rPr>
          <w:delText>practice</w:delText>
        </w:r>
        <w:commentRangeEnd w:id="1529"/>
        <w:r w:rsidR="00027A75" w:rsidRPr="006A4A9B" w:rsidDel="004A0B06">
          <w:rPr>
            <w:rStyle w:val="CommentReference"/>
            <w:rFonts w:ascii="David" w:hAnsi="David" w:cs="David"/>
            <w:sz w:val="24"/>
            <w:szCs w:val="24"/>
          </w:rPr>
          <w:commentReference w:id="1529"/>
        </w:r>
        <w:commentRangeEnd w:id="1530"/>
        <w:r w:rsidR="004A0B06" w:rsidRPr="0013159B" w:rsidDel="004A0B06">
          <w:rPr>
            <w:rStyle w:val="CommentReference"/>
            <w:rFonts w:ascii="David" w:hAnsi="David" w:cs="David"/>
            <w:rPrChange w:id="1531" w:author="0mer dar" w:date="2020-03-08T20:10:00Z">
              <w:rPr>
                <w:rStyle w:val="CommentReference"/>
              </w:rPr>
            </w:rPrChange>
          </w:rPr>
          <w:commentReference w:id="1530"/>
        </w:r>
        <w:r w:rsidR="00780E65" w:rsidRPr="006A4A9B" w:rsidDel="004A0B06">
          <w:rPr>
            <w:rFonts w:ascii="David" w:hAnsi="David" w:cs="David"/>
            <w:sz w:val="24"/>
            <w:szCs w:val="24"/>
          </w:rPr>
          <w:delText>. In addition, the participant will have a phone technical guidance about the tasks</w:delText>
        </w:r>
        <w:r w:rsidR="002B2303" w:rsidRPr="0013159B" w:rsidDel="004A0B06">
          <w:rPr>
            <w:rFonts w:ascii="David" w:hAnsi="David" w:cs="David"/>
            <w:sz w:val="24"/>
            <w:szCs w:val="24"/>
          </w:rPr>
          <w:delText xml:space="preserve"> at home</w:delText>
        </w:r>
        <w:r w:rsidR="00780E65" w:rsidRPr="0013159B" w:rsidDel="004A0B06">
          <w:rPr>
            <w:rFonts w:ascii="David" w:hAnsi="David" w:cs="David"/>
            <w:sz w:val="24"/>
            <w:szCs w:val="24"/>
          </w:rPr>
          <w:delText xml:space="preserve">. </w:delText>
        </w:r>
      </w:del>
    </w:p>
    <w:p w14:paraId="775151D5" w14:textId="576D9391" w:rsidR="00780E65" w:rsidRPr="006A4A9B" w:rsidRDefault="002A152B" w:rsidP="00F42926">
      <w:pPr>
        <w:rPr>
          <w:ins w:id="1532" w:author="0mer dar" w:date="2020-03-02T15:54:00Z"/>
          <w:rFonts w:ascii="David" w:hAnsi="David" w:cs="David"/>
          <w:b/>
          <w:bCs/>
          <w:color w:val="000000" w:themeColor="text1"/>
          <w:sz w:val="24"/>
          <w:szCs w:val="24"/>
        </w:rPr>
      </w:pPr>
      <w:r w:rsidRPr="0013159B" w:rsidDel="009578C8">
        <w:rPr>
          <w:rFonts w:ascii="David" w:hAnsi="David" w:cs="David"/>
          <w:b/>
          <w:bCs/>
          <w:color w:val="000000" w:themeColor="text1"/>
          <w:sz w:val="24"/>
          <w:szCs w:val="24"/>
          <w:highlight w:val="cyan"/>
        </w:rPr>
        <w:lastRenderedPageBreak/>
        <w:t xml:space="preserve"> </w:t>
      </w:r>
      <w:ins w:id="1533" w:author="0mer dar" w:date="2020-03-02T16:41:00Z">
        <w:r w:rsidR="00F42926" w:rsidRPr="006A4A9B">
          <w:rPr>
            <w:rFonts w:ascii="David" w:hAnsi="David" w:cs="David"/>
            <w:b/>
            <w:bCs/>
            <w:noProof/>
            <w:color w:val="000000" w:themeColor="text1"/>
            <w:sz w:val="24"/>
            <w:szCs w:val="24"/>
          </w:rPr>
          <w:drawing>
            <wp:inline distT="0" distB="0" distL="0" distR="0" wp14:anchorId="27A88FF3" wp14:editId="08A7274F">
              <wp:extent cx="4820323" cy="368668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0323" cy="3686689"/>
                      </a:xfrm>
                      <a:prstGeom prst="rect">
                        <a:avLst/>
                      </a:prstGeom>
                    </pic:spPr>
                  </pic:pic>
                </a:graphicData>
              </a:graphic>
            </wp:inline>
          </w:drawing>
        </w:r>
      </w:ins>
      <w:del w:id="1534" w:author="0mer dar" w:date="2020-03-02T16:13:00Z">
        <w:r w:rsidR="00EE611B" w:rsidRPr="006A4A9B" w:rsidDel="00EE611B">
          <w:rPr>
            <w:rFonts w:ascii="David" w:eastAsia="Times New Roman" w:hAnsi="David" w:cs="David"/>
            <w:noProof/>
            <w:color w:val="000000" w:themeColor="text1"/>
            <w:sz w:val="24"/>
            <w:szCs w:val="24"/>
          </w:rPr>
          <w:drawing>
            <wp:anchor distT="0" distB="0" distL="114300" distR="114300" simplePos="0" relativeHeight="251659264" behindDoc="0" locked="0" layoutInCell="1" allowOverlap="1" wp14:anchorId="56749AC5" wp14:editId="36830227">
              <wp:simplePos x="0" y="0"/>
              <wp:positionH relativeFrom="margin">
                <wp:align>right</wp:align>
              </wp:positionH>
              <wp:positionV relativeFrom="paragraph">
                <wp:posOffset>3280997</wp:posOffset>
              </wp:positionV>
              <wp:extent cx="5486400" cy="10750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20">
                        <a:extLst>
                          <a:ext uri="{28A0092B-C50C-407E-A947-70E740481C1C}">
                            <a14:useLocalDpi xmlns:a14="http://schemas.microsoft.com/office/drawing/2010/main" val="0"/>
                          </a:ext>
                        </a:extLst>
                      </a:blip>
                      <a:srcRect t="4242"/>
                      <a:stretch/>
                    </pic:blipFill>
                    <pic:spPr bwMode="auto">
                      <a:xfrm>
                        <a:off x="0" y="0"/>
                        <a:ext cx="5486400" cy="1075055"/>
                      </a:xfrm>
                      <a:prstGeom prst="rect">
                        <a:avLst/>
                      </a:prstGeom>
                      <a:ln>
                        <a:noFill/>
                      </a:ln>
                      <a:extLst>
                        <a:ext uri="{53640926-AAD7-44D8-BBD7-CCE9431645EC}">
                          <a14:shadowObscured xmlns:a14="http://schemas.microsoft.com/office/drawing/2010/main"/>
                        </a:ext>
                      </a:extLst>
                    </pic:spPr>
                  </pic:pic>
                </a:graphicData>
              </a:graphic>
            </wp:anchor>
          </w:drawing>
        </w:r>
      </w:del>
    </w:p>
    <w:p w14:paraId="48B1E3D8" w14:textId="4254A467" w:rsidR="00780E65" w:rsidRPr="006A4A9B" w:rsidRDefault="00780E65" w:rsidP="00027A75">
      <w:pPr>
        <w:rPr>
          <w:ins w:id="1535" w:author="0mer dar" w:date="2020-03-02T15:54:00Z"/>
          <w:rFonts w:ascii="David" w:hAnsi="David" w:cs="David"/>
          <w:b/>
          <w:bCs/>
          <w:color w:val="000000" w:themeColor="text1"/>
          <w:sz w:val="24"/>
          <w:szCs w:val="24"/>
        </w:rPr>
      </w:pPr>
    </w:p>
    <w:p w14:paraId="26D9280A" w14:textId="02D2A6D5" w:rsidR="00004295" w:rsidRPr="0013159B" w:rsidRDefault="00004295" w:rsidP="00004295">
      <w:pPr>
        <w:autoSpaceDE w:val="0"/>
        <w:autoSpaceDN w:val="0"/>
        <w:adjustRightInd w:val="0"/>
        <w:spacing w:after="0"/>
        <w:ind w:firstLine="720"/>
        <w:rPr>
          <w:ins w:id="1536" w:author="0mer dar" w:date="2020-03-16T19:51:00Z"/>
          <w:rFonts w:ascii="David" w:hAnsi="David" w:cs="David"/>
          <w:color w:val="000000" w:themeColor="text1"/>
          <w:sz w:val="24"/>
          <w:szCs w:val="24"/>
          <w:rtl/>
        </w:rPr>
      </w:pPr>
      <w:ins w:id="1537" w:author="0mer dar" w:date="2020-03-16T19:51:00Z">
        <w:r w:rsidRPr="006A4A9B">
          <w:rPr>
            <w:rFonts w:ascii="David" w:hAnsi="David" w:cs="David"/>
            <w:color w:val="000000" w:themeColor="text1"/>
            <w:sz w:val="24"/>
            <w:szCs w:val="24"/>
          </w:rPr>
          <w:t xml:space="preserve">We plan to run about 7 to 8 waves of retreats, N=10-15 per retreat group. The 7-days mindfulness retreats will be </w:t>
        </w:r>
        <w:r w:rsidRPr="0013159B">
          <w:rPr>
            <w:rFonts w:ascii="David" w:hAnsi="David" w:cs="David"/>
            <w:color w:val="000000" w:themeColor="text1"/>
            <w:sz w:val="24"/>
            <w:szCs w:val="24"/>
          </w:rPr>
          <w:t xml:space="preserve">organized by ‘Tovana’- the Israel Insight Meditation Society. The retreats are held in silence and led by senior teachers with many years of experience. </w:t>
        </w:r>
        <w:proofErr w:type="spellStart"/>
        <w:r w:rsidRPr="0013159B">
          <w:rPr>
            <w:rFonts w:ascii="David" w:hAnsi="David" w:cs="David"/>
            <w:color w:val="000000" w:themeColor="text1"/>
            <w:sz w:val="24"/>
            <w:szCs w:val="24"/>
          </w:rPr>
          <w:t>Tovana’s</w:t>
        </w:r>
        <w:proofErr w:type="spellEnd"/>
        <w:r w:rsidRPr="0013159B">
          <w:rPr>
            <w:rFonts w:ascii="David" w:hAnsi="David" w:cs="David"/>
            <w:color w:val="000000" w:themeColor="text1"/>
            <w:sz w:val="24"/>
            <w:szCs w:val="24"/>
          </w:rPr>
          <w:t xml:space="preserve"> retreats which are not 7</w:t>
        </w:r>
        <w:r>
          <w:rPr>
            <w:rFonts w:ascii="David" w:hAnsi="David" w:cs="David"/>
            <w:color w:val="000000" w:themeColor="text1"/>
            <w:sz w:val="24"/>
            <w:szCs w:val="24"/>
          </w:rPr>
          <w:t>-8</w:t>
        </w:r>
        <w:r w:rsidRPr="0013159B">
          <w:rPr>
            <w:rFonts w:ascii="David" w:hAnsi="David" w:cs="David"/>
            <w:color w:val="000000" w:themeColor="text1"/>
            <w:sz w:val="24"/>
            <w:szCs w:val="24"/>
          </w:rPr>
          <w:t xml:space="preserve"> days, such as weekend retreats</w:t>
        </w:r>
      </w:ins>
      <w:ins w:id="1538" w:author="0mer dar" w:date="2020-03-16T19:52:00Z">
        <w:r>
          <w:rPr>
            <w:rFonts w:ascii="David" w:hAnsi="David" w:cs="David"/>
            <w:color w:val="000000" w:themeColor="text1"/>
            <w:sz w:val="24"/>
            <w:szCs w:val="24"/>
          </w:rPr>
          <w:t xml:space="preserve"> or more than 8 days retreats</w:t>
        </w:r>
      </w:ins>
      <w:ins w:id="1539" w:author="0mer dar" w:date="2020-03-16T19:51:00Z">
        <w:r w:rsidRPr="0013159B">
          <w:rPr>
            <w:rFonts w:ascii="David" w:hAnsi="David" w:cs="David"/>
            <w:color w:val="000000" w:themeColor="text1"/>
            <w:sz w:val="24"/>
            <w:szCs w:val="24"/>
          </w:rPr>
          <w:t xml:space="preserve">, will not be included in the study. In addition, </w:t>
        </w:r>
        <w:proofErr w:type="spellStart"/>
        <w:r w:rsidRPr="0013159B">
          <w:rPr>
            <w:rFonts w:ascii="David" w:hAnsi="David" w:cs="David"/>
            <w:color w:val="000000" w:themeColor="text1"/>
            <w:sz w:val="24"/>
            <w:szCs w:val="24"/>
          </w:rPr>
          <w:t>Tovana’s</w:t>
        </w:r>
        <w:proofErr w:type="spellEnd"/>
        <w:r w:rsidRPr="0013159B">
          <w:rPr>
            <w:rFonts w:ascii="David" w:hAnsi="David" w:cs="David"/>
            <w:color w:val="000000" w:themeColor="text1"/>
            <w:sz w:val="24"/>
            <w:szCs w:val="24"/>
          </w:rPr>
          <w:t xml:space="preserve"> </w:t>
        </w:r>
        <w:proofErr w:type="spellStart"/>
        <w:r w:rsidRPr="0013159B">
          <w:rPr>
            <w:rFonts w:ascii="David" w:hAnsi="David" w:cs="David"/>
            <w:color w:val="000000" w:themeColor="text1"/>
            <w:sz w:val="24"/>
            <w:szCs w:val="24"/>
          </w:rPr>
          <w:t>speciel</w:t>
        </w:r>
        <w:proofErr w:type="spellEnd"/>
        <w:r w:rsidRPr="0013159B">
          <w:rPr>
            <w:rFonts w:ascii="David" w:hAnsi="David" w:cs="David"/>
            <w:color w:val="000000" w:themeColor="text1"/>
            <w:sz w:val="24"/>
            <w:szCs w:val="24"/>
          </w:rPr>
          <w:t xml:space="preserve"> retreats, such as practice of non-dualism,</w:t>
        </w:r>
      </w:ins>
      <w:ins w:id="1540" w:author="0mer dar" w:date="2020-03-16T19:52:00Z">
        <w:r w:rsidR="007E12DD">
          <w:rPr>
            <w:rFonts w:ascii="David" w:hAnsi="David" w:cs="David"/>
            <w:color w:val="000000" w:themeColor="text1"/>
            <w:sz w:val="24"/>
            <w:szCs w:val="24"/>
          </w:rPr>
          <w:t xml:space="preserve"> </w:t>
        </w:r>
      </w:ins>
      <w:proofErr w:type="spellStart"/>
      <w:ins w:id="1541" w:author="0mer dar" w:date="2020-03-16T19:51:00Z">
        <w:r w:rsidRPr="007E12DD">
          <w:rPr>
            <w:rFonts w:ascii="David" w:hAnsi="David" w:cs="David"/>
            <w:i/>
            <w:iCs/>
            <w:color w:val="000000" w:themeColor="text1"/>
            <w:sz w:val="24"/>
            <w:szCs w:val="24"/>
            <w:rPrChange w:id="1542" w:author="0mer dar" w:date="2020-03-16T19:52:00Z">
              <w:rPr>
                <w:rFonts w:ascii="David" w:hAnsi="David" w:cs="David"/>
                <w:color w:val="000000" w:themeColor="text1"/>
                <w:sz w:val="24"/>
                <w:szCs w:val="24"/>
              </w:rPr>
            </w:rPrChange>
          </w:rPr>
          <w:t>Anata</w:t>
        </w:r>
        <w:proofErr w:type="spellEnd"/>
        <w:r w:rsidRPr="0013159B">
          <w:rPr>
            <w:rFonts w:ascii="David" w:hAnsi="David" w:cs="David"/>
            <w:color w:val="000000" w:themeColor="text1"/>
            <w:sz w:val="24"/>
            <w:szCs w:val="24"/>
          </w:rPr>
          <w:t xml:space="preserve"> and </w:t>
        </w:r>
        <w:r w:rsidRPr="007E12DD">
          <w:rPr>
            <w:rFonts w:ascii="David" w:hAnsi="David" w:cs="David"/>
            <w:i/>
            <w:iCs/>
            <w:color w:val="000000" w:themeColor="text1"/>
            <w:sz w:val="24"/>
            <w:szCs w:val="24"/>
            <w:rPrChange w:id="1543" w:author="0mer dar" w:date="2020-03-16T19:52:00Z">
              <w:rPr>
                <w:rFonts w:ascii="David" w:hAnsi="David" w:cs="David"/>
                <w:color w:val="000000" w:themeColor="text1"/>
                <w:sz w:val="24"/>
                <w:szCs w:val="24"/>
              </w:rPr>
            </w:rPrChange>
          </w:rPr>
          <w:t>Meta</w:t>
        </w:r>
        <w:r w:rsidRPr="0013159B">
          <w:rPr>
            <w:rFonts w:ascii="David" w:hAnsi="David" w:cs="David"/>
            <w:color w:val="000000" w:themeColor="text1"/>
            <w:sz w:val="24"/>
            <w:szCs w:val="24"/>
          </w:rPr>
          <w:t xml:space="preserve"> will not be included, only insight (</w:t>
        </w:r>
        <w:r w:rsidRPr="00336C37">
          <w:rPr>
            <w:rFonts w:ascii="David" w:hAnsi="David" w:cs="David"/>
            <w:i/>
            <w:iCs/>
            <w:color w:val="000000" w:themeColor="text1"/>
            <w:sz w:val="24"/>
            <w:szCs w:val="24"/>
            <w:rPrChange w:id="1544" w:author="0mer dar" w:date="2020-03-16T19:52:00Z">
              <w:rPr>
                <w:rFonts w:ascii="David" w:hAnsi="David" w:cs="David"/>
                <w:color w:val="000000" w:themeColor="text1"/>
                <w:sz w:val="24"/>
                <w:szCs w:val="24"/>
              </w:rPr>
            </w:rPrChange>
          </w:rPr>
          <w:t>Vipassana</w:t>
        </w:r>
        <w:r w:rsidRPr="0013159B">
          <w:rPr>
            <w:rFonts w:ascii="David" w:hAnsi="David" w:cs="David"/>
            <w:color w:val="000000" w:themeColor="text1"/>
            <w:sz w:val="24"/>
            <w:szCs w:val="24"/>
          </w:rPr>
          <w:t>) mindfulness meditation 7-days retreat</w:t>
        </w:r>
      </w:ins>
      <w:ins w:id="1545" w:author="0mer dar" w:date="2020-03-16T19:53:00Z">
        <w:r w:rsidR="0079518B">
          <w:rPr>
            <w:rFonts w:ascii="David" w:hAnsi="David" w:cs="David"/>
            <w:color w:val="000000" w:themeColor="text1"/>
            <w:sz w:val="24"/>
            <w:szCs w:val="24"/>
          </w:rPr>
          <w:t>s</w:t>
        </w:r>
      </w:ins>
      <w:ins w:id="1546" w:author="0mer dar" w:date="2020-03-16T19:51:00Z">
        <w:r w:rsidRPr="0013159B">
          <w:rPr>
            <w:rFonts w:ascii="David" w:hAnsi="David" w:cs="David"/>
            <w:color w:val="000000" w:themeColor="text1"/>
            <w:sz w:val="24"/>
            <w:szCs w:val="24"/>
          </w:rPr>
          <w:t xml:space="preserve">. </w:t>
        </w:r>
      </w:ins>
    </w:p>
    <w:p w14:paraId="51A7A105" w14:textId="77777777" w:rsidR="00004295" w:rsidRDefault="00004295" w:rsidP="004A0B06">
      <w:pPr>
        <w:rPr>
          <w:ins w:id="1547" w:author="0mer dar" w:date="2020-03-16T19:51:00Z"/>
          <w:rFonts w:ascii="David" w:hAnsi="David" w:cs="David"/>
          <w:b/>
          <w:bCs/>
        </w:rPr>
      </w:pPr>
    </w:p>
    <w:p w14:paraId="751866E1" w14:textId="305F435A" w:rsidR="00780E65" w:rsidRPr="0013159B" w:rsidRDefault="00EE611B" w:rsidP="004A0B06">
      <w:pPr>
        <w:rPr>
          <w:ins w:id="1548" w:author="0mer dar" w:date="2020-03-02T16:16:00Z"/>
          <w:rFonts w:ascii="David" w:hAnsi="David" w:cs="David"/>
          <w:b/>
          <w:bCs/>
          <w:rPrChange w:id="1549" w:author="0mer dar" w:date="2020-03-08T20:10:00Z">
            <w:rPr>
              <w:ins w:id="1550" w:author="0mer dar" w:date="2020-03-02T16:16:00Z"/>
            </w:rPr>
          </w:rPrChange>
        </w:rPr>
      </w:pPr>
      <w:commentRangeStart w:id="1551"/>
      <w:ins w:id="1552" w:author="0mer dar" w:date="2020-03-02T16:24:00Z">
        <w:r w:rsidRPr="0013159B">
          <w:rPr>
            <w:rFonts w:ascii="David" w:hAnsi="David" w:cs="David"/>
            <w:b/>
            <w:bCs/>
            <w:rPrChange w:id="1553" w:author="0mer dar" w:date="2020-03-08T20:10:00Z">
              <w:rPr>
                <w:b/>
                <w:bCs/>
              </w:rPr>
            </w:rPrChange>
          </w:rPr>
          <w:t xml:space="preserve">Detailed procedure of the </w:t>
        </w:r>
      </w:ins>
      <w:commentRangeStart w:id="1554"/>
      <w:ins w:id="1555" w:author="0mer dar" w:date="2020-03-02T16:16:00Z">
        <w:r w:rsidRPr="0013159B">
          <w:rPr>
            <w:rFonts w:ascii="David" w:hAnsi="David" w:cs="David"/>
            <w:b/>
            <w:bCs/>
            <w:rPrChange w:id="1556" w:author="0mer dar" w:date="2020-03-08T20:10:00Z">
              <w:rPr/>
            </w:rPrChange>
          </w:rPr>
          <w:t xml:space="preserve">Expanded format of the study </w:t>
        </w:r>
        <w:commentRangeEnd w:id="1554"/>
        <w:r w:rsidRPr="0013159B">
          <w:rPr>
            <w:rStyle w:val="CommentReference"/>
            <w:rFonts w:ascii="David" w:hAnsi="David" w:cs="David"/>
            <w:b/>
            <w:bCs/>
            <w:rPrChange w:id="1557" w:author="0mer dar" w:date="2020-03-08T20:10:00Z">
              <w:rPr>
                <w:rStyle w:val="CommentReference"/>
              </w:rPr>
            </w:rPrChange>
          </w:rPr>
          <w:commentReference w:id="1554"/>
        </w:r>
      </w:ins>
      <w:commentRangeEnd w:id="1551"/>
      <w:ins w:id="1558" w:author="0mer dar" w:date="2020-03-16T19:49:00Z">
        <w:r w:rsidR="00004295">
          <w:rPr>
            <w:rStyle w:val="CommentReference"/>
          </w:rPr>
          <w:commentReference w:id="1551"/>
        </w:r>
      </w:ins>
    </w:p>
    <w:p w14:paraId="55DE3FF1" w14:textId="1A67A08E" w:rsidR="00EE611B" w:rsidRPr="0013159B" w:rsidRDefault="00EE611B" w:rsidP="004A0B06">
      <w:pPr>
        <w:rPr>
          <w:ins w:id="1559" w:author="0mer dar" w:date="2020-02-26T17:43:00Z"/>
          <w:rFonts w:ascii="David" w:hAnsi="David" w:cs="David"/>
          <w:rPrChange w:id="1560" w:author="0mer dar" w:date="2020-03-08T20:10:00Z">
            <w:rPr>
              <w:ins w:id="1561" w:author="0mer dar" w:date="2020-02-26T17:43:00Z"/>
            </w:rPr>
          </w:rPrChange>
        </w:rPr>
      </w:pPr>
      <w:ins w:id="1562" w:author="0mer dar" w:date="2020-03-02T16:24:00Z">
        <w:r w:rsidRPr="0013159B">
          <w:rPr>
            <w:rFonts w:ascii="David" w:hAnsi="David" w:cs="David"/>
            <w:noProof/>
            <w:rPrChange w:id="1563" w:author="0mer dar" w:date="2020-03-08T20:10:00Z">
              <w:rPr>
                <w:noProof/>
              </w:rPr>
            </w:rPrChange>
          </w:rPr>
          <w:lastRenderedPageBreak/>
          <w:drawing>
            <wp:inline distT="0" distB="0" distL="0" distR="0" wp14:anchorId="148731D8" wp14:editId="078496F0">
              <wp:extent cx="5486400" cy="3338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338830"/>
                      </a:xfrm>
                      <a:prstGeom prst="rect">
                        <a:avLst/>
                      </a:prstGeom>
                    </pic:spPr>
                  </pic:pic>
                </a:graphicData>
              </a:graphic>
            </wp:inline>
          </w:drawing>
        </w:r>
      </w:ins>
    </w:p>
    <w:p w14:paraId="197E85FA" w14:textId="09C14E86" w:rsidR="00C35F65" w:rsidRPr="0013159B" w:rsidRDefault="00C35F65">
      <w:pPr>
        <w:spacing w:after="0"/>
        <w:ind w:firstLine="720"/>
        <w:rPr>
          <w:ins w:id="1564" w:author="0mer dar" w:date="2020-03-02T16:48:00Z"/>
          <w:rFonts w:ascii="David" w:hAnsi="David" w:cs="David"/>
          <w:sz w:val="24"/>
          <w:szCs w:val="24"/>
        </w:rPr>
      </w:pPr>
    </w:p>
    <w:p w14:paraId="7B665DAD" w14:textId="77777777" w:rsidR="00AC15D2" w:rsidRPr="0013159B" w:rsidRDefault="00AC15D2" w:rsidP="00AC15D2">
      <w:pPr>
        <w:pStyle w:val="NormalWeb"/>
        <w:spacing w:before="0" w:beforeAutospacing="0" w:after="0" w:afterAutospacing="0" w:line="480" w:lineRule="auto"/>
        <w:rPr>
          <w:ins w:id="1565" w:author="0mer dar" w:date="2020-03-02T16:48:00Z"/>
          <w:rFonts w:ascii="David" w:hAnsi="David" w:cs="David"/>
          <w:color w:val="000000" w:themeColor="text1"/>
        </w:rPr>
      </w:pPr>
    </w:p>
    <w:p w14:paraId="2124BFA5" w14:textId="77777777" w:rsidR="00AC15D2" w:rsidRPr="0013159B" w:rsidRDefault="00AC15D2" w:rsidP="00AC15D2">
      <w:pPr>
        <w:pStyle w:val="NormalWeb"/>
        <w:spacing w:before="0" w:beforeAutospacing="0" w:after="0" w:afterAutospacing="0" w:line="480" w:lineRule="auto"/>
        <w:outlineLvl w:val="0"/>
        <w:rPr>
          <w:ins w:id="1566" w:author="0mer dar" w:date="2020-03-02T16:48:00Z"/>
          <w:rFonts w:ascii="David" w:hAnsi="David" w:cs="David"/>
          <w:b/>
          <w:bCs/>
          <w:color w:val="000000" w:themeColor="text1"/>
          <w:lang w:val="en-GB"/>
          <w:rPrChange w:id="1567" w:author="0mer dar" w:date="2020-03-08T20:10:00Z">
            <w:rPr>
              <w:ins w:id="1568" w:author="0mer dar" w:date="2020-03-02T16:48:00Z"/>
              <w:rFonts w:ascii="David" w:hAnsi="David" w:cs="David"/>
              <w:b/>
              <w:bCs/>
              <w:color w:val="000000" w:themeColor="text1"/>
            </w:rPr>
          </w:rPrChange>
        </w:rPr>
      </w:pPr>
      <w:ins w:id="1569" w:author="0mer dar" w:date="2020-03-02T16:48:00Z">
        <w:r w:rsidRPr="0013159B">
          <w:rPr>
            <w:rFonts w:ascii="David" w:hAnsi="David" w:cs="David"/>
            <w:b/>
            <w:bCs/>
            <w:color w:val="000000" w:themeColor="text1"/>
          </w:rPr>
          <w:t>Measures and apparatus</w:t>
        </w:r>
      </w:ins>
    </w:p>
    <w:p w14:paraId="5D0D1443" w14:textId="2060D631" w:rsidR="002615BF" w:rsidRPr="006A4A9B" w:rsidRDefault="00F40C75" w:rsidP="002615BF">
      <w:pPr>
        <w:pStyle w:val="Heading2"/>
        <w:ind w:firstLine="720"/>
        <w:rPr>
          <w:ins w:id="1570" w:author="0mer dar" w:date="2020-03-02T17:28:00Z"/>
          <w:rFonts w:ascii="David" w:hAnsi="David" w:cs="David"/>
          <w:b/>
          <w:bCs/>
          <w:color w:val="000000" w:themeColor="text1"/>
          <w:sz w:val="24"/>
          <w:szCs w:val="24"/>
        </w:rPr>
      </w:pPr>
      <w:ins w:id="1571" w:author="0mer dar" w:date="2020-03-02T17:06:00Z">
        <w:r w:rsidRPr="006A4A9B">
          <w:rPr>
            <w:rFonts w:ascii="David" w:hAnsi="David" w:cs="David"/>
            <w:b/>
            <w:bCs/>
            <w:color w:val="000000" w:themeColor="text1"/>
            <w:sz w:val="24"/>
            <w:szCs w:val="24"/>
          </w:rPr>
          <w:t>Simulated thoughts paradigm (STP)</w:t>
        </w:r>
      </w:ins>
    </w:p>
    <w:p w14:paraId="770CB8B7" w14:textId="1FD7173A" w:rsidR="002615BF" w:rsidRPr="0013159B" w:rsidRDefault="002615BF" w:rsidP="002615BF">
      <w:pPr>
        <w:spacing w:after="0"/>
        <w:ind w:firstLine="720"/>
        <w:rPr>
          <w:ins w:id="1572" w:author="0mer dar" w:date="2020-03-02T17:29:00Z"/>
          <w:rFonts w:ascii="David" w:hAnsi="David" w:cs="David"/>
          <w:color w:val="000000" w:themeColor="text1"/>
          <w:sz w:val="24"/>
          <w:szCs w:val="24"/>
        </w:rPr>
      </w:pPr>
      <w:ins w:id="1573" w:author="0mer dar" w:date="2020-03-02T17:28:00Z">
        <w:r w:rsidRPr="0013159B">
          <w:rPr>
            <w:rFonts w:ascii="David" w:hAnsi="David" w:cs="David"/>
            <w:sz w:val="24"/>
            <w:szCs w:val="24"/>
            <w:rPrChange w:id="1574" w:author="0mer dar" w:date="2020-03-08T20:11:00Z">
              <w:rPr/>
            </w:rPrChange>
          </w:rPr>
          <w:t xml:space="preserve">The STP </w:t>
        </w:r>
      </w:ins>
      <w:ins w:id="1575" w:author="0mer dar" w:date="2020-03-02T17:30:00Z">
        <w:r w:rsidR="0074529A" w:rsidRPr="0013159B">
          <w:rPr>
            <w:rFonts w:ascii="David" w:hAnsi="David" w:cs="David"/>
            <w:sz w:val="24"/>
            <w:szCs w:val="24"/>
            <w:rPrChange w:id="1576" w:author="0mer dar" w:date="2020-03-08T20:11:00Z">
              <w:rPr/>
            </w:rPrChange>
          </w:rPr>
          <w:t xml:space="preserve">(see section 5 in the introduction) </w:t>
        </w:r>
      </w:ins>
      <w:ins w:id="1577" w:author="0mer dar" w:date="2020-03-02T17:28:00Z">
        <w:r w:rsidRPr="00201AF8">
          <w:rPr>
            <w:rFonts w:ascii="David" w:hAnsi="David" w:cs="David"/>
            <w:sz w:val="24"/>
            <w:szCs w:val="24"/>
            <w:highlight w:val="yellow"/>
            <w:rPrChange w:id="1578" w:author="0mer dar" w:date="2020-03-16T19:55:00Z">
              <w:rPr/>
            </w:rPrChange>
          </w:rPr>
          <w:t>will be used as</w:t>
        </w:r>
        <w:r w:rsidRPr="0013159B">
          <w:rPr>
            <w:rFonts w:ascii="David" w:hAnsi="David" w:cs="David"/>
            <w:sz w:val="24"/>
            <w:szCs w:val="24"/>
            <w:rPrChange w:id="1579" w:author="0mer dar" w:date="2020-03-08T20:11:00Z">
              <w:rPr/>
            </w:rPrChange>
          </w:rPr>
          <w:t xml:space="preserve"> </w:t>
        </w:r>
      </w:ins>
      <w:ins w:id="1580" w:author="0mer dar" w:date="2020-03-16T19:55:00Z">
        <w:r w:rsidR="00201AF8">
          <w:rPr>
            <w:rFonts w:ascii="David" w:hAnsi="David" w:cs="David"/>
            <w:sz w:val="24"/>
            <w:szCs w:val="24"/>
          </w:rPr>
          <w:t xml:space="preserve">internal </w:t>
        </w:r>
      </w:ins>
      <w:commentRangeStart w:id="1581"/>
      <w:commentRangeStart w:id="1582"/>
      <w:ins w:id="1583" w:author="0mer dar" w:date="2020-03-02T17:28:00Z">
        <w:r w:rsidRPr="006A4A9B">
          <w:rPr>
            <w:rFonts w:ascii="David" w:hAnsi="David" w:cs="David"/>
            <w:color w:val="000000" w:themeColor="text1"/>
            <w:sz w:val="24"/>
            <w:szCs w:val="24"/>
          </w:rPr>
          <w:t xml:space="preserve">stimuli </w:t>
        </w:r>
      </w:ins>
      <w:ins w:id="1584" w:author="0mer dar" w:date="2020-03-08T20:11:00Z">
        <w:r w:rsidR="0013159B">
          <w:rPr>
            <w:rFonts w:ascii="David" w:hAnsi="David" w:cs="David"/>
            <w:color w:val="000000" w:themeColor="text1"/>
            <w:sz w:val="24"/>
            <w:szCs w:val="24"/>
          </w:rPr>
          <w:t xml:space="preserve">to measure </w:t>
        </w:r>
      </w:ins>
      <w:ins w:id="1585" w:author="0mer dar" w:date="2020-03-02T17:30:00Z">
        <w:r w:rsidR="00355CC7" w:rsidRPr="006A4A9B">
          <w:rPr>
            <w:rFonts w:ascii="David" w:hAnsi="David" w:cs="David"/>
            <w:color w:val="000000" w:themeColor="text1"/>
            <w:sz w:val="24"/>
            <w:szCs w:val="24"/>
          </w:rPr>
          <w:t xml:space="preserve">internal </w:t>
        </w:r>
      </w:ins>
      <w:ins w:id="1586" w:author="0mer dar" w:date="2020-03-02T17:28:00Z">
        <w:r w:rsidRPr="006A4A9B">
          <w:rPr>
            <w:rFonts w:ascii="David" w:hAnsi="David" w:cs="David"/>
            <w:color w:val="000000" w:themeColor="text1"/>
            <w:sz w:val="24"/>
            <w:szCs w:val="24"/>
          </w:rPr>
          <w:t xml:space="preserve">attention </w:t>
        </w:r>
      </w:ins>
      <w:ins w:id="1587" w:author="0mer dar" w:date="2020-03-08T20:12:00Z">
        <w:r w:rsidR="0013159B">
          <w:rPr>
            <w:rFonts w:ascii="David" w:hAnsi="David" w:cs="David"/>
            <w:color w:val="000000" w:themeColor="text1"/>
            <w:sz w:val="24"/>
            <w:szCs w:val="24"/>
          </w:rPr>
          <w:t xml:space="preserve">in the </w:t>
        </w:r>
      </w:ins>
      <w:ins w:id="1588" w:author="0mer dar" w:date="2020-03-02T17:28:00Z">
        <w:r w:rsidRPr="006A4A9B">
          <w:rPr>
            <w:rFonts w:ascii="David" w:hAnsi="David" w:cs="David"/>
            <w:color w:val="000000" w:themeColor="text1"/>
            <w:sz w:val="24"/>
            <w:szCs w:val="24"/>
          </w:rPr>
          <w:t>Digit Categorization task and</w:t>
        </w:r>
      </w:ins>
      <w:ins w:id="1589" w:author="0mer dar" w:date="2020-03-08T20:12:00Z">
        <w:r w:rsidR="0013159B">
          <w:rPr>
            <w:rFonts w:ascii="David" w:hAnsi="David" w:cs="David"/>
            <w:color w:val="000000" w:themeColor="text1"/>
            <w:sz w:val="24"/>
            <w:szCs w:val="24"/>
          </w:rPr>
          <w:t xml:space="preserve"> </w:t>
        </w:r>
      </w:ins>
      <w:ins w:id="1590" w:author="0mer dar" w:date="2020-03-02T17:28:00Z">
        <w:r w:rsidRPr="006A4A9B">
          <w:rPr>
            <w:rFonts w:ascii="David" w:hAnsi="David" w:cs="David"/>
            <w:color w:val="000000" w:themeColor="text1"/>
            <w:sz w:val="24"/>
            <w:szCs w:val="24"/>
          </w:rPr>
          <w:t xml:space="preserve">dichotic 1-back </w:t>
        </w:r>
      </w:ins>
      <w:commentRangeEnd w:id="1581"/>
      <w:commentRangeEnd w:id="1582"/>
      <w:ins w:id="1591" w:author="0mer dar" w:date="2020-03-08T20:12:00Z">
        <w:r w:rsidR="0013159B">
          <w:rPr>
            <w:rFonts w:ascii="David" w:hAnsi="David" w:cs="David"/>
            <w:color w:val="000000" w:themeColor="text1"/>
            <w:sz w:val="24"/>
            <w:szCs w:val="24"/>
          </w:rPr>
          <w:t xml:space="preserve">task </w:t>
        </w:r>
      </w:ins>
      <w:ins w:id="1592" w:author="0mer dar" w:date="2020-03-02T17:28:00Z">
        <w:r w:rsidRPr="0013159B">
          <w:rPr>
            <w:rStyle w:val="CommentReference"/>
            <w:rFonts w:ascii="David" w:hAnsi="David" w:cs="David"/>
            <w:sz w:val="24"/>
            <w:szCs w:val="24"/>
            <w:rPrChange w:id="1593" w:author="0mer dar" w:date="2020-03-08T20:11:00Z">
              <w:rPr>
                <w:rStyle w:val="CommentReference"/>
              </w:rPr>
            </w:rPrChange>
          </w:rPr>
          <w:commentReference w:id="1581"/>
        </w:r>
      </w:ins>
      <w:ins w:id="1594" w:author="0mer dar" w:date="2020-03-08T20:13:00Z">
        <w:r w:rsidR="0013159B">
          <w:rPr>
            <w:rStyle w:val="CommentReference"/>
          </w:rPr>
          <w:commentReference w:id="1582"/>
        </w:r>
      </w:ins>
      <w:ins w:id="1595" w:author="0mer dar" w:date="2020-03-02T17:29:00Z">
        <w:r w:rsidRPr="006A4A9B">
          <w:rPr>
            <w:rFonts w:ascii="David" w:hAnsi="David" w:cs="David"/>
            <w:color w:val="000000" w:themeColor="text1"/>
            <w:sz w:val="24"/>
            <w:szCs w:val="24"/>
          </w:rPr>
          <w:t xml:space="preserve">and </w:t>
        </w:r>
      </w:ins>
      <w:ins w:id="1596" w:author="0mer dar" w:date="2020-03-08T20:12:00Z">
        <w:r w:rsidR="0013159B">
          <w:rPr>
            <w:rFonts w:ascii="David" w:hAnsi="David" w:cs="David"/>
            <w:color w:val="000000" w:themeColor="text1"/>
            <w:sz w:val="24"/>
            <w:szCs w:val="24"/>
          </w:rPr>
          <w:t>to measure</w:t>
        </w:r>
      </w:ins>
      <w:ins w:id="1597" w:author="0mer dar" w:date="2020-03-02T17:29:00Z">
        <w:r w:rsidRPr="006A4A9B">
          <w:rPr>
            <w:rFonts w:ascii="David" w:hAnsi="David" w:cs="David"/>
            <w:color w:val="000000" w:themeColor="text1"/>
            <w:sz w:val="24"/>
            <w:szCs w:val="24"/>
          </w:rPr>
          <w:t xml:space="preserve"> interoceptive attention </w:t>
        </w:r>
      </w:ins>
      <w:ins w:id="1598" w:author="0mer dar" w:date="2020-03-08T20:12:00Z">
        <w:r w:rsidR="0013159B">
          <w:rPr>
            <w:rFonts w:ascii="David" w:hAnsi="David" w:cs="David"/>
            <w:color w:val="000000" w:themeColor="text1"/>
            <w:sz w:val="24"/>
            <w:szCs w:val="24"/>
          </w:rPr>
          <w:t xml:space="preserve">in the </w:t>
        </w:r>
      </w:ins>
      <w:ins w:id="1599" w:author="0mer dar" w:date="2020-03-16T19:55:00Z">
        <w:r w:rsidR="00F63E06">
          <w:rPr>
            <w:rFonts w:ascii="David" w:hAnsi="David" w:cs="David"/>
            <w:color w:val="000000" w:themeColor="text1"/>
            <w:sz w:val="24"/>
            <w:szCs w:val="24"/>
          </w:rPr>
          <w:t>B</w:t>
        </w:r>
      </w:ins>
      <w:ins w:id="1600" w:author="0mer dar" w:date="2020-03-02T17:29:00Z">
        <w:r w:rsidRPr="006A4A9B">
          <w:rPr>
            <w:rFonts w:ascii="David" w:hAnsi="David" w:cs="David"/>
            <w:color w:val="000000" w:themeColor="text1"/>
            <w:sz w:val="24"/>
            <w:szCs w:val="24"/>
          </w:rPr>
          <w:t xml:space="preserve">ody </w:t>
        </w:r>
      </w:ins>
      <w:ins w:id="1601" w:author="0mer dar" w:date="2020-03-16T19:56:00Z">
        <w:r w:rsidR="00F63E06">
          <w:rPr>
            <w:rFonts w:ascii="David" w:hAnsi="David" w:cs="David"/>
            <w:color w:val="000000" w:themeColor="text1"/>
            <w:sz w:val="24"/>
            <w:szCs w:val="24"/>
          </w:rPr>
          <w:t>M</w:t>
        </w:r>
      </w:ins>
      <w:ins w:id="1602" w:author="0mer dar" w:date="2020-03-02T17:29:00Z">
        <w:r w:rsidRPr="006A4A9B">
          <w:rPr>
            <w:rFonts w:ascii="David" w:hAnsi="David" w:cs="David"/>
            <w:color w:val="000000" w:themeColor="text1"/>
            <w:sz w:val="24"/>
            <w:szCs w:val="24"/>
          </w:rPr>
          <w:t xml:space="preserve">ap task. </w:t>
        </w:r>
      </w:ins>
    </w:p>
    <w:p w14:paraId="1CF26A2A" w14:textId="6748C2B7" w:rsidR="007C20B0" w:rsidRDefault="007C20B0" w:rsidP="00E613F9">
      <w:pPr>
        <w:pStyle w:val="NoSpacing"/>
        <w:spacing w:line="480" w:lineRule="auto"/>
        <w:outlineLvl w:val="9"/>
        <w:rPr>
          <w:ins w:id="1603" w:author="0mer dar" w:date="2020-03-08T20:25:00Z"/>
          <w:rFonts w:ascii="David" w:hAnsi="David" w:cs="David"/>
        </w:rPr>
        <w:pPrChange w:id="1604" w:author="0mer dar" w:date="2020-03-16T20:12:00Z">
          <w:pPr>
            <w:pStyle w:val="NoSpacing"/>
            <w:spacing w:line="480" w:lineRule="auto"/>
            <w:ind w:firstLine="0"/>
            <w:outlineLvl w:val="9"/>
          </w:pPr>
        </w:pPrChange>
      </w:pPr>
      <w:ins w:id="1605" w:author="0mer dar" w:date="2020-03-02T17:14:00Z">
        <w:r w:rsidRPr="008D5E32">
          <w:rPr>
            <w:rStyle w:val="Heading3Char"/>
            <w:rFonts w:ascii="David" w:hAnsi="David" w:cs="David"/>
            <w:b/>
            <w:bCs/>
            <w:color w:val="auto"/>
            <w:rPrChange w:id="1606" w:author="0mer dar" w:date="2020-03-16T19:56:00Z">
              <w:rPr>
                <w:rStyle w:val="Heading3Char"/>
              </w:rPr>
            </w:rPrChange>
          </w:rPr>
          <w:t>Idiographic stimuli selection</w:t>
        </w:r>
      </w:ins>
      <w:ins w:id="1607" w:author="0mer dar" w:date="2020-03-02T17:19:00Z">
        <w:r w:rsidR="0069574E" w:rsidRPr="008D5E32">
          <w:rPr>
            <w:rStyle w:val="Heading3Char"/>
            <w:rFonts w:ascii="David" w:hAnsi="David" w:cs="David"/>
            <w:b/>
            <w:bCs/>
            <w:color w:val="auto"/>
            <w:rPrChange w:id="1608" w:author="0mer dar" w:date="2020-03-16T19:56:00Z">
              <w:rPr>
                <w:rStyle w:val="Heading3Char"/>
              </w:rPr>
            </w:rPrChange>
          </w:rPr>
          <w:t xml:space="preserve"> and r</w:t>
        </w:r>
      </w:ins>
      <w:ins w:id="1609" w:author="0mer dar" w:date="2020-03-02T17:20:00Z">
        <w:r w:rsidR="0069574E" w:rsidRPr="008D5E32">
          <w:rPr>
            <w:rStyle w:val="Heading3Char"/>
            <w:rFonts w:ascii="David" w:hAnsi="David" w:cs="David"/>
            <w:b/>
            <w:bCs/>
            <w:color w:val="auto"/>
            <w:rPrChange w:id="1610" w:author="0mer dar" w:date="2020-03-16T19:56:00Z">
              <w:rPr>
                <w:rStyle w:val="Heading3Char"/>
              </w:rPr>
            </w:rPrChange>
          </w:rPr>
          <w:t>ecording</w:t>
        </w:r>
      </w:ins>
      <w:ins w:id="1611" w:author="0mer dar" w:date="2020-03-02T17:14:00Z">
        <w:r w:rsidRPr="008D5E32">
          <w:rPr>
            <w:rStyle w:val="Heading3Char"/>
            <w:rFonts w:ascii="David" w:hAnsi="David" w:cs="David"/>
            <w:color w:val="auto"/>
            <w:rPrChange w:id="1612" w:author="0mer dar" w:date="2020-03-16T19:56:00Z">
              <w:rPr>
                <w:rStyle w:val="Heading3Char"/>
              </w:rPr>
            </w:rPrChange>
          </w:rPr>
          <w:t>.</w:t>
        </w:r>
        <w:r w:rsidRPr="008D5E32">
          <w:rPr>
            <w:rFonts w:ascii="David" w:hAnsi="David" w:cs="David"/>
            <w:rPrChange w:id="1613" w:author="0mer dar" w:date="2020-03-16T19:56:00Z">
              <w:rPr/>
            </w:rPrChange>
          </w:rPr>
          <w:t xml:space="preserve"> </w:t>
        </w:r>
      </w:ins>
      <w:ins w:id="1614" w:author="0mer dar" w:date="2020-03-16T19:59:00Z">
        <w:r w:rsidR="00A7441D">
          <w:t xml:space="preserve">Participants will </w:t>
        </w:r>
      </w:ins>
      <w:ins w:id="1615" w:author="0mer dar" w:date="2020-03-16T20:09:00Z">
        <w:r w:rsidR="00314D57">
          <w:t>review</w:t>
        </w:r>
      </w:ins>
      <w:ins w:id="1616" w:author="0mer dar" w:date="2020-03-16T19:59:00Z">
        <w:r w:rsidR="00A7441D">
          <w:t xml:space="preserve"> </w:t>
        </w:r>
      </w:ins>
      <w:ins w:id="1617" w:author="0mer dar" w:date="2020-03-16T20:10:00Z">
        <w:r w:rsidR="00E029BD">
          <w:t xml:space="preserve">via STP web-site </w:t>
        </w:r>
      </w:ins>
      <w:ins w:id="1618" w:author="0mer dar" w:date="2020-03-16T19:59:00Z">
        <w:r w:rsidR="00A7441D">
          <w:t xml:space="preserve">a list of 100 self-referential verbal thought-like sentence items, of which 67 </w:t>
        </w:r>
      </w:ins>
      <w:ins w:id="1619" w:author="0mer dar" w:date="2020-03-16T20:00:00Z">
        <w:r w:rsidR="00A7441D">
          <w:t xml:space="preserve">negatively valenced </w:t>
        </w:r>
      </w:ins>
      <w:ins w:id="1620" w:author="0mer dar" w:date="2020-03-16T19:59:00Z">
        <w:r w:rsidR="00A7441D">
          <w:t>items</w:t>
        </w:r>
      </w:ins>
      <w:ins w:id="1621" w:author="0mer dar" w:date="2020-03-16T20:08:00Z">
        <w:r w:rsidR="004C5818">
          <w:t xml:space="preserve"> (e.g., "I'm so alone.") </w:t>
        </w:r>
      </w:ins>
      <w:ins w:id="1622" w:author="0mer dar" w:date="2020-03-16T19:59:00Z">
        <w:r w:rsidR="00A7441D">
          <w:t>were derived from established questionnaires</w:t>
        </w:r>
      </w:ins>
      <w:ins w:id="1623" w:author="0mer dar" w:date="2020-03-16T20:09:00Z">
        <w:r w:rsidR="004C5818">
          <w:rPr>
            <w:rStyle w:val="FootnoteReference"/>
          </w:rPr>
          <w:footnoteReference w:id="1"/>
        </w:r>
      </w:ins>
      <w:ins w:id="1626" w:author="0mer dar" w:date="2020-03-16T20:08:00Z">
        <w:r w:rsidR="004C5818" w:rsidRPr="00D37A68">
          <w:rPr>
            <w:rFonts w:ascii="David" w:hAnsi="David" w:cs="David"/>
          </w:rPr>
          <w:t xml:space="preserve"> </w:t>
        </w:r>
      </w:ins>
      <w:ins w:id="1627" w:author="0mer dar" w:date="2020-03-16T19:59:00Z">
        <w:r w:rsidR="00A7441D">
          <w:t xml:space="preserve">and 33 as emotionally neutral (e.g., "I have class soon."). Participants </w:t>
        </w:r>
      </w:ins>
      <w:ins w:id="1628" w:author="0mer dar" w:date="2020-03-16T20:09:00Z">
        <w:r w:rsidR="00314D57">
          <w:t>will rate</w:t>
        </w:r>
      </w:ins>
      <w:ins w:id="1629" w:author="0mer dar" w:date="2020-03-16T19:59:00Z">
        <w:r w:rsidR="00A7441D">
          <w:t xml:space="preserve"> (1) how </w:t>
        </w:r>
        <w:r w:rsidR="00A7441D" w:rsidRPr="00DC3485">
          <w:rPr>
            <w:i/>
            <w:iCs/>
          </w:rPr>
          <w:t>frequently</w:t>
        </w:r>
        <w:r w:rsidR="00A7441D">
          <w:t xml:space="preserve"> they have thoughts similar to each item, on a 5-point scale (1 = </w:t>
        </w:r>
        <w:r w:rsidR="00A7441D">
          <w:lastRenderedPageBreak/>
          <w:t xml:space="preserve">"Never have this thought" to 5 = "Think about it a lot"; </w:t>
        </w:r>
        <w:r w:rsidR="00A7441D">
          <w:fldChar w:fldCharType="begin" w:fldLock="1"/>
        </w:r>
        <w:r w:rsidR="00A7441D">
          <w:instrText>ADDIN CSL_CITATION {"citationItems":[{"id":"ITEM-1","itemData":{"DOI":"10.1007/BF01178214","ISSN":"1573-2819","abstract":"A 30-item questionnaire was devised to measure the frequency of occurrence of automatic negative thoughts (negative self-statements)associated with depression. Male and female undergraduates were asked to recall dysphoric experiences and to report associated cognitions. One hundred representative cognitions were selected and administered to a second sample, along with the MMPI D scale and the Beck Depression Inventory. Thirty items discriminating between criterion groups of psychometrically depressed and nondepressed subjects were identified. The resultant 30-item automatic thoughts questionnaire (ATQ-30)was cross-validated and found to significantly discriminate psychometrically depressed from nondepressed criterion groups. No differences were found between males and females on the measure. Factor analysis indicated a four-factor solution, with a large first factor reflecting Personal Maladjustment, a second factor indicative of Negative Self-Concept and Negative Expectations, and two lesser factors. The ATQ-30 may provide a means of testing basic theory relating cognitive content to behavioral and affective processes and assessing change in cognitions associated with experimental manipulation or psychotherapeutic intervention.","author":[{"dropping-particle":"","family":"Hollon","given":"Steven D","non-dropping-particle":"","parse-names":false,"suffix":""},{"dropping-particle":"","family":"Kendall","given":"Philip C","non-dropping-particle":"","parse-names":false,"suffix":""}],"container-title":"Cognitive Therapy and Research","id":"ITEM-1","issue":"4","issued":{"date-parts":[["1980","12"]]},"page":"383-395","title":"Cognitive self-statements in depression: Development of an automatic thoughts questionnaire","type":"article-journal","volume":"4"},"uris":["http://www.mendeley.com/documents/?uuid=781afe9f-2dec-4a71-a7f6-fda019dc854c"]}],"mendeley":{"formattedCitation":"(Hollon &amp; Kendall, 1980)","plainTextFormattedCitation":"(Hollon &amp; Kendall, 1980)","previouslyFormattedCitation":"(Hollon &amp; Kendall, 1980)"},"properties":{"noteIndex":0},"schema":"https://github.com/citation-style-language/schema/raw/master/csl-citation.json"}</w:instrText>
        </w:r>
        <w:r w:rsidR="00A7441D">
          <w:fldChar w:fldCharType="separate"/>
        </w:r>
        <w:r w:rsidR="00A7441D" w:rsidRPr="008E3451">
          <w:rPr>
            <w:noProof/>
          </w:rPr>
          <w:t>(Hollon &amp; Kendall, 1980)</w:t>
        </w:r>
        <w:r w:rsidR="00A7441D">
          <w:fldChar w:fldCharType="end"/>
        </w:r>
        <w:r w:rsidR="00A7441D">
          <w:t xml:space="preserve">) and (2) to what </w:t>
        </w:r>
        <w:r w:rsidR="00A7441D" w:rsidRPr="003D3B9E">
          <w:rPr>
            <w:i/>
            <w:iCs/>
          </w:rPr>
          <w:t>degree</w:t>
        </w:r>
        <w:r w:rsidR="00A7441D">
          <w:t xml:space="preserve"> the item/thought elicits negative or positive emotion on 7-point scale (</w:t>
        </w:r>
        <w:r w:rsidR="00A7441D">
          <w:rPr>
            <w:i/>
            <w:iCs/>
          </w:rPr>
          <w:t>valence level</w:t>
        </w:r>
        <w:r w:rsidR="00A7441D">
          <w:t>; -3 = "Very negative", 0 = "Neither positive nor negative", 3 = "Very positive."). For each participant, we</w:t>
        </w:r>
      </w:ins>
      <w:ins w:id="1630" w:author="0mer dar" w:date="2020-03-16T20:00:00Z">
        <w:r w:rsidR="00A7441D">
          <w:t xml:space="preserve"> will</w:t>
        </w:r>
      </w:ins>
      <w:ins w:id="1631" w:author="0mer dar" w:date="2020-03-16T19:59:00Z">
        <w:r w:rsidR="00A7441D">
          <w:t xml:space="preserve"> select</w:t>
        </w:r>
      </w:ins>
      <w:ins w:id="1632" w:author="0mer dar" w:date="2020-03-16T20:00:00Z">
        <w:r w:rsidR="00A7441D">
          <w:t xml:space="preserve"> </w:t>
        </w:r>
      </w:ins>
      <w:ins w:id="1633" w:author="0mer dar" w:date="2020-03-16T19:59:00Z">
        <w:r w:rsidR="00A7441D">
          <w:t xml:space="preserve">the </w:t>
        </w:r>
        <w:r w:rsidR="00A7441D" w:rsidRPr="00A7441D">
          <w:rPr>
            <w:highlight w:val="yellow"/>
            <w:rPrChange w:id="1634" w:author="0mer dar" w:date="2020-03-16T20:00:00Z">
              <w:rPr/>
            </w:rPrChange>
          </w:rPr>
          <w:t>20</w:t>
        </w:r>
        <w:r w:rsidR="00A7441D">
          <w:t xml:space="preserve"> negative self-referential items with highest frequency and negative valence ratings, and </w:t>
        </w:r>
        <w:r w:rsidR="00A7441D" w:rsidRPr="00A7441D">
          <w:rPr>
            <w:highlight w:val="yellow"/>
            <w:rPrChange w:id="1635" w:author="0mer dar" w:date="2020-03-16T20:00:00Z">
              <w:rPr/>
            </w:rPrChange>
          </w:rPr>
          <w:t>20</w:t>
        </w:r>
        <w:r w:rsidR="00A7441D">
          <w:t xml:space="preserve"> neutral self-referential items with highest </w:t>
        </w:r>
      </w:ins>
      <w:ins w:id="1636" w:author="0mer dar" w:date="2020-03-16T20:10:00Z">
        <w:r w:rsidR="00E029BD">
          <w:t>frequency and</w:t>
        </w:r>
      </w:ins>
      <w:ins w:id="1637" w:author="0mer dar" w:date="2020-03-16T19:59:00Z">
        <w:r w:rsidR="00A7441D">
          <w:t xml:space="preserve"> nearest to neutral valence (i.e., smallest absolute value; ratings (i.e., ratings nearest to 0). Participants </w:t>
        </w:r>
      </w:ins>
      <w:ins w:id="1638" w:author="0mer dar" w:date="2020-03-16T20:11:00Z">
        <w:r w:rsidR="00E029BD">
          <w:t>will</w:t>
        </w:r>
      </w:ins>
      <w:ins w:id="1639" w:author="0mer dar" w:date="2020-03-16T19:59:00Z">
        <w:r w:rsidR="00A7441D">
          <w:t xml:space="preserve"> </w:t>
        </w:r>
      </w:ins>
      <w:ins w:id="1640" w:author="0mer dar" w:date="2020-03-16T20:12:00Z">
        <w:r w:rsidR="008161BE" w:rsidRPr="00D37A68">
          <w:rPr>
            <w:rFonts w:ascii="David" w:hAnsi="David" w:cs="David"/>
          </w:rPr>
          <w:t xml:space="preserve">record their selected sentences at home via STP-website, using headphone microphones. </w:t>
        </w:r>
        <w:r w:rsidR="008161BE">
          <w:rPr>
            <w:rFonts w:ascii="David" w:hAnsi="David" w:cs="David"/>
          </w:rPr>
          <w:t>T</w:t>
        </w:r>
      </w:ins>
      <w:ins w:id="1641" w:author="0mer dar" w:date="2020-03-16T19:59:00Z">
        <w:r w:rsidR="00A7441D" w:rsidRPr="007978AC">
          <w:t xml:space="preserve">hese recordings </w:t>
        </w:r>
      </w:ins>
      <w:ins w:id="1642" w:author="0mer dar" w:date="2020-03-16T20:11:00Z">
        <w:r w:rsidR="007872BC">
          <w:t>will be</w:t>
        </w:r>
      </w:ins>
      <w:ins w:id="1643" w:author="0mer dar" w:date="2020-03-16T19:59:00Z">
        <w:r w:rsidR="00A7441D" w:rsidRPr="007978AC">
          <w:t xml:space="preserve"> used as simulated thought stimuli within the </w:t>
        </w:r>
        <w:r w:rsidR="00A7441D" w:rsidRPr="007F7D13">
          <w:t>Digit Categorization</w:t>
        </w:r>
        <w:r w:rsidR="00A7441D" w:rsidRPr="007978AC">
          <w:t xml:space="preserve"> </w:t>
        </w:r>
        <w:r w:rsidR="00A7441D">
          <w:t>tasks</w:t>
        </w:r>
      </w:ins>
      <w:ins w:id="1644" w:author="0mer dar" w:date="2020-03-16T20:11:00Z">
        <w:r w:rsidR="008161BE">
          <w:t>,</w:t>
        </w:r>
      </w:ins>
      <w:ins w:id="1645" w:author="0mer dar" w:date="2020-03-16T20:12:00Z">
        <w:r w:rsidR="008161BE">
          <w:t xml:space="preserve"> Dichotic 1-back and Body Map task</w:t>
        </w:r>
      </w:ins>
      <w:ins w:id="1646" w:author="0mer dar" w:date="2020-03-16T19:59:00Z">
        <w:r w:rsidR="00A7441D" w:rsidRPr="007978AC">
          <w:t>.</w:t>
        </w:r>
        <w:r w:rsidR="00A7441D">
          <w:t xml:space="preserve"> </w:t>
        </w:r>
      </w:ins>
    </w:p>
    <w:p w14:paraId="15026806" w14:textId="522A73AF" w:rsidR="00DF42A4" w:rsidRPr="0013159B" w:rsidRDefault="00DF42A4">
      <w:pPr>
        <w:pStyle w:val="NoSpacing"/>
        <w:spacing w:line="480" w:lineRule="auto"/>
        <w:ind w:firstLine="0"/>
        <w:outlineLvl w:val="9"/>
        <w:rPr>
          <w:ins w:id="1647" w:author="0mer dar" w:date="2020-03-02T17:14:00Z"/>
          <w:rFonts w:ascii="David" w:hAnsi="David" w:cs="David"/>
          <w:rPrChange w:id="1648" w:author="0mer dar" w:date="2020-03-08T20:10:00Z">
            <w:rPr>
              <w:ins w:id="1649" w:author="0mer dar" w:date="2020-03-02T17:14:00Z"/>
            </w:rPr>
          </w:rPrChange>
        </w:rPr>
        <w:pPrChange w:id="1650" w:author="0mer dar" w:date="2020-03-02T17:26:00Z">
          <w:pPr/>
        </w:pPrChange>
      </w:pPr>
      <w:ins w:id="1651" w:author="0mer dar" w:date="2020-03-08T20:25:00Z">
        <w:r w:rsidRPr="00DF42A4">
          <w:rPr>
            <w:rFonts w:ascii="David" w:hAnsi="David" w:cs="David"/>
            <w:b/>
            <w:bCs/>
            <w:color w:val="000000" w:themeColor="text1"/>
            <w:highlight w:val="yellow"/>
            <w:lang w:val="en-GB"/>
            <w:rPrChange w:id="1652" w:author="0mer dar" w:date="2020-03-08T20:26:00Z">
              <w:rPr>
                <w:rFonts w:ascii="David" w:hAnsi="David" w:cs="David"/>
                <w:b/>
                <w:bCs/>
                <w:color w:val="000000" w:themeColor="text1"/>
                <w:lang w:val="en-GB"/>
              </w:rPr>
            </w:rPrChange>
          </w:rPr>
          <w:t>Interoceptive attention to bodily sensations</w:t>
        </w:r>
        <w:r>
          <w:rPr>
            <w:rFonts w:ascii="David" w:hAnsi="David" w:cs="David"/>
            <w:b/>
            <w:bCs/>
            <w:color w:val="000000" w:themeColor="text1"/>
            <w:lang w:val="en-GB"/>
          </w:rPr>
          <w:t xml:space="preserve"> </w:t>
        </w:r>
      </w:ins>
    </w:p>
    <w:p w14:paraId="3B7D9EFB" w14:textId="5D48E783" w:rsidR="003A54B4" w:rsidRPr="00DF42A4" w:rsidRDefault="00DF42A4" w:rsidP="003A54B4">
      <w:pPr>
        <w:rPr>
          <w:ins w:id="1653" w:author="0mer dar" w:date="2020-03-02T17:34:00Z"/>
          <w:rFonts w:ascii="David" w:hAnsi="David" w:cs="David"/>
          <w:b/>
          <w:bCs/>
          <w:color w:val="000000" w:themeColor="text1"/>
          <w:sz w:val="24"/>
          <w:szCs w:val="24"/>
          <w:lang w:val="en-GB"/>
          <w:rPrChange w:id="1654" w:author="0mer dar" w:date="2020-03-08T20:26:00Z">
            <w:rPr>
              <w:ins w:id="1655" w:author="0mer dar" w:date="2020-03-02T17:34:00Z"/>
              <w:rFonts w:ascii="David" w:eastAsiaTheme="minorHAnsi" w:hAnsi="David" w:cs="David"/>
              <w:sz w:val="24"/>
              <w:szCs w:val="24"/>
            </w:rPr>
          </w:rPrChange>
        </w:rPr>
        <w:pPrChange w:id="1656" w:author="0mer dar" w:date="2020-03-18T11:56:00Z">
          <w:pPr>
            <w:pStyle w:val="Heading2"/>
          </w:pPr>
        </w:pPrChange>
      </w:pPr>
      <w:ins w:id="1657" w:author="0mer dar" w:date="2020-03-08T20:25:00Z">
        <w:r w:rsidRPr="00DF42A4">
          <w:rPr>
            <w:rFonts w:ascii="David" w:hAnsi="David" w:cs="David"/>
            <w:b/>
            <w:bCs/>
            <w:color w:val="000000" w:themeColor="text1"/>
            <w:sz w:val="24"/>
            <w:szCs w:val="24"/>
            <w:highlight w:val="yellow"/>
            <w:lang w:val="en-GB"/>
            <w:rPrChange w:id="1658" w:author="0mer dar" w:date="2020-03-08T20:26:00Z">
              <w:rPr/>
            </w:rPrChange>
          </w:rPr>
          <w:t>Internal attention to thoughts</w:t>
        </w:r>
        <w:r w:rsidRPr="00DF42A4">
          <w:rPr>
            <w:rFonts w:ascii="David" w:hAnsi="David" w:cs="David"/>
            <w:b/>
            <w:bCs/>
            <w:color w:val="000000" w:themeColor="text1"/>
            <w:sz w:val="24"/>
            <w:szCs w:val="24"/>
            <w:lang w:val="en-GB"/>
            <w:rPrChange w:id="1659" w:author="0mer dar" w:date="2020-03-08T20:26:00Z">
              <w:rPr/>
            </w:rPrChange>
          </w:rPr>
          <w:t xml:space="preserve"> </w:t>
        </w:r>
      </w:ins>
    </w:p>
    <w:p w14:paraId="065DCD9B" w14:textId="0636D194" w:rsidR="00F65B46" w:rsidRDefault="00F65B46" w:rsidP="00FB1490">
      <w:pPr>
        <w:pStyle w:val="Heading2"/>
        <w:spacing w:before="0"/>
        <w:rPr>
          <w:ins w:id="1660" w:author="0mer dar" w:date="2020-03-08T20:53:00Z"/>
          <w:rFonts w:ascii="David" w:hAnsi="David" w:cs="David"/>
          <w:b/>
          <w:bCs/>
          <w:color w:val="000000" w:themeColor="text1"/>
          <w:sz w:val="24"/>
          <w:szCs w:val="24"/>
        </w:rPr>
        <w:pPrChange w:id="1661" w:author="0mer dar" w:date="2020-03-18T11:43:00Z">
          <w:pPr>
            <w:pStyle w:val="Heading2"/>
            <w:spacing w:before="0"/>
            <w:ind w:firstLine="720"/>
          </w:pPr>
        </w:pPrChange>
      </w:pPr>
      <w:commentRangeStart w:id="1662"/>
      <w:ins w:id="1663" w:author="0mer dar" w:date="2020-03-02T17:36:00Z">
        <w:r w:rsidRPr="006A4A9B">
          <w:rPr>
            <w:rFonts w:ascii="David" w:hAnsi="David" w:cs="David"/>
            <w:b/>
            <w:bCs/>
            <w:color w:val="000000" w:themeColor="text1"/>
            <w:sz w:val="24"/>
            <w:szCs w:val="24"/>
          </w:rPr>
          <w:t>Simulated</w:t>
        </w:r>
        <w:commentRangeEnd w:id="1662"/>
        <w:r w:rsidRPr="0013159B">
          <w:rPr>
            <w:rStyle w:val="CommentReference"/>
            <w:rFonts w:ascii="David" w:eastAsiaTheme="minorHAnsi" w:hAnsi="David" w:cs="David"/>
            <w:color w:val="auto"/>
            <w:rPrChange w:id="1664" w:author="0mer dar" w:date="2020-03-08T20:10:00Z">
              <w:rPr>
                <w:rStyle w:val="CommentReference"/>
                <w:rFonts w:asciiTheme="minorHAnsi" w:eastAsiaTheme="minorHAnsi" w:hAnsiTheme="minorHAnsi" w:cstheme="minorBidi"/>
                <w:color w:val="auto"/>
              </w:rPr>
            </w:rPrChange>
          </w:rPr>
          <w:commentReference w:id="1662"/>
        </w:r>
        <w:r w:rsidRPr="006A4A9B">
          <w:rPr>
            <w:rFonts w:ascii="David" w:hAnsi="David" w:cs="David"/>
            <w:b/>
            <w:bCs/>
            <w:color w:val="000000" w:themeColor="text1"/>
            <w:sz w:val="24"/>
            <w:szCs w:val="24"/>
          </w:rPr>
          <w:t xml:space="preserve"> Thought Paradigm: Digit categorization task (DCT)</w:t>
        </w:r>
      </w:ins>
    </w:p>
    <w:p w14:paraId="7910FF8A" w14:textId="62055F66" w:rsidR="00E613F9" w:rsidRDefault="00DF42A4" w:rsidP="00DF42A4">
      <w:pPr>
        <w:ind w:firstLine="720"/>
        <w:rPr>
          <w:ins w:id="1665" w:author="0mer dar" w:date="2020-03-16T20:13:00Z"/>
          <w:rFonts w:ascii="David" w:hAnsi="David" w:cs="David"/>
          <w:color w:val="000000" w:themeColor="text1"/>
          <w:sz w:val="24"/>
          <w:szCs w:val="24"/>
        </w:rPr>
      </w:pPr>
      <w:ins w:id="1666" w:author="0mer dar" w:date="2020-03-08T20:27:00Z">
        <w:r w:rsidRPr="0072760D">
          <w:rPr>
            <w:rFonts w:ascii="David" w:hAnsi="David" w:cs="David"/>
            <w:color w:val="000000" w:themeColor="text1"/>
            <w:sz w:val="24"/>
            <w:szCs w:val="24"/>
          </w:rPr>
          <w:t>By integrating</w:t>
        </w:r>
      </w:ins>
      <w:ins w:id="1667" w:author="0mer dar" w:date="2020-03-16T20:14:00Z">
        <w:r w:rsidR="00BC0B0D">
          <w:rPr>
            <w:rFonts w:ascii="David" w:hAnsi="David" w:cs="David"/>
            <w:color w:val="000000" w:themeColor="text1"/>
            <w:sz w:val="24"/>
            <w:szCs w:val="24"/>
          </w:rPr>
          <w:t xml:space="preserve"> the</w:t>
        </w:r>
      </w:ins>
      <w:ins w:id="1668" w:author="0mer dar" w:date="2020-03-08T20:27:00Z">
        <w:r w:rsidRPr="0072760D">
          <w:rPr>
            <w:rFonts w:ascii="David" w:hAnsi="David" w:cs="David"/>
            <w:color w:val="000000" w:themeColor="text1"/>
            <w:sz w:val="24"/>
            <w:szCs w:val="24"/>
          </w:rPr>
          <w:t xml:space="preserve"> STP into this adapted digit categorization task</w:t>
        </w:r>
      </w:ins>
      <w:ins w:id="1669" w:author="0mer dar" w:date="2020-03-08T20:49:00Z">
        <w:r w:rsidR="00D760E3">
          <w:rPr>
            <w:rFonts w:ascii="David" w:hAnsi="David" w:cs="David"/>
            <w:color w:val="000000" w:themeColor="text1"/>
            <w:sz w:val="24"/>
            <w:szCs w:val="24"/>
          </w:rPr>
          <w:t xml:space="preserve"> </w:t>
        </w:r>
        <w:r w:rsidR="00D760E3" w:rsidRPr="00F83BDB">
          <w:rPr>
            <w:rFonts w:ascii="David" w:hAnsi="David" w:cs="David"/>
            <w:color w:val="000000" w:themeColor="text1"/>
            <w:sz w:val="24"/>
            <w:szCs w:val="24"/>
          </w:rPr>
          <w:fldChar w:fldCharType="begin" w:fldLock="1"/>
        </w:r>
        <w:r w:rsidR="00D760E3" w:rsidRPr="0072760D">
          <w:rPr>
            <w:rFonts w:ascii="David" w:hAnsi="David" w:cs="David"/>
            <w:color w:val="000000" w:themeColor="text1"/>
            <w:sz w:val="24"/>
            <w:szCs w:val="24"/>
          </w:rPr>
          <w:instrText>ADDIN CSL_CITATION {"citationItems":[{"id":"ITEM-1","itemData":{"DOI":"10.1037/0096-1523.13.1.89","ISBN":"0096-1523","ISSN":"00961523","PMID":"2951490","abstract":"The effect on performance of advance information about the specific cognitive operations to be performed on a stimulus was investigated in two experiments using cues (information useful and necessary for performance) and primes (information useful but not necessary for performance). In the first experiment, a cue presented prior to a digit stimulus indicated whether the digit was to be classified as odd or even, or low (less than 6) or high (greater than 5). Results showed that performance improved with increasing time between cue and digit and with practice. A stroop-like asymmetric interference of the low-high operation on the odd-even operation was also observed. In the second experiment, a prime that matched the cue, mismatched it, or was neutral was presented before the cue. Results showed facilitatory and inhibitory priming effects, as well as a distance effect based on the position of a digit relative to the boundary between 5 and 6. The results of both experiments were discussed in terms of a model based on relative processing speeds of the two relevant properties of the digits.","author":[{"dropping-particle":"","family":"Sudevan","given":"Padmanabhan","non-dropping-particle":"","parse-names":false,"suffix":""},{"dropping-particle":"","family":"Taylor","given":"David A.","non-dropping-particle":"","parse-names":false,"suffix":""}],"container-title":"Journal of Experimental Psychology: Human Perception and Performance","id":"ITEM-1","issue":"1","issued":{"date-parts":[["1987"]]},"page":"89-103","title":"The Cuing and Priming of Cognitive Operations","type":"article-journal","volume":"13"},"uris":["http://www.mendeley.com/documents/?uuid=49c553ef-be84-4e70-b852-93f8f26d26b4","http://www.mendeley.com/documents/?uuid=5b2ca3d2-da5c-45f3-b42f-680f96b22a5f"]}],"mendeley":{"formattedCitation":"(Sudevan &amp; Taylor, 1987)","plainTextFormattedCitation":"(Sudevan &amp; Taylor, 1987)","previouslyFormattedCitation":"(Sudevan &amp; Taylor, 1987)"},"properties":{"noteIndex":0},"schema":"https://github.com/citation-style-language/schema/raw/master/csl-citation.json"}</w:instrText>
        </w:r>
        <w:r w:rsidR="00D760E3" w:rsidRPr="00F83BDB">
          <w:rPr>
            <w:rFonts w:ascii="David" w:hAnsi="David" w:cs="David"/>
            <w:color w:val="000000" w:themeColor="text1"/>
            <w:sz w:val="24"/>
            <w:szCs w:val="24"/>
          </w:rPr>
          <w:fldChar w:fldCharType="separate"/>
        </w:r>
        <w:r w:rsidR="00D760E3" w:rsidRPr="0072760D">
          <w:rPr>
            <w:rFonts w:ascii="David" w:hAnsi="David" w:cs="David"/>
            <w:color w:val="000000" w:themeColor="text1"/>
            <w:sz w:val="24"/>
            <w:szCs w:val="24"/>
          </w:rPr>
          <w:t>(Sudevan &amp; Taylor, 1987)</w:t>
        </w:r>
        <w:r w:rsidR="00D760E3" w:rsidRPr="00F83BDB">
          <w:rPr>
            <w:rFonts w:ascii="David" w:hAnsi="David" w:cs="David"/>
            <w:color w:val="000000" w:themeColor="text1"/>
            <w:sz w:val="24"/>
            <w:szCs w:val="24"/>
          </w:rPr>
          <w:fldChar w:fldCharType="end"/>
        </w:r>
        <w:r w:rsidR="00D760E3" w:rsidRPr="0072760D">
          <w:rPr>
            <w:rFonts w:ascii="David" w:hAnsi="David" w:cs="David"/>
            <w:color w:val="000000" w:themeColor="text1"/>
            <w:sz w:val="24"/>
            <w:szCs w:val="24"/>
          </w:rPr>
          <w:t>)</w:t>
        </w:r>
      </w:ins>
      <w:ins w:id="1670" w:author="0mer dar" w:date="2020-03-08T20:27:00Z">
        <w:r w:rsidRPr="0072760D">
          <w:rPr>
            <w:rFonts w:ascii="David" w:hAnsi="David" w:cs="David"/>
            <w:color w:val="000000" w:themeColor="text1"/>
            <w:sz w:val="24"/>
            <w:szCs w:val="24"/>
          </w:rPr>
          <w:t xml:space="preserve">, </w:t>
        </w:r>
      </w:ins>
      <w:ins w:id="1671" w:author="0mer dar" w:date="2020-03-08T20:50:00Z">
        <w:r w:rsidR="004420D0">
          <w:rPr>
            <w:rFonts w:ascii="David" w:hAnsi="David" w:cs="David"/>
            <w:color w:val="000000" w:themeColor="text1"/>
            <w:sz w:val="24"/>
            <w:szCs w:val="24"/>
          </w:rPr>
          <w:t xml:space="preserve">we </w:t>
        </w:r>
      </w:ins>
      <w:ins w:id="1672" w:author="0mer dar" w:date="2020-03-16T20:14:00Z">
        <w:r w:rsidR="00696A8B">
          <w:rPr>
            <w:rFonts w:ascii="David" w:hAnsi="David" w:cs="David"/>
            <w:color w:val="000000" w:themeColor="text1"/>
            <w:sz w:val="24"/>
            <w:szCs w:val="24"/>
          </w:rPr>
          <w:t xml:space="preserve">aim to </w:t>
        </w:r>
      </w:ins>
      <w:commentRangeStart w:id="1673"/>
      <w:commentRangeStart w:id="1674"/>
      <w:ins w:id="1675" w:author="0mer dar" w:date="2020-03-08T20:27:00Z">
        <w:r w:rsidRPr="0072760D">
          <w:rPr>
            <w:rFonts w:ascii="David" w:hAnsi="David" w:cs="David"/>
            <w:color w:val="000000" w:themeColor="text1"/>
            <w:sz w:val="24"/>
            <w:szCs w:val="24"/>
          </w:rPr>
          <w:t xml:space="preserve">measure attentional disengagement from stimulated thoughts (negative and neutral self-referential) to a digit categorization (odd or even) task </w:t>
        </w:r>
        <w:r w:rsidRPr="00F83BDB">
          <w:rPr>
            <w:rFonts w:ascii="David" w:hAnsi="David" w:cs="David"/>
            <w:color w:val="000000" w:themeColor="text1"/>
            <w:sz w:val="24"/>
            <w:szCs w:val="24"/>
          </w:rPr>
          <w:fldChar w:fldCharType="begin" w:fldLock="1"/>
        </w:r>
        <w:r w:rsidRPr="0072760D">
          <w:rPr>
            <w:rFonts w:ascii="David" w:hAnsi="David" w:cs="David"/>
            <w:color w:val="000000" w:themeColor="text1"/>
            <w:sz w:val="24"/>
            <w:szCs w:val="24"/>
          </w:rPr>
          <w:instrText>ADDIN CSL_CITATION {"citationItems":[{"id":"ITEM-1","itemData":{"DOI":"10.1037/0096-1523.13.1.89","ISBN":"0096-1523","ISSN":"00961523","PMID":"2951490","abstract":"The effect on performance of advance information about the specific cognitive operations to be performed on a stimulus was investigated in two experiments using cues (information useful and necessary for performance) and primes (information useful but not necessary for performance). In the first experiment, a cue presented prior to a digit stimulus indicated whether the digit was to be classified as odd or even, or low (less than 6) or high (greater than 5). Results showed that performance improved with increasing time between cue and digit and with practice. A stroop-like asymmetric interference of the low-high operation on the odd-even operation was also observed. In the second experiment, a prime that matched the cue, mismatched it, or was neutral was presented before the cue. Results showed facilitatory and inhibitory priming effects, as well as a distance effect based on the position of a digit relative to the boundary between 5 and 6. The results of both experiments were discussed in terms of a model based on relative processing speeds of the two relevant properties of the digits.","author":[{"dropping-particle":"","family":"Sudevan","given":"Padmanabhan","non-dropping-particle":"","parse-names":false,"suffix":""},{"dropping-particle":"","family":"Taylor","given":"David A.","non-dropping-particle":"","parse-names":false,"suffix":""}],"container-title":"Journal of Experimental Psychology: Human Perception and Performance","id":"ITEM-1","issue":"1","issued":{"date-parts":[["1987"]]},"page":"89-103","title":"The Cuing and Priming of Cognitive Operations","type":"article-journal","volume":"13"},"uris":["http://www.mendeley.com/documents/?uuid=49c553ef-be84-4e70-b852-93f8f26d26b4"]}],"mendeley":{"formattedCitation":"(Sudevan &amp; Taylor, 1987)","plainTextFormattedCitation":"(Sudevan &amp; Taylor, 1987)","previouslyFormattedCitation":"(Sudevan &amp; Taylor, 1987)"},"properties":{"noteIndex":0},"schema":"https://github.com/citation-style-language/schema/raw/master/csl-citation.json"}</w:instrText>
        </w:r>
        <w:r w:rsidRPr="00F83BDB">
          <w:rPr>
            <w:rFonts w:ascii="David" w:hAnsi="David" w:cs="David"/>
            <w:color w:val="000000" w:themeColor="text1"/>
            <w:sz w:val="24"/>
            <w:szCs w:val="24"/>
          </w:rPr>
          <w:fldChar w:fldCharType="separate"/>
        </w:r>
        <w:r w:rsidRPr="0072760D">
          <w:rPr>
            <w:rFonts w:ascii="David" w:hAnsi="David" w:cs="David"/>
            <w:color w:val="000000" w:themeColor="text1"/>
            <w:sz w:val="24"/>
            <w:szCs w:val="24"/>
          </w:rPr>
          <w:t>(Sudevan &amp; Taylor, 1987)</w:t>
        </w:r>
        <w:r w:rsidRPr="00F83BDB">
          <w:rPr>
            <w:rFonts w:ascii="David" w:hAnsi="David" w:cs="David"/>
            <w:color w:val="000000" w:themeColor="text1"/>
            <w:sz w:val="24"/>
            <w:szCs w:val="24"/>
          </w:rPr>
          <w:fldChar w:fldCharType="end"/>
        </w:r>
        <w:r w:rsidRPr="0072760D">
          <w:rPr>
            <w:rFonts w:ascii="David" w:hAnsi="David" w:cs="David"/>
            <w:color w:val="000000" w:themeColor="text1"/>
            <w:sz w:val="24"/>
            <w:szCs w:val="24"/>
          </w:rPr>
          <w:t xml:space="preserve">. </w:t>
        </w:r>
        <w:commentRangeEnd w:id="1673"/>
        <w:r>
          <w:rPr>
            <w:rStyle w:val="CommentReference"/>
          </w:rPr>
          <w:commentReference w:id="1673"/>
        </w:r>
      </w:ins>
      <w:commentRangeEnd w:id="1674"/>
    </w:p>
    <w:p w14:paraId="3D83D325" w14:textId="02707B79" w:rsidR="00DF42A4" w:rsidRPr="0072760D" w:rsidRDefault="004D7DEB" w:rsidP="00DF42A4">
      <w:pPr>
        <w:ind w:firstLine="720"/>
        <w:rPr>
          <w:ins w:id="1676" w:author="0mer dar" w:date="2020-03-08T20:27:00Z"/>
          <w:rFonts w:ascii="David" w:hAnsi="David" w:cs="David"/>
          <w:color w:val="000000" w:themeColor="text1"/>
          <w:sz w:val="24"/>
          <w:szCs w:val="24"/>
        </w:rPr>
      </w:pPr>
      <w:ins w:id="1677" w:author="0mer dar" w:date="2020-03-08T20:28:00Z">
        <w:r>
          <w:rPr>
            <w:rStyle w:val="CommentReference"/>
          </w:rPr>
          <w:commentReference w:id="1674"/>
        </w:r>
      </w:ins>
      <w:ins w:id="1678" w:author="0mer dar" w:date="2020-03-16T20:13:00Z">
        <w:r w:rsidR="00E613F9" w:rsidRPr="00E613F9">
          <w:rPr>
            <w:rFonts w:ascii="David" w:hAnsi="David" w:cs="David"/>
            <w:noProof/>
            <w:color w:val="000000" w:themeColor="text1"/>
            <w:sz w:val="24"/>
            <w:szCs w:val="24"/>
          </w:rPr>
          <w:t xml:space="preserve"> </w:t>
        </w:r>
        <w:r w:rsidR="00E613F9" w:rsidRPr="00F83BDB">
          <w:rPr>
            <w:rFonts w:ascii="David" w:hAnsi="David" w:cs="David"/>
            <w:noProof/>
            <w:color w:val="000000" w:themeColor="text1"/>
            <w:sz w:val="24"/>
            <w:szCs w:val="24"/>
          </w:rPr>
          <w:drawing>
            <wp:inline distT="0" distB="0" distL="0" distR="0" wp14:anchorId="39ECEB57" wp14:editId="510D3329">
              <wp:extent cx="5485130" cy="180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65" b="51334"/>
                      <a:stretch/>
                    </pic:blipFill>
                    <pic:spPr bwMode="auto">
                      <a:xfrm>
                        <a:off x="0" y="0"/>
                        <a:ext cx="5486400" cy="1800642"/>
                      </a:xfrm>
                      <a:prstGeom prst="rect">
                        <a:avLst/>
                      </a:prstGeom>
                      <a:noFill/>
                      <a:ln>
                        <a:noFill/>
                      </a:ln>
                      <a:extLst>
                        <a:ext uri="{53640926-AAD7-44D8-BBD7-CCE9431645EC}">
                          <a14:shadowObscured xmlns:a14="http://schemas.microsoft.com/office/drawing/2010/main"/>
                        </a:ext>
                      </a:extLst>
                    </pic:spPr>
                  </pic:pic>
                </a:graphicData>
              </a:graphic>
            </wp:inline>
          </w:drawing>
        </w:r>
      </w:ins>
    </w:p>
    <w:p w14:paraId="064FDA58" w14:textId="1C2AC147" w:rsidR="004D7DEB" w:rsidRPr="004D7DEB" w:rsidRDefault="00DF42A4">
      <w:pPr>
        <w:spacing w:after="0"/>
        <w:rPr>
          <w:ins w:id="1679" w:author="0mer dar" w:date="2020-03-08T20:33:00Z"/>
          <w:rFonts w:ascii="David" w:hAnsi="David" w:cs="David"/>
          <w:color w:val="000000" w:themeColor="text1"/>
          <w:sz w:val="24"/>
          <w:szCs w:val="24"/>
          <w:rPrChange w:id="1680" w:author="0mer dar" w:date="2020-03-08T20:33:00Z">
            <w:rPr>
              <w:ins w:id="1681" w:author="0mer dar" w:date="2020-03-08T20:33:00Z"/>
              <w:rFonts w:ascii="David" w:hAnsi="David" w:cs="David"/>
              <w:i/>
              <w:iCs/>
              <w:color w:val="000000" w:themeColor="text1"/>
              <w:sz w:val="24"/>
              <w:szCs w:val="24"/>
            </w:rPr>
          </w:rPrChange>
        </w:rPr>
        <w:pPrChange w:id="1682" w:author="0mer dar" w:date="2020-03-08T20:53:00Z">
          <w:pPr>
            <w:spacing w:after="0"/>
            <w:ind w:firstLine="720"/>
          </w:pPr>
        </w:pPrChange>
      </w:pPr>
      <w:ins w:id="1683" w:author="0mer dar" w:date="2020-03-08T20:27:00Z">
        <w:r w:rsidRPr="0072760D">
          <w:rPr>
            <w:rFonts w:ascii="David" w:hAnsi="David" w:cs="David"/>
            <w:color w:val="000000" w:themeColor="text1"/>
            <w:sz w:val="24"/>
            <w:szCs w:val="24"/>
          </w:rPr>
          <w:lastRenderedPageBreak/>
          <w:t xml:space="preserve"> </w:t>
        </w:r>
      </w:ins>
      <w:ins w:id="1684" w:author="0mer dar" w:date="2020-03-08T20:53:00Z">
        <w:r w:rsidR="00510338">
          <w:rPr>
            <w:rFonts w:ascii="David" w:hAnsi="David" w:cs="David"/>
            <w:color w:val="000000" w:themeColor="text1"/>
            <w:sz w:val="24"/>
            <w:szCs w:val="24"/>
          </w:rPr>
          <w:tab/>
        </w:r>
      </w:ins>
      <w:commentRangeStart w:id="1685"/>
      <w:commentRangeStart w:id="1686"/>
      <w:ins w:id="1687" w:author="0mer dar" w:date="2020-03-08T20:32:00Z">
        <w:r w:rsidR="004D7DEB" w:rsidRPr="0072760D">
          <w:rPr>
            <w:rFonts w:ascii="David" w:hAnsi="David" w:cs="David"/>
            <w:color w:val="000000" w:themeColor="text1"/>
            <w:sz w:val="24"/>
            <w:szCs w:val="24"/>
          </w:rPr>
          <w:t xml:space="preserve">The task </w:t>
        </w:r>
        <w:r w:rsidR="004D7DEB">
          <w:rPr>
            <w:rFonts w:ascii="David" w:hAnsi="David" w:cs="David"/>
            <w:color w:val="000000" w:themeColor="text1"/>
            <w:sz w:val="24"/>
            <w:szCs w:val="24"/>
          </w:rPr>
          <w:t>consists</w:t>
        </w:r>
        <w:r w:rsidR="004D7DEB" w:rsidRPr="0072760D">
          <w:rPr>
            <w:rFonts w:ascii="David" w:hAnsi="David" w:cs="David"/>
            <w:color w:val="000000" w:themeColor="text1"/>
            <w:sz w:val="24"/>
            <w:szCs w:val="24"/>
          </w:rPr>
          <w:t xml:space="preserve"> of </w:t>
        </w:r>
        <w:r w:rsidR="004D7DEB" w:rsidRPr="007628A1">
          <w:rPr>
            <w:rFonts w:ascii="David" w:hAnsi="David" w:cs="David"/>
            <w:color w:val="000000" w:themeColor="text1"/>
            <w:sz w:val="24"/>
            <w:szCs w:val="24"/>
            <w:highlight w:val="yellow"/>
          </w:rPr>
          <w:t>80</w:t>
        </w:r>
        <w:r w:rsidR="004D7DEB" w:rsidRPr="0072760D">
          <w:rPr>
            <w:rFonts w:ascii="David" w:hAnsi="David" w:cs="David"/>
            <w:color w:val="000000" w:themeColor="text1"/>
            <w:sz w:val="24"/>
            <w:szCs w:val="24"/>
          </w:rPr>
          <w:t xml:space="preserve"> trials with trial type determined by the auditory stimulus (</w:t>
        </w:r>
        <w:r w:rsidR="004D7DEB" w:rsidRPr="007628A1">
          <w:rPr>
            <w:rFonts w:ascii="David" w:hAnsi="David" w:cs="David"/>
            <w:color w:val="000000" w:themeColor="text1"/>
            <w:sz w:val="24"/>
            <w:szCs w:val="24"/>
            <w:highlight w:val="yellow"/>
          </w:rPr>
          <w:t>40</w:t>
        </w:r>
        <w:r w:rsidR="004D7DEB" w:rsidRPr="0072760D">
          <w:rPr>
            <w:rFonts w:ascii="David" w:hAnsi="David" w:cs="David"/>
            <w:color w:val="000000" w:themeColor="text1"/>
            <w:sz w:val="24"/>
            <w:szCs w:val="24"/>
          </w:rPr>
          <w:t xml:space="preserve"> negative self-referential trials, </w:t>
        </w:r>
        <w:r w:rsidR="004D7DEB" w:rsidRPr="007628A1">
          <w:rPr>
            <w:rFonts w:ascii="David" w:hAnsi="David" w:cs="David"/>
            <w:color w:val="000000" w:themeColor="text1"/>
            <w:sz w:val="24"/>
            <w:szCs w:val="24"/>
            <w:highlight w:val="yellow"/>
          </w:rPr>
          <w:t>40</w:t>
        </w:r>
        <w:r w:rsidR="004D7DEB" w:rsidRPr="0072760D">
          <w:rPr>
            <w:rFonts w:ascii="David" w:hAnsi="David" w:cs="David"/>
            <w:color w:val="000000" w:themeColor="text1"/>
            <w:sz w:val="24"/>
            <w:szCs w:val="24"/>
          </w:rPr>
          <w:t xml:space="preserve"> neutral self-referential trials; randomly presented</w:t>
        </w:r>
        <w:commentRangeEnd w:id="1685"/>
        <w:r w:rsidR="004D7DEB" w:rsidRPr="00AD3DF1">
          <w:rPr>
            <w:rStyle w:val="CommentReference"/>
            <w:rFonts w:ascii="David" w:hAnsi="David" w:cs="David"/>
            <w:sz w:val="24"/>
            <w:szCs w:val="24"/>
          </w:rPr>
          <w:commentReference w:id="1685"/>
        </w:r>
        <w:commentRangeEnd w:id="1686"/>
        <w:r w:rsidR="004D7DEB">
          <w:rPr>
            <w:rStyle w:val="CommentReference"/>
          </w:rPr>
          <w:commentReference w:id="1686"/>
        </w:r>
        <w:r w:rsidR="004D7DEB" w:rsidRPr="0072760D">
          <w:rPr>
            <w:rFonts w:ascii="David" w:hAnsi="David" w:cs="David"/>
            <w:color w:val="000000" w:themeColor="text1"/>
            <w:sz w:val="24"/>
            <w:szCs w:val="24"/>
          </w:rPr>
          <w:t>).</w:t>
        </w:r>
        <w:r w:rsidR="004D7DEB">
          <w:rPr>
            <w:rFonts w:ascii="David" w:hAnsi="David" w:cs="David"/>
            <w:color w:val="000000" w:themeColor="text1"/>
            <w:sz w:val="24"/>
            <w:szCs w:val="24"/>
          </w:rPr>
          <w:t xml:space="preserve"> </w:t>
        </w:r>
      </w:ins>
      <w:ins w:id="1688" w:author="0mer dar" w:date="2020-03-08T20:27:00Z">
        <w:r w:rsidRPr="0072760D">
          <w:rPr>
            <w:rFonts w:ascii="David" w:hAnsi="David" w:cs="David"/>
            <w:color w:val="000000" w:themeColor="text1"/>
            <w:sz w:val="24"/>
            <w:szCs w:val="24"/>
          </w:rPr>
          <w:t xml:space="preserve">Each trial begins with three </w:t>
        </w:r>
        <w:proofErr w:type="spellStart"/>
        <w:r w:rsidRPr="0072760D">
          <w:rPr>
            <w:rFonts w:ascii="David" w:hAnsi="David" w:cs="David"/>
            <w:color w:val="000000" w:themeColor="text1"/>
            <w:sz w:val="24"/>
            <w:szCs w:val="24"/>
          </w:rPr>
          <w:t>Xs</w:t>
        </w:r>
        <w:proofErr w:type="spellEnd"/>
        <w:r w:rsidRPr="0072760D">
          <w:rPr>
            <w:rFonts w:ascii="David" w:hAnsi="David" w:cs="David"/>
            <w:color w:val="000000" w:themeColor="text1"/>
            <w:sz w:val="24"/>
            <w:szCs w:val="24"/>
          </w:rPr>
          <w:t xml:space="preserve"> (horizontally aligned) presented at the center of the screen. After 1000 </w:t>
        </w:r>
        <w:proofErr w:type="spellStart"/>
        <w:r w:rsidRPr="0072760D">
          <w:rPr>
            <w:rFonts w:ascii="David" w:hAnsi="David" w:cs="David"/>
            <w:color w:val="000000" w:themeColor="text1"/>
            <w:sz w:val="24"/>
            <w:szCs w:val="24"/>
          </w:rPr>
          <w:t>ms</w:t>
        </w:r>
        <w:proofErr w:type="spellEnd"/>
        <w:r w:rsidRPr="0072760D">
          <w:rPr>
            <w:rFonts w:ascii="David" w:hAnsi="David" w:cs="David"/>
            <w:color w:val="000000" w:themeColor="text1"/>
            <w:sz w:val="24"/>
            <w:szCs w:val="24"/>
          </w:rPr>
          <w:t xml:space="preserve">, participants hear an auditory negative self-referential or neutral self-referential sentence. </w:t>
        </w:r>
        <w:proofErr w:type="gramStart"/>
        <w:r w:rsidRPr="0072760D">
          <w:rPr>
            <w:rFonts w:ascii="David" w:hAnsi="David" w:cs="David"/>
            <w:color w:val="000000" w:themeColor="text1"/>
            <w:sz w:val="24"/>
            <w:szCs w:val="24"/>
          </w:rPr>
          <w:t>Five-hundred</w:t>
        </w:r>
        <w:proofErr w:type="gramEnd"/>
        <w:r w:rsidRPr="0072760D">
          <w:rPr>
            <w:rFonts w:ascii="David" w:hAnsi="David" w:cs="David"/>
            <w:color w:val="000000" w:themeColor="text1"/>
            <w:sz w:val="24"/>
            <w:szCs w:val="24"/>
          </w:rPr>
          <w:t xml:space="preserve"> </w:t>
        </w:r>
        <w:proofErr w:type="spellStart"/>
        <w:r w:rsidRPr="0072760D">
          <w:rPr>
            <w:rFonts w:ascii="David" w:hAnsi="David" w:cs="David"/>
            <w:color w:val="000000" w:themeColor="text1"/>
            <w:sz w:val="24"/>
            <w:szCs w:val="24"/>
          </w:rPr>
          <w:t>ms</w:t>
        </w:r>
        <w:proofErr w:type="spellEnd"/>
        <w:r w:rsidRPr="0072760D">
          <w:rPr>
            <w:rFonts w:ascii="David" w:hAnsi="David" w:cs="David"/>
            <w:color w:val="000000" w:themeColor="text1"/>
            <w:sz w:val="24"/>
            <w:szCs w:val="24"/>
          </w:rPr>
          <w:t xml:space="preserve"> before the end of the auditory stimulus the central X is replaced by a single visual target stimulus digit number (from 1 to 8) until response. Participants are instructed to press one of two keys categorizing the target digit as odd or even</w:t>
        </w:r>
      </w:ins>
      <w:ins w:id="1689" w:author="0mer dar" w:date="2020-03-08T20:31:00Z">
        <w:r w:rsidR="004D7DEB">
          <w:rPr>
            <w:rFonts w:ascii="David" w:hAnsi="David" w:cs="David"/>
            <w:color w:val="000000" w:themeColor="text1"/>
            <w:sz w:val="24"/>
            <w:szCs w:val="24"/>
          </w:rPr>
          <w:t>.</w:t>
        </w:r>
      </w:ins>
      <w:ins w:id="1690" w:author="0mer dar" w:date="2020-03-08T20:27:00Z">
        <w:r w:rsidRPr="0072760D">
          <w:rPr>
            <w:rFonts w:ascii="David" w:hAnsi="David" w:cs="David"/>
            <w:color w:val="000000" w:themeColor="text1"/>
            <w:sz w:val="24"/>
            <w:szCs w:val="24"/>
          </w:rPr>
          <w:t xml:space="preserve"> After response to the target digit participants </w:t>
        </w:r>
      </w:ins>
      <w:ins w:id="1691" w:author="0mer dar" w:date="2020-03-08T20:31:00Z">
        <w:r w:rsidR="004D7DEB">
          <w:rPr>
            <w:rFonts w:ascii="David" w:hAnsi="David" w:cs="David"/>
            <w:color w:val="000000" w:themeColor="text1"/>
            <w:sz w:val="24"/>
            <w:szCs w:val="24"/>
          </w:rPr>
          <w:t>are</w:t>
        </w:r>
      </w:ins>
      <w:ins w:id="1692" w:author="0mer dar" w:date="2020-03-08T20:27:00Z">
        <w:r w:rsidRPr="0072760D">
          <w:rPr>
            <w:rFonts w:ascii="David" w:hAnsi="David" w:cs="David"/>
            <w:color w:val="000000" w:themeColor="text1"/>
            <w:sz w:val="24"/>
            <w:szCs w:val="24"/>
          </w:rPr>
          <w:t xml:space="preserve"> randomly (25% of trials) probed regarding the content of the sentence they heard during that trial. On 50% of catch-probe trials, the sentence presented (‘XXXXXX’ in the figure) was the same sentence heard, and on 50%, a different (incorrect) sentence was presented. </w:t>
        </w:r>
      </w:ins>
      <w:ins w:id="1693" w:author="0mer dar" w:date="2020-03-08T20:33:00Z">
        <w:r w:rsidR="004D7DEB">
          <w:rPr>
            <w:rFonts w:ascii="David" w:hAnsi="David" w:cs="David"/>
            <w:color w:val="000000" w:themeColor="text1"/>
            <w:sz w:val="24"/>
            <w:szCs w:val="24"/>
          </w:rPr>
          <w:t>The d</w:t>
        </w:r>
        <w:r w:rsidR="004D7DEB" w:rsidRPr="0072760D">
          <w:rPr>
            <w:rFonts w:ascii="David" w:hAnsi="David" w:cs="David"/>
            <w:color w:val="000000" w:themeColor="text1"/>
            <w:sz w:val="24"/>
            <w:szCs w:val="24"/>
          </w:rPr>
          <w:t xml:space="preserve">ependent measure </w:t>
        </w:r>
        <w:r w:rsidR="004D7DEB">
          <w:rPr>
            <w:rFonts w:ascii="David" w:hAnsi="David" w:cs="David"/>
            <w:color w:val="000000" w:themeColor="text1"/>
            <w:sz w:val="24"/>
            <w:szCs w:val="24"/>
          </w:rPr>
          <w:t>is</w:t>
        </w:r>
        <w:r w:rsidR="004D7DEB" w:rsidRPr="0072760D">
          <w:rPr>
            <w:rFonts w:ascii="David" w:hAnsi="David" w:cs="David"/>
            <w:color w:val="000000" w:themeColor="text1"/>
            <w:sz w:val="24"/>
            <w:szCs w:val="24"/>
          </w:rPr>
          <w:t xml:space="preserve"> </w:t>
        </w:r>
        <w:r w:rsidR="004D7DEB">
          <w:rPr>
            <w:rFonts w:ascii="David" w:hAnsi="David" w:cs="David"/>
            <w:color w:val="000000" w:themeColor="text1"/>
            <w:sz w:val="24"/>
            <w:szCs w:val="24"/>
          </w:rPr>
          <w:t>reaction time (RT)</w:t>
        </w:r>
        <w:r w:rsidR="004D7DEB" w:rsidRPr="0072760D">
          <w:rPr>
            <w:rFonts w:ascii="David" w:hAnsi="David" w:cs="David"/>
            <w:color w:val="000000" w:themeColor="text1"/>
            <w:sz w:val="24"/>
            <w:szCs w:val="24"/>
          </w:rPr>
          <w:t>, reflecting time to disengage from (negative and neutral self-referential) stimuli and respond</w:t>
        </w:r>
        <w:r w:rsidR="004D7DEB" w:rsidRPr="0072760D" w:rsidDel="00D03575">
          <w:rPr>
            <w:rFonts w:ascii="David" w:hAnsi="David" w:cs="David"/>
            <w:color w:val="000000" w:themeColor="text1"/>
            <w:sz w:val="24"/>
            <w:szCs w:val="24"/>
          </w:rPr>
          <w:t xml:space="preserve"> </w:t>
        </w:r>
        <w:r w:rsidR="004D7DEB" w:rsidRPr="0072760D">
          <w:rPr>
            <w:rFonts w:ascii="David" w:hAnsi="David" w:cs="David"/>
            <w:color w:val="000000" w:themeColor="text1"/>
            <w:sz w:val="24"/>
            <w:szCs w:val="24"/>
          </w:rPr>
          <w:t xml:space="preserve">to digit target. </w:t>
        </w:r>
      </w:ins>
    </w:p>
    <w:p w14:paraId="75591789" w14:textId="211047EC" w:rsidR="00D760E3" w:rsidRDefault="00F65B46" w:rsidP="00FB1490">
      <w:pPr>
        <w:pStyle w:val="Heading2"/>
        <w:rPr>
          <w:ins w:id="1694" w:author="0mer dar" w:date="2020-03-16T20:18:00Z"/>
          <w:rFonts w:ascii="David" w:hAnsi="David" w:cs="David"/>
          <w:b/>
          <w:bCs/>
          <w:color w:val="000000" w:themeColor="text1"/>
          <w:sz w:val="24"/>
          <w:szCs w:val="24"/>
        </w:rPr>
        <w:pPrChange w:id="1695" w:author="0mer dar" w:date="2020-03-18T11:43:00Z">
          <w:pPr>
            <w:pStyle w:val="Heading2"/>
            <w:ind w:firstLine="720"/>
          </w:pPr>
        </w:pPrChange>
      </w:pPr>
      <w:ins w:id="1696" w:author="0mer dar" w:date="2020-03-02T17:36:00Z">
        <w:r w:rsidRPr="006A4A9B">
          <w:rPr>
            <w:rFonts w:ascii="David" w:hAnsi="David" w:cs="David"/>
            <w:b/>
            <w:bCs/>
            <w:color w:val="000000" w:themeColor="text1"/>
            <w:sz w:val="24"/>
            <w:szCs w:val="24"/>
          </w:rPr>
          <w:t>Simulated</w:t>
        </w:r>
        <w:commentRangeStart w:id="1697"/>
        <w:commentRangeEnd w:id="1697"/>
        <w:r w:rsidRPr="0013159B">
          <w:rPr>
            <w:rStyle w:val="CommentReference"/>
            <w:rFonts w:ascii="David" w:eastAsiaTheme="minorHAnsi" w:hAnsi="David" w:cs="David"/>
            <w:color w:val="auto"/>
            <w:rPrChange w:id="1698" w:author="0mer dar" w:date="2020-03-08T20:10:00Z">
              <w:rPr>
                <w:rStyle w:val="CommentReference"/>
                <w:rFonts w:asciiTheme="minorHAnsi" w:eastAsiaTheme="minorHAnsi" w:hAnsiTheme="minorHAnsi" w:cstheme="minorBidi"/>
                <w:color w:val="auto"/>
              </w:rPr>
            </w:rPrChange>
          </w:rPr>
          <w:commentReference w:id="1697"/>
        </w:r>
        <w:r w:rsidRPr="006A4A9B">
          <w:rPr>
            <w:rFonts w:ascii="David" w:hAnsi="David" w:cs="David"/>
            <w:b/>
            <w:bCs/>
            <w:color w:val="000000" w:themeColor="text1"/>
            <w:sz w:val="24"/>
            <w:szCs w:val="24"/>
          </w:rPr>
          <w:t xml:space="preserve"> Thought Paradigm: Dichotic 1-Back Task (D1B)</w:t>
        </w:r>
      </w:ins>
    </w:p>
    <w:p w14:paraId="1257C8E0" w14:textId="77777777" w:rsidR="001E6B80" w:rsidRPr="00D37A68" w:rsidRDefault="001E6B80" w:rsidP="001E6B80">
      <w:pPr>
        <w:spacing w:after="0"/>
        <w:ind w:firstLine="720"/>
        <w:rPr>
          <w:ins w:id="1699" w:author="0mer dar" w:date="2020-03-16T20:18:00Z"/>
          <w:rFonts w:ascii="David" w:hAnsi="David" w:cs="David"/>
          <w:b/>
          <w:bCs/>
          <w:color w:val="000000" w:themeColor="text1"/>
        </w:rPr>
      </w:pPr>
      <w:ins w:id="1700" w:author="0mer dar" w:date="2020-03-16T20:18:00Z">
        <w:r w:rsidRPr="0072760D">
          <w:rPr>
            <w:rStyle w:val="normalChar"/>
            <w:rFonts w:ascii="David" w:hAnsi="David" w:cs="David"/>
            <w:color w:val="000000" w:themeColor="text1"/>
          </w:rPr>
          <w:t xml:space="preserve">This task is a novel integration of the established Dichotic Listening and 1-back experimental paradigms </w:t>
        </w:r>
        <w:r w:rsidRPr="00F83BDB">
          <w:rPr>
            <w:rStyle w:val="normalChar"/>
            <w:rFonts w:ascii="David" w:hAnsi="David" w:cs="David"/>
            <w:color w:val="000000" w:themeColor="text1"/>
          </w:rPr>
          <w:fldChar w:fldCharType="begin" w:fldLock="1"/>
        </w:r>
        <w:r w:rsidRPr="0072760D">
          <w:rPr>
            <w:rStyle w:val="normalChar"/>
            <w:rFonts w:ascii="David" w:hAnsi="David" w:cs="David"/>
            <w:color w:val="000000" w:themeColor="text1"/>
          </w:rPr>
          <w:instrText>ADDIN CSL_CITATION {"citationItems":[{"id":"ITEM-1","itemData":{"DOI":"10.1007/BF01173299","ISSN":"1573-2819","abstract":"The experiment reported here was designed to test whether fear-relevant stimuli are preceived more readily than neutral ones, and whether vigilance for the former is due to fear or to familiarity. Eleven obsessive-compulsives were administered a dichotic listening task before and after treatment by exposure and response prevention. Behavioral (button press) and physiological (skin conductance response) measures revealed that fear-relevant words were detected more than neutral words before but not after treatment. Additionally, the magnitude of the skin conductance response was greater to fearrelevant than to neutral targets before but not after treatment. These findings suggest that sensitivity to fear-relevant stimuli is due to fear and not familiarity.","author":[{"dropping-particle":"","family":"Foa","given":"Edna B","non-dropping-particle":"","parse-names":false,"suffix":""},{"dropping-particle":"","family":"McNally","given":"Richard J","non-dropping-particle":"","parse-names":false,"suffix":""}],"container-title":"Cognitive Therapy and Research","id":"ITEM-1","issue":"4","issued":{"date-parts":[["1986"]]},"page":"477-485","title":"Sensitivity to feared stimuli in obsessive-compulsives: A dichotic listening analysis","type":"article-journal","volume":"10"},"uris":["http://www.mendeley.com/documents/?uuid=c92e467f-f027-4916-9540-4b38c47f6f08","http://www.mendeley.com/documents/?uuid=f291a18c-ecdd-4b60-bc3c-144e4e7f0e99"]}],"mendeley":{"formattedCitation":"(Foa &amp; McNally, 1986)","plainTextFormattedCitation":"(Foa &amp; McNally, 1986)","previouslyFormattedCitation":"(Foa &amp; McNally, 1986)"},"properties":{"noteIndex":0},"schema":"https://github.com/citation-style-language/schema/raw/master/csl-citation.json"}</w:instrText>
        </w:r>
        <w:r w:rsidRPr="00F83BDB">
          <w:rPr>
            <w:rStyle w:val="normalChar"/>
            <w:rFonts w:ascii="David" w:hAnsi="David" w:cs="David"/>
            <w:color w:val="000000" w:themeColor="text1"/>
          </w:rPr>
          <w:fldChar w:fldCharType="separate"/>
        </w:r>
        <w:r w:rsidRPr="0072760D">
          <w:rPr>
            <w:rStyle w:val="normalChar"/>
            <w:rFonts w:ascii="David" w:hAnsi="David" w:cs="David"/>
            <w:noProof/>
            <w:color w:val="000000" w:themeColor="text1"/>
          </w:rPr>
          <w:t>(Foa &amp; McNally, 1986)</w:t>
        </w:r>
        <w:r w:rsidRPr="00F83BDB">
          <w:rPr>
            <w:rStyle w:val="normalChar"/>
            <w:rFonts w:ascii="David" w:hAnsi="David" w:cs="David"/>
            <w:color w:val="000000" w:themeColor="text1"/>
          </w:rPr>
          <w:fldChar w:fldCharType="end"/>
        </w:r>
        <w:r w:rsidRPr="0072760D">
          <w:rPr>
            <w:rStyle w:val="normalChar"/>
            <w:rFonts w:ascii="David" w:hAnsi="David" w:cs="David"/>
            <w:color w:val="000000" w:themeColor="text1"/>
          </w:rPr>
          <w:t xml:space="preserve"> designed to more closely reflect selective attention between concurrent thought-like stimuli. </w:t>
        </w:r>
      </w:ins>
    </w:p>
    <w:p w14:paraId="3C0B4ACF" w14:textId="1841BB32" w:rsidR="00510338" w:rsidRPr="00510338" w:rsidRDefault="00510338">
      <w:pPr>
        <w:rPr>
          <w:ins w:id="1701" w:author="0mer dar" w:date="2020-03-08T20:43:00Z"/>
          <w:rPrChange w:id="1702" w:author="0mer dar" w:date="2020-03-08T20:52:00Z">
            <w:rPr>
              <w:ins w:id="1703" w:author="0mer dar" w:date="2020-03-08T20:43:00Z"/>
              <w:rFonts w:ascii="David" w:hAnsi="David" w:cs="David"/>
              <w:b/>
              <w:bCs/>
              <w:color w:val="000000" w:themeColor="text1"/>
              <w:sz w:val="24"/>
              <w:szCs w:val="24"/>
            </w:rPr>
          </w:rPrChange>
        </w:rPr>
        <w:pPrChange w:id="1704" w:author="0mer dar" w:date="2020-03-08T20:52:00Z">
          <w:pPr>
            <w:pStyle w:val="Heading2"/>
            <w:ind w:firstLine="720"/>
          </w:pPr>
        </w:pPrChange>
      </w:pPr>
      <w:ins w:id="1705" w:author="0mer dar" w:date="2020-03-08T20:52:00Z">
        <w:r w:rsidRPr="00F83BDB">
          <w:rPr>
            <w:rFonts w:ascii="David" w:hAnsi="David" w:cs="David"/>
            <w:noProof/>
            <w:color w:val="000000" w:themeColor="text1"/>
          </w:rPr>
          <w:drawing>
            <wp:inline distT="0" distB="0" distL="0" distR="0" wp14:anchorId="2CB73865" wp14:editId="38F6762D">
              <wp:extent cx="5486400" cy="197925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7135"/>
                      <a:stretch/>
                    </pic:blipFill>
                    <pic:spPr bwMode="auto">
                      <a:xfrm>
                        <a:off x="0" y="0"/>
                        <a:ext cx="5486400" cy="1979259"/>
                      </a:xfrm>
                      <a:prstGeom prst="rect">
                        <a:avLst/>
                      </a:prstGeom>
                      <a:noFill/>
                      <a:ln>
                        <a:noFill/>
                      </a:ln>
                      <a:extLst>
                        <a:ext uri="{53640926-AAD7-44D8-BBD7-CCE9431645EC}">
                          <a14:shadowObscured xmlns:a14="http://schemas.microsoft.com/office/drawing/2010/main"/>
                        </a:ext>
                      </a:extLst>
                    </pic:spPr>
                  </pic:pic>
                </a:graphicData>
              </a:graphic>
            </wp:inline>
          </w:drawing>
        </w:r>
      </w:ins>
    </w:p>
    <w:p w14:paraId="70ED72A8" w14:textId="6F94CC69" w:rsidR="00D760E3" w:rsidRPr="0072760D" w:rsidRDefault="00D760E3">
      <w:pPr>
        <w:spacing w:after="0"/>
        <w:ind w:right="-32"/>
        <w:rPr>
          <w:ins w:id="1706" w:author="0mer dar" w:date="2020-03-08T20:46:00Z"/>
          <w:rFonts w:ascii="David" w:hAnsi="David" w:cs="David"/>
          <w:color w:val="000000" w:themeColor="text1"/>
          <w:sz w:val="24"/>
          <w:szCs w:val="24"/>
        </w:rPr>
        <w:pPrChange w:id="1707" w:author="0mer dar" w:date="2020-03-08T20:47:00Z">
          <w:pPr>
            <w:spacing w:after="0"/>
            <w:ind w:firstLine="720"/>
          </w:pPr>
        </w:pPrChange>
      </w:pPr>
      <w:bookmarkStart w:id="1708" w:name="_Hlk25082517"/>
      <w:ins w:id="1709" w:author="0mer dar" w:date="2020-03-08T20:47:00Z">
        <w:r>
          <w:rPr>
            <w:rFonts w:ascii="David" w:hAnsi="David" w:cs="David"/>
            <w:color w:val="000000" w:themeColor="text1"/>
            <w:sz w:val="24"/>
            <w:szCs w:val="24"/>
          </w:rPr>
          <w:tab/>
        </w:r>
      </w:ins>
      <w:ins w:id="1710" w:author="0mer dar" w:date="2020-03-08T20:53:00Z">
        <w:r w:rsidR="00510338" w:rsidRPr="0072760D">
          <w:rPr>
            <w:rFonts w:ascii="David" w:hAnsi="David" w:cs="David"/>
            <w:color w:val="000000" w:themeColor="text1"/>
            <w:sz w:val="24"/>
            <w:szCs w:val="24"/>
          </w:rPr>
          <w:t>The task consist</w:t>
        </w:r>
        <w:r w:rsidR="00510338">
          <w:rPr>
            <w:rFonts w:ascii="David" w:hAnsi="David" w:cs="David"/>
            <w:color w:val="000000" w:themeColor="text1"/>
            <w:sz w:val="24"/>
            <w:szCs w:val="24"/>
          </w:rPr>
          <w:t xml:space="preserve">s </w:t>
        </w:r>
        <w:r w:rsidR="00510338" w:rsidRPr="0072760D">
          <w:rPr>
            <w:rFonts w:ascii="David" w:hAnsi="David" w:cs="David"/>
            <w:color w:val="000000" w:themeColor="text1"/>
            <w:sz w:val="24"/>
            <w:szCs w:val="24"/>
          </w:rPr>
          <w:t xml:space="preserve">of </w:t>
        </w:r>
        <w:r w:rsidR="00510338" w:rsidRPr="007628A1">
          <w:rPr>
            <w:rFonts w:ascii="David" w:hAnsi="David" w:cs="David"/>
            <w:color w:val="000000" w:themeColor="text1"/>
            <w:sz w:val="24"/>
            <w:szCs w:val="24"/>
            <w:highlight w:val="yellow"/>
          </w:rPr>
          <w:t>3</w:t>
        </w:r>
        <w:r w:rsidR="00510338" w:rsidRPr="0072760D">
          <w:rPr>
            <w:rFonts w:ascii="David" w:hAnsi="David" w:cs="David"/>
            <w:color w:val="000000" w:themeColor="text1"/>
            <w:sz w:val="24"/>
            <w:szCs w:val="24"/>
          </w:rPr>
          <w:t xml:space="preserve"> blocks with a brief self-timed rest period between blocks.</w:t>
        </w:r>
        <w:r w:rsidR="00510338">
          <w:rPr>
            <w:rFonts w:ascii="David" w:hAnsi="David" w:cs="David"/>
            <w:color w:val="000000" w:themeColor="text1"/>
            <w:sz w:val="24"/>
            <w:szCs w:val="24"/>
          </w:rPr>
          <w:t xml:space="preserve"> </w:t>
        </w:r>
      </w:ins>
      <w:ins w:id="1711" w:author="0mer dar" w:date="2020-03-08T20:43:00Z">
        <w:r w:rsidRPr="0072760D">
          <w:rPr>
            <w:rFonts w:ascii="David" w:hAnsi="David" w:cs="David"/>
            <w:color w:val="000000" w:themeColor="text1"/>
            <w:sz w:val="24"/>
            <w:szCs w:val="24"/>
          </w:rPr>
          <w:t>Participants hear two separate lists of auditory stimuli</w:t>
        </w:r>
      </w:ins>
      <w:ins w:id="1712" w:author="0mer dar" w:date="2020-03-08T20:46:00Z">
        <w:r>
          <w:rPr>
            <w:rFonts w:ascii="David" w:hAnsi="David" w:cs="David"/>
            <w:color w:val="000000" w:themeColor="text1"/>
            <w:sz w:val="24"/>
            <w:szCs w:val="24"/>
          </w:rPr>
          <w:t xml:space="preserve"> (STP)</w:t>
        </w:r>
      </w:ins>
      <w:ins w:id="1713" w:author="0mer dar" w:date="2020-03-08T20:43:00Z">
        <w:r w:rsidRPr="0072760D">
          <w:rPr>
            <w:rFonts w:ascii="David" w:hAnsi="David" w:cs="David"/>
            <w:color w:val="000000" w:themeColor="text1"/>
            <w:sz w:val="24"/>
            <w:szCs w:val="24"/>
          </w:rPr>
          <w:t xml:space="preserve">, one list in each ear. Stimuli lists are randomly mixed into intra-block sequences (i.e., 12 STP stimuli/sequence) of </w:t>
        </w:r>
        <w:r w:rsidRPr="0072760D">
          <w:rPr>
            <w:rFonts w:ascii="David" w:hAnsi="David" w:cs="David"/>
            <w:color w:val="000000" w:themeColor="text1"/>
            <w:sz w:val="24"/>
            <w:szCs w:val="24"/>
          </w:rPr>
          <w:lastRenderedPageBreak/>
          <w:t xml:space="preserve">negative </w:t>
        </w:r>
      </w:ins>
      <w:ins w:id="1714" w:author="0mer dar" w:date="2020-03-08T20:46:00Z">
        <w:r>
          <w:rPr>
            <w:rFonts w:ascii="David" w:hAnsi="David" w:cs="David"/>
            <w:color w:val="000000" w:themeColor="text1"/>
            <w:sz w:val="24"/>
            <w:szCs w:val="24"/>
          </w:rPr>
          <w:t>or</w:t>
        </w:r>
      </w:ins>
      <w:ins w:id="1715" w:author="0mer dar" w:date="2020-03-08T20:43:00Z">
        <w:r w:rsidRPr="0072760D">
          <w:rPr>
            <w:rFonts w:ascii="David" w:hAnsi="David" w:cs="David"/>
            <w:color w:val="000000" w:themeColor="text1"/>
            <w:sz w:val="24"/>
            <w:szCs w:val="24"/>
          </w:rPr>
          <w:t xml:space="preserve"> neutral self-referential thoughts. When one channel (e.g., left side) delivers a negative stimulus the opposite channel (i.e., right side) delivers a neutral stimulus. At pseudo-random intervals, the simulated thought stimulus in one of the channels is presented sequentially (i.e., specific STP recording is repeated). Participants are asked to, as accurately and quickly as possible, press one of two buttons corresponding to the channel (LEFT/RIGHT) in which the stimulus was repeated sequentially. Biased selective internal attention is computed by subtracting accuracy in responding to repetitions in neutral stimuli from accuracy in negative stimuli. A positive bias score reflects greater selective attention to negative vs. concurrent neutral stimuli.</w:t>
        </w:r>
      </w:ins>
      <w:bookmarkEnd w:id="1708"/>
      <w:ins w:id="1716" w:author="0mer dar" w:date="2020-03-08T20:47:00Z">
        <w:r>
          <w:rPr>
            <w:rFonts w:ascii="David" w:hAnsi="David" w:cs="David"/>
            <w:color w:val="000000" w:themeColor="text1"/>
            <w:sz w:val="24"/>
            <w:szCs w:val="24"/>
          </w:rPr>
          <w:t xml:space="preserve"> </w:t>
        </w:r>
      </w:ins>
    </w:p>
    <w:p w14:paraId="74941972" w14:textId="77777777" w:rsidR="001E6B80" w:rsidRDefault="001E6B80" w:rsidP="00F65B46">
      <w:pPr>
        <w:pStyle w:val="Heading2"/>
        <w:ind w:firstLine="720"/>
        <w:rPr>
          <w:ins w:id="1717" w:author="0mer dar" w:date="2020-03-16T20:17:00Z"/>
          <w:rFonts w:ascii="David" w:hAnsi="David" w:cs="David"/>
          <w:b/>
          <w:bCs/>
          <w:color w:val="000000" w:themeColor="text1"/>
          <w:sz w:val="24"/>
          <w:szCs w:val="24"/>
        </w:rPr>
      </w:pPr>
      <w:commentRangeStart w:id="1718"/>
    </w:p>
    <w:p w14:paraId="4CECDD38" w14:textId="5BD424C9" w:rsidR="007C20B0" w:rsidRDefault="00611DF4" w:rsidP="00FB1490">
      <w:pPr>
        <w:pStyle w:val="Heading2"/>
        <w:rPr>
          <w:ins w:id="1719" w:author="0mer dar" w:date="2020-03-08T21:27:00Z"/>
          <w:rFonts w:ascii="David" w:hAnsi="David" w:cs="David"/>
          <w:b/>
          <w:bCs/>
          <w:color w:val="000000" w:themeColor="text1"/>
          <w:sz w:val="24"/>
          <w:szCs w:val="24"/>
        </w:rPr>
        <w:pPrChange w:id="1720" w:author="0mer dar" w:date="2020-03-18T11:43:00Z">
          <w:pPr>
            <w:pStyle w:val="Heading2"/>
            <w:ind w:firstLine="720"/>
          </w:pPr>
        </w:pPrChange>
      </w:pPr>
      <w:ins w:id="1721" w:author="0mer dar" w:date="2020-03-08T21:36:00Z">
        <w:r w:rsidRPr="00611DF4">
          <w:rPr>
            <w:rFonts w:ascii="David" w:hAnsi="David" w:cs="David"/>
            <w:b/>
            <w:bCs/>
            <w:color w:val="000000" w:themeColor="text1"/>
            <w:sz w:val="24"/>
            <w:szCs w:val="24"/>
            <w:rPrChange w:id="1722" w:author="0mer dar" w:date="2020-03-08T21:36:00Z">
              <w:rPr>
                <w:rFonts w:ascii="David" w:hAnsi="David" w:cs="David"/>
                <w:sz w:val="24"/>
                <w:szCs w:val="24"/>
              </w:rPr>
            </w:rPrChange>
          </w:rPr>
          <w:t>Mindful Awareness Task (</w:t>
        </w:r>
      </w:ins>
      <w:ins w:id="1723" w:author="0mer dar" w:date="2020-03-02T17:37:00Z">
        <w:r w:rsidR="00F65B46" w:rsidRPr="0013159B">
          <w:rPr>
            <w:rFonts w:ascii="David" w:hAnsi="David" w:cs="David"/>
            <w:b/>
            <w:bCs/>
            <w:color w:val="000000" w:themeColor="text1"/>
            <w:sz w:val="24"/>
            <w:szCs w:val="24"/>
            <w:rPrChange w:id="1724" w:author="0mer dar" w:date="2020-03-08T20:10:00Z">
              <w:rPr>
                <w:rFonts w:ascii="David" w:hAnsi="David" w:cs="David"/>
                <w:sz w:val="24"/>
                <w:szCs w:val="24"/>
              </w:rPr>
            </w:rPrChange>
          </w:rPr>
          <w:t>MAT</w:t>
        </w:r>
      </w:ins>
      <w:ins w:id="1725" w:author="0mer dar" w:date="2020-03-08T21:36:00Z">
        <w:r>
          <w:rPr>
            <w:rFonts w:ascii="David" w:hAnsi="David" w:cs="David"/>
            <w:b/>
            <w:bCs/>
            <w:color w:val="000000" w:themeColor="text1"/>
            <w:sz w:val="24"/>
            <w:szCs w:val="24"/>
          </w:rPr>
          <w:t>)</w:t>
        </w:r>
      </w:ins>
      <w:commentRangeEnd w:id="1718"/>
      <w:ins w:id="1726" w:author="0mer dar" w:date="2020-03-16T20:27:00Z">
        <w:r w:rsidR="003744B5">
          <w:rPr>
            <w:rStyle w:val="CommentReference"/>
            <w:rFonts w:asciiTheme="minorHAnsi" w:eastAsiaTheme="minorHAnsi" w:hAnsiTheme="minorHAnsi" w:cstheme="minorBidi"/>
            <w:color w:val="auto"/>
            <w:rtl/>
          </w:rPr>
          <w:commentReference w:id="1718"/>
        </w:r>
      </w:ins>
    </w:p>
    <w:p w14:paraId="7DA5F2FB" w14:textId="7660D64E" w:rsidR="003744B5" w:rsidRDefault="00611DF4">
      <w:pPr>
        <w:ind w:firstLine="720"/>
        <w:rPr>
          <w:ins w:id="1727" w:author="0mer dar" w:date="2020-03-16T20:20:00Z"/>
          <w:rFonts w:ascii="David" w:hAnsi="David" w:cs="David"/>
          <w:sz w:val="24"/>
          <w:szCs w:val="24"/>
        </w:rPr>
      </w:pPr>
      <w:ins w:id="1728" w:author="0mer dar" w:date="2020-03-08T21:30:00Z">
        <w:r w:rsidRPr="00611DF4">
          <w:rPr>
            <w:rFonts w:ascii="David" w:hAnsi="David" w:cs="David"/>
            <w:sz w:val="24"/>
            <w:szCs w:val="24"/>
            <w:rPrChange w:id="1729" w:author="0mer dar" w:date="2020-03-08T21:36:00Z">
              <w:rPr/>
            </w:rPrChange>
          </w:rPr>
          <w:t>the Mindful Awareness Task (see section 5</w:t>
        </w:r>
      </w:ins>
      <w:ins w:id="1730" w:author="0mer dar" w:date="2020-03-16T20:19:00Z">
        <w:r w:rsidR="007D59FD">
          <w:rPr>
            <w:rFonts w:ascii="David" w:hAnsi="David" w:cs="David"/>
            <w:sz w:val="24"/>
            <w:szCs w:val="24"/>
          </w:rPr>
          <w:t xml:space="preserve"> in the introduction above</w:t>
        </w:r>
      </w:ins>
      <w:ins w:id="1731" w:author="0mer dar" w:date="2020-03-08T21:30:00Z">
        <w:r w:rsidRPr="00611DF4">
          <w:rPr>
            <w:rFonts w:ascii="David" w:hAnsi="David" w:cs="David"/>
            <w:sz w:val="24"/>
            <w:szCs w:val="24"/>
            <w:rPrChange w:id="1732" w:author="0mer dar" w:date="2020-03-08T21:36:00Z">
              <w:rPr/>
            </w:rPrChange>
          </w:rPr>
          <w:t>)</w:t>
        </w:r>
      </w:ins>
      <w:ins w:id="1733" w:author="0mer dar" w:date="2020-03-16T20:19:00Z">
        <w:r w:rsidR="00737D48">
          <w:rPr>
            <w:rFonts w:ascii="David" w:hAnsi="David" w:cs="David"/>
            <w:sz w:val="24"/>
            <w:szCs w:val="24"/>
          </w:rPr>
          <w:t xml:space="preserve"> is </w:t>
        </w:r>
      </w:ins>
      <w:ins w:id="1734" w:author="0mer dar" w:date="2020-03-08T21:30:00Z">
        <w:r w:rsidRPr="00611DF4">
          <w:rPr>
            <w:rFonts w:ascii="David" w:hAnsi="David" w:cs="David"/>
            <w:sz w:val="24"/>
            <w:szCs w:val="24"/>
            <w:rPrChange w:id="1735" w:author="0mer dar" w:date="2020-03-08T21:36:00Z">
              <w:rPr/>
            </w:rPrChange>
          </w:rPr>
          <w:t xml:space="preserve">a behavioral and phenomenological task </w:t>
        </w:r>
      </w:ins>
      <w:ins w:id="1736" w:author="0mer dar" w:date="2020-03-08T21:36:00Z">
        <w:r>
          <w:rPr>
            <w:rFonts w:ascii="David" w:hAnsi="David" w:cs="David"/>
            <w:sz w:val="24"/>
            <w:szCs w:val="24"/>
          </w:rPr>
          <w:t>for</w:t>
        </w:r>
      </w:ins>
      <w:ins w:id="1737" w:author="0mer dar" w:date="2020-03-08T21:30:00Z">
        <w:r w:rsidRPr="00611DF4">
          <w:rPr>
            <w:rFonts w:ascii="David" w:hAnsi="David" w:cs="David"/>
            <w:sz w:val="24"/>
            <w:szCs w:val="24"/>
            <w:rPrChange w:id="1738" w:author="0mer dar" w:date="2020-03-08T21:36:00Z">
              <w:rPr/>
            </w:rPrChange>
          </w:rPr>
          <w:t xml:space="preserve"> </w:t>
        </w:r>
      </w:ins>
      <w:ins w:id="1739" w:author="0mer dar" w:date="2020-03-16T22:48:00Z">
        <w:r w:rsidR="00DE2741" w:rsidRPr="00DE2741">
          <w:rPr>
            <w:rFonts w:ascii="David" w:hAnsi="David" w:cs="David"/>
            <w:sz w:val="24"/>
            <w:szCs w:val="24"/>
          </w:rPr>
          <w:t>measuri</w:t>
        </w:r>
        <w:r w:rsidR="00DE2741">
          <w:rPr>
            <w:rFonts w:ascii="David" w:hAnsi="David" w:cs="David"/>
            <w:sz w:val="24"/>
            <w:szCs w:val="24"/>
          </w:rPr>
          <w:t>ng</w:t>
        </w:r>
      </w:ins>
      <w:ins w:id="1740" w:author="0mer dar" w:date="2020-03-08T21:30:00Z">
        <w:r w:rsidRPr="00611DF4">
          <w:rPr>
            <w:rFonts w:ascii="David" w:hAnsi="David" w:cs="David"/>
            <w:sz w:val="24"/>
            <w:szCs w:val="24"/>
            <w:rPrChange w:id="1741" w:author="0mer dar" w:date="2020-03-08T21:36:00Z">
              <w:rPr/>
            </w:rPrChange>
          </w:rPr>
          <w:t xml:space="preserve"> </w:t>
        </w:r>
      </w:ins>
      <w:ins w:id="1742" w:author="0mer dar" w:date="2020-03-08T21:31:00Z">
        <w:r w:rsidRPr="00611DF4">
          <w:rPr>
            <w:rFonts w:ascii="David" w:hAnsi="David" w:cs="David"/>
            <w:sz w:val="24"/>
            <w:szCs w:val="24"/>
            <w:rPrChange w:id="1743" w:author="0mer dar" w:date="2020-03-08T21:36:00Z">
              <w:rPr/>
            </w:rPrChange>
          </w:rPr>
          <w:t xml:space="preserve">internal attention and </w:t>
        </w:r>
      </w:ins>
      <w:ins w:id="1744" w:author="0mer dar" w:date="2020-03-08T21:30:00Z">
        <w:r w:rsidRPr="00611DF4">
          <w:rPr>
            <w:rFonts w:ascii="David" w:hAnsi="David" w:cs="David"/>
            <w:sz w:val="24"/>
            <w:szCs w:val="24"/>
            <w:rPrChange w:id="1745" w:author="0mer dar" w:date="2020-03-08T21:36:00Z">
              <w:rPr/>
            </w:rPrChange>
          </w:rPr>
          <w:t xml:space="preserve">awareness </w:t>
        </w:r>
      </w:ins>
      <w:ins w:id="1746" w:author="0mer dar" w:date="2020-03-08T21:32:00Z">
        <w:r w:rsidRPr="00611DF4">
          <w:rPr>
            <w:rFonts w:ascii="David" w:hAnsi="David" w:cs="David"/>
            <w:sz w:val="24"/>
            <w:szCs w:val="24"/>
            <w:rPrChange w:id="1747" w:author="0mer dar" w:date="2020-03-08T21:36:00Z">
              <w:rPr/>
            </w:rPrChange>
          </w:rPr>
          <w:t>during mindfulness meditation</w:t>
        </w:r>
      </w:ins>
      <w:ins w:id="1748" w:author="0mer dar" w:date="2020-03-16T20:28:00Z">
        <w:r w:rsidR="003744B5">
          <w:rPr>
            <w:rFonts w:ascii="David" w:hAnsi="David" w:cs="David"/>
            <w:sz w:val="24"/>
            <w:szCs w:val="24"/>
          </w:rPr>
          <w:t xml:space="preserve"> by measuring </w:t>
        </w:r>
        <w:r w:rsidR="003744B5">
          <w:t xml:space="preserve">the objects and time-course of mindful </w:t>
        </w:r>
      </w:ins>
      <w:ins w:id="1749" w:author="0mer dar" w:date="2020-03-16T20:29:00Z">
        <w:r w:rsidR="00106EA6">
          <w:t>awareness</w:t>
        </w:r>
      </w:ins>
      <w:ins w:id="1750" w:author="0mer dar" w:date="2020-03-08T21:32:00Z">
        <w:r w:rsidRPr="00611DF4">
          <w:rPr>
            <w:rFonts w:ascii="David" w:hAnsi="David" w:cs="David"/>
            <w:sz w:val="24"/>
            <w:szCs w:val="24"/>
            <w:rPrChange w:id="1751" w:author="0mer dar" w:date="2020-03-08T21:36:00Z">
              <w:rPr/>
            </w:rPrChange>
          </w:rPr>
          <w:t xml:space="preserve">. </w:t>
        </w:r>
      </w:ins>
    </w:p>
    <w:p w14:paraId="6E000F25" w14:textId="1A5B0A9F" w:rsidR="00611DF4" w:rsidRPr="00611DF4" w:rsidRDefault="00946F7A">
      <w:pPr>
        <w:ind w:firstLine="720"/>
        <w:rPr>
          <w:ins w:id="1752" w:author="0mer dar" w:date="2020-03-08T21:29:00Z"/>
          <w:rFonts w:ascii="David" w:hAnsi="David" w:cs="David"/>
          <w:sz w:val="24"/>
          <w:szCs w:val="24"/>
          <w:rPrChange w:id="1753" w:author="0mer dar" w:date="2020-03-08T21:36:00Z">
            <w:rPr>
              <w:ins w:id="1754" w:author="0mer dar" w:date="2020-03-08T21:29:00Z"/>
            </w:rPr>
          </w:rPrChange>
        </w:rPr>
        <w:pPrChange w:id="1755" w:author="0mer dar" w:date="2020-03-08T21:30:00Z">
          <w:pPr/>
        </w:pPrChange>
      </w:pPr>
      <w:ins w:id="1756" w:author="0mer dar" w:date="2020-03-16T20:38:00Z">
        <w:r>
          <w:rPr>
            <w:noProof/>
          </w:rPr>
          <w:lastRenderedPageBreak/>
          <w:drawing>
            <wp:inline distT="0" distB="0" distL="0" distR="0" wp14:anchorId="59D43084" wp14:editId="5BFFE7EC">
              <wp:extent cx="5486400" cy="5486400"/>
              <wp:effectExtent l="0" t="0" r="0" b="0"/>
              <wp:docPr id="10" name="Picture 10" descr="Figure 2_Sep 4_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_Sep 4_20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ins>
      <w:commentRangeStart w:id="1757"/>
      <w:ins w:id="1758" w:author="0mer dar" w:date="2020-03-08T21:32:00Z">
        <w:r w:rsidR="00611DF4" w:rsidRPr="00611DF4">
          <w:rPr>
            <w:rFonts w:ascii="David" w:hAnsi="David" w:cs="David"/>
            <w:sz w:val="24"/>
            <w:szCs w:val="24"/>
            <w:rPrChange w:id="1759" w:author="0mer dar" w:date="2020-03-08T21:36:00Z">
              <w:rPr/>
            </w:rPrChange>
          </w:rPr>
          <w:t>P</w:t>
        </w:r>
      </w:ins>
      <w:ins w:id="1760" w:author="0mer dar" w:date="2020-03-08T21:28:00Z">
        <w:r w:rsidR="00611DF4" w:rsidRPr="00611DF4">
          <w:rPr>
            <w:rFonts w:ascii="David" w:hAnsi="David" w:cs="David"/>
            <w:sz w:val="24"/>
            <w:szCs w:val="24"/>
            <w:rPrChange w:id="1761" w:author="0mer dar" w:date="2020-03-08T21:36:00Z">
              <w:rPr/>
            </w:rPrChange>
          </w:rPr>
          <w:t>articipants</w:t>
        </w:r>
      </w:ins>
      <w:commentRangeEnd w:id="1757"/>
      <w:ins w:id="1762" w:author="0mer dar" w:date="2020-03-16T20:39:00Z">
        <w:r>
          <w:rPr>
            <w:rStyle w:val="CommentReference"/>
          </w:rPr>
          <w:commentReference w:id="1757"/>
        </w:r>
      </w:ins>
      <w:ins w:id="1763" w:author="0mer dar" w:date="2020-03-08T21:28:00Z">
        <w:r w:rsidR="00611DF4" w:rsidRPr="00611DF4">
          <w:rPr>
            <w:rFonts w:ascii="David" w:hAnsi="David" w:cs="David"/>
            <w:sz w:val="24"/>
            <w:szCs w:val="24"/>
            <w:rPrChange w:id="1764" w:author="0mer dar" w:date="2020-03-08T21:36:00Z">
              <w:rPr/>
            </w:rPrChange>
          </w:rPr>
          <w:t xml:space="preserve"> are instructed (a) to verbally state a label describing each experience they notice (e.g. ‘warm’, ‘calm’, ‘tension’, or ‘thinking’), and (b) to press a button when they notice their inhalation or exhalation (see Figure 2c). Mindful awareness of</w:t>
        </w:r>
      </w:ins>
      <w:ins w:id="1765" w:author="0mer dar" w:date="2020-03-16T20:36:00Z">
        <w:r w:rsidR="00D848DE">
          <w:rPr>
            <w:rFonts w:ascii="David" w:hAnsi="David" w:cs="David"/>
            <w:sz w:val="24"/>
            <w:szCs w:val="24"/>
          </w:rPr>
          <w:t xml:space="preserve"> mind,</w:t>
        </w:r>
      </w:ins>
      <w:ins w:id="1766" w:author="0mer dar" w:date="2020-03-08T21:28:00Z">
        <w:r w:rsidR="00611DF4" w:rsidRPr="00611DF4">
          <w:rPr>
            <w:rFonts w:ascii="David" w:hAnsi="David" w:cs="David"/>
            <w:sz w:val="24"/>
            <w:szCs w:val="24"/>
            <w:rPrChange w:id="1767" w:author="0mer dar" w:date="2020-03-08T21:36:00Z">
              <w:rPr/>
            </w:rPrChange>
          </w:rPr>
          <w:t xml:space="preserve"> body, pleasant and unpleasant hedonic tone mind are scored using manualized qualitative coding of the content of participant’s verbal labels (e.g. ‘warm’ is coded as body, ‘calm’ is coded as pleasant hedonic tone, ‘tension’ is coded as unpleasant hedonic tone, and ‘thinking’ is coded as mind). The number of labels referring to body, pleasant and unpleasant hedonic tone, and mind are summed to produce four individual difference scores reflecting mindful awareness of these experiential objects</w:t>
        </w:r>
      </w:ins>
    </w:p>
    <w:p w14:paraId="7617DDC2" w14:textId="47C75C04" w:rsidR="000828C2" w:rsidRDefault="00611DF4" w:rsidP="000828C2">
      <w:pPr>
        <w:ind w:firstLine="720"/>
        <w:rPr>
          <w:ins w:id="1768" w:author="0mer dar" w:date="2020-03-16T20:36:00Z"/>
          <w:rFonts w:ascii="David" w:hAnsi="David" w:cs="David"/>
          <w:sz w:val="24"/>
          <w:szCs w:val="24"/>
        </w:rPr>
      </w:pPr>
      <w:ins w:id="1769" w:author="0mer dar" w:date="2020-03-08T21:34:00Z">
        <w:r w:rsidRPr="00611DF4">
          <w:rPr>
            <w:rFonts w:ascii="David" w:hAnsi="David" w:cs="David"/>
            <w:sz w:val="24"/>
            <w:szCs w:val="24"/>
            <w:rPrChange w:id="1770" w:author="0mer dar" w:date="2020-03-08T21:36:00Z">
              <w:rPr/>
            </w:rPrChange>
          </w:rPr>
          <w:lastRenderedPageBreak/>
          <w:t>T</w:t>
        </w:r>
      </w:ins>
      <w:ins w:id="1771" w:author="0mer dar" w:date="2020-03-08T21:33:00Z">
        <w:r w:rsidRPr="00611DF4">
          <w:rPr>
            <w:rFonts w:ascii="David" w:hAnsi="David" w:cs="David"/>
            <w:sz w:val="24"/>
            <w:szCs w:val="24"/>
            <w:rPrChange w:id="1772" w:author="0mer dar" w:date="2020-03-08T21:36:00Z">
              <w:rPr/>
            </w:rPrChange>
          </w:rPr>
          <w:t>o measure the time-course of mindful awareness</w:t>
        </w:r>
      </w:ins>
      <w:ins w:id="1773" w:author="0mer dar" w:date="2020-03-08T21:34:00Z">
        <w:r w:rsidRPr="00611DF4">
          <w:rPr>
            <w:rFonts w:ascii="David" w:hAnsi="David" w:cs="David"/>
            <w:sz w:val="24"/>
            <w:szCs w:val="24"/>
            <w:rPrChange w:id="1774" w:author="0mer dar" w:date="2020-03-08T21:36:00Z">
              <w:rPr/>
            </w:rPrChange>
          </w:rPr>
          <w:t xml:space="preserve">, the MAT </w:t>
        </w:r>
      </w:ins>
      <w:ins w:id="1775" w:author="0mer dar" w:date="2020-03-08T21:33:00Z">
        <w:r w:rsidRPr="00611DF4">
          <w:rPr>
            <w:rFonts w:ascii="David" w:hAnsi="David" w:cs="David"/>
            <w:sz w:val="24"/>
            <w:szCs w:val="24"/>
            <w:rPrChange w:id="1776" w:author="0mer dar" w:date="2020-03-08T21:36:00Z">
              <w:rPr/>
            </w:rPrChange>
          </w:rPr>
          <w:t xml:space="preserve">entails analysis of the timing and order of real time self-caught ES of mindful awareness during mindfulness practice to detect mindful and mindless time periods. The </w:t>
        </w:r>
      </w:ins>
      <w:ins w:id="1777" w:author="0mer dar" w:date="2020-03-08T21:34:00Z">
        <w:r w:rsidRPr="00611DF4">
          <w:rPr>
            <w:rFonts w:ascii="David" w:hAnsi="David" w:cs="David"/>
            <w:sz w:val="24"/>
            <w:szCs w:val="24"/>
            <w:rPrChange w:id="1778" w:author="0mer dar" w:date="2020-03-08T21:36:00Z">
              <w:rPr/>
            </w:rPrChange>
          </w:rPr>
          <w:t>MAT</w:t>
        </w:r>
      </w:ins>
      <w:ins w:id="1779" w:author="0mer dar" w:date="2020-03-08T21:33:00Z">
        <w:r w:rsidRPr="00611DF4">
          <w:rPr>
            <w:rFonts w:ascii="David" w:hAnsi="David" w:cs="David"/>
            <w:sz w:val="24"/>
            <w:szCs w:val="24"/>
            <w:rPrChange w:id="1780" w:author="0mer dar" w:date="2020-03-08T21:36:00Z">
              <w:rPr/>
            </w:rPrChange>
          </w:rPr>
          <w:t xml:space="preserve"> applies this method to measure mindfulness processes expressed in time, as well as qualitative coding methods to measure the objects of </w:t>
        </w:r>
      </w:ins>
      <w:ins w:id="1781" w:author="0mer dar" w:date="2020-03-16T22:48:00Z">
        <w:r w:rsidR="00DE2741" w:rsidRPr="00DE2741">
          <w:rPr>
            <w:rFonts w:ascii="David" w:hAnsi="David" w:cs="David"/>
            <w:sz w:val="24"/>
            <w:szCs w:val="24"/>
          </w:rPr>
          <w:t>mindful awareness</w:t>
        </w:r>
      </w:ins>
      <w:ins w:id="1782" w:author="0mer dar" w:date="2020-03-08T21:33:00Z">
        <w:r w:rsidRPr="00611DF4">
          <w:rPr>
            <w:rFonts w:ascii="David" w:hAnsi="David" w:cs="David"/>
            <w:sz w:val="24"/>
            <w:szCs w:val="24"/>
            <w:rPrChange w:id="1783" w:author="0mer dar" w:date="2020-03-08T21:36:00Z">
              <w:rPr/>
            </w:rPrChange>
          </w:rPr>
          <w:t xml:space="preserve">. </w:t>
        </w:r>
      </w:ins>
      <w:ins w:id="1784" w:author="0mer dar" w:date="2020-03-08T21:35:00Z">
        <w:r w:rsidRPr="00611DF4">
          <w:rPr>
            <w:rFonts w:ascii="David" w:hAnsi="David" w:cs="David"/>
            <w:sz w:val="24"/>
            <w:szCs w:val="24"/>
            <w:rPrChange w:id="1785" w:author="0mer dar" w:date="2020-03-08T21:36:00Z">
              <w:rPr/>
            </w:rPrChange>
          </w:rPr>
          <w:t>To quantify the time-course of mindful awareness, the precise timing and order of all reports of mindful aware- ness (i.e. labels and button presses) are analyzed to divide sequences in the 20-min meditation (see Figure 2c).</w:t>
        </w:r>
      </w:ins>
    </w:p>
    <w:p w14:paraId="70E56BB0" w14:textId="4A613363" w:rsidR="006A4A9B" w:rsidRPr="00611DF4" w:rsidRDefault="00611DF4" w:rsidP="000828C2">
      <w:pPr>
        <w:ind w:firstLine="720"/>
        <w:rPr>
          <w:ins w:id="1786" w:author="0mer dar" w:date="2020-03-02T17:38:00Z"/>
          <w:rFonts w:ascii="David" w:hAnsi="David" w:cs="David"/>
          <w:sz w:val="24"/>
          <w:szCs w:val="24"/>
          <w:rPrChange w:id="1787" w:author="0mer dar" w:date="2020-03-08T21:36:00Z">
            <w:rPr>
              <w:ins w:id="1788" w:author="0mer dar" w:date="2020-03-02T17:38:00Z"/>
              <w:rFonts w:ascii="David" w:hAnsi="David" w:cs="David"/>
              <w:b/>
              <w:bCs/>
              <w:color w:val="000000" w:themeColor="text1"/>
              <w:sz w:val="24"/>
              <w:szCs w:val="24"/>
            </w:rPr>
          </w:rPrChange>
        </w:rPr>
        <w:pPrChange w:id="1789" w:author="0mer dar" w:date="2020-03-16T20:36:00Z">
          <w:pPr>
            <w:pStyle w:val="Heading2"/>
            <w:ind w:firstLine="720"/>
          </w:pPr>
        </w:pPrChange>
      </w:pPr>
      <w:ins w:id="1790" w:author="0mer dar" w:date="2020-03-08T21:35:00Z">
        <w:r w:rsidRPr="00611DF4">
          <w:rPr>
            <w:rFonts w:ascii="David" w:hAnsi="David" w:cs="David"/>
            <w:sz w:val="24"/>
            <w:szCs w:val="24"/>
            <w:rPrChange w:id="1791" w:author="0mer dar" w:date="2020-03-08T21:36:00Z">
              <w:rPr/>
            </w:rPrChange>
          </w:rPr>
          <w:t xml:space="preserve">The </w:t>
        </w:r>
      </w:ins>
      <w:ins w:id="1792" w:author="0mer dar" w:date="2020-03-16T20:37:00Z">
        <w:r w:rsidR="000828C2">
          <w:rPr>
            <w:rFonts w:ascii="David" w:hAnsi="David" w:cs="David"/>
            <w:sz w:val="24"/>
            <w:szCs w:val="24"/>
          </w:rPr>
          <w:t>MAT</w:t>
        </w:r>
      </w:ins>
      <w:ins w:id="1793" w:author="0mer dar" w:date="2020-03-08T21:35:00Z">
        <w:r w:rsidRPr="00611DF4">
          <w:rPr>
            <w:rFonts w:ascii="David" w:hAnsi="David" w:cs="David"/>
            <w:sz w:val="24"/>
            <w:szCs w:val="24"/>
            <w:rPrChange w:id="1794" w:author="0mer dar" w:date="2020-03-08T21:36:00Z">
              <w:rPr/>
            </w:rPrChange>
          </w:rPr>
          <w:t xml:space="preserve"> sustained mindful awareness and latency to re-engagement in mindful awareness scores display good internal consistency (split-half reliabilities mean </w:t>
        </w:r>
        <w:proofErr w:type="spellStart"/>
        <w:r w:rsidRPr="00611DF4">
          <w:rPr>
            <w:rFonts w:ascii="David" w:hAnsi="David" w:cs="David"/>
            <w:sz w:val="24"/>
            <w:szCs w:val="24"/>
            <w:rPrChange w:id="1795" w:author="0mer dar" w:date="2020-03-08T21:36:00Z">
              <w:rPr/>
            </w:rPrChange>
          </w:rPr>
          <w:t>rSpearman</w:t>
        </w:r>
        <w:proofErr w:type="spellEnd"/>
        <w:r w:rsidRPr="00611DF4">
          <w:rPr>
            <w:rFonts w:ascii="David" w:hAnsi="David" w:cs="David"/>
            <w:sz w:val="24"/>
            <w:szCs w:val="24"/>
            <w:rPrChange w:id="1796" w:author="0mer dar" w:date="2020-03-08T21:36:00Z">
              <w:rPr/>
            </w:rPrChange>
          </w:rPr>
          <w:t xml:space="preserve">-Brown corrected = 0.83), construct validity (e.g. associations with retrospective ES measuring sustained mindful awareness and latency to re- engagement in mindful awareness, and a visual sustained attention task score), known-groups validity (i.e. distinguishing mindfulness meditators from non-meditators), and incremental validity (i.e. predicting key criterion variables beyond self-report measures of mindfulness; Y </w:t>
        </w:r>
        <w:proofErr w:type="spellStart"/>
        <w:r w:rsidRPr="00611DF4">
          <w:rPr>
            <w:rFonts w:ascii="David" w:hAnsi="David" w:cs="David"/>
            <w:sz w:val="24"/>
            <w:szCs w:val="24"/>
            <w:rPrChange w:id="1797" w:author="0mer dar" w:date="2020-03-08T21:36:00Z">
              <w:rPr/>
            </w:rPrChange>
          </w:rPr>
          <w:t>Hadash</w:t>
        </w:r>
        <w:proofErr w:type="spellEnd"/>
        <w:r w:rsidRPr="00611DF4">
          <w:rPr>
            <w:rFonts w:ascii="David" w:hAnsi="David" w:cs="David"/>
            <w:sz w:val="24"/>
            <w:szCs w:val="24"/>
            <w:rPrChange w:id="1798" w:author="0mer dar" w:date="2020-03-08T21:36:00Z">
              <w:rPr/>
            </w:rPrChange>
          </w:rPr>
          <w:t xml:space="preserve"> et al., presentation in International Symposium for Contemplative Research, Phoenix AZ, November 2018).</w:t>
        </w:r>
      </w:ins>
    </w:p>
    <w:p w14:paraId="61E0691F" w14:textId="7F09F737" w:rsidR="00A700C3" w:rsidRDefault="00FB1490" w:rsidP="00FB1490">
      <w:pPr>
        <w:pStyle w:val="Heading2"/>
        <w:rPr>
          <w:ins w:id="1799" w:author="0mer dar" w:date="2020-03-16T20:16:00Z"/>
          <w:rFonts w:ascii="David" w:hAnsi="David" w:cs="David"/>
          <w:b/>
          <w:bCs/>
          <w:color w:val="000000" w:themeColor="text1"/>
          <w:sz w:val="24"/>
          <w:szCs w:val="24"/>
        </w:rPr>
        <w:pPrChange w:id="1800" w:author="0mer dar" w:date="2020-03-18T11:43:00Z">
          <w:pPr>
            <w:pStyle w:val="Heading2"/>
            <w:ind w:firstLine="720"/>
          </w:pPr>
        </w:pPrChange>
      </w:pPr>
      <w:commentRangeStart w:id="1801"/>
      <w:ins w:id="1802" w:author="0mer dar" w:date="2020-03-18T11:43:00Z">
        <w:r w:rsidRPr="006A4A9B">
          <w:rPr>
            <w:rFonts w:ascii="David" w:hAnsi="David" w:cs="David"/>
            <w:b/>
            <w:bCs/>
            <w:color w:val="000000" w:themeColor="text1"/>
            <w:sz w:val="24"/>
            <w:szCs w:val="24"/>
          </w:rPr>
          <w:t>Simulated</w:t>
        </w:r>
        <w:commentRangeEnd w:id="1801"/>
        <w:r w:rsidRPr="00D37A68">
          <w:rPr>
            <w:rStyle w:val="CommentReference"/>
            <w:rFonts w:ascii="David" w:eastAsiaTheme="minorHAnsi" w:hAnsi="David" w:cs="David"/>
            <w:color w:val="auto"/>
          </w:rPr>
          <w:commentReference w:id="1801"/>
        </w:r>
        <w:r w:rsidRPr="006A4A9B">
          <w:rPr>
            <w:rFonts w:ascii="David" w:hAnsi="David" w:cs="David"/>
            <w:b/>
            <w:bCs/>
            <w:color w:val="000000" w:themeColor="text1"/>
            <w:sz w:val="24"/>
            <w:szCs w:val="24"/>
          </w:rPr>
          <w:t xml:space="preserve"> Thought Paradigm: </w:t>
        </w:r>
      </w:ins>
      <w:commentRangeStart w:id="1803"/>
      <w:ins w:id="1804" w:author="0mer dar" w:date="2020-03-16T20:16:00Z">
        <w:r w:rsidR="00A700C3" w:rsidRPr="00D37A68">
          <w:rPr>
            <w:rFonts w:ascii="David" w:hAnsi="David" w:cs="David"/>
            <w:b/>
            <w:bCs/>
            <w:color w:val="000000" w:themeColor="text1"/>
            <w:sz w:val="24"/>
            <w:szCs w:val="24"/>
          </w:rPr>
          <w:t>Body map</w:t>
        </w:r>
        <w:r w:rsidR="00A700C3" w:rsidRPr="006A4A9B">
          <w:rPr>
            <w:rFonts w:ascii="David" w:hAnsi="David" w:cs="David"/>
            <w:b/>
            <w:bCs/>
            <w:color w:val="000000" w:themeColor="text1"/>
            <w:sz w:val="24"/>
            <w:szCs w:val="24"/>
          </w:rPr>
          <w:t xml:space="preserve"> </w:t>
        </w:r>
        <w:commentRangeEnd w:id="1803"/>
        <w:r w:rsidR="00A700C3" w:rsidRPr="00D37A68">
          <w:rPr>
            <w:rStyle w:val="CommentReference"/>
            <w:rFonts w:ascii="David" w:eastAsiaTheme="minorHAnsi" w:hAnsi="David" w:cs="David"/>
            <w:color w:val="auto"/>
          </w:rPr>
          <w:commentReference w:id="1803"/>
        </w:r>
        <w:r w:rsidR="00A700C3" w:rsidRPr="006A4A9B">
          <w:rPr>
            <w:rFonts w:ascii="David" w:hAnsi="David" w:cs="David"/>
            <w:b/>
            <w:bCs/>
            <w:color w:val="000000" w:themeColor="text1"/>
            <w:sz w:val="24"/>
            <w:szCs w:val="24"/>
          </w:rPr>
          <w:t xml:space="preserve">task </w:t>
        </w:r>
      </w:ins>
    </w:p>
    <w:p w14:paraId="792DAAC4" w14:textId="5574FE42" w:rsidR="00A700C3" w:rsidRDefault="00A700C3" w:rsidP="00A700C3">
      <w:pPr>
        <w:ind w:firstLine="720"/>
        <w:rPr>
          <w:ins w:id="1805" w:author="0mer dar" w:date="2020-03-16T23:36:00Z"/>
          <w:rFonts w:ascii="David" w:hAnsi="David" w:cs="David"/>
          <w:color w:val="000000" w:themeColor="text1"/>
          <w:sz w:val="24"/>
          <w:szCs w:val="24"/>
        </w:rPr>
      </w:pPr>
      <w:ins w:id="1806" w:author="0mer dar" w:date="2020-03-16T20:16:00Z">
        <w:r w:rsidRPr="0072760D">
          <w:rPr>
            <w:rFonts w:ascii="David" w:hAnsi="David" w:cs="David"/>
            <w:color w:val="000000" w:themeColor="text1"/>
            <w:sz w:val="24"/>
            <w:szCs w:val="24"/>
          </w:rPr>
          <w:t xml:space="preserve">By integrating </w:t>
        </w:r>
        <w:r>
          <w:rPr>
            <w:rFonts w:ascii="David" w:hAnsi="David" w:cs="David"/>
            <w:color w:val="000000" w:themeColor="text1"/>
            <w:sz w:val="24"/>
            <w:szCs w:val="24"/>
          </w:rPr>
          <w:t xml:space="preserve">the </w:t>
        </w:r>
        <w:r w:rsidRPr="0072760D">
          <w:rPr>
            <w:rFonts w:ascii="David" w:hAnsi="David" w:cs="David"/>
            <w:color w:val="000000" w:themeColor="text1"/>
            <w:sz w:val="24"/>
            <w:szCs w:val="24"/>
          </w:rPr>
          <w:t xml:space="preserve">STP </w:t>
        </w:r>
      </w:ins>
      <w:ins w:id="1807" w:author="0mer dar" w:date="2020-03-16T20:50:00Z">
        <w:r w:rsidR="004421BB">
          <w:rPr>
            <w:rFonts w:ascii="David" w:hAnsi="David" w:cs="David"/>
            <w:color w:val="000000" w:themeColor="text1"/>
            <w:sz w:val="24"/>
            <w:szCs w:val="24"/>
          </w:rPr>
          <w:t>into a</w:t>
        </w:r>
      </w:ins>
      <w:ins w:id="1808" w:author="0mer dar" w:date="2020-03-16T20:51:00Z">
        <w:r w:rsidR="004421BB">
          <w:rPr>
            <w:rFonts w:ascii="David" w:hAnsi="David" w:cs="David"/>
            <w:color w:val="000000" w:themeColor="text1"/>
            <w:sz w:val="24"/>
            <w:szCs w:val="24"/>
          </w:rPr>
          <w:t xml:space="preserve"> </w:t>
        </w:r>
      </w:ins>
      <w:ins w:id="1809" w:author="0mer dar" w:date="2020-03-16T20:16:00Z">
        <w:r>
          <w:rPr>
            <w:rFonts w:ascii="David" w:hAnsi="David" w:cs="David"/>
            <w:color w:val="000000" w:themeColor="text1"/>
            <w:sz w:val="24"/>
            <w:szCs w:val="24"/>
          </w:rPr>
          <w:t>new Body Map task</w:t>
        </w:r>
      </w:ins>
      <w:ins w:id="1810" w:author="0mer dar" w:date="2020-03-16T20:51:00Z">
        <w:r w:rsidR="0010769E">
          <w:rPr>
            <w:rFonts w:ascii="David" w:hAnsi="David" w:cs="David"/>
            <w:color w:val="000000" w:themeColor="text1"/>
            <w:sz w:val="24"/>
            <w:szCs w:val="24"/>
          </w:rPr>
          <w:t xml:space="preserve">, </w:t>
        </w:r>
      </w:ins>
      <w:ins w:id="1811" w:author="0mer dar" w:date="2020-03-16T20:16:00Z">
        <w:r>
          <w:rPr>
            <w:rFonts w:ascii="David" w:hAnsi="David" w:cs="David"/>
            <w:color w:val="000000" w:themeColor="text1"/>
            <w:sz w:val="24"/>
            <w:szCs w:val="24"/>
          </w:rPr>
          <w:t xml:space="preserve">we aim to </w:t>
        </w:r>
        <w:r w:rsidRPr="0072760D">
          <w:rPr>
            <w:rFonts w:ascii="David" w:hAnsi="David" w:cs="David"/>
            <w:color w:val="000000" w:themeColor="text1"/>
            <w:sz w:val="24"/>
            <w:szCs w:val="24"/>
          </w:rPr>
          <w:t xml:space="preserve">measure </w:t>
        </w:r>
        <w:r w:rsidRPr="00FB1490">
          <w:rPr>
            <w:rFonts w:ascii="David" w:hAnsi="David" w:cs="David"/>
            <w:color w:val="000000" w:themeColor="text1"/>
            <w:sz w:val="24"/>
            <w:szCs w:val="24"/>
            <w:highlight w:val="yellow"/>
            <w:rPrChange w:id="1812" w:author="0mer dar" w:date="2020-03-18T11:44:00Z">
              <w:rPr>
                <w:rFonts w:ascii="David" w:hAnsi="David" w:cs="David"/>
                <w:color w:val="000000" w:themeColor="text1"/>
                <w:sz w:val="24"/>
                <w:szCs w:val="24"/>
              </w:rPr>
            </w:rPrChange>
          </w:rPr>
          <w:t>sensibility</w:t>
        </w:r>
        <w:r>
          <w:rPr>
            <w:rFonts w:ascii="David" w:hAnsi="David" w:cs="David"/>
            <w:color w:val="000000" w:themeColor="text1"/>
            <w:sz w:val="24"/>
            <w:szCs w:val="24"/>
          </w:rPr>
          <w:t xml:space="preserve"> </w:t>
        </w:r>
      </w:ins>
      <w:ins w:id="1813" w:author="0mer dar" w:date="2020-03-18T11:44:00Z">
        <w:r w:rsidR="00FB1490">
          <w:rPr>
            <w:rFonts w:ascii="David" w:hAnsi="David" w:cs="David"/>
            <w:color w:val="000000" w:themeColor="text1"/>
            <w:sz w:val="24"/>
            <w:szCs w:val="24"/>
          </w:rPr>
          <w:t>to</w:t>
        </w:r>
      </w:ins>
      <w:ins w:id="1814" w:author="0mer dar" w:date="2020-03-16T20:16:00Z">
        <w:r>
          <w:rPr>
            <w:rFonts w:ascii="David" w:hAnsi="David" w:cs="David"/>
            <w:color w:val="000000" w:themeColor="text1"/>
            <w:sz w:val="24"/>
            <w:szCs w:val="24"/>
          </w:rPr>
          <w:t xml:space="preserve"> the location, intensity and hedonic tone of bodily sensations, </w:t>
        </w:r>
      </w:ins>
      <w:ins w:id="1815" w:author="0mer dar" w:date="2020-03-17T11:08:00Z">
        <w:r w:rsidR="005A2F3C">
          <w:rPr>
            <w:rFonts w:ascii="David" w:hAnsi="David" w:cs="David"/>
            <w:color w:val="000000" w:themeColor="text1"/>
            <w:sz w:val="24"/>
            <w:szCs w:val="24"/>
          </w:rPr>
          <w:t xml:space="preserve">as well as </w:t>
        </w:r>
        <w:r w:rsidR="005A2F3C" w:rsidRPr="0072760D">
          <w:rPr>
            <w:rFonts w:ascii="David" w:hAnsi="David" w:cs="David"/>
            <w:color w:val="000000" w:themeColor="text1"/>
            <w:sz w:val="24"/>
            <w:szCs w:val="24"/>
          </w:rPr>
          <w:t>subjective emotional reactivity</w:t>
        </w:r>
        <w:r w:rsidR="0073564D">
          <w:rPr>
            <w:rFonts w:ascii="David" w:hAnsi="David" w:cs="David"/>
            <w:color w:val="000000" w:themeColor="text1"/>
            <w:sz w:val="24"/>
            <w:szCs w:val="24"/>
          </w:rPr>
          <w:t xml:space="preserve">, </w:t>
        </w:r>
      </w:ins>
      <w:ins w:id="1816" w:author="0mer dar" w:date="2020-03-16T20:16:00Z">
        <w:r>
          <w:rPr>
            <w:rFonts w:ascii="David" w:hAnsi="David" w:cs="David"/>
            <w:color w:val="000000" w:themeColor="text1"/>
            <w:sz w:val="24"/>
            <w:szCs w:val="24"/>
          </w:rPr>
          <w:t xml:space="preserve">in response to negative versus neutral self-referential </w:t>
        </w:r>
        <w:commentRangeStart w:id="1817"/>
        <w:r>
          <w:rPr>
            <w:rFonts w:ascii="David" w:hAnsi="David" w:cs="David"/>
            <w:color w:val="000000" w:themeColor="text1"/>
            <w:sz w:val="24"/>
            <w:szCs w:val="24"/>
          </w:rPr>
          <w:t>thoughts</w:t>
        </w:r>
      </w:ins>
      <w:commentRangeEnd w:id="1817"/>
      <w:ins w:id="1818" w:author="0mer dar" w:date="2020-03-16T20:50:00Z">
        <w:r w:rsidR="00D43FB0">
          <w:rPr>
            <w:rStyle w:val="CommentReference"/>
            <w:rtl/>
          </w:rPr>
          <w:commentReference w:id="1817"/>
        </w:r>
      </w:ins>
      <w:ins w:id="1819" w:author="0mer dar" w:date="2020-03-16T20:16:00Z">
        <w:r>
          <w:rPr>
            <w:rFonts w:ascii="David" w:hAnsi="David" w:cs="David"/>
            <w:color w:val="000000" w:themeColor="text1"/>
            <w:sz w:val="24"/>
            <w:szCs w:val="24"/>
          </w:rPr>
          <w:t xml:space="preserve">. </w:t>
        </w:r>
      </w:ins>
    </w:p>
    <w:p w14:paraId="505E58C2" w14:textId="789DAEEC" w:rsidR="00A709E7" w:rsidRDefault="00A709E7" w:rsidP="00A700C3">
      <w:pPr>
        <w:ind w:firstLine="720"/>
        <w:rPr>
          <w:ins w:id="1820" w:author="0mer dar" w:date="2020-03-16T23:36:00Z"/>
          <w:rFonts w:ascii="David" w:hAnsi="David" w:cs="David"/>
          <w:color w:val="000000" w:themeColor="text1"/>
          <w:sz w:val="24"/>
          <w:szCs w:val="24"/>
        </w:rPr>
      </w:pPr>
    </w:p>
    <w:p w14:paraId="544C8A32" w14:textId="175E80C0" w:rsidR="00A709E7" w:rsidRDefault="00A709E7" w:rsidP="00A700C3">
      <w:pPr>
        <w:ind w:firstLine="720"/>
        <w:rPr>
          <w:ins w:id="1821" w:author="0mer dar" w:date="2020-03-16T23:36:00Z"/>
          <w:rFonts w:ascii="David" w:hAnsi="David" w:cs="David"/>
          <w:color w:val="000000" w:themeColor="text1"/>
          <w:sz w:val="24"/>
          <w:szCs w:val="24"/>
        </w:rPr>
      </w:pPr>
    </w:p>
    <w:p w14:paraId="1F7DFE66" w14:textId="4633DA3F" w:rsidR="00A709E7" w:rsidRDefault="00A709E7" w:rsidP="00A700C3">
      <w:pPr>
        <w:ind w:firstLine="720"/>
        <w:rPr>
          <w:ins w:id="1822" w:author="0mer dar" w:date="2020-03-16T23:35:00Z"/>
          <w:rFonts w:ascii="David" w:hAnsi="David" w:cs="David"/>
          <w:color w:val="000000" w:themeColor="text1"/>
          <w:sz w:val="24"/>
          <w:szCs w:val="24"/>
        </w:rPr>
      </w:pPr>
      <w:ins w:id="1823" w:author="0mer dar" w:date="2020-03-16T23:36:00Z">
        <w:r w:rsidRPr="00A709E7">
          <w:rPr>
            <w:rFonts w:ascii="David" w:hAnsi="David" w:cs="David"/>
            <w:color w:val="000000" w:themeColor="text1"/>
            <w:sz w:val="24"/>
            <w:szCs w:val="24"/>
          </w:rPr>
          <w:lastRenderedPageBreak/>
          <w:drawing>
            <wp:inline distT="0" distB="0" distL="0" distR="0" wp14:anchorId="4E488F4F" wp14:editId="381AA9F7">
              <wp:extent cx="5144494" cy="20851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9414" cy="2091234"/>
                      </a:xfrm>
                      <a:prstGeom prst="rect">
                        <a:avLst/>
                      </a:prstGeom>
                    </pic:spPr>
                  </pic:pic>
                </a:graphicData>
              </a:graphic>
            </wp:inline>
          </w:drawing>
        </w:r>
      </w:ins>
    </w:p>
    <w:p w14:paraId="3AE64A38" w14:textId="6B8CBEEF" w:rsidR="00A709E7" w:rsidRDefault="00A709E7" w:rsidP="00A700C3">
      <w:pPr>
        <w:ind w:firstLine="720"/>
        <w:rPr>
          <w:ins w:id="1824" w:author="0mer dar" w:date="2020-03-16T22:26:00Z"/>
          <w:rFonts w:ascii="David" w:hAnsi="David" w:cs="David"/>
          <w:color w:val="000000" w:themeColor="text1"/>
          <w:sz w:val="24"/>
          <w:szCs w:val="24"/>
        </w:rPr>
      </w:pPr>
      <w:ins w:id="1825" w:author="0mer dar" w:date="2020-03-16T23:35:00Z">
        <w:r w:rsidRPr="00D43FB0">
          <w:rPr>
            <w:rFonts w:ascii="David" w:hAnsi="David" w:cs="David"/>
            <w:color w:val="000000" w:themeColor="text1"/>
            <w:sz w:val="24"/>
            <w:szCs w:val="24"/>
            <w:highlight w:val="yellow"/>
          </w:rPr>
          <w:drawing>
            <wp:inline distT="0" distB="0" distL="0" distR="0" wp14:anchorId="1185C6C5" wp14:editId="39BBE4FF">
              <wp:extent cx="3029447" cy="2176714"/>
              <wp:effectExtent l="0" t="0" r="0" b="0"/>
              <wp:docPr id="11" name="Picture 3">
                <a:extLst xmlns:a="http://schemas.openxmlformats.org/drawingml/2006/main">
                  <a:ext uri="{FF2B5EF4-FFF2-40B4-BE49-F238E27FC236}">
                    <a16:creationId xmlns:a16="http://schemas.microsoft.com/office/drawing/2014/main" id="{156BCCD1-C57E-4A0F-BAB0-29FDE018AC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6BCCD1-C57E-4A0F-BAB0-29FDE018AC56}"/>
                          </a:ext>
                        </a:extLst>
                      </pic:cNvPr>
                      <pic:cNvPicPr>
                        <a:picLocks noChangeAspect="1"/>
                      </pic:cNvPicPr>
                    </pic:nvPicPr>
                    <pic:blipFill>
                      <a:blip r:embed="rId25"/>
                      <a:stretch>
                        <a:fillRect/>
                      </a:stretch>
                    </pic:blipFill>
                    <pic:spPr>
                      <a:xfrm>
                        <a:off x="0" y="0"/>
                        <a:ext cx="3041301" cy="2185231"/>
                      </a:xfrm>
                      <a:prstGeom prst="rect">
                        <a:avLst/>
                      </a:prstGeom>
                    </pic:spPr>
                  </pic:pic>
                </a:graphicData>
              </a:graphic>
            </wp:inline>
          </w:drawing>
        </w:r>
      </w:ins>
    </w:p>
    <w:p w14:paraId="57B992C1" w14:textId="58107602" w:rsidR="00617E5F" w:rsidRDefault="00A709E7" w:rsidP="003A54B4">
      <w:pPr>
        <w:ind w:firstLine="720"/>
        <w:rPr>
          <w:ins w:id="1826" w:author="0mer dar" w:date="2020-03-17T11:21:00Z"/>
          <w:rFonts w:ascii="David" w:hAnsi="David" w:cs="David"/>
          <w:color w:val="000000" w:themeColor="text1"/>
          <w:sz w:val="24"/>
          <w:szCs w:val="24"/>
        </w:rPr>
        <w:pPrChange w:id="1827" w:author="0mer dar" w:date="2020-03-18T11:55:00Z">
          <w:pPr>
            <w:ind w:firstLine="720"/>
          </w:pPr>
        </w:pPrChange>
      </w:pPr>
      <w:ins w:id="1828" w:author="0mer dar" w:date="2020-03-16T23:37:00Z">
        <w:r w:rsidRPr="0072760D">
          <w:rPr>
            <w:rFonts w:ascii="David" w:hAnsi="David" w:cs="David"/>
            <w:color w:val="000000" w:themeColor="text1"/>
            <w:sz w:val="24"/>
            <w:szCs w:val="24"/>
          </w:rPr>
          <w:t>The task consist</w:t>
        </w:r>
        <w:r>
          <w:rPr>
            <w:rFonts w:ascii="David" w:hAnsi="David" w:cs="David"/>
            <w:color w:val="000000" w:themeColor="text1"/>
            <w:sz w:val="24"/>
            <w:szCs w:val="24"/>
          </w:rPr>
          <w:t xml:space="preserve">s </w:t>
        </w:r>
        <w:r w:rsidRPr="0072760D">
          <w:rPr>
            <w:rFonts w:ascii="David" w:hAnsi="David" w:cs="David"/>
            <w:color w:val="000000" w:themeColor="text1"/>
            <w:sz w:val="24"/>
            <w:szCs w:val="24"/>
          </w:rPr>
          <w:t xml:space="preserve">of </w:t>
        </w:r>
      </w:ins>
      <w:ins w:id="1829" w:author="0mer dar" w:date="2020-03-17T11:03:00Z">
        <w:r w:rsidR="005A2F3C">
          <w:rPr>
            <w:rFonts w:ascii="David" w:hAnsi="David" w:cs="David"/>
            <w:color w:val="000000" w:themeColor="text1"/>
            <w:sz w:val="24"/>
            <w:szCs w:val="24"/>
          </w:rPr>
          <w:t>two repeated</w:t>
        </w:r>
      </w:ins>
      <w:ins w:id="1830" w:author="0mer dar" w:date="2020-03-16T23:37:00Z">
        <w:r w:rsidRPr="0072760D">
          <w:rPr>
            <w:rFonts w:ascii="David" w:hAnsi="David" w:cs="David"/>
            <w:color w:val="000000" w:themeColor="text1"/>
            <w:sz w:val="24"/>
            <w:szCs w:val="24"/>
          </w:rPr>
          <w:t xml:space="preserve"> </w:t>
        </w:r>
      </w:ins>
      <w:ins w:id="1831" w:author="0mer dar" w:date="2020-03-17T11:03:00Z">
        <w:r w:rsidR="005A2F3C">
          <w:rPr>
            <w:rFonts w:ascii="David" w:hAnsi="David" w:cs="David"/>
            <w:color w:val="000000" w:themeColor="text1"/>
            <w:sz w:val="24"/>
            <w:szCs w:val="24"/>
          </w:rPr>
          <w:t>measurements</w:t>
        </w:r>
      </w:ins>
      <w:ins w:id="1832" w:author="0mer dar" w:date="2020-03-17T11:23:00Z">
        <w:r w:rsidR="00617E5F">
          <w:rPr>
            <w:rFonts w:ascii="David" w:hAnsi="David" w:cs="David"/>
            <w:color w:val="000000" w:themeColor="text1"/>
            <w:sz w:val="24"/>
            <w:szCs w:val="24"/>
          </w:rPr>
          <w:t xml:space="preserve">: </w:t>
        </w:r>
        <w:r w:rsidR="00617E5F" w:rsidRPr="0072760D">
          <w:rPr>
            <w:rFonts w:ascii="David" w:hAnsi="David" w:cs="David"/>
            <w:color w:val="000000" w:themeColor="text1"/>
            <w:sz w:val="24"/>
            <w:szCs w:val="24"/>
            <w:lang w:val="en-GB"/>
          </w:rPr>
          <w:t xml:space="preserve">(1) following neutral </w:t>
        </w:r>
        <w:r w:rsidR="00617E5F" w:rsidRPr="0072760D">
          <w:rPr>
            <w:rFonts w:ascii="David" w:hAnsi="David" w:cs="David"/>
            <w:color w:val="000000" w:themeColor="text1"/>
            <w:sz w:val="24"/>
            <w:szCs w:val="24"/>
          </w:rPr>
          <w:t>self-referential</w:t>
        </w:r>
      </w:ins>
      <w:ins w:id="1833" w:author="0mer dar" w:date="2020-03-17T11:24:00Z">
        <w:r w:rsidR="00617E5F">
          <w:rPr>
            <w:rFonts w:ascii="David" w:hAnsi="David" w:cs="David"/>
            <w:color w:val="000000" w:themeColor="text1"/>
            <w:sz w:val="24"/>
            <w:szCs w:val="24"/>
          </w:rPr>
          <w:t xml:space="preserve"> simulated</w:t>
        </w:r>
      </w:ins>
      <w:ins w:id="1834" w:author="0mer dar" w:date="2020-03-17T11:23:00Z">
        <w:r w:rsidR="00617E5F" w:rsidRPr="0072760D">
          <w:rPr>
            <w:rFonts w:ascii="David" w:hAnsi="David" w:cs="David"/>
            <w:color w:val="000000" w:themeColor="text1"/>
            <w:sz w:val="24"/>
            <w:szCs w:val="24"/>
          </w:rPr>
          <w:t xml:space="preserve"> thoughts </w:t>
        </w:r>
        <w:r w:rsidR="00617E5F">
          <w:rPr>
            <w:rFonts w:ascii="David" w:hAnsi="David" w:cs="David"/>
            <w:color w:val="000000" w:themeColor="text1"/>
            <w:sz w:val="24"/>
            <w:szCs w:val="24"/>
          </w:rPr>
          <w:t>(</w:t>
        </w:r>
        <w:r w:rsidR="00617E5F" w:rsidRPr="00FB1490">
          <w:rPr>
            <w:rFonts w:ascii="David" w:hAnsi="David" w:cs="David"/>
            <w:color w:val="000000" w:themeColor="text1"/>
            <w:sz w:val="24"/>
            <w:szCs w:val="24"/>
            <w:highlight w:val="yellow"/>
            <w:rPrChange w:id="1835" w:author="0mer dar" w:date="2020-03-18T11:44:00Z">
              <w:rPr>
                <w:rFonts w:ascii="David" w:hAnsi="David" w:cs="David"/>
                <w:color w:val="000000" w:themeColor="text1"/>
                <w:sz w:val="24"/>
                <w:szCs w:val="24"/>
              </w:rPr>
            </w:rPrChange>
          </w:rPr>
          <w:t>20</w:t>
        </w:r>
        <w:r w:rsidR="00617E5F" w:rsidRPr="0072760D">
          <w:rPr>
            <w:rFonts w:ascii="David" w:hAnsi="David" w:cs="David"/>
            <w:color w:val="000000" w:themeColor="text1"/>
            <w:sz w:val="24"/>
            <w:szCs w:val="24"/>
          </w:rPr>
          <w:t xml:space="preserve"> neutral </w:t>
        </w:r>
        <w:r w:rsidR="00617E5F">
          <w:rPr>
            <w:rFonts w:ascii="David" w:hAnsi="David" w:cs="David"/>
            <w:color w:val="000000" w:themeColor="text1"/>
            <w:sz w:val="24"/>
            <w:szCs w:val="24"/>
          </w:rPr>
          <w:t>simulated thoughts),</w:t>
        </w:r>
        <w:r w:rsidR="00617E5F" w:rsidRPr="0072760D">
          <w:rPr>
            <w:rFonts w:ascii="David" w:hAnsi="David" w:cs="David"/>
            <w:color w:val="000000" w:themeColor="text1"/>
            <w:sz w:val="24"/>
            <w:szCs w:val="24"/>
            <w:lang w:val="en-GB"/>
          </w:rPr>
          <w:t xml:space="preserve"> (</w:t>
        </w:r>
        <w:r w:rsidR="00617E5F">
          <w:rPr>
            <w:rFonts w:ascii="David" w:hAnsi="David" w:cs="David"/>
            <w:color w:val="000000" w:themeColor="text1"/>
            <w:sz w:val="24"/>
            <w:szCs w:val="24"/>
            <w:lang w:val="en-GB"/>
          </w:rPr>
          <w:t>2</w:t>
        </w:r>
        <w:r w:rsidR="00617E5F" w:rsidRPr="0072760D">
          <w:rPr>
            <w:rFonts w:ascii="David" w:hAnsi="David" w:cs="David"/>
            <w:color w:val="000000" w:themeColor="text1"/>
            <w:sz w:val="24"/>
            <w:szCs w:val="24"/>
            <w:lang w:val="en-GB"/>
          </w:rPr>
          <w:t xml:space="preserve">) following negative </w:t>
        </w:r>
        <w:r w:rsidR="00617E5F" w:rsidRPr="0072760D">
          <w:rPr>
            <w:rFonts w:ascii="David" w:hAnsi="David" w:cs="David"/>
            <w:color w:val="000000" w:themeColor="text1"/>
            <w:sz w:val="24"/>
            <w:szCs w:val="24"/>
          </w:rPr>
          <w:t xml:space="preserve">self-referential </w:t>
        </w:r>
      </w:ins>
      <w:ins w:id="1836" w:author="0mer dar" w:date="2020-03-17T11:24:00Z">
        <w:r w:rsidR="00617E5F">
          <w:rPr>
            <w:rFonts w:ascii="David" w:hAnsi="David" w:cs="David"/>
            <w:color w:val="000000" w:themeColor="text1"/>
            <w:sz w:val="24"/>
            <w:szCs w:val="24"/>
          </w:rPr>
          <w:t xml:space="preserve">simulated </w:t>
        </w:r>
      </w:ins>
      <w:ins w:id="1837" w:author="0mer dar" w:date="2020-03-17T11:23:00Z">
        <w:r w:rsidR="00617E5F" w:rsidRPr="0072760D">
          <w:rPr>
            <w:rFonts w:ascii="David" w:hAnsi="David" w:cs="David"/>
            <w:color w:val="000000" w:themeColor="text1"/>
            <w:sz w:val="24"/>
            <w:szCs w:val="24"/>
          </w:rPr>
          <w:t xml:space="preserve">thoughts </w:t>
        </w:r>
        <w:r w:rsidR="00617E5F">
          <w:rPr>
            <w:rFonts w:ascii="David" w:hAnsi="David" w:cs="David"/>
            <w:color w:val="000000" w:themeColor="text1"/>
            <w:sz w:val="24"/>
            <w:szCs w:val="24"/>
          </w:rPr>
          <w:t>(</w:t>
        </w:r>
        <w:r w:rsidR="00617E5F" w:rsidRPr="00FB1490">
          <w:rPr>
            <w:rFonts w:ascii="David" w:hAnsi="David" w:cs="David"/>
            <w:color w:val="000000" w:themeColor="text1"/>
            <w:sz w:val="24"/>
            <w:szCs w:val="24"/>
            <w:highlight w:val="yellow"/>
            <w:rPrChange w:id="1838" w:author="0mer dar" w:date="2020-03-18T11:44:00Z">
              <w:rPr>
                <w:rFonts w:ascii="David" w:hAnsi="David" w:cs="David"/>
                <w:color w:val="000000" w:themeColor="text1"/>
                <w:sz w:val="24"/>
                <w:szCs w:val="24"/>
              </w:rPr>
            </w:rPrChange>
          </w:rPr>
          <w:t>20</w:t>
        </w:r>
        <w:r w:rsidR="00617E5F" w:rsidRPr="0072760D">
          <w:rPr>
            <w:rFonts w:ascii="David" w:hAnsi="David" w:cs="David"/>
            <w:color w:val="000000" w:themeColor="text1"/>
            <w:sz w:val="24"/>
            <w:szCs w:val="24"/>
          </w:rPr>
          <w:t xml:space="preserve"> negative </w:t>
        </w:r>
        <w:r w:rsidR="00617E5F">
          <w:rPr>
            <w:rFonts w:ascii="David" w:hAnsi="David" w:cs="David"/>
            <w:color w:val="000000" w:themeColor="text1"/>
            <w:sz w:val="24"/>
            <w:szCs w:val="24"/>
          </w:rPr>
          <w:t>simulated thoughts)</w:t>
        </w:r>
        <w:r w:rsidR="00617E5F" w:rsidRPr="0072760D">
          <w:rPr>
            <w:rFonts w:ascii="David" w:hAnsi="David" w:cs="David"/>
            <w:color w:val="000000" w:themeColor="text1"/>
            <w:sz w:val="24"/>
            <w:szCs w:val="24"/>
          </w:rPr>
          <w:t xml:space="preserve">. </w:t>
        </w:r>
      </w:ins>
      <w:ins w:id="1839" w:author="0mer dar" w:date="2020-03-17T11:10:00Z">
        <w:r w:rsidR="0087004B" w:rsidRPr="0087004B">
          <w:rPr>
            <w:rFonts w:ascii="David" w:hAnsi="David" w:cs="David"/>
            <w:color w:val="000000" w:themeColor="text1"/>
            <w:sz w:val="24"/>
            <w:szCs w:val="24"/>
            <w:highlight w:val="yellow"/>
            <w:rPrChange w:id="1840" w:author="0mer dar" w:date="2020-03-17T11:10:00Z">
              <w:rPr>
                <w:rFonts w:ascii="David" w:hAnsi="David" w:cs="David"/>
                <w:color w:val="000000" w:themeColor="text1"/>
                <w:sz w:val="24"/>
                <w:szCs w:val="24"/>
              </w:rPr>
            </w:rPrChange>
          </w:rPr>
          <w:t>Participants will be instructed to listen to the simulated thought stimuli “as if they were thoughts passing through your mind”.</w:t>
        </w:r>
        <w:r w:rsidR="0087004B">
          <w:rPr>
            <w:rFonts w:ascii="David" w:hAnsi="David" w:cs="David"/>
            <w:color w:val="000000" w:themeColor="text1"/>
            <w:sz w:val="24"/>
            <w:szCs w:val="24"/>
          </w:rPr>
          <w:t xml:space="preserve"> Each </w:t>
        </w:r>
      </w:ins>
      <w:ins w:id="1841" w:author="0mer dar" w:date="2020-03-17T11:15:00Z">
        <w:r w:rsidR="0087004B">
          <w:rPr>
            <w:rFonts w:ascii="David" w:hAnsi="David" w:cs="David"/>
            <w:color w:val="000000" w:themeColor="text1"/>
            <w:sz w:val="24"/>
            <w:szCs w:val="24"/>
          </w:rPr>
          <w:t xml:space="preserve">of the two </w:t>
        </w:r>
      </w:ins>
      <w:ins w:id="1842" w:author="0mer dar" w:date="2020-03-17T11:10:00Z">
        <w:r w:rsidR="0087004B">
          <w:rPr>
            <w:rFonts w:ascii="David" w:hAnsi="David" w:cs="David"/>
            <w:color w:val="000000" w:themeColor="text1"/>
            <w:sz w:val="24"/>
            <w:szCs w:val="24"/>
          </w:rPr>
          <w:t>measurement</w:t>
        </w:r>
      </w:ins>
      <w:ins w:id="1843" w:author="0mer dar" w:date="2020-03-17T11:15:00Z">
        <w:r w:rsidR="0087004B">
          <w:rPr>
            <w:rFonts w:ascii="David" w:hAnsi="David" w:cs="David"/>
            <w:color w:val="000000" w:themeColor="text1"/>
            <w:sz w:val="24"/>
            <w:szCs w:val="24"/>
          </w:rPr>
          <w:t>s (i.e. neutral</w:t>
        </w:r>
      </w:ins>
      <w:ins w:id="1844" w:author="0mer dar" w:date="2020-03-18T11:45:00Z">
        <w:r w:rsidR="00FB1490">
          <w:rPr>
            <w:rFonts w:ascii="David" w:hAnsi="David" w:cs="David"/>
            <w:color w:val="000000" w:themeColor="text1"/>
            <w:sz w:val="24"/>
            <w:szCs w:val="24"/>
          </w:rPr>
          <w:t xml:space="preserve"> and</w:t>
        </w:r>
      </w:ins>
      <w:ins w:id="1845" w:author="0mer dar" w:date="2020-03-17T11:15:00Z">
        <w:r w:rsidR="0087004B">
          <w:rPr>
            <w:rFonts w:ascii="David" w:hAnsi="David" w:cs="David"/>
            <w:color w:val="000000" w:themeColor="text1"/>
            <w:sz w:val="24"/>
            <w:szCs w:val="24"/>
          </w:rPr>
          <w:t xml:space="preserve"> negative measurement)</w:t>
        </w:r>
      </w:ins>
      <w:ins w:id="1846" w:author="0mer dar" w:date="2020-03-17T11:07:00Z">
        <w:r w:rsidR="005A2F3C">
          <w:rPr>
            <w:rFonts w:ascii="David" w:hAnsi="David" w:cs="David"/>
            <w:color w:val="000000" w:themeColor="text1"/>
            <w:sz w:val="24"/>
            <w:szCs w:val="24"/>
          </w:rPr>
          <w:t xml:space="preserve"> </w:t>
        </w:r>
      </w:ins>
      <w:ins w:id="1847" w:author="0mer dar" w:date="2020-03-17T11:10:00Z">
        <w:r w:rsidR="0087004B">
          <w:rPr>
            <w:rFonts w:ascii="David" w:hAnsi="David" w:cs="David"/>
            <w:color w:val="000000" w:themeColor="text1"/>
            <w:sz w:val="24"/>
            <w:szCs w:val="24"/>
          </w:rPr>
          <w:t>entails three stages</w:t>
        </w:r>
      </w:ins>
      <w:ins w:id="1848" w:author="0mer dar" w:date="2020-03-18T11:45:00Z">
        <w:r w:rsidR="00FB1490">
          <w:rPr>
            <w:rFonts w:ascii="David" w:hAnsi="David" w:cs="David"/>
            <w:color w:val="000000" w:themeColor="text1"/>
            <w:sz w:val="24"/>
            <w:szCs w:val="24"/>
          </w:rPr>
          <w:t>.</w:t>
        </w:r>
      </w:ins>
      <w:ins w:id="1849" w:author="0mer dar" w:date="2020-03-17T11:10:00Z">
        <w:r w:rsidR="0087004B">
          <w:rPr>
            <w:rFonts w:ascii="David" w:hAnsi="David" w:cs="David"/>
            <w:color w:val="000000" w:themeColor="text1"/>
            <w:sz w:val="24"/>
            <w:szCs w:val="24"/>
          </w:rPr>
          <w:t xml:space="preserve"> </w:t>
        </w:r>
      </w:ins>
      <w:del w:id="1850" w:author="0mer dar" w:date="2020-03-18T11:48:00Z">
        <w:r w:rsidR="0087004B" w:rsidDel="00FB1490">
          <w:rPr>
            <w:rFonts w:ascii="David" w:hAnsi="David" w:cs="David"/>
            <w:color w:val="000000" w:themeColor="text1"/>
            <w:sz w:val="24"/>
            <w:szCs w:val="24"/>
            <w:highlight w:val="yellow"/>
          </w:rPr>
          <w:delText xml:space="preserve">as a measure of emotional reactivity to the </w:delText>
        </w:r>
        <w:r w:rsidR="00FB1490" w:rsidDel="00FB1490">
          <w:rPr>
            <w:rFonts w:ascii="David" w:hAnsi="David" w:cs="David"/>
            <w:color w:val="000000" w:themeColor="text1"/>
            <w:sz w:val="24"/>
            <w:szCs w:val="24"/>
            <w:highlight w:val="yellow"/>
          </w:rPr>
          <w:delText>simulated thoughts</w:delText>
        </w:r>
      </w:del>
      <w:ins w:id="1851" w:author="0mer dar" w:date="2020-03-17T11:28:00Z">
        <w:r w:rsidR="00617E5F">
          <w:rPr>
            <w:rFonts w:ascii="David" w:hAnsi="David" w:cs="David"/>
            <w:color w:val="000000" w:themeColor="text1"/>
            <w:sz w:val="24"/>
            <w:szCs w:val="24"/>
          </w:rPr>
          <w:t>E</w:t>
        </w:r>
        <w:r w:rsidR="00617E5F" w:rsidRPr="0072760D">
          <w:rPr>
            <w:rFonts w:ascii="David" w:hAnsi="David" w:cs="David"/>
            <w:color w:val="000000" w:themeColor="text1"/>
            <w:sz w:val="24"/>
            <w:szCs w:val="24"/>
          </w:rPr>
          <w:t>ach measurement</w:t>
        </w:r>
        <w:r w:rsidR="00617E5F">
          <w:rPr>
            <w:rFonts w:ascii="David" w:hAnsi="David" w:cs="David"/>
            <w:color w:val="000000" w:themeColor="text1"/>
            <w:sz w:val="24"/>
            <w:szCs w:val="24"/>
          </w:rPr>
          <w:t xml:space="preserve"> has</w:t>
        </w:r>
        <w:r w:rsidR="00617E5F" w:rsidRPr="0072760D">
          <w:rPr>
            <w:rFonts w:ascii="David" w:hAnsi="David" w:cs="David"/>
            <w:color w:val="000000" w:themeColor="text1"/>
            <w:sz w:val="24"/>
            <w:szCs w:val="24"/>
          </w:rPr>
          <w:t xml:space="preserve"> three </w:t>
        </w:r>
        <w:r w:rsidR="00617E5F">
          <w:rPr>
            <w:rFonts w:ascii="David" w:hAnsi="David" w:cs="David"/>
            <w:color w:val="000000" w:themeColor="text1"/>
            <w:sz w:val="24"/>
            <w:szCs w:val="24"/>
          </w:rPr>
          <w:t xml:space="preserve">stages. First, </w:t>
        </w:r>
        <w:r w:rsidR="00617E5F" w:rsidRPr="0072760D">
          <w:rPr>
            <w:rFonts w:ascii="David" w:hAnsi="David" w:cs="David"/>
            <w:color w:val="000000" w:themeColor="text1"/>
            <w:sz w:val="24"/>
            <w:szCs w:val="24"/>
          </w:rPr>
          <w:t xml:space="preserve">participants will report </w:t>
        </w:r>
        <w:r w:rsidR="00617E5F">
          <w:rPr>
            <w:rFonts w:ascii="David" w:hAnsi="David" w:cs="David"/>
            <w:color w:val="000000" w:themeColor="text1"/>
            <w:sz w:val="24"/>
            <w:szCs w:val="24"/>
          </w:rPr>
          <w:t xml:space="preserve">on </w:t>
        </w:r>
        <w:r w:rsidR="00617E5F" w:rsidRPr="0072760D">
          <w:rPr>
            <w:rFonts w:ascii="David" w:hAnsi="David" w:cs="David"/>
            <w:color w:val="000000" w:themeColor="text1"/>
            <w:sz w:val="24"/>
            <w:szCs w:val="24"/>
          </w:rPr>
          <w:t xml:space="preserve">their subjective positive and negative affect </w:t>
        </w:r>
        <w:r w:rsidR="00617E5F">
          <w:rPr>
            <w:rFonts w:ascii="David" w:hAnsi="David" w:cs="David"/>
            <w:color w:val="000000" w:themeColor="text1"/>
            <w:sz w:val="24"/>
            <w:szCs w:val="24"/>
          </w:rPr>
          <w:t xml:space="preserve">by questionnaire </w:t>
        </w:r>
        <w:r w:rsidR="00617E5F" w:rsidRPr="0072760D">
          <w:rPr>
            <w:rFonts w:ascii="David" w:hAnsi="David" w:cs="David"/>
            <w:color w:val="000000" w:themeColor="text1"/>
            <w:sz w:val="24"/>
            <w:szCs w:val="24"/>
          </w:rPr>
          <w:t xml:space="preserve">(Subjective Emotional State; </w:t>
        </w:r>
        <w:r w:rsidR="00617E5F" w:rsidRPr="0072760D">
          <w:rPr>
            <w:rFonts w:ascii="David" w:hAnsi="David" w:cs="David"/>
            <w:color w:val="000000" w:themeColor="text1"/>
            <w:sz w:val="24"/>
            <w:szCs w:val="24"/>
            <w:highlight w:val="cyan"/>
          </w:rPr>
          <w:t>see Questionnaires below</w:t>
        </w:r>
        <w:r w:rsidR="00617E5F" w:rsidRPr="0072760D">
          <w:rPr>
            <w:rFonts w:ascii="David" w:hAnsi="David" w:cs="David"/>
            <w:color w:val="000000" w:themeColor="text1"/>
            <w:sz w:val="24"/>
            <w:szCs w:val="24"/>
          </w:rPr>
          <w:t>)</w:t>
        </w:r>
      </w:ins>
      <w:ins w:id="1852" w:author="0mer dar" w:date="2020-03-18T11:50:00Z">
        <w:r w:rsidR="00FB1490">
          <w:rPr>
            <w:rFonts w:ascii="David" w:hAnsi="David" w:cs="David"/>
            <w:color w:val="000000" w:themeColor="text1"/>
            <w:sz w:val="24"/>
            <w:szCs w:val="24"/>
          </w:rPr>
          <w:t>, as a measure of emotional reactivity to the simulated thoughts</w:t>
        </w:r>
      </w:ins>
      <w:ins w:id="1853" w:author="0mer dar" w:date="2020-03-17T11:28:00Z">
        <w:r w:rsidR="00617E5F">
          <w:rPr>
            <w:rFonts w:ascii="David" w:hAnsi="David" w:cs="David"/>
            <w:color w:val="000000" w:themeColor="text1"/>
            <w:sz w:val="24"/>
            <w:szCs w:val="24"/>
          </w:rPr>
          <w:t>. Second, participant will report on the</w:t>
        </w:r>
        <w:r w:rsidR="00617E5F" w:rsidRPr="0072760D">
          <w:rPr>
            <w:rFonts w:ascii="David" w:hAnsi="David" w:cs="David"/>
            <w:color w:val="000000" w:themeColor="text1"/>
            <w:sz w:val="24"/>
            <w:szCs w:val="24"/>
          </w:rPr>
          <w:t xml:space="preserve"> locations and intensities of </w:t>
        </w:r>
        <w:r w:rsidR="00617E5F">
          <w:rPr>
            <w:rFonts w:ascii="David" w:hAnsi="David" w:cs="David"/>
            <w:color w:val="000000" w:themeColor="text1"/>
            <w:sz w:val="24"/>
            <w:szCs w:val="24"/>
          </w:rPr>
          <w:t xml:space="preserve">their </w:t>
        </w:r>
        <w:r w:rsidR="00617E5F" w:rsidRPr="0072760D">
          <w:rPr>
            <w:rFonts w:ascii="David" w:hAnsi="David" w:cs="David"/>
            <w:color w:val="000000" w:themeColor="text1"/>
            <w:sz w:val="24"/>
            <w:szCs w:val="24"/>
          </w:rPr>
          <w:t>bodily sensations, without classifications the sensations into verbal categories. In this stage, t</w:t>
        </w:r>
        <w:r w:rsidR="00617E5F" w:rsidRPr="0072760D">
          <w:rPr>
            <w:rFonts w:ascii="David" w:hAnsi="David" w:cs="David"/>
            <w:sz w:val="24"/>
            <w:szCs w:val="24"/>
            <w:lang w:bidi="ar-SA"/>
          </w:rPr>
          <w:t xml:space="preserve">he participants will be asked to </w:t>
        </w:r>
        <w:r w:rsidR="00617E5F">
          <w:rPr>
            <w:rFonts w:ascii="David" w:hAnsi="David" w:cs="David"/>
            <w:sz w:val="24"/>
            <w:szCs w:val="24"/>
            <w:lang w:bidi="ar-SA"/>
          </w:rPr>
          <w:t>mark</w:t>
        </w:r>
        <w:r w:rsidR="00617E5F" w:rsidRPr="0072760D">
          <w:rPr>
            <w:rFonts w:ascii="David" w:hAnsi="David" w:cs="David"/>
            <w:sz w:val="24"/>
            <w:szCs w:val="24"/>
            <w:lang w:bidi="ar-SA"/>
          </w:rPr>
          <w:t xml:space="preserve"> </w:t>
        </w:r>
        <w:r w:rsidR="00617E5F" w:rsidRPr="0072760D">
          <w:rPr>
            <w:rFonts w:ascii="David" w:hAnsi="David" w:cs="David"/>
            <w:sz w:val="24"/>
            <w:szCs w:val="24"/>
            <w:lang w:bidi="ar-SA"/>
          </w:rPr>
          <w:t>the bodily</w:t>
        </w:r>
        <w:r w:rsidR="00617E5F">
          <w:rPr>
            <w:rFonts w:ascii="David" w:hAnsi="David" w:cs="David"/>
            <w:sz w:val="24"/>
            <w:szCs w:val="24"/>
            <w:lang w:bidi="ar-SA"/>
          </w:rPr>
          <w:t xml:space="preserve"> sensation </w:t>
        </w:r>
        <w:r w:rsidR="00617E5F" w:rsidRPr="0072760D">
          <w:rPr>
            <w:rFonts w:ascii="David" w:hAnsi="David" w:cs="David"/>
            <w:sz w:val="24"/>
            <w:szCs w:val="24"/>
            <w:lang w:bidi="ar-SA"/>
          </w:rPr>
          <w:t>they feel in the present moment</w:t>
        </w:r>
        <w:r w:rsidR="00617E5F">
          <w:rPr>
            <w:rFonts w:ascii="David" w:hAnsi="David" w:cs="David"/>
            <w:sz w:val="24"/>
            <w:szCs w:val="24"/>
            <w:lang w:bidi="ar-SA"/>
          </w:rPr>
          <w:t xml:space="preserve"> using </w:t>
        </w:r>
        <w:r w:rsidR="00617E5F" w:rsidRPr="0072760D">
          <w:rPr>
            <w:rFonts w:ascii="David" w:hAnsi="David" w:cs="David"/>
            <w:sz w:val="24"/>
            <w:szCs w:val="24"/>
            <w:lang w:bidi="ar-SA"/>
          </w:rPr>
          <w:t>mouse</w:t>
        </w:r>
        <w:r w:rsidR="00617E5F">
          <w:rPr>
            <w:rFonts w:ascii="David" w:hAnsi="David" w:cs="David"/>
            <w:sz w:val="24"/>
            <w:szCs w:val="24"/>
            <w:lang w:bidi="ar-SA"/>
          </w:rPr>
          <w:t>-clicks</w:t>
        </w:r>
        <w:r w:rsidR="00617E5F" w:rsidRPr="0072760D">
          <w:rPr>
            <w:rFonts w:ascii="David" w:hAnsi="David" w:cs="David"/>
            <w:sz w:val="24"/>
            <w:szCs w:val="24"/>
            <w:lang w:bidi="ar-SA"/>
          </w:rPr>
          <w:t xml:space="preserve"> </w:t>
        </w:r>
        <w:r w:rsidR="00617E5F">
          <w:rPr>
            <w:rFonts w:ascii="David" w:hAnsi="David" w:cs="David"/>
            <w:sz w:val="24"/>
            <w:szCs w:val="24"/>
            <w:lang w:bidi="ar-SA"/>
          </w:rPr>
          <w:t xml:space="preserve">on </w:t>
        </w:r>
        <w:r w:rsidR="00617E5F" w:rsidRPr="0072760D">
          <w:rPr>
            <w:rFonts w:ascii="David" w:hAnsi="David" w:cs="David"/>
            <w:sz w:val="24"/>
            <w:szCs w:val="24"/>
            <w:lang w:bidi="ar-SA"/>
          </w:rPr>
          <w:t xml:space="preserve">2D front and back silhouettes of a human body. The </w:t>
        </w:r>
        <w:r w:rsidR="00617E5F" w:rsidRPr="0072760D">
          <w:rPr>
            <w:rFonts w:ascii="David" w:hAnsi="David" w:cs="David"/>
            <w:sz w:val="24"/>
            <w:szCs w:val="24"/>
            <w:lang w:bidi="ar-SA"/>
          </w:rPr>
          <w:lastRenderedPageBreak/>
          <w:t xml:space="preserve">painting will be dynamic, enable to report </w:t>
        </w:r>
        <w:r w:rsidR="00617E5F">
          <w:rPr>
            <w:rFonts w:ascii="David" w:hAnsi="David" w:cs="David"/>
            <w:sz w:val="24"/>
            <w:szCs w:val="24"/>
            <w:lang w:bidi="ar-SA"/>
          </w:rPr>
          <w:t>on</w:t>
        </w:r>
        <w:r w:rsidR="00617E5F" w:rsidRPr="0072760D">
          <w:rPr>
            <w:rFonts w:ascii="David" w:hAnsi="David" w:cs="David"/>
            <w:sz w:val="24"/>
            <w:szCs w:val="24"/>
            <w:lang w:bidi="ar-SA"/>
          </w:rPr>
          <w:t xml:space="preserve"> </w:t>
        </w:r>
        <w:r w:rsidR="00617E5F" w:rsidRPr="0072760D">
          <w:rPr>
            <w:rFonts w:ascii="David" w:hAnsi="David" w:cs="David"/>
            <w:sz w:val="24"/>
            <w:szCs w:val="24"/>
            <w:lang w:bidi="ar-SA"/>
          </w:rPr>
          <w:t xml:space="preserve">the intensity of </w:t>
        </w:r>
      </w:ins>
      <w:ins w:id="1854" w:author="0mer dar" w:date="2020-03-18T11:51:00Z">
        <w:r w:rsidR="005F32DF">
          <w:rPr>
            <w:rFonts w:ascii="David" w:hAnsi="David" w:cs="David"/>
            <w:sz w:val="24"/>
            <w:szCs w:val="24"/>
            <w:lang w:bidi="ar-SA"/>
          </w:rPr>
          <w:t xml:space="preserve">each </w:t>
        </w:r>
      </w:ins>
      <w:ins w:id="1855" w:author="0mer dar" w:date="2020-03-17T11:28:00Z">
        <w:r w:rsidR="00617E5F" w:rsidRPr="0072760D">
          <w:rPr>
            <w:rFonts w:ascii="David" w:hAnsi="David" w:cs="David"/>
            <w:sz w:val="24"/>
            <w:szCs w:val="24"/>
            <w:lang w:bidi="ar-SA"/>
          </w:rPr>
          <w:t xml:space="preserve">sensation </w:t>
        </w:r>
        <w:r w:rsidR="00617E5F">
          <w:rPr>
            <w:rFonts w:ascii="David" w:hAnsi="David" w:cs="David"/>
            <w:sz w:val="24"/>
            <w:szCs w:val="24"/>
            <w:lang w:bidi="ar-SA"/>
          </w:rPr>
          <w:t>by repeated clicks</w:t>
        </w:r>
        <w:r w:rsidR="00617E5F" w:rsidRPr="0072760D">
          <w:rPr>
            <w:rFonts w:ascii="David" w:hAnsi="David" w:cs="David"/>
            <w:sz w:val="24"/>
            <w:szCs w:val="24"/>
            <w:lang w:bidi="ar-SA"/>
          </w:rPr>
          <w:t xml:space="preserve"> on a </w:t>
        </w:r>
        <w:r w:rsidR="00617E5F">
          <w:rPr>
            <w:rFonts w:ascii="David" w:hAnsi="David" w:cs="David"/>
            <w:sz w:val="24"/>
            <w:szCs w:val="24"/>
            <w:lang w:bidi="ar-SA"/>
          </w:rPr>
          <w:t>specific location</w:t>
        </w:r>
        <w:r w:rsidR="00617E5F" w:rsidRPr="0072760D">
          <w:rPr>
            <w:rFonts w:ascii="David" w:hAnsi="David" w:cs="David"/>
            <w:sz w:val="24"/>
            <w:szCs w:val="24"/>
            <w:lang w:bidi="ar-SA"/>
          </w:rPr>
          <w:t xml:space="preserve">, which will increase the opacity of the </w:t>
        </w:r>
        <w:r w:rsidR="00617E5F">
          <w:rPr>
            <w:rFonts w:ascii="David" w:hAnsi="David" w:cs="David"/>
            <w:sz w:val="24"/>
            <w:szCs w:val="24"/>
            <w:lang w:bidi="ar-SA"/>
          </w:rPr>
          <w:t xml:space="preserve">circle which represent a </w:t>
        </w:r>
        <w:r w:rsidR="00617E5F" w:rsidRPr="00F95074">
          <w:rPr>
            <w:rFonts w:ascii="David" w:hAnsi="David" w:cs="David"/>
            <w:sz w:val="24"/>
            <w:szCs w:val="24"/>
            <w:highlight w:val="yellow"/>
            <w:lang w:bidi="ar-SA"/>
          </w:rPr>
          <w:t>discrete/unique</w:t>
        </w:r>
        <w:r w:rsidR="00617E5F">
          <w:rPr>
            <w:rFonts w:ascii="David" w:hAnsi="David" w:cs="David"/>
            <w:sz w:val="24"/>
            <w:szCs w:val="24"/>
            <w:lang w:bidi="ar-SA"/>
          </w:rPr>
          <w:t xml:space="preserve"> sensation</w:t>
        </w:r>
        <w:r w:rsidR="00617E5F" w:rsidRPr="0072760D">
          <w:rPr>
            <w:rFonts w:ascii="David" w:hAnsi="David" w:cs="David"/>
            <w:sz w:val="24"/>
            <w:szCs w:val="24"/>
            <w:lang w:bidi="ar-SA"/>
          </w:rPr>
          <w:t xml:space="preserve">. </w:t>
        </w:r>
        <w:r w:rsidR="00617E5F">
          <w:rPr>
            <w:rFonts w:ascii="David" w:hAnsi="David" w:cs="David"/>
            <w:sz w:val="24"/>
            <w:szCs w:val="24"/>
            <w:lang w:bidi="ar-SA"/>
          </w:rPr>
          <w:t xml:space="preserve">Third, participant will report on the </w:t>
        </w:r>
        <w:r w:rsidR="00617E5F">
          <w:rPr>
            <w:rFonts w:ascii="David" w:hAnsi="David" w:cs="David"/>
            <w:color w:val="000000" w:themeColor="text1"/>
            <w:sz w:val="24"/>
            <w:szCs w:val="24"/>
          </w:rPr>
          <w:t>hedonic tone</w:t>
        </w:r>
        <w:r w:rsidR="00617E5F" w:rsidRPr="0072760D">
          <w:rPr>
            <w:rFonts w:ascii="David" w:hAnsi="David" w:cs="David"/>
            <w:color w:val="000000" w:themeColor="text1"/>
            <w:sz w:val="24"/>
            <w:szCs w:val="24"/>
          </w:rPr>
          <w:t xml:space="preserve"> of bodily sensations (i.e., neutral, pleasant and unpleasant). </w:t>
        </w:r>
        <w:r w:rsidR="00617E5F" w:rsidRPr="0072760D">
          <w:rPr>
            <w:rFonts w:ascii="David" w:hAnsi="David" w:cs="David"/>
            <w:sz w:val="24"/>
            <w:szCs w:val="24"/>
            <w:lang w:bidi="ar-SA"/>
          </w:rPr>
          <w:t>I</w:t>
        </w:r>
        <w:r w:rsidR="00617E5F" w:rsidRPr="0072760D">
          <w:rPr>
            <w:rFonts w:ascii="David" w:hAnsi="David" w:cs="David"/>
            <w:color w:val="000000" w:themeColor="text1"/>
            <w:sz w:val="24"/>
            <w:szCs w:val="24"/>
          </w:rPr>
          <w:t xml:space="preserve">n this stage, participants will be asked to report about the </w:t>
        </w:r>
        <w:r w:rsidR="00617E5F">
          <w:rPr>
            <w:rFonts w:ascii="David" w:hAnsi="David" w:cs="David"/>
            <w:color w:val="000000" w:themeColor="text1"/>
            <w:sz w:val="24"/>
            <w:szCs w:val="24"/>
          </w:rPr>
          <w:t>hedonic tone of</w:t>
        </w:r>
        <w:r w:rsidR="00617E5F" w:rsidRPr="0072760D">
          <w:rPr>
            <w:rFonts w:ascii="David" w:hAnsi="David" w:cs="David"/>
            <w:color w:val="000000" w:themeColor="text1"/>
            <w:sz w:val="24"/>
            <w:szCs w:val="24"/>
          </w:rPr>
          <w:t xml:space="preserve"> each of the reported sensation, </w:t>
        </w:r>
        <w:r w:rsidR="00617E5F">
          <w:rPr>
            <w:rFonts w:ascii="David" w:hAnsi="David" w:cs="David"/>
            <w:color w:val="000000" w:themeColor="text1"/>
            <w:sz w:val="24"/>
            <w:szCs w:val="24"/>
          </w:rPr>
          <w:t>using mouse-</w:t>
        </w:r>
        <w:r w:rsidR="00617E5F">
          <w:rPr>
            <w:rFonts w:ascii="David" w:hAnsi="David" w:cs="David"/>
            <w:color w:val="000000" w:themeColor="text1"/>
            <w:sz w:val="24"/>
            <w:szCs w:val="24"/>
            <w:lang w:val="en-GB"/>
          </w:rPr>
          <w:t>clicks</w:t>
        </w:r>
        <w:r w:rsidR="00617E5F">
          <w:rPr>
            <w:rFonts w:ascii="David" w:hAnsi="David" w:cs="David"/>
            <w:color w:val="000000" w:themeColor="text1"/>
            <w:sz w:val="24"/>
            <w:szCs w:val="24"/>
          </w:rPr>
          <w:t xml:space="preserve"> which change the outline color of each sensation</w:t>
        </w:r>
        <w:r w:rsidR="00617E5F" w:rsidRPr="0072760D">
          <w:rPr>
            <w:rFonts w:ascii="David" w:hAnsi="David" w:cs="David"/>
            <w:color w:val="000000" w:themeColor="text1"/>
            <w:sz w:val="24"/>
            <w:szCs w:val="24"/>
          </w:rPr>
          <w:t xml:space="preserve"> (blue = pleasant, yellow = neutral, red = unpleasant). </w:t>
        </w:r>
        <w:r w:rsidR="00617E5F">
          <w:rPr>
            <w:rFonts w:ascii="David" w:hAnsi="David" w:cs="David"/>
            <w:sz w:val="24"/>
            <w:szCs w:val="24"/>
            <w:lang w:bidi="ar-SA"/>
          </w:rPr>
          <w:t xml:space="preserve">During this stage, the participant can add new sensations or increase the intensity of sensations, </w:t>
        </w:r>
        <w:proofErr w:type="gramStart"/>
        <w:r w:rsidR="00617E5F">
          <w:rPr>
            <w:rFonts w:ascii="David" w:hAnsi="David" w:cs="David"/>
            <w:sz w:val="24"/>
            <w:szCs w:val="24"/>
            <w:lang w:bidi="ar-SA"/>
          </w:rPr>
          <w:t>similar to</w:t>
        </w:r>
        <w:proofErr w:type="gramEnd"/>
        <w:r w:rsidR="00617E5F">
          <w:rPr>
            <w:rFonts w:ascii="David" w:hAnsi="David" w:cs="David"/>
            <w:sz w:val="24"/>
            <w:szCs w:val="24"/>
            <w:lang w:bidi="ar-SA"/>
          </w:rPr>
          <w:t xml:space="preserve"> step 2. </w:t>
        </w:r>
        <w:r w:rsidR="00617E5F" w:rsidRPr="0072760D">
          <w:rPr>
            <w:rFonts w:ascii="David" w:hAnsi="David" w:cs="David"/>
            <w:sz w:val="24"/>
            <w:szCs w:val="24"/>
            <w:highlight w:val="cyan"/>
            <w:lang w:bidi="ar-SA"/>
          </w:rPr>
          <w:t xml:space="preserve">The diameter of the painting tool will set to </w:t>
        </w:r>
        <w:commentRangeStart w:id="1856"/>
        <w:r w:rsidR="00617E5F" w:rsidRPr="0072760D">
          <w:rPr>
            <w:rFonts w:ascii="David" w:hAnsi="David" w:cs="David"/>
            <w:sz w:val="24"/>
            <w:szCs w:val="24"/>
            <w:highlight w:val="cyan"/>
            <w:lang w:bidi="ar-SA"/>
          </w:rPr>
          <w:t xml:space="preserve">12 pixels. Finished images will be stored in matrices where both the front and the back of the body will be represented by </w:t>
        </w:r>
        <w:r w:rsidR="00617E5F" w:rsidRPr="009840A1">
          <w:rPr>
            <w:rFonts w:ascii="David" w:hAnsi="David" w:cs="David"/>
            <w:sz w:val="24"/>
            <w:szCs w:val="24"/>
            <w:highlight w:val="yellow"/>
            <w:lang w:bidi="ar-SA"/>
            <w:rPrChange w:id="1857" w:author="0mer dar" w:date="2020-03-18T11:54:00Z">
              <w:rPr>
                <w:rFonts w:ascii="David" w:hAnsi="David" w:cs="David"/>
                <w:sz w:val="24"/>
                <w:szCs w:val="24"/>
                <w:highlight w:val="cyan"/>
                <w:lang w:bidi="ar-SA"/>
              </w:rPr>
            </w:rPrChange>
          </w:rPr>
          <w:t xml:space="preserve">50,364 </w:t>
        </w:r>
        <w:r w:rsidR="00617E5F" w:rsidRPr="0072760D">
          <w:rPr>
            <w:rFonts w:ascii="David" w:hAnsi="David" w:cs="David"/>
            <w:sz w:val="24"/>
            <w:szCs w:val="24"/>
            <w:highlight w:val="cyan"/>
            <w:lang w:bidi="ar-SA"/>
          </w:rPr>
          <w:t xml:space="preserve">pixels (maximum drawing height, </w:t>
        </w:r>
        <w:r w:rsidR="00617E5F" w:rsidRPr="009840A1">
          <w:rPr>
            <w:rFonts w:ascii="David" w:hAnsi="David" w:cs="David"/>
            <w:sz w:val="24"/>
            <w:szCs w:val="24"/>
            <w:highlight w:val="yellow"/>
            <w:lang w:bidi="ar-SA"/>
            <w:rPrChange w:id="1858" w:author="0mer dar" w:date="2020-03-18T11:54:00Z">
              <w:rPr>
                <w:rFonts w:ascii="David" w:hAnsi="David" w:cs="David"/>
                <w:sz w:val="24"/>
                <w:szCs w:val="24"/>
                <w:highlight w:val="cyan"/>
                <w:lang w:bidi="ar-SA"/>
              </w:rPr>
            </w:rPrChange>
          </w:rPr>
          <w:t xml:space="preserve">163 </w:t>
        </w:r>
        <w:r w:rsidR="00617E5F" w:rsidRPr="0072760D">
          <w:rPr>
            <w:rFonts w:ascii="David" w:hAnsi="David" w:cs="David"/>
            <w:sz w:val="24"/>
            <w:szCs w:val="24"/>
            <w:highlight w:val="cyan"/>
            <w:lang w:bidi="ar-SA"/>
          </w:rPr>
          <w:t xml:space="preserve">pixels; width, </w:t>
        </w:r>
        <w:r w:rsidR="00617E5F" w:rsidRPr="009840A1">
          <w:rPr>
            <w:rFonts w:ascii="David" w:hAnsi="David" w:cs="David"/>
            <w:sz w:val="24"/>
            <w:szCs w:val="24"/>
            <w:highlight w:val="yellow"/>
            <w:lang w:bidi="ar-SA"/>
            <w:rPrChange w:id="1859" w:author="0mer dar" w:date="2020-03-18T11:54:00Z">
              <w:rPr>
                <w:rFonts w:ascii="David" w:hAnsi="David" w:cs="David"/>
                <w:sz w:val="24"/>
                <w:szCs w:val="24"/>
                <w:highlight w:val="cyan"/>
                <w:lang w:bidi="ar-SA"/>
              </w:rPr>
            </w:rPrChange>
          </w:rPr>
          <w:t xml:space="preserve">502 </w:t>
        </w:r>
        <w:r w:rsidR="00617E5F" w:rsidRPr="0072760D">
          <w:rPr>
            <w:rFonts w:ascii="David" w:hAnsi="David" w:cs="David"/>
            <w:sz w:val="24"/>
            <w:szCs w:val="24"/>
            <w:highlight w:val="cyan"/>
            <w:lang w:bidi="ar-SA"/>
          </w:rPr>
          <w:t>pixels)</w:t>
        </w:r>
        <w:r w:rsidR="00617E5F">
          <w:rPr>
            <w:rFonts w:ascii="David" w:hAnsi="David" w:cs="David"/>
            <w:sz w:val="24"/>
            <w:szCs w:val="24"/>
            <w:highlight w:val="cyan"/>
            <w:lang w:bidi="ar-SA"/>
          </w:rPr>
          <w:t xml:space="preserve"> </w:t>
        </w:r>
        <w:r w:rsidR="00617E5F">
          <w:rPr>
            <w:rFonts w:ascii="David" w:hAnsi="David" w:cs="David"/>
            <w:sz w:val="24"/>
            <w:szCs w:val="24"/>
            <w:highlight w:val="cyan"/>
            <w:lang w:bidi="ar-SA"/>
          </w:rPr>
          <w:fldChar w:fldCharType="begin" w:fldLock="1"/>
        </w:r>
        <w:r w:rsidR="00617E5F">
          <w:rPr>
            <w:rFonts w:ascii="David" w:hAnsi="David" w:cs="David"/>
            <w:sz w:val="24"/>
            <w:szCs w:val="24"/>
            <w:highlight w:val="cyan"/>
            <w:lang w:bidi="ar-SA"/>
          </w:rPr>
          <w:instrText>ADDIN CSL_CITATION {"citationItems":[{"id":"ITEM-1","itemData":{"DOI":"10.1073/pnas.1321664111","ISSN":"0027-8424","abstract":"Emotions are often felt in the body, and somatosensory feedback has been proposed to trigger conscious emotional experiences. Here we reveal maps of bodily sensations associated with different emotions using a unique topographical self-report method. In five experiments, participants (n = 701) were shown two silhouettes of bodies alongside emotional words, stories, movies, or facial expressions. They were asked to color the bodily regions whose activity they felt increasing or decreasing while viewing each stimulus. Different emotions were consistently associated with statistically separable bodily sensation maps across experiments. These maps were concordant across West European and East Asian samples. Statistical classifiers distinguished emotion-specific activation maps accurately, confirming independence of topographies across emotions. We propose that emotions are represented in the somatosensory system as culturally universal categorical somatotopic maps. Perception of these emotion-triggered bodily changes may play a key role in generating consciously felt emotions.","author":[{"dropping-particle":"","family":"Nummenmaa","given":"L.","non-dropping-particle":"","parse-names":false,"suffix":""},{"dropping-particle":"","family":"Glerean","given":"E.","non-dropping-particle":"","parse-names":false,"suffix":""},{"dropping-particle":"","family":"Hari","given":"R.","non-dropping-particle":"","parse-names":false,"suffix":""},{"dropping-particle":"","family":"Hietanen","given":"J. K.","non-dropping-particle":"","parse-names":false,"suffix":""}],"container-title":"Proceedings of the National Academy of Sciences","id":"ITEM-1","issue":"2","issued":{"date-parts":[["2013"]]},"note":"</w:instrText>
        </w:r>
        <w:r w:rsidR="00617E5F">
          <w:rPr>
            <w:rFonts w:ascii="David" w:hAnsi="David" w:cs="David"/>
            <w:sz w:val="24"/>
            <w:szCs w:val="24"/>
            <w:highlight w:val="cyan"/>
            <w:rtl/>
          </w:rPr>
          <w:instrText>מיפוי של רגשות בגוף</w:instrText>
        </w:r>
        <w:r w:rsidR="00617E5F">
          <w:rPr>
            <w:rFonts w:ascii="David" w:hAnsi="David" w:cs="David"/>
            <w:sz w:val="24"/>
            <w:szCs w:val="24"/>
            <w:highlight w:val="cyan"/>
            <w:lang w:bidi="ar-SA"/>
          </w:rPr>
          <w:instrText xml:space="preserve"> \n</w:instrText>
        </w:r>
        <w:r w:rsidR="00617E5F">
          <w:rPr>
            <w:rFonts w:ascii="David" w:hAnsi="David" w:cs="David"/>
            <w:sz w:val="24"/>
            <w:szCs w:val="24"/>
            <w:highlight w:val="cyan"/>
            <w:rtl/>
          </w:rPr>
          <w:instrText>המאמר המצוטט של</w:instrText>
        </w:r>
        <w:r w:rsidR="00617E5F">
          <w:rPr>
            <w:rFonts w:ascii="David" w:hAnsi="David" w:cs="David"/>
            <w:sz w:val="24"/>
            <w:szCs w:val="24"/>
            <w:highlight w:val="cyan"/>
            <w:lang w:bidi="ar-SA"/>
          </w:rPr>
          <w:instrText xml:space="preserve"> Nummenmaa - </w:instrText>
        </w:r>
        <w:r w:rsidR="00617E5F">
          <w:rPr>
            <w:rFonts w:ascii="David" w:hAnsi="David" w:cs="David"/>
            <w:sz w:val="24"/>
            <w:szCs w:val="24"/>
            <w:highlight w:val="cyan"/>
            <w:rtl/>
          </w:rPr>
          <w:instrText>הפיני מהמאמר על 10 0הרגשות והמיקום של הם בגוף</w:instrText>
        </w:r>
        <w:r w:rsidR="00617E5F">
          <w:rPr>
            <w:rFonts w:ascii="David" w:hAnsi="David" w:cs="David"/>
            <w:sz w:val="24"/>
            <w:szCs w:val="24"/>
            <w:highlight w:val="cyan"/>
            <w:lang w:bidi="ar-SA"/>
          </w:rPr>
          <w:instrText>\n\n","page":"646-651","title":"Bodily maps of emotions","type":"article-journal","volume":"111"},"uris":["http://www.mendeley.com/documents/?uuid=fceab67f-766b-48ac-9310-4b6e522317ea"]}],"mendeley":{"formattedCitation":"(Nummenmaa, Glerean, Hari, &amp; Hietanen, 2013)","plainTextFormattedCitation":"(Nummenmaa, Glerean, Hari, &amp; Hietanen, 2013)"},"properties":{"noteIndex":0},"schema":"https://github.com/citation-style-language/schema/raw/master/csl-citation.json"}</w:instrText>
        </w:r>
        <w:r w:rsidR="00617E5F">
          <w:rPr>
            <w:rFonts w:ascii="David" w:hAnsi="David" w:cs="David"/>
            <w:sz w:val="24"/>
            <w:szCs w:val="24"/>
            <w:highlight w:val="cyan"/>
            <w:lang w:bidi="ar-SA"/>
          </w:rPr>
          <w:fldChar w:fldCharType="separate"/>
        </w:r>
        <w:r w:rsidR="00617E5F" w:rsidRPr="0051478B">
          <w:rPr>
            <w:rFonts w:ascii="David" w:hAnsi="David" w:cs="David"/>
            <w:noProof/>
            <w:sz w:val="24"/>
            <w:szCs w:val="24"/>
            <w:highlight w:val="cyan"/>
            <w:lang w:bidi="ar-SA"/>
          </w:rPr>
          <w:t>(Nummenmaa, Glerean, Hari, &amp; Hietanen, 2013)</w:t>
        </w:r>
        <w:r w:rsidR="00617E5F">
          <w:rPr>
            <w:rFonts w:ascii="David" w:hAnsi="David" w:cs="David"/>
            <w:sz w:val="24"/>
            <w:szCs w:val="24"/>
            <w:highlight w:val="cyan"/>
            <w:lang w:bidi="ar-SA"/>
          </w:rPr>
          <w:fldChar w:fldCharType="end"/>
        </w:r>
        <w:r w:rsidR="00617E5F" w:rsidRPr="0072760D">
          <w:rPr>
            <w:rFonts w:ascii="David" w:hAnsi="David" w:cs="David"/>
            <w:sz w:val="24"/>
            <w:szCs w:val="24"/>
            <w:highlight w:val="cyan"/>
            <w:lang w:bidi="ar-SA"/>
          </w:rPr>
          <w:t>.</w:t>
        </w:r>
        <w:r w:rsidR="00617E5F" w:rsidRPr="0072760D">
          <w:rPr>
            <w:rFonts w:ascii="David" w:hAnsi="David" w:cs="David"/>
            <w:sz w:val="24"/>
            <w:szCs w:val="24"/>
            <w:lang w:bidi="ar-SA"/>
          </w:rPr>
          <w:t xml:space="preserve"> </w:t>
        </w:r>
        <w:commentRangeEnd w:id="1856"/>
        <w:r w:rsidR="00617E5F" w:rsidRPr="0072760D">
          <w:rPr>
            <w:rStyle w:val="CommentReference"/>
            <w:rFonts w:ascii="David" w:eastAsiaTheme="majorEastAsia" w:hAnsi="David" w:cs="David"/>
            <w:color w:val="2F5496" w:themeColor="accent1" w:themeShade="BF"/>
            <w:sz w:val="24"/>
            <w:szCs w:val="24"/>
          </w:rPr>
          <w:commentReference w:id="1856"/>
        </w:r>
        <w:r w:rsidR="00617E5F" w:rsidRPr="0072760D">
          <w:rPr>
            <w:rFonts w:ascii="David" w:hAnsi="David" w:cs="David"/>
            <w:color w:val="000000" w:themeColor="text1"/>
            <w:sz w:val="24"/>
            <w:szCs w:val="24"/>
          </w:rPr>
          <w:t xml:space="preserve"> </w:t>
        </w:r>
      </w:ins>
    </w:p>
    <w:p w14:paraId="2216E20D" w14:textId="729E8D4A" w:rsidR="003A54B4" w:rsidRDefault="003A54B4" w:rsidP="003A54B4">
      <w:pPr>
        <w:rPr>
          <w:ins w:id="1860" w:author="0mer dar" w:date="2020-03-18T11:59:00Z"/>
          <w:rFonts w:ascii="David" w:hAnsi="David" w:cs="David"/>
          <w:color w:val="000000" w:themeColor="text1"/>
          <w:sz w:val="24"/>
          <w:szCs w:val="24"/>
        </w:rPr>
        <w:pPrChange w:id="1861" w:author="0mer dar" w:date="2020-03-18T11:59:00Z">
          <w:pPr>
            <w:ind w:firstLine="720"/>
          </w:pPr>
        </w:pPrChange>
      </w:pPr>
      <w:ins w:id="1862" w:author="0mer dar" w:date="2020-03-18T11:59:00Z">
        <w:r w:rsidRPr="00D37A68">
          <w:rPr>
            <w:rFonts w:ascii="David" w:hAnsi="David" w:cs="David"/>
            <w:color w:val="000000" w:themeColor="text1"/>
            <w:sz w:val="24"/>
            <w:szCs w:val="24"/>
          </w:rPr>
          <w:t xml:space="preserve">The data </w:t>
        </w:r>
        <w:r>
          <w:rPr>
            <w:rFonts w:ascii="David" w:hAnsi="David" w:cs="David"/>
            <w:color w:val="000000" w:themeColor="text1"/>
            <w:sz w:val="24"/>
            <w:szCs w:val="24"/>
          </w:rPr>
          <w:t xml:space="preserve">from all tasks </w:t>
        </w:r>
        <w:r w:rsidRPr="00D37A68">
          <w:rPr>
            <w:rFonts w:ascii="David" w:hAnsi="David" w:cs="David"/>
            <w:color w:val="000000" w:themeColor="text1"/>
            <w:sz w:val="24"/>
            <w:szCs w:val="24"/>
          </w:rPr>
          <w:t xml:space="preserve">will be </w:t>
        </w:r>
        <w:r>
          <w:rPr>
            <w:rFonts w:ascii="David" w:hAnsi="David" w:cs="David"/>
            <w:color w:val="000000" w:themeColor="text1"/>
            <w:sz w:val="24"/>
            <w:szCs w:val="24"/>
          </w:rPr>
          <w:t>coded b</w:t>
        </w:r>
      </w:ins>
      <w:ins w:id="1863" w:author="0mer dar" w:date="2020-03-18T12:00:00Z">
        <w:r>
          <w:rPr>
            <w:rFonts w:ascii="David" w:hAnsi="David" w:cs="David"/>
            <w:color w:val="000000" w:themeColor="text1"/>
            <w:sz w:val="24"/>
            <w:szCs w:val="24"/>
          </w:rPr>
          <w:t xml:space="preserve">y </w:t>
        </w:r>
        <w:r w:rsidRPr="00D37A68">
          <w:rPr>
            <w:rFonts w:ascii="David" w:hAnsi="David" w:cs="David"/>
            <w:color w:val="000000" w:themeColor="text1"/>
            <w:sz w:val="24"/>
            <w:szCs w:val="24"/>
          </w:rPr>
          <w:t>python 3.</w:t>
        </w:r>
        <w:r>
          <w:rPr>
            <w:rFonts w:ascii="David" w:hAnsi="David" w:cs="David"/>
            <w:color w:val="000000" w:themeColor="text1"/>
            <w:sz w:val="24"/>
            <w:szCs w:val="24"/>
          </w:rPr>
          <w:t xml:space="preserve">2 and the data will be </w:t>
        </w:r>
      </w:ins>
      <w:ins w:id="1864" w:author="0mer dar" w:date="2020-03-18T11:59:00Z">
        <w:r w:rsidRPr="00D37A68">
          <w:rPr>
            <w:rFonts w:ascii="David" w:hAnsi="David" w:cs="David"/>
            <w:color w:val="000000" w:themeColor="text1"/>
            <w:sz w:val="24"/>
            <w:szCs w:val="24"/>
          </w:rPr>
          <w:t>acquired</w:t>
        </w:r>
      </w:ins>
      <w:ins w:id="1865" w:author="0mer dar" w:date="2020-03-18T12:00:00Z">
        <w:r>
          <w:rPr>
            <w:rFonts w:ascii="David" w:hAnsi="David" w:cs="David"/>
            <w:color w:val="000000" w:themeColor="text1"/>
            <w:sz w:val="24"/>
            <w:szCs w:val="24"/>
          </w:rPr>
          <w:t xml:space="preserve"> </w:t>
        </w:r>
      </w:ins>
      <w:ins w:id="1866" w:author="0mer dar" w:date="2020-03-18T11:59:00Z">
        <w:r w:rsidRPr="00D37A68">
          <w:rPr>
            <w:rFonts w:ascii="David" w:hAnsi="David" w:cs="David"/>
            <w:color w:val="000000" w:themeColor="text1"/>
            <w:sz w:val="24"/>
            <w:szCs w:val="24"/>
          </w:rPr>
          <w:t>by laptops (Dell xxx).</w:t>
        </w:r>
      </w:ins>
    </w:p>
    <w:p w14:paraId="5FF93719" w14:textId="49842CB4" w:rsidR="00F65B46" w:rsidRPr="0013159B" w:rsidRDefault="00F65B46" w:rsidP="00520B56">
      <w:pPr>
        <w:pStyle w:val="Heading2"/>
        <w:rPr>
          <w:ins w:id="1867" w:author="0mer dar" w:date="2020-03-02T17:51:00Z"/>
          <w:rFonts w:ascii="David" w:hAnsi="David" w:cs="David"/>
          <w:b/>
          <w:bCs/>
          <w:rPrChange w:id="1868" w:author="0mer dar" w:date="2020-03-08T20:10:00Z">
            <w:rPr>
              <w:ins w:id="1869" w:author="0mer dar" w:date="2020-03-02T17:51:00Z"/>
              <w:b/>
              <w:bCs/>
            </w:rPr>
          </w:rPrChange>
        </w:rPr>
        <w:pPrChange w:id="1870" w:author="0mer dar" w:date="2020-03-18T12:06:00Z">
          <w:pPr>
            <w:pStyle w:val="Heading2"/>
            <w:ind w:firstLine="720"/>
          </w:pPr>
        </w:pPrChange>
      </w:pPr>
      <w:ins w:id="1871" w:author="0mer dar" w:date="2020-03-02T17:38:00Z">
        <w:r w:rsidRPr="0013159B">
          <w:rPr>
            <w:rFonts w:ascii="David" w:hAnsi="David" w:cs="David"/>
            <w:b/>
            <w:bCs/>
            <w:color w:val="000000" w:themeColor="text1"/>
            <w:sz w:val="24"/>
            <w:szCs w:val="24"/>
            <w:rPrChange w:id="1872" w:author="0mer dar" w:date="2020-03-08T20:10:00Z">
              <w:rPr/>
            </w:rPrChange>
          </w:rPr>
          <w:t xml:space="preserve">Self-report </w:t>
        </w:r>
      </w:ins>
      <w:commentRangeStart w:id="1873"/>
      <w:ins w:id="1874" w:author="0mer dar" w:date="2020-03-02T17:39:00Z">
        <w:r w:rsidRPr="0013159B">
          <w:rPr>
            <w:rFonts w:ascii="David" w:hAnsi="David" w:cs="David"/>
            <w:b/>
            <w:bCs/>
            <w:color w:val="000000" w:themeColor="text1"/>
            <w:sz w:val="24"/>
            <w:szCs w:val="24"/>
            <w:rPrChange w:id="1875" w:author="0mer dar" w:date="2020-03-08T20:10:00Z">
              <w:rPr/>
            </w:rPrChange>
          </w:rPr>
          <w:t>questionnaires</w:t>
        </w:r>
      </w:ins>
      <w:ins w:id="1876" w:author="0mer dar" w:date="2020-03-02T17:38:00Z">
        <w:r w:rsidRPr="0013159B">
          <w:rPr>
            <w:rFonts w:ascii="David" w:hAnsi="David" w:cs="David"/>
            <w:b/>
            <w:bCs/>
            <w:rPrChange w:id="1877" w:author="0mer dar" w:date="2020-03-08T20:10:00Z">
              <w:rPr/>
            </w:rPrChange>
          </w:rPr>
          <w:t xml:space="preserve"> </w:t>
        </w:r>
      </w:ins>
      <w:commentRangeEnd w:id="1873"/>
      <w:ins w:id="1878" w:author="0mer dar" w:date="2020-03-02T17:39:00Z">
        <w:r w:rsidRPr="0013159B">
          <w:rPr>
            <w:rStyle w:val="CommentReference"/>
            <w:rFonts w:ascii="David" w:eastAsiaTheme="minorHAnsi" w:hAnsi="David" w:cs="David"/>
            <w:color w:val="auto"/>
            <w:rPrChange w:id="1879" w:author="0mer dar" w:date="2020-03-08T20:10:00Z">
              <w:rPr>
                <w:rStyle w:val="CommentReference"/>
                <w:rFonts w:asciiTheme="minorHAnsi" w:eastAsiaTheme="minorHAnsi" w:hAnsiTheme="minorHAnsi" w:cstheme="minorBidi"/>
                <w:color w:val="auto"/>
              </w:rPr>
            </w:rPrChange>
          </w:rPr>
          <w:commentReference w:id="1873"/>
        </w:r>
      </w:ins>
    </w:p>
    <w:p w14:paraId="083F55F6" w14:textId="7426D91E" w:rsidR="00E07EDF" w:rsidRPr="0013159B" w:rsidRDefault="00E07EDF" w:rsidP="00E07EDF">
      <w:pPr>
        <w:spacing w:after="0"/>
        <w:ind w:firstLine="720"/>
        <w:rPr>
          <w:ins w:id="1880" w:author="0mer dar" w:date="2020-03-02T17:56:00Z"/>
          <w:rFonts w:ascii="David" w:hAnsi="David" w:cs="David"/>
          <w:color w:val="000000" w:themeColor="text1"/>
          <w:sz w:val="24"/>
          <w:szCs w:val="24"/>
        </w:rPr>
      </w:pPr>
      <w:ins w:id="1881" w:author="0mer dar" w:date="2020-03-02T17:52:00Z">
        <w:r w:rsidRPr="006A4A9B">
          <w:rPr>
            <w:rFonts w:ascii="David" w:hAnsi="David" w:cs="David"/>
            <w:color w:val="000000" w:themeColor="text1"/>
            <w:sz w:val="24"/>
            <w:szCs w:val="24"/>
          </w:rPr>
          <w:t>Self-report questionnaires will includ</w:t>
        </w:r>
      </w:ins>
      <w:ins w:id="1882" w:author="0mer dar" w:date="2020-03-18T12:06:00Z">
        <w:r w:rsidR="00520B56">
          <w:rPr>
            <w:rFonts w:ascii="David" w:hAnsi="David" w:cs="David"/>
            <w:color w:val="000000" w:themeColor="text1"/>
            <w:sz w:val="24"/>
            <w:szCs w:val="24"/>
          </w:rPr>
          <w:t>e</w:t>
        </w:r>
      </w:ins>
      <w:ins w:id="1883" w:author="0mer dar" w:date="2020-03-02T17:52:00Z">
        <w:r w:rsidRPr="006A4A9B">
          <w:rPr>
            <w:rFonts w:ascii="David" w:hAnsi="David" w:cs="David"/>
            <w:color w:val="000000" w:themeColor="text1"/>
            <w:sz w:val="24"/>
            <w:szCs w:val="24"/>
          </w:rPr>
          <w:t xml:space="preserve"> mental health-related measures of </w:t>
        </w:r>
      </w:ins>
      <w:commentRangeStart w:id="1884"/>
      <w:commentRangeStart w:id="1885"/>
      <w:ins w:id="1886" w:author="0mer dar" w:date="2020-03-02T17:51:00Z">
        <w:r w:rsidRPr="006A4A9B">
          <w:rPr>
            <w:rFonts w:ascii="David" w:hAnsi="David" w:cs="David"/>
            <w:color w:val="000000" w:themeColor="text1"/>
            <w:sz w:val="24"/>
            <w:szCs w:val="24"/>
          </w:rPr>
          <w:t>decentering (</w:t>
        </w:r>
        <w:r w:rsidRPr="0013159B">
          <w:rPr>
            <w:rFonts w:ascii="David" w:hAnsi="David" w:cs="David"/>
            <w:b/>
            <w:bCs/>
            <w:color w:val="000000" w:themeColor="text1"/>
            <w:sz w:val="24"/>
            <w:szCs w:val="24"/>
          </w:rPr>
          <w:t>Metacognitive Processes of Decentering Scale, CITE)</w:t>
        </w:r>
        <w:r w:rsidRPr="0013159B">
          <w:rPr>
            <w:rFonts w:ascii="David" w:hAnsi="David" w:cs="David"/>
            <w:color w:val="000000" w:themeColor="text1"/>
            <w:sz w:val="24"/>
            <w:szCs w:val="24"/>
          </w:rPr>
          <w:t>, meta-awareness (FFMQ, CITE) and emotional awareness (DERS-Lack of emotional awareness)</w:t>
        </w:r>
      </w:ins>
      <w:ins w:id="1887" w:author="0mer dar" w:date="2020-03-02T17:53:00Z">
        <w:r w:rsidRPr="0013159B">
          <w:rPr>
            <w:rFonts w:ascii="David" w:hAnsi="David" w:cs="David"/>
            <w:color w:val="000000" w:themeColor="text1"/>
            <w:sz w:val="24"/>
            <w:szCs w:val="24"/>
          </w:rPr>
          <w:t>,</w:t>
        </w:r>
      </w:ins>
      <w:ins w:id="1888" w:author="0mer dar" w:date="2020-03-02T17:51:00Z">
        <w:r w:rsidRPr="0013159B">
          <w:rPr>
            <w:rFonts w:ascii="David" w:hAnsi="David" w:cs="David"/>
            <w:color w:val="000000" w:themeColor="text1"/>
            <w:sz w:val="24"/>
            <w:szCs w:val="24"/>
          </w:rPr>
          <w:t>mind wandering (</w:t>
        </w:r>
        <w:r w:rsidRPr="0013159B">
          <w:rPr>
            <w:rFonts w:ascii="David" w:hAnsi="David" w:cs="David"/>
            <w:b/>
            <w:bCs/>
            <w:color w:val="000000" w:themeColor="text1"/>
            <w:sz w:val="24"/>
            <w:szCs w:val="24"/>
          </w:rPr>
          <w:t>Mind Wandering Questionnaire)</w:t>
        </w:r>
        <w:r w:rsidRPr="0013159B">
          <w:rPr>
            <w:rFonts w:ascii="David" w:hAnsi="David" w:cs="David"/>
            <w:color w:val="000000" w:themeColor="text1"/>
            <w:sz w:val="24"/>
            <w:szCs w:val="24"/>
          </w:rPr>
          <w:t>,</w:t>
        </w:r>
      </w:ins>
      <w:ins w:id="1889" w:author="0mer dar" w:date="2020-03-02T17:53:00Z">
        <w:r w:rsidRPr="0013159B">
          <w:rPr>
            <w:rFonts w:ascii="David" w:hAnsi="David" w:cs="David"/>
            <w:color w:val="000000" w:themeColor="text1"/>
            <w:sz w:val="24"/>
            <w:szCs w:val="24"/>
          </w:rPr>
          <w:t xml:space="preserve"> </w:t>
        </w:r>
      </w:ins>
      <w:ins w:id="1890" w:author="0mer dar" w:date="2020-03-02T17:51:00Z">
        <w:r w:rsidRPr="0013159B">
          <w:rPr>
            <w:rFonts w:ascii="David" w:hAnsi="David" w:cs="David"/>
            <w:color w:val="000000" w:themeColor="text1"/>
            <w:sz w:val="24"/>
            <w:szCs w:val="24"/>
          </w:rPr>
          <w:t>repetitive negative thinking (</w:t>
        </w:r>
        <w:r w:rsidRPr="0013159B">
          <w:rPr>
            <w:rFonts w:ascii="David" w:hAnsi="David" w:cs="David"/>
            <w:b/>
            <w:bCs/>
            <w:color w:val="000000" w:themeColor="text1"/>
            <w:sz w:val="24"/>
            <w:szCs w:val="24"/>
          </w:rPr>
          <w:t xml:space="preserve">Perseverative Thinking Questionnaire) </w:t>
        </w:r>
        <w:r w:rsidRPr="0013159B">
          <w:rPr>
            <w:rFonts w:ascii="David" w:hAnsi="David" w:cs="David"/>
            <w:color w:val="000000" w:themeColor="text1"/>
            <w:sz w:val="24"/>
            <w:szCs w:val="24"/>
          </w:rPr>
          <w:t xml:space="preserve">and self-referential negative thoughts </w:t>
        </w:r>
        <w:commentRangeStart w:id="1891"/>
        <w:r w:rsidRPr="0013159B">
          <w:rPr>
            <w:rFonts w:ascii="David" w:hAnsi="David" w:cs="David"/>
            <w:color w:val="000000" w:themeColor="text1"/>
            <w:sz w:val="24"/>
            <w:szCs w:val="24"/>
          </w:rPr>
          <w:t>(</w:t>
        </w:r>
        <w:r w:rsidRPr="0013159B">
          <w:rPr>
            <w:rFonts w:ascii="David" w:hAnsi="David" w:cs="David"/>
            <w:b/>
            <w:bCs/>
            <w:color w:val="000000" w:themeColor="text1"/>
            <w:sz w:val="24"/>
            <w:szCs w:val="24"/>
            <w:rPrChange w:id="1892" w:author="0mer dar" w:date="2020-03-08T20:10:00Z">
              <w:rPr>
                <w:rFonts w:ascii="David" w:hAnsi="David" w:cs="David"/>
                <w:color w:val="000000" w:themeColor="text1"/>
                <w:sz w:val="24"/>
                <w:szCs w:val="24"/>
              </w:rPr>
            </w:rPrChange>
          </w:rPr>
          <w:t>Automatic Thoughts Questionnaire</w:t>
        </w:r>
        <w:commentRangeEnd w:id="1884"/>
        <w:r w:rsidRPr="0013159B">
          <w:rPr>
            <w:rStyle w:val="CommentReference"/>
            <w:rFonts w:ascii="David" w:hAnsi="David" w:cs="David"/>
            <w:b/>
            <w:bCs/>
            <w:rPrChange w:id="1893" w:author="0mer dar" w:date="2020-03-08T20:10:00Z">
              <w:rPr>
                <w:rStyle w:val="CommentReference"/>
              </w:rPr>
            </w:rPrChange>
          </w:rPr>
          <w:commentReference w:id="1884"/>
        </w:r>
        <w:commentRangeEnd w:id="1885"/>
        <w:commentRangeEnd w:id="1891"/>
        <w:r w:rsidRPr="0013159B">
          <w:rPr>
            <w:rStyle w:val="CommentReference"/>
            <w:rFonts w:ascii="David" w:hAnsi="David" w:cs="David"/>
            <w:b/>
            <w:bCs/>
            <w:rPrChange w:id="1894" w:author="0mer dar" w:date="2020-03-08T20:10:00Z">
              <w:rPr>
                <w:rStyle w:val="CommentReference"/>
              </w:rPr>
            </w:rPrChange>
          </w:rPr>
          <w:commentReference w:id="1885"/>
        </w:r>
        <w:r w:rsidRPr="0013159B">
          <w:rPr>
            <w:rStyle w:val="CommentReference"/>
            <w:rFonts w:ascii="David" w:hAnsi="David" w:cs="David"/>
            <w:rPrChange w:id="1895" w:author="0mer dar" w:date="2020-03-08T20:10:00Z">
              <w:rPr>
                <w:rStyle w:val="CommentReference"/>
              </w:rPr>
            </w:rPrChange>
          </w:rPr>
          <w:commentReference w:id="1891"/>
        </w:r>
        <w:r w:rsidRPr="006A4A9B">
          <w:rPr>
            <w:rFonts w:ascii="David" w:hAnsi="David" w:cs="David"/>
            <w:color w:val="000000" w:themeColor="text1"/>
            <w:sz w:val="24"/>
            <w:szCs w:val="24"/>
          </w:rPr>
          <w:t>)</w:t>
        </w:r>
      </w:ins>
      <w:ins w:id="1896" w:author="0mer dar" w:date="2020-03-02T17:53:00Z">
        <w:r w:rsidRPr="006A4A9B">
          <w:rPr>
            <w:rFonts w:ascii="David" w:hAnsi="David" w:cs="David"/>
            <w:color w:val="000000" w:themeColor="text1"/>
            <w:sz w:val="24"/>
            <w:szCs w:val="24"/>
          </w:rPr>
          <w:t xml:space="preserve">. </w:t>
        </w:r>
      </w:ins>
    </w:p>
    <w:p w14:paraId="1FD9274B" w14:textId="77777777" w:rsidR="00E07EDF" w:rsidRPr="0013159B" w:rsidRDefault="00E07EDF" w:rsidP="00E07EDF">
      <w:pPr>
        <w:spacing w:after="0"/>
        <w:ind w:firstLine="720"/>
        <w:rPr>
          <w:ins w:id="1897" w:author="0mer dar" w:date="2020-03-02T17:56:00Z"/>
          <w:rFonts w:ascii="David" w:hAnsi="David" w:cs="David"/>
          <w:color w:val="000000" w:themeColor="text1"/>
          <w:sz w:val="24"/>
          <w:szCs w:val="24"/>
        </w:rPr>
      </w:pPr>
      <w:ins w:id="1898" w:author="0mer dar" w:date="2020-03-02T17:53:00Z">
        <w:r w:rsidRPr="0013159B">
          <w:rPr>
            <w:rFonts w:ascii="David" w:hAnsi="David" w:cs="David"/>
            <w:color w:val="000000" w:themeColor="text1"/>
            <w:sz w:val="24"/>
            <w:szCs w:val="24"/>
          </w:rPr>
          <w:t>M</w:t>
        </w:r>
      </w:ins>
      <w:ins w:id="1899" w:author="0mer dar" w:date="2020-03-02T17:54:00Z">
        <w:r w:rsidRPr="0013159B">
          <w:rPr>
            <w:rFonts w:ascii="David" w:hAnsi="David" w:cs="David"/>
            <w:color w:val="000000" w:themeColor="text1"/>
            <w:sz w:val="24"/>
            <w:szCs w:val="24"/>
          </w:rPr>
          <w:t>ental health</w:t>
        </w:r>
      </w:ins>
      <w:ins w:id="1900" w:author="0mer dar" w:date="2020-03-02T17:53:00Z">
        <w:r w:rsidRPr="0013159B">
          <w:rPr>
            <w:rFonts w:ascii="David" w:hAnsi="David" w:cs="David"/>
            <w:color w:val="000000" w:themeColor="text1"/>
            <w:sz w:val="24"/>
            <w:szCs w:val="24"/>
          </w:rPr>
          <w:t xml:space="preserve"> will be </w:t>
        </w:r>
      </w:ins>
      <w:ins w:id="1901" w:author="0mer dar" w:date="2020-03-02T17:54:00Z">
        <w:r w:rsidRPr="0013159B">
          <w:rPr>
            <w:rFonts w:ascii="David" w:hAnsi="David" w:cs="David"/>
            <w:color w:val="000000" w:themeColor="text1"/>
            <w:sz w:val="24"/>
            <w:szCs w:val="24"/>
          </w:rPr>
          <w:t>assessed</w:t>
        </w:r>
      </w:ins>
      <w:ins w:id="1902" w:author="0mer dar" w:date="2020-03-02T17:53:00Z">
        <w:r w:rsidRPr="0013159B">
          <w:rPr>
            <w:rFonts w:ascii="David" w:hAnsi="David" w:cs="David"/>
            <w:color w:val="000000" w:themeColor="text1"/>
            <w:sz w:val="24"/>
            <w:szCs w:val="24"/>
          </w:rPr>
          <w:t xml:space="preserve"> by </w:t>
        </w:r>
      </w:ins>
      <w:ins w:id="1903" w:author="0mer dar" w:date="2020-03-02T17:54:00Z">
        <w:r w:rsidRPr="0013159B">
          <w:rPr>
            <w:rFonts w:ascii="David" w:hAnsi="David" w:cs="David"/>
            <w:color w:val="000000" w:themeColor="text1"/>
            <w:sz w:val="24"/>
            <w:szCs w:val="24"/>
          </w:rPr>
          <w:t>s</w:t>
        </w:r>
      </w:ins>
      <w:ins w:id="1904" w:author="0mer dar" w:date="2020-03-02T17:53:00Z">
        <w:r w:rsidRPr="0013159B">
          <w:rPr>
            <w:rFonts w:ascii="David" w:hAnsi="David" w:cs="David"/>
            <w:color w:val="000000" w:themeColor="text1"/>
            <w:sz w:val="24"/>
            <w:szCs w:val="24"/>
          </w:rPr>
          <w:t>elf-report questionnaire</w:t>
        </w:r>
      </w:ins>
      <w:ins w:id="1905" w:author="0mer dar" w:date="2020-03-02T17:54:00Z">
        <w:r w:rsidRPr="0013159B">
          <w:rPr>
            <w:rFonts w:ascii="David" w:hAnsi="David" w:cs="David"/>
            <w:color w:val="000000" w:themeColor="text1"/>
            <w:sz w:val="24"/>
            <w:szCs w:val="24"/>
          </w:rPr>
          <w:t xml:space="preserve"> of </w:t>
        </w:r>
      </w:ins>
      <w:ins w:id="1906" w:author="0mer dar" w:date="2020-03-02T17:51:00Z">
        <w:r w:rsidRPr="0013159B">
          <w:rPr>
            <w:rFonts w:ascii="David" w:hAnsi="David" w:cs="David"/>
            <w:color w:val="000000" w:themeColor="text1"/>
            <w:sz w:val="24"/>
            <w:szCs w:val="24"/>
          </w:rPr>
          <w:t>well-being (</w:t>
        </w:r>
        <w:r w:rsidRPr="0013159B">
          <w:rPr>
            <w:rFonts w:ascii="David" w:hAnsi="David" w:cs="David"/>
            <w:b/>
            <w:bCs/>
            <w:color w:val="000000" w:themeColor="text1"/>
            <w:sz w:val="24"/>
            <w:szCs w:val="24"/>
          </w:rPr>
          <w:t>Well-Being Index)</w:t>
        </w:r>
        <w:r w:rsidRPr="0013159B">
          <w:rPr>
            <w:rFonts w:ascii="David" w:hAnsi="David" w:cs="David"/>
            <w:color w:val="000000" w:themeColor="text1"/>
            <w:sz w:val="24"/>
            <w:szCs w:val="24"/>
          </w:rPr>
          <w:t xml:space="preserve"> </w:t>
        </w:r>
      </w:ins>
      <w:ins w:id="1907" w:author="0mer dar" w:date="2020-03-02T17:55:00Z">
        <w:r w:rsidRPr="0013159B">
          <w:rPr>
            <w:rFonts w:ascii="David" w:hAnsi="David" w:cs="David"/>
            <w:color w:val="000000" w:themeColor="text1"/>
            <w:sz w:val="24"/>
            <w:szCs w:val="24"/>
          </w:rPr>
          <w:t>as well as symptoms levels of anxiety</w:t>
        </w:r>
      </w:ins>
      <w:ins w:id="1908" w:author="0mer dar" w:date="2020-03-02T17:51:00Z">
        <w:r w:rsidRPr="0013159B">
          <w:rPr>
            <w:rFonts w:ascii="David" w:hAnsi="David" w:cs="David"/>
            <w:color w:val="000000" w:themeColor="text1"/>
            <w:sz w:val="24"/>
            <w:szCs w:val="24"/>
          </w:rPr>
          <w:t xml:space="preserve"> (</w:t>
        </w:r>
        <w:proofErr w:type="spellStart"/>
        <w:r w:rsidRPr="0013159B">
          <w:rPr>
            <w:rFonts w:ascii="David" w:hAnsi="David" w:cs="David"/>
            <w:b/>
            <w:bCs/>
            <w:color w:val="000000" w:themeColor="text1"/>
            <w:sz w:val="24"/>
            <w:szCs w:val="24"/>
          </w:rPr>
          <w:t>OASiS</w:t>
        </w:r>
        <w:proofErr w:type="spellEnd"/>
        <w:r w:rsidRPr="0013159B">
          <w:rPr>
            <w:rFonts w:ascii="David" w:hAnsi="David" w:cs="David"/>
            <w:b/>
            <w:bCs/>
            <w:color w:val="000000" w:themeColor="text1"/>
            <w:sz w:val="24"/>
            <w:szCs w:val="24"/>
          </w:rPr>
          <w:t>)</w:t>
        </w:r>
        <w:r w:rsidRPr="0013159B">
          <w:rPr>
            <w:rFonts w:ascii="David" w:hAnsi="David" w:cs="David"/>
            <w:color w:val="000000" w:themeColor="text1"/>
            <w:sz w:val="24"/>
            <w:szCs w:val="24"/>
          </w:rPr>
          <w:t xml:space="preserve"> and depression (</w:t>
        </w:r>
        <w:r w:rsidRPr="0013159B">
          <w:rPr>
            <w:rFonts w:ascii="David" w:hAnsi="David" w:cs="David"/>
            <w:b/>
            <w:bCs/>
            <w:color w:val="000000" w:themeColor="text1"/>
            <w:sz w:val="24"/>
            <w:szCs w:val="24"/>
          </w:rPr>
          <w:t>PHQ-9)</w:t>
        </w:r>
        <w:r w:rsidRPr="0013159B">
          <w:rPr>
            <w:rFonts w:ascii="David" w:hAnsi="David" w:cs="David"/>
            <w:color w:val="000000" w:themeColor="text1"/>
            <w:sz w:val="24"/>
            <w:szCs w:val="24"/>
          </w:rPr>
          <w:t xml:space="preserve">. </w:t>
        </w:r>
      </w:ins>
    </w:p>
    <w:p w14:paraId="74F03F75" w14:textId="4210D57D" w:rsidR="00E07EDF" w:rsidRPr="0013159B" w:rsidRDefault="00E07EDF" w:rsidP="00E07EDF">
      <w:pPr>
        <w:spacing w:after="0"/>
        <w:ind w:firstLine="720"/>
        <w:rPr>
          <w:ins w:id="1909" w:author="0mer dar" w:date="2020-03-02T17:56:00Z"/>
          <w:rFonts w:ascii="David" w:eastAsia="Times New Roman" w:hAnsi="David" w:cs="David"/>
          <w:color w:val="000000" w:themeColor="text1"/>
          <w:sz w:val="24"/>
          <w:szCs w:val="24"/>
        </w:rPr>
      </w:pPr>
      <w:ins w:id="1910" w:author="0mer dar" w:date="2020-03-02T17:57:00Z">
        <w:r w:rsidRPr="0013159B">
          <w:rPr>
            <w:rFonts w:ascii="David" w:eastAsia="Times New Roman" w:hAnsi="David" w:cs="David"/>
            <w:color w:val="000000" w:themeColor="text1"/>
            <w:sz w:val="24"/>
            <w:szCs w:val="24"/>
            <w:highlight w:val="yellow"/>
          </w:rPr>
          <w:t>Negative and positive emotional reactivity will be assessed by</w:t>
        </w:r>
      </w:ins>
      <w:ins w:id="1911" w:author="0mer dar" w:date="2020-03-02T17:56:00Z">
        <w:r w:rsidRPr="0013159B">
          <w:rPr>
            <w:rFonts w:ascii="David" w:eastAsia="Times New Roman" w:hAnsi="David" w:cs="David"/>
            <w:color w:val="000000" w:themeColor="text1"/>
            <w:sz w:val="24"/>
            <w:szCs w:val="24"/>
            <w:highlight w:val="yellow"/>
          </w:rPr>
          <w:t xml:space="preserve"> subjective positive and negative affect ratings</w:t>
        </w:r>
      </w:ins>
      <w:ins w:id="1912" w:author="0mer dar" w:date="2020-03-02T17:57:00Z">
        <w:r w:rsidR="00FB3619" w:rsidRPr="0013159B">
          <w:rPr>
            <w:rFonts w:ascii="David" w:eastAsia="Times New Roman" w:hAnsi="David" w:cs="David"/>
            <w:color w:val="000000" w:themeColor="text1"/>
            <w:sz w:val="24"/>
            <w:szCs w:val="24"/>
            <w:highlight w:val="yellow"/>
          </w:rPr>
          <w:t xml:space="preserve"> </w:t>
        </w:r>
      </w:ins>
      <w:ins w:id="1913" w:author="0mer dar" w:date="2020-03-02T17:56:00Z">
        <w:r w:rsidRPr="0013159B">
          <w:rPr>
            <w:rFonts w:ascii="David" w:eastAsia="Times New Roman" w:hAnsi="David" w:cs="David"/>
            <w:color w:val="000000" w:themeColor="text1"/>
            <w:sz w:val="24"/>
            <w:szCs w:val="24"/>
            <w:highlight w:val="yellow"/>
          </w:rPr>
          <w:t xml:space="preserve">(Subjective Emotional States (SES) </w:t>
        </w:r>
        <w:r w:rsidRPr="0013159B">
          <w:rPr>
            <w:rFonts w:ascii="David" w:eastAsia="Times New Roman" w:hAnsi="David" w:cs="David"/>
            <w:color w:val="000000" w:themeColor="text1"/>
            <w:sz w:val="24"/>
            <w:szCs w:val="24"/>
            <w:highlight w:val="yellow"/>
            <w:vertAlign w:val="superscript"/>
          </w:rPr>
          <w:t>103</w:t>
        </w:r>
        <w:r w:rsidRPr="0013159B">
          <w:rPr>
            <w:rFonts w:ascii="David" w:eastAsia="Times New Roman" w:hAnsi="David" w:cs="David"/>
            <w:color w:val="000000" w:themeColor="text1"/>
            <w:sz w:val="24"/>
            <w:szCs w:val="24"/>
            <w:highlight w:val="yellow"/>
          </w:rPr>
          <w:t>)</w:t>
        </w:r>
      </w:ins>
      <w:ins w:id="1914" w:author="0mer dar" w:date="2020-03-02T17:57:00Z">
        <w:r w:rsidR="00FB3619" w:rsidRPr="0013159B">
          <w:rPr>
            <w:rFonts w:ascii="David" w:eastAsia="Times New Roman" w:hAnsi="David" w:cs="David"/>
            <w:color w:val="000000" w:themeColor="text1"/>
            <w:sz w:val="24"/>
            <w:szCs w:val="24"/>
          </w:rPr>
          <w:t xml:space="preserve"> </w:t>
        </w:r>
        <w:r w:rsidR="00FB3619" w:rsidRPr="0013159B">
          <w:rPr>
            <w:rFonts w:ascii="David" w:eastAsia="Times New Roman" w:hAnsi="David" w:cs="David"/>
            <w:color w:val="000000" w:themeColor="text1"/>
            <w:sz w:val="24"/>
            <w:szCs w:val="24"/>
            <w:highlight w:val="yellow"/>
          </w:rPr>
          <w:t>following STP</w:t>
        </w:r>
        <w:r w:rsidR="00FB3619" w:rsidRPr="0013159B">
          <w:rPr>
            <w:rFonts w:ascii="David" w:eastAsia="Times New Roman" w:hAnsi="David" w:cs="David"/>
            <w:color w:val="000000" w:themeColor="text1"/>
            <w:sz w:val="24"/>
            <w:szCs w:val="24"/>
          </w:rPr>
          <w:t>.</w:t>
        </w:r>
      </w:ins>
    </w:p>
    <w:p w14:paraId="53295B9C" w14:textId="77777777" w:rsidR="00C7047B" w:rsidRDefault="00C7047B" w:rsidP="00395847">
      <w:pPr>
        <w:pStyle w:val="NormalWeb"/>
        <w:spacing w:before="0" w:beforeAutospacing="0" w:after="0" w:afterAutospacing="0" w:line="480" w:lineRule="auto"/>
        <w:outlineLvl w:val="0"/>
        <w:rPr>
          <w:ins w:id="1915" w:author="0mer dar" w:date="2020-03-16T23:12:00Z"/>
          <w:rFonts w:ascii="David" w:hAnsi="David" w:cs="David"/>
          <w:b/>
          <w:bCs/>
          <w:color w:val="000000" w:themeColor="text1"/>
        </w:rPr>
      </w:pPr>
      <w:bookmarkStart w:id="1916" w:name="_GoBack"/>
      <w:bookmarkEnd w:id="1916"/>
    </w:p>
    <w:p w14:paraId="774DE946" w14:textId="0566C893" w:rsidR="00395847" w:rsidRPr="007628A1" w:rsidRDefault="00395847" w:rsidP="00395847">
      <w:pPr>
        <w:pStyle w:val="NormalWeb"/>
        <w:spacing w:before="0" w:beforeAutospacing="0" w:after="0" w:afterAutospacing="0" w:line="480" w:lineRule="auto"/>
        <w:outlineLvl w:val="0"/>
        <w:rPr>
          <w:ins w:id="1917" w:author="0mer dar" w:date="2020-03-08T20:20:00Z"/>
          <w:rFonts w:ascii="David" w:hAnsi="David" w:cs="David"/>
          <w:b/>
          <w:bCs/>
          <w:color w:val="000000" w:themeColor="text1"/>
          <w:lang w:val="en-GB"/>
        </w:rPr>
      </w:pPr>
      <w:ins w:id="1918" w:author="0mer dar" w:date="2020-03-08T20:21:00Z">
        <w:r w:rsidRPr="00520B56">
          <w:rPr>
            <w:rFonts w:ascii="David" w:hAnsi="David" w:cs="David"/>
            <w:b/>
            <w:bCs/>
            <w:color w:val="000000" w:themeColor="text1"/>
            <w:highlight w:val="cyan"/>
            <w:rPrChange w:id="1919" w:author="0mer dar" w:date="2020-03-18T12:07:00Z">
              <w:rPr>
                <w:rFonts w:ascii="David" w:hAnsi="David" w:cs="David"/>
                <w:b/>
                <w:bCs/>
                <w:color w:val="000000" w:themeColor="text1"/>
              </w:rPr>
            </w:rPrChange>
          </w:rPr>
          <w:t>Data analytic plan</w:t>
        </w:r>
      </w:ins>
    </w:p>
    <w:p w14:paraId="39B33FE3" w14:textId="77777777" w:rsidR="00E07EDF" w:rsidRPr="0013159B" w:rsidRDefault="00E07EDF">
      <w:pPr>
        <w:rPr>
          <w:rFonts w:ascii="David" w:hAnsi="David" w:cs="David"/>
          <w:rPrChange w:id="1920" w:author="0mer dar" w:date="2020-03-08T20:10:00Z">
            <w:rPr>
              <w:rFonts w:ascii="David" w:hAnsi="David" w:cs="David"/>
              <w:sz w:val="24"/>
              <w:szCs w:val="24"/>
              <w:lang w:val="en-GB"/>
            </w:rPr>
          </w:rPrChange>
        </w:rPr>
        <w:pPrChange w:id="1921" w:author="0mer dar" w:date="2020-03-02T17:51:00Z">
          <w:pPr>
            <w:spacing w:before="120" w:after="0"/>
            <w:contextualSpacing/>
          </w:pPr>
        </w:pPrChange>
      </w:pPr>
    </w:p>
    <w:sectPr w:rsidR="00E07EDF" w:rsidRPr="0013159B">
      <w:footerReference w:type="default" r:id="rId26"/>
      <w:footnotePr>
        <w:pos w:val="beneathText"/>
      </w:footnotePr>
      <w:pgSz w:w="16983" w:h="15840"/>
      <w:pgMar w:top="1440" w:right="6543"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 w:author="עמית ברנשטיין" w:date="2020-02-02T13:06:00Z" w:initials="עב">
    <w:p w14:paraId="5D4F15B9" w14:textId="70925F1A" w:rsidR="003744B5" w:rsidRDefault="003744B5">
      <w:pPr>
        <w:pStyle w:val="CommentText"/>
      </w:pPr>
      <w:r>
        <w:rPr>
          <w:rStyle w:val="CommentReference"/>
        </w:rPr>
        <w:annotationRef/>
      </w:r>
      <w:r>
        <w:t>This is not clear still</w:t>
      </w:r>
    </w:p>
  </w:comment>
  <w:comment w:id="44" w:author="0mer dar" w:date="2019-12-08T11:11:00Z" w:initials="0d">
    <w:p w14:paraId="685EF9F1" w14:textId="77777777" w:rsidR="003744B5" w:rsidRDefault="003744B5">
      <w:pPr>
        <w:pStyle w:val="CommentText"/>
      </w:pPr>
      <w:r>
        <w:rPr>
          <w:rStyle w:val="CommentReference"/>
        </w:rPr>
        <w:annotationRef/>
      </w:r>
      <w:r>
        <w:t xml:space="preserve">Isn’t it a problem to add another numbering (first, second…)? </w:t>
      </w:r>
    </w:p>
    <w:p w14:paraId="412D1A2E" w14:textId="5987FD8B" w:rsidR="003744B5" w:rsidRDefault="003744B5">
      <w:pPr>
        <w:pStyle w:val="CommentText"/>
      </w:pPr>
      <w:r>
        <w:t xml:space="preserve">We already have it below </w:t>
      </w:r>
    </w:p>
  </w:comment>
  <w:comment w:id="45" w:author="עמית ברנשטיין" w:date="2020-02-02T13:15:00Z" w:initials="עב">
    <w:p w14:paraId="25A6D7D6" w14:textId="48A1E922" w:rsidR="003744B5" w:rsidRDefault="003744B5">
      <w:pPr>
        <w:pStyle w:val="CommentText"/>
      </w:pPr>
      <w:r>
        <w:rPr>
          <w:rStyle w:val="CommentReference"/>
        </w:rPr>
        <w:annotationRef/>
      </w:r>
      <w:r>
        <w:t xml:space="preserve">WHAT DO THESE CITATIONS SHOW? EXAMPLES OF </w:t>
      </w:r>
      <w:r>
        <w:rPr>
          <w:noProof/>
        </w:rPr>
        <w:t>NO SUCH REMES?</w:t>
      </w:r>
    </w:p>
  </w:comment>
  <w:comment w:id="46" w:author="0mer dar" w:date="2020-02-03T09:27:00Z" w:initials="0d">
    <w:p w14:paraId="32A755CA" w14:textId="4A910FD7" w:rsidR="003744B5" w:rsidRDefault="003744B5">
      <w:pPr>
        <w:pStyle w:val="CommentText"/>
      </w:pPr>
      <w:r>
        <w:rPr>
          <w:rStyle w:val="CommentReference"/>
        </w:rPr>
        <w:annotationRef/>
      </w:r>
      <w:r>
        <w:t>Didn’t understand you sorry</w:t>
      </w:r>
    </w:p>
  </w:comment>
  <w:comment w:id="49" w:author="0mer dar" w:date="2019-12-24T14:44:00Z" w:initials="0d">
    <w:p w14:paraId="2CCCA88E" w14:textId="77777777" w:rsidR="003744B5" w:rsidRPr="00040FC1" w:rsidRDefault="003744B5" w:rsidP="00F67956">
      <w:pPr>
        <w:spacing w:line="240" w:lineRule="auto"/>
        <w:rPr>
          <w:rFonts w:ascii="Times New Roman" w:eastAsia="Times New Roman" w:hAnsi="Times New Roman" w:cs="Times New Roman"/>
          <w:sz w:val="24"/>
          <w:szCs w:val="24"/>
        </w:rPr>
      </w:pPr>
      <w:r>
        <w:rPr>
          <w:rStyle w:val="CommentReference"/>
        </w:rPr>
        <w:annotationRef/>
      </w:r>
      <w:r>
        <w:t xml:space="preserve">Please ignore the extra </w:t>
      </w:r>
      <w:r>
        <w:rPr>
          <w:rFonts w:ascii="Times New Roman" w:eastAsia="Times New Roman" w:hAnsi="Times New Roman" w:cs="Times New Roman"/>
          <w:sz w:val="24"/>
          <w:szCs w:val="24"/>
          <w:lang w:val="en"/>
        </w:rPr>
        <w:t>p</w:t>
      </w:r>
      <w:r w:rsidRPr="00040FC1">
        <w:rPr>
          <w:rFonts w:ascii="Times New Roman" w:eastAsia="Times New Roman" w:hAnsi="Times New Roman" w:cs="Times New Roman"/>
          <w:sz w:val="24"/>
          <w:szCs w:val="24"/>
          <w:lang w:val="en"/>
        </w:rPr>
        <w:t>arenthesis</w:t>
      </w:r>
      <w:r>
        <w:rPr>
          <w:rFonts w:ascii="Times New Roman" w:eastAsia="Times New Roman" w:hAnsi="Times New Roman" w:cs="Times New Roman"/>
          <w:sz w:val="24"/>
          <w:szCs w:val="24"/>
          <w:lang w:val="en"/>
        </w:rPr>
        <w:t xml:space="preserve">, it’s because of the auto-citation with Mendeley and I’ll remove them in the final version. </w:t>
      </w:r>
    </w:p>
    <w:p w14:paraId="426B08AE" w14:textId="77777777" w:rsidR="003744B5" w:rsidRDefault="003744B5" w:rsidP="00F67956">
      <w:pPr>
        <w:pStyle w:val="CommentText"/>
        <w:rPr>
          <w:rtl/>
        </w:rPr>
      </w:pPr>
    </w:p>
  </w:comment>
  <w:comment w:id="82" w:author="0mer dar" w:date="2020-02-26T18:30:00Z" w:initials="0d">
    <w:p w14:paraId="47CEB4A5" w14:textId="5FF4F36F" w:rsidR="003744B5" w:rsidRDefault="003744B5">
      <w:pPr>
        <w:pStyle w:val="CommentText"/>
      </w:pPr>
      <w:r>
        <w:rPr>
          <w:rStyle w:val="CommentReference"/>
        </w:rPr>
        <w:annotationRef/>
      </w:r>
    </w:p>
  </w:comment>
  <w:comment w:id="83" w:author="0mer dar" w:date="2020-02-26T18:30:00Z" w:initials="0d">
    <w:p w14:paraId="5F8C5387" w14:textId="3EA6F5CA" w:rsidR="003744B5" w:rsidRDefault="003744B5">
      <w:pPr>
        <w:pStyle w:val="CommentText"/>
      </w:pPr>
      <w:r>
        <w:rPr>
          <w:rStyle w:val="CommentReference"/>
        </w:rPr>
        <w:annotationRef/>
      </w:r>
      <w:proofErr w:type="spellStart"/>
      <w:r>
        <w:t>Iftach</w:t>
      </w:r>
      <w:proofErr w:type="spellEnd"/>
      <w:r>
        <w:t xml:space="preserve"> thinks it’s not relevant, because it’s nor cognitive and this is a cognitive section.</w:t>
      </w:r>
    </w:p>
    <w:p w14:paraId="2A6A9709" w14:textId="77777777" w:rsidR="003744B5" w:rsidRDefault="003744B5">
      <w:pPr>
        <w:pStyle w:val="CommentText"/>
      </w:pPr>
      <w:r>
        <w:t>What do you think?</w:t>
      </w:r>
    </w:p>
    <w:p w14:paraId="532BCCD4" w14:textId="746A3B1C" w:rsidR="003744B5" w:rsidRDefault="003744B5">
      <w:pPr>
        <w:pStyle w:val="CommentText"/>
      </w:pPr>
    </w:p>
  </w:comment>
  <w:comment w:id="107" w:author="0mer dar" w:date="2020-01-15T17:40:00Z" w:initials="0d">
    <w:p w14:paraId="3833DF17" w14:textId="77777777" w:rsidR="003744B5" w:rsidRDefault="003744B5">
      <w:pPr>
        <w:pStyle w:val="CommentText"/>
      </w:pPr>
      <w:r>
        <w:rPr>
          <w:rStyle w:val="CommentReference"/>
        </w:rPr>
        <w:annotationRef/>
      </w:r>
      <w:r>
        <w:t>Is it too short paragraph (“2-sentences paragraph”)?</w:t>
      </w:r>
    </w:p>
    <w:p w14:paraId="2EF9B4F6" w14:textId="0C60B2E7" w:rsidR="003744B5" w:rsidRDefault="003744B5">
      <w:pPr>
        <w:pStyle w:val="CommentText"/>
      </w:pPr>
      <w:r>
        <w:t>I wasn’t sure if the TAB is right…</w:t>
      </w:r>
    </w:p>
  </w:comment>
  <w:comment w:id="117" w:author="0mer dar" w:date="2019-11-17T13:57:00Z" w:initials="0d">
    <w:p w14:paraId="278265FD" w14:textId="6B0ADC4D" w:rsidR="003744B5" w:rsidRDefault="003744B5">
      <w:pPr>
        <w:pStyle w:val="CommentText"/>
      </w:pPr>
      <w:r>
        <w:rPr>
          <w:rStyle w:val="CommentReference"/>
        </w:rPr>
        <w:annotationRef/>
      </w:r>
      <w:r>
        <w:t xml:space="preserve">The object is the breath, but is use thoughts probe to measure mind wandering, so I think it should be here. </w:t>
      </w:r>
    </w:p>
  </w:comment>
  <w:comment w:id="147" w:author="0mer dar" w:date="2020-01-04T12:58:00Z" w:initials="0d">
    <w:p w14:paraId="651DD363" w14:textId="53A51D5D" w:rsidR="003744B5" w:rsidRDefault="003744B5" w:rsidP="009D11DF">
      <w:pPr>
        <w:pStyle w:val="CommentText"/>
      </w:pPr>
      <w:r>
        <w:rPr>
          <w:rStyle w:val="CommentReference"/>
        </w:rPr>
        <w:annotationRef/>
      </w:r>
      <w:r>
        <w:t xml:space="preserve">There is no citation for </w:t>
      </w:r>
      <w:proofErr w:type="gramStart"/>
      <w:r>
        <w:t>it..</w:t>
      </w:r>
      <w:proofErr w:type="gramEnd"/>
      <w:r>
        <w:t xml:space="preserve"> as best I know. </w:t>
      </w:r>
    </w:p>
    <w:p w14:paraId="5C277F66" w14:textId="77777777" w:rsidR="003744B5" w:rsidRDefault="003744B5" w:rsidP="009D11DF">
      <w:pPr>
        <w:pStyle w:val="CommentText"/>
      </w:pPr>
    </w:p>
    <w:p w14:paraId="1B6C02FA" w14:textId="349781F6" w:rsidR="003744B5" w:rsidRDefault="003744B5" w:rsidP="009D11DF">
      <w:pPr>
        <w:pStyle w:val="CommentText"/>
      </w:pPr>
      <w:r>
        <w:t xml:space="preserve">There are only – </w:t>
      </w:r>
    </w:p>
    <w:p w14:paraId="691A11EF" w14:textId="6A84AE7B" w:rsidR="003744B5" w:rsidRDefault="003744B5" w:rsidP="009D11DF">
      <w:pPr>
        <w:pStyle w:val="CommentText"/>
      </w:pPr>
      <w:r>
        <w:t xml:space="preserve">Chun, </w:t>
      </w:r>
      <w:proofErr w:type="spellStart"/>
      <w:r>
        <w:t>Nobre</w:t>
      </w:r>
      <w:proofErr w:type="spellEnd"/>
      <w:r>
        <w:t xml:space="preserve"> – about WM &amp; IA </w:t>
      </w:r>
    </w:p>
    <w:p w14:paraId="685545DF" w14:textId="46D980B4" w:rsidR="003744B5" w:rsidRDefault="003744B5" w:rsidP="009D11DF">
      <w:pPr>
        <w:pStyle w:val="CommentText"/>
      </w:pPr>
      <w:r>
        <w:t>Jha and others– about WM &amp; mindfulness</w:t>
      </w:r>
    </w:p>
    <w:p w14:paraId="0FE87654" w14:textId="77777777" w:rsidR="003744B5" w:rsidRDefault="003744B5" w:rsidP="009D11DF">
      <w:pPr>
        <w:pStyle w:val="CommentText"/>
      </w:pPr>
    </w:p>
    <w:p w14:paraId="3DDD4561" w14:textId="77777777" w:rsidR="003744B5" w:rsidRDefault="003744B5" w:rsidP="009D11DF">
      <w:pPr>
        <w:pStyle w:val="CommentText"/>
      </w:pPr>
      <w:r w:rsidRPr="00CB37AB">
        <w:rPr>
          <w:b/>
          <w:bCs/>
          <w:u w:val="single"/>
        </w:rPr>
        <w:t>BUT</w:t>
      </w:r>
      <w:r>
        <w:t>- There is no reference for –</w:t>
      </w:r>
    </w:p>
    <w:p w14:paraId="0CB22B99" w14:textId="1E3DA485" w:rsidR="003744B5" w:rsidRDefault="003744B5" w:rsidP="009D11DF">
      <w:pPr>
        <w:pStyle w:val="CommentText"/>
      </w:pPr>
      <w:r>
        <w:t xml:space="preserve"> WM &amp; IA &amp; mindfulness</w:t>
      </w:r>
    </w:p>
  </w:comment>
  <w:comment w:id="182" w:author="עמית ברנשטיין" w:date="2020-02-02T13:44:00Z" w:initials="עב">
    <w:p w14:paraId="37BCBD4A" w14:textId="77777777" w:rsidR="003744B5" w:rsidRDefault="003744B5" w:rsidP="00BC44D1">
      <w:pPr>
        <w:pStyle w:val="CommentText"/>
      </w:pPr>
      <w:r>
        <w:rPr>
          <w:rStyle w:val="CommentReference"/>
        </w:rPr>
        <w:annotationRef/>
      </w:r>
      <w:r>
        <w:t>NEEDED HERE?</w:t>
      </w:r>
    </w:p>
  </w:comment>
  <w:comment w:id="181" w:author="0mer dar" w:date="2020-02-03T11:22:00Z" w:initials="0d">
    <w:p w14:paraId="5EB698AC" w14:textId="77777777" w:rsidR="003744B5" w:rsidRDefault="003744B5" w:rsidP="00BC44D1">
      <w:pPr>
        <w:pStyle w:val="CommentText"/>
      </w:pPr>
      <w:r>
        <w:rPr>
          <w:rStyle w:val="CommentReference"/>
        </w:rPr>
        <w:annotationRef/>
      </w:r>
      <w:r>
        <w:t xml:space="preserve">Not sure, you asked me to add it about a year ago :) </w:t>
      </w:r>
    </w:p>
  </w:comment>
  <w:comment w:id="242" w:author="0mer dar" w:date="2020-02-26T19:16:00Z" w:initials="0d">
    <w:p w14:paraId="5569C633" w14:textId="25EF2B65" w:rsidR="003744B5" w:rsidRDefault="003744B5">
      <w:pPr>
        <w:pStyle w:val="CommentText"/>
      </w:pPr>
      <w:r>
        <w:rPr>
          <w:rStyle w:val="CommentReference"/>
        </w:rPr>
        <w:annotationRef/>
      </w:r>
      <w:r>
        <w:t xml:space="preserve">To change it by </w:t>
      </w:r>
      <w:proofErr w:type="spellStart"/>
      <w:r>
        <w:t>iftach’s</w:t>
      </w:r>
      <w:proofErr w:type="spellEnd"/>
      <w:r>
        <w:t xml:space="preserve"> new paper about the model. </w:t>
      </w:r>
    </w:p>
  </w:comment>
  <w:comment w:id="248" w:author="0mer dar" w:date="2020-02-26T19:17:00Z" w:initials="0d">
    <w:p w14:paraId="6CE411E0" w14:textId="253B5B37" w:rsidR="003744B5" w:rsidRDefault="003744B5">
      <w:pPr>
        <w:pStyle w:val="CommentText"/>
      </w:pPr>
      <w:r>
        <w:rPr>
          <w:rStyle w:val="CommentReference"/>
        </w:rPr>
        <w:annotationRef/>
      </w:r>
      <w:r>
        <w:t xml:space="preserve">Take a new text from </w:t>
      </w:r>
      <w:proofErr w:type="spellStart"/>
      <w:r>
        <w:t>Iftach</w:t>
      </w:r>
      <w:proofErr w:type="spellEnd"/>
    </w:p>
  </w:comment>
  <w:comment w:id="265" w:author="0mer dar" w:date="2020-02-03T11:58:00Z" w:initials="0d">
    <w:p w14:paraId="2B565215" w14:textId="77777777" w:rsidR="003744B5" w:rsidRDefault="003744B5">
      <w:pPr>
        <w:pStyle w:val="CommentText"/>
      </w:pPr>
      <w:r>
        <w:rPr>
          <w:rStyle w:val="CommentReference"/>
        </w:rPr>
        <w:annotationRef/>
      </w:r>
      <w:r>
        <w:t>Not sure I understood you.</w:t>
      </w:r>
    </w:p>
    <w:p w14:paraId="471E2728" w14:textId="7E981479" w:rsidR="003744B5" w:rsidRDefault="003744B5">
      <w:pPr>
        <w:pStyle w:val="CommentText"/>
      </w:pPr>
    </w:p>
  </w:comment>
  <w:comment w:id="286" w:author="עמית ברנשטיין" w:date="2020-02-02T14:05:00Z" w:initials="עב">
    <w:p w14:paraId="32EEF0A9" w14:textId="148CC021" w:rsidR="003744B5" w:rsidRDefault="003744B5">
      <w:pPr>
        <w:pStyle w:val="CommentText"/>
      </w:pPr>
      <w:r>
        <w:rPr>
          <w:rStyle w:val="CommentReference"/>
        </w:rPr>
        <w:annotationRef/>
      </w:r>
      <w:r>
        <w:t>PLEASE SUMMARIZE STUDY FINDINGS FROM IFTY’S ABSTRACT</w:t>
      </w:r>
    </w:p>
  </w:comment>
  <w:comment w:id="287" w:author="0mer dar" w:date="2020-02-03T12:04:00Z" w:initials="0d">
    <w:p w14:paraId="41FDA87D" w14:textId="77777777" w:rsidR="003744B5" w:rsidRDefault="003744B5">
      <w:pPr>
        <w:pStyle w:val="CommentText"/>
      </w:pPr>
      <w:r>
        <w:rPr>
          <w:rStyle w:val="CommentReference"/>
        </w:rPr>
        <w:annotationRef/>
      </w:r>
      <w:r>
        <w:rPr>
          <w:rFonts w:hint="cs"/>
          <w:rtl/>
        </w:rPr>
        <w:t xml:space="preserve"> </w:t>
      </w:r>
      <w:r>
        <w:t xml:space="preserve">It is from there! </w:t>
      </w:r>
    </w:p>
    <w:p w14:paraId="04A193A1" w14:textId="08E71D81" w:rsidR="003744B5" w:rsidRDefault="003744B5">
      <w:pPr>
        <w:pStyle w:val="CommentText"/>
      </w:pPr>
      <w:r>
        <w:t xml:space="preserve">I use the version from Aug. there is more updated </w:t>
      </w:r>
      <w:proofErr w:type="gramStart"/>
      <w:r>
        <w:t>one?</w:t>
      </w:r>
      <w:proofErr w:type="gramEnd"/>
      <w:r>
        <w:t xml:space="preserve"> </w:t>
      </w:r>
    </w:p>
  </w:comment>
  <w:comment w:id="288" w:author="0mer dar" w:date="2020-02-03T12:07:00Z" w:initials="0d">
    <w:p w14:paraId="353CD4AC" w14:textId="77777777" w:rsidR="003744B5" w:rsidRPr="00040F3B" w:rsidRDefault="003744B5" w:rsidP="00A9759D">
      <w:r>
        <w:rPr>
          <w:rStyle w:val="CommentReference"/>
        </w:rPr>
        <w:annotationRef/>
      </w:r>
      <w:bookmarkStart w:id="314" w:name="_Hlk17106536"/>
      <w:r w:rsidRPr="00FA50B6">
        <w:rPr>
          <w:highlight w:val="yellow"/>
        </w:rPr>
        <w:t xml:space="preserve">In independent experiments (N=122) integrating </w:t>
      </w:r>
      <w:bookmarkEnd w:id="314"/>
      <w:r w:rsidRPr="00FA50B6">
        <w:rPr>
          <w:highlight w:val="yellow"/>
        </w:rPr>
        <w:t xml:space="preserve">STP into established cognitive-experimental tasks, we found and replicated evidence that emotional reactivity to negative thoughts predicts difficulty disengaging internal attention from, as well as biased selective internal attention of, those thoughts, which predict cognitive vulnerability (e.g., negative repetitive thinking), </w:t>
      </w:r>
      <w:bookmarkStart w:id="315" w:name="_Hlk25079368"/>
      <w:r w:rsidRPr="00FA50B6">
        <w:rPr>
          <w:highlight w:val="yellow"/>
        </w:rPr>
        <w:t xml:space="preserve">which predicts anxiety and depression. </w:t>
      </w:r>
      <w:bookmarkEnd w:id="315"/>
      <w:r w:rsidRPr="00FA50B6">
        <w:rPr>
          <w:highlight w:val="yellow"/>
        </w:rPr>
        <w:t>Reported findings may have exciting implications for the study of internal attention broadly, models of internal attentional (</w:t>
      </w:r>
      <w:proofErr w:type="spellStart"/>
      <w:r w:rsidRPr="00FA50B6">
        <w:rPr>
          <w:highlight w:val="yellow"/>
        </w:rPr>
        <w:t>dys</w:t>
      </w:r>
      <w:proofErr w:type="spellEnd"/>
      <w:r w:rsidRPr="00FA50B6">
        <w:rPr>
          <w:highlight w:val="yellow"/>
        </w:rPr>
        <w:t>)control in cognitive vulnerability and mental health more specifically.</w:t>
      </w:r>
    </w:p>
    <w:p w14:paraId="6A30852B" w14:textId="79B791BD" w:rsidR="003744B5" w:rsidRDefault="003744B5">
      <w:pPr>
        <w:pStyle w:val="CommentText"/>
      </w:pPr>
    </w:p>
  </w:comment>
  <w:comment w:id="289" w:author="עמית ברנשטיין" w:date="2020-02-02T17:34:00Z" w:initials="עב">
    <w:p w14:paraId="3AD02B00" w14:textId="54419340" w:rsidR="003744B5" w:rsidRDefault="003744B5">
      <w:pPr>
        <w:pStyle w:val="CommentText"/>
      </w:pPr>
      <w:r>
        <w:rPr>
          <w:rStyle w:val="CommentReference"/>
        </w:rPr>
        <w:annotationRef/>
      </w:r>
      <w:r>
        <w:t>AS IS, I’M NOT SURE YOU NEED A MJOAR CONCLUSION SECTION. THIS THEN RAISES THE QUESTION OF WHAT TO DO WITH YOUR LONG CONCLUSION IN THE NEXT BODY SECTION?</w:t>
      </w:r>
    </w:p>
  </w:comment>
  <w:comment w:id="290" w:author="0mer dar" w:date="2020-02-03T12:08:00Z" w:initials="0d">
    <w:p w14:paraId="4FD34619" w14:textId="25C770C4" w:rsidR="003744B5" w:rsidRDefault="003744B5">
      <w:pPr>
        <w:pStyle w:val="CommentText"/>
      </w:pPr>
      <w:r>
        <w:rPr>
          <w:rStyle w:val="CommentReference"/>
        </w:rPr>
        <w:annotationRef/>
      </w:r>
      <w:r>
        <w:t xml:space="preserve">I don’t understand what section you are talking about, sorry. </w:t>
      </w:r>
    </w:p>
  </w:comment>
  <w:comment w:id="328" w:author="0mer dar" w:date="2020-02-26T19:17:00Z" w:initials="0d">
    <w:p w14:paraId="49420E8E" w14:textId="77777777" w:rsidR="003744B5" w:rsidRDefault="003744B5">
      <w:pPr>
        <w:pStyle w:val="CommentText"/>
      </w:pPr>
      <w:r>
        <w:rPr>
          <w:rStyle w:val="CommentReference"/>
        </w:rPr>
        <w:annotationRef/>
      </w:r>
      <w:r>
        <w:t xml:space="preserve">Maybe this should move to methods chapter? </w:t>
      </w:r>
    </w:p>
    <w:p w14:paraId="2D725998" w14:textId="76D306F3" w:rsidR="003744B5" w:rsidRDefault="003744B5">
      <w:pPr>
        <w:pStyle w:val="CommentText"/>
      </w:pPr>
      <w:r>
        <w:t xml:space="preserve">That was </w:t>
      </w:r>
      <w:proofErr w:type="spellStart"/>
      <w:r>
        <w:t>Iftach’s</w:t>
      </w:r>
      <w:proofErr w:type="spellEnd"/>
      <w:r>
        <w:t xml:space="preserve"> ant Yuval’s opinion too. </w:t>
      </w:r>
    </w:p>
  </w:comment>
  <w:comment w:id="361" w:author="עמית ברנשטיין" w:date="2020-02-02T14:13:00Z" w:initials="עב">
    <w:p w14:paraId="71F4D939" w14:textId="0E54B2BC" w:rsidR="003744B5" w:rsidRDefault="003744B5">
      <w:pPr>
        <w:pStyle w:val="CommentText"/>
      </w:pPr>
      <w:r>
        <w:rPr>
          <w:rStyle w:val="CommentReference"/>
        </w:rPr>
        <w:annotationRef/>
      </w:r>
      <w:r>
        <w:t>I’M STRUGGLING TO UNDERSTAND THE LOGIC OF THE STRUCTURE OF THIS PARAGRAPH WHAT ARE YOU WANTING TO COMMUNICATE HERE?</w:t>
      </w:r>
    </w:p>
  </w:comment>
  <w:comment w:id="362" w:author="0mer dar" w:date="2020-02-03T13:03:00Z" w:initials="0d">
    <w:p w14:paraId="242EFC6F" w14:textId="1FBD1501" w:rsidR="003744B5" w:rsidRDefault="003744B5">
      <w:pPr>
        <w:pStyle w:val="CommentText"/>
      </w:pPr>
      <w:r>
        <w:rPr>
          <w:rStyle w:val="CommentReference"/>
        </w:rPr>
        <w:annotationRef/>
      </w:r>
      <w:r>
        <w:t>The aim of this paragraph is to connect attention to bodily sensations to the framework of IA/EA.</w:t>
      </w:r>
    </w:p>
    <w:p w14:paraId="33F51BB7" w14:textId="28E26B00" w:rsidR="003744B5" w:rsidRDefault="003744B5" w:rsidP="00907F26">
      <w:pPr>
        <w:pStyle w:val="CommentText"/>
      </w:pPr>
      <w:r>
        <w:t>(it’s the old debate in the lab about body as internal or external, I really don’t care to delete it).</w:t>
      </w:r>
    </w:p>
    <w:p w14:paraId="048AD6F3" w14:textId="781C4A27" w:rsidR="003744B5" w:rsidRDefault="003744B5">
      <w:pPr>
        <w:pStyle w:val="CommentText"/>
      </w:pPr>
    </w:p>
  </w:comment>
  <w:comment w:id="405" w:author="עמית ברנשטיין" w:date="2020-02-02T14:52:00Z" w:initials="עב">
    <w:p w14:paraId="60F2FD8C" w14:textId="61721C06" w:rsidR="003744B5" w:rsidRDefault="003744B5">
      <w:pPr>
        <w:pStyle w:val="CommentText"/>
      </w:pPr>
      <w:r>
        <w:rPr>
          <w:rStyle w:val="CommentReference"/>
        </w:rPr>
        <w:annotationRef/>
      </w:r>
      <w:r>
        <w:t>??</w:t>
      </w:r>
    </w:p>
  </w:comment>
  <w:comment w:id="406" w:author="0mer dar" w:date="2020-02-03T13:15:00Z" w:initials="0d">
    <w:p w14:paraId="6A1C2A40" w14:textId="4B15E42C" w:rsidR="003744B5" w:rsidRDefault="003744B5" w:rsidP="00F44459">
      <w:pPr>
        <w:pStyle w:val="CommentText"/>
        <w:rPr>
          <w:rStyle w:val="CommentReference"/>
        </w:rPr>
      </w:pPr>
      <w:r>
        <w:rPr>
          <w:rStyle w:val="CommentReference"/>
        </w:rPr>
        <w:annotationRef/>
      </w:r>
      <w:r>
        <w:rPr>
          <w:rStyle w:val="CommentReference"/>
        </w:rPr>
        <w:t xml:space="preserve">Reliable + </w:t>
      </w:r>
      <w:proofErr w:type="spellStart"/>
      <w:proofErr w:type="gramStart"/>
      <w:r>
        <w:rPr>
          <w:rStyle w:val="CommentReference"/>
        </w:rPr>
        <w:t>ly</w:t>
      </w:r>
      <w:proofErr w:type="spellEnd"/>
      <w:r>
        <w:rPr>
          <w:rStyle w:val="CommentReference"/>
        </w:rPr>
        <w:t xml:space="preserve"> ?</w:t>
      </w:r>
      <w:proofErr w:type="gramEnd"/>
      <w:r>
        <w:rPr>
          <w:rStyle w:val="CommentReference"/>
        </w:rPr>
        <w:t xml:space="preserve"> </w:t>
      </w:r>
    </w:p>
    <w:p w14:paraId="23A7569B" w14:textId="4E705AB5" w:rsidR="003744B5" w:rsidRDefault="003744B5" w:rsidP="00F44459">
      <w:pPr>
        <w:pStyle w:val="CommentText"/>
      </w:pPr>
      <w:r>
        <w:rPr>
          <w:rStyle w:val="CommentReference"/>
        </w:rPr>
        <w:t>In a reliable manner?</w:t>
      </w:r>
    </w:p>
  </w:comment>
  <w:comment w:id="442" w:author="עמית ברנשטיין" w:date="2020-02-02T14:53:00Z" w:initials="עב">
    <w:p w14:paraId="3FD8B47C" w14:textId="25FC9C60" w:rsidR="003744B5" w:rsidRDefault="003744B5">
      <w:pPr>
        <w:pStyle w:val="CommentText"/>
      </w:pPr>
      <w:r>
        <w:rPr>
          <w:rStyle w:val="CommentReference"/>
        </w:rPr>
        <w:annotationRef/>
      </w:r>
      <w:r>
        <w:t>??</w:t>
      </w:r>
    </w:p>
  </w:comment>
  <w:comment w:id="443" w:author="0mer dar" w:date="2020-02-03T13:16:00Z" w:initials="0d">
    <w:p w14:paraId="74822C33" w14:textId="42C2C72F" w:rsidR="003744B5" w:rsidRDefault="003744B5">
      <w:pPr>
        <w:pStyle w:val="CommentText"/>
      </w:pPr>
      <w:r>
        <w:rPr>
          <w:rStyle w:val="CommentReference"/>
        </w:rPr>
        <w:annotationRef/>
      </w:r>
      <w:r>
        <w:t xml:space="preserve">Can you please clarify your question? I don’t understand sorry. </w:t>
      </w:r>
    </w:p>
  </w:comment>
  <w:comment w:id="445" w:author="0mer dar" w:date="2020-02-03T14:46:00Z" w:initials="0d">
    <w:p w14:paraId="1C5F2D3C" w14:textId="1D306479" w:rsidR="003744B5" w:rsidRDefault="003744B5">
      <w:pPr>
        <w:pStyle w:val="CommentText"/>
      </w:pPr>
      <w:r>
        <w:rPr>
          <w:rStyle w:val="CommentReference"/>
        </w:rPr>
        <w:annotationRef/>
      </w:r>
      <w:r>
        <w:t xml:space="preserve">Maybe it not relevant to my purpose </w:t>
      </w:r>
    </w:p>
  </w:comment>
  <w:comment w:id="451" w:author="עמית ברנשטיין" w:date="2020-02-02T15:00:00Z" w:initials="עב">
    <w:p w14:paraId="145F3AC6" w14:textId="139FAE57" w:rsidR="003744B5" w:rsidRDefault="003744B5">
      <w:pPr>
        <w:pStyle w:val="CommentText"/>
      </w:pPr>
      <w:r>
        <w:rPr>
          <w:rStyle w:val="CommentReference"/>
        </w:rPr>
        <w:annotationRef/>
      </w:r>
      <w:r>
        <w:t>THIS PARAGRAPH NEEDS TO BE REW-RITTEN,</w:t>
      </w:r>
      <w:r>
        <w:rPr>
          <w:noProof/>
        </w:rPr>
        <w:t xml:space="preserve"> I THINK, FROM SCRATCH.</w:t>
      </w:r>
    </w:p>
  </w:comment>
  <w:comment w:id="452" w:author="0mer dar" w:date="2020-02-03T13:18:00Z" w:initials="0d">
    <w:p w14:paraId="08CBA7CB" w14:textId="207651DF" w:rsidR="003744B5" w:rsidRDefault="003744B5">
      <w:pPr>
        <w:pStyle w:val="CommentText"/>
      </w:pPr>
      <w:r>
        <w:rPr>
          <w:rStyle w:val="CommentReference"/>
        </w:rPr>
        <w:annotationRef/>
      </w:r>
    </w:p>
  </w:comment>
  <w:comment w:id="464" w:author="עמית ברנשטיין" w:date="2020-02-02T14:56:00Z" w:initials="עב">
    <w:p w14:paraId="154B579A" w14:textId="070AB649" w:rsidR="003744B5" w:rsidRDefault="003744B5">
      <w:pPr>
        <w:pStyle w:val="CommentText"/>
      </w:pPr>
      <w:r w:rsidRPr="00B41F7F">
        <w:rPr>
          <w:rStyle w:val="CommentReference"/>
          <w:highlight w:val="yellow"/>
        </w:rPr>
        <w:annotationRef/>
      </w:r>
      <w:r w:rsidRPr="00B41F7F">
        <w:rPr>
          <w:highlight w:val="yellow"/>
        </w:rPr>
        <w:t>OMER – LETS DISCUSS THIS SECTION. YOU INTRODUCE IDEAS HERE THAT I’M NOT SURE YOU NEED OR NOT. ITS CONFUSING.</w:t>
      </w:r>
      <w:r>
        <w:t xml:space="preserve"> </w:t>
      </w:r>
    </w:p>
  </w:comment>
  <w:comment w:id="465" w:author="0mer dar" w:date="2020-02-03T14:53:00Z" w:initials="0d">
    <w:p w14:paraId="01F5691B" w14:textId="07CF7F91" w:rsidR="003744B5" w:rsidRDefault="003744B5">
      <w:pPr>
        <w:pStyle w:val="CommentText"/>
      </w:pPr>
      <w:r>
        <w:rPr>
          <w:rStyle w:val="CommentReference"/>
        </w:rPr>
        <w:annotationRef/>
      </w:r>
      <w:r>
        <w:t xml:space="preserve">Ok, lets discuss in our next meeting. </w:t>
      </w:r>
    </w:p>
  </w:comment>
  <w:comment w:id="490" w:author="עמית ברנשטיין" w:date="2020-02-02T15:00:00Z" w:initials="עב">
    <w:p w14:paraId="444B9F43" w14:textId="47AA041A" w:rsidR="003744B5" w:rsidRDefault="003744B5">
      <w:pPr>
        <w:pStyle w:val="CommentText"/>
      </w:pPr>
      <w:r>
        <w:rPr>
          <w:rStyle w:val="CommentReference"/>
        </w:rPr>
        <w:annotationRef/>
      </w:r>
      <w:r>
        <w:t>NOT CLEAR.</w:t>
      </w:r>
    </w:p>
  </w:comment>
  <w:comment w:id="503" w:author="0mer dar" w:date="2019-10-29T23:45:00Z" w:initials="0d">
    <w:p w14:paraId="76DA8F8D" w14:textId="77777777" w:rsidR="003744B5" w:rsidRDefault="003744B5" w:rsidP="008067AE">
      <w:pPr>
        <w:pStyle w:val="CommentText"/>
      </w:pPr>
      <w:r>
        <w:rPr>
          <w:rStyle w:val="CommentReference"/>
        </w:rPr>
        <w:annotationRef/>
      </w:r>
      <w:r>
        <w:t>“</w:t>
      </w:r>
      <w:r w:rsidRPr="00A11CCB">
        <w:t xml:space="preserve">Following mindfulness meditation, negative emotions may be experienced more as fluctuations in body state sensations and less as affective mental states reflecting what is good or bad for the self. Thus, mindfulness training may reduce chronic reactivity by shifting attention away from </w:t>
      </w:r>
      <w:proofErr w:type="spellStart"/>
      <w:r w:rsidRPr="00A11CCB">
        <w:t>subjec</w:t>
      </w:r>
      <w:proofErr w:type="spellEnd"/>
      <w:r w:rsidRPr="00A11CCB">
        <w:t xml:space="preserve">- </w:t>
      </w:r>
      <w:proofErr w:type="spellStart"/>
      <w:r w:rsidRPr="00A11CCB">
        <w:t>tive</w:t>
      </w:r>
      <w:proofErr w:type="spellEnd"/>
      <w:r w:rsidRPr="00A11CCB">
        <w:t xml:space="preserve"> appraisals of affect, toward the incorporation </w:t>
      </w:r>
      <w:proofErr w:type="spellStart"/>
      <w:r w:rsidRPr="00A11CCB">
        <w:t>ofmore</w:t>
      </w:r>
      <w:proofErr w:type="spellEnd"/>
      <w:r w:rsidRPr="00A11CCB">
        <w:t xml:space="preserve"> sensory- based representations of emotions</w:t>
      </w:r>
      <w:r>
        <w:t>”</w:t>
      </w:r>
    </w:p>
  </w:comment>
  <w:comment w:id="505" w:author="0mer dar" w:date="2019-11-01T15:54:00Z" w:initials="0d">
    <w:p w14:paraId="1182EB74" w14:textId="77777777" w:rsidR="003744B5" w:rsidRDefault="003744B5" w:rsidP="002D1889">
      <w:pPr>
        <w:pStyle w:val="CommentText"/>
      </w:pPr>
      <w:r>
        <w:rPr>
          <w:rStyle w:val="CommentReference"/>
        </w:rPr>
        <w:annotationRef/>
      </w:r>
      <w:r>
        <w:t xml:space="preserve">By </w:t>
      </w:r>
      <w:proofErr w:type="spellStart"/>
      <w:r>
        <w:t>Farb</w:t>
      </w:r>
      <w:proofErr w:type="spellEnd"/>
      <w:r>
        <w:t xml:space="preserve">, it’s more about appraisal and not accuracy (and appraisal </w:t>
      </w:r>
      <w:proofErr w:type="gramStart"/>
      <w:r>
        <w:t>is  more</w:t>
      </w:r>
      <w:proofErr w:type="gramEnd"/>
      <w:r>
        <w:t xml:space="preserve"> related to attitude,  comparing to attention)</w:t>
      </w:r>
    </w:p>
  </w:comment>
  <w:comment w:id="506" w:author="0mer dar" w:date="2020-01-03T23:02:00Z" w:initials="0d">
    <w:p w14:paraId="15CD1E58" w14:textId="77777777" w:rsidR="003744B5" w:rsidRDefault="003744B5" w:rsidP="00ED6264">
      <w:pPr>
        <w:pStyle w:val="CommentText"/>
      </w:pPr>
      <w:r>
        <w:rPr>
          <w:rStyle w:val="CommentReference"/>
        </w:rPr>
        <w:annotationRef/>
      </w:r>
      <w:r>
        <w:t xml:space="preserve">To delete </w:t>
      </w:r>
      <w:proofErr w:type="gramStart"/>
      <w:r>
        <w:t>it?</w:t>
      </w:r>
      <w:proofErr w:type="gramEnd"/>
      <w:r>
        <w:t xml:space="preserve"> </w:t>
      </w:r>
    </w:p>
  </w:comment>
  <w:comment w:id="511" w:author="עמית ברנשטיין" w:date="2020-02-02T15:00:00Z" w:initials="עב">
    <w:p w14:paraId="31CC9B10" w14:textId="77777777" w:rsidR="003744B5" w:rsidRDefault="003744B5" w:rsidP="00B37112">
      <w:pPr>
        <w:pStyle w:val="CommentText"/>
      </w:pPr>
      <w:r>
        <w:rPr>
          <w:rStyle w:val="CommentReference"/>
        </w:rPr>
        <w:annotationRef/>
      </w:r>
      <w:r>
        <w:t>THIS PARAGRAPH NEEDS TO BE REW-RITTEN,</w:t>
      </w:r>
      <w:r>
        <w:rPr>
          <w:noProof/>
        </w:rPr>
        <w:t xml:space="preserve"> I THINK, FROM SCRATCH.</w:t>
      </w:r>
    </w:p>
  </w:comment>
  <w:comment w:id="512" w:author="0mer dar" w:date="2020-02-03T13:18:00Z" w:initials="0d">
    <w:p w14:paraId="11657148" w14:textId="77777777" w:rsidR="003744B5" w:rsidRDefault="003744B5" w:rsidP="00B37112">
      <w:pPr>
        <w:pStyle w:val="CommentText"/>
      </w:pPr>
      <w:r>
        <w:rPr>
          <w:rStyle w:val="CommentReference"/>
        </w:rPr>
        <w:annotationRef/>
      </w:r>
    </w:p>
  </w:comment>
  <w:comment w:id="515" w:author="עמית ברנשטיין" w:date="2020-02-02T15:00:00Z" w:initials="עב">
    <w:p w14:paraId="7E40D439" w14:textId="2E1E46B3" w:rsidR="003744B5" w:rsidRDefault="003744B5">
      <w:pPr>
        <w:pStyle w:val="CommentText"/>
      </w:pPr>
      <w:r>
        <w:rPr>
          <w:rStyle w:val="CommentReference"/>
        </w:rPr>
        <w:annotationRef/>
      </w:r>
      <w:r>
        <w:t>HUH?</w:t>
      </w:r>
    </w:p>
  </w:comment>
  <w:comment w:id="516" w:author="0mer dar" w:date="2020-02-03T14:53:00Z" w:initials="0d">
    <w:p w14:paraId="6D5045C1" w14:textId="77777777" w:rsidR="003744B5" w:rsidRDefault="003744B5">
      <w:pPr>
        <w:pStyle w:val="CommentText"/>
      </w:pPr>
      <w:r>
        <w:rPr>
          <w:rStyle w:val="CommentReference"/>
        </w:rPr>
        <w:annotationRef/>
      </w:r>
      <w:r>
        <w:t xml:space="preserve">You wrote it. </w:t>
      </w:r>
    </w:p>
    <w:p w14:paraId="5E56B797" w14:textId="1FB4AF2A" w:rsidR="003744B5" w:rsidRDefault="003744B5">
      <w:pPr>
        <w:pStyle w:val="CommentText"/>
      </w:pPr>
      <w:r>
        <w:t xml:space="preserve">I don’t care to delete it. </w:t>
      </w:r>
    </w:p>
  </w:comment>
  <w:comment w:id="563" w:author="עמית ברנשטיין" w:date="2020-02-02T15:02:00Z" w:initials="עב">
    <w:p w14:paraId="087C3DC6" w14:textId="0DA9BB43" w:rsidR="003744B5" w:rsidRDefault="003744B5">
      <w:pPr>
        <w:pStyle w:val="CommentText"/>
      </w:pPr>
      <w:r>
        <w:rPr>
          <w:rStyle w:val="CommentReference"/>
        </w:rPr>
        <w:annotationRef/>
      </w:r>
      <w:r>
        <w:t xml:space="preserve">I DO TNO UNMDERSTAND WHAT YOU MEAN – </w:t>
      </w:r>
      <w:proofErr w:type="spellStart"/>
      <w:r>
        <w:t>BeHJAIORAL</w:t>
      </w:r>
      <w:proofErr w:type="spellEnd"/>
      <w:r>
        <w:t xml:space="preserve"> MEASURES AS INDICATORS OF SUBJECTIVE EXPERIENCE?</w:t>
      </w:r>
    </w:p>
  </w:comment>
  <w:comment w:id="564" w:author="0mer dar" w:date="2020-02-03T15:51:00Z" w:initials="0d">
    <w:p w14:paraId="6C79E912" w14:textId="77777777" w:rsidR="003744B5" w:rsidRDefault="003744B5" w:rsidP="00925C6D">
      <w:pPr>
        <w:pStyle w:val="CommentText"/>
      </w:pPr>
      <w:r>
        <w:rPr>
          <w:rStyle w:val="CommentReference"/>
        </w:rPr>
        <w:annotationRef/>
      </w:r>
      <w:r>
        <w:t xml:space="preserve">I mean behavioral measures here are actually Experience samples, and thus it’s first-person and not </w:t>
      </w:r>
      <w:proofErr w:type="gramStart"/>
      <w:r>
        <w:t>third-person</w:t>
      </w:r>
      <w:proofErr w:type="gramEnd"/>
      <w:r>
        <w:t>,</w:t>
      </w:r>
    </w:p>
    <w:p w14:paraId="036CA8E3" w14:textId="59BC2D0F" w:rsidR="003744B5" w:rsidRDefault="003744B5" w:rsidP="00925C6D">
      <w:pPr>
        <w:pStyle w:val="CommentText"/>
      </w:pPr>
      <w:r>
        <w:t xml:space="preserve">I understand it may be confusing, because other literature refers to behavioral measures as objective measures comparing to </w:t>
      </w:r>
      <w:proofErr w:type="spellStart"/>
      <w:r>
        <w:t xml:space="preserve">self </w:t>
      </w:r>
      <w:proofErr w:type="gramStart"/>
      <w:r>
        <w:t>report</w:t>
      </w:r>
      <w:proofErr w:type="spellEnd"/>
      <w:r>
        <w:t>..?</w:t>
      </w:r>
      <w:proofErr w:type="gramEnd"/>
      <w:r>
        <w:t xml:space="preserve"> </w:t>
      </w:r>
    </w:p>
  </w:comment>
  <w:comment w:id="593" w:author="עמית ברנשטיין" w:date="2020-02-02T15:19:00Z" w:initials="עב">
    <w:p w14:paraId="0B7F9D5D" w14:textId="259254CA" w:rsidR="003744B5" w:rsidRDefault="003744B5">
      <w:pPr>
        <w:pStyle w:val="CommentText"/>
      </w:pPr>
      <w:r>
        <w:rPr>
          <w:rStyle w:val="CommentReference"/>
        </w:rPr>
        <w:annotationRef/>
      </w:r>
      <w:r>
        <w:t>I DON’T UNDERSTAND…</w:t>
      </w:r>
      <w:r>
        <w:rPr>
          <w:noProof/>
        </w:rPr>
        <w:t>JUST MEDICATION WITH PROBES?</w:t>
      </w:r>
    </w:p>
  </w:comment>
  <w:comment w:id="594" w:author="0mer dar" w:date="2020-02-03T15:58:00Z" w:initials="0d">
    <w:p w14:paraId="36FA8212" w14:textId="3D0F7DD8" w:rsidR="003744B5" w:rsidRDefault="003744B5">
      <w:pPr>
        <w:pStyle w:val="CommentText"/>
      </w:pPr>
      <w:r>
        <w:rPr>
          <w:rStyle w:val="CommentReference"/>
        </w:rPr>
        <w:annotationRef/>
      </w:r>
      <w:r>
        <w:t xml:space="preserve">Yes, as Yuval reviewed and </w:t>
      </w:r>
      <w:proofErr w:type="gramStart"/>
      <w:r>
        <w:t>similar to</w:t>
      </w:r>
      <w:proofErr w:type="gramEnd"/>
      <w:r>
        <w:t xml:space="preserve"> mind-wandering probes that I reviewed in the previous section. </w:t>
      </w:r>
    </w:p>
  </w:comment>
  <w:comment w:id="600" w:author="עמית ברנשטיין" w:date="2020-02-02T15:19:00Z" w:initials="עב">
    <w:p w14:paraId="7759CACD" w14:textId="2417C92B" w:rsidR="003744B5" w:rsidRDefault="003744B5">
      <w:pPr>
        <w:pStyle w:val="CommentText"/>
      </w:pPr>
      <w:r>
        <w:rPr>
          <w:rStyle w:val="CommentReference"/>
        </w:rPr>
        <w:annotationRef/>
      </w:r>
      <w:r>
        <w:t>I DON’T SEE 4 HERE?</w:t>
      </w:r>
    </w:p>
  </w:comment>
  <w:comment w:id="613" w:author="עמית ברנשטיין" w:date="2020-02-02T15:21:00Z" w:initials="עב">
    <w:p w14:paraId="79F0B2F8" w14:textId="20C42175" w:rsidR="003744B5" w:rsidRDefault="003744B5">
      <w:pPr>
        <w:pStyle w:val="CommentText"/>
      </w:pPr>
      <w:r w:rsidRPr="009D198B">
        <w:rPr>
          <w:rStyle w:val="CommentReference"/>
          <w:highlight w:val="yellow"/>
        </w:rPr>
        <w:annotationRef/>
      </w:r>
      <w:r w:rsidRPr="009D198B">
        <w:rPr>
          <w:highlight w:val="yellow"/>
        </w:rPr>
        <w:t>THE WAY YOU DESCRIBE TEHTASKS, A READ</w:t>
      </w:r>
      <w:r w:rsidRPr="009D198B">
        <w:rPr>
          <w:noProof/>
          <w:highlight w:val="yellow"/>
        </w:rPr>
        <w:t>ER WILL NOT UNDERSATND T THEY MEASURE OR HOW THEY MEASURE IT? READ THIS TEXT COMPARED TO TEXT IN YUVAL'S SPECIAL ISSUE PAPER...UNDERSTAND. TIVE IS TO JUST RELATE TO THEM BREIFLY AND HIGHLIGHT FINDINGS. IT DEPENDS WHY YOU ARE REVIEWING THESEPURPOSE.  NO REAL REASON FOR READER TO METHODS  IF YOU'RE NOT GOING TO USE THEM, RIGHT?</w:t>
      </w:r>
    </w:p>
  </w:comment>
  <w:comment w:id="614" w:author="0mer dar" w:date="2020-02-03T16:04:00Z" w:initials="0d">
    <w:p w14:paraId="6C6FC152" w14:textId="77777777" w:rsidR="003744B5" w:rsidRDefault="003744B5">
      <w:pPr>
        <w:pStyle w:val="CommentText"/>
      </w:pPr>
      <w:r>
        <w:rPr>
          <w:rStyle w:val="CommentReference"/>
        </w:rPr>
        <w:annotationRef/>
      </w:r>
      <w:r>
        <w:t>I kind of copied it from Yuval’s paper.</w:t>
      </w:r>
    </w:p>
    <w:p w14:paraId="754DC8CE" w14:textId="05A089E0" w:rsidR="003744B5" w:rsidRDefault="003744B5">
      <w:pPr>
        <w:pStyle w:val="CommentText"/>
      </w:pPr>
      <w:r>
        <w:t xml:space="preserve">But you right, I can delete it. </w:t>
      </w:r>
    </w:p>
  </w:comment>
  <w:comment w:id="640" w:author="עמית ברנשטיין" w:date="2020-02-02T15:23:00Z" w:initials="עב">
    <w:p w14:paraId="4138BA82" w14:textId="79038A79" w:rsidR="003744B5" w:rsidRDefault="003744B5">
      <w:pPr>
        <w:pStyle w:val="CommentText"/>
      </w:pPr>
      <w:r>
        <w:rPr>
          <w:rStyle w:val="CommentReference"/>
        </w:rPr>
        <w:annotationRef/>
      </w:r>
      <w:r>
        <w:t>Huh?</w:t>
      </w:r>
    </w:p>
  </w:comment>
  <w:comment w:id="628" w:author="עמית ברנשטיין" w:date="2020-02-02T15:24:00Z" w:initials="עב">
    <w:p w14:paraId="5BDB3E2C" w14:textId="42AC2CBD" w:rsidR="003744B5" w:rsidRDefault="003744B5">
      <w:pPr>
        <w:pStyle w:val="CommentText"/>
      </w:pPr>
      <w:r>
        <w:rPr>
          <w:rStyle w:val="CommentReference"/>
        </w:rPr>
        <w:annotationRef/>
      </w:r>
      <w:r>
        <w:t xml:space="preserve">You have 2 paragraphs of a </w:t>
      </w:r>
      <w:proofErr w:type="spellStart"/>
      <w:r>
        <w:t>descriptno</w:t>
      </w:r>
      <w:proofErr w:type="spellEnd"/>
      <w:r>
        <w:t xml:space="preserve"> f</w:t>
      </w:r>
      <w:r>
        <w:rPr>
          <w:noProof/>
        </w:rPr>
        <w:t xml:space="preserve"> methods you don't use and only one sentence briefly summarizing the findings?</w:t>
      </w:r>
    </w:p>
  </w:comment>
  <w:comment w:id="626" w:author="0mer dar" w:date="2019-11-02T19:49:00Z" w:initials="0d">
    <w:p w14:paraId="44A93DD0" w14:textId="77777777" w:rsidR="003744B5" w:rsidRDefault="003744B5" w:rsidP="00E81BDC">
      <w:pPr>
        <w:pStyle w:val="CommentText"/>
      </w:pPr>
      <w:r>
        <w:rPr>
          <w:rStyle w:val="CommentReference"/>
        </w:rPr>
        <w:annotationRef/>
      </w:r>
      <w:r>
        <w:t>This is enough as “findings”?</w:t>
      </w:r>
    </w:p>
  </w:comment>
  <w:comment w:id="651" w:author="עמית ברנשטיין" w:date="2019-12-03T09:16:00Z" w:initials="עב">
    <w:p w14:paraId="5BCF40EE" w14:textId="77777777" w:rsidR="003744B5" w:rsidRDefault="003744B5">
      <w:pPr>
        <w:pStyle w:val="CommentText"/>
        <w:rPr>
          <w:rtl/>
        </w:rPr>
      </w:pPr>
      <w:r>
        <w:rPr>
          <w:rStyle w:val="CommentReference"/>
        </w:rPr>
        <w:annotationRef/>
      </w:r>
      <w:r>
        <w:t xml:space="preserve">I’M TOTALLY LOST HERE AT THIS POINT. </w:t>
      </w:r>
    </w:p>
    <w:p w14:paraId="6A0A82DF" w14:textId="77777777" w:rsidR="003744B5" w:rsidRDefault="003744B5">
      <w:pPr>
        <w:pStyle w:val="CommentText"/>
      </w:pPr>
      <w:r>
        <w:t>THE PARAGARPH HAS LOTS AND LOTS OF DETAILS AND TANGENTS,</w:t>
      </w:r>
    </w:p>
    <w:p w14:paraId="4ABF55A3" w14:textId="77777777" w:rsidR="003744B5" w:rsidRDefault="003744B5">
      <w:pPr>
        <w:pStyle w:val="CommentText"/>
      </w:pPr>
    </w:p>
    <w:p w14:paraId="50F82F45" w14:textId="22F276AB" w:rsidR="003744B5" w:rsidRDefault="003744B5">
      <w:pPr>
        <w:pStyle w:val="CommentText"/>
      </w:pPr>
      <w:r>
        <w:t xml:space="preserve"> AS WELL AS COMBINING WHT IS LIKELY MULTIPLE PARAGRAPH.…</w:t>
      </w:r>
    </w:p>
    <w:p w14:paraId="4379BF60" w14:textId="77777777" w:rsidR="003744B5" w:rsidRDefault="003744B5">
      <w:pPr>
        <w:pStyle w:val="CommentText"/>
      </w:pPr>
    </w:p>
    <w:p w14:paraId="2DB56633" w14:textId="77777777" w:rsidR="003744B5" w:rsidRDefault="003744B5">
      <w:pPr>
        <w:pStyle w:val="CommentText"/>
      </w:pPr>
      <w:r>
        <w:t xml:space="preserve">CAN YOU TRY </w:t>
      </w:r>
    </w:p>
    <w:p w14:paraId="7E53901E" w14:textId="77777777" w:rsidR="003744B5" w:rsidRDefault="003744B5">
      <w:pPr>
        <w:pStyle w:val="CommentText"/>
      </w:pPr>
    </w:p>
    <w:p w14:paraId="4CADBD5C" w14:textId="77777777" w:rsidR="003744B5" w:rsidRDefault="003744B5">
      <w:pPr>
        <w:pStyle w:val="CommentText"/>
        <w:rPr>
          <w:b/>
          <w:bCs/>
        </w:rPr>
      </w:pPr>
      <w:r w:rsidRPr="00B765D7">
        <w:rPr>
          <w:b/>
          <w:bCs/>
        </w:rPr>
        <w:t xml:space="preserve">TO RE-STRUCTURE, </w:t>
      </w:r>
    </w:p>
    <w:p w14:paraId="56A51125" w14:textId="77777777" w:rsidR="003744B5" w:rsidRDefault="003744B5">
      <w:pPr>
        <w:pStyle w:val="CommentText"/>
      </w:pPr>
      <w:r w:rsidRPr="00B765D7">
        <w:rPr>
          <w:b/>
          <w:bCs/>
        </w:rPr>
        <w:t>SIMPLIFY</w:t>
      </w:r>
      <w:r>
        <w:t xml:space="preserve"> AND </w:t>
      </w:r>
    </w:p>
    <w:p w14:paraId="02BF70C5" w14:textId="4074A9DB" w:rsidR="003744B5" w:rsidRDefault="003744B5">
      <w:pPr>
        <w:pStyle w:val="CommentText"/>
      </w:pPr>
      <w:r>
        <w:t xml:space="preserve">USE A </w:t>
      </w:r>
      <w:r w:rsidRPr="00B765D7">
        <w:rPr>
          <w:b/>
          <w:bCs/>
        </w:rPr>
        <w:t>CLEAR STRUCUTRE</w:t>
      </w:r>
      <w:r>
        <w:t xml:space="preserve"> AND LOGIC TO </w:t>
      </w:r>
      <w:r w:rsidRPr="00B765D7">
        <w:rPr>
          <w:b/>
          <w:bCs/>
        </w:rPr>
        <w:t>PRESENT THESE METHODS AND FINDINGS</w:t>
      </w:r>
      <w:r>
        <w:t xml:space="preserve"> - BEFORE I TRY TO REVISE. </w:t>
      </w:r>
    </w:p>
  </w:comment>
  <w:comment w:id="677" w:author="0mer dar" w:date="2020-01-15T23:08:00Z" w:initials="0d">
    <w:p w14:paraId="5C899CCA" w14:textId="77777777" w:rsidR="003744B5" w:rsidRDefault="003744B5" w:rsidP="005533B2">
      <w:pPr>
        <w:pStyle w:val="CommentText"/>
      </w:pPr>
      <w:r>
        <w:rPr>
          <w:rStyle w:val="CommentReference"/>
        </w:rPr>
        <w:annotationRef/>
      </w:r>
      <w:r>
        <w:t>Maybe I should move it to the emerging methods?</w:t>
      </w:r>
    </w:p>
    <w:p w14:paraId="2650C800" w14:textId="77777777" w:rsidR="003744B5" w:rsidRDefault="003744B5" w:rsidP="005533B2">
      <w:pPr>
        <w:pStyle w:val="CommentText"/>
      </w:pPr>
      <w:r>
        <w:t>Because it’s not findings about mindfulness.</w:t>
      </w:r>
    </w:p>
    <w:p w14:paraId="041580F2" w14:textId="77777777" w:rsidR="003744B5" w:rsidRDefault="003744B5" w:rsidP="005533B2">
      <w:pPr>
        <w:pStyle w:val="CommentText"/>
      </w:pPr>
    </w:p>
    <w:p w14:paraId="48006854" w14:textId="77777777" w:rsidR="003744B5" w:rsidRDefault="003744B5" w:rsidP="005533B2">
      <w:pPr>
        <w:pStyle w:val="CommentText"/>
      </w:pPr>
      <w:r>
        <w:t>(it also not mindfulness at all… not sure what’s the rights place to “force structure on it</w:t>
      </w:r>
      <w:proofErr w:type="gramStart"/>
      <w:r>
        <w:t>” )</w:t>
      </w:r>
      <w:proofErr w:type="gramEnd"/>
      <w:r>
        <w:t xml:space="preserve"> </w:t>
      </w:r>
    </w:p>
  </w:comment>
  <w:comment w:id="678" w:author="עמית ברנשטיין" w:date="2020-02-02T17:23:00Z" w:initials="עב">
    <w:p w14:paraId="52AF42FE" w14:textId="77777777" w:rsidR="003744B5" w:rsidRDefault="003744B5" w:rsidP="005533B2">
      <w:pPr>
        <w:pStyle w:val="CommentText"/>
        <w:rPr>
          <w:rtl/>
        </w:rPr>
      </w:pPr>
      <w:r>
        <w:rPr>
          <w:rStyle w:val="CommentReference"/>
        </w:rPr>
        <w:annotationRef/>
      </w:r>
      <w:r>
        <w:t xml:space="preserve">THIS DOES NOT MAKE SENSE HERE? </w:t>
      </w:r>
    </w:p>
    <w:p w14:paraId="28A9FA5E" w14:textId="77777777" w:rsidR="003744B5" w:rsidRDefault="003744B5" w:rsidP="005533B2">
      <w:pPr>
        <w:pStyle w:val="CommentText"/>
        <w:rPr>
          <w:rtl/>
        </w:rPr>
      </w:pPr>
    </w:p>
    <w:p w14:paraId="1BF6B7CD" w14:textId="77777777" w:rsidR="003744B5" w:rsidRDefault="003744B5" w:rsidP="005533B2">
      <w:pPr>
        <w:pStyle w:val="CommentText"/>
        <w:rPr>
          <w:rtl/>
        </w:rPr>
      </w:pPr>
      <w:r>
        <w:t xml:space="preserve">BRIELY REFER TO SENSATINO MANIKIN AND STUDY OF EMOTION, PAIN ETC. ABOVE BEFORE DESCRIBING HANLEY-GARLAND STUDY AND FINDINGS. </w:t>
      </w:r>
    </w:p>
    <w:p w14:paraId="62F5EA2B" w14:textId="77777777" w:rsidR="003744B5" w:rsidRDefault="003744B5" w:rsidP="005533B2">
      <w:pPr>
        <w:pStyle w:val="CommentText"/>
        <w:rPr>
          <w:rtl/>
        </w:rPr>
      </w:pPr>
      <w:r>
        <w:t xml:space="preserve">KEEP IT BRIEF. SAME COMMENT AS I WROT EYOU ABOVE. </w:t>
      </w:r>
    </w:p>
    <w:p w14:paraId="0F256464" w14:textId="77777777" w:rsidR="003744B5" w:rsidRDefault="003744B5" w:rsidP="005533B2">
      <w:pPr>
        <w:pStyle w:val="CommentText"/>
        <w:rPr>
          <w:rtl/>
        </w:rPr>
      </w:pPr>
      <w:r>
        <w:t>READER DOESN’T NEED TO UNDERSTAND ALL THESE METHODS.</w:t>
      </w:r>
    </w:p>
    <w:p w14:paraId="288911F8" w14:textId="77777777" w:rsidR="003744B5" w:rsidRDefault="003744B5" w:rsidP="005533B2">
      <w:pPr>
        <w:pStyle w:val="CommentText"/>
        <w:rPr>
          <w:rtl/>
        </w:rPr>
      </w:pPr>
      <w:r>
        <w:t xml:space="preserve"> THEY NEED TO UNDERSTAND ONLY WHERE YOU’RE LEADING THEM….</w:t>
      </w:r>
    </w:p>
    <w:p w14:paraId="2D830F11" w14:textId="77777777" w:rsidR="003744B5" w:rsidRDefault="003744B5" w:rsidP="005533B2">
      <w:pPr>
        <w:pStyle w:val="CommentText"/>
      </w:pPr>
      <w:r>
        <w:t xml:space="preserve">TRY TO FIGURE OUT WHAT IS AND IS NOT IMPORANT TO TELL READER AND LEAVE IT AT THAT. </w:t>
      </w:r>
    </w:p>
  </w:comment>
  <w:comment w:id="711" w:author="עמית ברנשטיין" w:date="2020-02-02T17:23:00Z" w:initials="עב">
    <w:p w14:paraId="080D4493" w14:textId="1CD5D62F" w:rsidR="003744B5" w:rsidRDefault="003744B5">
      <w:pPr>
        <w:pStyle w:val="CommentText"/>
      </w:pPr>
      <w:r>
        <w:rPr>
          <w:rStyle w:val="CommentReference"/>
        </w:rPr>
        <w:annotationRef/>
      </w:r>
      <w:r>
        <w:t xml:space="preserve">IS THIS THE ONLY EFFECT? </w:t>
      </w:r>
    </w:p>
  </w:comment>
  <w:comment w:id="712" w:author="0mer dar" w:date="2020-02-03T19:22:00Z" w:initials="0d">
    <w:p w14:paraId="159CB3C1" w14:textId="77777777" w:rsidR="003744B5" w:rsidRDefault="003744B5" w:rsidP="006A3EE5">
      <w:pPr>
        <w:pStyle w:val="CommentText"/>
      </w:pPr>
      <w:r>
        <w:rPr>
          <w:rStyle w:val="CommentReference"/>
        </w:rPr>
        <w:annotationRef/>
      </w:r>
      <w:r>
        <w:rPr>
          <w:rStyle w:val="CommentReference"/>
        </w:rPr>
        <w:annotationRef/>
      </w:r>
      <w:r>
        <w:t>Regarding the mindfulness effect, yes.</w:t>
      </w:r>
    </w:p>
    <w:p w14:paraId="37A8A3E4" w14:textId="77777777" w:rsidR="003744B5" w:rsidRDefault="003744B5" w:rsidP="006A3EE5">
      <w:pPr>
        <w:pStyle w:val="CommentText"/>
      </w:pPr>
      <w:r>
        <w:t xml:space="preserve">There were others effect to chronic pain. </w:t>
      </w:r>
    </w:p>
    <w:p w14:paraId="644DA0FA" w14:textId="5BA4452F" w:rsidR="003744B5" w:rsidRDefault="003744B5">
      <w:pPr>
        <w:pStyle w:val="CommentText"/>
      </w:pPr>
    </w:p>
  </w:comment>
  <w:comment w:id="724" w:author="עמית ברנשטיין" w:date="2020-02-02T17:24:00Z" w:initials="עב">
    <w:p w14:paraId="34FA0477" w14:textId="6F8511C0" w:rsidR="003744B5" w:rsidRDefault="003744B5">
      <w:pPr>
        <w:pStyle w:val="CommentText"/>
      </w:pPr>
      <w:r>
        <w:rPr>
          <w:rStyle w:val="CommentReference"/>
        </w:rPr>
        <w:annotationRef/>
      </w:r>
      <w:r>
        <w:t>LETS DISCSUS WHAT YOU NEED TO SAY HERE, IF ANYTHING. SAME ISSUE AS FOR ABOVE SECTION…</w:t>
      </w:r>
    </w:p>
  </w:comment>
  <w:comment w:id="725" w:author="0mer dar" w:date="2020-02-03T19:20:00Z" w:initials="0d">
    <w:p w14:paraId="6D4F0F72" w14:textId="759DDD6F" w:rsidR="003744B5" w:rsidRDefault="003744B5">
      <w:pPr>
        <w:pStyle w:val="CommentText"/>
      </w:pPr>
      <w:r>
        <w:rPr>
          <w:rStyle w:val="CommentReference"/>
        </w:rPr>
        <w:annotationRef/>
      </w:r>
      <w:r>
        <w:t>Ok, in or next meeting</w:t>
      </w:r>
    </w:p>
  </w:comment>
  <w:comment w:id="738" w:author="0mer dar" w:date="2020-01-15T23:08:00Z" w:initials="0d">
    <w:p w14:paraId="446BCA54" w14:textId="77777777" w:rsidR="003744B5" w:rsidRDefault="003744B5">
      <w:pPr>
        <w:pStyle w:val="CommentText"/>
      </w:pPr>
      <w:r>
        <w:rPr>
          <w:rStyle w:val="CommentReference"/>
        </w:rPr>
        <w:annotationRef/>
      </w:r>
      <w:r>
        <w:t>Maybe I should move it to the emerging methods?</w:t>
      </w:r>
    </w:p>
    <w:p w14:paraId="37972FD0" w14:textId="77777777" w:rsidR="003744B5" w:rsidRDefault="003744B5">
      <w:pPr>
        <w:pStyle w:val="CommentText"/>
      </w:pPr>
      <w:r>
        <w:t>Because it’s not findings about mindfulness.</w:t>
      </w:r>
    </w:p>
    <w:p w14:paraId="50056F90" w14:textId="77777777" w:rsidR="003744B5" w:rsidRDefault="003744B5">
      <w:pPr>
        <w:pStyle w:val="CommentText"/>
      </w:pPr>
    </w:p>
    <w:p w14:paraId="45525034" w14:textId="40AFC77C" w:rsidR="003744B5" w:rsidRDefault="003744B5">
      <w:pPr>
        <w:pStyle w:val="CommentText"/>
      </w:pPr>
      <w:r>
        <w:t>(it also not mindfulness at all… not sure what’s the rights place to “force structure on it</w:t>
      </w:r>
      <w:proofErr w:type="gramStart"/>
      <w:r>
        <w:t>” )</w:t>
      </w:r>
      <w:proofErr w:type="gramEnd"/>
      <w:r>
        <w:t xml:space="preserve"> </w:t>
      </w:r>
    </w:p>
  </w:comment>
  <w:comment w:id="739" w:author="עמית ברנשטיין" w:date="2020-02-02T17:23:00Z" w:initials="עב">
    <w:p w14:paraId="07054124" w14:textId="77777777" w:rsidR="003744B5" w:rsidRDefault="003744B5">
      <w:pPr>
        <w:pStyle w:val="CommentText"/>
        <w:rPr>
          <w:rtl/>
        </w:rPr>
      </w:pPr>
      <w:r>
        <w:rPr>
          <w:rStyle w:val="CommentReference"/>
        </w:rPr>
        <w:annotationRef/>
      </w:r>
      <w:r>
        <w:t xml:space="preserve">THIS DOES NOT MAKE SENSE HERE? </w:t>
      </w:r>
    </w:p>
    <w:p w14:paraId="32F09BCA" w14:textId="77777777" w:rsidR="003744B5" w:rsidRDefault="003744B5">
      <w:pPr>
        <w:pStyle w:val="CommentText"/>
        <w:rPr>
          <w:rtl/>
        </w:rPr>
      </w:pPr>
    </w:p>
    <w:p w14:paraId="6AFF2F77" w14:textId="77777777" w:rsidR="003744B5" w:rsidRDefault="003744B5">
      <w:pPr>
        <w:pStyle w:val="CommentText"/>
        <w:rPr>
          <w:rtl/>
        </w:rPr>
      </w:pPr>
      <w:r>
        <w:t xml:space="preserve">BRIELY REFER TO SENSATINO MANIKIN AND STUDY OF EMOTION, PAIN ETC. ABOVE BEFORE DESCRIBING HANLEY-GARLAND STUDY AND FINDINGS. </w:t>
      </w:r>
    </w:p>
    <w:p w14:paraId="5C870538" w14:textId="77777777" w:rsidR="003744B5" w:rsidRDefault="003744B5">
      <w:pPr>
        <w:pStyle w:val="CommentText"/>
        <w:rPr>
          <w:rtl/>
        </w:rPr>
      </w:pPr>
      <w:r>
        <w:t xml:space="preserve">KEEP IT BRIEF. SAME COMMENT AS I WROT EYOU ABOVE. </w:t>
      </w:r>
    </w:p>
    <w:p w14:paraId="7BD99479" w14:textId="77777777" w:rsidR="003744B5" w:rsidRDefault="003744B5">
      <w:pPr>
        <w:pStyle w:val="CommentText"/>
        <w:rPr>
          <w:rtl/>
        </w:rPr>
      </w:pPr>
      <w:r>
        <w:t>READER DOESN’T NEED TO UNDERSTAND ALL THESE METHODS.</w:t>
      </w:r>
    </w:p>
    <w:p w14:paraId="70039F3C" w14:textId="77777777" w:rsidR="003744B5" w:rsidRDefault="003744B5">
      <w:pPr>
        <w:pStyle w:val="CommentText"/>
        <w:rPr>
          <w:rtl/>
        </w:rPr>
      </w:pPr>
      <w:r>
        <w:t xml:space="preserve"> THEY NEED TO UNDERSTAND ONLY WHERE YOU’RE LEADING THEM….</w:t>
      </w:r>
    </w:p>
    <w:p w14:paraId="10FB5FEA" w14:textId="39AE551A" w:rsidR="003744B5" w:rsidRDefault="003744B5">
      <w:pPr>
        <w:pStyle w:val="CommentText"/>
      </w:pPr>
      <w:r>
        <w:t xml:space="preserve">TRY TO FIGURE OUT WHAT IS AND IS NOT IMPORANT TO TELL READER AND LEAVE IT AT THAT. </w:t>
      </w:r>
    </w:p>
  </w:comment>
  <w:comment w:id="745" w:author="0mer dar" w:date="2020-01-04T22:45:00Z" w:initials="0d">
    <w:p w14:paraId="25E1B42C" w14:textId="0BC39E39" w:rsidR="003744B5" w:rsidRDefault="003744B5">
      <w:pPr>
        <w:pStyle w:val="CommentText"/>
      </w:pPr>
      <w:r>
        <w:rPr>
          <w:rStyle w:val="CommentReference"/>
        </w:rPr>
        <w:annotationRef/>
      </w:r>
      <w:r>
        <w:t xml:space="preserve">MICHIGAN BODY MAP </w:t>
      </w:r>
    </w:p>
  </w:comment>
  <w:comment w:id="747" w:author="0mer dar" w:date="2020-01-04T22:45:00Z" w:initials="0d">
    <w:p w14:paraId="70A5DDFE" w14:textId="504DFC7B" w:rsidR="003744B5" w:rsidRDefault="003744B5">
      <w:pPr>
        <w:pStyle w:val="CommentText"/>
      </w:pPr>
      <w:r>
        <w:rPr>
          <w:rStyle w:val="CommentReference"/>
        </w:rPr>
        <w:annotationRef/>
      </w:r>
      <w:r>
        <w:t xml:space="preserve">GARLAND -SM </w:t>
      </w:r>
    </w:p>
  </w:comment>
  <w:comment w:id="748" w:author="0mer dar" w:date="2020-01-04T22:45:00Z" w:initials="0d">
    <w:p w14:paraId="15A9AD1A" w14:textId="45D33D0D" w:rsidR="003744B5" w:rsidRDefault="003744B5">
      <w:pPr>
        <w:pStyle w:val="CommentText"/>
      </w:pPr>
      <w:r>
        <w:rPr>
          <w:rStyle w:val="CommentReference"/>
        </w:rPr>
        <w:annotationRef/>
      </w:r>
      <w:r>
        <w:t xml:space="preserve">NUMENMENA – BODY SENSATION MAP </w:t>
      </w:r>
    </w:p>
  </w:comment>
  <w:comment w:id="758" w:author="עמית ברנשטיין" w:date="2020-02-02T17:27:00Z" w:initials="עב">
    <w:p w14:paraId="2AF30096" w14:textId="5DDE2D69" w:rsidR="003744B5" w:rsidRDefault="003744B5">
      <w:pPr>
        <w:pStyle w:val="CommentText"/>
      </w:pPr>
      <w:r>
        <w:rPr>
          <w:rStyle w:val="CommentReference"/>
        </w:rPr>
        <w:annotationRef/>
      </w:r>
      <w:r>
        <w:t>YOUR SENTENCE STRUCTURE DID NOT MAKE SENSE. PLS REVISE</w:t>
      </w:r>
    </w:p>
  </w:comment>
  <w:comment w:id="793" w:author="עמית ברנשטיין" w:date="2020-02-02T17:30:00Z" w:initials="עב">
    <w:p w14:paraId="17D4E937" w14:textId="5F47AD67" w:rsidR="003744B5" w:rsidRDefault="003744B5">
      <w:pPr>
        <w:pStyle w:val="CommentText"/>
      </w:pPr>
      <w:r>
        <w:rPr>
          <w:rStyle w:val="CommentReference"/>
        </w:rPr>
        <w:annotationRef/>
      </w:r>
      <w:r>
        <w:t>DO YOU UNDERSTAND WHY THIS IS IMPORTATN HERE RATHER THAN WHAT YOU WROTE?</w:t>
      </w:r>
    </w:p>
  </w:comment>
  <w:comment w:id="928" w:author="0mer dar" w:date="2020-02-26T21:26:00Z" w:initials="0d">
    <w:p w14:paraId="6D53E4C8" w14:textId="6AD3BB94" w:rsidR="003744B5" w:rsidRDefault="003744B5">
      <w:pPr>
        <w:pStyle w:val="CommentText"/>
      </w:pPr>
      <w:r>
        <w:rPr>
          <w:rStyle w:val="CommentReference"/>
        </w:rPr>
        <w:annotationRef/>
      </w:r>
      <w:r>
        <w:t>Maybe it non relevant?</w:t>
      </w:r>
    </w:p>
  </w:comment>
  <w:comment w:id="949" w:author="0mer dar" w:date="2020-01-04T22:45:00Z" w:initials="0d">
    <w:p w14:paraId="47A25601" w14:textId="77777777" w:rsidR="003744B5" w:rsidRDefault="003744B5" w:rsidP="00737FE1">
      <w:pPr>
        <w:pStyle w:val="CommentText"/>
      </w:pPr>
      <w:r>
        <w:rPr>
          <w:rStyle w:val="CommentReference"/>
        </w:rPr>
        <w:annotationRef/>
      </w:r>
      <w:r>
        <w:t xml:space="preserve">MICHIGAN BODY MAP </w:t>
      </w:r>
    </w:p>
  </w:comment>
  <w:comment w:id="951" w:author="0mer dar" w:date="2020-01-04T22:45:00Z" w:initials="0d">
    <w:p w14:paraId="39CA501C" w14:textId="77777777" w:rsidR="003744B5" w:rsidRDefault="003744B5" w:rsidP="00737FE1">
      <w:pPr>
        <w:pStyle w:val="CommentText"/>
      </w:pPr>
      <w:r>
        <w:rPr>
          <w:rStyle w:val="CommentReference"/>
        </w:rPr>
        <w:annotationRef/>
      </w:r>
      <w:r>
        <w:t xml:space="preserve">GARLAND -SM </w:t>
      </w:r>
    </w:p>
  </w:comment>
  <w:comment w:id="952" w:author="0mer dar" w:date="2020-01-04T22:45:00Z" w:initials="0d">
    <w:p w14:paraId="217023A8" w14:textId="77777777" w:rsidR="003744B5" w:rsidRDefault="003744B5" w:rsidP="00737FE1">
      <w:pPr>
        <w:pStyle w:val="CommentText"/>
      </w:pPr>
      <w:r>
        <w:rPr>
          <w:rStyle w:val="CommentReference"/>
        </w:rPr>
        <w:annotationRef/>
      </w:r>
      <w:r>
        <w:t xml:space="preserve">NUMENMENA – BODY SENSATION MAP </w:t>
      </w:r>
    </w:p>
  </w:comment>
  <w:comment w:id="955" w:author="עמית ברנשטיין" w:date="2020-02-02T17:47:00Z" w:initials="עב">
    <w:p w14:paraId="5EF24593" w14:textId="57A84835" w:rsidR="003744B5" w:rsidRDefault="003744B5">
      <w:pPr>
        <w:pStyle w:val="CommentText"/>
      </w:pPr>
      <w:r>
        <w:rPr>
          <w:rStyle w:val="CommentReference"/>
        </w:rPr>
        <w:annotationRef/>
      </w:r>
      <w:r>
        <w:t>PLS STAY FOCUSED ON PURPOSE OF YOUR REVIEW. NOT THE LARGER L</w:t>
      </w:r>
      <w:r>
        <w:rPr>
          <w:noProof/>
        </w:rPr>
        <w:t>ITERATURE. MMT AND INTERNAL ATTENTION</w:t>
      </w:r>
    </w:p>
  </w:comment>
  <w:comment w:id="957" w:author="עמית ברנשטיין" w:date="2020-02-02T17:40:00Z" w:initials="עב">
    <w:p w14:paraId="40352B34" w14:textId="76DDEF60" w:rsidR="003744B5" w:rsidRDefault="003744B5">
      <w:pPr>
        <w:pStyle w:val="CommentText"/>
      </w:pPr>
      <w:r>
        <w:rPr>
          <w:rStyle w:val="CommentReference"/>
        </w:rPr>
        <w:annotationRef/>
      </w:r>
      <w:r>
        <w:t xml:space="preserve">DO YOU REFER TO THIS ABOVE? I CAN’T FOLLOW THIS SECTION. </w:t>
      </w:r>
      <w:proofErr w:type="gramStart"/>
      <w:r>
        <w:t>SO</w:t>
      </w:r>
      <w:proofErr w:type="gramEnd"/>
      <w:r>
        <w:t xml:space="preserve"> I’M NOT SURE IF CONCUSION OF THIS KIND IS NEEDED. MY 2 CENTS IS THAT ITS FAR TOO LONG. IT NEEDS TO BE ‘TAMTZITI’ – AND A SORT OF CONCLUSION IN AND OF ITSELF. </w:t>
      </w:r>
    </w:p>
  </w:comment>
  <w:comment w:id="963" w:author="עמית ברנשטיין" w:date="2020-02-02T17:41:00Z" w:initials="עב">
    <w:p w14:paraId="05455F3C" w14:textId="7A373DCE" w:rsidR="003744B5" w:rsidRDefault="003744B5">
      <w:pPr>
        <w:pStyle w:val="CommentText"/>
      </w:pPr>
      <w:r>
        <w:rPr>
          <w:rStyle w:val="CommentReference"/>
        </w:rPr>
        <w:annotationRef/>
      </w:r>
      <w:r w:rsidRPr="006A3EE5">
        <w:rPr>
          <w:highlight w:val="lightGray"/>
        </w:rPr>
        <w:t xml:space="preserve">I DON’T UNDERSTAND – WHY DO YOU NEED THIS? </w:t>
      </w:r>
      <w:proofErr w:type="gramStart"/>
      <w:r w:rsidRPr="006A3EE5">
        <w:rPr>
          <w:highlight w:val="lightGray"/>
        </w:rPr>
        <w:t>LETS</w:t>
      </w:r>
      <w:proofErr w:type="gramEnd"/>
      <w:r w:rsidRPr="006A3EE5">
        <w:rPr>
          <w:highlight w:val="lightGray"/>
        </w:rPr>
        <w:t xml:space="preserve"> MEET TO TALK ABOUT THIS SECTION</w:t>
      </w:r>
      <w:r>
        <w:t>…</w:t>
      </w:r>
    </w:p>
  </w:comment>
  <w:comment w:id="976" w:author="0mer dar" w:date="2019-11-28T21:46:00Z" w:initials="0d">
    <w:p w14:paraId="150FA0AD" w14:textId="77777777" w:rsidR="003744B5" w:rsidRDefault="003744B5" w:rsidP="0065324A">
      <w:pPr>
        <w:pStyle w:val="CommentText"/>
      </w:pPr>
      <w:r>
        <w:rPr>
          <w:rStyle w:val="CommentReference"/>
        </w:rPr>
        <w:annotationRef/>
      </w:r>
      <w:r>
        <w:t xml:space="preserve">Not sure it’s clear and/or relevant </w:t>
      </w:r>
    </w:p>
    <w:p w14:paraId="1393C379" w14:textId="77777777" w:rsidR="003744B5" w:rsidRDefault="003744B5" w:rsidP="0065324A">
      <w:pPr>
        <w:pStyle w:val="CommentText"/>
      </w:pPr>
      <w:r>
        <w:t>sorry</w:t>
      </w:r>
    </w:p>
  </w:comment>
  <w:comment w:id="973" w:author="0mer dar" w:date="2020-01-04T23:15:00Z" w:initials="0d">
    <w:p w14:paraId="457B8EBF" w14:textId="77777777" w:rsidR="003744B5" w:rsidRDefault="003744B5">
      <w:pPr>
        <w:pStyle w:val="CommentText"/>
        <w:rPr>
          <w:lang w:val="en-GB"/>
        </w:rPr>
      </w:pPr>
      <w:r>
        <w:rPr>
          <w:rStyle w:val="CommentReference"/>
        </w:rPr>
        <w:annotationRef/>
      </w:r>
      <w:r>
        <w:rPr>
          <w:lang w:val="en-GB"/>
        </w:rPr>
        <w:t xml:space="preserve">maybe it’s not clear / not </w:t>
      </w:r>
      <w:proofErr w:type="spellStart"/>
      <w:r>
        <w:rPr>
          <w:lang w:val="en-GB"/>
        </w:rPr>
        <w:t>rleavant</w:t>
      </w:r>
      <w:proofErr w:type="spellEnd"/>
      <w:r>
        <w:rPr>
          <w:lang w:val="en-GB"/>
        </w:rPr>
        <w:t>.</w:t>
      </w:r>
    </w:p>
    <w:p w14:paraId="24B632A4" w14:textId="5FBC8C23" w:rsidR="003744B5" w:rsidRPr="00563EE4" w:rsidRDefault="003744B5">
      <w:pPr>
        <w:pStyle w:val="CommentText"/>
        <w:rPr>
          <w:lang w:val="en-GB"/>
        </w:rPr>
      </w:pPr>
      <w:r>
        <w:rPr>
          <w:lang w:val="en-GB"/>
        </w:rPr>
        <w:t xml:space="preserve">My purpose is the plant a seed for the </w:t>
      </w:r>
      <w:proofErr w:type="spellStart"/>
      <w:r>
        <w:rPr>
          <w:lang w:val="en-GB"/>
        </w:rPr>
        <w:t>STP+body</w:t>
      </w:r>
      <w:proofErr w:type="spellEnd"/>
      <w:r>
        <w:rPr>
          <w:lang w:val="en-GB"/>
        </w:rPr>
        <w:t xml:space="preserve"> map </w:t>
      </w:r>
    </w:p>
  </w:comment>
  <w:comment w:id="1025" w:author="עמית ברנשטיין" w:date="2020-02-02T17:44:00Z" w:initials="עב">
    <w:p w14:paraId="793CE883" w14:textId="5EAAFD41" w:rsidR="003744B5" w:rsidRDefault="003744B5">
      <w:pPr>
        <w:pStyle w:val="CommentText"/>
      </w:pPr>
      <w:r>
        <w:rPr>
          <w:rStyle w:val="CommentReference"/>
        </w:rPr>
        <w:annotationRef/>
      </w:r>
      <w:r>
        <w:t xml:space="preserve">I DON’T UNDERSATND THIS LAST PART OF THE SECTION. WHAT ARE YOU TRHYING TO REVIEW HERE W/MAT? ARE YOU PLANNING ON </w:t>
      </w:r>
      <w:proofErr w:type="gramStart"/>
      <w:r>
        <w:t>ANOTHER</w:t>
      </w:r>
      <w:proofErr w:type="gramEnd"/>
      <w:r>
        <w:t xml:space="preserve"> </w:t>
      </w:r>
    </w:p>
  </w:comment>
  <w:comment w:id="1026" w:author="עמית ברנשטיין" w:date="2020-02-02T17:44:00Z" w:initials="עב">
    <w:p w14:paraId="44D7CAF7" w14:textId="0E056695" w:rsidR="003744B5" w:rsidRDefault="003744B5">
      <w:pPr>
        <w:pStyle w:val="CommentText"/>
      </w:pPr>
      <w:r>
        <w:rPr>
          <w:rStyle w:val="CommentReference"/>
        </w:rPr>
        <w:annotationRef/>
      </w:r>
      <w:r>
        <w:t xml:space="preserve">I DON’T UNDERSTAND WHY YOU’RE FOCUSING ON THE LABELS HERE? </w:t>
      </w:r>
    </w:p>
  </w:comment>
  <w:comment w:id="1027" w:author="0mer dar" w:date="2020-02-03T20:03:00Z" w:initials="0d">
    <w:p w14:paraId="437FA471" w14:textId="77777777" w:rsidR="003744B5" w:rsidRDefault="003744B5">
      <w:pPr>
        <w:pStyle w:val="CommentText"/>
      </w:pPr>
      <w:r>
        <w:rPr>
          <w:rStyle w:val="CommentReference"/>
        </w:rPr>
        <w:annotationRef/>
      </w:r>
      <w:r>
        <w:t xml:space="preserve">Because the </w:t>
      </w:r>
      <w:proofErr w:type="spellStart"/>
      <w:r>
        <w:t>lables</w:t>
      </w:r>
      <w:proofErr w:type="spellEnd"/>
      <w:r>
        <w:t xml:space="preserve"> of ‘BODY’ In the MAT are measures of bodily sensations,</w:t>
      </w:r>
    </w:p>
    <w:p w14:paraId="75FD0BC9" w14:textId="5D4FE1C9" w:rsidR="003744B5" w:rsidRDefault="003744B5">
      <w:pPr>
        <w:pStyle w:val="CommentText"/>
      </w:pPr>
      <w:r>
        <w:t xml:space="preserve">And the MAT is emerging method for measuring interoceptive attention to the breath and to bodily sensations. </w:t>
      </w:r>
    </w:p>
  </w:comment>
  <w:comment w:id="1054" w:author="0mer dar" w:date="2020-01-22T10:07:00Z" w:initials="0d">
    <w:p w14:paraId="6E86F7F9" w14:textId="77777777" w:rsidR="003744B5" w:rsidRDefault="003744B5" w:rsidP="003F6CCB">
      <w:pPr>
        <w:pStyle w:val="CommentText"/>
      </w:pPr>
      <w:r>
        <w:rPr>
          <w:rStyle w:val="CommentReference"/>
        </w:rPr>
        <w:annotationRef/>
      </w:r>
      <w:r>
        <w:t xml:space="preserve">Should I give reference to specific section in the intro? </w:t>
      </w:r>
    </w:p>
    <w:p w14:paraId="4AE3ED9D" w14:textId="77777777" w:rsidR="003744B5" w:rsidRDefault="003744B5" w:rsidP="003F6CCB">
      <w:pPr>
        <w:pStyle w:val="CommentText"/>
      </w:pPr>
      <w:r>
        <w:t xml:space="preserve">Or to add the citation of papers again? </w:t>
      </w:r>
    </w:p>
  </w:comment>
  <w:comment w:id="1055" w:author="0mer dar" w:date="2020-01-22T10:07:00Z" w:initials="0d">
    <w:p w14:paraId="251F7814" w14:textId="77777777" w:rsidR="003744B5" w:rsidRDefault="003744B5" w:rsidP="003F6CCB">
      <w:pPr>
        <w:pStyle w:val="CommentText"/>
      </w:pPr>
      <w:r>
        <w:rPr>
          <w:rStyle w:val="CommentReference"/>
        </w:rPr>
        <w:annotationRef/>
      </w:r>
    </w:p>
  </w:comment>
  <w:comment w:id="1069" w:author="0mer dar" w:date="2020-01-25T21:34:00Z" w:initials="0d">
    <w:p w14:paraId="434E5B27" w14:textId="77777777" w:rsidR="003744B5" w:rsidRDefault="003744B5" w:rsidP="003F6CCB">
      <w:pPr>
        <w:pStyle w:val="CommentText"/>
      </w:pPr>
      <w:r>
        <w:rPr>
          <w:rStyle w:val="CommentReference"/>
        </w:rPr>
        <w:annotationRef/>
      </w:r>
      <w:r>
        <w:t xml:space="preserve">Innovative? </w:t>
      </w:r>
    </w:p>
  </w:comment>
  <w:comment w:id="1076" w:author="0mer dar" w:date="2020-03-02T09:31:00Z" w:initials="0d">
    <w:p w14:paraId="05172BF3" w14:textId="77777777" w:rsidR="003744B5" w:rsidRDefault="003744B5" w:rsidP="0069041C">
      <w:pPr>
        <w:pStyle w:val="CommentText"/>
      </w:pPr>
      <w:r>
        <w:rPr>
          <w:rStyle w:val="CommentReference"/>
        </w:rPr>
        <w:annotationRef/>
      </w:r>
      <w:r>
        <w:t>From here I integrated your comment on my text from Jan 20 (‘</w:t>
      </w:r>
      <w:proofErr w:type="spellStart"/>
      <w:r w:rsidRPr="0069041C">
        <w:t>Omer_PhD_Aims</w:t>
      </w:r>
      <w:proofErr w:type="spellEnd"/>
      <w:r w:rsidRPr="0069041C">
        <w:t xml:space="preserve"> &amp; </w:t>
      </w:r>
      <w:proofErr w:type="spellStart"/>
      <w:r w:rsidRPr="0069041C">
        <w:t>Method_Jan</w:t>
      </w:r>
      <w:proofErr w:type="spellEnd"/>
      <w:r w:rsidRPr="0069041C">
        <w:t xml:space="preserve"> </w:t>
      </w:r>
      <w:proofErr w:type="gramStart"/>
      <w:r w:rsidRPr="0069041C">
        <w:t>20</w:t>
      </w:r>
      <w:proofErr w:type="gramEnd"/>
      <w:r w:rsidRPr="0069041C">
        <w:t xml:space="preserve"> 2020_ab</w:t>
      </w:r>
      <w:r>
        <w:t>),</w:t>
      </w:r>
    </w:p>
    <w:p w14:paraId="77081538" w14:textId="77777777" w:rsidR="003744B5" w:rsidRDefault="003744B5" w:rsidP="0069041C">
      <w:pPr>
        <w:pStyle w:val="CommentText"/>
      </w:pPr>
    </w:p>
    <w:p w14:paraId="76FFEFAE" w14:textId="64FDC8AA" w:rsidR="003744B5" w:rsidRDefault="003744B5" w:rsidP="0069041C">
      <w:pPr>
        <w:pStyle w:val="CommentText"/>
      </w:pPr>
      <w:r>
        <w:t xml:space="preserve"> with my text from Jan 28 (‘</w:t>
      </w:r>
      <w:r w:rsidRPr="0069041C">
        <w:t xml:space="preserve">conclusion &amp; overview &amp; </w:t>
      </w:r>
      <w:proofErr w:type="gramStart"/>
      <w:r w:rsidRPr="0069041C">
        <w:t>aims  -</w:t>
      </w:r>
      <w:proofErr w:type="gramEnd"/>
      <w:r w:rsidRPr="0069041C">
        <w:t xml:space="preserve"> Jan 28</w:t>
      </w:r>
      <w:r>
        <w:t>’)</w:t>
      </w:r>
    </w:p>
  </w:comment>
  <w:comment w:id="1079" w:author="0mer dar" w:date="2020-01-22T10:32:00Z" w:initials="0d">
    <w:p w14:paraId="2765AA30" w14:textId="77777777" w:rsidR="003744B5" w:rsidRDefault="003744B5" w:rsidP="003F6CCB">
      <w:pPr>
        <w:pStyle w:val="CommentText"/>
      </w:pPr>
      <w:r>
        <w:rPr>
          <w:rStyle w:val="CommentReference"/>
        </w:rPr>
        <w:annotationRef/>
      </w:r>
      <w:r>
        <w:t>It’s not a good transition from the conclusion to study overview.</w:t>
      </w:r>
    </w:p>
    <w:p w14:paraId="023EB142" w14:textId="77777777" w:rsidR="003744B5" w:rsidRDefault="003744B5" w:rsidP="003F6CCB">
      <w:pPr>
        <w:pStyle w:val="CommentText"/>
      </w:pPr>
    </w:p>
    <w:p w14:paraId="3A22DED5" w14:textId="77777777" w:rsidR="003744B5" w:rsidRDefault="003744B5" w:rsidP="003F6CCB">
      <w:pPr>
        <w:pStyle w:val="CommentText"/>
      </w:pPr>
      <w:r>
        <w:t xml:space="preserve">Not sure if I should change the study overview or the end paragraph of the conclusion </w:t>
      </w:r>
    </w:p>
    <w:p w14:paraId="66CB7183" w14:textId="77777777" w:rsidR="003744B5" w:rsidRDefault="003744B5" w:rsidP="003F6CCB">
      <w:pPr>
        <w:pStyle w:val="CommentText"/>
      </w:pPr>
    </w:p>
  </w:comment>
  <w:comment w:id="1092" w:author="0mer dar" w:date="2020-03-02T14:47:00Z" w:initials="0d">
    <w:p w14:paraId="1591CF48" w14:textId="77777777" w:rsidR="003744B5" w:rsidRDefault="003744B5" w:rsidP="002B2DB4">
      <w:pPr>
        <w:pStyle w:val="CommentText"/>
      </w:pPr>
      <w:r>
        <w:rPr>
          <w:rStyle w:val="CommentReference"/>
        </w:rPr>
        <w:annotationRef/>
      </w:r>
      <w:r>
        <w:t xml:space="preserve">Shouldn’t I write something about mediation model? </w:t>
      </w:r>
    </w:p>
  </w:comment>
  <w:comment w:id="1115" w:author="0mer dar" w:date="2020-03-02T09:47:00Z" w:initials="0d">
    <w:p w14:paraId="55EDE36D" w14:textId="7AC42EF5" w:rsidR="003744B5" w:rsidRDefault="003744B5">
      <w:pPr>
        <w:pStyle w:val="CommentText"/>
      </w:pPr>
      <w:r>
        <w:rPr>
          <w:rStyle w:val="CommentReference"/>
        </w:rPr>
        <w:annotationRef/>
      </w:r>
      <w:r>
        <w:t xml:space="preserve">Should I have variables charts in the text? </w:t>
      </w:r>
    </w:p>
  </w:comment>
  <w:comment w:id="1140" w:author="0mer dar" w:date="2020-01-01T22:41:00Z" w:initials="0d">
    <w:p w14:paraId="48D538AA" w14:textId="77777777" w:rsidR="003744B5" w:rsidRDefault="003744B5" w:rsidP="003F6CCB">
      <w:pPr>
        <w:pStyle w:val="CommentText"/>
      </w:pPr>
      <w:r>
        <w:rPr>
          <w:rStyle w:val="CommentReference"/>
        </w:rPr>
        <w:annotationRef/>
      </w:r>
      <w:r>
        <w:t>Shouldn’t I write about experienced meditators compared to novices?</w:t>
      </w:r>
    </w:p>
  </w:comment>
  <w:comment w:id="1146" w:author="0mer dar" w:date="2020-03-04T09:08:00Z" w:initials="0d">
    <w:p w14:paraId="6A9EDBFA" w14:textId="038A7854" w:rsidR="003744B5" w:rsidRDefault="003744B5">
      <w:pPr>
        <w:pStyle w:val="CommentText"/>
      </w:pPr>
      <w:r>
        <w:rPr>
          <w:rStyle w:val="CommentReference"/>
        </w:rPr>
        <w:annotationRef/>
      </w:r>
      <w:proofErr w:type="spellStart"/>
      <w:r>
        <w:t>Kxsr</w:t>
      </w:r>
      <w:proofErr w:type="spellEnd"/>
      <w:r>
        <w:t xml:space="preserve"> B</w:t>
      </w:r>
    </w:p>
  </w:comment>
  <w:comment w:id="1165" w:author="0mer dar" w:date="2020-03-16T19:29:00Z" w:initials="0d">
    <w:p w14:paraId="2B81280E" w14:textId="77777777" w:rsidR="003744B5" w:rsidRDefault="003744B5">
      <w:pPr>
        <w:pStyle w:val="CommentText"/>
      </w:pPr>
      <w:r>
        <w:rPr>
          <w:rStyle w:val="CommentReference"/>
        </w:rPr>
        <w:annotationRef/>
      </w:r>
      <w:r>
        <w:t>Maybe the sentences are too long here?</w:t>
      </w:r>
    </w:p>
    <w:p w14:paraId="3A0A3A3A" w14:textId="66FC220A" w:rsidR="003744B5" w:rsidRDefault="003744B5">
      <w:pPr>
        <w:pStyle w:val="CommentText"/>
      </w:pPr>
      <w:r>
        <w:t>Not sure how to shorten them.</w:t>
      </w:r>
    </w:p>
  </w:comment>
  <w:comment w:id="1174" w:author="0mer dar" w:date="2020-01-17T18:55:00Z" w:initials="0d">
    <w:p w14:paraId="36EBA946" w14:textId="77777777" w:rsidR="003744B5" w:rsidRPr="00B30D6B" w:rsidRDefault="003744B5" w:rsidP="003F6CCB">
      <w:pPr>
        <w:bidi/>
        <w:spacing w:after="0" w:line="240" w:lineRule="auto"/>
        <w:rPr>
          <w:rFonts w:ascii="Arial" w:eastAsia="Times New Roman" w:hAnsi="Arial" w:cs="Arial"/>
          <w:sz w:val="24"/>
          <w:szCs w:val="24"/>
        </w:rPr>
      </w:pPr>
      <w:r>
        <w:rPr>
          <w:rStyle w:val="CommentReference"/>
        </w:rPr>
        <w:annotationRef/>
      </w:r>
      <w:r w:rsidRPr="00B30D6B">
        <w:rPr>
          <w:rFonts w:ascii="Arial" w:eastAsia="Times New Roman" w:hAnsi="Arial" w:cs="Arial"/>
          <w:sz w:val="24"/>
          <w:szCs w:val="24"/>
          <w:rtl/>
        </w:rPr>
        <w:t>עליה בשכיחות האבסולוטית ובעוצמה של התחושות המזוהות בגוף, במיוחד בפריפריה, בתגובה ל-</w:t>
      </w:r>
      <w:r w:rsidRPr="00B30D6B">
        <w:rPr>
          <w:rFonts w:ascii="Arial" w:eastAsia="Times New Roman" w:hAnsi="Arial" w:cs="Arial"/>
          <w:sz w:val="24"/>
          <w:szCs w:val="24"/>
        </w:rPr>
        <w:t>STP</w:t>
      </w:r>
      <w:r w:rsidRPr="00B30D6B">
        <w:rPr>
          <w:rFonts w:ascii="Arial" w:eastAsia="Times New Roman" w:hAnsi="Arial" w:cs="Arial"/>
          <w:sz w:val="24"/>
          <w:szCs w:val="24"/>
          <w:rtl/>
        </w:rPr>
        <w:t xml:space="preserve"> נטרלי או שלילי. (אפקט עקרי לזמן [לפני\אחרי], אינטראקציה זוגית אורדינאלית בין זמן לבין מיקום). </w:t>
      </w:r>
    </w:p>
    <w:p w14:paraId="09C9C244" w14:textId="77777777" w:rsidR="003744B5" w:rsidRPr="00B30D6B" w:rsidRDefault="003744B5" w:rsidP="003F6CCB">
      <w:pPr>
        <w:bidi/>
        <w:spacing w:after="0" w:line="240" w:lineRule="auto"/>
        <w:ind w:left="540"/>
        <w:rPr>
          <w:rFonts w:ascii="Arial" w:eastAsia="Times New Roman" w:hAnsi="Arial" w:cs="Arial"/>
          <w:sz w:val="24"/>
          <w:szCs w:val="24"/>
          <w:rtl/>
        </w:rPr>
      </w:pPr>
      <w:r w:rsidRPr="00B30D6B">
        <w:rPr>
          <w:rFonts w:ascii="Arial" w:eastAsia="Times New Roman" w:hAnsi="Arial" w:cs="Arial"/>
          <w:sz w:val="24"/>
          <w:szCs w:val="24"/>
          <w:rtl/>
        </w:rPr>
        <w:t> </w:t>
      </w:r>
    </w:p>
    <w:p w14:paraId="1C2E6A65" w14:textId="77777777" w:rsidR="003744B5" w:rsidRDefault="003744B5" w:rsidP="003F6CCB">
      <w:pPr>
        <w:pStyle w:val="CommentText"/>
      </w:pPr>
    </w:p>
  </w:comment>
  <w:comment w:id="1171" w:author="0mer dar" w:date="2020-03-16T19:19:00Z" w:initials="0d">
    <w:p w14:paraId="1D2C7723" w14:textId="16B540C7" w:rsidR="003744B5" w:rsidRDefault="003744B5" w:rsidP="0037576F">
      <w:pPr>
        <w:pStyle w:val="CommentText"/>
      </w:pPr>
      <w:r>
        <w:rPr>
          <w:rStyle w:val="CommentReference"/>
        </w:rPr>
        <w:annotationRef/>
      </w:r>
      <w:r>
        <w:rPr>
          <w:rStyle w:val="CommentReference"/>
        </w:rPr>
        <w:annotationRef/>
      </w:r>
      <w:r>
        <w:rPr>
          <w:rStyle w:val="CommentReference"/>
        </w:rPr>
        <w:annotationRef/>
      </w:r>
      <w:r>
        <w:t xml:space="preserve">Reduced selection bias to central bodily area and to intense sensations </w:t>
      </w:r>
    </w:p>
    <w:p w14:paraId="367C33BD" w14:textId="4DE346D1" w:rsidR="003744B5" w:rsidRDefault="003744B5">
      <w:pPr>
        <w:pStyle w:val="CommentText"/>
      </w:pPr>
    </w:p>
  </w:comment>
  <w:comment w:id="1170" w:author="0mer dar" w:date="2020-03-16T19:18:00Z" w:initials="0d">
    <w:p w14:paraId="7903B3E3" w14:textId="7AEB9667" w:rsidR="003744B5" w:rsidRDefault="003744B5">
      <w:pPr>
        <w:pStyle w:val="CommentText"/>
      </w:pPr>
      <w:r>
        <w:rPr>
          <w:rStyle w:val="CommentReference"/>
        </w:rPr>
        <w:annotationRef/>
      </w:r>
      <w:r>
        <w:t>Reduced selection bias to central bodily area</w:t>
      </w:r>
    </w:p>
  </w:comment>
  <w:comment w:id="1177" w:author="0mer dar" w:date="2020-03-02T09:56:00Z" w:initials="0d">
    <w:p w14:paraId="6758E9E3" w14:textId="77777777" w:rsidR="003744B5" w:rsidRDefault="003744B5">
      <w:pPr>
        <w:pStyle w:val="CommentText"/>
      </w:pPr>
      <w:r>
        <w:rPr>
          <w:rStyle w:val="CommentReference"/>
        </w:rPr>
        <w:annotationRef/>
      </w:r>
      <w:r>
        <w:t xml:space="preserve">Does sensibility is the right term? </w:t>
      </w:r>
    </w:p>
    <w:p w14:paraId="06314403" w14:textId="5D76B9F9" w:rsidR="003744B5" w:rsidRDefault="003744B5">
      <w:pPr>
        <w:pStyle w:val="CommentText"/>
      </w:pPr>
      <w:r>
        <w:t xml:space="preserve">Or subjective </w:t>
      </w:r>
      <w:proofErr w:type="spellStart"/>
      <w:r>
        <w:t>assesment</w:t>
      </w:r>
      <w:proofErr w:type="spellEnd"/>
      <w:r>
        <w:t xml:space="preserve"> of bodily sensations?</w:t>
      </w:r>
    </w:p>
    <w:p w14:paraId="5AD179F3" w14:textId="77777777" w:rsidR="003744B5" w:rsidRDefault="003744B5">
      <w:pPr>
        <w:pStyle w:val="CommentText"/>
      </w:pPr>
    </w:p>
    <w:p w14:paraId="28014D3D" w14:textId="57C52ABB" w:rsidR="003744B5" w:rsidRDefault="003744B5" w:rsidP="00925D98">
      <w:pPr>
        <w:pStyle w:val="CommentText"/>
      </w:pPr>
      <w:r>
        <w:t>I don’t think there are different terms to interoceptive attention to the locations OR intensities OR hedonic tone of sensations.</w:t>
      </w:r>
    </w:p>
    <w:p w14:paraId="3B98F97E" w14:textId="5388C170" w:rsidR="003744B5" w:rsidRDefault="003744B5" w:rsidP="00925D98">
      <w:pPr>
        <w:pStyle w:val="CommentText"/>
      </w:pPr>
    </w:p>
    <w:p w14:paraId="4071C466" w14:textId="1AF10A0A" w:rsidR="003744B5" w:rsidRDefault="003744B5" w:rsidP="00925D98">
      <w:pPr>
        <w:pStyle w:val="CommentText"/>
      </w:pPr>
      <w:r>
        <w:t>It all related to reduced selection bias…</w:t>
      </w:r>
    </w:p>
    <w:p w14:paraId="05F8DF8F" w14:textId="77777777" w:rsidR="003744B5" w:rsidRDefault="003744B5" w:rsidP="00925D98">
      <w:pPr>
        <w:pStyle w:val="CommentText"/>
      </w:pPr>
    </w:p>
    <w:p w14:paraId="32B7E86D" w14:textId="62965FE0" w:rsidR="003744B5" w:rsidRDefault="003744B5" w:rsidP="00925D98">
      <w:pPr>
        <w:pStyle w:val="CommentText"/>
      </w:pPr>
      <w:r>
        <w:t xml:space="preserve">I’m not sure if attention to the hedonic tone of sensations is interoceptive or internal attention. </w:t>
      </w:r>
    </w:p>
  </w:comment>
  <w:comment w:id="1176" w:author="0mer dar" w:date="2020-03-02T10:26:00Z" w:initials="0d">
    <w:p w14:paraId="78D1DFD4" w14:textId="0D8E5710" w:rsidR="003744B5" w:rsidRDefault="003744B5">
      <w:pPr>
        <w:pStyle w:val="CommentText"/>
      </w:pPr>
      <w:r>
        <w:rPr>
          <w:rStyle w:val="CommentReference"/>
        </w:rPr>
        <w:annotationRef/>
      </w:r>
      <w:r>
        <w:t xml:space="preserve">Reduced selection to intense and central bodily sensations? </w:t>
      </w:r>
    </w:p>
  </w:comment>
  <w:comment w:id="1225" w:author="0mer dar" w:date="2020-03-04T09:15:00Z" w:initials="0d">
    <w:p w14:paraId="46158F3D" w14:textId="7E9C1E5B" w:rsidR="003744B5" w:rsidRDefault="003744B5">
      <w:pPr>
        <w:pStyle w:val="CommentText"/>
      </w:pPr>
      <w:r>
        <w:rPr>
          <w:rStyle w:val="CommentReference"/>
        </w:rPr>
        <w:annotationRef/>
      </w:r>
      <w:r>
        <w:t xml:space="preserve">Yuval offered to change ‘mental objects’ into ‘mental </w:t>
      </w:r>
      <w:proofErr w:type="gramStart"/>
      <w:r>
        <w:t>events’</w:t>
      </w:r>
      <w:proofErr w:type="gramEnd"/>
      <w:r>
        <w:t>.</w:t>
      </w:r>
    </w:p>
    <w:p w14:paraId="0D26870C" w14:textId="1053F836" w:rsidR="003744B5" w:rsidRDefault="003744B5" w:rsidP="008A3017">
      <w:pPr>
        <w:pStyle w:val="CommentText"/>
      </w:pPr>
      <w:r>
        <w:t xml:space="preserve">During the proposal I’ve been used ‘mental objects’ </w:t>
      </w:r>
    </w:p>
    <w:p w14:paraId="7D33482D" w14:textId="3364D4B8" w:rsidR="003744B5" w:rsidRDefault="003744B5">
      <w:pPr>
        <w:pStyle w:val="CommentText"/>
      </w:pPr>
    </w:p>
    <w:p w14:paraId="3E415FC0" w14:textId="3413B93A" w:rsidR="003744B5" w:rsidRDefault="003744B5">
      <w:pPr>
        <w:pStyle w:val="CommentText"/>
      </w:pPr>
    </w:p>
    <w:p w14:paraId="78ED5BC5" w14:textId="76A8D58E" w:rsidR="003744B5" w:rsidRDefault="003744B5">
      <w:pPr>
        <w:pStyle w:val="CommentText"/>
      </w:pPr>
      <w:r>
        <w:t xml:space="preserve"> </w:t>
      </w:r>
    </w:p>
  </w:comment>
  <w:comment w:id="1280" w:author="0mer dar" w:date="2020-03-02T11:03:00Z" w:initials="0d">
    <w:p w14:paraId="571D5E48" w14:textId="4DF4987A" w:rsidR="003744B5" w:rsidRDefault="003744B5" w:rsidP="00C5117E">
      <w:pPr>
        <w:pStyle w:val="CommentText"/>
      </w:pPr>
      <w:r>
        <w:rPr>
          <w:rStyle w:val="CommentReference"/>
        </w:rPr>
        <w:annotationRef/>
      </w:r>
      <w:r>
        <w:t>This chart is only for me/us,</w:t>
      </w:r>
    </w:p>
    <w:p w14:paraId="6750EC22" w14:textId="184205BB" w:rsidR="003744B5" w:rsidRDefault="003744B5" w:rsidP="00C5117E">
      <w:pPr>
        <w:pStyle w:val="CommentText"/>
      </w:pPr>
      <w:r>
        <w:t xml:space="preserve">I’ll delete it later. </w:t>
      </w:r>
    </w:p>
  </w:comment>
  <w:comment w:id="1272" w:author="0mer dar" w:date="2020-03-02T11:02:00Z" w:initials="0d">
    <w:p w14:paraId="39CFAB11" w14:textId="453B8A0E" w:rsidR="003744B5" w:rsidRDefault="003744B5" w:rsidP="00C5117E">
      <w:pPr>
        <w:pStyle w:val="CommentText"/>
      </w:pPr>
      <w:r>
        <w:rPr>
          <w:rStyle w:val="CommentReference"/>
        </w:rPr>
        <w:annotationRef/>
      </w:r>
      <w:r>
        <w:t xml:space="preserve">Do you think I should delete aim 2 and </w:t>
      </w:r>
      <w:proofErr w:type="gramStart"/>
      <w:r>
        <w:t>3 ?</w:t>
      </w:r>
      <w:proofErr w:type="gramEnd"/>
      <w:r>
        <w:t xml:space="preserve"> </w:t>
      </w:r>
    </w:p>
  </w:comment>
  <w:comment w:id="1306" w:author="0mer dar" w:date="2020-03-16T19:24:00Z" w:initials="0d">
    <w:p w14:paraId="1BBB32C8" w14:textId="323EE65E" w:rsidR="003744B5" w:rsidRDefault="003744B5">
      <w:pPr>
        <w:pStyle w:val="CommentText"/>
      </w:pPr>
      <w:r>
        <w:rPr>
          <w:rStyle w:val="CommentReference"/>
        </w:rPr>
        <w:annotationRef/>
      </w:r>
      <w:r>
        <w:t>Capital letter?</w:t>
      </w:r>
    </w:p>
  </w:comment>
  <w:comment w:id="1330" w:author="0mer dar" w:date="2020-01-01T22:22:00Z" w:initials="0d">
    <w:p w14:paraId="3BB4674E" w14:textId="77777777" w:rsidR="003744B5" w:rsidRDefault="003744B5" w:rsidP="003F6CCB">
      <w:pPr>
        <w:pStyle w:val="CommentText"/>
      </w:pPr>
      <w:r>
        <w:rPr>
          <w:rStyle w:val="CommentReference"/>
        </w:rPr>
        <w:annotationRef/>
      </w:r>
      <w:r>
        <w:t xml:space="preserve">Not sure if it’s relevant </w:t>
      </w:r>
    </w:p>
  </w:comment>
  <w:comment w:id="1381" w:author="0mer dar" w:date="2020-03-02T14:18:00Z" w:initials="0d">
    <w:p w14:paraId="01BCF14B" w14:textId="77777777" w:rsidR="003744B5" w:rsidRDefault="003744B5">
      <w:pPr>
        <w:pStyle w:val="CommentText"/>
      </w:pPr>
      <w:r>
        <w:rPr>
          <w:rStyle w:val="CommentReference"/>
        </w:rPr>
        <w:annotationRef/>
      </w:r>
      <w:r>
        <w:t>This aim 3 is after I separated the “original” aim 2, which referred to correlation between tasks, into 2 domains:</w:t>
      </w:r>
    </w:p>
    <w:p w14:paraId="4ABE526E" w14:textId="3FFE71D5" w:rsidR="003744B5" w:rsidRDefault="003744B5" w:rsidP="00677BEB">
      <w:pPr>
        <w:pStyle w:val="CommentText"/>
        <w:numPr>
          <w:ilvl w:val="0"/>
          <w:numId w:val="36"/>
        </w:numPr>
      </w:pPr>
      <w:r>
        <w:t>Correlation between mindfulness mediations (MAT) and daily life (</w:t>
      </w:r>
      <w:proofErr w:type="spellStart"/>
      <w:r>
        <w:t>STP+body</w:t>
      </w:r>
      <w:proofErr w:type="spellEnd"/>
      <w:r>
        <w:t xml:space="preserve"> map, dichotic, DIGIT).</w:t>
      </w:r>
    </w:p>
    <w:p w14:paraId="1F61CD0D" w14:textId="77777777" w:rsidR="003744B5" w:rsidRDefault="003744B5" w:rsidP="00DD5A37">
      <w:pPr>
        <w:pStyle w:val="CommentText"/>
      </w:pPr>
    </w:p>
    <w:p w14:paraId="68A36862" w14:textId="77777777" w:rsidR="003744B5" w:rsidRDefault="003744B5" w:rsidP="00677BEB">
      <w:pPr>
        <w:pStyle w:val="CommentText"/>
        <w:numPr>
          <w:ilvl w:val="0"/>
          <w:numId w:val="36"/>
        </w:numPr>
      </w:pPr>
      <w:r>
        <w:t xml:space="preserve">Correlation between mind and body. </w:t>
      </w:r>
    </w:p>
    <w:p w14:paraId="5FE878B4" w14:textId="77777777" w:rsidR="003744B5" w:rsidRDefault="003744B5" w:rsidP="00DD5A37">
      <w:pPr>
        <w:pStyle w:val="ListParagraph"/>
      </w:pPr>
    </w:p>
    <w:p w14:paraId="4142C4D3" w14:textId="19D76DE0" w:rsidR="003744B5" w:rsidRDefault="003744B5" w:rsidP="00DD5A37">
      <w:pPr>
        <w:pStyle w:val="CommentText"/>
      </w:pPr>
      <w:r>
        <w:t xml:space="preserve">If it still not clear – I don’t care to delete them both, as you offered in your comment. </w:t>
      </w:r>
    </w:p>
  </w:comment>
  <w:comment w:id="1383" w:author="0mer dar" w:date="2020-03-02T14:20:00Z" w:initials="0d">
    <w:p w14:paraId="3F9C5C8C" w14:textId="215A4896" w:rsidR="003744B5" w:rsidRDefault="003744B5">
      <w:pPr>
        <w:pStyle w:val="CommentText"/>
      </w:pPr>
      <w:r>
        <w:rPr>
          <w:rStyle w:val="CommentReference"/>
        </w:rPr>
        <w:annotationRef/>
      </w:r>
      <w:r>
        <w:t xml:space="preserve">Maybe I should ignore emotional reactivity? Not mention it at </w:t>
      </w:r>
      <w:proofErr w:type="gramStart"/>
      <w:r>
        <w:t>all?</w:t>
      </w:r>
      <w:proofErr w:type="gramEnd"/>
      <w:r>
        <w:t xml:space="preserve"> </w:t>
      </w:r>
    </w:p>
  </w:comment>
  <w:comment w:id="1432" w:author="עמית ברנשטיין" w:date="2020-02-09T09:36:00Z" w:initials="עב">
    <w:p w14:paraId="0C63CE5E" w14:textId="77777777" w:rsidR="003744B5" w:rsidRDefault="003744B5" w:rsidP="0031733C">
      <w:pPr>
        <w:pStyle w:val="CommentText"/>
      </w:pPr>
      <w:r>
        <w:rPr>
          <w:rStyle w:val="CommentReference"/>
        </w:rPr>
        <w:annotationRef/>
      </w:r>
      <w:r>
        <w:t>DID I MISS IT? DID YOU PREDICT BETTER MH OUTCOMES RELATIVE TO WAITLIST??</w:t>
      </w:r>
    </w:p>
  </w:comment>
  <w:comment w:id="1435" w:author="0mer dar" w:date="2020-03-02T15:18:00Z" w:initials="0d">
    <w:p w14:paraId="5F409BCF" w14:textId="7D85414A" w:rsidR="003744B5" w:rsidRDefault="003744B5">
      <w:pPr>
        <w:pStyle w:val="CommentText"/>
      </w:pPr>
      <w:r>
        <w:rPr>
          <w:rStyle w:val="CommentReference"/>
        </w:rPr>
        <w:annotationRef/>
      </w:r>
      <w:r>
        <w:t>Because I don’t predict attentional change in waitlist (only in the retreat group), I don’t have a predication about attention and outcomes for the waitlist</w:t>
      </w:r>
      <w:r>
        <w:rPr>
          <w:lang w:val="en-GB"/>
        </w:rPr>
        <w:t>, except that both attention and MH outcomes will have not change</w:t>
      </w:r>
      <w:r>
        <w:t xml:space="preserve">. </w:t>
      </w:r>
    </w:p>
    <w:p w14:paraId="65568704" w14:textId="77777777" w:rsidR="003744B5" w:rsidRDefault="003744B5">
      <w:pPr>
        <w:pStyle w:val="CommentText"/>
      </w:pPr>
    </w:p>
    <w:p w14:paraId="0D800B17" w14:textId="77777777" w:rsidR="003744B5" w:rsidRDefault="003744B5">
      <w:pPr>
        <w:pStyle w:val="CommentText"/>
      </w:pPr>
      <w:r>
        <w:t xml:space="preserve">Do you think I should have a prediction about ONLY outcomes? </w:t>
      </w:r>
    </w:p>
    <w:p w14:paraId="2C08E865" w14:textId="6142C1E2" w:rsidR="003744B5" w:rsidRDefault="003744B5">
      <w:pPr>
        <w:pStyle w:val="CommentText"/>
      </w:pPr>
      <w:r>
        <w:t xml:space="preserve">With no relation to attention? (I thought it out of the context of the proposal and </w:t>
      </w:r>
      <w:proofErr w:type="spellStart"/>
      <w:r>
        <w:t>kine</w:t>
      </w:r>
      <w:proofErr w:type="spellEnd"/>
      <w:r>
        <w:t xml:space="preserve"> of side-</w:t>
      </w:r>
      <w:proofErr w:type="gramStart"/>
      <w:r>
        <w:t>result..</w:t>
      </w:r>
      <w:proofErr w:type="gramEnd"/>
      <w:r>
        <w:t xml:space="preserve"> but maybe I miss something) </w:t>
      </w:r>
    </w:p>
  </w:comment>
  <w:comment w:id="1445" w:author="0mer dar" w:date="2020-03-16T19:43:00Z" w:initials="0d">
    <w:p w14:paraId="1F2747FF" w14:textId="6A09DFF1" w:rsidR="003744B5" w:rsidRDefault="003744B5">
      <w:pPr>
        <w:pStyle w:val="CommentText"/>
      </w:pPr>
      <w:r>
        <w:rPr>
          <w:rStyle w:val="CommentReference"/>
        </w:rPr>
        <w:annotationRef/>
      </w:r>
      <w:r>
        <w:t xml:space="preserve">I’ll add the citation after we will be sure what will be the final questionnaires that will be presented in the dissertation. </w:t>
      </w:r>
    </w:p>
  </w:comment>
  <w:comment w:id="1443" w:author="עמית ברנשטיין" w:date="2020-02-09T09:37:00Z" w:initials="עב">
    <w:p w14:paraId="12462FCF" w14:textId="77777777" w:rsidR="003744B5" w:rsidRDefault="003744B5" w:rsidP="007F29B4">
      <w:pPr>
        <w:pStyle w:val="CommentText"/>
      </w:pPr>
      <w:r>
        <w:rPr>
          <w:rStyle w:val="CommentReference"/>
        </w:rPr>
        <w:annotationRef/>
      </w:r>
      <w:r>
        <w:t xml:space="preserve">You do not need to include all the measures in </w:t>
      </w:r>
      <w:proofErr w:type="spellStart"/>
      <w:r>
        <w:t>tovana</w:t>
      </w:r>
      <w:proofErr w:type="spellEnd"/>
      <w:r>
        <w:t xml:space="preserve"> or what </w:t>
      </w:r>
      <w:proofErr w:type="spellStart"/>
      <w:r>
        <w:t>tanya</w:t>
      </w:r>
      <w:proofErr w:type="spellEnd"/>
      <w:r>
        <w:t xml:space="preserve"> is looking at. </w:t>
      </w:r>
    </w:p>
    <w:p w14:paraId="29A4DB09" w14:textId="77777777" w:rsidR="003744B5" w:rsidRDefault="003744B5" w:rsidP="007F29B4">
      <w:pPr>
        <w:pStyle w:val="CommentText"/>
      </w:pPr>
    </w:p>
    <w:p w14:paraId="3473C302" w14:textId="77777777" w:rsidR="003744B5" w:rsidRDefault="003744B5" w:rsidP="007F29B4">
      <w:pPr>
        <w:pStyle w:val="CommentText"/>
      </w:pPr>
      <w:r>
        <w:t xml:space="preserve">I suggest you think through very few specific processes of interest and “outcomes” of </w:t>
      </w:r>
      <w:proofErr w:type="spellStart"/>
      <w:r>
        <w:t>interst</w:t>
      </w:r>
      <w:proofErr w:type="spellEnd"/>
      <w:r>
        <w:t xml:space="preserve">. Highlight those. </w:t>
      </w:r>
    </w:p>
    <w:p w14:paraId="580CFC4A" w14:textId="60C33F69" w:rsidR="003744B5" w:rsidRDefault="003744B5" w:rsidP="007F29B4">
      <w:pPr>
        <w:pStyle w:val="CommentText"/>
      </w:pPr>
      <w:r>
        <w:t xml:space="preserve">Don’t forget, b/c you don’t get into this at </w:t>
      </w:r>
      <w:proofErr w:type="spellStart"/>
      <w:r>
        <w:t>ll</w:t>
      </w:r>
      <w:proofErr w:type="spellEnd"/>
      <w:r>
        <w:t xml:space="preserve"> </w:t>
      </w:r>
      <w:proofErr w:type="spellStart"/>
      <w:proofErr w:type="gramStart"/>
      <w:r>
        <w:t>abov,e</w:t>
      </w:r>
      <w:proofErr w:type="spellEnd"/>
      <w:proofErr w:type="gramEnd"/>
      <w:r>
        <w:t xml:space="preserve"> you’ll need very clear and succinct justification for these specific predictions. For example, is </w:t>
      </w:r>
      <w:r>
        <w:rPr>
          <w:noProof/>
        </w:rPr>
        <w:t>eri</w:t>
      </w:r>
      <w:r>
        <w:t>mindwandering needed? Automatic thoughts (when are we giving ATQ btw??). Emotion regulation??</w:t>
      </w:r>
    </w:p>
  </w:comment>
  <w:comment w:id="1444" w:author="0mer dar" w:date="2020-03-02T14:41:00Z" w:initials="0d">
    <w:p w14:paraId="784C0D30" w14:textId="05E9C299" w:rsidR="003744B5" w:rsidRDefault="003744B5">
      <w:pPr>
        <w:pStyle w:val="CommentText"/>
      </w:pPr>
      <w:r>
        <w:rPr>
          <w:rStyle w:val="CommentReference"/>
        </w:rPr>
        <w:annotationRef/>
      </w:r>
      <w:r>
        <w:t xml:space="preserve">I thought </w:t>
      </w:r>
      <w:proofErr w:type="gramStart"/>
      <w:r>
        <w:t>all of</w:t>
      </w:r>
      <w:proofErr w:type="gramEnd"/>
      <w:r>
        <w:t xml:space="preserve"> those measures, including mindwandering, are proximal to attention change processes, and therefore I thought they’re all relevant and chanced together.</w:t>
      </w:r>
    </w:p>
    <w:p w14:paraId="731C1789" w14:textId="7CC62899" w:rsidR="003744B5" w:rsidRDefault="003744B5">
      <w:pPr>
        <w:pStyle w:val="CommentText"/>
      </w:pPr>
      <w:r>
        <w:t xml:space="preserve">Maybe I miss something… </w:t>
      </w:r>
    </w:p>
  </w:comment>
  <w:comment w:id="1448" w:author="0mer dar" w:date="2020-03-02T14:38:00Z" w:initials="0d">
    <w:p w14:paraId="03D0DF32" w14:textId="4A09C01E" w:rsidR="003744B5" w:rsidRDefault="003744B5">
      <w:pPr>
        <w:pStyle w:val="CommentText"/>
      </w:pPr>
      <w:r>
        <w:rPr>
          <w:rStyle w:val="CommentReference"/>
        </w:rPr>
        <w:annotationRef/>
      </w:r>
      <w:r>
        <w:t>I’m giving a version of the ATQ on the STP website for selecting the top 20 STP for recording them,</w:t>
      </w:r>
    </w:p>
    <w:p w14:paraId="7468B584" w14:textId="482E2037" w:rsidR="003744B5" w:rsidRDefault="003744B5">
      <w:pPr>
        <w:pStyle w:val="CommentText"/>
      </w:pPr>
      <w:r>
        <w:t xml:space="preserve">And again, on follow up </w:t>
      </w:r>
      <w:proofErr w:type="gramStart"/>
      <w:r>
        <w:t>measures )as</w:t>
      </w:r>
      <w:proofErr w:type="gramEnd"/>
      <w:r>
        <w:t xml:space="preserve"> we talked on the Zoom with Tanya and Yuval almost 2 months ago). .</w:t>
      </w:r>
    </w:p>
    <w:p w14:paraId="465CBED5" w14:textId="0CC7A97E" w:rsidR="003744B5" w:rsidRDefault="003744B5">
      <w:pPr>
        <w:pStyle w:val="CommentText"/>
      </w:pPr>
      <w:r>
        <w:t xml:space="preserve">(as </w:t>
      </w:r>
      <w:proofErr w:type="gramStart"/>
      <w:r>
        <w:t>another</w:t>
      </w:r>
      <w:proofErr w:type="gramEnd"/>
      <w:r>
        <w:t xml:space="preserve"> measures of the “real” experience / objects, on not only to measure change with attention) </w:t>
      </w:r>
    </w:p>
  </w:comment>
  <w:comment w:id="1465" w:author="עמית ברנשטיין" w:date="2020-02-09T09:43:00Z" w:initials="עב">
    <w:p w14:paraId="44F7580D" w14:textId="77777777" w:rsidR="003744B5" w:rsidRDefault="003744B5" w:rsidP="009578C8">
      <w:pPr>
        <w:pStyle w:val="CommentText"/>
      </w:pPr>
      <w:r>
        <w:rPr>
          <w:rStyle w:val="CommentReference"/>
        </w:rPr>
        <w:annotationRef/>
      </w:r>
      <w:r>
        <w:t xml:space="preserve">WHRE DID (III) CMOPASSION ET C COME FROM? </w:t>
      </w:r>
    </w:p>
  </w:comment>
  <w:comment w:id="1477" w:author="0mer dar" w:date="2019-11-30T11:47:00Z" w:initials="0d">
    <w:p w14:paraId="3AF942E6" w14:textId="77777777" w:rsidR="003744B5" w:rsidRDefault="003744B5" w:rsidP="006D18A6">
      <w:pPr>
        <w:pStyle w:val="CommentText"/>
      </w:pPr>
      <w:r>
        <w:rPr>
          <w:rStyle w:val="CommentReference"/>
        </w:rPr>
        <w:annotationRef/>
      </w:r>
      <w:r>
        <w:t xml:space="preserve">From </w:t>
      </w:r>
      <w:proofErr w:type="spellStart"/>
      <w:r>
        <w:t>yuval</w:t>
      </w:r>
      <w:proofErr w:type="spellEnd"/>
      <w:r>
        <w:t xml:space="preserve"> – </w:t>
      </w:r>
    </w:p>
    <w:p w14:paraId="07884FBE" w14:textId="77777777" w:rsidR="003744B5" w:rsidRDefault="003744B5" w:rsidP="006D18A6">
      <w:pPr>
        <w:pStyle w:val="CommentText"/>
        <w:rPr>
          <w:rFonts w:ascii="Times New Roman" w:hAnsi="Times New Roman" w:cs="David"/>
        </w:rPr>
      </w:pPr>
      <w:r w:rsidRPr="001E3599">
        <w:rPr>
          <w:rFonts w:ascii="Times New Roman" w:hAnsi="Times New Roman" w:cs="David"/>
        </w:rPr>
        <w:t>. To detect a between</w:t>
      </w:r>
      <w:r>
        <w:rPr>
          <w:rFonts w:ascii="Times New Roman" w:hAnsi="Times New Roman" w:cs="David"/>
        </w:rPr>
        <w:t>-</w:t>
      </w:r>
      <w:r w:rsidRPr="001E3599">
        <w:rPr>
          <w:rFonts w:ascii="Times New Roman" w:hAnsi="Times New Roman" w:cs="David"/>
        </w:rPr>
        <w:t>group effect of medium size (</w:t>
      </w:r>
      <w:proofErr w:type="spellStart"/>
      <w:r w:rsidRPr="001E3599">
        <w:rPr>
          <w:rFonts w:ascii="Times New Roman" w:hAnsi="Times New Roman" w:cs="David"/>
        </w:rPr>
        <w:t>cohen's</w:t>
      </w:r>
      <w:proofErr w:type="spellEnd"/>
      <w:r w:rsidRPr="001E3599">
        <w:rPr>
          <w:rFonts w:ascii="Times New Roman" w:hAnsi="Times New Roman" w:cs="David"/>
        </w:rPr>
        <w:t xml:space="preserve"> d=0.</w:t>
      </w:r>
      <w:r>
        <w:rPr>
          <w:rFonts w:ascii="Times New Roman" w:hAnsi="Times New Roman" w:cs="David"/>
        </w:rPr>
        <w:t>55</w:t>
      </w:r>
      <w:r w:rsidRPr="001E3599">
        <w:rPr>
          <w:rFonts w:ascii="Times New Roman" w:hAnsi="Times New Roman" w:cs="David"/>
        </w:rPr>
        <w:t>), with power of .80 and one-tailed alpha of .05, approximately 40 participants in each</w:t>
      </w:r>
      <w:r>
        <w:rPr>
          <w:rFonts w:ascii="Times New Roman" w:hAnsi="Times New Roman" w:cs="David"/>
        </w:rPr>
        <w:t xml:space="preserve"> </w:t>
      </w:r>
      <w:proofErr w:type="gramStart"/>
      <w:r>
        <w:rPr>
          <w:rFonts w:ascii="Times New Roman" w:hAnsi="Times New Roman" w:cs="David"/>
        </w:rPr>
        <w:t>groups</w:t>
      </w:r>
      <w:proofErr w:type="gramEnd"/>
      <w:r>
        <w:rPr>
          <w:rFonts w:ascii="Times New Roman" w:hAnsi="Times New Roman" w:cs="David"/>
        </w:rPr>
        <w:t xml:space="preserve"> are required.</w:t>
      </w:r>
    </w:p>
    <w:p w14:paraId="1367EBDE" w14:textId="77777777" w:rsidR="003744B5" w:rsidRDefault="003744B5" w:rsidP="006D18A6">
      <w:pPr>
        <w:pStyle w:val="CommentText"/>
        <w:rPr>
          <w:rFonts w:ascii="Times New Roman" w:hAnsi="Times New Roman" w:cs="David"/>
        </w:rPr>
      </w:pPr>
    </w:p>
    <w:p w14:paraId="14D04DD6" w14:textId="77777777" w:rsidR="003744B5" w:rsidRDefault="003744B5" w:rsidP="006D18A6">
      <w:pPr>
        <w:pStyle w:val="CommentText"/>
        <w:rPr>
          <w:rFonts w:ascii="Times New Roman" w:hAnsi="Times New Roman" w:cs="David"/>
        </w:rPr>
      </w:pPr>
    </w:p>
    <w:p w14:paraId="1646C856" w14:textId="77777777" w:rsidR="003744B5" w:rsidRDefault="003744B5" w:rsidP="006D18A6">
      <w:pPr>
        <w:autoSpaceDE w:val="0"/>
        <w:autoSpaceDN w:val="0"/>
        <w:adjustRightInd w:val="0"/>
        <w:spacing w:after="0"/>
        <w:ind w:firstLine="284"/>
        <w:jc w:val="both"/>
        <w:rPr>
          <w:rFonts w:ascii="Times New Roman" w:hAnsi="Times New Roman" w:cs="David"/>
          <w:i/>
          <w:iCs/>
        </w:rPr>
      </w:pPr>
      <w:r w:rsidRPr="001E3599">
        <w:rPr>
          <w:rFonts w:ascii="Times New Roman" w:hAnsi="Times New Roman" w:cs="David"/>
        </w:rPr>
        <w:t>To detect a correlation of medium size (ρ=0.3</w:t>
      </w:r>
      <w:r>
        <w:rPr>
          <w:rFonts w:ascii="Times New Roman" w:hAnsi="Times New Roman" w:cs="David"/>
        </w:rPr>
        <w:t>5</w:t>
      </w:r>
      <w:r w:rsidRPr="001E3599">
        <w:rPr>
          <w:rFonts w:ascii="Times New Roman" w:hAnsi="Times New Roman" w:cs="David"/>
        </w:rPr>
        <w:t>), with power of .80 and one-tailed alpha of .05, approximately 50 participants are required in the control condition.</w:t>
      </w:r>
    </w:p>
    <w:p w14:paraId="34804A8F" w14:textId="77777777" w:rsidR="003744B5" w:rsidRDefault="003744B5" w:rsidP="006D18A6">
      <w:pPr>
        <w:pStyle w:val="CommentText"/>
        <w:rPr>
          <w:rFonts w:ascii="Times New Roman" w:hAnsi="Times New Roman" w:cs="David"/>
        </w:rPr>
      </w:pPr>
    </w:p>
    <w:p w14:paraId="38B91615" w14:textId="77777777" w:rsidR="003744B5" w:rsidRDefault="003744B5" w:rsidP="006D18A6">
      <w:pPr>
        <w:pStyle w:val="CommentText"/>
        <w:rPr>
          <w:rFonts w:ascii="Times New Roman" w:hAnsi="Times New Roman" w:cs="David"/>
        </w:rPr>
      </w:pPr>
    </w:p>
    <w:p w14:paraId="2F90FE12" w14:textId="77777777" w:rsidR="003744B5" w:rsidRPr="00E57BD8" w:rsidRDefault="003744B5" w:rsidP="006D18A6">
      <w:pPr>
        <w:pStyle w:val="CommentText"/>
        <w:rPr>
          <w:rFonts w:ascii="Times New Roman" w:hAnsi="Times New Roman" w:cs="David"/>
          <w:b/>
          <w:bCs/>
          <w:u w:val="single"/>
        </w:rPr>
      </w:pPr>
      <w:r w:rsidRPr="00E57BD8">
        <w:rPr>
          <w:rFonts w:ascii="Times New Roman" w:hAnsi="Times New Roman" w:cs="David"/>
          <w:b/>
          <w:bCs/>
          <w:u w:val="single"/>
        </w:rPr>
        <w:t xml:space="preserve">Is it relevant for me too? Talk with Yuval/ </w:t>
      </w:r>
      <w:proofErr w:type="spellStart"/>
      <w:r w:rsidRPr="00E57BD8">
        <w:rPr>
          <w:rFonts w:ascii="Times New Roman" w:hAnsi="Times New Roman" w:cs="David"/>
          <w:b/>
          <w:bCs/>
          <w:u w:val="single"/>
        </w:rPr>
        <w:t>Iftach</w:t>
      </w:r>
      <w:proofErr w:type="spellEnd"/>
      <w:r w:rsidRPr="00E57BD8">
        <w:rPr>
          <w:rFonts w:ascii="Times New Roman" w:hAnsi="Times New Roman" w:cs="David"/>
          <w:b/>
          <w:bCs/>
          <w:u w:val="single"/>
        </w:rPr>
        <w:t xml:space="preserve">. </w:t>
      </w:r>
    </w:p>
  </w:comment>
  <w:comment w:id="1478" w:author="0mer dar" w:date="2019-11-30T11:42:00Z" w:initials="0d">
    <w:p w14:paraId="686FB53B" w14:textId="77777777" w:rsidR="003744B5" w:rsidRDefault="003744B5" w:rsidP="006D18A6">
      <w:pPr>
        <w:pStyle w:val="CommentText"/>
      </w:pPr>
      <w:r>
        <w:rPr>
          <w:rStyle w:val="CommentReference"/>
        </w:rPr>
        <w:annotationRef/>
      </w:r>
      <w:r>
        <w:t xml:space="preserve">From anna </w:t>
      </w:r>
    </w:p>
  </w:comment>
  <w:comment w:id="1480" w:author="0mer dar" w:date="2020-03-02T15:38:00Z" w:initials="0d">
    <w:p w14:paraId="58EDF2CC" w14:textId="7B24BC9D" w:rsidR="003744B5" w:rsidRDefault="003744B5">
      <w:pPr>
        <w:pStyle w:val="CommentText"/>
        <w:rPr>
          <w:lang w:val="en-GB"/>
        </w:rPr>
      </w:pPr>
      <w:r>
        <w:rPr>
          <w:rStyle w:val="CommentReference"/>
        </w:rPr>
        <w:annotationRef/>
      </w:r>
      <w:r>
        <w:rPr>
          <w:lang w:val="en-GB"/>
        </w:rPr>
        <w:t xml:space="preserve">Should I mention the plan B for control group – </w:t>
      </w:r>
    </w:p>
    <w:p w14:paraId="5BB28B8B" w14:textId="4B64D855" w:rsidR="003744B5" w:rsidRPr="00A467C1" w:rsidRDefault="003744B5">
      <w:pPr>
        <w:pStyle w:val="CommentText"/>
        <w:rPr>
          <w:lang w:val="en-GB"/>
        </w:rPr>
      </w:pPr>
      <w:r w:rsidRPr="0072760D" w:rsidDel="0052448A">
        <w:rPr>
          <w:rFonts w:ascii="David" w:hAnsi="David" w:cs="David"/>
          <w:color w:val="000000" w:themeColor="text1"/>
          <w:sz w:val="24"/>
          <w:szCs w:val="24"/>
          <w:highlight w:val="cyan"/>
        </w:rPr>
        <w:t xml:space="preserve">Participants in the waitlist control group </w:t>
      </w:r>
      <w:r w:rsidRPr="0072760D">
        <w:rPr>
          <w:rFonts w:ascii="David" w:hAnsi="David" w:cs="David"/>
          <w:color w:val="000000" w:themeColor="text1"/>
          <w:sz w:val="24"/>
          <w:szCs w:val="24"/>
          <w:highlight w:val="cyan"/>
        </w:rPr>
        <w:t>may</w:t>
      </w:r>
      <w:r w:rsidRPr="0072760D" w:rsidDel="0052448A">
        <w:rPr>
          <w:rFonts w:ascii="David" w:hAnsi="David" w:cs="David"/>
          <w:color w:val="000000" w:themeColor="text1"/>
          <w:sz w:val="24"/>
          <w:szCs w:val="24"/>
          <w:highlight w:val="cyan"/>
        </w:rPr>
        <w:t xml:space="preserve"> be recruited </w:t>
      </w:r>
      <w:r w:rsidRPr="0072760D">
        <w:rPr>
          <w:rFonts w:ascii="David" w:hAnsi="David" w:cs="David"/>
          <w:color w:val="000000" w:themeColor="text1"/>
          <w:sz w:val="24"/>
          <w:szCs w:val="24"/>
          <w:highlight w:val="cyan"/>
        </w:rPr>
        <w:t xml:space="preserve">also </w:t>
      </w:r>
      <w:r w:rsidRPr="0072760D" w:rsidDel="0052448A">
        <w:rPr>
          <w:rFonts w:ascii="David" w:hAnsi="David" w:cs="David"/>
          <w:color w:val="000000" w:themeColor="text1"/>
          <w:sz w:val="24"/>
          <w:szCs w:val="24"/>
          <w:highlight w:val="cyan"/>
        </w:rPr>
        <w:t>through messages sent to mailing lists of mindfulness associations and mindfulness meditation centers across Israel</w:t>
      </w:r>
      <w:r w:rsidRPr="0072760D" w:rsidDel="0052448A">
        <w:rPr>
          <w:rFonts w:ascii="David" w:hAnsi="David" w:cs="David"/>
          <w:color w:val="000000" w:themeColor="text1"/>
          <w:sz w:val="24"/>
          <w:szCs w:val="24"/>
        </w:rPr>
        <w:t>.</w:t>
      </w:r>
    </w:p>
  </w:comment>
  <w:comment w:id="1490" w:author="עמית ברנשטיין" w:date="2020-02-09T09:54:00Z" w:initials="עב">
    <w:p w14:paraId="2847DE9F" w14:textId="77777777" w:rsidR="003744B5" w:rsidRDefault="003744B5" w:rsidP="002A152B">
      <w:pPr>
        <w:pStyle w:val="CommentText"/>
      </w:pPr>
      <w:r>
        <w:rPr>
          <w:rStyle w:val="CommentReference"/>
        </w:rPr>
        <w:annotationRef/>
      </w:r>
      <w:r>
        <w:t>YOU DON'T HAVE REFERENCE TO THIS ABOVE. NOT SURE ABOUT THIS. AS IS, IT COMES COMPLETELY OUT OF THE BLUE.  YOU COULD ADD A SMALL SECONDARY AIM TO ABOVE AIMS – I.E., “</w:t>
      </w:r>
      <w:bookmarkStart w:id="1494" w:name="_Hlk34053659"/>
      <w:r>
        <w:t>WE WILL ALSO MODEL THE EFFECT OF MINDFULNESS MEDITATION EXPEREINCE ON PREDICTED AIMS, SUCH THAT XXXXX</w:t>
      </w:r>
      <w:bookmarkEnd w:id="1494"/>
      <w:r>
        <w:t>”</w:t>
      </w:r>
    </w:p>
  </w:comment>
  <w:comment w:id="1491" w:author="0mer dar" w:date="2020-03-02T15:11:00Z" w:initials="0d">
    <w:p w14:paraId="68344690" w14:textId="77777777" w:rsidR="003744B5" w:rsidRDefault="003744B5" w:rsidP="002A152B">
      <w:pPr>
        <w:pStyle w:val="CommentText"/>
        <w:numPr>
          <w:ilvl w:val="0"/>
          <w:numId w:val="37"/>
        </w:numPr>
        <w:rPr>
          <w:rFonts w:ascii="David" w:hAnsi="David" w:cs="David"/>
          <w:color w:val="000000" w:themeColor="text1"/>
          <w:sz w:val="24"/>
          <w:szCs w:val="24"/>
        </w:rPr>
      </w:pPr>
      <w:r>
        <w:rPr>
          <w:rStyle w:val="CommentReference"/>
        </w:rPr>
        <w:annotationRef/>
      </w:r>
      <w:r>
        <w:t xml:space="preserve">I added reference to </w:t>
      </w:r>
      <w:r w:rsidRPr="00174C48">
        <w:rPr>
          <w:rFonts w:ascii="David" w:hAnsi="David" w:cs="David"/>
          <w:color w:val="000000" w:themeColor="text1"/>
          <w:sz w:val="24"/>
          <w:szCs w:val="24"/>
        </w:rPr>
        <w:t xml:space="preserve">previous experience </w:t>
      </w:r>
      <w:r>
        <w:rPr>
          <w:rFonts w:ascii="David" w:hAnsi="David" w:cs="David"/>
          <w:color w:val="000000" w:themeColor="text1"/>
          <w:sz w:val="24"/>
          <w:szCs w:val="24"/>
        </w:rPr>
        <w:t xml:space="preserve">in </w:t>
      </w:r>
      <w:r w:rsidRPr="00174C48">
        <w:rPr>
          <w:rFonts w:ascii="David" w:hAnsi="David" w:cs="David"/>
          <w:color w:val="000000" w:themeColor="text1"/>
          <w:sz w:val="24"/>
          <w:szCs w:val="24"/>
        </w:rPr>
        <w:t>mindfulness meditation</w:t>
      </w:r>
      <w:r>
        <w:rPr>
          <w:rFonts w:ascii="David" w:hAnsi="David" w:cs="David"/>
          <w:color w:val="000000" w:themeColor="text1"/>
          <w:sz w:val="24"/>
          <w:szCs w:val="24"/>
        </w:rPr>
        <w:t xml:space="preserve"> to study overview. Do you think it’s enough?</w:t>
      </w:r>
    </w:p>
    <w:p w14:paraId="3883E31F" w14:textId="77777777" w:rsidR="003744B5" w:rsidRDefault="003744B5" w:rsidP="002A152B">
      <w:pPr>
        <w:pStyle w:val="CommentText"/>
      </w:pPr>
    </w:p>
    <w:p w14:paraId="36ACE9D0" w14:textId="77777777" w:rsidR="003744B5" w:rsidRDefault="003744B5" w:rsidP="002A152B">
      <w:pPr>
        <w:pStyle w:val="CommentText"/>
        <w:numPr>
          <w:ilvl w:val="0"/>
          <w:numId w:val="37"/>
        </w:numPr>
      </w:pPr>
      <w:r>
        <w:t xml:space="preserve">What else should I change in this section? </w:t>
      </w:r>
    </w:p>
  </w:comment>
  <w:comment w:id="1516" w:author="עמית ברנשטיין" w:date="2020-02-09T10:01:00Z" w:initials="עב">
    <w:p w14:paraId="73241B1A" w14:textId="77777777" w:rsidR="003744B5" w:rsidRDefault="003744B5" w:rsidP="00027A75">
      <w:pPr>
        <w:pStyle w:val="CommentText"/>
      </w:pPr>
      <w:r>
        <w:rPr>
          <w:rStyle w:val="CommentReference"/>
        </w:rPr>
        <w:annotationRef/>
      </w:r>
      <w:r>
        <w:t>HUH? YOU NEED TO EXPLAIN THE PROCEDURE – THEY HAVE NO IDEA WHAT YOU MEAN BY A “REGISTRATION WEBSITE”?</w:t>
      </w:r>
    </w:p>
  </w:comment>
  <w:comment w:id="1527" w:author="0mer dar" w:date="2019-11-30T11:38:00Z" w:initials="0d">
    <w:p w14:paraId="4B30BAD4" w14:textId="77777777" w:rsidR="003744B5" w:rsidRDefault="003744B5" w:rsidP="00027A75">
      <w:pPr>
        <w:pStyle w:val="CommentText"/>
      </w:pPr>
      <w:r>
        <w:rPr>
          <w:rStyle w:val="CommentReference"/>
        </w:rPr>
        <w:annotationRef/>
      </w:r>
      <w:r>
        <w:t xml:space="preserve">Is it relevant here? Or to procedure? </w:t>
      </w:r>
    </w:p>
  </w:comment>
  <w:comment w:id="1529" w:author="עמית ברנשטיין" w:date="2020-02-09T10:02:00Z" w:initials="עב">
    <w:p w14:paraId="277C246B" w14:textId="77777777" w:rsidR="003744B5" w:rsidRDefault="003744B5" w:rsidP="00027A75">
      <w:pPr>
        <w:pStyle w:val="CommentText"/>
      </w:pPr>
      <w:r>
        <w:rPr>
          <w:rStyle w:val="CommentReference"/>
        </w:rPr>
        <w:annotationRef/>
      </w:r>
      <w:r>
        <w:t>FOR NOW, BC I’D LIKE YOU TO FINISH, IN TEXT JUST REFER TO FIGURES TO CLARIFY PROCEDURE. AND MAKE SURE FIGURE IS SIPMLE AND CLEAR AND REFLECTS TH ACTUAL PROCEDURE. AND LINES UP WITH THE MEASURES YOU REFER TO BELOW AND YOUR AIMS. AND NO MORE…</w:t>
      </w:r>
    </w:p>
  </w:comment>
  <w:comment w:id="1530" w:author="0mer dar" w:date="2020-03-02T16:07:00Z" w:initials="0d">
    <w:p w14:paraId="19453F0B" w14:textId="17CD0BC5" w:rsidR="003744B5" w:rsidRDefault="003744B5">
      <w:pPr>
        <w:pStyle w:val="CommentText"/>
      </w:pPr>
      <w:r>
        <w:rPr>
          <w:rStyle w:val="CommentReference"/>
        </w:rPr>
        <w:annotationRef/>
      </w:r>
      <w:r>
        <w:t xml:space="preserve">Cool </w:t>
      </w:r>
    </w:p>
  </w:comment>
  <w:comment w:id="1554" w:author="0mer dar" w:date="2020-03-02T16:16:00Z" w:initials="0d">
    <w:p w14:paraId="5BEE7E60" w14:textId="77777777" w:rsidR="003744B5" w:rsidRDefault="003744B5">
      <w:pPr>
        <w:pStyle w:val="CommentText"/>
      </w:pPr>
      <w:r>
        <w:rPr>
          <w:rStyle w:val="CommentReference"/>
        </w:rPr>
        <w:annotationRef/>
      </w:r>
      <w:r>
        <w:t>Do you think I need a detailed chart for the STP selection and recording, and the internal ant interoceptive tasks use the STP?</w:t>
      </w:r>
    </w:p>
    <w:p w14:paraId="42B4B2B9" w14:textId="77777777" w:rsidR="003744B5" w:rsidRDefault="003744B5">
      <w:pPr>
        <w:pStyle w:val="CommentText"/>
      </w:pPr>
    </w:p>
    <w:p w14:paraId="6650E518" w14:textId="66A2C41C" w:rsidR="003744B5" w:rsidRDefault="003744B5">
      <w:pPr>
        <w:pStyle w:val="CommentText"/>
      </w:pPr>
      <w:r>
        <w:t xml:space="preserve">Or it is not so important? </w:t>
      </w:r>
    </w:p>
  </w:comment>
  <w:comment w:id="1551" w:author="0mer dar" w:date="2020-03-16T19:49:00Z" w:initials="0d">
    <w:p w14:paraId="57E1433E" w14:textId="63536BE0" w:rsidR="003744B5" w:rsidRDefault="003744B5">
      <w:pPr>
        <w:pStyle w:val="CommentText"/>
      </w:pPr>
      <w:r>
        <w:rPr>
          <w:rStyle w:val="CommentReference"/>
        </w:rPr>
        <w:annotationRef/>
      </w:r>
      <w:r>
        <w:t>If I write a description of the expanded format of the study,</w:t>
      </w:r>
    </w:p>
    <w:p w14:paraId="446B3964" w14:textId="77777777" w:rsidR="003744B5" w:rsidRDefault="003744B5" w:rsidP="00004295">
      <w:pPr>
        <w:pStyle w:val="CommentText"/>
      </w:pPr>
      <w:r>
        <w:t>Should I write a description of the basic format too?</w:t>
      </w:r>
    </w:p>
    <w:p w14:paraId="7A276353" w14:textId="7A0C4976" w:rsidR="003744B5" w:rsidRDefault="003744B5" w:rsidP="00004295">
      <w:pPr>
        <w:pStyle w:val="CommentText"/>
      </w:pPr>
    </w:p>
  </w:comment>
  <w:comment w:id="1581" w:author="עמית ברנשטיין" w:date="2020-02-09T10:09:00Z" w:initials="עב">
    <w:p w14:paraId="0D2A4B47" w14:textId="77777777" w:rsidR="003744B5" w:rsidRDefault="003744B5" w:rsidP="002615BF">
      <w:pPr>
        <w:pStyle w:val="CommentText"/>
      </w:pPr>
      <w:r>
        <w:rPr>
          <w:rStyle w:val="CommentReference"/>
        </w:rPr>
        <w:annotationRef/>
      </w:r>
      <w:r>
        <w:t xml:space="preserve">CHANGE ORDDER TO PARALLEL </w:t>
      </w:r>
      <w:proofErr w:type="gramStart"/>
      <w:r>
        <w:t>AIMS .</w:t>
      </w:r>
      <w:proofErr w:type="gramEnd"/>
      <w:r>
        <w:t xml:space="preserve"> KEEP IUT SIMPLE. FOCUS ON INTERNAL ATTENTION AND INTEROCEPTIVE ATTENTION. </w:t>
      </w:r>
    </w:p>
  </w:comment>
  <w:comment w:id="1582" w:author="0mer dar" w:date="2020-03-08T20:13:00Z" w:initials="0d">
    <w:p w14:paraId="0890680C" w14:textId="77777777" w:rsidR="003744B5" w:rsidRDefault="003744B5">
      <w:pPr>
        <w:pStyle w:val="CommentText"/>
      </w:pPr>
      <w:r>
        <w:rPr>
          <w:rStyle w:val="CommentReference"/>
        </w:rPr>
        <w:annotationRef/>
      </w:r>
      <w:r>
        <w:t xml:space="preserve">Not sure I should I parallel it to aims? </w:t>
      </w:r>
    </w:p>
    <w:p w14:paraId="0C615281" w14:textId="2587A179" w:rsidR="003744B5" w:rsidRDefault="003744B5">
      <w:pPr>
        <w:pStyle w:val="CommentText"/>
      </w:pPr>
      <w:r>
        <w:t xml:space="preserve">The STP is a </w:t>
      </w:r>
      <w:proofErr w:type="gramStart"/>
      <w:r>
        <w:t>general stimuli</w:t>
      </w:r>
      <w:proofErr w:type="gramEnd"/>
      <w:r>
        <w:t xml:space="preserve"> in the most of the aims (except mental health outcomes)</w:t>
      </w:r>
    </w:p>
  </w:comment>
  <w:comment w:id="1662" w:author="עמית ברנשטיין" w:date="2020-02-09T10:14:00Z" w:initials="עב">
    <w:p w14:paraId="57A56390" w14:textId="77777777" w:rsidR="003744B5" w:rsidRDefault="003744B5" w:rsidP="00F65B46">
      <w:pPr>
        <w:pStyle w:val="CommentText"/>
      </w:pPr>
      <w:r>
        <w:rPr>
          <w:rStyle w:val="CommentReference"/>
        </w:rPr>
        <w:annotationRef/>
      </w:r>
      <w:r>
        <w:t>USE LABELS FROM AIMS AND PAPER. INTERNAL ATTENTION TO MIND ETC. START WITH THIS, NOT BODY…</w:t>
      </w:r>
    </w:p>
  </w:comment>
  <w:comment w:id="1673" w:author="עמית ברנשטיין" w:date="2020-02-09T10:15:00Z" w:initials="עב">
    <w:p w14:paraId="7F16D2F6" w14:textId="77777777" w:rsidR="003744B5" w:rsidRDefault="003744B5" w:rsidP="00DF42A4">
      <w:pPr>
        <w:pStyle w:val="CommentText"/>
      </w:pPr>
      <w:r>
        <w:rPr>
          <w:rStyle w:val="CommentReference"/>
        </w:rPr>
        <w:annotationRef/>
      </w:r>
      <w:r>
        <w:t xml:space="preserve">ARE YOU REPEATING THE SAME IDEA HERE? </w:t>
      </w:r>
    </w:p>
  </w:comment>
  <w:comment w:id="1674" w:author="0mer dar" w:date="2020-03-08T20:28:00Z" w:initials="0d">
    <w:p w14:paraId="2D5AF8E1" w14:textId="77777777" w:rsidR="003744B5" w:rsidRDefault="003744B5">
      <w:pPr>
        <w:pStyle w:val="CommentText"/>
      </w:pPr>
      <w:r>
        <w:rPr>
          <w:rStyle w:val="CommentReference"/>
        </w:rPr>
        <w:annotationRef/>
      </w:r>
      <w:r>
        <w:t>Which idea?</w:t>
      </w:r>
    </w:p>
    <w:p w14:paraId="0D43B340" w14:textId="303D80B0" w:rsidR="003744B5" w:rsidRDefault="003744B5">
      <w:pPr>
        <w:pStyle w:val="CommentText"/>
      </w:pPr>
      <w:r>
        <w:t>Do you mean I repeat the idea from the aims about disengagement measured by DCT?</w:t>
      </w:r>
    </w:p>
    <w:p w14:paraId="1D94DF8F" w14:textId="77777777" w:rsidR="003744B5" w:rsidRDefault="003744B5">
      <w:pPr>
        <w:pStyle w:val="CommentText"/>
      </w:pPr>
    </w:p>
    <w:p w14:paraId="38807D7C" w14:textId="77777777" w:rsidR="003744B5" w:rsidRDefault="003744B5">
      <w:pPr>
        <w:pStyle w:val="CommentText"/>
      </w:pPr>
      <w:r>
        <w:t xml:space="preserve">Should I delete it? </w:t>
      </w:r>
    </w:p>
    <w:p w14:paraId="7BC8A89D" w14:textId="2CF35595" w:rsidR="003744B5" w:rsidRDefault="003744B5">
      <w:pPr>
        <w:pStyle w:val="CommentText"/>
      </w:pPr>
      <w:r>
        <w:t>And just describe the task?</w:t>
      </w:r>
    </w:p>
  </w:comment>
  <w:comment w:id="1685" w:author="0mer dar" w:date="2019-12-16T18:38:00Z" w:initials="0d">
    <w:p w14:paraId="248868CD" w14:textId="77777777" w:rsidR="003744B5" w:rsidRDefault="003744B5" w:rsidP="004D7DEB">
      <w:pPr>
        <w:pStyle w:val="CommentText"/>
      </w:pPr>
      <w:r>
        <w:rPr>
          <w:rStyle w:val="CommentReference"/>
        </w:rPr>
        <w:annotationRef/>
      </w:r>
      <w:r>
        <w:t xml:space="preserve">Maybe we should change the parameters (numbers of trials, </w:t>
      </w:r>
      <w:proofErr w:type="gramStart"/>
      <w:r>
        <w:t>blocks..</w:t>
      </w:r>
      <w:proofErr w:type="gramEnd"/>
      <w:r>
        <w:t xml:space="preserve">) by you and Tomer discussions? </w:t>
      </w:r>
    </w:p>
  </w:comment>
  <w:comment w:id="1686" w:author="עמית ברנשטיין" w:date="2020-02-09T10:16:00Z" w:initials="עב">
    <w:p w14:paraId="202957D7" w14:textId="77777777" w:rsidR="003744B5" w:rsidRDefault="003744B5" w:rsidP="004D7DEB">
      <w:pPr>
        <w:pStyle w:val="CommentText"/>
      </w:pPr>
      <w:r w:rsidRPr="00A83257">
        <w:rPr>
          <w:rStyle w:val="CommentReference"/>
          <w:highlight w:val="yellow"/>
        </w:rPr>
        <w:annotationRef/>
      </w:r>
      <w:r w:rsidRPr="00A83257">
        <w:rPr>
          <w:highlight w:val="yellow"/>
        </w:rPr>
        <w:t xml:space="preserve">WE HAVE YET TO DISCUSS THE ACTUAL METHODS. THIS IS V COMPLEX AND DEPENDS ON MANY FACTORS. LENGTH, NUMBER OF TIMES YOU SHARE THE SAME STIMULI. WE HAVE MULTIPLE TIMES MENTIONED THIS BUT NEVER HAD A SPECIFIC DISCUSSION ABOUT THE ACTUAL METHODS AND TASKS AND STIMULI. THIS IS </w:t>
      </w:r>
      <w:r w:rsidRPr="00A83257">
        <w:rPr>
          <w:i/>
          <w:iCs/>
          <w:highlight w:val="yellow"/>
        </w:rPr>
        <w:t>THE</w:t>
      </w:r>
      <w:r w:rsidRPr="00A83257">
        <w:rPr>
          <w:highlight w:val="yellow"/>
        </w:rPr>
        <w:t xml:space="preserve"> REAL WORK. WE NEED A MEETING JUST ON THIS. ONCE WE DO THIS AND DECIDE, YOU CAN REVISE AND THEN I CAN REVISE.</w:t>
      </w:r>
    </w:p>
    <w:p w14:paraId="6D1BA500" w14:textId="77777777" w:rsidR="003744B5" w:rsidRDefault="003744B5" w:rsidP="004D7DEB">
      <w:pPr>
        <w:pStyle w:val="CommentText"/>
      </w:pPr>
    </w:p>
    <w:p w14:paraId="5895DF4B" w14:textId="77777777" w:rsidR="003744B5" w:rsidRPr="00A83257" w:rsidRDefault="003744B5" w:rsidP="004D7DEB">
      <w:pPr>
        <w:pStyle w:val="CommentText"/>
      </w:pPr>
      <w:r w:rsidRPr="00A83257">
        <w:rPr>
          <w:highlight w:val="yellow"/>
        </w:rPr>
        <w:t>ALL COMMENTS NOW IGNORE THE #S PROPOSED – THEY’ WON’T BE POSSIBLE. THIS ISNOT IFTACH’S DESIGN BUT A VERY DIFFERENT MULTI-TASK, REPEATED MEASURES DESIGN IN WHICH YOU USE STP MUCH MORE FREQUENTYL. THIS COULD ALSO CHANGE STP DESCRITIPN ABOUT. I DOUBT 20 AND 20 WILL BE ENOUGH. I’VE MET W/TOMER ABOUT THIS A FEW TIMES. YOU CAN ALSO DISCUSS W/HIM BEFORE REVISING HERE.</w:t>
      </w:r>
      <w:r>
        <w:t xml:space="preserve"> </w:t>
      </w:r>
    </w:p>
  </w:comment>
  <w:comment w:id="1697" w:author="עמית ברנשטיין" w:date="2020-02-09T10:20:00Z" w:initials="עב">
    <w:p w14:paraId="2865F8BC" w14:textId="77777777" w:rsidR="003744B5" w:rsidRDefault="003744B5" w:rsidP="00F65B46">
      <w:pPr>
        <w:pStyle w:val="CommentText"/>
      </w:pPr>
      <w:r>
        <w:rPr>
          <w:rStyle w:val="CommentReference"/>
        </w:rPr>
        <w:annotationRef/>
      </w:r>
      <w:r>
        <w:t>REVISE THIS TEXT BASED ON FEEDBACK I WROTE ABOCVE FOR DICHOTIC…OTHER THAN THE STIMULUS NUMBERS, AS BEST I KNOW, YOU CAN SIMPLY TASKE FROM IFTY’S PAPER TO KEEP IT SHORT AND SWEET</w:t>
      </w:r>
    </w:p>
  </w:comment>
  <w:comment w:id="1718" w:author="0mer dar" w:date="2020-03-16T20:27:00Z" w:initials="0d">
    <w:p w14:paraId="0D44770E" w14:textId="1319FE03" w:rsidR="003744B5" w:rsidRDefault="003744B5">
      <w:pPr>
        <w:pStyle w:val="CommentText"/>
        <w:rPr>
          <w:lang w:val="en-GB"/>
        </w:rPr>
      </w:pPr>
      <w:r>
        <w:rPr>
          <w:rStyle w:val="CommentReference"/>
        </w:rPr>
        <w:annotationRef/>
      </w:r>
      <w:r>
        <w:rPr>
          <w:lang w:val="en-GB"/>
        </w:rPr>
        <w:t xml:space="preserve">New text from Yuval – </w:t>
      </w:r>
    </w:p>
    <w:p w14:paraId="1CA45D7F" w14:textId="48E67437" w:rsidR="00106EA6" w:rsidRDefault="00106EA6">
      <w:pPr>
        <w:pStyle w:val="CommentText"/>
        <w:rPr>
          <w:lang w:val="en-GB"/>
        </w:rPr>
      </w:pPr>
    </w:p>
    <w:p w14:paraId="3222C0D5" w14:textId="3B93FAAC" w:rsidR="003744B5" w:rsidRPr="003744B5" w:rsidRDefault="003744B5" w:rsidP="003744B5">
      <w:pPr>
        <w:spacing w:after="0" w:line="240" w:lineRule="auto"/>
        <w:rPr>
          <w:rFonts w:ascii="Times New Roman" w:eastAsia="Times New Roman" w:hAnsi="Times New Roman" w:cs="Times New Roman"/>
          <w:sz w:val="24"/>
          <w:szCs w:val="24"/>
        </w:rPr>
      </w:pPr>
      <w:r w:rsidRPr="003744B5">
        <w:rPr>
          <w:rFonts w:ascii="Times New Roman" w:eastAsia="Times New Roman" w:hAnsi="Times New Roman" w:cs="Times New Roman"/>
          <w:sz w:val="24"/>
          <w:szCs w:val="24"/>
        </w:rPr>
        <w:t>We thus developed the Mindful Awareness Task (MAT), a behavioral and phenomenological task that measures the objects and time-course of mindful awareness. During the MAT participants perform a 20-min mindfulness meditation (combined open monitoring with focused attention), in which they are instructed (a) to monitor a wide range of prominent present moment experiences (e.g. sensations, emotions, thoughts), and (b) to direct their awareness to their breath when they do not notice any experience. To measure performance during the meditation, participants are instructed (a) to verbally state a label describing each experience they notice (e.g. ‘warm’, ‘happy, ‘worried’, ‘tension’), and (b) to press a button when they notice their inhalation or exhalation (see Figure  2). </w:t>
      </w:r>
    </w:p>
    <w:p w14:paraId="7A4C7B53" w14:textId="77777777" w:rsidR="003744B5" w:rsidRPr="003744B5" w:rsidRDefault="003744B5" w:rsidP="003744B5">
      <w:pPr>
        <w:spacing w:after="0" w:line="240" w:lineRule="auto"/>
        <w:rPr>
          <w:rFonts w:ascii="Times New Roman" w:eastAsia="Times New Roman" w:hAnsi="Times New Roman" w:cs="Times New Roman"/>
          <w:sz w:val="24"/>
          <w:szCs w:val="24"/>
        </w:rPr>
      </w:pPr>
      <w:r w:rsidRPr="003744B5">
        <w:rPr>
          <w:rFonts w:ascii="Times New Roman" w:eastAsia="Times New Roman" w:hAnsi="Times New Roman" w:cs="Times New Roman"/>
          <w:sz w:val="24"/>
          <w:szCs w:val="24"/>
        </w:rPr>
        <w:t>Meta-awareness, and mindful awareness of body, mind, thinking, pleasant and unpleasant hedonic tone are scored using manualized qualitative coding of the content of participant’s verbal labels (see Figure 2a). The number of labels reflecting meta-awareness, and mindful awareness of body, mind, thoughts, pleasant and unpleasant hedonic tone are tallied to produce five individual difference scores reflecting mindful awareness of these experiential objects.</w:t>
      </w:r>
      <w:r w:rsidRPr="003744B5">
        <w:rPr>
          <w:rFonts w:ascii="Times New Roman" w:eastAsia="Times New Roman" w:hAnsi="Times New Roman" w:cs="Times New Roman"/>
          <w:sz w:val="24"/>
          <w:szCs w:val="24"/>
        </w:rPr>
        <w:br/>
        <w:t>To quantify the  time-course of mindful awareness, the precise timing and order of all reports of mindful awareness (i.e. labels and button presses) are analyzed to divide and classify the 20-min meditation into mindful- and mindless- sequences. Time periods in which participants continuously indicate mindful awareness via verbal labels and button presses are classified as mindful sequences (see Figure 2b). A total mindful awareness time score is computed by summing the duration of all mindful sequences in the 20-min meditation, and a sustained mindful awareness score is computed by averaging the duration of all mindful sequences. Time periods in which participants do not provide any indication of mindful awareness – no button presses indicating awareness of the breath and no verbal labels reflecting awareness of present moment experience – are classified as mindless sequences (see Figure 2b). Because participants re-engage in mindful awareness (indicated by a verbal label or a button press) at the end of each mindless sequence, a latency to re-engagement in mindful awareness score was computed by averaging the duration of all mindless sequences in the 20-min meditation (see Figure 2b).</w:t>
      </w:r>
    </w:p>
    <w:p w14:paraId="71F91E4A" w14:textId="43A78920" w:rsidR="003744B5" w:rsidRPr="003744B5" w:rsidRDefault="003744B5">
      <w:pPr>
        <w:pStyle w:val="CommentText"/>
      </w:pPr>
    </w:p>
  </w:comment>
  <w:comment w:id="1757" w:author="0mer dar" w:date="2020-03-16T20:39:00Z" w:initials="0d">
    <w:p w14:paraId="03712DE4" w14:textId="57E91BC0" w:rsidR="00946F7A" w:rsidRDefault="00946F7A">
      <w:pPr>
        <w:pStyle w:val="CommentText"/>
      </w:pPr>
      <w:r>
        <w:rPr>
          <w:rStyle w:val="CommentReference"/>
        </w:rPr>
        <w:annotationRef/>
      </w:r>
      <w:r>
        <w:t xml:space="preserve">Not sure if the MAT chart is relevant, I added it because there is chart in the IA </w:t>
      </w:r>
      <w:proofErr w:type="spellStart"/>
      <w:r>
        <w:t>iftach’s</w:t>
      </w:r>
      <w:proofErr w:type="spellEnd"/>
      <w:r>
        <w:t xml:space="preserve"> task and in the body map task. </w:t>
      </w:r>
    </w:p>
  </w:comment>
  <w:comment w:id="1801" w:author="עמית ברנשטיין" w:date="2020-02-09T10:14:00Z" w:initials="עב">
    <w:p w14:paraId="3C5E03C0" w14:textId="77777777" w:rsidR="00FB1490" w:rsidRDefault="00FB1490" w:rsidP="00FB1490">
      <w:pPr>
        <w:pStyle w:val="CommentText"/>
      </w:pPr>
      <w:r>
        <w:rPr>
          <w:rStyle w:val="CommentReference"/>
        </w:rPr>
        <w:annotationRef/>
      </w:r>
      <w:r>
        <w:t>USE LABELS FROM AIMS AND PAPER. INTERNAL ATTENTION TO MIND ETC. START WITH THIS, NOT BODY…</w:t>
      </w:r>
    </w:p>
  </w:comment>
  <w:comment w:id="1803" w:author="0mer dar" w:date="2020-03-02T17:35:00Z" w:initials="0d">
    <w:p w14:paraId="74B267A1" w14:textId="77777777" w:rsidR="003744B5" w:rsidRDefault="003744B5" w:rsidP="00A700C3">
      <w:pPr>
        <w:pStyle w:val="CommentText"/>
      </w:pPr>
      <w:r>
        <w:rPr>
          <w:rStyle w:val="CommentReference"/>
        </w:rPr>
        <w:annotationRef/>
      </w:r>
      <w:r>
        <w:rPr>
          <w:noProof/>
        </w:rPr>
        <w:t>should I present the tasks by their order in the study (body map first and then digit and dichotic, or by the aims (internal attention first, and then interoceptive attention?)</w:t>
      </w:r>
    </w:p>
  </w:comment>
  <w:comment w:id="1817" w:author="0mer dar" w:date="2020-03-16T20:50:00Z" w:initials="0d">
    <w:p w14:paraId="619F41BB" w14:textId="77777777" w:rsidR="00D43FB0" w:rsidRDefault="00D43FB0">
      <w:pPr>
        <w:pStyle w:val="CommentText"/>
      </w:pPr>
      <w:r>
        <w:rPr>
          <w:rStyle w:val="CommentReference"/>
        </w:rPr>
        <w:annotationRef/>
      </w:r>
      <w:r>
        <w:t xml:space="preserve">**TODO – to add a better chart from the real task. </w:t>
      </w:r>
    </w:p>
    <w:p w14:paraId="39F13AEF" w14:textId="2B2F4E12" w:rsidR="00D43FB0" w:rsidRPr="00D43FB0" w:rsidRDefault="00D43FB0">
      <w:pPr>
        <w:pStyle w:val="CommentText"/>
        <w:rPr>
          <w:lang w:val="en-GB"/>
        </w:rPr>
      </w:pPr>
      <w:r>
        <w:t>(as a print screen?)</w:t>
      </w:r>
    </w:p>
  </w:comment>
  <w:comment w:id="1856" w:author="0mer dar" w:date="2019-12-15T12:21:00Z" w:initials="0d">
    <w:p w14:paraId="2FDF1E29" w14:textId="77777777" w:rsidR="00617E5F" w:rsidRDefault="00617E5F" w:rsidP="00617E5F">
      <w:pPr>
        <w:pStyle w:val="CommentText"/>
      </w:pPr>
      <w:r>
        <w:rPr>
          <w:rStyle w:val="CommentReference"/>
        </w:rPr>
        <w:annotationRef/>
      </w:r>
    </w:p>
    <w:p w14:paraId="1D94E6E9" w14:textId="77777777" w:rsidR="00617E5F" w:rsidRDefault="00617E5F" w:rsidP="00617E5F">
      <w:pPr>
        <w:pStyle w:val="CommentText"/>
      </w:pPr>
      <w:r>
        <w:t xml:space="preserve">Those details are relevant for the dissertation? </w:t>
      </w:r>
    </w:p>
    <w:p w14:paraId="746B2E37" w14:textId="77777777" w:rsidR="00617E5F" w:rsidRDefault="00617E5F" w:rsidP="00617E5F">
      <w:pPr>
        <w:pStyle w:val="CommentText"/>
      </w:pPr>
    </w:p>
    <w:p w14:paraId="4ED8EF50" w14:textId="77777777" w:rsidR="00617E5F" w:rsidRDefault="00617E5F" w:rsidP="00617E5F">
      <w:pPr>
        <w:pStyle w:val="CommentText"/>
      </w:pPr>
      <w:r>
        <w:t xml:space="preserve">From </w:t>
      </w:r>
      <w:proofErr w:type="spellStart"/>
      <w:r>
        <w:t>numnemena</w:t>
      </w:r>
      <w:proofErr w:type="spellEnd"/>
      <w:r>
        <w:t xml:space="preserve"> </w:t>
      </w:r>
    </w:p>
    <w:p w14:paraId="7361A94D" w14:textId="77777777" w:rsidR="00617E5F" w:rsidRDefault="00617E5F" w:rsidP="00617E5F">
      <w:pPr>
        <w:pStyle w:val="CommentText"/>
      </w:pPr>
      <w:r>
        <w:t>“Topography of social touching depends on emotional bonds between humans”</w:t>
      </w:r>
    </w:p>
  </w:comment>
  <w:comment w:id="1873" w:author="0mer dar" w:date="2020-03-02T17:39:00Z" w:initials="0d">
    <w:p w14:paraId="03692743" w14:textId="273B8FCE" w:rsidR="003744B5" w:rsidRDefault="003744B5" w:rsidP="00F65B46">
      <w:pPr>
        <w:pStyle w:val="CommentText"/>
      </w:pPr>
      <w:r>
        <w:rPr>
          <w:rStyle w:val="CommentReference"/>
        </w:rPr>
        <w:annotationRef/>
      </w:r>
      <w:r>
        <w:t>AMIT Feb 9</w:t>
      </w:r>
    </w:p>
    <w:p w14:paraId="2B1A2A53" w14:textId="670D46FC" w:rsidR="003744B5" w:rsidRDefault="003744B5" w:rsidP="00F65B46">
      <w:pPr>
        <w:pStyle w:val="CommentText"/>
      </w:pPr>
      <w:r>
        <w:rPr>
          <w:rStyle w:val="CommentReference"/>
        </w:rPr>
        <w:annotationRef/>
      </w:r>
      <w:r>
        <w:t xml:space="preserve">PLEASE DO NOT RE-STATE PROCEDURE. </w:t>
      </w:r>
    </w:p>
    <w:p w14:paraId="25D681E1" w14:textId="77777777" w:rsidR="003744B5" w:rsidRDefault="003744B5" w:rsidP="00F65B46">
      <w:pPr>
        <w:pStyle w:val="CommentText"/>
      </w:pPr>
    </w:p>
    <w:p w14:paraId="31415268" w14:textId="77777777" w:rsidR="003744B5" w:rsidRDefault="003744B5" w:rsidP="00F65B46">
      <w:pPr>
        <w:pStyle w:val="CommentText"/>
      </w:pPr>
      <w:r>
        <w:t xml:space="preserve">JUST VERY SHORT – 1-2 SENTENCES </w:t>
      </w:r>
      <w:proofErr w:type="gramStart"/>
      <w:r>
        <w:t>DESCRI[</w:t>
      </w:r>
      <w:proofErr w:type="gramEnd"/>
      <w:r>
        <w:t>PTION OF THE SELF-REPORT YOU WILL KEEP IN YOUR AIMS. I.E., DECENTERING, REPET THINKING ETC.</w:t>
      </w:r>
    </w:p>
    <w:p w14:paraId="45DD4423" w14:textId="32032611" w:rsidR="003744B5" w:rsidRDefault="003744B5">
      <w:pPr>
        <w:pStyle w:val="CommentText"/>
      </w:pPr>
    </w:p>
  </w:comment>
  <w:comment w:id="1884" w:author="עמית ברנשטיין" w:date="2020-02-09T09:37:00Z" w:initials="עב">
    <w:p w14:paraId="0C8D405F" w14:textId="77777777" w:rsidR="003744B5" w:rsidRDefault="003744B5" w:rsidP="00E07EDF">
      <w:pPr>
        <w:pStyle w:val="CommentText"/>
      </w:pPr>
      <w:r>
        <w:rPr>
          <w:rStyle w:val="CommentReference"/>
        </w:rPr>
        <w:annotationRef/>
      </w:r>
      <w:r>
        <w:t xml:space="preserve">You do not need to include all the measures in </w:t>
      </w:r>
      <w:proofErr w:type="spellStart"/>
      <w:r>
        <w:t>tovana</w:t>
      </w:r>
      <w:proofErr w:type="spellEnd"/>
      <w:r>
        <w:t xml:space="preserve"> or what </w:t>
      </w:r>
      <w:proofErr w:type="spellStart"/>
      <w:r>
        <w:t>tanya</w:t>
      </w:r>
      <w:proofErr w:type="spellEnd"/>
      <w:r>
        <w:t xml:space="preserve"> is looking at. </w:t>
      </w:r>
    </w:p>
    <w:p w14:paraId="21EB2127" w14:textId="77777777" w:rsidR="003744B5" w:rsidRDefault="003744B5" w:rsidP="00E07EDF">
      <w:pPr>
        <w:pStyle w:val="CommentText"/>
      </w:pPr>
    </w:p>
    <w:p w14:paraId="5463A830" w14:textId="77777777" w:rsidR="003744B5" w:rsidRDefault="003744B5" w:rsidP="00E07EDF">
      <w:pPr>
        <w:pStyle w:val="CommentText"/>
      </w:pPr>
      <w:r>
        <w:t xml:space="preserve">I suggest you think through very few specific processes of interest and “outcomes” of </w:t>
      </w:r>
      <w:proofErr w:type="spellStart"/>
      <w:r>
        <w:t>interst</w:t>
      </w:r>
      <w:proofErr w:type="spellEnd"/>
      <w:r>
        <w:t xml:space="preserve">. Highlight those. </w:t>
      </w:r>
    </w:p>
    <w:p w14:paraId="0E381D2C" w14:textId="77777777" w:rsidR="003744B5" w:rsidRDefault="003744B5" w:rsidP="00E07EDF">
      <w:pPr>
        <w:pStyle w:val="CommentText"/>
      </w:pPr>
      <w:r>
        <w:t xml:space="preserve">Don’t forget, b/c you don’t get into this at </w:t>
      </w:r>
      <w:proofErr w:type="spellStart"/>
      <w:r>
        <w:t>ll</w:t>
      </w:r>
      <w:proofErr w:type="spellEnd"/>
      <w:r>
        <w:t xml:space="preserve"> </w:t>
      </w:r>
      <w:proofErr w:type="spellStart"/>
      <w:proofErr w:type="gramStart"/>
      <w:r>
        <w:t>abov,e</w:t>
      </w:r>
      <w:proofErr w:type="spellEnd"/>
      <w:proofErr w:type="gramEnd"/>
      <w:r>
        <w:t xml:space="preserve"> you’ll need very clear and succinct justification for these specific predictions. For example, is </w:t>
      </w:r>
      <w:r>
        <w:rPr>
          <w:noProof/>
        </w:rPr>
        <w:t>eri</w:t>
      </w:r>
      <w:r>
        <w:t>mindwandering needed? Automatic thoughts (when are we giving ATQ btw??). Emotion regulation??</w:t>
      </w:r>
    </w:p>
  </w:comment>
  <w:comment w:id="1885" w:author="0mer dar" w:date="2020-03-02T14:41:00Z" w:initials="0d">
    <w:p w14:paraId="19C3CB65" w14:textId="77777777" w:rsidR="003744B5" w:rsidRDefault="003744B5" w:rsidP="00E07EDF">
      <w:pPr>
        <w:pStyle w:val="CommentText"/>
      </w:pPr>
      <w:r>
        <w:rPr>
          <w:rStyle w:val="CommentReference"/>
        </w:rPr>
        <w:annotationRef/>
      </w:r>
      <w:r>
        <w:t xml:space="preserve">I thought </w:t>
      </w:r>
      <w:proofErr w:type="gramStart"/>
      <w:r>
        <w:t>all of</w:t>
      </w:r>
      <w:proofErr w:type="gramEnd"/>
      <w:r>
        <w:t xml:space="preserve"> those measures, including mindwandering, are proximal to attention change processes, and therefore I thought they’re all relevant and chanced together.</w:t>
      </w:r>
    </w:p>
    <w:p w14:paraId="075EB431" w14:textId="77777777" w:rsidR="003744B5" w:rsidRDefault="003744B5" w:rsidP="00E07EDF">
      <w:pPr>
        <w:pStyle w:val="CommentText"/>
      </w:pPr>
      <w:r>
        <w:t xml:space="preserve">Maybe I miss something… </w:t>
      </w:r>
    </w:p>
  </w:comment>
  <w:comment w:id="1891" w:author="0mer dar" w:date="2020-03-02T14:38:00Z" w:initials="0d">
    <w:p w14:paraId="57336EC0" w14:textId="61B2E384" w:rsidR="003744B5" w:rsidRDefault="003744B5" w:rsidP="00E07EDF">
      <w:pPr>
        <w:pStyle w:val="CommentText"/>
      </w:pPr>
      <w:r>
        <w:rPr>
          <w:rStyle w:val="CommentReference"/>
        </w:rPr>
        <w:annotationRef/>
      </w:r>
      <w:r>
        <w:t>I give a version of the ATQ on the STP website for selecting the top 20 STP for recording them,</w:t>
      </w:r>
    </w:p>
    <w:p w14:paraId="6B2CA95E" w14:textId="77777777" w:rsidR="003744B5" w:rsidRDefault="003744B5" w:rsidP="00E07EDF">
      <w:pPr>
        <w:pStyle w:val="CommentText"/>
      </w:pPr>
      <w:r>
        <w:t xml:space="preserve">And again, on follow up </w:t>
      </w:r>
      <w:proofErr w:type="gramStart"/>
      <w:r>
        <w:t>measures )as</w:t>
      </w:r>
      <w:proofErr w:type="gramEnd"/>
      <w:r>
        <w:t xml:space="preserve"> we talked on the Zoom with Tanya and Yuval almost 2 months ago). .</w:t>
      </w:r>
    </w:p>
    <w:p w14:paraId="2B6A7163" w14:textId="77777777" w:rsidR="003744B5" w:rsidRDefault="003744B5" w:rsidP="00E07EDF">
      <w:pPr>
        <w:pStyle w:val="CommentText"/>
      </w:pPr>
      <w:r>
        <w:t xml:space="preserve">(as </w:t>
      </w:r>
      <w:proofErr w:type="gramStart"/>
      <w:r>
        <w:t>another</w:t>
      </w:r>
      <w:proofErr w:type="gramEnd"/>
      <w:r>
        <w:t xml:space="preserve"> measures of the “real” experience / objects, on not only to measure change with attention)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4F15B9" w15:done="0"/>
  <w15:commentEx w15:paraId="412D1A2E" w15:done="0"/>
  <w15:commentEx w15:paraId="25A6D7D6" w15:done="0"/>
  <w15:commentEx w15:paraId="32A755CA" w15:paraIdParent="25A6D7D6" w15:done="0"/>
  <w15:commentEx w15:paraId="426B08AE" w15:done="0"/>
  <w15:commentEx w15:paraId="47CEB4A5" w15:done="0"/>
  <w15:commentEx w15:paraId="532BCCD4" w15:paraIdParent="47CEB4A5" w15:done="0"/>
  <w15:commentEx w15:paraId="2EF9B4F6" w15:done="0"/>
  <w15:commentEx w15:paraId="278265FD" w15:done="0"/>
  <w15:commentEx w15:paraId="0CB22B99" w15:done="0"/>
  <w15:commentEx w15:paraId="37BCBD4A" w15:done="0"/>
  <w15:commentEx w15:paraId="5EB698AC" w15:paraIdParent="37BCBD4A" w15:done="0"/>
  <w15:commentEx w15:paraId="5569C633" w15:done="0"/>
  <w15:commentEx w15:paraId="6CE411E0" w15:done="0"/>
  <w15:commentEx w15:paraId="471E2728" w15:done="0"/>
  <w15:commentEx w15:paraId="32EEF0A9" w15:done="0"/>
  <w15:commentEx w15:paraId="04A193A1" w15:paraIdParent="32EEF0A9" w15:done="0"/>
  <w15:commentEx w15:paraId="6A30852B" w15:paraIdParent="32EEF0A9" w15:done="0"/>
  <w15:commentEx w15:paraId="3AD02B00" w15:done="0"/>
  <w15:commentEx w15:paraId="4FD34619" w15:paraIdParent="3AD02B00" w15:done="0"/>
  <w15:commentEx w15:paraId="2D725998" w15:done="0"/>
  <w15:commentEx w15:paraId="71F4D939" w15:done="0"/>
  <w15:commentEx w15:paraId="048AD6F3" w15:paraIdParent="71F4D939" w15:done="0"/>
  <w15:commentEx w15:paraId="60F2FD8C" w15:done="0"/>
  <w15:commentEx w15:paraId="23A7569B" w15:paraIdParent="60F2FD8C" w15:done="0"/>
  <w15:commentEx w15:paraId="3FD8B47C" w15:done="0"/>
  <w15:commentEx w15:paraId="74822C33" w15:paraIdParent="3FD8B47C" w15:done="0"/>
  <w15:commentEx w15:paraId="1C5F2D3C" w15:done="0"/>
  <w15:commentEx w15:paraId="145F3AC6" w15:done="0"/>
  <w15:commentEx w15:paraId="08CBA7CB" w15:paraIdParent="145F3AC6" w15:done="0"/>
  <w15:commentEx w15:paraId="154B579A" w15:done="0"/>
  <w15:commentEx w15:paraId="01F5691B" w15:paraIdParent="154B579A" w15:done="0"/>
  <w15:commentEx w15:paraId="444B9F43" w15:done="0"/>
  <w15:commentEx w15:paraId="76DA8F8D" w15:done="0"/>
  <w15:commentEx w15:paraId="1182EB74" w15:done="0"/>
  <w15:commentEx w15:paraId="15CD1E58" w15:done="0"/>
  <w15:commentEx w15:paraId="31CC9B10" w15:done="0"/>
  <w15:commentEx w15:paraId="11657148" w15:paraIdParent="31CC9B10" w15:done="0"/>
  <w15:commentEx w15:paraId="7E40D439" w15:done="0"/>
  <w15:commentEx w15:paraId="5E56B797" w15:paraIdParent="7E40D439" w15:done="0"/>
  <w15:commentEx w15:paraId="087C3DC6" w15:done="0"/>
  <w15:commentEx w15:paraId="036CA8E3" w15:paraIdParent="087C3DC6" w15:done="0"/>
  <w15:commentEx w15:paraId="0B7F9D5D" w15:done="0"/>
  <w15:commentEx w15:paraId="36FA8212" w15:paraIdParent="0B7F9D5D" w15:done="0"/>
  <w15:commentEx w15:paraId="7759CACD" w15:done="0"/>
  <w15:commentEx w15:paraId="79F0B2F8" w15:done="0"/>
  <w15:commentEx w15:paraId="754DC8CE" w15:paraIdParent="79F0B2F8" w15:done="0"/>
  <w15:commentEx w15:paraId="4138BA82" w15:done="0"/>
  <w15:commentEx w15:paraId="5BDB3E2C" w15:done="0"/>
  <w15:commentEx w15:paraId="44A93DD0" w15:done="1"/>
  <w15:commentEx w15:paraId="02BF70C5" w15:done="1"/>
  <w15:commentEx w15:paraId="48006854" w15:done="0"/>
  <w15:commentEx w15:paraId="2D830F11" w15:done="0"/>
  <w15:commentEx w15:paraId="080D4493" w15:done="0"/>
  <w15:commentEx w15:paraId="644DA0FA" w15:paraIdParent="080D4493" w15:done="0"/>
  <w15:commentEx w15:paraId="34FA0477" w15:done="0"/>
  <w15:commentEx w15:paraId="6D4F0F72" w15:paraIdParent="34FA0477" w15:done="0"/>
  <w15:commentEx w15:paraId="45525034" w15:done="0"/>
  <w15:commentEx w15:paraId="10FB5FEA" w15:done="0"/>
  <w15:commentEx w15:paraId="25E1B42C" w15:done="0"/>
  <w15:commentEx w15:paraId="70A5DDFE" w15:done="0"/>
  <w15:commentEx w15:paraId="15A9AD1A" w15:done="0"/>
  <w15:commentEx w15:paraId="2AF30096" w15:done="0"/>
  <w15:commentEx w15:paraId="17D4E937" w15:done="0"/>
  <w15:commentEx w15:paraId="6D53E4C8" w15:done="0"/>
  <w15:commentEx w15:paraId="47A25601" w15:done="0"/>
  <w15:commentEx w15:paraId="39CA501C" w15:done="0"/>
  <w15:commentEx w15:paraId="217023A8" w15:done="0"/>
  <w15:commentEx w15:paraId="5EF24593" w15:done="0"/>
  <w15:commentEx w15:paraId="40352B34" w15:done="0"/>
  <w15:commentEx w15:paraId="05455F3C" w15:done="0"/>
  <w15:commentEx w15:paraId="1393C379" w15:done="0"/>
  <w15:commentEx w15:paraId="24B632A4" w15:done="0"/>
  <w15:commentEx w15:paraId="793CE883" w15:done="0"/>
  <w15:commentEx w15:paraId="44D7CAF7" w15:done="0"/>
  <w15:commentEx w15:paraId="75FD0BC9" w15:paraIdParent="44D7CAF7" w15:done="0"/>
  <w15:commentEx w15:paraId="4AE3ED9D" w15:done="0"/>
  <w15:commentEx w15:paraId="251F7814" w15:done="0"/>
  <w15:commentEx w15:paraId="434E5B27" w15:done="0"/>
  <w15:commentEx w15:paraId="76FFEFAE" w15:done="0"/>
  <w15:commentEx w15:paraId="66CB7183" w15:done="0"/>
  <w15:commentEx w15:paraId="1591CF48" w15:done="0"/>
  <w15:commentEx w15:paraId="55EDE36D" w15:done="0"/>
  <w15:commentEx w15:paraId="48D538AA" w15:done="0"/>
  <w15:commentEx w15:paraId="6A9EDBFA" w15:done="0"/>
  <w15:commentEx w15:paraId="3A0A3A3A" w15:done="0"/>
  <w15:commentEx w15:paraId="1C2E6A65" w15:done="0"/>
  <w15:commentEx w15:paraId="367C33BD" w15:done="0"/>
  <w15:commentEx w15:paraId="7903B3E3" w15:done="0"/>
  <w15:commentEx w15:paraId="32B7E86D" w15:done="0"/>
  <w15:commentEx w15:paraId="78D1DFD4" w15:done="0"/>
  <w15:commentEx w15:paraId="78ED5BC5" w15:done="0"/>
  <w15:commentEx w15:paraId="6750EC22" w15:done="0"/>
  <w15:commentEx w15:paraId="39CFAB11" w15:done="0"/>
  <w15:commentEx w15:paraId="1BBB32C8" w15:done="0"/>
  <w15:commentEx w15:paraId="3BB4674E" w15:done="0"/>
  <w15:commentEx w15:paraId="4142C4D3" w15:done="0"/>
  <w15:commentEx w15:paraId="3F9C5C8C" w15:done="0"/>
  <w15:commentEx w15:paraId="0C63CE5E" w15:done="0"/>
  <w15:commentEx w15:paraId="2C08E865" w15:paraIdParent="0C63CE5E" w15:done="0"/>
  <w15:commentEx w15:paraId="1F2747FF" w15:done="0"/>
  <w15:commentEx w15:paraId="580CFC4A" w15:done="0"/>
  <w15:commentEx w15:paraId="731C1789" w15:paraIdParent="580CFC4A" w15:done="0"/>
  <w15:commentEx w15:paraId="465CBED5" w15:done="0"/>
  <w15:commentEx w15:paraId="44F7580D" w15:done="0"/>
  <w15:commentEx w15:paraId="2F90FE12" w15:done="0"/>
  <w15:commentEx w15:paraId="686FB53B" w15:done="0"/>
  <w15:commentEx w15:paraId="5BB28B8B" w15:done="0"/>
  <w15:commentEx w15:paraId="2847DE9F" w15:done="0"/>
  <w15:commentEx w15:paraId="36ACE9D0" w15:paraIdParent="2847DE9F" w15:done="0"/>
  <w15:commentEx w15:paraId="73241B1A" w15:done="0"/>
  <w15:commentEx w15:paraId="4B30BAD4" w15:done="0"/>
  <w15:commentEx w15:paraId="277C246B" w15:done="0"/>
  <w15:commentEx w15:paraId="19453F0B" w15:paraIdParent="277C246B" w15:done="0"/>
  <w15:commentEx w15:paraId="6650E518" w15:done="0"/>
  <w15:commentEx w15:paraId="7A276353" w15:done="0"/>
  <w15:commentEx w15:paraId="0D2A4B47" w15:done="0"/>
  <w15:commentEx w15:paraId="0C615281" w15:paraIdParent="0D2A4B47" w15:done="0"/>
  <w15:commentEx w15:paraId="57A56390" w15:done="0"/>
  <w15:commentEx w15:paraId="7F16D2F6" w15:done="0"/>
  <w15:commentEx w15:paraId="7BC8A89D" w15:paraIdParent="7F16D2F6" w15:done="0"/>
  <w15:commentEx w15:paraId="248868CD" w15:done="0"/>
  <w15:commentEx w15:paraId="5895DF4B" w15:paraIdParent="248868CD" w15:done="0"/>
  <w15:commentEx w15:paraId="2865F8BC" w15:done="0"/>
  <w15:commentEx w15:paraId="71F91E4A" w15:done="0"/>
  <w15:commentEx w15:paraId="03712DE4" w15:done="0"/>
  <w15:commentEx w15:paraId="3C5E03C0" w15:done="0"/>
  <w15:commentEx w15:paraId="74B267A1" w15:done="0"/>
  <w15:commentEx w15:paraId="39F13AEF" w15:done="0"/>
  <w15:commentEx w15:paraId="7361A94D" w15:done="0"/>
  <w15:commentEx w15:paraId="45DD4423" w15:done="0"/>
  <w15:commentEx w15:paraId="0E381D2C" w15:done="0"/>
  <w15:commentEx w15:paraId="075EB431" w15:paraIdParent="0E381D2C" w15:done="0"/>
  <w15:commentEx w15:paraId="2B6A71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4F15B9" w16cid:durableId="21E147BE"/>
  <w16cid:commentId w16cid:paraId="412D1A2E" w16cid:durableId="219758D7"/>
  <w16cid:commentId w16cid:paraId="25A6D7D6" w16cid:durableId="21E149E2"/>
  <w16cid:commentId w16cid:paraId="32A755CA" w16cid:durableId="21E26611"/>
  <w16cid:commentId w16cid:paraId="426B08AE" w16cid:durableId="21ACA2DF"/>
  <w16cid:commentId w16cid:paraId="47CEB4A5" w16cid:durableId="220137C1"/>
  <w16cid:commentId w16cid:paraId="532BCCD4" w16cid:durableId="220137C2"/>
  <w16cid:commentId w16cid:paraId="2EF9B4F6" w16cid:durableId="21C9CD1F"/>
  <w16cid:commentId w16cid:paraId="278265FD" w16cid:durableId="217BD038"/>
  <w16cid:commentId w16cid:paraId="0CB22B99" w16cid:durableId="21BB0A90"/>
  <w16cid:commentId w16cid:paraId="37BCBD4A" w16cid:durableId="22074DF8"/>
  <w16cid:commentId w16cid:paraId="5EB698AC" w16cid:durableId="21EBA3D2"/>
  <w16cid:commentId w16cid:paraId="5569C633" w16cid:durableId="2201428A"/>
  <w16cid:commentId w16cid:paraId="6CE411E0" w16cid:durableId="220142B6"/>
  <w16cid:commentId w16cid:paraId="471E2728" w16cid:durableId="21E2896F"/>
  <w16cid:commentId w16cid:paraId="32EEF0A9" w16cid:durableId="21E155BE"/>
  <w16cid:commentId w16cid:paraId="04A193A1" w16cid:durableId="21E28AC8"/>
  <w16cid:commentId w16cid:paraId="6A30852B" w16cid:durableId="21E28B7C"/>
  <w16cid:commentId w16cid:paraId="3AD02B00" w16cid:durableId="21E1869A"/>
  <w16cid:commentId w16cid:paraId="4FD34619" w16cid:durableId="21E28BA3"/>
  <w16cid:commentId w16cid:paraId="2D725998" w16cid:durableId="220142DA"/>
  <w16cid:commentId w16cid:paraId="71F4D939" w16cid:durableId="21E15789"/>
  <w16cid:commentId w16cid:paraId="048AD6F3" w16cid:durableId="21E29894"/>
  <w16cid:commentId w16cid:paraId="60F2FD8C" w16cid:durableId="21E160C2"/>
  <w16cid:commentId w16cid:paraId="23A7569B" w16cid:durableId="21E29B87"/>
  <w16cid:commentId w16cid:paraId="3FD8B47C" w16cid:durableId="21E160E0"/>
  <w16cid:commentId w16cid:paraId="74822C33" w16cid:durableId="21E29BBF"/>
  <w16cid:commentId w16cid:paraId="1C5F2D3C" w16cid:durableId="21E2B0DF"/>
  <w16cid:commentId w16cid:paraId="145F3AC6" w16cid:durableId="21E1628E"/>
  <w16cid:commentId w16cid:paraId="08CBA7CB" w16cid:durableId="21E29C11"/>
  <w16cid:commentId w16cid:paraId="154B579A" w16cid:durableId="21E161B9"/>
  <w16cid:commentId w16cid:paraId="01F5691B" w16cid:durableId="21E2B27D"/>
  <w16cid:commentId w16cid:paraId="444B9F43" w16cid:durableId="21E16287"/>
  <w16cid:commentId w16cid:paraId="76DA8F8D" w16cid:durableId="21BA4405"/>
  <w16cid:commentId w16cid:paraId="1182EB74" w16cid:durableId="21E40E47"/>
  <w16cid:commentId w16cid:paraId="15CD1E58" w16cid:durableId="22015B3E"/>
  <w16cid:commentId w16cid:paraId="31CC9B10" w16cid:durableId="22026205"/>
  <w16cid:commentId w16cid:paraId="11657148" w16cid:durableId="22026204"/>
  <w16cid:commentId w16cid:paraId="7E40D439" w16cid:durableId="21E162A1"/>
  <w16cid:commentId w16cid:paraId="5E56B797" w16cid:durableId="21E2B259"/>
  <w16cid:commentId w16cid:paraId="087C3DC6" w16cid:durableId="21E1631A"/>
  <w16cid:commentId w16cid:paraId="036CA8E3" w16cid:durableId="21E2C012"/>
  <w16cid:commentId w16cid:paraId="0B7F9D5D" w16cid:durableId="21E166F9"/>
  <w16cid:commentId w16cid:paraId="36FA8212" w16cid:durableId="21E2C1C2"/>
  <w16cid:commentId w16cid:paraId="7759CACD" w16cid:durableId="21E166F1"/>
  <w16cid:commentId w16cid:paraId="79F0B2F8" w16cid:durableId="21E16779"/>
  <w16cid:commentId w16cid:paraId="754DC8CE" w16cid:durableId="21E2C309"/>
  <w16cid:commentId w16cid:paraId="4138BA82" w16cid:durableId="21E16808"/>
  <w16cid:commentId w16cid:paraId="5BDB3E2C" w16cid:durableId="21E1681F"/>
  <w16cid:commentId w16cid:paraId="44A93DD0" w16cid:durableId="21685C43"/>
  <w16cid:commentId w16cid:paraId="02BF70C5" w16cid:durableId="2190A65F"/>
  <w16cid:commentId w16cid:paraId="48006854" w16cid:durableId="21E2ED15"/>
  <w16cid:commentId w16cid:paraId="2D830F11" w16cid:durableId="21E2ED14"/>
  <w16cid:commentId w16cid:paraId="080D4493" w16cid:durableId="21E18401"/>
  <w16cid:commentId w16cid:paraId="644DA0FA" w16cid:durableId="21E2F168"/>
  <w16cid:commentId w16cid:paraId="34FA0477" w16cid:durableId="21E1846B"/>
  <w16cid:commentId w16cid:paraId="6D4F0F72" w16cid:durableId="21E2F10C"/>
  <w16cid:commentId w16cid:paraId="45525034" w16cid:durableId="21CA19F4"/>
  <w16cid:commentId w16cid:paraId="10FB5FEA" w16cid:durableId="21E1841F"/>
  <w16cid:commentId w16cid:paraId="25E1B42C" w16cid:durableId="21BB9415"/>
  <w16cid:commentId w16cid:paraId="70A5DDFE" w16cid:durableId="21BB93FC"/>
  <w16cid:commentId w16cid:paraId="15A9AD1A" w16cid:durableId="21BB9406"/>
  <w16cid:commentId w16cid:paraId="2AF30096" w16cid:durableId="21E184EF"/>
  <w16cid:commentId w16cid:paraId="17D4E937" w16cid:durableId="21E185A6"/>
  <w16cid:commentId w16cid:paraId="6D53E4C8" w16cid:durableId="220160F9"/>
  <w16cid:commentId w16cid:paraId="47A25601" w16cid:durableId="21EBDE09"/>
  <w16cid:commentId w16cid:paraId="39CA501C" w16cid:durableId="21EBDE08"/>
  <w16cid:commentId w16cid:paraId="217023A8" w16cid:durableId="21EBDE07"/>
  <w16cid:commentId w16cid:paraId="5EF24593" w16cid:durableId="21E189A9"/>
  <w16cid:commentId w16cid:paraId="40352B34" w16cid:durableId="21E187FE"/>
  <w16cid:commentId w16cid:paraId="05455F3C" w16cid:durableId="21E1884C"/>
  <w16cid:commentId w16cid:paraId="1393C379" w16cid:durableId="21BB991C"/>
  <w16cid:commentId w16cid:paraId="24B632A4" w16cid:durableId="21BB9B2C"/>
  <w16cid:commentId w16cid:paraId="793CE883" w16cid:durableId="21E188FA"/>
  <w16cid:commentId w16cid:paraId="44D7CAF7" w16cid:durableId="21E188E3"/>
  <w16cid:commentId w16cid:paraId="75FD0BC9" w16cid:durableId="21E2FB0D"/>
  <w16cid:commentId w16cid:paraId="4AE3ED9D" w16cid:durableId="21D29D7F"/>
  <w16cid:commentId w16cid:paraId="251F7814" w16cid:durableId="21D29D7A"/>
  <w16cid:commentId w16cid:paraId="434E5B27" w16cid:durableId="21D732F8"/>
  <w16cid:commentId w16cid:paraId="76FFEFAE" w16cid:durableId="220750FE"/>
  <w16cid:commentId w16cid:paraId="66CB7183" w16cid:durableId="22074E3D"/>
  <w16cid:commentId w16cid:paraId="1591CF48" w16cid:durableId="22079FD7"/>
  <w16cid:commentId w16cid:paraId="55EDE36D" w16cid:durableId="220754B3"/>
  <w16cid:commentId w16cid:paraId="48D538AA" w16cid:durableId="21B79EA6"/>
  <w16cid:commentId w16cid:paraId="6A9EDBFA" w16cid:durableId="2209EE9E"/>
  <w16cid:commentId w16cid:paraId="3A0A3A3A" w16cid:durableId="221A521D"/>
  <w16cid:commentId w16cid:paraId="1C2E6A65" w16cid:durableId="21CC81A3"/>
  <w16cid:commentId w16cid:paraId="367C33BD" w16cid:durableId="221A4FD9"/>
  <w16cid:commentId w16cid:paraId="7903B3E3" w16cid:durableId="221A4F9B"/>
  <w16cid:commentId w16cid:paraId="32B7E86D" w16cid:durableId="220756CD"/>
  <w16cid:commentId w16cid:paraId="78D1DFD4" w16cid:durableId="22075DDA"/>
  <w16cid:commentId w16cid:paraId="78ED5BC5" w16cid:durableId="2209F042"/>
  <w16cid:commentId w16cid:paraId="6750EC22" w16cid:durableId="22076680"/>
  <w16cid:commentId w16cid:paraId="39CFAB11" w16cid:durableId="22076646"/>
  <w16cid:commentId w16cid:paraId="1BBB32C8" w16cid:durableId="221A50F7"/>
  <w16cid:commentId w16cid:paraId="3BB4674E" w16cid:durableId="21D0525F"/>
  <w16cid:commentId w16cid:paraId="4142C4D3" w16cid:durableId="22079435"/>
  <w16cid:commentId w16cid:paraId="3F9C5C8C" w16cid:durableId="2207949F"/>
  <w16cid:commentId w16cid:paraId="0C63CE5E" w16cid:durableId="2209ED55"/>
  <w16cid:commentId w16cid:paraId="2C08E865" w16cid:durableId="2207A25B"/>
  <w16cid:commentId w16cid:paraId="1F2747FF" w16cid:durableId="221A557B"/>
  <w16cid:commentId w16cid:paraId="580CFC4A" w16cid:durableId="21EA5147"/>
  <w16cid:commentId w16cid:paraId="731C1789" w16cid:durableId="22079990"/>
  <w16cid:commentId w16cid:paraId="465CBED5" w16cid:durableId="220798F6"/>
  <w16cid:commentId w16cid:paraId="44F7580D" w16cid:durableId="21EA52C6"/>
  <w16cid:commentId w16cid:paraId="2F90FE12" w16cid:durableId="218CD559"/>
  <w16cid:commentId w16cid:paraId="686FB53B" w16cid:durableId="2209ED5C"/>
  <w16cid:commentId w16cid:paraId="5BB28B8B" w16cid:durableId="2207A6D9"/>
  <w16cid:commentId w16cid:paraId="2847DE9F" w16cid:durableId="21EA555A"/>
  <w16cid:commentId w16cid:paraId="36ACE9D0" w16cid:durableId="2207A086"/>
  <w16cid:commentId w16cid:paraId="4B30BAD4" w16cid:durableId="21A23F83"/>
  <w16cid:commentId w16cid:paraId="277C246B" w16cid:durableId="21EA573F"/>
  <w16cid:commentId w16cid:paraId="19453F0B" w16cid:durableId="2207ADB3"/>
  <w16cid:commentId w16cid:paraId="6650E518" w16cid:durableId="2207AFD3"/>
  <w16cid:commentId w16cid:paraId="7A276353" w16cid:durableId="221A56C8"/>
  <w16cid:commentId w16cid:paraId="0D2A4B47" w16cid:durableId="21EA58F7"/>
  <w16cid:commentId w16cid:paraId="0C615281" w16cid:durableId="220FD06A"/>
  <w16cid:commentId w16cid:paraId="57A56390" w16cid:durableId="21EA5A0A"/>
  <w16cid:commentId w16cid:paraId="7F16D2F6" w16cid:durableId="21EA5A43"/>
  <w16cid:commentId w16cid:paraId="7BC8A89D" w16cid:durableId="220FD3E8"/>
  <w16cid:commentId w16cid:paraId="248868CD" w16cid:durableId="21A24D8B"/>
  <w16cid:commentId w16cid:paraId="5895DF4B" w16cid:durableId="21EA5A62"/>
  <w16cid:commentId w16cid:paraId="2865F8BC" w16cid:durableId="2209ED69"/>
  <w16cid:commentId w16cid:paraId="71F91E4A" w16cid:durableId="221A5FC4"/>
  <w16cid:commentId w16cid:paraId="03712DE4" w16cid:durableId="221A6294"/>
  <w16cid:commentId w16cid:paraId="3C5E03C0" w16cid:durableId="221C87FB"/>
  <w16cid:commentId w16cid:paraId="74B267A1" w16cid:durableId="2207C25A"/>
  <w16cid:commentId w16cid:paraId="39F13AEF" w16cid:durableId="221A64FD"/>
  <w16cid:commentId w16cid:paraId="7361A94D" w16cid:durableId="221B32C4"/>
  <w16cid:commentId w16cid:paraId="45DD4423" w16cid:durableId="2207C34E"/>
  <w16cid:commentId w16cid:paraId="0E381D2C" w16cid:durableId="2207C624"/>
  <w16cid:commentId w16cid:paraId="075EB431" w16cid:durableId="2207C623"/>
  <w16cid:commentId w16cid:paraId="2B6A7163" w16cid:durableId="2207C6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EC743" w14:textId="77777777" w:rsidR="00FD013C" w:rsidRDefault="00FD013C">
      <w:pPr>
        <w:spacing w:after="0" w:line="240" w:lineRule="auto"/>
      </w:pPr>
      <w:r>
        <w:separator/>
      </w:r>
    </w:p>
  </w:endnote>
  <w:endnote w:type="continuationSeparator" w:id="0">
    <w:p w14:paraId="527AEFDA" w14:textId="77777777" w:rsidR="00FD013C" w:rsidRDefault="00FD013C">
      <w:pPr>
        <w:spacing w:after="0" w:line="240" w:lineRule="auto"/>
      </w:pPr>
      <w:r>
        <w:continuationSeparator/>
      </w:r>
    </w:p>
  </w:endnote>
  <w:endnote w:id="1">
    <w:p w14:paraId="005BCCA0" w14:textId="78D0CA16" w:rsidR="003744B5" w:rsidRDefault="003744B5" w:rsidP="006B68C7">
      <w:pPr>
        <w:pStyle w:val="EndnoteText"/>
        <w:rPr>
          <w:ins w:id="228" w:author="0mer dar" w:date="2020-02-04T15:51:00Z"/>
          <w:rFonts w:ascii="David" w:hAnsi="David" w:cs="David"/>
          <w:sz w:val="24"/>
          <w:szCs w:val="24"/>
        </w:rPr>
      </w:pPr>
      <w:ins w:id="229" w:author="0mer dar" w:date="2020-01-04T13:29:00Z">
        <w:r w:rsidRPr="007D5B07">
          <w:rPr>
            <w:rStyle w:val="EndnoteReference"/>
          </w:rPr>
          <w:endnoteRef/>
        </w:r>
        <w:r w:rsidRPr="00B85200">
          <w:rPr>
            <w:rFonts w:ascii="David" w:hAnsi="David" w:cs="David"/>
            <w:sz w:val="24"/>
            <w:szCs w:val="24"/>
          </w:rPr>
          <w:t xml:space="preserve">There is no clear consensus about  how attention and memory should be optimally classified, and others argue that simple and complex span tasks largely measure the same basic processes </w:t>
        </w:r>
        <w:r w:rsidRPr="00B85200">
          <w:rPr>
            <w:rFonts w:ascii="David" w:hAnsi="David" w:cs="David"/>
            <w:sz w:val="24"/>
            <w:szCs w:val="24"/>
          </w:rPr>
          <w:fldChar w:fldCharType="begin" w:fldLock="1"/>
        </w:r>
      </w:ins>
      <w:r>
        <w:rPr>
          <w:rFonts w:ascii="David" w:hAnsi="David" w:cs="David"/>
          <w:sz w:val="24"/>
          <w:szCs w:val="24"/>
        </w:rPr>
        <w:instrText>ADDIN CSL_CITATION {"citationItems":[{"id":"ITEM-1","itemData":{"DOI":"10.1037/0033-2909.133.6.1038","author":[{"dropping-particle":"","family":"Unsworth","given":"Nash","non-dropping-particle":"","parse-names":false,"suffix":""},{"dropping-particle":"","family":"Engle","given":"Randall W","non-dropping-particle":"","parse-names":false,"suffix":""}],"id":"ITEM-1","issue":"6","issued":{"date-parts":[["2007"]]},"note":"</w:instrText>
      </w:r>
      <w:r>
        <w:rPr>
          <w:rFonts w:ascii="David" w:hAnsi="David" w:cs="David"/>
          <w:sz w:val="24"/>
          <w:szCs w:val="24"/>
          <w:rtl/>
        </w:rPr>
        <w:instrText>אין הרבה הבדל בין</w:instrText>
      </w:r>
      <w:r>
        <w:rPr>
          <w:rFonts w:ascii="David" w:hAnsi="David" w:cs="David"/>
          <w:sz w:val="24"/>
          <w:szCs w:val="24"/>
        </w:rPr>
        <w:instrText xml:space="preserve"> simple </w:instrText>
      </w:r>
      <w:r>
        <w:rPr>
          <w:rFonts w:ascii="David" w:hAnsi="David" w:cs="David"/>
          <w:sz w:val="24"/>
          <w:szCs w:val="24"/>
          <w:rtl/>
        </w:rPr>
        <w:instrText>ל</w:instrText>
      </w:r>
      <w:r>
        <w:rPr>
          <w:rFonts w:ascii="David" w:hAnsi="David" w:cs="David"/>
          <w:sz w:val="24"/>
          <w:szCs w:val="24"/>
        </w:rPr>
        <w:instrText>-complex","page":"1038-1066","title":"On the Division of Short-Term and Working Memory : An Examination of Simple and Complex Span and Their Relation to Higher Order Abilities","type":"article-journal","volume":"133"},"uris":["http://www.mendeley.com/documents/?uuid=5e5ba912-8769-4445-a4ed-0fa4f7357b71"]}],"mendeley":{"formattedCitation":"(Unsworth &amp; Engle, 2007)","plainTextFormattedCitation":"(Unsworth &amp; Engle, 2007)","previouslyFormattedCitation":"(Unsworth &amp; Engle, 2007)"},"properties":{"noteIndex":0},"schema":"https://github.com/citation-style-language/schema/raw/master/csl-citation.json"}</w:instrText>
      </w:r>
      <w:ins w:id="230" w:author="0mer dar" w:date="2020-01-04T13:29:00Z">
        <w:r w:rsidRPr="00B85200">
          <w:rPr>
            <w:rFonts w:ascii="David" w:hAnsi="David" w:cs="David"/>
            <w:sz w:val="24"/>
            <w:szCs w:val="24"/>
          </w:rPr>
          <w:fldChar w:fldCharType="separate"/>
        </w:r>
      </w:ins>
      <w:r w:rsidRPr="001E2173">
        <w:rPr>
          <w:rFonts w:ascii="David" w:hAnsi="David" w:cs="David"/>
          <w:noProof/>
          <w:sz w:val="24"/>
          <w:szCs w:val="24"/>
        </w:rPr>
        <w:t>(Unsworth &amp; Engle, 2007)</w:t>
      </w:r>
      <w:ins w:id="231" w:author="0mer dar" w:date="2020-01-04T13:29:00Z">
        <w:r w:rsidRPr="00B85200">
          <w:rPr>
            <w:rFonts w:ascii="David" w:hAnsi="David" w:cs="David"/>
            <w:sz w:val="24"/>
            <w:szCs w:val="24"/>
          </w:rPr>
          <w:fldChar w:fldCharType="end"/>
        </w:r>
        <w:r w:rsidRPr="00B85200">
          <w:rPr>
            <w:rFonts w:ascii="David" w:hAnsi="David" w:cs="David"/>
            <w:sz w:val="24"/>
            <w:szCs w:val="24"/>
          </w:rPr>
          <w:t>, but exhaustive overview of cognitive functions is out of the aims and possibilities of the present work</w:t>
        </w:r>
        <w:r w:rsidRPr="007D5B07">
          <w:rPr>
            <w:rFonts w:ascii="David" w:hAnsi="David" w:cs="David"/>
            <w:sz w:val="24"/>
            <w:szCs w:val="24"/>
          </w:rPr>
          <w:t>.</w:t>
        </w:r>
      </w:ins>
    </w:p>
    <w:p w14:paraId="1A64524D" w14:textId="77777777" w:rsidR="003744B5" w:rsidRPr="007D5B07" w:rsidRDefault="003744B5" w:rsidP="006B68C7">
      <w:pPr>
        <w:pStyle w:val="EndnoteText"/>
        <w:rPr>
          <w:ins w:id="232" w:author="0mer dar" w:date="2020-01-04T13:29:00Z"/>
        </w:rPr>
      </w:pPr>
    </w:p>
  </w:endnote>
  <w:endnote w:id="2">
    <w:p w14:paraId="0DC23FCA" w14:textId="15B6020E" w:rsidR="003744B5" w:rsidRPr="00A06C36" w:rsidRDefault="003744B5" w:rsidP="003F6CCB">
      <w:pPr>
        <w:rPr>
          <w:rFonts w:ascii="David" w:hAnsi="David" w:cs="David"/>
          <w:sz w:val="24"/>
          <w:szCs w:val="24"/>
        </w:rPr>
      </w:pPr>
      <w:ins w:id="234" w:author="0mer dar" w:date="2019-11-28T20:47:00Z">
        <w:r w:rsidRPr="004C7932">
          <w:rPr>
            <w:rStyle w:val="EndnoteReference"/>
            <w:rFonts w:ascii="David" w:hAnsi="David" w:cs="David"/>
            <w:sz w:val="24"/>
            <w:szCs w:val="24"/>
          </w:rPr>
          <w:endnoteRef/>
        </w:r>
        <w:r w:rsidRPr="00A06C36">
          <w:rPr>
            <w:rFonts w:ascii="David" w:hAnsi="David" w:cs="David"/>
            <w:sz w:val="24"/>
            <w:szCs w:val="24"/>
          </w:rPr>
          <w:t xml:space="preserve"> W</w:t>
        </w:r>
        <w:r w:rsidRPr="00C86153">
          <w:rPr>
            <w:rFonts w:ascii="David" w:hAnsi="David" w:cs="David"/>
            <w:sz w:val="24"/>
            <w:szCs w:val="24"/>
          </w:rPr>
          <w:t xml:space="preserve">e provide more details for the more relevant methods. </w:t>
        </w:r>
      </w:ins>
    </w:p>
  </w:endnote>
  <w:endnote w:id="3">
    <w:p w14:paraId="1545AC45" w14:textId="22C7AE30" w:rsidR="003744B5" w:rsidRDefault="003744B5" w:rsidP="00E81BDC">
      <w:pPr>
        <w:pStyle w:val="EndnoteText"/>
        <w:rPr>
          <w:ins w:id="412" w:author="0mer dar" w:date="2020-02-04T15:51:00Z"/>
          <w:rFonts w:ascii="David" w:hAnsi="David" w:cs="David"/>
          <w:sz w:val="24"/>
          <w:szCs w:val="24"/>
        </w:rPr>
      </w:pPr>
      <w:ins w:id="413" w:author="0mer dar" w:date="2019-11-28T21:47:00Z">
        <w:r w:rsidRPr="000C09D6">
          <w:rPr>
            <w:rStyle w:val="EndnoteReference"/>
            <w:rFonts w:ascii="David" w:hAnsi="David" w:cs="David"/>
            <w:sz w:val="24"/>
            <w:szCs w:val="24"/>
          </w:rPr>
          <w:endnoteRef/>
        </w:r>
        <w:r w:rsidRPr="000C09D6">
          <w:rPr>
            <w:rFonts w:ascii="David" w:hAnsi="David" w:cs="David"/>
            <w:sz w:val="24"/>
            <w:szCs w:val="24"/>
            <w:rtl/>
          </w:rPr>
          <w:t xml:space="preserve"> </w:t>
        </w:r>
      </w:ins>
      <w:ins w:id="414" w:author="0mer dar" w:date="2020-01-03T16:19:00Z">
        <w:r w:rsidRPr="000C09D6">
          <w:rPr>
            <w:rFonts w:ascii="David" w:hAnsi="David" w:cs="David"/>
            <w:sz w:val="24"/>
            <w:szCs w:val="24"/>
          </w:rPr>
          <w:t>I</w:t>
        </w:r>
      </w:ins>
      <w:ins w:id="415" w:author="0mer dar" w:date="2019-11-28T21:47:00Z">
        <w:r w:rsidRPr="000C09D6">
          <w:rPr>
            <w:rFonts w:ascii="David" w:hAnsi="David" w:cs="David"/>
            <w:sz w:val="24"/>
            <w:szCs w:val="24"/>
          </w:rPr>
          <w:t>nteroception constructs have varied definitions</w:t>
        </w:r>
      </w:ins>
      <w:ins w:id="416" w:author="0mer dar" w:date="2020-01-03T16:19:00Z">
        <w:r w:rsidRPr="000C09D6">
          <w:rPr>
            <w:rFonts w:ascii="David" w:hAnsi="David" w:cs="David"/>
            <w:sz w:val="24"/>
            <w:szCs w:val="24"/>
          </w:rPr>
          <w:t>, while I</w:t>
        </w:r>
      </w:ins>
      <w:ins w:id="417" w:author="0mer dar" w:date="2019-11-28T21:47:00Z">
        <w:r w:rsidRPr="00C86153">
          <w:rPr>
            <w:rFonts w:ascii="David" w:hAnsi="David" w:cs="David"/>
            <w:sz w:val="24"/>
            <w:szCs w:val="24"/>
          </w:rPr>
          <w:t xml:space="preserve">nteroceptive accuracy is referred also as interoceptive sensitivity  </w:t>
        </w:r>
        <w:r w:rsidRPr="00C86153">
          <w:rPr>
            <w:rFonts w:ascii="David" w:hAnsi="David" w:cs="David"/>
            <w:sz w:val="24"/>
            <w:szCs w:val="24"/>
          </w:rPr>
          <w:fldChar w:fldCharType="begin" w:fldLock="1"/>
        </w:r>
      </w:ins>
      <w:r>
        <w:rPr>
          <w:rFonts w:ascii="David" w:hAnsi="David" w:cs="David"/>
          <w:sz w:val="24"/>
          <w:szCs w:val="24"/>
        </w:rPr>
        <w:instrText>ADDIN CSL_CITATION {"citationItems":[{"id":"ITEM-1","itemData":{"DOI":"10.1016/j.copsyc.2019.01.008","ISSN":"2352-250X","author":[{"dropping-particle":"","family":"Hadash","given":"Yuval","non-dropping-particle":"","parse-names":false,"suffix":""},{"dropping-particle":"","family":"Bernstein","given":"Amit","non-dropping-particle":"","parse-names":false,"suffix":""}],"container-title":"Current Opinion in Psychology","id":"ITEM-1","issue":"I","issued":{"date-parts":[["2019"]]},"note":"</w:instrText>
      </w:r>
      <w:r>
        <w:rPr>
          <w:rFonts w:ascii="David" w:hAnsi="David" w:cs="David"/>
          <w:sz w:val="24"/>
          <w:szCs w:val="24"/>
          <w:rtl/>
        </w:rPr>
        <w:instrText>קריאה מחודשת</w:instrText>
      </w:r>
      <w:r>
        <w:rPr>
          <w:rFonts w:ascii="David" w:hAnsi="David" w:cs="David"/>
          <w:sz w:val="24"/>
          <w:szCs w:val="24"/>
        </w:rPr>
        <w:instrText>\n</w:instrText>
      </w:r>
      <w:r>
        <w:rPr>
          <w:rFonts w:ascii="David" w:hAnsi="David" w:cs="David"/>
          <w:sz w:val="24"/>
          <w:szCs w:val="24"/>
          <w:rtl/>
        </w:rPr>
        <w:instrText>יש לי הרבה הארות בגרסה הישנה</w:instrText>
      </w:r>
      <w:r>
        <w:rPr>
          <w:rFonts w:ascii="David" w:hAnsi="David" w:cs="David"/>
          <w:sz w:val="24"/>
          <w:szCs w:val="24"/>
        </w:rPr>
        <w:instrText>","page":"229-237","publisher":"Elsevier Ltd","title":"ScienceDirect Behavioral assessment of mindfulness : defining features , organizing framework , and review of emerging methods","type":"article-journal","volume":"28"},"uris":["http://www.mendeley.com/documents/?uuid=c8362fdf-db6a-4767-bddd-fb861736be3f"]},{"id":"ITEM-2","itemData":{"DOI":"10.1111/psyp.12503","author":[{"dropping-particle":"","family":"Kleckner","given":"Ian R","non-dropping-particle":"","parse-names":false,"suffix":""},{"dropping-particle":"","family":"Wormwood","given":"Jolie Baumann","non-dropping-particle":"","parse-names":false,"suffix":""},{"dropping-particle":"","family":"Simmons","given":"William Kyle","non-dropping-particle":"","parse-names":false,"suffix":""},{"dropping-particle":"","family":"Jolla","given":"La","non-dropping-particle":"","parse-names":false,"suffix":""},{"dropping-particle":"","family":"States","given":"United","non-dropping-particle":"","parse-names":false,"suffix":""},{"dropping-particle":"","family":"Barrett","given":"Lisa Feldman","non-dropping-particle":"","parse-names":false,"suffix":""}],"id":"ITEM-2","issue":"July 2018","issued":{"date-parts":[["2015"]]},"title":"Methodological Recommendations for a Heartbeat Detection-Based Measure of Interoceptive Sensitivity Methodological recommendations for a heartbeat detection-based measure of interoceptive sensitivity","type":"article-journal"},"uris":["http://www.mendeley.com/documents/?uuid=942880a1-5456-431e-a65c-c484a527c58f"]},{"id":"ITEM-3","itemData":{"abstract":"The development and implementation of psychometrically sound behavioral measures of mindfulness are important to advancing the science of mindfulness. To help organize, conceptualize, and guide the development of extant and emerging behavioral measures of mindfulness, we delineate the defining features of behavioral measures of mindfulness and propose a framework consisting of four domains of behavioral assessment of mindfulness. The domains include measurement of (I) objects of mindful awareness, (II) time-course of mindful awareness, (III) sensitivity of mindful awareness, and (IV) attitudes towards present moment experience. We describe the mindfulness process(es), behavioral methods, and review specific measures per domain. Four of the measures exhibit sound psychometric properties and evidence of construct validity as measures of mindfulness processes.","author":[{"dropping-particle":"","family":"HADASH","given":"YUVAL","non-dropping-particle":"","parse-names":false,"suffix":""}],"id":"ITEM-3","issued":{"date-parts":[["2013"]]},"note":"</w:instrText>
      </w:r>
      <w:r>
        <w:rPr>
          <w:rFonts w:ascii="David" w:hAnsi="David" w:cs="David"/>
          <w:sz w:val="24"/>
          <w:szCs w:val="24"/>
          <w:rtl/>
        </w:rPr>
        <w:instrText>מאמר יובל לפני פרסום - מדדים התנהגותיים של מיינדפולנס</w:instrText>
      </w:r>
      <w:r>
        <w:rPr>
          <w:rFonts w:ascii="David" w:hAnsi="David" w:cs="David"/>
          <w:sz w:val="24"/>
          <w:szCs w:val="24"/>
        </w:rPr>
        <w:instrText xml:space="preserve"> MAT\n</w:instrText>
      </w:r>
      <w:r>
        <w:rPr>
          <w:rFonts w:ascii="David" w:hAnsi="David" w:cs="David"/>
          <w:sz w:val="24"/>
          <w:szCs w:val="24"/>
          <w:rtl/>
        </w:rPr>
        <w:instrText>סקירה של מדדים של מיינדפולנס - זיהוי האוביקט אליו מפנים את הקשב, מרווחי הזמן בין מצבים של מיינדפולנס, רגישות של המיינדפולנס וגישה לרגע הנוכחי</w:instrText>
      </w:r>
      <w:r>
        <w:rPr>
          <w:rFonts w:ascii="David" w:hAnsi="David" w:cs="David"/>
          <w:sz w:val="24"/>
          <w:szCs w:val="24"/>
        </w:rPr>
        <w:instrText xml:space="preserve"> .\n\n</w:instrText>
      </w:r>
      <w:r>
        <w:rPr>
          <w:rFonts w:ascii="David" w:hAnsi="David" w:cs="David"/>
          <w:sz w:val="24"/>
          <w:szCs w:val="24"/>
          <w:rtl/>
        </w:rPr>
        <w:instrText>שאלה מנחה - איך אפשר לקשר את 4 הדדומיינים</w:instrText>
      </w:r>
      <w:r>
        <w:rPr>
          <w:rFonts w:ascii="David" w:hAnsi="David" w:cs="David"/>
          <w:sz w:val="24"/>
          <w:szCs w:val="24"/>
        </w:rPr>
        <w:instrText xml:space="preserve">:\n1. </w:instrText>
      </w:r>
      <w:r>
        <w:rPr>
          <w:rFonts w:ascii="David" w:hAnsi="David" w:cs="David"/>
          <w:sz w:val="24"/>
          <w:szCs w:val="24"/>
          <w:rtl/>
        </w:rPr>
        <w:instrText>אוביקטים - גוף, מיינד, טון רגשי - לאן מאיר הפנס (מבוסס דיווח סוביקטיבי)</w:instrText>
      </w:r>
      <w:r>
        <w:rPr>
          <w:rFonts w:ascii="David" w:hAnsi="David" w:cs="David"/>
          <w:sz w:val="24"/>
          <w:szCs w:val="24"/>
        </w:rPr>
        <w:instrText xml:space="preserve">\n2. </w:instrText>
      </w:r>
      <w:r>
        <w:rPr>
          <w:rFonts w:ascii="David" w:hAnsi="David" w:cs="David"/>
          <w:sz w:val="24"/>
          <w:szCs w:val="24"/>
          <w:rtl/>
        </w:rPr>
        <w:instrText>דפוסים - מרווחי זמן</w:instrText>
      </w:r>
      <w:r>
        <w:rPr>
          <w:rFonts w:ascii="David" w:hAnsi="David" w:cs="David"/>
          <w:sz w:val="24"/>
          <w:szCs w:val="24"/>
        </w:rPr>
        <w:instrText xml:space="preserve"> - disangagment.. - </w:instrText>
      </w:r>
      <w:r>
        <w:rPr>
          <w:rFonts w:ascii="David" w:hAnsi="David" w:cs="David"/>
          <w:sz w:val="24"/>
          <w:szCs w:val="24"/>
          <w:rtl/>
        </w:rPr>
        <w:instrText>הבהובי הפנס. (מדד אוביקטיבי)</w:instrText>
      </w:r>
      <w:r>
        <w:rPr>
          <w:rFonts w:ascii="David" w:hAnsi="David" w:cs="David"/>
          <w:sz w:val="24"/>
          <w:szCs w:val="24"/>
        </w:rPr>
        <w:instrText>\n*</w:instrText>
      </w:r>
      <w:r>
        <w:rPr>
          <w:rFonts w:ascii="David" w:hAnsi="David" w:cs="David"/>
          <w:sz w:val="24"/>
          <w:szCs w:val="24"/>
          <w:rtl/>
        </w:rPr>
        <w:instrText>קשב</w:instrText>
      </w:r>
      <w:r>
        <w:rPr>
          <w:rFonts w:ascii="David" w:hAnsi="David" w:cs="David"/>
          <w:sz w:val="24"/>
          <w:szCs w:val="24"/>
        </w:rPr>
        <w:instrText xml:space="preserve"> - sustain, disangagment from mindless sttes\n3. </w:instrText>
      </w:r>
      <w:r>
        <w:rPr>
          <w:rFonts w:ascii="David" w:hAnsi="David" w:cs="David"/>
          <w:sz w:val="24"/>
          <w:szCs w:val="24"/>
          <w:rtl/>
        </w:rPr>
        <w:instrText>רגישות - האם ניתן לזהות גירוי פנימי לא בולט. מטא-מודעות. עוצמת הפנס. נמדד על פי דיווח של חוויות של מטא-מודעות</w:instrText>
      </w:r>
      <w:r>
        <w:rPr>
          <w:rFonts w:ascii="David" w:hAnsi="David" w:cs="David"/>
          <w:sz w:val="24"/>
          <w:szCs w:val="24"/>
        </w:rPr>
        <w:instrText xml:space="preserve">? \n4. </w:instrText>
      </w:r>
      <w:r>
        <w:rPr>
          <w:rFonts w:ascii="David" w:hAnsi="David" w:cs="David"/>
          <w:sz w:val="24"/>
          <w:szCs w:val="24"/>
          <w:rtl/>
        </w:rPr>
        <w:instrText>גישה - לא נבדק ב</w:instrText>
      </w:r>
      <w:r>
        <w:rPr>
          <w:rFonts w:ascii="David" w:hAnsi="David" w:cs="David"/>
          <w:sz w:val="24"/>
          <w:szCs w:val="24"/>
        </w:rPr>
        <w:instrText>-MAT ?","number-of-pages":"8(3):231-234","title":"YUVAL MAT PRE","type":"report"},"uris":["http://www.mendeley.com/documents/?uuid=0aef06aa-c121-3b33-8743-fee31bd4709a"]}],"mendeley":{"formattedCitation":"(HADASH, 2013; Hadash &amp; Bernstein, 2019; Kleckner et al., 2015)","plainTextFormattedCitation":"(HADASH, 2013; Hadash &amp; Bernstein, 2019; Kleckner et al., 2015)","previouslyFormattedCitation":"(HADASH, 2013; Hadash &amp; Bernstein, 2019; Kleckner et al., 2015)"},"properties":{"noteIndex":0},"schema":"https://github.com/citation-style-language/schema/raw/master/csl-citation.json"}</w:instrText>
      </w:r>
      <w:ins w:id="418" w:author="0mer dar" w:date="2019-11-28T21:47:00Z">
        <w:r w:rsidRPr="00C86153">
          <w:rPr>
            <w:rFonts w:ascii="David" w:hAnsi="David" w:cs="David"/>
            <w:sz w:val="24"/>
            <w:szCs w:val="24"/>
          </w:rPr>
          <w:fldChar w:fldCharType="separate"/>
        </w:r>
      </w:ins>
      <w:r w:rsidRPr="001E2173">
        <w:rPr>
          <w:rFonts w:ascii="David" w:hAnsi="David" w:cs="David"/>
          <w:noProof/>
          <w:sz w:val="24"/>
          <w:szCs w:val="24"/>
        </w:rPr>
        <w:t>(HADASH, 2013; Hadash &amp; Bernstein, 2019; Kleckner et al., 2015)</w:t>
      </w:r>
      <w:ins w:id="419" w:author="0mer dar" w:date="2019-11-28T21:47:00Z">
        <w:r w:rsidRPr="00C86153">
          <w:rPr>
            <w:rFonts w:ascii="David" w:hAnsi="David" w:cs="David"/>
            <w:sz w:val="24"/>
            <w:szCs w:val="24"/>
          </w:rPr>
          <w:fldChar w:fldCharType="end"/>
        </w:r>
      </w:ins>
    </w:p>
    <w:p w14:paraId="0F3F850B" w14:textId="77777777" w:rsidR="003744B5" w:rsidRPr="000C09D6" w:rsidRDefault="003744B5" w:rsidP="00E81BDC">
      <w:pPr>
        <w:pStyle w:val="EndnoteText"/>
        <w:rPr>
          <w:ins w:id="420" w:author="0mer dar" w:date="2019-11-28T21:47:00Z"/>
          <w:rFonts w:ascii="David" w:hAnsi="David" w:cs="David"/>
          <w:sz w:val="24"/>
          <w:szCs w:val="24"/>
          <w:rtl/>
        </w:rPr>
      </w:pPr>
    </w:p>
  </w:endnote>
  <w:endnote w:id="4">
    <w:p w14:paraId="36E6A9EC" w14:textId="180B1EAF" w:rsidR="003744B5" w:rsidDel="00737FE1" w:rsidRDefault="003744B5">
      <w:pPr>
        <w:pStyle w:val="EndnoteText"/>
        <w:rPr>
          <w:ins w:id="652" w:author="0mer dar" w:date="2020-02-04T15:51:00Z"/>
          <w:del w:id="653" w:author="0mer dar" w:date="2020-02-10T13:49:00Z"/>
          <w:rFonts w:ascii="David" w:hAnsi="David" w:cs="David"/>
          <w:sz w:val="24"/>
          <w:szCs w:val="24"/>
          <w:lang w:bidi="ar-SA"/>
        </w:rPr>
      </w:pPr>
      <w:ins w:id="654" w:author="0mer dar" w:date="2020-01-15T15:49:00Z">
        <w:del w:id="655" w:author="0mer dar" w:date="2020-02-10T13:49:00Z">
          <w:r w:rsidDel="00737FE1">
            <w:rPr>
              <w:rStyle w:val="EndnoteReference"/>
            </w:rPr>
            <w:endnoteRef/>
          </w:r>
          <w:r w:rsidDel="00737FE1">
            <w:delText xml:space="preserve"> T</w:delText>
          </w:r>
          <w:r w:rsidDel="00737FE1">
            <w:rPr>
              <w:rFonts w:ascii="David" w:hAnsi="David" w:cs="David"/>
              <w:sz w:val="24"/>
              <w:szCs w:val="24"/>
              <w:highlight w:val="yellow"/>
              <w:lang w:bidi="ar-SA"/>
            </w:rPr>
            <w:delText>he</w:delText>
          </w:r>
          <w:r w:rsidRPr="00306614" w:rsidDel="00737FE1">
            <w:rPr>
              <w:rFonts w:ascii="David" w:hAnsi="David" w:cs="David"/>
              <w:sz w:val="24"/>
              <w:szCs w:val="24"/>
              <w:highlight w:val="yellow"/>
              <w:lang w:bidi="ar-SA"/>
            </w:rPr>
            <w:delText xml:space="preserve"> SM based on others </w:delText>
          </w:r>
          <w:r w:rsidRPr="00306614" w:rsidDel="00737FE1">
            <w:rPr>
              <w:rFonts w:ascii="David" w:hAnsi="David" w:cs="David"/>
              <w:sz w:val="24"/>
              <w:szCs w:val="24"/>
              <w:lang w:bidi="ar-SA"/>
            </w:rPr>
            <w:delText xml:space="preserve">body map for pain measurement (e.g, Michigan Body Map, </w:delText>
          </w:r>
          <w:r w:rsidRPr="00306614" w:rsidDel="00737FE1">
            <w:rPr>
              <w:rFonts w:ascii="David" w:hAnsi="David" w:cs="David"/>
              <w:sz w:val="24"/>
              <w:szCs w:val="24"/>
              <w:lang w:bidi="ar-SA"/>
            </w:rPr>
            <w:fldChar w:fldCharType="begin" w:fldLock="1"/>
          </w:r>
        </w:del>
      </w:ins>
      <w:del w:id="656" w:author="0mer dar" w:date="2020-02-10T13:49:00Z">
        <w:r w:rsidDel="00737FE1">
          <w:rPr>
            <w:rFonts w:ascii="David" w:hAnsi="David" w:cs="David"/>
            <w:sz w:val="24"/>
            <w:szCs w:val="24"/>
            <w:lang w:bidi="ar-SA"/>
          </w:rPr>
          <w:delInstrText>ADDIN CSL_CITATION {"citationItems":[{"id":"ITEM-1","itemData":{"DOI":"10.1097/j.pain.0000000000000506","ISSN":"1872-6623","PMID":"26835782","abstract":"We developed the Michigan Body Map (MBM) as a self-report measure to assess body areas where chronic pain is experienced and to specifically quantify the degree of widespread body pain when assessing for centralized pain features (eg, fibromyalgia-like presentation). A total of 402 patients completed the measure in 5 distinct studies to support the validation of the original and a revised version of the MBM. Administration is rapid 39 to 44 seconds, and errors for the original MBM were detected in only 7.2% of the possible body areas. Most errors underestimated the number of painful areas or represented confusion in determining the right vs left side. The MBM was preferred (P = 0.013) and felt to better depict pain location (P = 0.001) when compared with the Widespread Pain Index checklist of the 2011 Fibromyalgia Survey Criteria, but participants did not express any preference between the MBM and Brief Pain Inventory body map. Based on the data from the first 3 studies, a revised version of the MBM was created including a front and back body image and improved guidance on right-sidedness vs left. The revised MBM was preferred when compared with the original and was more accurate in depicting painful body areas (P = 0.004). Furthermore, the revised MBM showed convergent and discriminant validity with other self-report measures of pain, mood, and function. In conclusion, the MBM demonstrated utility, reliability, and construct validity. This new measure can be used to accurately assess the distribution of pain or widespread bodily pain as an element of the fibromyalgia survey score.","author":[{"dropping-particle":"","family":"Brummett","given":"Chad M","non-dropping-particle":"","parse-names":false,"suffix":""},{"dropping-particle":"","family":"Bakshi","given":"Rishi R","non-dropping-particle":"","parse-names":false,"suffix":""},{"dropping-particle":"","family":"Goesling","given":"Jenna","non-dropping-particle":"","parse-names":false,"suffix":""},{"dropping-particle":"","family":"Leung","given":"Daniel","non-dropping-particle":"","parse-names":false,"suffix":""},{"dropping-particle":"","family":"Moser","given":"Stephanie E","non-dropping-particle":"","parse-names":false,"suffix":""},{"dropping-particle":"","family":"Zollars","given":"Jennifer W","non-dropping-particle":"","parse-names":false,"suffix":""},{"dropping-particle":"","family":"Williams","given":"David A","non-dropping-particle":"","parse-names":false,"suffix":""},{"dropping-particle":"","family":"Clauw","given":"Daniel J","non-dropping-particle":"","parse-names":false,"suffix":""},{"dropping-particle":"","family":"Hassett","given":"Afton L","non-dropping-particle":"","parse-names":false,"suffix":""}],"container-title":"Pain","id":"ITEM-1","issue":"6","issued":{"date-parts":[["2016","6"]]},"page":"1205-12","publisher":"NIH Public Access","title":"Preliminary validation of the Michigan Body Map.","type":"article-journal","volume":"157"},"uris":["http://www.mendeley.com/documents/?uuid=d6fc9071-8eba-3d9a-95eb-2452b5d36da3"]}],"mendeley":{"formattedCitation":"&lt;sup&gt;127&lt;/sup&gt;","plainTextFormattedCitation":"127","previouslyFormattedCitation":"(Brummett et al., 2016)"},"properties":{"noteIndex":0},"schema":"https://github.com/citation-style-language/schema/raw/master/csl-citation.json"}</w:delInstrText>
        </w:r>
      </w:del>
      <w:ins w:id="657" w:author="0mer dar" w:date="2020-01-15T15:49:00Z">
        <w:del w:id="658" w:author="0mer dar" w:date="2020-02-10T13:49:00Z">
          <w:r w:rsidRPr="00306614" w:rsidDel="00737FE1">
            <w:rPr>
              <w:rFonts w:ascii="David" w:hAnsi="David" w:cs="David"/>
              <w:sz w:val="24"/>
              <w:szCs w:val="24"/>
              <w:lang w:bidi="ar-SA"/>
            </w:rPr>
            <w:fldChar w:fldCharType="separate"/>
          </w:r>
        </w:del>
      </w:ins>
      <w:del w:id="659" w:author="0mer dar" w:date="2020-02-10T13:49:00Z">
        <w:r w:rsidRPr="00944F0A" w:rsidDel="00737FE1">
          <w:rPr>
            <w:rFonts w:ascii="David" w:hAnsi="David" w:cs="David"/>
            <w:noProof/>
            <w:sz w:val="24"/>
            <w:szCs w:val="24"/>
            <w:vertAlign w:val="superscript"/>
            <w:lang w:bidi="ar-SA"/>
          </w:rPr>
          <w:delText>127</w:delText>
        </w:r>
      </w:del>
      <w:ins w:id="660" w:author="0mer dar" w:date="2020-01-15T15:49:00Z">
        <w:del w:id="661" w:author="0mer dar" w:date="2020-02-10T13:49:00Z">
          <w:r w:rsidRPr="00306614" w:rsidDel="00737FE1">
            <w:rPr>
              <w:rFonts w:ascii="David" w:hAnsi="David" w:cs="David"/>
              <w:sz w:val="24"/>
              <w:szCs w:val="24"/>
              <w:lang w:bidi="ar-SA"/>
            </w:rPr>
            <w:fldChar w:fldCharType="end"/>
          </w:r>
          <w:r w:rsidRPr="00306614" w:rsidDel="00737FE1">
            <w:rPr>
              <w:rStyle w:val="CommentReference"/>
              <w:rFonts w:ascii="David" w:hAnsi="David" w:cs="David"/>
              <w:sz w:val="24"/>
              <w:szCs w:val="24"/>
            </w:rPr>
            <w:annotationRef/>
          </w:r>
          <w:r w:rsidDel="00737FE1">
            <w:rPr>
              <w:rStyle w:val="CommentReference"/>
            </w:rPr>
            <w:annotationRef/>
          </w:r>
          <w:r w:rsidRPr="00306614" w:rsidDel="00737FE1">
            <w:rPr>
              <w:rFonts w:ascii="David" w:hAnsi="David" w:cs="David"/>
              <w:sz w:val="24"/>
              <w:szCs w:val="24"/>
              <w:lang w:bidi="ar-SA"/>
            </w:rPr>
            <w:delText>)</w:delText>
          </w:r>
          <w:r w:rsidDel="00737FE1">
            <w:rPr>
              <w:rFonts w:ascii="David" w:hAnsi="David" w:cs="David"/>
              <w:sz w:val="24"/>
              <w:szCs w:val="24"/>
              <w:lang w:val="en-GB" w:bidi="ar-SA"/>
            </w:rPr>
            <w:delText xml:space="preserve"> aiming to develop a new tool for measuring p</w:delText>
          </w:r>
        </w:del>
      </w:ins>
      <w:ins w:id="662" w:author="0mer dar" w:date="2020-01-15T15:50:00Z">
        <w:del w:id="663" w:author="0mer dar" w:date="2020-02-10T13:49:00Z">
          <w:r w:rsidDel="00737FE1">
            <w:rPr>
              <w:rFonts w:ascii="David" w:hAnsi="David" w:cs="David"/>
              <w:sz w:val="24"/>
              <w:szCs w:val="24"/>
              <w:lang w:val="en-GB" w:bidi="ar-SA"/>
            </w:rPr>
            <w:delText xml:space="preserve">hysical </w:delText>
          </w:r>
        </w:del>
      </w:ins>
      <w:ins w:id="664" w:author="0mer dar" w:date="2020-01-15T15:49:00Z">
        <w:del w:id="665" w:author="0mer dar" w:date="2020-02-10T13:49:00Z">
          <w:r w:rsidDel="00737FE1">
            <w:rPr>
              <w:rFonts w:ascii="David" w:hAnsi="David" w:cs="David"/>
              <w:sz w:val="24"/>
              <w:szCs w:val="24"/>
              <w:lang w:val="en-GB" w:bidi="ar-SA"/>
            </w:rPr>
            <w:delText>pain</w:delText>
          </w:r>
          <w:r w:rsidRPr="00306614" w:rsidDel="00737FE1">
            <w:rPr>
              <w:rFonts w:ascii="David" w:hAnsi="David" w:cs="David"/>
              <w:sz w:val="24"/>
              <w:szCs w:val="24"/>
              <w:highlight w:val="yellow"/>
              <w:lang w:bidi="ar-SA"/>
            </w:rPr>
            <w:delText xml:space="preserve">. </w:delText>
          </w:r>
          <w:r w:rsidDel="00737FE1">
            <w:rPr>
              <w:rStyle w:val="CommentReference"/>
              <w:rtl/>
            </w:rPr>
            <w:annotationRef/>
          </w:r>
        </w:del>
      </w:ins>
    </w:p>
    <w:p w14:paraId="29932D06" w14:textId="77777777" w:rsidR="003744B5" w:rsidDel="00737FE1" w:rsidRDefault="003744B5">
      <w:pPr>
        <w:pStyle w:val="EndnoteText"/>
        <w:rPr>
          <w:del w:id="666" w:author="0mer dar" w:date="2020-02-10T13:49:00Z"/>
        </w:rPr>
      </w:pPr>
    </w:p>
  </w:endnote>
  <w:endnote w:id="5">
    <w:p w14:paraId="624356C3" w14:textId="0C54BC12" w:rsidR="003744B5" w:rsidRDefault="003744B5" w:rsidP="003F6CCB">
      <w:pPr>
        <w:pStyle w:val="CommentText"/>
      </w:pPr>
      <w:ins w:id="780" w:author="0mer dar" w:date="2020-02-03T19:24:00Z">
        <w:r>
          <w:rPr>
            <w:rStyle w:val="EndnoteReference"/>
          </w:rPr>
          <w:endnoteRef/>
        </w:r>
        <w:r>
          <w:t xml:space="preserve"> </w:t>
        </w:r>
        <w:r>
          <w:rPr>
            <w:rFonts w:ascii="David" w:hAnsi="David" w:cs="David"/>
            <w:sz w:val="24"/>
            <w:szCs w:val="24"/>
            <w:lang w:val="en-GB"/>
          </w:rPr>
          <w:t>We do</w:t>
        </w:r>
        <w:r w:rsidRPr="004D7893">
          <w:rPr>
            <w:rFonts w:ascii="David" w:hAnsi="David" w:cs="David"/>
            <w:sz w:val="24"/>
            <w:szCs w:val="24"/>
            <w:lang w:val="en-GB"/>
          </w:rPr>
          <w:t xml:space="preserve"> not review</w:t>
        </w:r>
        <w:r>
          <w:rPr>
            <w:rFonts w:ascii="David" w:hAnsi="David" w:cs="David"/>
            <w:sz w:val="24"/>
            <w:szCs w:val="24"/>
            <w:lang w:val="en-GB"/>
          </w:rPr>
          <w:t xml:space="preserve"> </w:t>
        </w:r>
        <w:r w:rsidRPr="004D7893">
          <w:rPr>
            <w:rFonts w:ascii="David" w:hAnsi="David" w:cs="David"/>
            <w:sz w:val="24"/>
            <w:szCs w:val="24"/>
            <w:lang w:val="en-GB"/>
          </w:rPr>
          <w:t>neuroimaging (</w:t>
        </w:r>
        <w:proofErr w:type="spellStart"/>
        <w:r w:rsidRPr="004D7893">
          <w:rPr>
            <w:rFonts w:ascii="David" w:hAnsi="David" w:cs="David"/>
            <w:sz w:val="24"/>
            <w:szCs w:val="24"/>
            <w:lang w:val="en-GB"/>
          </w:rPr>
          <w:t>e.g.,fMRI</w:t>
        </w:r>
        <w:proofErr w:type="spellEnd"/>
        <w:r w:rsidRPr="004D7893">
          <w:rPr>
            <w:rFonts w:ascii="David" w:hAnsi="David" w:cs="David"/>
            <w:sz w:val="24"/>
            <w:szCs w:val="24"/>
            <w:lang w:val="en-GB"/>
          </w:rPr>
          <w:t xml:space="preserve">, </w:t>
        </w:r>
        <w:r w:rsidRPr="004D7893">
          <w:rPr>
            <w:rFonts w:ascii="David" w:hAnsi="David" w:cs="David"/>
            <w:sz w:val="24"/>
            <w:szCs w:val="24"/>
            <w:lang w:val="en-GB"/>
          </w:rPr>
          <w:fldChar w:fldCharType="begin" w:fldLock="1"/>
        </w:r>
      </w:ins>
      <w:r>
        <w:rPr>
          <w:rFonts w:ascii="David" w:hAnsi="David" w:cs="David"/>
          <w:sz w:val="24"/>
          <w:szCs w:val="24"/>
          <w:lang w:val="en-GB"/>
        </w:rPr>
        <w:instrText>ADDIN CSL_CITATION {"citationItems":[{"id":"ITEM-1","itemData":{"DOI":"10.1093/oso/9780198811930.001.0001","ISBN":"9780198811930","author":[{"dropping-particle":"","family":"Logie","given":"Kyle","non-dropping-particle":"","parse-names":false,"suffix":""}],"id":"ITEM-1","issue":"October 2019","issued":{"date-parts":[["2018"]]},"note":"</w:instrText>
      </w:r>
      <w:r>
        <w:rPr>
          <w:rFonts w:ascii="David" w:hAnsi="David" w:cs="David"/>
          <w:sz w:val="24"/>
          <w:szCs w:val="24"/>
          <w:rtl/>
          <w:lang w:val="en-GB"/>
        </w:rPr>
        <w:instrText>מאמר של</w:instrText>
      </w:r>
      <w:r>
        <w:rPr>
          <w:rFonts w:ascii="David" w:hAnsi="David" w:cs="David"/>
          <w:sz w:val="24"/>
          <w:szCs w:val="24"/>
          <w:lang w:val="en-GB"/>
        </w:rPr>
        <w:instrText xml:space="preserve"> Farb </w:instrText>
      </w:r>
      <w:r>
        <w:rPr>
          <w:rFonts w:ascii="David" w:hAnsi="David" w:cs="David"/>
          <w:sz w:val="24"/>
          <w:szCs w:val="24"/>
          <w:rtl/>
          <w:lang w:val="en-GB"/>
        </w:rPr>
        <w:instrText>מתוך ספר עדכני</w:instrText>
      </w:r>
      <w:r>
        <w:rPr>
          <w:rFonts w:ascii="David" w:hAnsi="David" w:cs="David"/>
          <w:sz w:val="24"/>
          <w:szCs w:val="24"/>
          <w:lang w:val="en-GB"/>
        </w:rPr>
        <w:instrText>","page":"1-20","title":"The Interoceptive Mind : From Homeostasis to Interoceptive appraisal and mental health","type":"article-journal"},"uris":["http://www.mendeley.com/documents/?uuid=746e4c9d-3a64-4180-83d1-20aef81364e4"]},{"id":"ITEM-2","itemData":{"DOI":"10.3389/fpsyg.2015.00763","author":[{"dropping-particle":"","family":"Farb","given":"Norman","non-dropping-particle":"","parse-names":false,"suffix":""},{"dropping-particle":"","family":"Mehling","given":"Wolf E","non-dropping-particle":"","parse-names":false,"suffix":""}],"id":"ITEM-2","issue":"June","issued":{"date-parts":[["2015"]]},"note":"</w:instrText>
      </w:r>
      <w:r>
        <w:rPr>
          <w:rFonts w:ascii="David" w:hAnsi="David" w:cs="David"/>
          <w:sz w:val="24"/>
          <w:szCs w:val="24"/>
          <w:rtl/>
          <w:lang w:val="en-GB"/>
        </w:rPr>
        <w:instrText>מטרה בקריאה - להבין יותר לעומק את המושג 'אינטרוספציה' והאם אני מעוניינת להכניס את זה כמאפיין נוסף של</w:instrText>
      </w:r>
      <w:r>
        <w:rPr>
          <w:rFonts w:ascii="David" w:hAnsi="David" w:cs="David"/>
          <w:sz w:val="24"/>
          <w:szCs w:val="24"/>
          <w:lang w:val="en-GB"/>
        </w:rPr>
        <w:instrText xml:space="preserve"> IA </w:instrText>
      </w:r>
      <w:r>
        <w:rPr>
          <w:rFonts w:ascii="David" w:hAnsi="David" w:cs="David"/>
          <w:sz w:val="24"/>
          <w:szCs w:val="24"/>
          <w:rtl/>
          <w:lang w:val="en-GB"/>
        </w:rPr>
        <w:instrText>שמשתנה כתוצאה מהתרגול</w:instrText>
      </w:r>
      <w:r>
        <w:rPr>
          <w:rFonts w:ascii="David" w:hAnsi="David" w:cs="David"/>
          <w:sz w:val="24"/>
          <w:szCs w:val="24"/>
          <w:lang w:val="en-GB"/>
        </w:rPr>
        <w:instrText xml:space="preserve"> \n\n</w:instrText>
      </w:r>
      <w:r>
        <w:rPr>
          <w:rFonts w:ascii="David" w:hAnsi="David" w:cs="David"/>
          <w:sz w:val="24"/>
          <w:szCs w:val="24"/>
          <w:rtl/>
          <w:lang w:val="en-GB"/>
        </w:rPr>
        <w:instrText>אינטרוספציה, תרגול מתבונן ובריאות</w:instrText>
      </w:r>
      <w:r>
        <w:rPr>
          <w:rFonts w:ascii="David" w:hAnsi="David" w:cs="David"/>
          <w:sz w:val="24"/>
          <w:szCs w:val="24"/>
          <w:lang w:val="en-GB"/>
        </w:rPr>
        <w:instrText xml:space="preserve"> \n</w:instrText>
      </w:r>
      <w:r>
        <w:rPr>
          <w:rFonts w:ascii="David" w:hAnsi="David" w:cs="David"/>
          <w:sz w:val="24"/>
          <w:szCs w:val="24"/>
          <w:rtl/>
          <w:lang w:val="en-GB"/>
        </w:rPr>
        <w:instrText>נורמן פרב, 2015</w:instrText>
      </w:r>
      <w:r>
        <w:rPr>
          <w:rFonts w:ascii="David" w:hAnsi="David" w:cs="David"/>
          <w:sz w:val="24"/>
          <w:szCs w:val="24"/>
          <w:lang w:val="en-GB"/>
        </w:rPr>
        <w:instrText>\n\n</w:instrText>
      </w:r>
      <w:r>
        <w:rPr>
          <w:rFonts w:ascii="David" w:hAnsi="David" w:cs="David"/>
          <w:sz w:val="24"/>
          <w:szCs w:val="24"/>
          <w:rtl/>
          <w:lang w:val="en-GB"/>
        </w:rPr>
        <w:instrText>אינטרוספציה יכולה להיות מוגדרת כתחושה של סיגנאלים שנוצרים בתוך הגוף</w:instrText>
      </w:r>
      <w:r>
        <w:rPr>
          <w:rFonts w:ascii="David" w:hAnsi="David" w:cs="David"/>
          <w:sz w:val="24"/>
          <w:szCs w:val="24"/>
          <w:lang w:val="en-GB"/>
        </w:rPr>
        <w:instrText>.\n</w:instrText>
      </w:r>
      <w:r>
        <w:rPr>
          <w:rFonts w:ascii="David" w:hAnsi="David" w:cs="David"/>
          <w:sz w:val="24"/>
          <w:szCs w:val="24"/>
          <w:rtl/>
          <w:lang w:val="en-GB"/>
        </w:rPr>
        <w:instrText>משמעותית לתחושה של</w:instrText>
      </w:r>
      <w:r>
        <w:rPr>
          <w:rFonts w:ascii="David" w:hAnsi="David" w:cs="David"/>
          <w:sz w:val="24"/>
          <w:szCs w:val="24"/>
          <w:lang w:val="en-GB"/>
        </w:rPr>
        <w:instrText xml:space="preserve"> embodiment, </w:instrText>
      </w:r>
      <w:r>
        <w:rPr>
          <w:rFonts w:ascii="David" w:hAnsi="David" w:cs="David"/>
          <w:sz w:val="24"/>
          <w:szCs w:val="24"/>
          <w:rtl/>
          <w:lang w:val="en-GB"/>
        </w:rPr>
        <w:instrText>מוטיבציה ואיכות חיים</w:instrText>
      </w:r>
      <w:r>
        <w:rPr>
          <w:rFonts w:ascii="David" w:hAnsi="David" w:cs="David"/>
          <w:sz w:val="24"/>
          <w:szCs w:val="24"/>
          <w:lang w:val="en-GB"/>
        </w:rPr>
        <w:instrText>.","page":"1-26","title":"Interoception , contemplative practice , and health","type":"article-journal","volume":"6"},"uris":["http://www.mendeley.com/documents/?uuid=d2877b16-7b26-44e6-ba93-7437a57f73b3"]},{"id":"ITEM-3","itemData":{"DOI":"10.1093/cercor/bhr385","ISSN":"10473211","abstract":"How exteroceptive attention (EA) alters neural representations of the external world is well characterized, yet little is known about how interoceptive attention (IA) alters neural representations of the body's internal state. We contrasted visual EA against IA toward respiration. Visual EA modulated striate and extrastriate cortices and a lateral frontoparietal \"executive\" network. By contrast, respiratory IA modulated a posterior insula region sensitive to respiratory frequency, consistent with primary interoceptive cortex, and a posterior limbic and medial parietal network, including the hippocampus, precuneus, and midcingulate cortex. Further distinguishing between EA and IA networks, attention-dependent connectivity analyses revealed that EA enhanced visual cortex connectivity with the inferior parietal lobule and pulvinar of the thalamus, while IA enhanced insula connectivity with the posterior ventromedial thalamus, a relay of the laminar I spinothalamocortical pathway supporting interoceptive afference. Despite strong connectivity between the posterior and the anterior insula, anatomical parcellation of the insula revealed a gradient of IA to EA recruitment along its posterior-anterior axis. These results suggest that distinct networks may support EA and IA. Furthermore, the anterior insula is not an area of pure body awareness but may link representations of the outside world with the body's internal state--a potential basis for emotional experience.","author":[{"dropping-particle":"","family":"Farb","given":"Norman A.S.","non-dropping-particle":"","parse-names":false,"suffix":""},{"dropping-particle":"V.","family":"Segal","given":"Zindel","non-dropping-particle":"","parse-names":false,"suffix":""},{"dropping-particle":"","family":"Anderson","given":"Adam K.","non-dropping-particle":"","parse-names":false,"suffix":""}],"container-title":"Cerebral Cortex","id":"ITEM-3","issue":"1","issued":{"date-parts":[["2013"]]},"note":"</w:instrText>
      </w:r>
      <w:r>
        <w:rPr>
          <w:rFonts w:ascii="David" w:hAnsi="David" w:cs="David"/>
          <w:sz w:val="24"/>
          <w:szCs w:val="24"/>
          <w:rtl/>
          <w:lang w:val="en-GB"/>
        </w:rPr>
        <w:instrText>הקשר בין אינטרוספציה ואקסטרוספציה</w:instrText>
      </w:r>
      <w:r>
        <w:rPr>
          <w:rFonts w:ascii="David" w:hAnsi="David" w:cs="David"/>
          <w:sz w:val="24"/>
          <w:szCs w:val="24"/>
          <w:lang w:val="en-GB"/>
        </w:rPr>
        <w:instrText xml:space="preserve"> - \n</w:instrText>
      </w:r>
      <w:r>
        <w:rPr>
          <w:rFonts w:ascii="David" w:hAnsi="David" w:cs="David"/>
          <w:sz w:val="24"/>
          <w:szCs w:val="24"/>
          <w:rtl/>
          <w:lang w:val="en-GB"/>
        </w:rPr>
        <w:instrText>האם זה מקביל ל</w:instrText>
      </w:r>
      <w:r>
        <w:rPr>
          <w:rFonts w:ascii="David" w:hAnsi="David" w:cs="David"/>
          <w:sz w:val="24"/>
          <w:szCs w:val="24"/>
          <w:lang w:val="en-GB"/>
        </w:rPr>
        <w:instrText xml:space="preserve">IA </w:instrText>
      </w:r>
      <w:r>
        <w:rPr>
          <w:rFonts w:ascii="David" w:hAnsi="David" w:cs="David"/>
          <w:sz w:val="24"/>
          <w:szCs w:val="24"/>
          <w:rtl/>
          <w:lang w:val="en-GB"/>
        </w:rPr>
        <w:instrText>ו</w:instrText>
      </w:r>
      <w:r>
        <w:rPr>
          <w:rFonts w:ascii="David" w:hAnsi="David" w:cs="David"/>
          <w:sz w:val="24"/>
          <w:szCs w:val="24"/>
          <w:lang w:val="en-GB"/>
        </w:rPr>
        <w:instrText>-EA?","page":"114-126","title":"Attentional modulation of primary interoceptive and exteroceptive cortices","type":"article-journal","volume":"23"},"uris":["http://www.mendeley.com/documents/?uuid=786f5bde-b11e-43aa-9028-667f21494fe7"]}],"mendeley":{"formattedCitation":"(N. A. S. Farb, Segal, &amp; Anderson, 2013a; N. Farb &amp; Mehling, 2015; Logie, 2018)","plainTextFormattedCitation":"(N. A. S. Farb, Segal, &amp; Anderson, 2013a; N. Farb &amp; Mehling, 2015; Logie, 2018)","previouslyFormattedCitation":"(N. A. S. Farb, Segal, &amp; Anderson, 2013a; N. Farb &amp; Mehling, 2015; Logie, 2018)"},"properties":{"noteIndex":0},"schema":"https://github.com/citation-style-language/schema/raw/master/csl-citation.json"}</w:instrText>
      </w:r>
      <w:ins w:id="781" w:author="0mer dar" w:date="2020-02-03T19:24:00Z">
        <w:r w:rsidRPr="004D7893">
          <w:rPr>
            <w:rFonts w:ascii="David" w:hAnsi="David" w:cs="David"/>
            <w:sz w:val="24"/>
            <w:szCs w:val="24"/>
            <w:lang w:val="en-GB"/>
          </w:rPr>
          <w:fldChar w:fldCharType="separate"/>
        </w:r>
      </w:ins>
      <w:r w:rsidRPr="001E2173">
        <w:rPr>
          <w:rFonts w:ascii="David" w:hAnsi="David" w:cs="David"/>
          <w:noProof/>
          <w:sz w:val="24"/>
          <w:szCs w:val="24"/>
          <w:lang w:val="en-GB"/>
        </w:rPr>
        <w:t>(N. A. S. Farb, Segal, &amp; Anderson, 2013a; N. Farb &amp; Mehling, 2015; Logie, 2018)</w:t>
      </w:r>
      <w:ins w:id="782" w:author="0mer dar" w:date="2020-02-03T19:24:00Z">
        <w:r w:rsidRPr="004D7893">
          <w:rPr>
            <w:rFonts w:ascii="David" w:hAnsi="David" w:cs="David"/>
            <w:sz w:val="24"/>
            <w:szCs w:val="24"/>
            <w:lang w:val="en-GB"/>
          </w:rPr>
          <w:fldChar w:fldCharType="end"/>
        </w:r>
        <w:r w:rsidRPr="004D7893">
          <w:rPr>
            <w:rFonts w:ascii="David" w:hAnsi="David" w:cs="David"/>
            <w:sz w:val="24"/>
            <w:szCs w:val="24"/>
            <w:lang w:val="en-GB"/>
          </w:rPr>
          <w:t>, since the current state of science does not provide a sufficient specific</w:t>
        </w:r>
        <w:r>
          <w:rPr>
            <w:rFonts w:ascii="David" w:hAnsi="David" w:cs="David"/>
            <w:sz w:val="24"/>
            <w:szCs w:val="24"/>
            <w:lang w:val="en-GB"/>
          </w:rPr>
          <w:t xml:space="preserve"> and </w:t>
        </w:r>
        <w:r w:rsidRPr="001F4C91">
          <w:rPr>
            <w:rFonts w:ascii="David" w:hAnsi="David" w:cs="David"/>
            <w:sz w:val="24"/>
            <w:szCs w:val="24"/>
            <w:lang w:val="en-GB"/>
          </w:rPr>
          <w:t>reliable</w:t>
        </w:r>
        <w:r>
          <w:rPr>
            <w:rStyle w:val="tlid-translation"/>
            <w:rFonts w:hint="cs"/>
            <w:rtl/>
            <w:lang w:val="en"/>
          </w:rPr>
          <w:t xml:space="preserve"> </w:t>
        </w:r>
        <w:r w:rsidRPr="004D7893">
          <w:rPr>
            <w:rFonts w:ascii="David" w:hAnsi="David" w:cs="David"/>
            <w:sz w:val="24"/>
            <w:szCs w:val="24"/>
            <w:lang w:val="en-GB"/>
          </w:rPr>
          <w:t xml:space="preserve">evidence about the attended interoceptive signals </w:t>
        </w:r>
        <w:r w:rsidRPr="004D7893">
          <w:rPr>
            <w:rFonts w:ascii="David" w:hAnsi="David" w:cs="David"/>
            <w:sz w:val="24"/>
            <w:szCs w:val="24"/>
            <w:lang w:val="en-GB"/>
          </w:rPr>
          <w:fldChar w:fldCharType="begin" w:fldLock="1"/>
        </w:r>
      </w:ins>
      <w:r>
        <w:rPr>
          <w:rFonts w:ascii="David" w:hAnsi="David" w:cs="David"/>
          <w:sz w:val="24"/>
          <w:szCs w:val="24"/>
          <w:lang w:val="en-GB"/>
        </w:rPr>
        <w:instrText>ADDIN CSL_CITATION {"citationItems":[{"id":"ITEM-1","itemData":{"DOI":"10.1177/1745691617709589","ISBN":"1745-6924 (Electronic) 1745-6916 (Linking)","ISSN":"17456924","PMID":"29016274","abstract":"During the past two decades, mindfulness meditation has gone from being a fringe topic of scientific investigation to being an occasional replacement for psychotherapy, tool of corporate well-being, widely implemented educational practice, and \"key to building more resilient soldiers.\" Yet the mindfulness movement and empirical evidence supporting it have not gone without criticism. Misinformation and poor methodology associated with past studies of mindfulness may lead public consumers to be harmed, misled, and disappointed. Addressing such concerns, the present article discusses the difficulties of defining mindfulness, delineates the proper scope of research into mindfulness practices, and explicates crucial methodological issues for interpreting results from investigations of mindfulness. For doing so, the authors draw on their diverse areas of expertise to review the present state of mindfulness research, comprehensively summarizing what we do and do not know, while providing a prescriptive agenda for contemplative science, with a particular focus on assessment, mindfulness training, possible adverse effects, and intersection with brain imaging. Our goals are to inform interested scientists, the news media, and the public, to minimize harm, curb poor research practices, and staunch the flow of misinformation about the benefits, costs, and future prospects of mindfulness meditation.","author":[{"dropping-particle":"","family":"Dam","given":"Nicholas T.","non-dropping-particle":"Van","parse-names":false,"suffix":""},{"dropping-particle":"","family":"Vugt","given":"Marieke K.","non-dropping-particle":"van","parse-names":false,"suffix":""},{"dropping-particle":"","family":"Vago","given":"David R.","non-dropping-particle":"","parse-names":false,"suffix":""},{"dropping-particle":"","family":"Schmalzl","given":"Laura","non-dropping-particle":"","parse-names":false,"suffix":""},{"dropping-particle":"","family":"Saron","given":"Clifford D.","non-dropping-particle":"","parse-names":false,"suffix":""},{"dropping-particle":"","family":"Olendzki","given":"Andrew","non-dropping-particle":"","parse-names":false,"suffix":""},{"dropping-particle":"","family":"Meissner","given":"Ted","non-dropping-particle":"","parse-names":false,"suffix":""},{"dropping-particle":"","family":"Lazar","given":"Sara W.","non-dropping-particle":"","parse-names":false,"suffix":""},{"dropping-particle":"","family":"Kerr","given":"Catherine E.","non-dropping-particle":"","parse-names":false,"suffix":""},{"dropping-particle":"","family":"Gorchov","given":"Jolie","non-dropping-particle":"","parse-names":false,"suffix":""},{"dropping-particle":"","family":"Fox","given":"Kieran C.R.","non-dropping-particle":"","parse-names":false,"suffix":""},{"dropping-particle":"","family":"Field","given":"Brent A.","non-dropping-particle":"","parse-names":false,"suffix":""},{"dropping-particle":"","family":"Britton","given":"Willoughby B.","non-dropping-particle":"","parse-names":false,"suffix":""},{"dropping-particle":"","family":"Brefczynski-Lewis","given":"Julie A.","non-dropping-particle":"","parse-names":false,"suffix":""},{"dropping-particle":"","family":"Meyer","given":"David E.","non-dropping-particle":"","parse-names":false,"suffix":""}],"container-title":"Perspectives on Psychological Science","id":"ITEM-1","issue":"1","issued":{"date-parts":[["2018"]]},"note":"</w:instrText>
      </w:r>
      <w:r>
        <w:rPr>
          <w:rFonts w:ascii="David" w:hAnsi="David" w:cs="David"/>
          <w:sz w:val="24"/>
          <w:szCs w:val="24"/>
          <w:rtl/>
          <w:lang w:val="en-GB"/>
        </w:rPr>
        <w:instrText>בעייתיות של דיווח עצמי ועוד</w:instrText>
      </w:r>
      <w:r>
        <w:rPr>
          <w:rFonts w:ascii="David" w:hAnsi="David" w:cs="David"/>
          <w:sz w:val="24"/>
          <w:szCs w:val="24"/>
          <w:lang w:val="en-GB"/>
        </w:rPr>
        <w:instrText xml:space="preserve"> \n</w:instrText>
      </w:r>
      <w:r>
        <w:rPr>
          <w:rFonts w:ascii="David" w:hAnsi="David" w:cs="David"/>
          <w:sz w:val="24"/>
          <w:szCs w:val="24"/>
          <w:rtl/>
          <w:lang w:val="en-GB"/>
        </w:rPr>
        <w:instrText>וגם של מדד מוחי</w:instrText>
      </w:r>
      <w:r>
        <w:rPr>
          <w:rFonts w:ascii="David" w:hAnsi="David" w:cs="David"/>
          <w:sz w:val="24"/>
          <w:szCs w:val="24"/>
          <w:lang w:val="en-GB"/>
        </w:rPr>
        <w:instrText>!!","page":"36-61","title":"Mind the Hype: A Critical Evaluation and Prescriptive Agenda for Research on Mindfulness and Meditation","type":"article-journal","volume":"13"},"uris":["http://www.mendeley.com/documents/?uuid=9b0959e9-b2dd-4a65-b5bb-dd5ad251b4a4"]}],"mendeley":{"formattedCitation":"(Van Dam et al., 2018)","plainTextFormattedCitation":"(Van Dam et al., 2018)","previouslyFormattedCitation":"(Van Dam et al., 2018)"},"properties":{"noteIndex":0},"schema":"https://github.com/citation-style-language/schema/raw/master/csl-citation.json"}</w:instrText>
      </w:r>
      <w:ins w:id="783" w:author="0mer dar" w:date="2020-02-03T19:24:00Z">
        <w:r w:rsidRPr="004D7893">
          <w:rPr>
            <w:rFonts w:ascii="David" w:hAnsi="David" w:cs="David"/>
            <w:sz w:val="24"/>
            <w:szCs w:val="24"/>
            <w:lang w:val="en-GB"/>
          </w:rPr>
          <w:fldChar w:fldCharType="separate"/>
        </w:r>
      </w:ins>
      <w:r w:rsidRPr="001E2173">
        <w:rPr>
          <w:rFonts w:ascii="David" w:hAnsi="David" w:cs="David"/>
          <w:noProof/>
          <w:sz w:val="24"/>
          <w:szCs w:val="24"/>
          <w:lang w:val="en-GB"/>
        </w:rPr>
        <w:t>(Van Dam et al., 2018)</w:t>
      </w:r>
      <w:ins w:id="784" w:author="0mer dar" w:date="2020-02-03T19:24:00Z">
        <w:r w:rsidRPr="004D7893">
          <w:rPr>
            <w:rFonts w:ascii="David" w:hAnsi="David" w:cs="David"/>
            <w:sz w:val="24"/>
            <w:szCs w:val="24"/>
            <w:lang w:val="en-GB"/>
          </w:rPr>
          <w:fldChar w:fldCharType="end"/>
        </w:r>
        <w:r w:rsidRPr="004D7893">
          <w:rPr>
            <w:rFonts w:ascii="David" w:hAnsi="David" w:cs="David"/>
            <w:sz w:val="24"/>
            <w:szCs w:val="24"/>
            <w:lang w:val="en-GB"/>
          </w:rPr>
          <w:t xml:space="preserve">.  </w:t>
        </w:r>
      </w:ins>
    </w:p>
  </w:endnote>
  <w:endnote w:id="6">
    <w:p w14:paraId="6614A392" w14:textId="58FC48C4" w:rsidR="003744B5" w:rsidRDefault="003744B5" w:rsidP="00737FE1">
      <w:pPr>
        <w:pStyle w:val="EndnoteText"/>
        <w:rPr>
          <w:ins w:id="906" w:author="0mer dar" w:date="2020-02-10T13:49:00Z"/>
          <w:rFonts w:ascii="David" w:hAnsi="David" w:cs="David"/>
          <w:sz w:val="24"/>
          <w:szCs w:val="24"/>
          <w:lang w:bidi="ar-SA"/>
        </w:rPr>
      </w:pPr>
      <w:ins w:id="907" w:author="0mer dar" w:date="2020-02-10T13:49:00Z">
        <w:r>
          <w:rPr>
            <w:rStyle w:val="EndnoteReference"/>
          </w:rPr>
          <w:endnoteRef/>
        </w:r>
        <w:r>
          <w:t xml:space="preserve"> T</w:t>
        </w:r>
        <w:r>
          <w:rPr>
            <w:rFonts w:ascii="David" w:hAnsi="David" w:cs="David"/>
            <w:sz w:val="24"/>
            <w:szCs w:val="24"/>
            <w:highlight w:val="yellow"/>
            <w:lang w:bidi="ar-SA"/>
          </w:rPr>
          <w:t>he</w:t>
        </w:r>
        <w:r w:rsidRPr="00306614">
          <w:rPr>
            <w:rFonts w:ascii="David" w:hAnsi="David" w:cs="David"/>
            <w:sz w:val="24"/>
            <w:szCs w:val="24"/>
            <w:highlight w:val="yellow"/>
            <w:lang w:bidi="ar-SA"/>
          </w:rPr>
          <w:t xml:space="preserve"> SM based on others </w:t>
        </w:r>
        <w:r w:rsidRPr="00306614">
          <w:rPr>
            <w:rFonts w:ascii="David" w:hAnsi="David" w:cs="David"/>
            <w:sz w:val="24"/>
            <w:szCs w:val="24"/>
            <w:lang w:bidi="ar-SA"/>
          </w:rPr>
          <w:t>body map for pain measurement (</w:t>
        </w:r>
        <w:proofErr w:type="spellStart"/>
        <w:r w:rsidRPr="00306614">
          <w:rPr>
            <w:rFonts w:ascii="David" w:hAnsi="David" w:cs="David"/>
            <w:sz w:val="24"/>
            <w:szCs w:val="24"/>
            <w:lang w:bidi="ar-SA"/>
          </w:rPr>
          <w:t>e.g</w:t>
        </w:r>
        <w:proofErr w:type="spellEnd"/>
        <w:r w:rsidRPr="00306614">
          <w:rPr>
            <w:rFonts w:ascii="David" w:hAnsi="David" w:cs="David"/>
            <w:sz w:val="24"/>
            <w:szCs w:val="24"/>
            <w:lang w:bidi="ar-SA"/>
          </w:rPr>
          <w:t xml:space="preserve">, Michigan Body Map, </w:t>
        </w:r>
        <w:r w:rsidRPr="00306614">
          <w:rPr>
            <w:rFonts w:ascii="David" w:hAnsi="David" w:cs="David"/>
            <w:sz w:val="24"/>
            <w:szCs w:val="24"/>
            <w:lang w:bidi="ar-SA"/>
          </w:rPr>
          <w:fldChar w:fldCharType="begin" w:fldLock="1"/>
        </w:r>
      </w:ins>
      <w:r>
        <w:rPr>
          <w:rFonts w:ascii="David" w:hAnsi="David" w:cs="David"/>
          <w:sz w:val="24"/>
          <w:szCs w:val="24"/>
          <w:lang w:bidi="ar-SA"/>
        </w:rPr>
        <w:instrText>ADDIN CSL_CITATION {"citationItems":[{"id":"ITEM-1","itemData":{"DOI":"10.1097/j.pain.0000000000000506","ISSN":"1872-6623","PMID":"26835782","abstract":"We developed the Michigan Body Map (MBM) as a self-report measure to assess body areas where chronic pain is experienced and to specifically quantify the degree of widespread body pain when assessing for centralized pain features (eg, fibromyalgia-like presentation). A total of 402 patients completed the measure in 5 distinct studies to support the validation of the original and a revised version of the MBM. Administration is rapid 39 to 44 seconds, and errors for the original MBM were detected in only 7.2% of the possible body areas. Most errors underestimated the number of painful areas or represented confusion in determining the right vs left side. The MBM was preferred (P = 0.013) and felt to better depict pain location (P = 0.001) when compared with the Widespread Pain Index checklist of the 2011 Fibromyalgia Survey Criteria, but participants did not express any preference between the MBM and Brief Pain Inventory body map. Based on the data from the first 3 studies, a revised version of the MBM was created including a front and back body image and improved guidance on right-sidedness vs left. The revised MBM was preferred when compared with the original and was more accurate in depicting painful body areas (P = 0.004). Furthermore, the revised MBM showed convergent and discriminant validity with other self-report measures of pain, mood, and function. In conclusion, the MBM demonstrated utility, reliability, and construct validity. This new measure can be used to accurately assess the distribution of pain or widespread bodily pain as an element of the fibromyalgia survey score.","author":[{"dropping-particle":"","family":"Brummett","given":"Chad M","non-dropping-particle":"","parse-names":false,"suffix":""},{"dropping-particle":"","family":"Bakshi","given":"Rishi R","non-dropping-particle":"","parse-names":false,"suffix":""},{"dropping-particle":"","family":"Goesling","given":"Jenna","non-dropping-particle":"","parse-names":false,"suffix":""},{"dropping-particle":"","family":"Leung","given":"Daniel","non-dropping-particle":"","parse-names":false,"suffix":""},{"dropping-particle":"","family":"Moser","given":"Stephanie E","non-dropping-particle":"","parse-names":false,"suffix":""},{"dropping-particle":"","family":"Zollars","given":"Jennifer W","non-dropping-particle":"","parse-names":false,"suffix":""},{"dropping-particle":"","family":"Williams","given":"David A","non-dropping-particle":"","parse-names":false,"suffix":""},{"dropping-particle":"","family":"Clauw","given":"Daniel J","non-dropping-particle":"","parse-names":false,"suffix":""},{"dropping-particle":"","family":"Hassett","given":"Afton L","non-dropping-particle":"","parse-names":false,"suffix":""}],"container-title":"Pain","id":"ITEM-1","issue":"6","issued":{"date-parts":[["2016","6"]]},"page":"1205-12","publisher":"NIH Public Access","title":"Preliminary validation of the Michigan Body Map.","type":"article-journal","volume":"157"},"uris":["http://www.mendeley.com/documents/?uuid=d6fc9071-8eba-3d9a-95eb-2452b5d36da3"]}],"mendeley":{"formattedCitation":"(Brummett et al., 2016)","plainTextFormattedCitation":"(Brummett et al., 2016)","previouslyFormattedCitation":"(Brummett et al., 2016)"},"properties":{"noteIndex":0},"schema":"https://github.com/citation-style-language/schema/raw/master/csl-citation.json"}</w:instrText>
      </w:r>
      <w:ins w:id="908" w:author="0mer dar" w:date="2020-02-10T13:49:00Z">
        <w:r w:rsidRPr="00306614">
          <w:rPr>
            <w:rFonts w:ascii="David" w:hAnsi="David" w:cs="David"/>
            <w:sz w:val="24"/>
            <w:szCs w:val="24"/>
            <w:lang w:bidi="ar-SA"/>
          </w:rPr>
          <w:fldChar w:fldCharType="separate"/>
        </w:r>
      </w:ins>
      <w:r w:rsidRPr="001E2173">
        <w:rPr>
          <w:rFonts w:ascii="David" w:hAnsi="David" w:cs="David"/>
          <w:noProof/>
          <w:sz w:val="24"/>
          <w:szCs w:val="24"/>
          <w:lang w:bidi="ar-SA"/>
        </w:rPr>
        <w:t>(Brummett et al., 2016)</w:t>
      </w:r>
      <w:ins w:id="909" w:author="0mer dar" w:date="2020-02-10T13:49:00Z">
        <w:r w:rsidRPr="00306614">
          <w:rPr>
            <w:rFonts w:ascii="David" w:hAnsi="David" w:cs="David"/>
            <w:sz w:val="24"/>
            <w:szCs w:val="24"/>
            <w:lang w:bidi="ar-SA"/>
          </w:rPr>
          <w:fldChar w:fldCharType="end"/>
        </w:r>
        <w:r w:rsidRPr="00306614">
          <w:rPr>
            <w:rStyle w:val="CommentReference"/>
            <w:rFonts w:ascii="David" w:hAnsi="David" w:cs="David"/>
            <w:sz w:val="24"/>
            <w:szCs w:val="24"/>
          </w:rPr>
          <w:annotationRef/>
        </w:r>
        <w:r>
          <w:rPr>
            <w:rStyle w:val="CommentReference"/>
          </w:rPr>
          <w:annotationRef/>
        </w:r>
        <w:r w:rsidRPr="00306614">
          <w:rPr>
            <w:rFonts w:ascii="David" w:hAnsi="David" w:cs="David"/>
            <w:sz w:val="24"/>
            <w:szCs w:val="24"/>
            <w:lang w:bidi="ar-SA"/>
          </w:rPr>
          <w:t>)</w:t>
        </w:r>
        <w:r>
          <w:rPr>
            <w:rFonts w:ascii="David" w:hAnsi="David" w:cs="David"/>
            <w:sz w:val="24"/>
            <w:szCs w:val="24"/>
            <w:lang w:val="en-GB" w:bidi="ar-SA"/>
          </w:rPr>
          <w:t xml:space="preserve"> aiming to develop a new tool for measuring physical pain</w:t>
        </w:r>
        <w:r w:rsidRPr="00306614">
          <w:rPr>
            <w:rFonts w:ascii="David" w:hAnsi="David" w:cs="David"/>
            <w:sz w:val="24"/>
            <w:szCs w:val="24"/>
            <w:highlight w:val="yellow"/>
            <w:lang w:bidi="ar-SA"/>
          </w:rPr>
          <w:t xml:space="preserve">. </w:t>
        </w:r>
        <w:r>
          <w:rPr>
            <w:rStyle w:val="CommentReference"/>
            <w:rtl/>
          </w:rPr>
          <w:annotationRef/>
        </w:r>
      </w:ins>
    </w:p>
    <w:p w14:paraId="40D3F314" w14:textId="77777777" w:rsidR="003744B5" w:rsidRDefault="003744B5" w:rsidP="00737FE1">
      <w:pPr>
        <w:pStyle w:val="EndnoteText"/>
        <w:rPr>
          <w:ins w:id="910" w:author="0mer dar" w:date="2020-02-10T13:49:00Z"/>
        </w:rPr>
      </w:pPr>
    </w:p>
  </w:endnote>
  <w:endnote w:id="7">
    <w:p w14:paraId="16020021" w14:textId="77777777" w:rsidR="003744B5" w:rsidRPr="00C86153" w:rsidRDefault="003744B5" w:rsidP="003F6CCB">
      <w:pPr>
        <w:rPr>
          <w:ins w:id="984" w:author="0mer dar" w:date="2020-02-03T20:01:00Z"/>
          <w:rFonts w:ascii="David" w:hAnsi="David" w:cs="David"/>
          <w:sz w:val="24"/>
          <w:szCs w:val="24"/>
        </w:rPr>
      </w:pPr>
      <w:ins w:id="985" w:author="0mer dar" w:date="2020-02-03T20:01:00Z">
        <w:r w:rsidRPr="004C7932">
          <w:rPr>
            <w:rStyle w:val="EndnoteReference"/>
            <w:rFonts w:ascii="David" w:hAnsi="David" w:cs="David"/>
            <w:sz w:val="24"/>
            <w:szCs w:val="24"/>
          </w:rPr>
          <w:endnoteRef/>
        </w:r>
        <w:r w:rsidRPr="00A06C36">
          <w:rPr>
            <w:rFonts w:ascii="David" w:hAnsi="David" w:cs="David"/>
            <w:sz w:val="24"/>
            <w:szCs w:val="24"/>
          </w:rPr>
          <w:t xml:space="preserve"> W</w:t>
        </w:r>
        <w:r w:rsidRPr="00C86153">
          <w:rPr>
            <w:rFonts w:ascii="David" w:hAnsi="David" w:cs="David"/>
            <w:sz w:val="24"/>
            <w:szCs w:val="24"/>
          </w:rPr>
          <w:t xml:space="preserve">e provide more details for the more relevant methods. </w:t>
        </w:r>
      </w:ins>
    </w:p>
    <w:p w14:paraId="65CB9E45" w14:textId="4F91341D" w:rsidR="003744B5" w:rsidRPr="00A06C36" w:rsidRDefault="003744B5" w:rsidP="004D1F77">
      <w:pPr>
        <w:pStyle w:val="EndnoteText"/>
        <w:rPr>
          <w:ins w:id="986" w:author="0mer dar" w:date="2020-02-03T20:01:00Z"/>
          <w:rFonts w:ascii="David" w:hAnsi="David" w:cs="David"/>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048884"/>
      <w:docPartObj>
        <w:docPartGallery w:val="Page Numbers (Bottom of Page)"/>
        <w:docPartUnique/>
      </w:docPartObj>
    </w:sdtPr>
    <w:sdtContent>
      <w:p w14:paraId="6DF875F0" w14:textId="4245827C" w:rsidR="003744B5" w:rsidRDefault="003744B5">
        <w:pPr>
          <w:pStyle w:val="Footer"/>
          <w:jc w:val="center"/>
        </w:pPr>
        <w:r>
          <w:fldChar w:fldCharType="begin"/>
        </w:r>
        <w:r>
          <w:instrText>PAGE   \* MERGEFORMAT</w:instrText>
        </w:r>
        <w:r>
          <w:fldChar w:fldCharType="separate"/>
        </w:r>
        <w:r w:rsidRPr="003B5C24">
          <w:rPr>
            <w:rFonts w:cs="Calibri"/>
            <w:noProof/>
            <w:lang w:val="he-IL"/>
          </w:rPr>
          <w:t>11</w:t>
        </w:r>
        <w:r>
          <w:fldChar w:fldCharType="end"/>
        </w:r>
      </w:p>
    </w:sdtContent>
  </w:sdt>
  <w:p w14:paraId="3ED02B4A" w14:textId="77777777" w:rsidR="003744B5" w:rsidRDefault="003744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3EC94" w14:textId="77777777" w:rsidR="00FD013C" w:rsidRDefault="00FD013C">
      <w:pPr>
        <w:spacing w:after="0" w:line="240" w:lineRule="auto"/>
      </w:pPr>
      <w:r>
        <w:separator/>
      </w:r>
    </w:p>
  </w:footnote>
  <w:footnote w:type="continuationSeparator" w:id="0">
    <w:p w14:paraId="11C95F5F" w14:textId="77777777" w:rsidR="00FD013C" w:rsidRDefault="00FD013C">
      <w:pPr>
        <w:spacing w:after="0" w:line="240" w:lineRule="auto"/>
      </w:pPr>
      <w:r>
        <w:continuationSeparator/>
      </w:r>
    </w:p>
  </w:footnote>
  <w:footnote w:id="1">
    <w:p w14:paraId="33D443AD" w14:textId="3947E49D" w:rsidR="003744B5" w:rsidRPr="004C5818" w:rsidRDefault="003744B5">
      <w:pPr>
        <w:pStyle w:val="FootnoteText"/>
        <w:rPr>
          <w:lang w:val="en-GB"/>
          <w:rPrChange w:id="1624" w:author="0mer dar" w:date="2020-03-16T20:09:00Z">
            <w:rPr/>
          </w:rPrChange>
        </w:rPr>
      </w:pPr>
      <w:ins w:id="1625" w:author="0mer dar" w:date="2020-03-16T20:09:00Z">
        <w:r>
          <w:rPr>
            <w:rStyle w:val="FootnoteReference"/>
          </w:rPr>
          <w:footnoteRef/>
        </w:r>
        <w:r>
          <w:t xml:space="preserve"> </w:t>
        </w:r>
        <w:r w:rsidRPr="00D37A68">
          <w:rPr>
            <w:rFonts w:ascii="David" w:hAnsi="David" w:cs="David"/>
          </w:rPr>
          <w:t>The Beck Depression Inventory II (BDI-II;</w:t>
        </w:r>
        <w:r w:rsidRPr="00D37A68">
          <w:rPr>
            <w:rFonts w:ascii="David" w:hAnsi="David" w:cs="David"/>
          </w:rPr>
          <w:fldChar w:fldCharType="begin" w:fldLock="1"/>
        </w:r>
        <w:r w:rsidRPr="00D37A68">
          <w:rPr>
            <w:rFonts w:ascii="David" w:hAnsi="David" w:cs="David"/>
          </w:rPr>
          <w:instrText>ADDIN CSL_CITATION {"citationItems":[{"id":"ITEM-1","itemData":{"DOI":"10.1016/0272-7358(88)90050-5. PMCID: N/A","author":[{"dropping-particle":"","family":"Beck","given":"A T","non-dropping-particle":"","parse-names":false,"suffix":""},{"dropping-particle":"","family":"Steer","given":"R A","non-dropping-particle":"","parse-names":false,"suffix":""},{"dropping-particle":"","family":"Garbin","given":"M G","non-dropping-particle":"","parse-names":false,"suffix":""}],"container-title":"Clinical Psychology Review","id":"ITEM-1","issued":{"date-parts":[["1998"]]},"page":"841-865","title":"Psychometric properties of the Beck Depression Inventory","type":"article-journal","volume":"42"},"uris":["http://www.mendeley.com/documents/?uuid=a11d38e9-7114-49b1-b5ff-6a0ac9141028"]}],"mendeley":{"formattedCitation":"(Beck, Steer, &amp; Garbin, 1998)","manualFormatting":" Beck, Steer, &amp; Garbin, 1998)","plainTextFormattedCitation":"(Beck, Steer, &amp; Garbin, 1998)","previouslyFormattedCitation":"&lt;sup&gt;1&lt;/sup&gt;"},"properties":{"noteIndex":0},"schema":"https://github.com/citation-style-language/schema/raw/master/csl-citation.json"}</w:instrText>
        </w:r>
        <w:r w:rsidRPr="00D37A68">
          <w:rPr>
            <w:rFonts w:ascii="David" w:hAnsi="David" w:cs="David"/>
          </w:rPr>
          <w:fldChar w:fldCharType="separate"/>
        </w:r>
        <w:r w:rsidRPr="00D37A68">
          <w:rPr>
            <w:rFonts w:ascii="David" w:hAnsi="David" w:cs="David"/>
            <w:lang w:val="en-IL"/>
          </w:rPr>
          <w:t xml:space="preserve"> </w:t>
        </w:r>
        <w:r w:rsidRPr="00D37A68">
          <w:rPr>
            <w:rFonts w:ascii="David" w:hAnsi="David" w:cs="David"/>
            <w:noProof/>
          </w:rPr>
          <w:t>Beck, Steer, &amp; Garbin, 1998)</w:t>
        </w:r>
        <w:r w:rsidRPr="00D37A68">
          <w:rPr>
            <w:rFonts w:ascii="David" w:hAnsi="David" w:cs="David"/>
          </w:rPr>
          <w:fldChar w:fldCharType="end"/>
        </w:r>
        <w:r w:rsidRPr="00D37A68">
          <w:rPr>
            <w:rFonts w:ascii="David" w:hAnsi="David" w:cs="David"/>
          </w:rPr>
          <w:t xml:space="preserve"> Rumination Response Scale (RRS; </w:t>
        </w:r>
        <w:r w:rsidRPr="00D37A68">
          <w:rPr>
            <w:rFonts w:ascii="David" w:hAnsi="David" w:cs="David"/>
          </w:rPr>
          <w:fldChar w:fldCharType="begin" w:fldLock="1"/>
        </w:r>
        <w:r w:rsidRPr="00D37A68">
          <w:rPr>
            <w:rFonts w:ascii="David" w:hAnsi="David" w:cs="David"/>
          </w:rPr>
          <w:instrText>ADDIN CSL_CITATION {"citationItems":[{"id":"ITEM-1","itemData":{"DOI":"10.1023/A:1023910315561","ISSN":"1573-2819","abstract":"In an attempt to eliminate similar item content as an alternative explanation for the relation between depression and rumination, a secondary analysis was conducted using the data from S. Nolen-Hoeksema, J. Larson, and C. Grayson (1999). After constructing a measure of rumination unconfounded with depression content, support for a two factor model of rumination was found. These analyses indicate that the 2 components, reflective pondering and brooding, differentially relate to depression in terms of predictive ability and gender difference mediation. The results presented here support the general premise of Nolen-Hoeksema's Response Styles Theory (S. Nolen-Hoeksema 1987) that rumination can contribute to more depressive symptoms and to the gender difference in depression, but suggest important refinements of the theory. Such refinements include the need to differentiate between the reflective pondering component of rumination and the brooding component in rumination research.","author":[{"dropping-particle":"","family":"Treynor","given":"Wendy","non-dropping-particle":"","parse-names":false,"suffix":""},{"dropping-particle":"","family":"Gonzalez","given":"Richard","non-dropping-particle":"","parse-names":false,"suffix":""},{"dropping-particle":"","family":"Nolen-Hoeksema","given":"Susan","non-dropping-particle":"","parse-names":false,"suffix":""}],"container-title":"Cognitive Therapy and Research","id":"ITEM-1","issue":"3","issued":{"date-parts":[["2003","6"]]},"page":"247-259","title":"Rumination Reconsidered: A Psychometric Analysis","type":"article-journal","volume":"27"},"uris":["http://www.mendeley.com/documents/?uuid=58d2a3bb-ef3e-4637-8c56-3d3d725721b5"]}],"mendeley":{"formattedCitation":"(Treynor, Gonzalez, &amp; Nolen-Hoeksema, 2003)","manualFormatting":"Treynor, Gonzalez, &amp; Nolen-Hoeksema, 2003)","plainTextFormattedCitation":"(Treynor, Gonzalez, &amp; Nolen-Hoeksema, 2003)","previouslyFormattedCitation":"&lt;sup&gt;2&lt;/sup&gt;"},"properties":{"noteIndex":0},"schema":"https://github.com/citation-style-language/schema/raw/master/csl-citation.json"}</w:instrText>
        </w:r>
        <w:r w:rsidRPr="00D37A68">
          <w:rPr>
            <w:rFonts w:ascii="David" w:hAnsi="David" w:cs="David"/>
          </w:rPr>
          <w:fldChar w:fldCharType="separate"/>
        </w:r>
        <w:r w:rsidRPr="00D37A68">
          <w:rPr>
            <w:rFonts w:ascii="David" w:hAnsi="David" w:cs="David"/>
            <w:noProof/>
          </w:rPr>
          <w:t>Treynor, Gonzalez, &amp; Nolen-Hoeksema, 2003)</w:t>
        </w:r>
        <w:r w:rsidRPr="00D37A68">
          <w:rPr>
            <w:rFonts w:ascii="David" w:hAnsi="David" w:cs="David"/>
          </w:rPr>
          <w:fldChar w:fldCharType="end"/>
        </w:r>
        <w:r w:rsidRPr="00D37A68">
          <w:rPr>
            <w:rFonts w:ascii="David" w:hAnsi="David" w:cs="David"/>
          </w:rPr>
          <w:t xml:space="preserve"> and the Automatic Thoughts Questionnaire (ATQ; </w:t>
        </w:r>
        <w:r w:rsidRPr="00D37A68">
          <w:rPr>
            <w:rFonts w:ascii="David" w:hAnsi="David" w:cs="David"/>
          </w:rPr>
          <w:fldChar w:fldCharType="begin" w:fldLock="1"/>
        </w:r>
        <w:r w:rsidRPr="00D37A68">
          <w:rPr>
            <w:rFonts w:ascii="David" w:hAnsi="David" w:cs="David"/>
          </w:rPr>
          <w:instrText>ADDIN CSL_CITATION {"citationItems":[{"id":"ITEM-1","itemData":{"DOI":"10.1007/BF01178214","ISSN":"1573-2819","abstract":"A 30-item questionnaire was devised to measure the frequency of occurrence of automatic negative thoughts (negative self-statements)associated with depression. Male and female undergraduates were asked to recall dysphoric experiences and to report associated cognitions. One hundred representative cognitions were selected and administered to a second sample, along with the MMPI D scale and the Beck Depression Inventory. Thirty items discriminating between criterion groups of psychometrically depressed and nondepressed subjects were identified. The resultant 30-item automatic thoughts questionnaire (ATQ-30)was cross-validated and found to significantly discriminate psychometrically depressed from nondepressed criterion groups. No differences were found between males and females on the measure. Factor analysis indicated a four-factor solution, with a large first factor reflecting Personal Maladjustment, a second factor indicative of Negative Self-Concept and Negative Expectations, and two lesser factors. The ATQ-30 may provide a means of testing basic theory relating cognitive content to behavioral and affective processes and assessing change in cognitions associated with experimental manipulation or psychotherapeutic intervention.","author":[{"dropping-particle":"","family":"Hollon","given":"Steven D","non-dropping-particle":"","parse-names":false,"suffix":""},{"dropping-particle":"","family":"Kendall","given":"Philip C","non-dropping-particle":"","parse-names":false,"suffix":""}],"container-title":"Cognitive Therapy and Research","id":"ITEM-1","issue":"4","issued":{"date-parts":[["1980","12"]]},"page":"383-395","title":"Cognitive self-statements in depression: Development of an automatic thoughts questionnaire","type":"article-journal","volume":"4"},"uris":["http://www.mendeley.com/documents/?uuid=781afe9f-2dec-4a71-a7f6-fda019dc854c"]}],"mendeley":{"formattedCitation":"(Hollon &amp; Kendall, 1980)","manualFormatting":"Hollon &amp; Kendall, 1980)","plainTextFormattedCitation":"(Hollon &amp; Kendall, 1980)","previouslyFormattedCitation":"&lt;sup&gt;3&lt;/sup&gt;"},"properties":{"noteIndex":0},"schema":"https://github.com/citation-style-language/schema/raw/master/csl-citation.json"}</w:instrText>
        </w:r>
        <w:r w:rsidRPr="00D37A68">
          <w:rPr>
            <w:rFonts w:ascii="David" w:hAnsi="David" w:cs="David"/>
          </w:rPr>
          <w:fldChar w:fldCharType="separate"/>
        </w:r>
        <w:r w:rsidRPr="00D37A68">
          <w:rPr>
            <w:rFonts w:ascii="David" w:hAnsi="David" w:cs="David"/>
            <w:noProof/>
          </w:rPr>
          <w:t>Hollon &amp; Kendall, 1980)</w:t>
        </w:r>
        <w:r w:rsidRPr="00D37A68">
          <w:rPr>
            <w:rFonts w:ascii="David" w:hAnsi="David" w:cs="David"/>
          </w:rPr>
          <w:fldChar w:fldCharType="end"/>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90764"/>
    <w:multiLevelType w:val="hybridMultilevel"/>
    <w:tmpl w:val="87FEA24E"/>
    <w:lvl w:ilvl="0" w:tplc="7B668E38">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 w15:restartNumberingAfterBreak="0">
    <w:nsid w:val="06465344"/>
    <w:multiLevelType w:val="hybridMultilevel"/>
    <w:tmpl w:val="89CCF4D0"/>
    <w:lvl w:ilvl="0" w:tplc="2704393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F0EBF"/>
    <w:multiLevelType w:val="hybridMultilevel"/>
    <w:tmpl w:val="9E4EB1D8"/>
    <w:lvl w:ilvl="0" w:tplc="9D4CFE6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55C5D"/>
    <w:multiLevelType w:val="hybridMultilevel"/>
    <w:tmpl w:val="28E09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11CF2"/>
    <w:multiLevelType w:val="hybridMultilevel"/>
    <w:tmpl w:val="CFE8729E"/>
    <w:lvl w:ilvl="0" w:tplc="F77CDC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810525"/>
    <w:multiLevelType w:val="hybridMultilevel"/>
    <w:tmpl w:val="A60CC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FE3188"/>
    <w:multiLevelType w:val="hybridMultilevel"/>
    <w:tmpl w:val="1AC2DA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F18B5"/>
    <w:multiLevelType w:val="hybridMultilevel"/>
    <w:tmpl w:val="A886D128"/>
    <w:lvl w:ilvl="0" w:tplc="6AB8A7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B512C"/>
    <w:multiLevelType w:val="hybridMultilevel"/>
    <w:tmpl w:val="64188AEC"/>
    <w:lvl w:ilvl="0" w:tplc="9F422DD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53071"/>
    <w:multiLevelType w:val="hybridMultilevel"/>
    <w:tmpl w:val="69DCB73C"/>
    <w:lvl w:ilvl="0" w:tplc="8402AF7A">
      <w:start w:val="1"/>
      <w:numFmt w:val="decimal"/>
      <w:lvlText w:val="%1."/>
      <w:lvlJc w:val="left"/>
      <w:pPr>
        <w:ind w:left="720" w:hanging="360"/>
      </w:pPr>
      <w:rPr>
        <w:rFonts w:asciiTheme="minorHAnsi" w:hAnsiTheme="minorHAnsi" w:cstheme="minorBidi"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569D7"/>
    <w:multiLevelType w:val="hybridMultilevel"/>
    <w:tmpl w:val="EDB496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C5F1B"/>
    <w:multiLevelType w:val="hybridMultilevel"/>
    <w:tmpl w:val="51140140"/>
    <w:lvl w:ilvl="0" w:tplc="5E1CEE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741894"/>
    <w:multiLevelType w:val="hybridMultilevel"/>
    <w:tmpl w:val="0A7CA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6194B"/>
    <w:multiLevelType w:val="hybridMultilevel"/>
    <w:tmpl w:val="136EA7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1249A1"/>
    <w:multiLevelType w:val="hybridMultilevel"/>
    <w:tmpl w:val="3CD88776"/>
    <w:lvl w:ilvl="0" w:tplc="4DB2F44A">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9612E3A"/>
    <w:multiLevelType w:val="hybridMultilevel"/>
    <w:tmpl w:val="4C943EF6"/>
    <w:lvl w:ilvl="0" w:tplc="B45EF4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08380E"/>
    <w:multiLevelType w:val="hybridMultilevel"/>
    <w:tmpl w:val="65C0C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9D7528"/>
    <w:multiLevelType w:val="hybridMultilevel"/>
    <w:tmpl w:val="4B682DAC"/>
    <w:lvl w:ilvl="0" w:tplc="EB38840A">
      <w:start w:val="1"/>
      <w:numFmt w:val="decimal"/>
      <w:suff w:val="space"/>
      <w:lvlText w:val="(%1)"/>
      <w:lvlJc w:val="left"/>
      <w:pPr>
        <w:ind w:left="720" w:hanging="72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FA6DDA"/>
    <w:multiLevelType w:val="hybridMultilevel"/>
    <w:tmpl w:val="87FC764A"/>
    <w:lvl w:ilvl="0" w:tplc="E8BE6DB4">
      <w:start w:val="1"/>
      <w:numFmt w:val="decimal"/>
      <w:lvlText w:val="%1."/>
      <w:lvlJc w:val="left"/>
      <w:pPr>
        <w:ind w:left="720" w:hanging="360"/>
      </w:pPr>
      <w:rPr>
        <w:rFonts w:hint="default"/>
      </w:rPr>
    </w:lvl>
    <w:lvl w:ilvl="1" w:tplc="2AA41EBA" w:tentative="1">
      <w:start w:val="1"/>
      <w:numFmt w:val="lowerLetter"/>
      <w:lvlText w:val="%2."/>
      <w:lvlJc w:val="left"/>
      <w:pPr>
        <w:ind w:left="1440" w:hanging="360"/>
      </w:pPr>
    </w:lvl>
    <w:lvl w:ilvl="2" w:tplc="48C8A582" w:tentative="1">
      <w:start w:val="1"/>
      <w:numFmt w:val="lowerRoman"/>
      <w:lvlText w:val="%3."/>
      <w:lvlJc w:val="right"/>
      <w:pPr>
        <w:ind w:left="2160" w:hanging="180"/>
      </w:pPr>
    </w:lvl>
    <w:lvl w:ilvl="3" w:tplc="16BEED46" w:tentative="1">
      <w:start w:val="1"/>
      <w:numFmt w:val="decimal"/>
      <w:lvlText w:val="%4."/>
      <w:lvlJc w:val="left"/>
      <w:pPr>
        <w:ind w:left="2880" w:hanging="360"/>
      </w:pPr>
    </w:lvl>
    <w:lvl w:ilvl="4" w:tplc="21F61D66" w:tentative="1">
      <w:start w:val="1"/>
      <w:numFmt w:val="lowerLetter"/>
      <w:lvlText w:val="%5."/>
      <w:lvlJc w:val="left"/>
      <w:pPr>
        <w:ind w:left="3600" w:hanging="360"/>
      </w:pPr>
    </w:lvl>
    <w:lvl w:ilvl="5" w:tplc="2034DE54" w:tentative="1">
      <w:start w:val="1"/>
      <w:numFmt w:val="lowerRoman"/>
      <w:lvlText w:val="%6."/>
      <w:lvlJc w:val="right"/>
      <w:pPr>
        <w:ind w:left="4320" w:hanging="180"/>
      </w:pPr>
    </w:lvl>
    <w:lvl w:ilvl="6" w:tplc="E542AA90" w:tentative="1">
      <w:start w:val="1"/>
      <w:numFmt w:val="decimal"/>
      <w:lvlText w:val="%7."/>
      <w:lvlJc w:val="left"/>
      <w:pPr>
        <w:ind w:left="5040" w:hanging="360"/>
      </w:pPr>
    </w:lvl>
    <w:lvl w:ilvl="7" w:tplc="CC7A11E2" w:tentative="1">
      <w:start w:val="1"/>
      <w:numFmt w:val="lowerLetter"/>
      <w:lvlText w:val="%8."/>
      <w:lvlJc w:val="left"/>
      <w:pPr>
        <w:ind w:left="5760" w:hanging="360"/>
      </w:pPr>
    </w:lvl>
    <w:lvl w:ilvl="8" w:tplc="7BCEFB90" w:tentative="1">
      <w:start w:val="1"/>
      <w:numFmt w:val="lowerRoman"/>
      <w:lvlText w:val="%9."/>
      <w:lvlJc w:val="right"/>
      <w:pPr>
        <w:ind w:left="6480" w:hanging="180"/>
      </w:pPr>
    </w:lvl>
  </w:abstractNum>
  <w:abstractNum w:abstractNumId="19" w15:restartNumberingAfterBreak="0">
    <w:nsid w:val="30A432F1"/>
    <w:multiLevelType w:val="hybridMultilevel"/>
    <w:tmpl w:val="DAEC12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DF5724"/>
    <w:multiLevelType w:val="hybridMultilevel"/>
    <w:tmpl w:val="B148B990"/>
    <w:lvl w:ilvl="0" w:tplc="D9960B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075138"/>
    <w:multiLevelType w:val="hybridMultilevel"/>
    <w:tmpl w:val="FFA29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0C3F18"/>
    <w:multiLevelType w:val="hybridMultilevel"/>
    <w:tmpl w:val="D8ACC6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C87326"/>
    <w:multiLevelType w:val="hybridMultilevel"/>
    <w:tmpl w:val="AFBAF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203102"/>
    <w:multiLevelType w:val="hybridMultilevel"/>
    <w:tmpl w:val="082A9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1E26DE"/>
    <w:multiLevelType w:val="multilevel"/>
    <w:tmpl w:val="B6487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5839BA"/>
    <w:multiLevelType w:val="hybridMultilevel"/>
    <w:tmpl w:val="D7767708"/>
    <w:lvl w:ilvl="0" w:tplc="1010A85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4F6D5649"/>
    <w:multiLevelType w:val="hybridMultilevel"/>
    <w:tmpl w:val="720470A4"/>
    <w:lvl w:ilvl="0" w:tplc="7EA8931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E219E1"/>
    <w:multiLevelType w:val="hybridMultilevel"/>
    <w:tmpl w:val="6BDC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D84EBE"/>
    <w:multiLevelType w:val="hybridMultilevel"/>
    <w:tmpl w:val="3958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381C7B"/>
    <w:multiLevelType w:val="hybridMultilevel"/>
    <w:tmpl w:val="EECCC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537899"/>
    <w:multiLevelType w:val="hybridMultilevel"/>
    <w:tmpl w:val="4A5E9028"/>
    <w:lvl w:ilvl="0" w:tplc="EB38840A">
      <w:start w:val="1"/>
      <w:numFmt w:val="decimal"/>
      <w:suff w:val="space"/>
      <w:lvlText w:val="(%1)"/>
      <w:lvlJc w:val="left"/>
      <w:pPr>
        <w:ind w:left="720" w:hanging="72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930AD6"/>
    <w:multiLevelType w:val="hybridMultilevel"/>
    <w:tmpl w:val="B128E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776CF3"/>
    <w:multiLevelType w:val="hybridMultilevel"/>
    <w:tmpl w:val="90B02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6D4AF3"/>
    <w:multiLevelType w:val="hybridMultilevel"/>
    <w:tmpl w:val="2F5AF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EE6FED"/>
    <w:multiLevelType w:val="hybridMultilevel"/>
    <w:tmpl w:val="881C2730"/>
    <w:lvl w:ilvl="0" w:tplc="EB38840A">
      <w:start w:val="1"/>
      <w:numFmt w:val="decimal"/>
      <w:suff w:val="space"/>
      <w:lvlText w:val="(%1)"/>
      <w:lvlJc w:val="left"/>
      <w:pPr>
        <w:ind w:left="720" w:hanging="72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5B222C"/>
    <w:multiLevelType w:val="hybridMultilevel"/>
    <w:tmpl w:val="3EF6D684"/>
    <w:lvl w:ilvl="0" w:tplc="9296FC52">
      <w:start w:val="1"/>
      <w:numFmt w:val="decimal"/>
      <w:lvlText w:val="%1."/>
      <w:lvlJc w:val="left"/>
      <w:pPr>
        <w:ind w:left="720" w:hanging="360"/>
      </w:pPr>
      <w:rPr>
        <w:rFonts w:hint="default"/>
        <w:b/>
        <w:bCs/>
      </w:rPr>
    </w:lvl>
    <w:lvl w:ilvl="1" w:tplc="76A400E2" w:tentative="1">
      <w:start w:val="1"/>
      <w:numFmt w:val="lowerLetter"/>
      <w:lvlText w:val="%2."/>
      <w:lvlJc w:val="left"/>
      <w:pPr>
        <w:ind w:left="1440" w:hanging="360"/>
      </w:pPr>
    </w:lvl>
    <w:lvl w:ilvl="2" w:tplc="5F7801CE" w:tentative="1">
      <w:start w:val="1"/>
      <w:numFmt w:val="lowerRoman"/>
      <w:lvlText w:val="%3."/>
      <w:lvlJc w:val="right"/>
      <w:pPr>
        <w:ind w:left="2160" w:hanging="180"/>
      </w:pPr>
    </w:lvl>
    <w:lvl w:ilvl="3" w:tplc="AC92E100" w:tentative="1">
      <w:start w:val="1"/>
      <w:numFmt w:val="decimal"/>
      <w:lvlText w:val="%4."/>
      <w:lvlJc w:val="left"/>
      <w:pPr>
        <w:ind w:left="2880" w:hanging="360"/>
      </w:pPr>
    </w:lvl>
    <w:lvl w:ilvl="4" w:tplc="62A4ABEE" w:tentative="1">
      <w:start w:val="1"/>
      <w:numFmt w:val="lowerLetter"/>
      <w:lvlText w:val="%5."/>
      <w:lvlJc w:val="left"/>
      <w:pPr>
        <w:ind w:left="3600" w:hanging="360"/>
      </w:pPr>
    </w:lvl>
    <w:lvl w:ilvl="5" w:tplc="3578A436" w:tentative="1">
      <w:start w:val="1"/>
      <w:numFmt w:val="lowerRoman"/>
      <w:lvlText w:val="%6."/>
      <w:lvlJc w:val="right"/>
      <w:pPr>
        <w:ind w:left="4320" w:hanging="180"/>
      </w:pPr>
    </w:lvl>
    <w:lvl w:ilvl="6" w:tplc="2EEA24D8" w:tentative="1">
      <w:start w:val="1"/>
      <w:numFmt w:val="decimal"/>
      <w:lvlText w:val="%7."/>
      <w:lvlJc w:val="left"/>
      <w:pPr>
        <w:ind w:left="5040" w:hanging="360"/>
      </w:pPr>
    </w:lvl>
    <w:lvl w:ilvl="7" w:tplc="E4BA6436" w:tentative="1">
      <w:start w:val="1"/>
      <w:numFmt w:val="lowerLetter"/>
      <w:lvlText w:val="%8."/>
      <w:lvlJc w:val="left"/>
      <w:pPr>
        <w:ind w:left="5760" w:hanging="360"/>
      </w:pPr>
    </w:lvl>
    <w:lvl w:ilvl="8" w:tplc="F39893B2" w:tentative="1">
      <w:start w:val="1"/>
      <w:numFmt w:val="lowerRoman"/>
      <w:lvlText w:val="%9."/>
      <w:lvlJc w:val="right"/>
      <w:pPr>
        <w:ind w:left="6480" w:hanging="180"/>
      </w:pPr>
    </w:lvl>
  </w:abstractNum>
  <w:num w:numId="1">
    <w:abstractNumId w:val="18"/>
  </w:num>
  <w:num w:numId="2">
    <w:abstractNumId w:val="36"/>
  </w:num>
  <w:num w:numId="3">
    <w:abstractNumId w:val="26"/>
  </w:num>
  <w:num w:numId="4">
    <w:abstractNumId w:val="16"/>
  </w:num>
  <w:num w:numId="5">
    <w:abstractNumId w:val="0"/>
  </w:num>
  <w:num w:numId="6">
    <w:abstractNumId w:val="4"/>
  </w:num>
  <w:num w:numId="7">
    <w:abstractNumId w:val="7"/>
  </w:num>
  <w:num w:numId="8">
    <w:abstractNumId w:val="2"/>
  </w:num>
  <w:num w:numId="9">
    <w:abstractNumId w:val="30"/>
  </w:num>
  <w:num w:numId="10">
    <w:abstractNumId w:val="8"/>
  </w:num>
  <w:num w:numId="11">
    <w:abstractNumId w:val="1"/>
  </w:num>
  <w:num w:numId="12">
    <w:abstractNumId w:val="29"/>
  </w:num>
  <w:num w:numId="13">
    <w:abstractNumId w:val="11"/>
  </w:num>
  <w:num w:numId="14">
    <w:abstractNumId w:val="31"/>
  </w:num>
  <w:num w:numId="15">
    <w:abstractNumId w:val="20"/>
  </w:num>
  <w:num w:numId="16">
    <w:abstractNumId w:val="10"/>
  </w:num>
  <w:num w:numId="17">
    <w:abstractNumId w:val="34"/>
  </w:num>
  <w:num w:numId="18">
    <w:abstractNumId w:val="27"/>
  </w:num>
  <w:num w:numId="19">
    <w:abstractNumId w:val="12"/>
  </w:num>
  <w:num w:numId="20">
    <w:abstractNumId w:val="32"/>
  </w:num>
  <w:num w:numId="21">
    <w:abstractNumId w:val="19"/>
  </w:num>
  <w:num w:numId="22">
    <w:abstractNumId w:val="14"/>
  </w:num>
  <w:num w:numId="23">
    <w:abstractNumId w:val="35"/>
  </w:num>
  <w:num w:numId="24">
    <w:abstractNumId w:val="17"/>
  </w:num>
  <w:num w:numId="25">
    <w:abstractNumId w:val="24"/>
  </w:num>
  <w:num w:numId="26">
    <w:abstractNumId w:val="13"/>
  </w:num>
  <w:num w:numId="27">
    <w:abstractNumId w:val="28"/>
  </w:num>
  <w:num w:numId="28">
    <w:abstractNumId w:val="25"/>
    <w:lvlOverride w:ilvl="0">
      <w:startOverride w:val="1"/>
    </w:lvlOverride>
  </w:num>
  <w:num w:numId="29">
    <w:abstractNumId w:val="33"/>
  </w:num>
  <w:num w:numId="30">
    <w:abstractNumId w:val="5"/>
  </w:num>
  <w:num w:numId="31">
    <w:abstractNumId w:val="6"/>
  </w:num>
  <w:num w:numId="32">
    <w:abstractNumId w:val="3"/>
  </w:num>
  <w:num w:numId="33">
    <w:abstractNumId w:val="23"/>
  </w:num>
  <w:num w:numId="34">
    <w:abstractNumId w:val="15"/>
  </w:num>
  <w:num w:numId="35">
    <w:abstractNumId w:val="21"/>
  </w:num>
  <w:num w:numId="36">
    <w:abstractNumId w:val="22"/>
  </w:num>
  <w:num w:numId="3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0mer dar">
    <w15:presenceInfo w15:providerId="Windows Live" w15:userId="a2480f4d20a9db2b"/>
  </w15:person>
  <w15:person w15:author="עמית ברנשטיין">
    <w15:presenceInfo w15:providerId="None" w15:userId="עמית ברנשטיין"/>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C2tLQwMDG3MDA0MjdT0lEKTi0uzszPAykwt6gFAGs8614tAAAA"/>
  </w:docVars>
  <w:rsids>
    <w:rsidRoot w:val="00C00BF7"/>
    <w:rsid w:val="000001B6"/>
    <w:rsid w:val="000003D8"/>
    <w:rsid w:val="00000547"/>
    <w:rsid w:val="000006ED"/>
    <w:rsid w:val="00000C76"/>
    <w:rsid w:val="00003FD0"/>
    <w:rsid w:val="00004295"/>
    <w:rsid w:val="0000448A"/>
    <w:rsid w:val="00004BF9"/>
    <w:rsid w:val="0000588B"/>
    <w:rsid w:val="00006B3F"/>
    <w:rsid w:val="00007314"/>
    <w:rsid w:val="0000783E"/>
    <w:rsid w:val="00007859"/>
    <w:rsid w:val="000100FD"/>
    <w:rsid w:val="00011415"/>
    <w:rsid w:val="00012A92"/>
    <w:rsid w:val="000132B3"/>
    <w:rsid w:val="000134E8"/>
    <w:rsid w:val="00013643"/>
    <w:rsid w:val="000136A8"/>
    <w:rsid w:val="00013E2C"/>
    <w:rsid w:val="0001529E"/>
    <w:rsid w:val="000156FA"/>
    <w:rsid w:val="00015806"/>
    <w:rsid w:val="00015B0B"/>
    <w:rsid w:val="00015D78"/>
    <w:rsid w:val="00017A53"/>
    <w:rsid w:val="000201E0"/>
    <w:rsid w:val="00020374"/>
    <w:rsid w:val="00020602"/>
    <w:rsid w:val="0002072D"/>
    <w:rsid w:val="000208E7"/>
    <w:rsid w:val="00020C69"/>
    <w:rsid w:val="000211BF"/>
    <w:rsid w:val="00021537"/>
    <w:rsid w:val="000218F8"/>
    <w:rsid w:val="00021E7B"/>
    <w:rsid w:val="00022B51"/>
    <w:rsid w:val="00022B8F"/>
    <w:rsid w:val="00022E2E"/>
    <w:rsid w:val="00024677"/>
    <w:rsid w:val="00024E2D"/>
    <w:rsid w:val="0002618F"/>
    <w:rsid w:val="00027A75"/>
    <w:rsid w:val="00030CF5"/>
    <w:rsid w:val="00031601"/>
    <w:rsid w:val="00031ED6"/>
    <w:rsid w:val="000321B9"/>
    <w:rsid w:val="0003494F"/>
    <w:rsid w:val="00036FCD"/>
    <w:rsid w:val="00037425"/>
    <w:rsid w:val="00037969"/>
    <w:rsid w:val="0004069F"/>
    <w:rsid w:val="00040AC9"/>
    <w:rsid w:val="000416D9"/>
    <w:rsid w:val="00042F72"/>
    <w:rsid w:val="00043483"/>
    <w:rsid w:val="00043FC5"/>
    <w:rsid w:val="00044620"/>
    <w:rsid w:val="00044CCF"/>
    <w:rsid w:val="0004639B"/>
    <w:rsid w:val="00046D06"/>
    <w:rsid w:val="00046E4C"/>
    <w:rsid w:val="000511D5"/>
    <w:rsid w:val="00051A85"/>
    <w:rsid w:val="00051C93"/>
    <w:rsid w:val="000520C3"/>
    <w:rsid w:val="000523C6"/>
    <w:rsid w:val="00052BAF"/>
    <w:rsid w:val="00052BFC"/>
    <w:rsid w:val="00054427"/>
    <w:rsid w:val="0005505E"/>
    <w:rsid w:val="00055CEE"/>
    <w:rsid w:val="00055EC4"/>
    <w:rsid w:val="0005627B"/>
    <w:rsid w:val="000562F2"/>
    <w:rsid w:val="00057DC1"/>
    <w:rsid w:val="00060263"/>
    <w:rsid w:val="0006089A"/>
    <w:rsid w:val="00060AF9"/>
    <w:rsid w:val="00061196"/>
    <w:rsid w:val="0006227D"/>
    <w:rsid w:val="0006335F"/>
    <w:rsid w:val="00070462"/>
    <w:rsid w:val="00070CC2"/>
    <w:rsid w:val="00070E3D"/>
    <w:rsid w:val="000717F8"/>
    <w:rsid w:val="00071CAF"/>
    <w:rsid w:val="00071DCA"/>
    <w:rsid w:val="00071FC4"/>
    <w:rsid w:val="00072EFF"/>
    <w:rsid w:val="00073892"/>
    <w:rsid w:val="000739F9"/>
    <w:rsid w:val="0007458D"/>
    <w:rsid w:val="0007473C"/>
    <w:rsid w:val="00075A26"/>
    <w:rsid w:val="00076094"/>
    <w:rsid w:val="00077BCF"/>
    <w:rsid w:val="00080234"/>
    <w:rsid w:val="00080B9C"/>
    <w:rsid w:val="00080BE9"/>
    <w:rsid w:val="00081747"/>
    <w:rsid w:val="00081DB0"/>
    <w:rsid w:val="00082432"/>
    <w:rsid w:val="000828C2"/>
    <w:rsid w:val="00084066"/>
    <w:rsid w:val="00084E78"/>
    <w:rsid w:val="000856B2"/>
    <w:rsid w:val="00086333"/>
    <w:rsid w:val="00086701"/>
    <w:rsid w:val="000909D9"/>
    <w:rsid w:val="00091CE7"/>
    <w:rsid w:val="0009365B"/>
    <w:rsid w:val="0009430E"/>
    <w:rsid w:val="00095191"/>
    <w:rsid w:val="00095F60"/>
    <w:rsid w:val="000962D7"/>
    <w:rsid w:val="00097F3F"/>
    <w:rsid w:val="000A0EF4"/>
    <w:rsid w:val="000A1422"/>
    <w:rsid w:val="000A1580"/>
    <w:rsid w:val="000A15CA"/>
    <w:rsid w:val="000A1A50"/>
    <w:rsid w:val="000A2A7F"/>
    <w:rsid w:val="000A3FF1"/>
    <w:rsid w:val="000A52FA"/>
    <w:rsid w:val="000A52FE"/>
    <w:rsid w:val="000A5BE7"/>
    <w:rsid w:val="000A66D4"/>
    <w:rsid w:val="000A69F5"/>
    <w:rsid w:val="000A70A4"/>
    <w:rsid w:val="000A7692"/>
    <w:rsid w:val="000A7CAA"/>
    <w:rsid w:val="000B0A08"/>
    <w:rsid w:val="000B2142"/>
    <w:rsid w:val="000B2BF4"/>
    <w:rsid w:val="000B2F0B"/>
    <w:rsid w:val="000B37E2"/>
    <w:rsid w:val="000B4283"/>
    <w:rsid w:val="000B49A8"/>
    <w:rsid w:val="000B4AE7"/>
    <w:rsid w:val="000B4C66"/>
    <w:rsid w:val="000B5104"/>
    <w:rsid w:val="000B58E5"/>
    <w:rsid w:val="000B7290"/>
    <w:rsid w:val="000C09D6"/>
    <w:rsid w:val="000C0CC3"/>
    <w:rsid w:val="000C2093"/>
    <w:rsid w:val="000C26A5"/>
    <w:rsid w:val="000C4175"/>
    <w:rsid w:val="000C4683"/>
    <w:rsid w:val="000C4C41"/>
    <w:rsid w:val="000C510E"/>
    <w:rsid w:val="000C5246"/>
    <w:rsid w:val="000C53B4"/>
    <w:rsid w:val="000C6965"/>
    <w:rsid w:val="000C7A32"/>
    <w:rsid w:val="000D10C3"/>
    <w:rsid w:val="000D1DDF"/>
    <w:rsid w:val="000D221B"/>
    <w:rsid w:val="000D279A"/>
    <w:rsid w:val="000D3150"/>
    <w:rsid w:val="000D3C48"/>
    <w:rsid w:val="000D43E5"/>
    <w:rsid w:val="000D6EBD"/>
    <w:rsid w:val="000D7648"/>
    <w:rsid w:val="000E01CA"/>
    <w:rsid w:val="000E150B"/>
    <w:rsid w:val="000E1C88"/>
    <w:rsid w:val="000E1DA1"/>
    <w:rsid w:val="000E1EAC"/>
    <w:rsid w:val="000E1FAC"/>
    <w:rsid w:val="000E34F9"/>
    <w:rsid w:val="000E47AD"/>
    <w:rsid w:val="000E481A"/>
    <w:rsid w:val="000E4AE4"/>
    <w:rsid w:val="000E71D7"/>
    <w:rsid w:val="000E73D7"/>
    <w:rsid w:val="000E7535"/>
    <w:rsid w:val="000F0194"/>
    <w:rsid w:val="000F27CF"/>
    <w:rsid w:val="000F2F73"/>
    <w:rsid w:val="000F312C"/>
    <w:rsid w:val="000F34AA"/>
    <w:rsid w:val="000F5215"/>
    <w:rsid w:val="000F5453"/>
    <w:rsid w:val="000F56A1"/>
    <w:rsid w:val="000F5A23"/>
    <w:rsid w:val="000F685B"/>
    <w:rsid w:val="000F751F"/>
    <w:rsid w:val="000F7599"/>
    <w:rsid w:val="000F7DDB"/>
    <w:rsid w:val="00100E90"/>
    <w:rsid w:val="00101524"/>
    <w:rsid w:val="001027A5"/>
    <w:rsid w:val="00102AF3"/>
    <w:rsid w:val="00102CD6"/>
    <w:rsid w:val="00104173"/>
    <w:rsid w:val="001045A9"/>
    <w:rsid w:val="0010488C"/>
    <w:rsid w:val="00104CF2"/>
    <w:rsid w:val="00104DEC"/>
    <w:rsid w:val="00105DC6"/>
    <w:rsid w:val="00106A05"/>
    <w:rsid w:val="00106EA6"/>
    <w:rsid w:val="00106F04"/>
    <w:rsid w:val="0010714D"/>
    <w:rsid w:val="0010714F"/>
    <w:rsid w:val="0010769E"/>
    <w:rsid w:val="00110290"/>
    <w:rsid w:val="00111974"/>
    <w:rsid w:val="00112B43"/>
    <w:rsid w:val="00112E70"/>
    <w:rsid w:val="00113509"/>
    <w:rsid w:val="001149AF"/>
    <w:rsid w:val="00116252"/>
    <w:rsid w:val="0012107F"/>
    <w:rsid w:val="00121EB1"/>
    <w:rsid w:val="00121FAD"/>
    <w:rsid w:val="00122E27"/>
    <w:rsid w:val="00126B81"/>
    <w:rsid w:val="0012724F"/>
    <w:rsid w:val="00127682"/>
    <w:rsid w:val="00127977"/>
    <w:rsid w:val="00127B77"/>
    <w:rsid w:val="00130DC2"/>
    <w:rsid w:val="00130DF4"/>
    <w:rsid w:val="0013159B"/>
    <w:rsid w:val="00131609"/>
    <w:rsid w:val="00132866"/>
    <w:rsid w:val="00132D60"/>
    <w:rsid w:val="0013313A"/>
    <w:rsid w:val="001338DE"/>
    <w:rsid w:val="001343EA"/>
    <w:rsid w:val="00135086"/>
    <w:rsid w:val="00135F93"/>
    <w:rsid w:val="00135FEA"/>
    <w:rsid w:val="001361D5"/>
    <w:rsid w:val="001368B8"/>
    <w:rsid w:val="00137C51"/>
    <w:rsid w:val="00137CD5"/>
    <w:rsid w:val="00140BAC"/>
    <w:rsid w:val="00141865"/>
    <w:rsid w:val="00143EF9"/>
    <w:rsid w:val="00145A2B"/>
    <w:rsid w:val="001469CC"/>
    <w:rsid w:val="00147D6B"/>
    <w:rsid w:val="00147F5C"/>
    <w:rsid w:val="00150429"/>
    <w:rsid w:val="001504B9"/>
    <w:rsid w:val="001505FB"/>
    <w:rsid w:val="001523A1"/>
    <w:rsid w:val="0015301B"/>
    <w:rsid w:val="001544DC"/>
    <w:rsid w:val="00154777"/>
    <w:rsid w:val="00154B6D"/>
    <w:rsid w:val="001560DB"/>
    <w:rsid w:val="00156AFC"/>
    <w:rsid w:val="0015773B"/>
    <w:rsid w:val="001602CD"/>
    <w:rsid w:val="00160F4C"/>
    <w:rsid w:val="00161359"/>
    <w:rsid w:val="00161EAE"/>
    <w:rsid w:val="00162CD7"/>
    <w:rsid w:val="00163326"/>
    <w:rsid w:val="0016350E"/>
    <w:rsid w:val="0016399C"/>
    <w:rsid w:val="001641FD"/>
    <w:rsid w:val="00164427"/>
    <w:rsid w:val="001645D6"/>
    <w:rsid w:val="0016484F"/>
    <w:rsid w:val="0016522F"/>
    <w:rsid w:val="001655BF"/>
    <w:rsid w:val="0016633B"/>
    <w:rsid w:val="00166AA9"/>
    <w:rsid w:val="00167230"/>
    <w:rsid w:val="00167BAE"/>
    <w:rsid w:val="00170856"/>
    <w:rsid w:val="001711CA"/>
    <w:rsid w:val="001717BB"/>
    <w:rsid w:val="00172A51"/>
    <w:rsid w:val="00173FCD"/>
    <w:rsid w:val="00174BB9"/>
    <w:rsid w:val="00175522"/>
    <w:rsid w:val="0017622C"/>
    <w:rsid w:val="001764DD"/>
    <w:rsid w:val="00177694"/>
    <w:rsid w:val="00177B0E"/>
    <w:rsid w:val="00177D2B"/>
    <w:rsid w:val="00180092"/>
    <w:rsid w:val="001815E8"/>
    <w:rsid w:val="00181F72"/>
    <w:rsid w:val="00184F2E"/>
    <w:rsid w:val="00184FF1"/>
    <w:rsid w:val="0018628B"/>
    <w:rsid w:val="00186B2A"/>
    <w:rsid w:val="00186FAE"/>
    <w:rsid w:val="00186FC5"/>
    <w:rsid w:val="0018793A"/>
    <w:rsid w:val="00187BE3"/>
    <w:rsid w:val="00191ECA"/>
    <w:rsid w:val="0019205D"/>
    <w:rsid w:val="00193772"/>
    <w:rsid w:val="00194AB9"/>
    <w:rsid w:val="00195BD4"/>
    <w:rsid w:val="001966E2"/>
    <w:rsid w:val="00196BBF"/>
    <w:rsid w:val="001A0333"/>
    <w:rsid w:val="001A0776"/>
    <w:rsid w:val="001A089A"/>
    <w:rsid w:val="001A16AE"/>
    <w:rsid w:val="001A199F"/>
    <w:rsid w:val="001A2CB8"/>
    <w:rsid w:val="001A3714"/>
    <w:rsid w:val="001A45A5"/>
    <w:rsid w:val="001A60FA"/>
    <w:rsid w:val="001A687B"/>
    <w:rsid w:val="001A7488"/>
    <w:rsid w:val="001A7E79"/>
    <w:rsid w:val="001B006D"/>
    <w:rsid w:val="001B0548"/>
    <w:rsid w:val="001B0879"/>
    <w:rsid w:val="001B0A8A"/>
    <w:rsid w:val="001B118F"/>
    <w:rsid w:val="001B1FEA"/>
    <w:rsid w:val="001B2F41"/>
    <w:rsid w:val="001B3672"/>
    <w:rsid w:val="001B44EE"/>
    <w:rsid w:val="001B65C3"/>
    <w:rsid w:val="001B7134"/>
    <w:rsid w:val="001C1440"/>
    <w:rsid w:val="001C1599"/>
    <w:rsid w:val="001C15B4"/>
    <w:rsid w:val="001C1829"/>
    <w:rsid w:val="001C1B67"/>
    <w:rsid w:val="001C1FE8"/>
    <w:rsid w:val="001C2151"/>
    <w:rsid w:val="001C2180"/>
    <w:rsid w:val="001C3795"/>
    <w:rsid w:val="001C37AF"/>
    <w:rsid w:val="001C4216"/>
    <w:rsid w:val="001C4949"/>
    <w:rsid w:val="001C54F4"/>
    <w:rsid w:val="001C5A54"/>
    <w:rsid w:val="001C660A"/>
    <w:rsid w:val="001C6701"/>
    <w:rsid w:val="001C6F12"/>
    <w:rsid w:val="001D0842"/>
    <w:rsid w:val="001D2BF8"/>
    <w:rsid w:val="001D3355"/>
    <w:rsid w:val="001D440F"/>
    <w:rsid w:val="001D49C4"/>
    <w:rsid w:val="001D585D"/>
    <w:rsid w:val="001D5F4E"/>
    <w:rsid w:val="001D7943"/>
    <w:rsid w:val="001D7C49"/>
    <w:rsid w:val="001D7D4E"/>
    <w:rsid w:val="001D7DE9"/>
    <w:rsid w:val="001E088C"/>
    <w:rsid w:val="001E159D"/>
    <w:rsid w:val="001E2173"/>
    <w:rsid w:val="001E294C"/>
    <w:rsid w:val="001E29A3"/>
    <w:rsid w:val="001E2CD0"/>
    <w:rsid w:val="001E340B"/>
    <w:rsid w:val="001E485C"/>
    <w:rsid w:val="001E4DE2"/>
    <w:rsid w:val="001E526D"/>
    <w:rsid w:val="001E5EFC"/>
    <w:rsid w:val="001E6508"/>
    <w:rsid w:val="001E6812"/>
    <w:rsid w:val="001E6B80"/>
    <w:rsid w:val="001E6CE5"/>
    <w:rsid w:val="001E7139"/>
    <w:rsid w:val="001E78F1"/>
    <w:rsid w:val="001F0763"/>
    <w:rsid w:val="001F12D7"/>
    <w:rsid w:val="001F27C5"/>
    <w:rsid w:val="001F35D8"/>
    <w:rsid w:val="001F4B63"/>
    <w:rsid w:val="001F4C91"/>
    <w:rsid w:val="001F4CBE"/>
    <w:rsid w:val="001F5256"/>
    <w:rsid w:val="001F6655"/>
    <w:rsid w:val="001F69B7"/>
    <w:rsid w:val="001F6A06"/>
    <w:rsid w:val="001F7360"/>
    <w:rsid w:val="001F7688"/>
    <w:rsid w:val="001F7F29"/>
    <w:rsid w:val="00200104"/>
    <w:rsid w:val="00201A71"/>
    <w:rsid w:val="00201AF8"/>
    <w:rsid w:val="00201C4F"/>
    <w:rsid w:val="00203C28"/>
    <w:rsid w:val="00203D1C"/>
    <w:rsid w:val="00203D2D"/>
    <w:rsid w:val="00204C88"/>
    <w:rsid w:val="00205133"/>
    <w:rsid w:val="0020547C"/>
    <w:rsid w:val="00205DCB"/>
    <w:rsid w:val="00205E87"/>
    <w:rsid w:val="00206CBC"/>
    <w:rsid w:val="00206EF3"/>
    <w:rsid w:val="00206F93"/>
    <w:rsid w:val="002076BA"/>
    <w:rsid w:val="00207D41"/>
    <w:rsid w:val="00211B3C"/>
    <w:rsid w:val="00211C95"/>
    <w:rsid w:val="00211F94"/>
    <w:rsid w:val="0021213F"/>
    <w:rsid w:val="00212457"/>
    <w:rsid w:val="002127D4"/>
    <w:rsid w:val="0021296F"/>
    <w:rsid w:val="00213711"/>
    <w:rsid w:val="00213A42"/>
    <w:rsid w:val="0021421B"/>
    <w:rsid w:val="00214F08"/>
    <w:rsid w:val="0021544B"/>
    <w:rsid w:val="00215C89"/>
    <w:rsid w:val="00216DAD"/>
    <w:rsid w:val="002179E6"/>
    <w:rsid w:val="0022085F"/>
    <w:rsid w:val="00220B89"/>
    <w:rsid w:val="00220EBD"/>
    <w:rsid w:val="00223392"/>
    <w:rsid w:val="00224947"/>
    <w:rsid w:val="00224DB8"/>
    <w:rsid w:val="00225050"/>
    <w:rsid w:val="0022538D"/>
    <w:rsid w:val="002279E6"/>
    <w:rsid w:val="00227C52"/>
    <w:rsid w:val="00230497"/>
    <w:rsid w:val="0023052A"/>
    <w:rsid w:val="00231259"/>
    <w:rsid w:val="0023182E"/>
    <w:rsid w:val="00232EBA"/>
    <w:rsid w:val="002338D5"/>
    <w:rsid w:val="002348AA"/>
    <w:rsid w:val="00235D09"/>
    <w:rsid w:val="002361B6"/>
    <w:rsid w:val="0023651E"/>
    <w:rsid w:val="00237109"/>
    <w:rsid w:val="00237371"/>
    <w:rsid w:val="002377EB"/>
    <w:rsid w:val="00237B47"/>
    <w:rsid w:val="00237BDB"/>
    <w:rsid w:val="00237E33"/>
    <w:rsid w:val="0024001A"/>
    <w:rsid w:val="002412FF"/>
    <w:rsid w:val="0024146C"/>
    <w:rsid w:val="00242B35"/>
    <w:rsid w:val="00250212"/>
    <w:rsid w:val="00251195"/>
    <w:rsid w:val="00251452"/>
    <w:rsid w:val="002515A8"/>
    <w:rsid w:val="002517BC"/>
    <w:rsid w:val="002527A3"/>
    <w:rsid w:val="00252B4E"/>
    <w:rsid w:val="00252FF0"/>
    <w:rsid w:val="00253E68"/>
    <w:rsid w:val="00254468"/>
    <w:rsid w:val="002550B9"/>
    <w:rsid w:val="00255EAA"/>
    <w:rsid w:val="002568F4"/>
    <w:rsid w:val="00257042"/>
    <w:rsid w:val="00260C35"/>
    <w:rsid w:val="00261362"/>
    <w:rsid w:val="00261476"/>
    <w:rsid w:val="002615BF"/>
    <w:rsid w:val="002619D4"/>
    <w:rsid w:val="002619DF"/>
    <w:rsid w:val="0026251E"/>
    <w:rsid w:val="00262858"/>
    <w:rsid w:val="00262E7C"/>
    <w:rsid w:val="002642D9"/>
    <w:rsid w:val="00264AD0"/>
    <w:rsid w:val="00264D5E"/>
    <w:rsid w:val="002664E2"/>
    <w:rsid w:val="00271BB1"/>
    <w:rsid w:val="00272DF5"/>
    <w:rsid w:val="002740B7"/>
    <w:rsid w:val="00275ED9"/>
    <w:rsid w:val="00277757"/>
    <w:rsid w:val="00277793"/>
    <w:rsid w:val="00277CD7"/>
    <w:rsid w:val="00277F9C"/>
    <w:rsid w:val="002805EE"/>
    <w:rsid w:val="00280696"/>
    <w:rsid w:val="00281C21"/>
    <w:rsid w:val="00282457"/>
    <w:rsid w:val="002826BF"/>
    <w:rsid w:val="00282721"/>
    <w:rsid w:val="0028286E"/>
    <w:rsid w:val="00282A70"/>
    <w:rsid w:val="0028339E"/>
    <w:rsid w:val="002835D6"/>
    <w:rsid w:val="00283DB1"/>
    <w:rsid w:val="00283E74"/>
    <w:rsid w:val="00284077"/>
    <w:rsid w:val="002852BC"/>
    <w:rsid w:val="00290BA2"/>
    <w:rsid w:val="00291151"/>
    <w:rsid w:val="0029194F"/>
    <w:rsid w:val="00291BDE"/>
    <w:rsid w:val="002923F6"/>
    <w:rsid w:val="00292AE9"/>
    <w:rsid w:val="00292E29"/>
    <w:rsid w:val="00293C20"/>
    <w:rsid w:val="00293DF9"/>
    <w:rsid w:val="00293EF6"/>
    <w:rsid w:val="002947A2"/>
    <w:rsid w:val="00294B20"/>
    <w:rsid w:val="0029531D"/>
    <w:rsid w:val="00296AB0"/>
    <w:rsid w:val="002976AA"/>
    <w:rsid w:val="002976E3"/>
    <w:rsid w:val="002A096F"/>
    <w:rsid w:val="002A12DC"/>
    <w:rsid w:val="002A152B"/>
    <w:rsid w:val="002A282C"/>
    <w:rsid w:val="002A2E6A"/>
    <w:rsid w:val="002A3BBF"/>
    <w:rsid w:val="002A3FEB"/>
    <w:rsid w:val="002A49C0"/>
    <w:rsid w:val="002A5058"/>
    <w:rsid w:val="002A5DFD"/>
    <w:rsid w:val="002A5F7F"/>
    <w:rsid w:val="002A7259"/>
    <w:rsid w:val="002A77A5"/>
    <w:rsid w:val="002B1157"/>
    <w:rsid w:val="002B2303"/>
    <w:rsid w:val="002B276F"/>
    <w:rsid w:val="002B27AC"/>
    <w:rsid w:val="002B2DB4"/>
    <w:rsid w:val="002B3CA8"/>
    <w:rsid w:val="002B4424"/>
    <w:rsid w:val="002B6218"/>
    <w:rsid w:val="002B6782"/>
    <w:rsid w:val="002B6A10"/>
    <w:rsid w:val="002B70B5"/>
    <w:rsid w:val="002C0928"/>
    <w:rsid w:val="002C1FAF"/>
    <w:rsid w:val="002C430D"/>
    <w:rsid w:val="002C4E52"/>
    <w:rsid w:val="002C50AD"/>
    <w:rsid w:val="002C53AF"/>
    <w:rsid w:val="002D0DD0"/>
    <w:rsid w:val="002D1889"/>
    <w:rsid w:val="002D260B"/>
    <w:rsid w:val="002D2C62"/>
    <w:rsid w:val="002D3050"/>
    <w:rsid w:val="002D35A7"/>
    <w:rsid w:val="002D3C32"/>
    <w:rsid w:val="002D3DD0"/>
    <w:rsid w:val="002D4A32"/>
    <w:rsid w:val="002D62E2"/>
    <w:rsid w:val="002D74C1"/>
    <w:rsid w:val="002D75D1"/>
    <w:rsid w:val="002E1860"/>
    <w:rsid w:val="002E1BA1"/>
    <w:rsid w:val="002E2F60"/>
    <w:rsid w:val="002E31DC"/>
    <w:rsid w:val="002E3F7B"/>
    <w:rsid w:val="002E6345"/>
    <w:rsid w:val="002E6500"/>
    <w:rsid w:val="002E6C96"/>
    <w:rsid w:val="002F1A92"/>
    <w:rsid w:val="002F201C"/>
    <w:rsid w:val="002F3DD4"/>
    <w:rsid w:val="002F3E3A"/>
    <w:rsid w:val="002F4811"/>
    <w:rsid w:val="002F4B34"/>
    <w:rsid w:val="002F5766"/>
    <w:rsid w:val="002F6F43"/>
    <w:rsid w:val="002F7115"/>
    <w:rsid w:val="002F780D"/>
    <w:rsid w:val="002F7E64"/>
    <w:rsid w:val="00300ADD"/>
    <w:rsid w:val="003019C8"/>
    <w:rsid w:val="00302027"/>
    <w:rsid w:val="003023C0"/>
    <w:rsid w:val="003032D3"/>
    <w:rsid w:val="00303DE7"/>
    <w:rsid w:val="0030430B"/>
    <w:rsid w:val="00304811"/>
    <w:rsid w:val="00304CC5"/>
    <w:rsid w:val="00305A70"/>
    <w:rsid w:val="003061DA"/>
    <w:rsid w:val="00306614"/>
    <w:rsid w:val="00306ECF"/>
    <w:rsid w:val="003073AC"/>
    <w:rsid w:val="00310F58"/>
    <w:rsid w:val="00311A4C"/>
    <w:rsid w:val="00313E96"/>
    <w:rsid w:val="003141B2"/>
    <w:rsid w:val="00314A99"/>
    <w:rsid w:val="00314D57"/>
    <w:rsid w:val="00314DE5"/>
    <w:rsid w:val="00316CD5"/>
    <w:rsid w:val="00316DC9"/>
    <w:rsid w:val="0031733C"/>
    <w:rsid w:val="0031783C"/>
    <w:rsid w:val="003213AA"/>
    <w:rsid w:val="00321C47"/>
    <w:rsid w:val="00322455"/>
    <w:rsid w:val="0032259D"/>
    <w:rsid w:val="00322B2C"/>
    <w:rsid w:val="00324850"/>
    <w:rsid w:val="00324CA0"/>
    <w:rsid w:val="003252C5"/>
    <w:rsid w:val="00325514"/>
    <w:rsid w:val="00326BBD"/>
    <w:rsid w:val="003270C4"/>
    <w:rsid w:val="00327319"/>
    <w:rsid w:val="00332356"/>
    <w:rsid w:val="003334F9"/>
    <w:rsid w:val="00333919"/>
    <w:rsid w:val="003346DA"/>
    <w:rsid w:val="00334DC0"/>
    <w:rsid w:val="00334F64"/>
    <w:rsid w:val="00334FD8"/>
    <w:rsid w:val="003362B3"/>
    <w:rsid w:val="00336C37"/>
    <w:rsid w:val="00337A48"/>
    <w:rsid w:val="00337DDB"/>
    <w:rsid w:val="00340550"/>
    <w:rsid w:val="00341A5E"/>
    <w:rsid w:val="0034219D"/>
    <w:rsid w:val="003436B5"/>
    <w:rsid w:val="0034764E"/>
    <w:rsid w:val="00347B63"/>
    <w:rsid w:val="0035014E"/>
    <w:rsid w:val="0035055C"/>
    <w:rsid w:val="00351B48"/>
    <w:rsid w:val="003525FF"/>
    <w:rsid w:val="00352F2F"/>
    <w:rsid w:val="0035389C"/>
    <w:rsid w:val="003542A2"/>
    <w:rsid w:val="00354D62"/>
    <w:rsid w:val="003554DE"/>
    <w:rsid w:val="00355CC7"/>
    <w:rsid w:val="0035701D"/>
    <w:rsid w:val="003573C0"/>
    <w:rsid w:val="003576A0"/>
    <w:rsid w:val="00357953"/>
    <w:rsid w:val="00357FAF"/>
    <w:rsid w:val="0036004B"/>
    <w:rsid w:val="0036010F"/>
    <w:rsid w:val="00360961"/>
    <w:rsid w:val="00360CEB"/>
    <w:rsid w:val="003636E3"/>
    <w:rsid w:val="0036373D"/>
    <w:rsid w:val="003651D2"/>
    <w:rsid w:val="0036611F"/>
    <w:rsid w:val="00366CEE"/>
    <w:rsid w:val="0037128C"/>
    <w:rsid w:val="00371473"/>
    <w:rsid w:val="00372308"/>
    <w:rsid w:val="0037291B"/>
    <w:rsid w:val="003729CA"/>
    <w:rsid w:val="003732CC"/>
    <w:rsid w:val="00373BDF"/>
    <w:rsid w:val="003744B5"/>
    <w:rsid w:val="00374B19"/>
    <w:rsid w:val="0037576F"/>
    <w:rsid w:val="00376122"/>
    <w:rsid w:val="00376186"/>
    <w:rsid w:val="003765E6"/>
    <w:rsid w:val="00376748"/>
    <w:rsid w:val="00376C8D"/>
    <w:rsid w:val="00380968"/>
    <w:rsid w:val="003812C5"/>
    <w:rsid w:val="00382443"/>
    <w:rsid w:val="00382B20"/>
    <w:rsid w:val="00383DB8"/>
    <w:rsid w:val="0038456C"/>
    <w:rsid w:val="003848E1"/>
    <w:rsid w:val="00384D70"/>
    <w:rsid w:val="00385B72"/>
    <w:rsid w:val="00387FFD"/>
    <w:rsid w:val="00391217"/>
    <w:rsid w:val="003912C9"/>
    <w:rsid w:val="00391B9F"/>
    <w:rsid w:val="00391C05"/>
    <w:rsid w:val="00392897"/>
    <w:rsid w:val="00394400"/>
    <w:rsid w:val="00394BFE"/>
    <w:rsid w:val="00394FC4"/>
    <w:rsid w:val="003950E4"/>
    <w:rsid w:val="00395847"/>
    <w:rsid w:val="00395F7B"/>
    <w:rsid w:val="0039630D"/>
    <w:rsid w:val="00396594"/>
    <w:rsid w:val="003975B9"/>
    <w:rsid w:val="00397EB7"/>
    <w:rsid w:val="003A0117"/>
    <w:rsid w:val="003A0212"/>
    <w:rsid w:val="003A137B"/>
    <w:rsid w:val="003A26A2"/>
    <w:rsid w:val="003A40E5"/>
    <w:rsid w:val="003A41CF"/>
    <w:rsid w:val="003A54B4"/>
    <w:rsid w:val="003A5CD7"/>
    <w:rsid w:val="003A69D1"/>
    <w:rsid w:val="003A7874"/>
    <w:rsid w:val="003A7A6D"/>
    <w:rsid w:val="003A7E09"/>
    <w:rsid w:val="003B09E1"/>
    <w:rsid w:val="003B3431"/>
    <w:rsid w:val="003B36F9"/>
    <w:rsid w:val="003B415B"/>
    <w:rsid w:val="003B4FB2"/>
    <w:rsid w:val="003B5C24"/>
    <w:rsid w:val="003B5C95"/>
    <w:rsid w:val="003C060D"/>
    <w:rsid w:val="003C0D8D"/>
    <w:rsid w:val="003C0FD7"/>
    <w:rsid w:val="003C19C0"/>
    <w:rsid w:val="003C1FCA"/>
    <w:rsid w:val="003C29D2"/>
    <w:rsid w:val="003C3664"/>
    <w:rsid w:val="003C3D91"/>
    <w:rsid w:val="003C4750"/>
    <w:rsid w:val="003C55B6"/>
    <w:rsid w:val="003C5923"/>
    <w:rsid w:val="003C6E56"/>
    <w:rsid w:val="003C757D"/>
    <w:rsid w:val="003D0234"/>
    <w:rsid w:val="003D1D21"/>
    <w:rsid w:val="003D68B2"/>
    <w:rsid w:val="003E278A"/>
    <w:rsid w:val="003E4B03"/>
    <w:rsid w:val="003E4DE9"/>
    <w:rsid w:val="003E579F"/>
    <w:rsid w:val="003E5D97"/>
    <w:rsid w:val="003E6822"/>
    <w:rsid w:val="003E7D99"/>
    <w:rsid w:val="003F0602"/>
    <w:rsid w:val="003F0A44"/>
    <w:rsid w:val="003F0CA2"/>
    <w:rsid w:val="003F10B1"/>
    <w:rsid w:val="003F12E9"/>
    <w:rsid w:val="003F1BA1"/>
    <w:rsid w:val="003F21F9"/>
    <w:rsid w:val="003F254B"/>
    <w:rsid w:val="003F2AB3"/>
    <w:rsid w:val="003F3936"/>
    <w:rsid w:val="003F3BBB"/>
    <w:rsid w:val="003F4F74"/>
    <w:rsid w:val="003F5547"/>
    <w:rsid w:val="003F61D2"/>
    <w:rsid w:val="003F65ED"/>
    <w:rsid w:val="003F6CCB"/>
    <w:rsid w:val="003F78B2"/>
    <w:rsid w:val="003F7FF2"/>
    <w:rsid w:val="004008A0"/>
    <w:rsid w:val="00400CED"/>
    <w:rsid w:val="00401385"/>
    <w:rsid w:val="004022AE"/>
    <w:rsid w:val="004023C6"/>
    <w:rsid w:val="00402743"/>
    <w:rsid w:val="0040289F"/>
    <w:rsid w:val="00403237"/>
    <w:rsid w:val="004046E3"/>
    <w:rsid w:val="00404827"/>
    <w:rsid w:val="00405241"/>
    <w:rsid w:val="004100BA"/>
    <w:rsid w:val="00410B4A"/>
    <w:rsid w:val="00411906"/>
    <w:rsid w:val="004126D6"/>
    <w:rsid w:val="00413ED1"/>
    <w:rsid w:val="00415344"/>
    <w:rsid w:val="00415765"/>
    <w:rsid w:val="00416E6A"/>
    <w:rsid w:val="00420348"/>
    <w:rsid w:val="0042121A"/>
    <w:rsid w:val="00421579"/>
    <w:rsid w:val="004239FE"/>
    <w:rsid w:val="004242C1"/>
    <w:rsid w:val="00425B75"/>
    <w:rsid w:val="0042668C"/>
    <w:rsid w:val="00427DAB"/>
    <w:rsid w:val="004302A6"/>
    <w:rsid w:val="004316DE"/>
    <w:rsid w:val="00431DE0"/>
    <w:rsid w:val="004322E4"/>
    <w:rsid w:val="00432736"/>
    <w:rsid w:val="00433A68"/>
    <w:rsid w:val="00434086"/>
    <w:rsid w:val="00434913"/>
    <w:rsid w:val="00434D5A"/>
    <w:rsid w:val="00435DFD"/>
    <w:rsid w:val="00437850"/>
    <w:rsid w:val="00437A56"/>
    <w:rsid w:val="00437C5D"/>
    <w:rsid w:val="00441DE2"/>
    <w:rsid w:val="004420D0"/>
    <w:rsid w:val="004421BB"/>
    <w:rsid w:val="004435B2"/>
    <w:rsid w:val="004443AC"/>
    <w:rsid w:val="00444789"/>
    <w:rsid w:val="00445355"/>
    <w:rsid w:val="00446033"/>
    <w:rsid w:val="004461AF"/>
    <w:rsid w:val="004467EE"/>
    <w:rsid w:val="00447FEB"/>
    <w:rsid w:val="004504AF"/>
    <w:rsid w:val="004520F7"/>
    <w:rsid w:val="00452249"/>
    <w:rsid w:val="00452ED5"/>
    <w:rsid w:val="00453E10"/>
    <w:rsid w:val="00453FBE"/>
    <w:rsid w:val="004550FA"/>
    <w:rsid w:val="00455369"/>
    <w:rsid w:val="00455479"/>
    <w:rsid w:val="004557E9"/>
    <w:rsid w:val="00455F80"/>
    <w:rsid w:val="00461174"/>
    <w:rsid w:val="0046271E"/>
    <w:rsid w:val="00463AD3"/>
    <w:rsid w:val="00463BF7"/>
    <w:rsid w:val="0046436A"/>
    <w:rsid w:val="00465402"/>
    <w:rsid w:val="00465A65"/>
    <w:rsid w:val="00465C4E"/>
    <w:rsid w:val="0046677A"/>
    <w:rsid w:val="00466CF9"/>
    <w:rsid w:val="0046774C"/>
    <w:rsid w:val="00467F00"/>
    <w:rsid w:val="004702AC"/>
    <w:rsid w:val="004705A5"/>
    <w:rsid w:val="00471A37"/>
    <w:rsid w:val="0047224E"/>
    <w:rsid w:val="0047368C"/>
    <w:rsid w:val="004739FF"/>
    <w:rsid w:val="00473CEC"/>
    <w:rsid w:val="00473D95"/>
    <w:rsid w:val="00474491"/>
    <w:rsid w:val="00475DBA"/>
    <w:rsid w:val="00476A87"/>
    <w:rsid w:val="00477F64"/>
    <w:rsid w:val="004809E9"/>
    <w:rsid w:val="00480AF9"/>
    <w:rsid w:val="0048119A"/>
    <w:rsid w:val="004813A7"/>
    <w:rsid w:val="00481A15"/>
    <w:rsid w:val="00481F35"/>
    <w:rsid w:val="00482893"/>
    <w:rsid w:val="004841A8"/>
    <w:rsid w:val="0048427D"/>
    <w:rsid w:val="004847AA"/>
    <w:rsid w:val="00484DEB"/>
    <w:rsid w:val="00485AFE"/>
    <w:rsid w:val="00485BA7"/>
    <w:rsid w:val="00486A3C"/>
    <w:rsid w:val="0048709D"/>
    <w:rsid w:val="00491ACC"/>
    <w:rsid w:val="00491BD7"/>
    <w:rsid w:val="004922AE"/>
    <w:rsid w:val="00492452"/>
    <w:rsid w:val="00493E3E"/>
    <w:rsid w:val="00494368"/>
    <w:rsid w:val="00495A1B"/>
    <w:rsid w:val="00496131"/>
    <w:rsid w:val="0049633D"/>
    <w:rsid w:val="00496634"/>
    <w:rsid w:val="00497BB0"/>
    <w:rsid w:val="004A008D"/>
    <w:rsid w:val="004A0B06"/>
    <w:rsid w:val="004A1478"/>
    <w:rsid w:val="004A1C2C"/>
    <w:rsid w:val="004A2468"/>
    <w:rsid w:val="004A2C4A"/>
    <w:rsid w:val="004A479B"/>
    <w:rsid w:val="004A58E5"/>
    <w:rsid w:val="004A6BEC"/>
    <w:rsid w:val="004A6F3D"/>
    <w:rsid w:val="004B10B0"/>
    <w:rsid w:val="004B1203"/>
    <w:rsid w:val="004B151E"/>
    <w:rsid w:val="004B177A"/>
    <w:rsid w:val="004B381B"/>
    <w:rsid w:val="004B597F"/>
    <w:rsid w:val="004B5CF6"/>
    <w:rsid w:val="004B6240"/>
    <w:rsid w:val="004B6A75"/>
    <w:rsid w:val="004B76DA"/>
    <w:rsid w:val="004B77FE"/>
    <w:rsid w:val="004C1511"/>
    <w:rsid w:val="004C1857"/>
    <w:rsid w:val="004C1B82"/>
    <w:rsid w:val="004C2558"/>
    <w:rsid w:val="004C2DD1"/>
    <w:rsid w:val="004C313B"/>
    <w:rsid w:val="004C3ADF"/>
    <w:rsid w:val="004C4885"/>
    <w:rsid w:val="004C4A30"/>
    <w:rsid w:val="004C5818"/>
    <w:rsid w:val="004C6A43"/>
    <w:rsid w:val="004C7932"/>
    <w:rsid w:val="004D0060"/>
    <w:rsid w:val="004D0528"/>
    <w:rsid w:val="004D1F77"/>
    <w:rsid w:val="004D3220"/>
    <w:rsid w:val="004D349E"/>
    <w:rsid w:val="004D492C"/>
    <w:rsid w:val="004D63B4"/>
    <w:rsid w:val="004D70D7"/>
    <w:rsid w:val="004D7893"/>
    <w:rsid w:val="004D7955"/>
    <w:rsid w:val="004D7DEB"/>
    <w:rsid w:val="004E0101"/>
    <w:rsid w:val="004E0358"/>
    <w:rsid w:val="004E0A8B"/>
    <w:rsid w:val="004E13D1"/>
    <w:rsid w:val="004E3635"/>
    <w:rsid w:val="004E3A2D"/>
    <w:rsid w:val="004E4D6D"/>
    <w:rsid w:val="004E4DB3"/>
    <w:rsid w:val="004E5972"/>
    <w:rsid w:val="004E7809"/>
    <w:rsid w:val="004E7FDC"/>
    <w:rsid w:val="004F10DA"/>
    <w:rsid w:val="004F1719"/>
    <w:rsid w:val="004F215F"/>
    <w:rsid w:val="004F222C"/>
    <w:rsid w:val="004F30C5"/>
    <w:rsid w:val="004F4A54"/>
    <w:rsid w:val="004F5073"/>
    <w:rsid w:val="004F54B2"/>
    <w:rsid w:val="004F642E"/>
    <w:rsid w:val="004F6A41"/>
    <w:rsid w:val="0050062A"/>
    <w:rsid w:val="005010A4"/>
    <w:rsid w:val="00501682"/>
    <w:rsid w:val="00503AD2"/>
    <w:rsid w:val="00504089"/>
    <w:rsid w:val="0050567E"/>
    <w:rsid w:val="00506E37"/>
    <w:rsid w:val="005073D9"/>
    <w:rsid w:val="005078C0"/>
    <w:rsid w:val="0050790E"/>
    <w:rsid w:val="00510338"/>
    <w:rsid w:val="00510863"/>
    <w:rsid w:val="005112D4"/>
    <w:rsid w:val="00512CD0"/>
    <w:rsid w:val="005133C3"/>
    <w:rsid w:val="005136A5"/>
    <w:rsid w:val="005144EF"/>
    <w:rsid w:val="005145C5"/>
    <w:rsid w:val="005151F4"/>
    <w:rsid w:val="00515448"/>
    <w:rsid w:val="00515D31"/>
    <w:rsid w:val="00517A84"/>
    <w:rsid w:val="00520B56"/>
    <w:rsid w:val="00521ED8"/>
    <w:rsid w:val="00521EE1"/>
    <w:rsid w:val="00522077"/>
    <w:rsid w:val="00522D56"/>
    <w:rsid w:val="00522F8A"/>
    <w:rsid w:val="00523045"/>
    <w:rsid w:val="005239FA"/>
    <w:rsid w:val="005252E6"/>
    <w:rsid w:val="00525C0D"/>
    <w:rsid w:val="00525F5A"/>
    <w:rsid w:val="00526B2F"/>
    <w:rsid w:val="0052743C"/>
    <w:rsid w:val="00531BEE"/>
    <w:rsid w:val="005325A1"/>
    <w:rsid w:val="00532927"/>
    <w:rsid w:val="00533F17"/>
    <w:rsid w:val="00535CD4"/>
    <w:rsid w:val="00535DA8"/>
    <w:rsid w:val="0053667B"/>
    <w:rsid w:val="00536A0A"/>
    <w:rsid w:val="0053708E"/>
    <w:rsid w:val="0053753E"/>
    <w:rsid w:val="0054061B"/>
    <w:rsid w:val="00540E45"/>
    <w:rsid w:val="0054138D"/>
    <w:rsid w:val="005418DB"/>
    <w:rsid w:val="00541927"/>
    <w:rsid w:val="00541AF9"/>
    <w:rsid w:val="005427AA"/>
    <w:rsid w:val="00542905"/>
    <w:rsid w:val="005432D5"/>
    <w:rsid w:val="00543FB4"/>
    <w:rsid w:val="00546412"/>
    <w:rsid w:val="00550A21"/>
    <w:rsid w:val="00550DFE"/>
    <w:rsid w:val="0055195D"/>
    <w:rsid w:val="00551EFB"/>
    <w:rsid w:val="005533B2"/>
    <w:rsid w:val="005536B3"/>
    <w:rsid w:val="00553984"/>
    <w:rsid w:val="00553D25"/>
    <w:rsid w:val="005540CA"/>
    <w:rsid w:val="00554776"/>
    <w:rsid w:val="00555242"/>
    <w:rsid w:val="005554A6"/>
    <w:rsid w:val="00556EE2"/>
    <w:rsid w:val="0055755D"/>
    <w:rsid w:val="00557711"/>
    <w:rsid w:val="00561CD3"/>
    <w:rsid w:val="00562E62"/>
    <w:rsid w:val="00563EE4"/>
    <w:rsid w:val="005653B8"/>
    <w:rsid w:val="0056589C"/>
    <w:rsid w:val="00565B92"/>
    <w:rsid w:val="005660F3"/>
    <w:rsid w:val="0056687B"/>
    <w:rsid w:val="00567BD1"/>
    <w:rsid w:val="00570BDC"/>
    <w:rsid w:val="00571454"/>
    <w:rsid w:val="00571A5F"/>
    <w:rsid w:val="00572B6F"/>
    <w:rsid w:val="00572C7E"/>
    <w:rsid w:val="005735C0"/>
    <w:rsid w:val="00574E72"/>
    <w:rsid w:val="00575B3A"/>
    <w:rsid w:val="00575C3D"/>
    <w:rsid w:val="00581AF8"/>
    <w:rsid w:val="00582D95"/>
    <w:rsid w:val="00583ABE"/>
    <w:rsid w:val="0058411D"/>
    <w:rsid w:val="00586284"/>
    <w:rsid w:val="00586343"/>
    <w:rsid w:val="00586853"/>
    <w:rsid w:val="00587656"/>
    <w:rsid w:val="00587A1C"/>
    <w:rsid w:val="005911D6"/>
    <w:rsid w:val="005914BC"/>
    <w:rsid w:val="0059154B"/>
    <w:rsid w:val="00592AC0"/>
    <w:rsid w:val="00592E42"/>
    <w:rsid w:val="00592F59"/>
    <w:rsid w:val="00593DF4"/>
    <w:rsid w:val="00595E12"/>
    <w:rsid w:val="00595F9E"/>
    <w:rsid w:val="00596382"/>
    <w:rsid w:val="00596400"/>
    <w:rsid w:val="00596A73"/>
    <w:rsid w:val="00597747"/>
    <w:rsid w:val="005A12B5"/>
    <w:rsid w:val="005A214C"/>
    <w:rsid w:val="005A2D4B"/>
    <w:rsid w:val="005A2F3C"/>
    <w:rsid w:val="005A3CBA"/>
    <w:rsid w:val="005A3F76"/>
    <w:rsid w:val="005A4F0A"/>
    <w:rsid w:val="005A5475"/>
    <w:rsid w:val="005A580F"/>
    <w:rsid w:val="005A5E01"/>
    <w:rsid w:val="005A640A"/>
    <w:rsid w:val="005A6442"/>
    <w:rsid w:val="005A6B6F"/>
    <w:rsid w:val="005A6C32"/>
    <w:rsid w:val="005A7136"/>
    <w:rsid w:val="005A7A77"/>
    <w:rsid w:val="005B0385"/>
    <w:rsid w:val="005B0AA5"/>
    <w:rsid w:val="005B2292"/>
    <w:rsid w:val="005B3989"/>
    <w:rsid w:val="005B4FF7"/>
    <w:rsid w:val="005B5091"/>
    <w:rsid w:val="005B548B"/>
    <w:rsid w:val="005B6DC6"/>
    <w:rsid w:val="005B79D2"/>
    <w:rsid w:val="005C0237"/>
    <w:rsid w:val="005C0B13"/>
    <w:rsid w:val="005C0B49"/>
    <w:rsid w:val="005C23D7"/>
    <w:rsid w:val="005C3570"/>
    <w:rsid w:val="005C4226"/>
    <w:rsid w:val="005C47C6"/>
    <w:rsid w:val="005C5BA4"/>
    <w:rsid w:val="005C5EE6"/>
    <w:rsid w:val="005C64CB"/>
    <w:rsid w:val="005C6D7D"/>
    <w:rsid w:val="005C74DA"/>
    <w:rsid w:val="005D026E"/>
    <w:rsid w:val="005D1E33"/>
    <w:rsid w:val="005D2569"/>
    <w:rsid w:val="005D2AFC"/>
    <w:rsid w:val="005D2C9D"/>
    <w:rsid w:val="005D3722"/>
    <w:rsid w:val="005D4289"/>
    <w:rsid w:val="005D640E"/>
    <w:rsid w:val="005D6E7E"/>
    <w:rsid w:val="005E028A"/>
    <w:rsid w:val="005E0508"/>
    <w:rsid w:val="005E0989"/>
    <w:rsid w:val="005E0A6D"/>
    <w:rsid w:val="005E1559"/>
    <w:rsid w:val="005E36C8"/>
    <w:rsid w:val="005E3AD9"/>
    <w:rsid w:val="005E4595"/>
    <w:rsid w:val="005E577D"/>
    <w:rsid w:val="005E7BFE"/>
    <w:rsid w:val="005F05B7"/>
    <w:rsid w:val="005F09DD"/>
    <w:rsid w:val="005F09F1"/>
    <w:rsid w:val="005F1326"/>
    <w:rsid w:val="005F138C"/>
    <w:rsid w:val="005F169A"/>
    <w:rsid w:val="005F315A"/>
    <w:rsid w:val="005F32DF"/>
    <w:rsid w:val="005F4A6E"/>
    <w:rsid w:val="005F4F29"/>
    <w:rsid w:val="005F4F91"/>
    <w:rsid w:val="005F5A6A"/>
    <w:rsid w:val="005F6D94"/>
    <w:rsid w:val="00600D77"/>
    <w:rsid w:val="006018FB"/>
    <w:rsid w:val="00602069"/>
    <w:rsid w:val="0060207F"/>
    <w:rsid w:val="006021FF"/>
    <w:rsid w:val="006026EC"/>
    <w:rsid w:val="00602E55"/>
    <w:rsid w:val="00604CE8"/>
    <w:rsid w:val="00605925"/>
    <w:rsid w:val="00605943"/>
    <w:rsid w:val="00606A45"/>
    <w:rsid w:val="00606C64"/>
    <w:rsid w:val="00607942"/>
    <w:rsid w:val="006079FE"/>
    <w:rsid w:val="00607BBD"/>
    <w:rsid w:val="00607F92"/>
    <w:rsid w:val="00607FDC"/>
    <w:rsid w:val="00610220"/>
    <w:rsid w:val="00610348"/>
    <w:rsid w:val="006110AD"/>
    <w:rsid w:val="006112D6"/>
    <w:rsid w:val="00611DF4"/>
    <w:rsid w:val="0061212F"/>
    <w:rsid w:val="00612F9C"/>
    <w:rsid w:val="006133A7"/>
    <w:rsid w:val="006161AB"/>
    <w:rsid w:val="00616BFC"/>
    <w:rsid w:val="00617A2E"/>
    <w:rsid w:val="00617CEA"/>
    <w:rsid w:val="00617E5F"/>
    <w:rsid w:val="00617F3B"/>
    <w:rsid w:val="0062087C"/>
    <w:rsid w:val="00620BE5"/>
    <w:rsid w:val="006217ED"/>
    <w:rsid w:val="00621B3C"/>
    <w:rsid w:val="00621F7E"/>
    <w:rsid w:val="00624B59"/>
    <w:rsid w:val="0062527F"/>
    <w:rsid w:val="006254B3"/>
    <w:rsid w:val="0062563A"/>
    <w:rsid w:val="00627F09"/>
    <w:rsid w:val="00630633"/>
    <w:rsid w:val="006324BB"/>
    <w:rsid w:val="00632658"/>
    <w:rsid w:val="00632F45"/>
    <w:rsid w:val="00633820"/>
    <w:rsid w:val="00634589"/>
    <w:rsid w:val="00634FA6"/>
    <w:rsid w:val="00636986"/>
    <w:rsid w:val="00636C3D"/>
    <w:rsid w:val="00636C91"/>
    <w:rsid w:val="00636F86"/>
    <w:rsid w:val="006408B0"/>
    <w:rsid w:val="006412DF"/>
    <w:rsid w:val="006422A4"/>
    <w:rsid w:val="00642BD4"/>
    <w:rsid w:val="00643627"/>
    <w:rsid w:val="0064389A"/>
    <w:rsid w:val="00643D11"/>
    <w:rsid w:val="00643FD1"/>
    <w:rsid w:val="006456A1"/>
    <w:rsid w:val="006460A9"/>
    <w:rsid w:val="00647714"/>
    <w:rsid w:val="00647D24"/>
    <w:rsid w:val="00647D9B"/>
    <w:rsid w:val="0065057F"/>
    <w:rsid w:val="0065324A"/>
    <w:rsid w:val="006534C4"/>
    <w:rsid w:val="006535AC"/>
    <w:rsid w:val="00653E85"/>
    <w:rsid w:val="00654010"/>
    <w:rsid w:val="00654B4E"/>
    <w:rsid w:val="00654E69"/>
    <w:rsid w:val="0065570D"/>
    <w:rsid w:val="00655C79"/>
    <w:rsid w:val="00656AEA"/>
    <w:rsid w:val="006579C5"/>
    <w:rsid w:val="00657D1D"/>
    <w:rsid w:val="00660D75"/>
    <w:rsid w:val="006615A3"/>
    <w:rsid w:val="00661F48"/>
    <w:rsid w:val="006628CB"/>
    <w:rsid w:val="0066535B"/>
    <w:rsid w:val="00665BA1"/>
    <w:rsid w:val="00665DA8"/>
    <w:rsid w:val="00667409"/>
    <w:rsid w:val="0066790D"/>
    <w:rsid w:val="00667F95"/>
    <w:rsid w:val="00672BD2"/>
    <w:rsid w:val="00672E9A"/>
    <w:rsid w:val="00672F6D"/>
    <w:rsid w:val="00674954"/>
    <w:rsid w:val="006749A0"/>
    <w:rsid w:val="00676182"/>
    <w:rsid w:val="00676218"/>
    <w:rsid w:val="00676AFE"/>
    <w:rsid w:val="00676F6A"/>
    <w:rsid w:val="00677442"/>
    <w:rsid w:val="00677987"/>
    <w:rsid w:val="00677BEB"/>
    <w:rsid w:val="006801AF"/>
    <w:rsid w:val="006802DE"/>
    <w:rsid w:val="0068062C"/>
    <w:rsid w:val="0068206B"/>
    <w:rsid w:val="006820D4"/>
    <w:rsid w:val="006829A2"/>
    <w:rsid w:val="00682ACA"/>
    <w:rsid w:val="006840A3"/>
    <w:rsid w:val="00684585"/>
    <w:rsid w:val="00684A4F"/>
    <w:rsid w:val="00685011"/>
    <w:rsid w:val="006861EF"/>
    <w:rsid w:val="0068736F"/>
    <w:rsid w:val="00687610"/>
    <w:rsid w:val="0069041C"/>
    <w:rsid w:val="00692586"/>
    <w:rsid w:val="00692913"/>
    <w:rsid w:val="00693077"/>
    <w:rsid w:val="00693D15"/>
    <w:rsid w:val="00693E18"/>
    <w:rsid w:val="0069464D"/>
    <w:rsid w:val="00694A31"/>
    <w:rsid w:val="00694D31"/>
    <w:rsid w:val="0069574E"/>
    <w:rsid w:val="00695956"/>
    <w:rsid w:val="0069599A"/>
    <w:rsid w:val="006962FB"/>
    <w:rsid w:val="006966A3"/>
    <w:rsid w:val="00696A8B"/>
    <w:rsid w:val="00696CC4"/>
    <w:rsid w:val="006975EE"/>
    <w:rsid w:val="006A036F"/>
    <w:rsid w:val="006A0793"/>
    <w:rsid w:val="006A0AC9"/>
    <w:rsid w:val="006A0D20"/>
    <w:rsid w:val="006A140E"/>
    <w:rsid w:val="006A1B84"/>
    <w:rsid w:val="006A1C3A"/>
    <w:rsid w:val="006A1DD3"/>
    <w:rsid w:val="006A2240"/>
    <w:rsid w:val="006A28E3"/>
    <w:rsid w:val="006A2B5B"/>
    <w:rsid w:val="006A3545"/>
    <w:rsid w:val="006A3A8A"/>
    <w:rsid w:val="006A3E62"/>
    <w:rsid w:val="006A3EE5"/>
    <w:rsid w:val="006A4A9B"/>
    <w:rsid w:val="006A4CD3"/>
    <w:rsid w:val="006A55ED"/>
    <w:rsid w:val="006A7520"/>
    <w:rsid w:val="006A757A"/>
    <w:rsid w:val="006B0055"/>
    <w:rsid w:val="006B10C4"/>
    <w:rsid w:val="006B1560"/>
    <w:rsid w:val="006B1B12"/>
    <w:rsid w:val="006B2B24"/>
    <w:rsid w:val="006B3B9D"/>
    <w:rsid w:val="006B618F"/>
    <w:rsid w:val="006B68C7"/>
    <w:rsid w:val="006C042F"/>
    <w:rsid w:val="006C0CB4"/>
    <w:rsid w:val="006C0E1C"/>
    <w:rsid w:val="006C1735"/>
    <w:rsid w:val="006C308F"/>
    <w:rsid w:val="006C3C8A"/>
    <w:rsid w:val="006C3EB6"/>
    <w:rsid w:val="006C4BE4"/>
    <w:rsid w:val="006C5ED7"/>
    <w:rsid w:val="006C6296"/>
    <w:rsid w:val="006C653B"/>
    <w:rsid w:val="006C6DA9"/>
    <w:rsid w:val="006D033C"/>
    <w:rsid w:val="006D056C"/>
    <w:rsid w:val="006D0640"/>
    <w:rsid w:val="006D0CD3"/>
    <w:rsid w:val="006D0E3C"/>
    <w:rsid w:val="006D153B"/>
    <w:rsid w:val="006D1691"/>
    <w:rsid w:val="006D16FD"/>
    <w:rsid w:val="006D18A6"/>
    <w:rsid w:val="006D1997"/>
    <w:rsid w:val="006D4567"/>
    <w:rsid w:val="006D4EB2"/>
    <w:rsid w:val="006D50AA"/>
    <w:rsid w:val="006D57DF"/>
    <w:rsid w:val="006D5D10"/>
    <w:rsid w:val="006D6490"/>
    <w:rsid w:val="006D7E13"/>
    <w:rsid w:val="006D7EFE"/>
    <w:rsid w:val="006E157C"/>
    <w:rsid w:val="006E2350"/>
    <w:rsid w:val="006E3670"/>
    <w:rsid w:val="006E44C9"/>
    <w:rsid w:val="006E4F2D"/>
    <w:rsid w:val="006E51C5"/>
    <w:rsid w:val="006E5F4B"/>
    <w:rsid w:val="006E6083"/>
    <w:rsid w:val="006F0003"/>
    <w:rsid w:val="006F1538"/>
    <w:rsid w:val="006F15E8"/>
    <w:rsid w:val="006F22C8"/>
    <w:rsid w:val="006F3E46"/>
    <w:rsid w:val="006F3FEE"/>
    <w:rsid w:val="006F4A95"/>
    <w:rsid w:val="006F4F25"/>
    <w:rsid w:val="006F56FE"/>
    <w:rsid w:val="006F5AD5"/>
    <w:rsid w:val="006F5F66"/>
    <w:rsid w:val="006F5FF6"/>
    <w:rsid w:val="006F6B20"/>
    <w:rsid w:val="006F6C0B"/>
    <w:rsid w:val="007005AD"/>
    <w:rsid w:val="00701A06"/>
    <w:rsid w:val="00702DA7"/>
    <w:rsid w:val="007034AB"/>
    <w:rsid w:val="00703B70"/>
    <w:rsid w:val="0070600E"/>
    <w:rsid w:val="007067FC"/>
    <w:rsid w:val="00707C17"/>
    <w:rsid w:val="0071086D"/>
    <w:rsid w:val="00711888"/>
    <w:rsid w:val="007119C8"/>
    <w:rsid w:val="00712736"/>
    <w:rsid w:val="00713B2F"/>
    <w:rsid w:val="007151D3"/>
    <w:rsid w:val="0071595C"/>
    <w:rsid w:val="00717A97"/>
    <w:rsid w:val="007200AC"/>
    <w:rsid w:val="007203D8"/>
    <w:rsid w:val="0072063D"/>
    <w:rsid w:val="00720D67"/>
    <w:rsid w:val="00720EA6"/>
    <w:rsid w:val="007244E0"/>
    <w:rsid w:val="007248EC"/>
    <w:rsid w:val="00725018"/>
    <w:rsid w:val="007250CF"/>
    <w:rsid w:val="00726347"/>
    <w:rsid w:val="007279F8"/>
    <w:rsid w:val="00727C7A"/>
    <w:rsid w:val="00730E5D"/>
    <w:rsid w:val="00731665"/>
    <w:rsid w:val="00731AD1"/>
    <w:rsid w:val="00732441"/>
    <w:rsid w:val="0073507F"/>
    <w:rsid w:val="0073564D"/>
    <w:rsid w:val="007357E3"/>
    <w:rsid w:val="007359C7"/>
    <w:rsid w:val="00735BA3"/>
    <w:rsid w:val="00736716"/>
    <w:rsid w:val="00736857"/>
    <w:rsid w:val="00736E60"/>
    <w:rsid w:val="007370AD"/>
    <w:rsid w:val="00737C27"/>
    <w:rsid w:val="00737D48"/>
    <w:rsid w:val="00737FE1"/>
    <w:rsid w:val="00740651"/>
    <w:rsid w:val="00742147"/>
    <w:rsid w:val="00742212"/>
    <w:rsid w:val="007425AD"/>
    <w:rsid w:val="007436B6"/>
    <w:rsid w:val="007441A0"/>
    <w:rsid w:val="007448DB"/>
    <w:rsid w:val="0074529A"/>
    <w:rsid w:val="00745530"/>
    <w:rsid w:val="00745E58"/>
    <w:rsid w:val="00746021"/>
    <w:rsid w:val="007462BC"/>
    <w:rsid w:val="00747D92"/>
    <w:rsid w:val="00750210"/>
    <w:rsid w:val="0075089E"/>
    <w:rsid w:val="00751142"/>
    <w:rsid w:val="0075266A"/>
    <w:rsid w:val="00752A14"/>
    <w:rsid w:val="00753F67"/>
    <w:rsid w:val="00754504"/>
    <w:rsid w:val="00755E98"/>
    <w:rsid w:val="00756152"/>
    <w:rsid w:val="00756190"/>
    <w:rsid w:val="00756276"/>
    <w:rsid w:val="007563A5"/>
    <w:rsid w:val="0075749A"/>
    <w:rsid w:val="00757CD6"/>
    <w:rsid w:val="0076063F"/>
    <w:rsid w:val="0076110B"/>
    <w:rsid w:val="00762AA7"/>
    <w:rsid w:val="00762AEC"/>
    <w:rsid w:val="007647DB"/>
    <w:rsid w:val="00765281"/>
    <w:rsid w:val="007653DB"/>
    <w:rsid w:val="0076585B"/>
    <w:rsid w:val="00765C04"/>
    <w:rsid w:val="0076619A"/>
    <w:rsid w:val="00766C98"/>
    <w:rsid w:val="00767A18"/>
    <w:rsid w:val="00770BC0"/>
    <w:rsid w:val="00770D54"/>
    <w:rsid w:val="00771FD2"/>
    <w:rsid w:val="00772E42"/>
    <w:rsid w:val="00772FEA"/>
    <w:rsid w:val="00773296"/>
    <w:rsid w:val="00773745"/>
    <w:rsid w:val="007740F0"/>
    <w:rsid w:val="00776770"/>
    <w:rsid w:val="00776AE9"/>
    <w:rsid w:val="00776F8E"/>
    <w:rsid w:val="0077774F"/>
    <w:rsid w:val="00780E65"/>
    <w:rsid w:val="007810A4"/>
    <w:rsid w:val="00781513"/>
    <w:rsid w:val="00781725"/>
    <w:rsid w:val="007825DE"/>
    <w:rsid w:val="00784C4A"/>
    <w:rsid w:val="00785498"/>
    <w:rsid w:val="007864D3"/>
    <w:rsid w:val="00786DB5"/>
    <w:rsid w:val="007872BC"/>
    <w:rsid w:val="00790CA1"/>
    <w:rsid w:val="007910CF"/>
    <w:rsid w:val="007915AA"/>
    <w:rsid w:val="00792B98"/>
    <w:rsid w:val="00792DC2"/>
    <w:rsid w:val="007943BB"/>
    <w:rsid w:val="0079518B"/>
    <w:rsid w:val="0079602B"/>
    <w:rsid w:val="007963FE"/>
    <w:rsid w:val="00797B4A"/>
    <w:rsid w:val="00797DF6"/>
    <w:rsid w:val="007A0245"/>
    <w:rsid w:val="007A02BD"/>
    <w:rsid w:val="007A0D5C"/>
    <w:rsid w:val="007A122E"/>
    <w:rsid w:val="007A2060"/>
    <w:rsid w:val="007A21D6"/>
    <w:rsid w:val="007A2552"/>
    <w:rsid w:val="007A27E4"/>
    <w:rsid w:val="007A2D05"/>
    <w:rsid w:val="007A4C84"/>
    <w:rsid w:val="007A5BB1"/>
    <w:rsid w:val="007A6543"/>
    <w:rsid w:val="007A6C8C"/>
    <w:rsid w:val="007B0D45"/>
    <w:rsid w:val="007B148C"/>
    <w:rsid w:val="007B202B"/>
    <w:rsid w:val="007B257B"/>
    <w:rsid w:val="007B392C"/>
    <w:rsid w:val="007B3D99"/>
    <w:rsid w:val="007B4C9A"/>
    <w:rsid w:val="007B4CA2"/>
    <w:rsid w:val="007B4FBA"/>
    <w:rsid w:val="007B5115"/>
    <w:rsid w:val="007B594E"/>
    <w:rsid w:val="007B59BD"/>
    <w:rsid w:val="007B795C"/>
    <w:rsid w:val="007C018B"/>
    <w:rsid w:val="007C20B0"/>
    <w:rsid w:val="007C3A46"/>
    <w:rsid w:val="007C4088"/>
    <w:rsid w:val="007C5B68"/>
    <w:rsid w:val="007C6C4B"/>
    <w:rsid w:val="007D242D"/>
    <w:rsid w:val="007D293E"/>
    <w:rsid w:val="007D2E6B"/>
    <w:rsid w:val="007D330F"/>
    <w:rsid w:val="007D39E8"/>
    <w:rsid w:val="007D3BFD"/>
    <w:rsid w:val="007D3E12"/>
    <w:rsid w:val="007D3F92"/>
    <w:rsid w:val="007D5336"/>
    <w:rsid w:val="007D550C"/>
    <w:rsid w:val="007D59FD"/>
    <w:rsid w:val="007D5B07"/>
    <w:rsid w:val="007D64C6"/>
    <w:rsid w:val="007D64FE"/>
    <w:rsid w:val="007D69F5"/>
    <w:rsid w:val="007E11E7"/>
    <w:rsid w:val="007E12DD"/>
    <w:rsid w:val="007E1681"/>
    <w:rsid w:val="007E2DB5"/>
    <w:rsid w:val="007E2F26"/>
    <w:rsid w:val="007E68F2"/>
    <w:rsid w:val="007E6FCB"/>
    <w:rsid w:val="007E7E79"/>
    <w:rsid w:val="007F0624"/>
    <w:rsid w:val="007F0832"/>
    <w:rsid w:val="007F0A6F"/>
    <w:rsid w:val="007F10E5"/>
    <w:rsid w:val="007F1272"/>
    <w:rsid w:val="007F1411"/>
    <w:rsid w:val="007F2796"/>
    <w:rsid w:val="007F29B4"/>
    <w:rsid w:val="007F3B0D"/>
    <w:rsid w:val="007F4C75"/>
    <w:rsid w:val="007F7086"/>
    <w:rsid w:val="007F73AC"/>
    <w:rsid w:val="00800274"/>
    <w:rsid w:val="00800C6A"/>
    <w:rsid w:val="00800FDE"/>
    <w:rsid w:val="00802428"/>
    <w:rsid w:val="00802691"/>
    <w:rsid w:val="00805A24"/>
    <w:rsid w:val="00805A4C"/>
    <w:rsid w:val="00805A91"/>
    <w:rsid w:val="00806210"/>
    <w:rsid w:val="008067AE"/>
    <w:rsid w:val="008075F6"/>
    <w:rsid w:val="00807C85"/>
    <w:rsid w:val="00807CAC"/>
    <w:rsid w:val="008102C1"/>
    <w:rsid w:val="008102ED"/>
    <w:rsid w:val="008104DC"/>
    <w:rsid w:val="00812928"/>
    <w:rsid w:val="008131A4"/>
    <w:rsid w:val="00814417"/>
    <w:rsid w:val="008157CC"/>
    <w:rsid w:val="00816018"/>
    <w:rsid w:val="008161BE"/>
    <w:rsid w:val="00816767"/>
    <w:rsid w:val="00817323"/>
    <w:rsid w:val="00817A38"/>
    <w:rsid w:val="00817C63"/>
    <w:rsid w:val="00820A40"/>
    <w:rsid w:val="00820B0B"/>
    <w:rsid w:val="00821AAA"/>
    <w:rsid w:val="00821AB5"/>
    <w:rsid w:val="0082214E"/>
    <w:rsid w:val="0082427D"/>
    <w:rsid w:val="008249C0"/>
    <w:rsid w:val="0082523B"/>
    <w:rsid w:val="008275C7"/>
    <w:rsid w:val="008279E4"/>
    <w:rsid w:val="0083071D"/>
    <w:rsid w:val="00831611"/>
    <w:rsid w:val="0083191B"/>
    <w:rsid w:val="00831C5C"/>
    <w:rsid w:val="008322FE"/>
    <w:rsid w:val="00832BBA"/>
    <w:rsid w:val="00832CB8"/>
    <w:rsid w:val="008336AF"/>
    <w:rsid w:val="008344AC"/>
    <w:rsid w:val="00834897"/>
    <w:rsid w:val="00835982"/>
    <w:rsid w:val="00836C3D"/>
    <w:rsid w:val="0083754F"/>
    <w:rsid w:val="00837EBB"/>
    <w:rsid w:val="00840765"/>
    <w:rsid w:val="0084129E"/>
    <w:rsid w:val="008432BC"/>
    <w:rsid w:val="00843FD8"/>
    <w:rsid w:val="00844F0E"/>
    <w:rsid w:val="00845295"/>
    <w:rsid w:val="00845489"/>
    <w:rsid w:val="00845523"/>
    <w:rsid w:val="00846022"/>
    <w:rsid w:val="00846197"/>
    <w:rsid w:val="00847631"/>
    <w:rsid w:val="00847DCB"/>
    <w:rsid w:val="00850550"/>
    <w:rsid w:val="008514D4"/>
    <w:rsid w:val="00852118"/>
    <w:rsid w:val="0085213E"/>
    <w:rsid w:val="0085233E"/>
    <w:rsid w:val="0085307E"/>
    <w:rsid w:val="0085415E"/>
    <w:rsid w:val="0085442E"/>
    <w:rsid w:val="00854DED"/>
    <w:rsid w:val="00855B5D"/>
    <w:rsid w:val="00856A30"/>
    <w:rsid w:val="00856CFB"/>
    <w:rsid w:val="008574E9"/>
    <w:rsid w:val="00857992"/>
    <w:rsid w:val="0086080D"/>
    <w:rsid w:val="00860F5D"/>
    <w:rsid w:val="0086181C"/>
    <w:rsid w:val="00862E58"/>
    <w:rsid w:val="008638DE"/>
    <w:rsid w:val="0086400D"/>
    <w:rsid w:val="0086496A"/>
    <w:rsid w:val="00865DE5"/>
    <w:rsid w:val="0086745D"/>
    <w:rsid w:val="0086751F"/>
    <w:rsid w:val="0087004B"/>
    <w:rsid w:val="00871A62"/>
    <w:rsid w:val="00871BD6"/>
    <w:rsid w:val="00871DF1"/>
    <w:rsid w:val="00872106"/>
    <w:rsid w:val="0087554B"/>
    <w:rsid w:val="00875898"/>
    <w:rsid w:val="00876D43"/>
    <w:rsid w:val="0087740D"/>
    <w:rsid w:val="0088083F"/>
    <w:rsid w:val="00880D70"/>
    <w:rsid w:val="008816EA"/>
    <w:rsid w:val="00882C88"/>
    <w:rsid w:val="0088368C"/>
    <w:rsid w:val="00883736"/>
    <w:rsid w:val="008840FF"/>
    <w:rsid w:val="0088417B"/>
    <w:rsid w:val="008844B7"/>
    <w:rsid w:val="008860A4"/>
    <w:rsid w:val="00886C41"/>
    <w:rsid w:val="00886EA6"/>
    <w:rsid w:val="00890409"/>
    <w:rsid w:val="0089078A"/>
    <w:rsid w:val="00891378"/>
    <w:rsid w:val="00891566"/>
    <w:rsid w:val="008935CB"/>
    <w:rsid w:val="00893828"/>
    <w:rsid w:val="008946A6"/>
    <w:rsid w:val="008947DB"/>
    <w:rsid w:val="0089484E"/>
    <w:rsid w:val="00894D17"/>
    <w:rsid w:val="008950E1"/>
    <w:rsid w:val="00895DCC"/>
    <w:rsid w:val="008960BE"/>
    <w:rsid w:val="008967C2"/>
    <w:rsid w:val="00896CEC"/>
    <w:rsid w:val="00897CAA"/>
    <w:rsid w:val="008A04EB"/>
    <w:rsid w:val="008A19B7"/>
    <w:rsid w:val="008A26BD"/>
    <w:rsid w:val="008A2C1C"/>
    <w:rsid w:val="008A3017"/>
    <w:rsid w:val="008A3759"/>
    <w:rsid w:val="008A431F"/>
    <w:rsid w:val="008A4D6A"/>
    <w:rsid w:val="008A4E28"/>
    <w:rsid w:val="008A4E33"/>
    <w:rsid w:val="008A4F7E"/>
    <w:rsid w:val="008A5054"/>
    <w:rsid w:val="008A7114"/>
    <w:rsid w:val="008A73F0"/>
    <w:rsid w:val="008A774C"/>
    <w:rsid w:val="008B01A0"/>
    <w:rsid w:val="008B03CE"/>
    <w:rsid w:val="008B12C7"/>
    <w:rsid w:val="008B196C"/>
    <w:rsid w:val="008B4E1F"/>
    <w:rsid w:val="008B5736"/>
    <w:rsid w:val="008B617A"/>
    <w:rsid w:val="008B6827"/>
    <w:rsid w:val="008B75B4"/>
    <w:rsid w:val="008B78E7"/>
    <w:rsid w:val="008C0227"/>
    <w:rsid w:val="008C04B9"/>
    <w:rsid w:val="008C0EC6"/>
    <w:rsid w:val="008C1158"/>
    <w:rsid w:val="008C5463"/>
    <w:rsid w:val="008C61DC"/>
    <w:rsid w:val="008C682A"/>
    <w:rsid w:val="008C7A4D"/>
    <w:rsid w:val="008C7D88"/>
    <w:rsid w:val="008D04B3"/>
    <w:rsid w:val="008D1C6F"/>
    <w:rsid w:val="008D2088"/>
    <w:rsid w:val="008D2857"/>
    <w:rsid w:val="008D3571"/>
    <w:rsid w:val="008D40BB"/>
    <w:rsid w:val="008D45CC"/>
    <w:rsid w:val="008D53EB"/>
    <w:rsid w:val="008D5E32"/>
    <w:rsid w:val="008D6367"/>
    <w:rsid w:val="008D67FD"/>
    <w:rsid w:val="008D6D7D"/>
    <w:rsid w:val="008D76CD"/>
    <w:rsid w:val="008E0A71"/>
    <w:rsid w:val="008E13F2"/>
    <w:rsid w:val="008E2854"/>
    <w:rsid w:val="008E488C"/>
    <w:rsid w:val="008E4DA3"/>
    <w:rsid w:val="008E4F5C"/>
    <w:rsid w:val="008E6535"/>
    <w:rsid w:val="008E67EC"/>
    <w:rsid w:val="008E7EC4"/>
    <w:rsid w:val="008F0657"/>
    <w:rsid w:val="008F157E"/>
    <w:rsid w:val="008F1A17"/>
    <w:rsid w:val="008F1C19"/>
    <w:rsid w:val="008F225A"/>
    <w:rsid w:val="008F2973"/>
    <w:rsid w:val="008F4345"/>
    <w:rsid w:val="008F4D73"/>
    <w:rsid w:val="008F5439"/>
    <w:rsid w:val="008F6C4A"/>
    <w:rsid w:val="008F6FF3"/>
    <w:rsid w:val="008F7726"/>
    <w:rsid w:val="0090080F"/>
    <w:rsid w:val="009010C6"/>
    <w:rsid w:val="0090507A"/>
    <w:rsid w:val="009051FB"/>
    <w:rsid w:val="00905586"/>
    <w:rsid w:val="00905D65"/>
    <w:rsid w:val="00906555"/>
    <w:rsid w:val="0090769C"/>
    <w:rsid w:val="00907F20"/>
    <w:rsid w:val="00907F26"/>
    <w:rsid w:val="0091054E"/>
    <w:rsid w:val="009109B4"/>
    <w:rsid w:val="00910EF9"/>
    <w:rsid w:val="00912CA6"/>
    <w:rsid w:val="00913AE3"/>
    <w:rsid w:val="009141D7"/>
    <w:rsid w:val="0091445A"/>
    <w:rsid w:val="00914D61"/>
    <w:rsid w:val="00917267"/>
    <w:rsid w:val="0091767D"/>
    <w:rsid w:val="00917A3A"/>
    <w:rsid w:val="00917BBA"/>
    <w:rsid w:val="009202EA"/>
    <w:rsid w:val="0092051E"/>
    <w:rsid w:val="009214CB"/>
    <w:rsid w:val="00921F0B"/>
    <w:rsid w:val="00922281"/>
    <w:rsid w:val="00922FCC"/>
    <w:rsid w:val="00923134"/>
    <w:rsid w:val="0092379E"/>
    <w:rsid w:val="00923BDF"/>
    <w:rsid w:val="00923DD6"/>
    <w:rsid w:val="00925C6D"/>
    <w:rsid w:val="00925D98"/>
    <w:rsid w:val="00927832"/>
    <w:rsid w:val="00927E15"/>
    <w:rsid w:val="009302F0"/>
    <w:rsid w:val="0093100D"/>
    <w:rsid w:val="009314A4"/>
    <w:rsid w:val="00931A4C"/>
    <w:rsid w:val="00932C2D"/>
    <w:rsid w:val="00933321"/>
    <w:rsid w:val="00933439"/>
    <w:rsid w:val="00933AA4"/>
    <w:rsid w:val="00934DFC"/>
    <w:rsid w:val="00934E16"/>
    <w:rsid w:val="00936229"/>
    <w:rsid w:val="009363AE"/>
    <w:rsid w:val="00936D05"/>
    <w:rsid w:val="00936F69"/>
    <w:rsid w:val="00936F79"/>
    <w:rsid w:val="00937D12"/>
    <w:rsid w:val="0094005C"/>
    <w:rsid w:val="00941810"/>
    <w:rsid w:val="0094184A"/>
    <w:rsid w:val="009429D3"/>
    <w:rsid w:val="00942AE5"/>
    <w:rsid w:val="0094334E"/>
    <w:rsid w:val="00944AE6"/>
    <w:rsid w:val="00944F0A"/>
    <w:rsid w:val="00945274"/>
    <w:rsid w:val="00945603"/>
    <w:rsid w:val="009466FE"/>
    <w:rsid w:val="00946F7A"/>
    <w:rsid w:val="0094738D"/>
    <w:rsid w:val="009474CE"/>
    <w:rsid w:val="00947650"/>
    <w:rsid w:val="00947EAA"/>
    <w:rsid w:val="00950632"/>
    <w:rsid w:val="00950DAF"/>
    <w:rsid w:val="00951B5A"/>
    <w:rsid w:val="009523AF"/>
    <w:rsid w:val="00953014"/>
    <w:rsid w:val="009538B3"/>
    <w:rsid w:val="009538C4"/>
    <w:rsid w:val="00953D73"/>
    <w:rsid w:val="0095462B"/>
    <w:rsid w:val="00955BAC"/>
    <w:rsid w:val="00956BCD"/>
    <w:rsid w:val="0095776C"/>
    <w:rsid w:val="009578C8"/>
    <w:rsid w:val="00957D82"/>
    <w:rsid w:val="00963B2C"/>
    <w:rsid w:val="009648F6"/>
    <w:rsid w:val="00964D8C"/>
    <w:rsid w:val="00965124"/>
    <w:rsid w:val="009651E2"/>
    <w:rsid w:val="00966C07"/>
    <w:rsid w:val="00971D86"/>
    <w:rsid w:val="00972754"/>
    <w:rsid w:val="00972829"/>
    <w:rsid w:val="0097295E"/>
    <w:rsid w:val="0097353C"/>
    <w:rsid w:val="00973FF7"/>
    <w:rsid w:val="009760A4"/>
    <w:rsid w:val="00976138"/>
    <w:rsid w:val="00976F6A"/>
    <w:rsid w:val="00977EFD"/>
    <w:rsid w:val="009807DE"/>
    <w:rsid w:val="00980DB8"/>
    <w:rsid w:val="00981F24"/>
    <w:rsid w:val="00981F35"/>
    <w:rsid w:val="00983658"/>
    <w:rsid w:val="009840A1"/>
    <w:rsid w:val="00984305"/>
    <w:rsid w:val="00984330"/>
    <w:rsid w:val="00984346"/>
    <w:rsid w:val="009843AA"/>
    <w:rsid w:val="0098458E"/>
    <w:rsid w:val="00985DE9"/>
    <w:rsid w:val="00986E31"/>
    <w:rsid w:val="009876E1"/>
    <w:rsid w:val="00990490"/>
    <w:rsid w:val="00990682"/>
    <w:rsid w:val="00990ABF"/>
    <w:rsid w:val="00991B43"/>
    <w:rsid w:val="00992F12"/>
    <w:rsid w:val="00993EA6"/>
    <w:rsid w:val="00994413"/>
    <w:rsid w:val="00994454"/>
    <w:rsid w:val="00994EFA"/>
    <w:rsid w:val="00995EEF"/>
    <w:rsid w:val="00996956"/>
    <w:rsid w:val="00996D15"/>
    <w:rsid w:val="00997AD5"/>
    <w:rsid w:val="009A08E2"/>
    <w:rsid w:val="009A09AA"/>
    <w:rsid w:val="009A0CCB"/>
    <w:rsid w:val="009A2089"/>
    <w:rsid w:val="009A2AC8"/>
    <w:rsid w:val="009A3A2F"/>
    <w:rsid w:val="009A4943"/>
    <w:rsid w:val="009A4A71"/>
    <w:rsid w:val="009A56A3"/>
    <w:rsid w:val="009A5E99"/>
    <w:rsid w:val="009A6D09"/>
    <w:rsid w:val="009A7145"/>
    <w:rsid w:val="009A7F98"/>
    <w:rsid w:val="009B0397"/>
    <w:rsid w:val="009B128E"/>
    <w:rsid w:val="009B1FBA"/>
    <w:rsid w:val="009B234C"/>
    <w:rsid w:val="009B2457"/>
    <w:rsid w:val="009B3106"/>
    <w:rsid w:val="009B3272"/>
    <w:rsid w:val="009B367A"/>
    <w:rsid w:val="009B3739"/>
    <w:rsid w:val="009B4043"/>
    <w:rsid w:val="009B42F0"/>
    <w:rsid w:val="009B4711"/>
    <w:rsid w:val="009B522D"/>
    <w:rsid w:val="009B5602"/>
    <w:rsid w:val="009B58C7"/>
    <w:rsid w:val="009B61D6"/>
    <w:rsid w:val="009B62CB"/>
    <w:rsid w:val="009B642E"/>
    <w:rsid w:val="009B7E05"/>
    <w:rsid w:val="009C216F"/>
    <w:rsid w:val="009C28A1"/>
    <w:rsid w:val="009C47BE"/>
    <w:rsid w:val="009C6589"/>
    <w:rsid w:val="009C6CB6"/>
    <w:rsid w:val="009C7903"/>
    <w:rsid w:val="009D04D2"/>
    <w:rsid w:val="009D0860"/>
    <w:rsid w:val="009D11DF"/>
    <w:rsid w:val="009D1812"/>
    <w:rsid w:val="009D198B"/>
    <w:rsid w:val="009D1A34"/>
    <w:rsid w:val="009D3475"/>
    <w:rsid w:val="009D3DF2"/>
    <w:rsid w:val="009D455C"/>
    <w:rsid w:val="009D4849"/>
    <w:rsid w:val="009D48CA"/>
    <w:rsid w:val="009D4A33"/>
    <w:rsid w:val="009D5443"/>
    <w:rsid w:val="009D5A09"/>
    <w:rsid w:val="009D5D44"/>
    <w:rsid w:val="009D6992"/>
    <w:rsid w:val="009D7631"/>
    <w:rsid w:val="009D7C38"/>
    <w:rsid w:val="009E0B4F"/>
    <w:rsid w:val="009E16D8"/>
    <w:rsid w:val="009E2AC4"/>
    <w:rsid w:val="009E3B0C"/>
    <w:rsid w:val="009E3D36"/>
    <w:rsid w:val="009E4BB1"/>
    <w:rsid w:val="009E5835"/>
    <w:rsid w:val="009E683F"/>
    <w:rsid w:val="009E6D15"/>
    <w:rsid w:val="009E7622"/>
    <w:rsid w:val="009E7E03"/>
    <w:rsid w:val="009E7F27"/>
    <w:rsid w:val="009F0CBD"/>
    <w:rsid w:val="009F1D94"/>
    <w:rsid w:val="009F210D"/>
    <w:rsid w:val="009F50F9"/>
    <w:rsid w:val="009F52FF"/>
    <w:rsid w:val="009F6557"/>
    <w:rsid w:val="009F6F55"/>
    <w:rsid w:val="009F6FE4"/>
    <w:rsid w:val="009F7339"/>
    <w:rsid w:val="009F7AB8"/>
    <w:rsid w:val="009F7BAA"/>
    <w:rsid w:val="00A00482"/>
    <w:rsid w:val="00A004F7"/>
    <w:rsid w:val="00A00531"/>
    <w:rsid w:val="00A01047"/>
    <w:rsid w:val="00A0114F"/>
    <w:rsid w:val="00A01ABF"/>
    <w:rsid w:val="00A01C89"/>
    <w:rsid w:val="00A028A8"/>
    <w:rsid w:val="00A03D4C"/>
    <w:rsid w:val="00A04337"/>
    <w:rsid w:val="00A04558"/>
    <w:rsid w:val="00A04584"/>
    <w:rsid w:val="00A049D2"/>
    <w:rsid w:val="00A05D12"/>
    <w:rsid w:val="00A0607C"/>
    <w:rsid w:val="00A06A75"/>
    <w:rsid w:val="00A06B29"/>
    <w:rsid w:val="00A06C36"/>
    <w:rsid w:val="00A075C9"/>
    <w:rsid w:val="00A07BE5"/>
    <w:rsid w:val="00A07F71"/>
    <w:rsid w:val="00A11B3B"/>
    <w:rsid w:val="00A11EE9"/>
    <w:rsid w:val="00A126D0"/>
    <w:rsid w:val="00A12D83"/>
    <w:rsid w:val="00A1332A"/>
    <w:rsid w:val="00A13AA9"/>
    <w:rsid w:val="00A13CE1"/>
    <w:rsid w:val="00A142D7"/>
    <w:rsid w:val="00A14381"/>
    <w:rsid w:val="00A14445"/>
    <w:rsid w:val="00A147AE"/>
    <w:rsid w:val="00A154F7"/>
    <w:rsid w:val="00A15EA8"/>
    <w:rsid w:val="00A16859"/>
    <w:rsid w:val="00A17E5B"/>
    <w:rsid w:val="00A2030A"/>
    <w:rsid w:val="00A20A3A"/>
    <w:rsid w:val="00A20AAC"/>
    <w:rsid w:val="00A20DCD"/>
    <w:rsid w:val="00A210D0"/>
    <w:rsid w:val="00A2191E"/>
    <w:rsid w:val="00A21F18"/>
    <w:rsid w:val="00A22945"/>
    <w:rsid w:val="00A23E0A"/>
    <w:rsid w:val="00A25E06"/>
    <w:rsid w:val="00A2655C"/>
    <w:rsid w:val="00A278BC"/>
    <w:rsid w:val="00A300CF"/>
    <w:rsid w:val="00A3023B"/>
    <w:rsid w:val="00A30A10"/>
    <w:rsid w:val="00A3133D"/>
    <w:rsid w:val="00A318E0"/>
    <w:rsid w:val="00A31FED"/>
    <w:rsid w:val="00A32AFC"/>
    <w:rsid w:val="00A32BDB"/>
    <w:rsid w:val="00A33B31"/>
    <w:rsid w:val="00A33D57"/>
    <w:rsid w:val="00A343CA"/>
    <w:rsid w:val="00A3458B"/>
    <w:rsid w:val="00A34A14"/>
    <w:rsid w:val="00A34E42"/>
    <w:rsid w:val="00A34EF7"/>
    <w:rsid w:val="00A35300"/>
    <w:rsid w:val="00A3610D"/>
    <w:rsid w:val="00A437B5"/>
    <w:rsid w:val="00A439D2"/>
    <w:rsid w:val="00A43CAD"/>
    <w:rsid w:val="00A44BC7"/>
    <w:rsid w:val="00A44C16"/>
    <w:rsid w:val="00A45602"/>
    <w:rsid w:val="00A45E11"/>
    <w:rsid w:val="00A467C1"/>
    <w:rsid w:val="00A47378"/>
    <w:rsid w:val="00A47989"/>
    <w:rsid w:val="00A500A7"/>
    <w:rsid w:val="00A504D2"/>
    <w:rsid w:val="00A50F6F"/>
    <w:rsid w:val="00A528CC"/>
    <w:rsid w:val="00A54D7E"/>
    <w:rsid w:val="00A54DF0"/>
    <w:rsid w:val="00A5611E"/>
    <w:rsid w:val="00A56C7B"/>
    <w:rsid w:val="00A56F38"/>
    <w:rsid w:val="00A5728C"/>
    <w:rsid w:val="00A6022A"/>
    <w:rsid w:val="00A602FF"/>
    <w:rsid w:val="00A60310"/>
    <w:rsid w:val="00A61AAA"/>
    <w:rsid w:val="00A61AE2"/>
    <w:rsid w:val="00A62644"/>
    <w:rsid w:val="00A6371E"/>
    <w:rsid w:val="00A6791C"/>
    <w:rsid w:val="00A67D08"/>
    <w:rsid w:val="00A700C3"/>
    <w:rsid w:val="00A70772"/>
    <w:rsid w:val="00A707FF"/>
    <w:rsid w:val="00A709E7"/>
    <w:rsid w:val="00A71D73"/>
    <w:rsid w:val="00A71FC8"/>
    <w:rsid w:val="00A720A4"/>
    <w:rsid w:val="00A7422A"/>
    <w:rsid w:val="00A743E0"/>
    <w:rsid w:val="00A7441D"/>
    <w:rsid w:val="00A75389"/>
    <w:rsid w:val="00A75EAD"/>
    <w:rsid w:val="00A76446"/>
    <w:rsid w:val="00A76691"/>
    <w:rsid w:val="00A77399"/>
    <w:rsid w:val="00A774C3"/>
    <w:rsid w:val="00A774CD"/>
    <w:rsid w:val="00A776AD"/>
    <w:rsid w:val="00A77CFB"/>
    <w:rsid w:val="00A80D44"/>
    <w:rsid w:val="00A816AF"/>
    <w:rsid w:val="00A817E2"/>
    <w:rsid w:val="00A818AD"/>
    <w:rsid w:val="00A8216E"/>
    <w:rsid w:val="00A837B0"/>
    <w:rsid w:val="00A838A6"/>
    <w:rsid w:val="00A85A92"/>
    <w:rsid w:val="00A8672A"/>
    <w:rsid w:val="00A87599"/>
    <w:rsid w:val="00A87778"/>
    <w:rsid w:val="00A901E9"/>
    <w:rsid w:val="00A90858"/>
    <w:rsid w:val="00A939C6"/>
    <w:rsid w:val="00A94402"/>
    <w:rsid w:val="00A96639"/>
    <w:rsid w:val="00A96F21"/>
    <w:rsid w:val="00A9759D"/>
    <w:rsid w:val="00AA1788"/>
    <w:rsid w:val="00AA1FE1"/>
    <w:rsid w:val="00AA22A2"/>
    <w:rsid w:val="00AA7648"/>
    <w:rsid w:val="00AB03A1"/>
    <w:rsid w:val="00AB2AED"/>
    <w:rsid w:val="00AB2DC1"/>
    <w:rsid w:val="00AB326B"/>
    <w:rsid w:val="00AB32C4"/>
    <w:rsid w:val="00AB45C7"/>
    <w:rsid w:val="00AB46C5"/>
    <w:rsid w:val="00AB46D9"/>
    <w:rsid w:val="00AB6087"/>
    <w:rsid w:val="00AB62BE"/>
    <w:rsid w:val="00AB6D6D"/>
    <w:rsid w:val="00AB6F93"/>
    <w:rsid w:val="00AB72B9"/>
    <w:rsid w:val="00AB7BE5"/>
    <w:rsid w:val="00AC0AF2"/>
    <w:rsid w:val="00AC0E41"/>
    <w:rsid w:val="00AC15D2"/>
    <w:rsid w:val="00AC2208"/>
    <w:rsid w:val="00AC2774"/>
    <w:rsid w:val="00AC2CB7"/>
    <w:rsid w:val="00AC41C7"/>
    <w:rsid w:val="00AC539A"/>
    <w:rsid w:val="00AC5575"/>
    <w:rsid w:val="00AC5AF6"/>
    <w:rsid w:val="00AC5BC4"/>
    <w:rsid w:val="00AC6919"/>
    <w:rsid w:val="00AC77E2"/>
    <w:rsid w:val="00AC7946"/>
    <w:rsid w:val="00AD1538"/>
    <w:rsid w:val="00AD170D"/>
    <w:rsid w:val="00AD18F1"/>
    <w:rsid w:val="00AD2BF7"/>
    <w:rsid w:val="00AD41F1"/>
    <w:rsid w:val="00AD52EC"/>
    <w:rsid w:val="00AD655A"/>
    <w:rsid w:val="00AD7E25"/>
    <w:rsid w:val="00AE044E"/>
    <w:rsid w:val="00AE210F"/>
    <w:rsid w:val="00AE2867"/>
    <w:rsid w:val="00AE2B45"/>
    <w:rsid w:val="00AE386A"/>
    <w:rsid w:val="00AE3F27"/>
    <w:rsid w:val="00AE56EF"/>
    <w:rsid w:val="00AE6CD9"/>
    <w:rsid w:val="00AE7815"/>
    <w:rsid w:val="00AE79D2"/>
    <w:rsid w:val="00AF092B"/>
    <w:rsid w:val="00AF1030"/>
    <w:rsid w:val="00AF1E01"/>
    <w:rsid w:val="00AF2466"/>
    <w:rsid w:val="00AF3206"/>
    <w:rsid w:val="00AF3452"/>
    <w:rsid w:val="00AF3AB2"/>
    <w:rsid w:val="00AF3CA4"/>
    <w:rsid w:val="00AF4044"/>
    <w:rsid w:val="00AF4911"/>
    <w:rsid w:val="00AF5A27"/>
    <w:rsid w:val="00AF5AED"/>
    <w:rsid w:val="00B0072B"/>
    <w:rsid w:val="00B01A73"/>
    <w:rsid w:val="00B02266"/>
    <w:rsid w:val="00B03F0B"/>
    <w:rsid w:val="00B05078"/>
    <w:rsid w:val="00B0545A"/>
    <w:rsid w:val="00B05BFA"/>
    <w:rsid w:val="00B0736C"/>
    <w:rsid w:val="00B075D8"/>
    <w:rsid w:val="00B10E04"/>
    <w:rsid w:val="00B112DC"/>
    <w:rsid w:val="00B11FB3"/>
    <w:rsid w:val="00B12D33"/>
    <w:rsid w:val="00B148CC"/>
    <w:rsid w:val="00B14A1C"/>
    <w:rsid w:val="00B153BE"/>
    <w:rsid w:val="00B15889"/>
    <w:rsid w:val="00B15DEE"/>
    <w:rsid w:val="00B16144"/>
    <w:rsid w:val="00B16BFD"/>
    <w:rsid w:val="00B16E45"/>
    <w:rsid w:val="00B17D1C"/>
    <w:rsid w:val="00B17D90"/>
    <w:rsid w:val="00B17FE3"/>
    <w:rsid w:val="00B20E4D"/>
    <w:rsid w:val="00B214A8"/>
    <w:rsid w:val="00B21540"/>
    <w:rsid w:val="00B2270C"/>
    <w:rsid w:val="00B22DF0"/>
    <w:rsid w:val="00B23239"/>
    <w:rsid w:val="00B2421C"/>
    <w:rsid w:val="00B246C4"/>
    <w:rsid w:val="00B2511F"/>
    <w:rsid w:val="00B26863"/>
    <w:rsid w:val="00B26AE5"/>
    <w:rsid w:val="00B276E2"/>
    <w:rsid w:val="00B30966"/>
    <w:rsid w:val="00B30C8F"/>
    <w:rsid w:val="00B30DE2"/>
    <w:rsid w:val="00B30EB2"/>
    <w:rsid w:val="00B3100A"/>
    <w:rsid w:val="00B3284E"/>
    <w:rsid w:val="00B32861"/>
    <w:rsid w:val="00B336FB"/>
    <w:rsid w:val="00B33E08"/>
    <w:rsid w:val="00B33E11"/>
    <w:rsid w:val="00B33FDB"/>
    <w:rsid w:val="00B34159"/>
    <w:rsid w:val="00B343C7"/>
    <w:rsid w:val="00B34DBD"/>
    <w:rsid w:val="00B3518B"/>
    <w:rsid w:val="00B352F3"/>
    <w:rsid w:val="00B37112"/>
    <w:rsid w:val="00B3787E"/>
    <w:rsid w:val="00B401B3"/>
    <w:rsid w:val="00B40687"/>
    <w:rsid w:val="00B40E99"/>
    <w:rsid w:val="00B41152"/>
    <w:rsid w:val="00B41426"/>
    <w:rsid w:val="00B41939"/>
    <w:rsid w:val="00B41F7F"/>
    <w:rsid w:val="00B42498"/>
    <w:rsid w:val="00B4260F"/>
    <w:rsid w:val="00B43150"/>
    <w:rsid w:val="00B43CA3"/>
    <w:rsid w:val="00B44A98"/>
    <w:rsid w:val="00B44F48"/>
    <w:rsid w:val="00B457F1"/>
    <w:rsid w:val="00B45F88"/>
    <w:rsid w:val="00B468AE"/>
    <w:rsid w:val="00B510F3"/>
    <w:rsid w:val="00B51AB1"/>
    <w:rsid w:val="00B51E91"/>
    <w:rsid w:val="00B526C4"/>
    <w:rsid w:val="00B5287E"/>
    <w:rsid w:val="00B5440B"/>
    <w:rsid w:val="00B553EF"/>
    <w:rsid w:val="00B55C2B"/>
    <w:rsid w:val="00B56364"/>
    <w:rsid w:val="00B56878"/>
    <w:rsid w:val="00B57833"/>
    <w:rsid w:val="00B6103B"/>
    <w:rsid w:val="00B613DC"/>
    <w:rsid w:val="00B61715"/>
    <w:rsid w:val="00B619FA"/>
    <w:rsid w:val="00B61DCF"/>
    <w:rsid w:val="00B622FB"/>
    <w:rsid w:val="00B636AB"/>
    <w:rsid w:val="00B63CB9"/>
    <w:rsid w:val="00B65FB5"/>
    <w:rsid w:val="00B66276"/>
    <w:rsid w:val="00B67345"/>
    <w:rsid w:val="00B6751A"/>
    <w:rsid w:val="00B677DE"/>
    <w:rsid w:val="00B67AE3"/>
    <w:rsid w:val="00B67D14"/>
    <w:rsid w:val="00B67D58"/>
    <w:rsid w:val="00B67F0A"/>
    <w:rsid w:val="00B71043"/>
    <w:rsid w:val="00B714A8"/>
    <w:rsid w:val="00B71E2F"/>
    <w:rsid w:val="00B71F7F"/>
    <w:rsid w:val="00B72021"/>
    <w:rsid w:val="00B72781"/>
    <w:rsid w:val="00B73591"/>
    <w:rsid w:val="00B73741"/>
    <w:rsid w:val="00B7587D"/>
    <w:rsid w:val="00B75B63"/>
    <w:rsid w:val="00B765D7"/>
    <w:rsid w:val="00B76607"/>
    <w:rsid w:val="00B769D8"/>
    <w:rsid w:val="00B76FE3"/>
    <w:rsid w:val="00B801AA"/>
    <w:rsid w:val="00B820F0"/>
    <w:rsid w:val="00B82AA7"/>
    <w:rsid w:val="00B837F2"/>
    <w:rsid w:val="00B83BB5"/>
    <w:rsid w:val="00B83BF5"/>
    <w:rsid w:val="00B83DD6"/>
    <w:rsid w:val="00B83E57"/>
    <w:rsid w:val="00B843DD"/>
    <w:rsid w:val="00B84D37"/>
    <w:rsid w:val="00B84F1F"/>
    <w:rsid w:val="00B86318"/>
    <w:rsid w:val="00B86896"/>
    <w:rsid w:val="00B86A58"/>
    <w:rsid w:val="00B86B65"/>
    <w:rsid w:val="00B87A79"/>
    <w:rsid w:val="00B87F81"/>
    <w:rsid w:val="00B9090E"/>
    <w:rsid w:val="00B9185B"/>
    <w:rsid w:val="00B9193E"/>
    <w:rsid w:val="00B92D66"/>
    <w:rsid w:val="00B930CF"/>
    <w:rsid w:val="00B93317"/>
    <w:rsid w:val="00B934A5"/>
    <w:rsid w:val="00B9378A"/>
    <w:rsid w:val="00B940E5"/>
    <w:rsid w:val="00B94F57"/>
    <w:rsid w:val="00B95499"/>
    <w:rsid w:val="00B954C9"/>
    <w:rsid w:val="00B95753"/>
    <w:rsid w:val="00B95CB9"/>
    <w:rsid w:val="00B96DAA"/>
    <w:rsid w:val="00B97155"/>
    <w:rsid w:val="00BA069C"/>
    <w:rsid w:val="00BA0803"/>
    <w:rsid w:val="00BA0979"/>
    <w:rsid w:val="00BA0D38"/>
    <w:rsid w:val="00BA10C9"/>
    <w:rsid w:val="00BA1A8E"/>
    <w:rsid w:val="00BA1CFF"/>
    <w:rsid w:val="00BA231F"/>
    <w:rsid w:val="00BA70F3"/>
    <w:rsid w:val="00BA7E41"/>
    <w:rsid w:val="00BB015A"/>
    <w:rsid w:val="00BB093A"/>
    <w:rsid w:val="00BB1B7C"/>
    <w:rsid w:val="00BB1BD2"/>
    <w:rsid w:val="00BB272B"/>
    <w:rsid w:val="00BB27B6"/>
    <w:rsid w:val="00BB2950"/>
    <w:rsid w:val="00BB2C02"/>
    <w:rsid w:val="00BB4D7E"/>
    <w:rsid w:val="00BB5413"/>
    <w:rsid w:val="00BB573D"/>
    <w:rsid w:val="00BB62E7"/>
    <w:rsid w:val="00BB6624"/>
    <w:rsid w:val="00BB7D03"/>
    <w:rsid w:val="00BC000E"/>
    <w:rsid w:val="00BC0B0D"/>
    <w:rsid w:val="00BC0EE5"/>
    <w:rsid w:val="00BC22E8"/>
    <w:rsid w:val="00BC27A6"/>
    <w:rsid w:val="00BC2C77"/>
    <w:rsid w:val="00BC35BB"/>
    <w:rsid w:val="00BC44D1"/>
    <w:rsid w:val="00BC4DBC"/>
    <w:rsid w:val="00BC67DA"/>
    <w:rsid w:val="00BC7293"/>
    <w:rsid w:val="00BD2684"/>
    <w:rsid w:val="00BD26CF"/>
    <w:rsid w:val="00BD37E5"/>
    <w:rsid w:val="00BD4957"/>
    <w:rsid w:val="00BD4D4B"/>
    <w:rsid w:val="00BD4FB7"/>
    <w:rsid w:val="00BD552F"/>
    <w:rsid w:val="00BD6505"/>
    <w:rsid w:val="00BD6D4E"/>
    <w:rsid w:val="00BD738E"/>
    <w:rsid w:val="00BE4392"/>
    <w:rsid w:val="00BE4440"/>
    <w:rsid w:val="00BE4570"/>
    <w:rsid w:val="00BE54F9"/>
    <w:rsid w:val="00BE5825"/>
    <w:rsid w:val="00BE5EB4"/>
    <w:rsid w:val="00BE6749"/>
    <w:rsid w:val="00BE68FD"/>
    <w:rsid w:val="00BE749E"/>
    <w:rsid w:val="00BF081E"/>
    <w:rsid w:val="00BF0872"/>
    <w:rsid w:val="00BF1350"/>
    <w:rsid w:val="00BF142B"/>
    <w:rsid w:val="00BF1F65"/>
    <w:rsid w:val="00BF30A5"/>
    <w:rsid w:val="00BF40E8"/>
    <w:rsid w:val="00BF5771"/>
    <w:rsid w:val="00BF5C79"/>
    <w:rsid w:val="00BF5FBC"/>
    <w:rsid w:val="00BF6ACD"/>
    <w:rsid w:val="00BF6DF9"/>
    <w:rsid w:val="00BF747C"/>
    <w:rsid w:val="00BF74E9"/>
    <w:rsid w:val="00BF7CC0"/>
    <w:rsid w:val="00C006E8"/>
    <w:rsid w:val="00C00BF7"/>
    <w:rsid w:val="00C00EB1"/>
    <w:rsid w:val="00C00FA9"/>
    <w:rsid w:val="00C0102A"/>
    <w:rsid w:val="00C0111F"/>
    <w:rsid w:val="00C02F75"/>
    <w:rsid w:val="00C04149"/>
    <w:rsid w:val="00C048DE"/>
    <w:rsid w:val="00C04EAB"/>
    <w:rsid w:val="00C06408"/>
    <w:rsid w:val="00C06E8F"/>
    <w:rsid w:val="00C07C4D"/>
    <w:rsid w:val="00C1005D"/>
    <w:rsid w:val="00C10BF7"/>
    <w:rsid w:val="00C1163E"/>
    <w:rsid w:val="00C119AF"/>
    <w:rsid w:val="00C12711"/>
    <w:rsid w:val="00C12F61"/>
    <w:rsid w:val="00C13861"/>
    <w:rsid w:val="00C14344"/>
    <w:rsid w:val="00C15802"/>
    <w:rsid w:val="00C16728"/>
    <w:rsid w:val="00C170FA"/>
    <w:rsid w:val="00C17D2C"/>
    <w:rsid w:val="00C20108"/>
    <w:rsid w:val="00C20812"/>
    <w:rsid w:val="00C20BC1"/>
    <w:rsid w:val="00C20BF7"/>
    <w:rsid w:val="00C20D9D"/>
    <w:rsid w:val="00C20F93"/>
    <w:rsid w:val="00C2191A"/>
    <w:rsid w:val="00C21BC4"/>
    <w:rsid w:val="00C22762"/>
    <w:rsid w:val="00C25FA1"/>
    <w:rsid w:val="00C26618"/>
    <w:rsid w:val="00C26BB7"/>
    <w:rsid w:val="00C275A5"/>
    <w:rsid w:val="00C31074"/>
    <w:rsid w:val="00C32F6C"/>
    <w:rsid w:val="00C33C3E"/>
    <w:rsid w:val="00C34ECF"/>
    <w:rsid w:val="00C3558F"/>
    <w:rsid w:val="00C35716"/>
    <w:rsid w:val="00C35F65"/>
    <w:rsid w:val="00C36D6C"/>
    <w:rsid w:val="00C37772"/>
    <w:rsid w:val="00C37C0B"/>
    <w:rsid w:val="00C4062E"/>
    <w:rsid w:val="00C40A4A"/>
    <w:rsid w:val="00C416E7"/>
    <w:rsid w:val="00C416ED"/>
    <w:rsid w:val="00C42753"/>
    <w:rsid w:val="00C43320"/>
    <w:rsid w:val="00C43F1F"/>
    <w:rsid w:val="00C44308"/>
    <w:rsid w:val="00C44AE3"/>
    <w:rsid w:val="00C4564F"/>
    <w:rsid w:val="00C46C0F"/>
    <w:rsid w:val="00C5010C"/>
    <w:rsid w:val="00C50723"/>
    <w:rsid w:val="00C5117E"/>
    <w:rsid w:val="00C514C4"/>
    <w:rsid w:val="00C5499D"/>
    <w:rsid w:val="00C54D65"/>
    <w:rsid w:val="00C5510A"/>
    <w:rsid w:val="00C56E26"/>
    <w:rsid w:val="00C579A8"/>
    <w:rsid w:val="00C60C25"/>
    <w:rsid w:val="00C60F4C"/>
    <w:rsid w:val="00C61009"/>
    <w:rsid w:val="00C6104C"/>
    <w:rsid w:val="00C6224E"/>
    <w:rsid w:val="00C635D1"/>
    <w:rsid w:val="00C6477F"/>
    <w:rsid w:val="00C65183"/>
    <w:rsid w:val="00C652E3"/>
    <w:rsid w:val="00C65A93"/>
    <w:rsid w:val="00C6644B"/>
    <w:rsid w:val="00C66720"/>
    <w:rsid w:val="00C7047B"/>
    <w:rsid w:val="00C71033"/>
    <w:rsid w:val="00C71D6D"/>
    <w:rsid w:val="00C721F3"/>
    <w:rsid w:val="00C739CD"/>
    <w:rsid w:val="00C741AD"/>
    <w:rsid w:val="00C757C3"/>
    <w:rsid w:val="00C77995"/>
    <w:rsid w:val="00C779D6"/>
    <w:rsid w:val="00C77FF8"/>
    <w:rsid w:val="00C80153"/>
    <w:rsid w:val="00C81189"/>
    <w:rsid w:val="00C818B7"/>
    <w:rsid w:val="00C8236E"/>
    <w:rsid w:val="00C849FC"/>
    <w:rsid w:val="00C85A8D"/>
    <w:rsid w:val="00C85F7C"/>
    <w:rsid w:val="00C86153"/>
    <w:rsid w:val="00C8664D"/>
    <w:rsid w:val="00C87128"/>
    <w:rsid w:val="00C87408"/>
    <w:rsid w:val="00C87AEA"/>
    <w:rsid w:val="00C90529"/>
    <w:rsid w:val="00C90F32"/>
    <w:rsid w:val="00C91274"/>
    <w:rsid w:val="00C92946"/>
    <w:rsid w:val="00C929BD"/>
    <w:rsid w:val="00C9358A"/>
    <w:rsid w:val="00C953A8"/>
    <w:rsid w:val="00C9575D"/>
    <w:rsid w:val="00C95CF8"/>
    <w:rsid w:val="00C9764E"/>
    <w:rsid w:val="00CA0242"/>
    <w:rsid w:val="00CA03E6"/>
    <w:rsid w:val="00CA1391"/>
    <w:rsid w:val="00CA140B"/>
    <w:rsid w:val="00CA1742"/>
    <w:rsid w:val="00CA2A4A"/>
    <w:rsid w:val="00CA368F"/>
    <w:rsid w:val="00CA37A5"/>
    <w:rsid w:val="00CA3D4E"/>
    <w:rsid w:val="00CA4C62"/>
    <w:rsid w:val="00CA51D6"/>
    <w:rsid w:val="00CA567E"/>
    <w:rsid w:val="00CA5958"/>
    <w:rsid w:val="00CA62A5"/>
    <w:rsid w:val="00CA6FEB"/>
    <w:rsid w:val="00CB0089"/>
    <w:rsid w:val="00CB02FD"/>
    <w:rsid w:val="00CB0315"/>
    <w:rsid w:val="00CB19A6"/>
    <w:rsid w:val="00CB1D5C"/>
    <w:rsid w:val="00CB29FC"/>
    <w:rsid w:val="00CB2B89"/>
    <w:rsid w:val="00CB2C3A"/>
    <w:rsid w:val="00CB2CE5"/>
    <w:rsid w:val="00CB3777"/>
    <w:rsid w:val="00CB37AB"/>
    <w:rsid w:val="00CB3D19"/>
    <w:rsid w:val="00CB5695"/>
    <w:rsid w:val="00CB5EB9"/>
    <w:rsid w:val="00CB67E7"/>
    <w:rsid w:val="00CB7631"/>
    <w:rsid w:val="00CC0D1D"/>
    <w:rsid w:val="00CC1436"/>
    <w:rsid w:val="00CC1B75"/>
    <w:rsid w:val="00CC2404"/>
    <w:rsid w:val="00CC45DA"/>
    <w:rsid w:val="00CC4649"/>
    <w:rsid w:val="00CC4A9F"/>
    <w:rsid w:val="00CC4DA5"/>
    <w:rsid w:val="00CC53E7"/>
    <w:rsid w:val="00CC5EDE"/>
    <w:rsid w:val="00CC61F4"/>
    <w:rsid w:val="00CC6A40"/>
    <w:rsid w:val="00CC6B84"/>
    <w:rsid w:val="00CC7334"/>
    <w:rsid w:val="00CC78F9"/>
    <w:rsid w:val="00CC79EF"/>
    <w:rsid w:val="00CC7E29"/>
    <w:rsid w:val="00CC7FC6"/>
    <w:rsid w:val="00CD0391"/>
    <w:rsid w:val="00CD0862"/>
    <w:rsid w:val="00CD0F43"/>
    <w:rsid w:val="00CD1E3B"/>
    <w:rsid w:val="00CD2551"/>
    <w:rsid w:val="00CD2EFC"/>
    <w:rsid w:val="00CD33DD"/>
    <w:rsid w:val="00CD420A"/>
    <w:rsid w:val="00CD4A20"/>
    <w:rsid w:val="00CD7D23"/>
    <w:rsid w:val="00CE0393"/>
    <w:rsid w:val="00CE105A"/>
    <w:rsid w:val="00CE1D2B"/>
    <w:rsid w:val="00CE2D68"/>
    <w:rsid w:val="00CE3C6B"/>
    <w:rsid w:val="00CE4443"/>
    <w:rsid w:val="00CE4A69"/>
    <w:rsid w:val="00CE6143"/>
    <w:rsid w:val="00CE7CE9"/>
    <w:rsid w:val="00CF03C7"/>
    <w:rsid w:val="00CF0ABF"/>
    <w:rsid w:val="00CF1701"/>
    <w:rsid w:val="00CF1B24"/>
    <w:rsid w:val="00CF1DE5"/>
    <w:rsid w:val="00CF2D81"/>
    <w:rsid w:val="00CF3EE0"/>
    <w:rsid w:val="00CF4C8C"/>
    <w:rsid w:val="00CF4F4B"/>
    <w:rsid w:val="00CF5035"/>
    <w:rsid w:val="00CF5085"/>
    <w:rsid w:val="00CF59E2"/>
    <w:rsid w:val="00CF60DC"/>
    <w:rsid w:val="00CF6711"/>
    <w:rsid w:val="00CF675F"/>
    <w:rsid w:val="00CF6863"/>
    <w:rsid w:val="00CF71FA"/>
    <w:rsid w:val="00CF747A"/>
    <w:rsid w:val="00D00142"/>
    <w:rsid w:val="00D00F03"/>
    <w:rsid w:val="00D01593"/>
    <w:rsid w:val="00D0220B"/>
    <w:rsid w:val="00D02AFC"/>
    <w:rsid w:val="00D02C08"/>
    <w:rsid w:val="00D04B2E"/>
    <w:rsid w:val="00D04BB1"/>
    <w:rsid w:val="00D04E4E"/>
    <w:rsid w:val="00D11408"/>
    <w:rsid w:val="00D115B6"/>
    <w:rsid w:val="00D123C7"/>
    <w:rsid w:val="00D1251B"/>
    <w:rsid w:val="00D12BF2"/>
    <w:rsid w:val="00D136A4"/>
    <w:rsid w:val="00D136D1"/>
    <w:rsid w:val="00D137D7"/>
    <w:rsid w:val="00D13A1B"/>
    <w:rsid w:val="00D14F29"/>
    <w:rsid w:val="00D1641D"/>
    <w:rsid w:val="00D16BA2"/>
    <w:rsid w:val="00D17207"/>
    <w:rsid w:val="00D1738E"/>
    <w:rsid w:val="00D20AF9"/>
    <w:rsid w:val="00D20C34"/>
    <w:rsid w:val="00D2153D"/>
    <w:rsid w:val="00D22076"/>
    <w:rsid w:val="00D223EF"/>
    <w:rsid w:val="00D243C5"/>
    <w:rsid w:val="00D24F8E"/>
    <w:rsid w:val="00D24FDC"/>
    <w:rsid w:val="00D2656D"/>
    <w:rsid w:val="00D27A78"/>
    <w:rsid w:val="00D27E72"/>
    <w:rsid w:val="00D309F1"/>
    <w:rsid w:val="00D311B0"/>
    <w:rsid w:val="00D31B3C"/>
    <w:rsid w:val="00D31E8C"/>
    <w:rsid w:val="00D34913"/>
    <w:rsid w:val="00D34CFE"/>
    <w:rsid w:val="00D34ECC"/>
    <w:rsid w:val="00D35B59"/>
    <w:rsid w:val="00D36024"/>
    <w:rsid w:val="00D3677B"/>
    <w:rsid w:val="00D36C40"/>
    <w:rsid w:val="00D42242"/>
    <w:rsid w:val="00D4225D"/>
    <w:rsid w:val="00D42C78"/>
    <w:rsid w:val="00D43200"/>
    <w:rsid w:val="00D43B04"/>
    <w:rsid w:val="00D43DC5"/>
    <w:rsid w:val="00D43E78"/>
    <w:rsid w:val="00D43FB0"/>
    <w:rsid w:val="00D449CC"/>
    <w:rsid w:val="00D44D74"/>
    <w:rsid w:val="00D478D4"/>
    <w:rsid w:val="00D505A2"/>
    <w:rsid w:val="00D50D0A"/>
    <w:rsid w:val="00D517C7"/>
    <w:rsid w:val="00D51F7D"/>
    <w:rsid w:val="00D524F9"/>
    <w:rsid w:val="00D52CC2"/>
    <w:rsid w:val="00D54C9D"/>
    <w:rsid w:val="00D5532B"/>
    <w:rsid w:val="00D55E89"/>
    <w:rsid w:val="00D5656C"/>
    <w:rsid w:val="00D56CA8"/>
    <w:rsid w:val="00D56E03"/>
    <w:rsid w:val="00D572C2"/>
    <w:rsid w:val="00D6034C"/>
    <w:rsid w:val="00D61713"/>
    <w:rsid w:val="00D62B78"/>
    <w:rsid w:val="00D6361C"/>
    <w:rsid w:val="00D64172"/>
    <w:rsid w:val="00D64B10"/>
    <w:rsid w:val="00D65230"/>
    <w:rsid w:val="00D6557A"/>
    <w:rsid w:val="00D65C58"/>
    <w:rsid w:val="00D6610E"/>
    <w:rsid w:val="00D67E5F"/>
    <w:rsid w:val="00D70329"/>
    <w:rsid w:val="00D70B17"/>
    <w:rsid w:val="00D715EC"/>
    <w:rsid w:val="00D71B4E"/>
    <w:rsid w:val="00D729CF"/>
    <w:rsid w:val="00D73002"/>
    <w:rsid w:val="00D733E7"/>
    <w:rsid w:val="00D73747"/>
    <w:rsid w:val="00D75085"/>
    <w:rsid w:val="00D75CAA"/>
    <w:rsid w:val="00D75D71"/>
    <w:rsid w:val="00D760E3"/>
    <w:rsid w:val="00D764C8"/>
    <w:rsid w:val="00D77579"/>
    <w:rsid w:val="00D775F3"/>
    <w:rsid w:val="00D77C69"/>
    <w:rsid w:val="00D77F24"/>
    <w:rsid w:val="00D80434"/>
    <w:rsid w:val="00D80854"/>
    <w:rsid w:val="00D80FAA"/>
    <w:rsid w:val="00D826C6"/>
    <w:rsid w:val="00D835E0"/>
    <w:rsid w:val="00D8415A"/>
    <w:rsid w:val="00D848DE"/>
    <w:rsid w:val="00D84BDE"/>
    <w:rsid w:val="00D86E3C"/>
    <w:rsid w:val="00D87782"/>
    <w:rsid w:val="00D87F97"/>
    <w:rsid w:val="00D90319"/>
    <w:rsid w:val="00D937DB"/>
    <w:rsid w:val="00D93EC6"/>
    <w:rsid w:val="00D95D9E"/>
    <w:rsid w:val="00D963FF"/>
    <w:rsid w:val="00D97846"/>
    <w:rsid w:val="00D97B56"/>
    <w:rsid w:val="00DA0F34"/>
    <w:rsid w:val="00DA10C1"/>
    <w:rsid w:val="00DA13BB"/>
    <w:rsid w:val="00DA164A"/>
    <w:rsid w:val="00DA1E60"/>
    <w:rsid w:val="00DA1E6A"/>
    <w:rsid w:val="00DA3419"/>
    <w:rsid w:val="00DA3CC1"/>
    <w:rsid w:val="00DA4477"/>
    <w:rsid w:val="00DA5420"/>
    <w:rsid w:val="00DA58E3"/>
    <w:rsid w:val="00DA595C"/>
    <w:rsid w:val="00DA6271"/>
    <w:rsid w:val="00DA6460"/>
    <w:rsid w:val="00DA66CE"/>
    <w:rsid w:val="00DB12FB"/>
    <w:rsid w:val="00DB13A2"/>
    <w:rsid w:val="00DB1D32"/>
    <w:rsid w:val="00DB20CA"/>
    <w:rsid w:val="00DB2D7D"/>
    <w:rsid w:val="00DB2F2A"/>
    <w:rsid w:val="00DB30F9"/>
    <w:rsid w:val="00DB3D5C"/>
    <w:rsid w:val="00DB49AB"/>
    <w:rsid w:val="00DB4C41"/>
    <w:rsid w:val="00DB51AF"/>
    <w:rsid w:val="00DB5258"/>
    <w:rsid w:val="00DB55F0"/>
    <w:rsid w:val="00DB5FFF"/>
    <w:rsid w:val="00DB7861"/>
    <w:rsid w:val="00DB7CB7"/>
    <w:rsid w:val="00DB7D13"/>
    <w:rsid w:val="00DC0122"/>
    <w:rsid w:val="00DC044B"/>
    <w:rsid w:val="00DC1589"/>
    <w:rsid w:val="00DC1E9F"/>
    <w:rsid w:val="00DC2202"/>
    <w:rsid w:val="00DC235E"/>
    <w:rsid w:val="00DC2638"/>
    <w:rsid w:val="00DC2A82"/>
    <w:rsid w:val="00DC2E04"/>
    <w:rsid w:val="00DC5AAD"/>
    <w:rsid w:val="00DC5D3E"/>
    <w:rsid w:val="00DC60B7"/>
    <w:rsid w:val="00DC6713"/>
    <w:rsid w:val="00DC70D5"/>
    <w:rsid w:val="00DC726E"/>
    <w:rsid w:val="00DC7BED"/>
    <w:rsid w:val="00DD12DD"/>
    <w:rsid w:val="00DD2895"/>
    <w:rsid w:val="00DD2A8D"/>
    <w:rsid w:val="00DD3906"/>
    <w:rsid w:val="00DD4178"/>
    <w:rsid w:val="00DD48F6"/>
    <w:rsid w:val="00DD5A37"/>
    <w:rsid w:val="00DD72D6"/>
    <w:rsid w:val="00DE049C"/>
    <w:rsid w:val="00DE06AF"/>
    <w:rsid w:val="00DE0798"/>
    <w:rsid w:val="00DE0EEE"/>
    <w:rsid w:val="00DE203C"/>
    <w:rsid w:val="00DE2741"/>
    <w:rsid w:val="00DE2EC2"/>
    <w:rsid w:val="00DE37FE"/>
    <w:rsid w:val="00DE3F9F"/>
    <w:rsid w:val="00DE58AA"/>
    <w:rsid w:val="00DE5AC5"/>
    <w:rsid w:val="00DE663A"/>
    <w:rsid w:val="00DE74EB"/>
    <w:rsid w:val="00DF0106"/>
    <w:rsid w:val="00DF0A9F"/>
    <w:rsid w:val="00DF2C8F"/>
    <w:rsid w:val="00DF3F6A"/>
    <w:rsid w:val="00DF42A4"/>
    <w:rsid w:val="00DF4A6B"/>
    <w:rsid w:val="00DF4F98"/>
    <w:rsid w:val="00DF588A"/>
    <w:rsid w:val="00DF6E46"/>
    <w:rsid w:val="00DF7191"/>
    <w:rsid w:val="00DF7C1B"/>
    <w:rsid w:val="00E00316"/>
    <w:rsid w:val="00E01986"/>
    <w:rsid w:val="00E01B97"/>
    <w:rsid w:val="00E01BE1"/>
    <w:rsid w:val="00E01F93"/>
    <w:rsid w:val="00E02333"/>
    <w:rsid w:val="00E028F6"/>
    <w:rsid w:val="00E029BD"/>
    <w:rsid w:val="00E04EF0"/>
    <w:rsid w:val="00E05FB3"/>
    <w:rsid w:val="00E0648F"/>
    <w:rsid w:val="00E070F0"/>
    <w:rsid w:val="00E071F5"/>
    <w:rsid w:val="00E07235"/>
    <w:rsid w:val="00E07EDF"/>
    <w:rsid w:val="00E10528"/>
    <w:rsid w:val="00E120A0"/>
    <w:rsid w:val="00E1345A"/>
    <w:rsid w:val="00E153B4"/>
    <w:rsid w:val="00E15C1C"/>
    <w:rsid w:val="00E16876"/>
    <w:rsid w:val="00E16BC0"/>
    <w:rsid w:val="00E1752C"/>
    <w:rsid w:val="00E20DB8"/>
    <w:rsid w:val="00E214B7"/>
    <w:rsid w:val="00E220C5"/>
    <w:rsid w:val="00E22712"/>
    <w:rsid w:val="00E22907"/>
    <w:rsid w:val="00E22CD9"/>
    <w:rsid w:val="00E232FD"/>
    <w:rsid w:val="00E23BE5"/>
    <w:rsid w:val="00E24893"/>
    <w:rsid w:val="00E2493B"/>
    <w:rsid w:val="00E24CC4"/>
    <w:rsid w:val="00E24E29"/>
    <w:rsid w:val="00E258B2"/>
    <w:rsid w:val="00E27867"/>
    <w:rsid w:val="00E27D69"/>
    <w:rsid w:val="00E3084D"/>
    <w:rsid w:val="00E30E16"/>
    <w:rsid w:val="00E31593"/>
    <w:rsid w:val="00E317FF"/>
    <w:rsid w:val="00E32B2F"/>
    <w:rsid w:val="00E32F57"/>
    <w:rsid w:val="00E33B26"/>
    <w:rsid w:val="00E3422F"/>
    <w:rsid w:val="00E343D8"/>
    <w:rsid w:val="00E34C62"/>
    <w:rsid w:val="00E3770C"/>
    <w:rsid w:val="00E37842"/>
    <w:rsid w:val="00E37AB9"/>
    <w:rsid w:val="00E37C1C"/>
    <w:rsid w:val="00E40305"/>
    <w:rsid w:val="00E41FFA"/>
    <w:rsid w:val="00E423C8"/>
    <w:rsid w:val="00E43433"/>
    <w:rsid w:val="00E44020"/>
    <w:rsid w:val="00E46CE7"/>
    <w:rsid w:val="00E46F5C"/>
    <w:rsid w:val="00E47014"/>
    <w:rsid w:val="00E476D7"/>
    <w:rsid w:val="00E47814"/>
    <w:rsid w:val="00E47BDC"/>
    <w:rsid w:val="00E5066C"/>
    <w:rsid w:val="00E5081D"/>
    <w:rsid w:val="00E52171"/>
    <w:rsid w:val="00E52D31"/>
    <w:rsid w:val="00E533B2"/>
    <w:rsid w:val="00E549D1"/>
    <w:rsid w:val="00E54D39"/>
    <w:rsid w:val="00E55F5C"/>
    <w:rsid w:val="00E56FE9"/>
    <w:rsid w:val="00E578A6"/>
    <w:rsid w:val="00E57946"/>
    <w:rsid w:val="00E57E18"/>
    <w:rsid w:val="00E60409"/>
    <w:rsid w:val="00E60638"/>
    <w:rsid w:val="00E60A06"/>
    <w:rsid w:val="00E60A51"/>
    <w:rsid w:val="00E60BFE"/>
    <w:rsid w:val="00E613F9"/>
    <w:rsid w:val="00E61BF7"/>
    <w:rsid w:val="00E62211"/>
    <w:rsid w:val="00E624D2"/>
    <w:rsid w:val="00E6349A"/>
    <w:rsid w:val="00E637C5"/>
    <w:rsid w:val="00E63C99"/>
    <w:rsid w:val="00E64416"/>
    <w:rsid w:val="00E6448D"/>
    <w:rsid w:val="00E6481B"/>
    <w:rsid w:val="00E64933"/>
    <w:rsid w:val="00E65ADC"/>
    <w:rsid w:val="00E6613C"/>
    <w:rsid w:val="00E666E6"/>
    <w:rsid w:val="00E7081A"/>
    <w:rsid w:val="00E7175F"/>
    <w:rsid w:val="00E728B5"/>
    <w:rsid w:val="00E73B1E"/>
    <w:rsid w:val="00E73F5A"/>
    <w:rsid w:val="00E75058"/>
    <w:rsid w:val="00E750C8"/>
    <w:rsid w:val="00E752CF"/>
    <w:rsid w:val="00E7637D"/>
    <w:rsid w:val="00E76497"/>
    <w:rsid w:val="00E77AED"/>
    <w:rsid w:val="00E81506"/>
    <w:rsid w:val="00E815AF"/>
    <w:rsid w:val="00E81BDC"/>
    <w:rsid w:val="00E82BBC"/>
    <w:rsid w:val="00E82E18"/>
    <w:rsid w:val="00E83A48"/>
    <w:rsid w:val="00E83F0E"/>
    <w:rsid w:val="00E83F82"/>
    <w:rsid w:val="00E84C50"/>
    <w:rsid w:val="00E84DD1"/>
    <w:rsid w:val="00E85E19"/>
    <w:rsid w:val="00E9037D"/>
    <w:rsid w:val="00E90C90"/>
    <w:rsid w:val="00E90C98"/>
    <w:rsid w:val="00E9122E"/>
    <w:rsid w:val="00E91C63"/>
    <w:rsid w:val="00E91C76"/>
    <w:rsid w:val="00E92976"/>
    <w:rsid w:val="00E929BD"/>
    <w:rsid w:val="00E92E69"/>
    <w:rsid w:val="00E939E9"/>
    <w:rsid w:val="00E94540"/>
    <w:rsid w:val="00E94AD0"/>
    <w:rsid w:val="00E95DFC"/>
    <w:rsid w:val="00E96214"/>
    <w:rsid w:val="00EA1826"/>
    <w:rsid w:val="00EA1D84"/>
    <w:rsid w:val="00EA23E7"/>
    <w:rsid w:val="00EA4846"/>
    <w:rsid w:val="00EA5D45"/>
    <w:rsid w:val="00EA6455"/>
    <w:rsid w:val="00EA6D98"/>
    <w:rsid w:val="00EA7A79"/>
    <w:rsid w:val="00EB0084"/>
    <w:rsid w:val="00EB081C"/>
    <w:rsid w:val="00EB08E7"/>
    <w:rsid w:val="00EB4647"/>
    <w:rsid w:val="00EB5395"/>
    <w:rsid w:val="00EB74A7"/>
    <w:rsid w:val="00EC10E7"/>
    <w:rsid w:val="00EC1648"/>
    <w:rsid w:val="00EC1EAF"/>
    <w:rsid w:val="00EC22C5"/>
    <w:rsid w:val="00EC2DD2"/>
    <w:rsid w:val="00EC3878"/>
    <w:rsid w:val="00EC3CA9"/>
    <w:rsid w:val="00EC3ED3"/>
    <w:rsid w:val="00EC4031"/>
    <w:rsid w:val="00EC571D"/>
    <w:rsid w:val="00EC6930"/>
    <w:rsid w:val="00EC71CB"/>
    <w:rsid w:val="00EC7224"/>
    <w:rsid w:val="00EC7268"/>
    <w:rsid w:val="00ED000D"/>
    <w:rsid w:val="00ED1540"/>
    <w:rsid w:val="00ED1D97"/>
    <w:rsid w:val="00ED21E8"/>
    <w:rsid w:val="00ED4961"/>
    <w:rsid w:val="00ED5D4B"/>
    <w:rsid w:val="00ED6264"/>
    <w:rsid w:val="00ED65AD"/>
    <w:rsid w:val="00EE1FDA"/>
    <w:rsid w:val="00EE2007"/>
    <w:rsid w:val="00EE3D05"/>
    <w:rsid w:val="00EE44E1"/>
    <w:rsid w:val="00EE4DE2"/>
    <w:rsid w:val="00EE4FE6"/>
    <w:rsid w:val="00EE5C05"/>
    <w:rsid w:val="00EE611B"/>
    <w:rsid w:val="00EE6932"/>
    <w:rsid w:val="00EE7ADB"/>
    <w:rsid w:val="00EE7B4E"/>
    <w:rsid w:val="00EF0130"/>
    <w:rsid w:val="00EF0423"/>
    <w:rsid w:val="00EF070B"/>
    <w:rsid w:val="00EF199E"/>
    <w:rsid w:val="00EF30B3"/>
    <w:rsid w:val="00EF33A0"/>
    <w:rsid w:val="00EF3DC9"/>
    <w:rsid w:val="00EF547A"/>
    <w:rsid w:val="00EF586D"/>
    <w:rsid w:val="00EF63F6"/>
    <w:rsid w:val="00EF74B1"/>
    <w:rsid w:val="00EF7BF6"/>
    <w:rsid w:val="00F02802"/>
    <w:rsid w:val="00F03A24"/>
    <w:rsid w:val="00F05D90"/>
    <w:rsid w:val="00F05FBD"/>
    <w:rsid w:val="00F0674B"/>
    <w:rsid w:val="00F067AB"/>
    <w:rsid w:val="00F0713F"/>
    <w:rsid w:val="00F10928"/>
    <w:rsid w:val="00F1099C"/>
    <w:rsid w:val="00F1192B"/>
    <w:rsid w:val="00F12AA4"/>
    <w:rsid w:val="00F151CD"/>
    <w:rsid w:val="00F17F4B"/>
    <w:rsid w:val="00F22AE9"/>
    <w:rsid w:val="00F23DFB"/>
    <w:rsid w:val="00F2478E"/>
    <w:rsid w:val="00F25690"/>
    <w:rsid w:val="00F26F56"/>
    <w:rsid w:val="00F27290"/>
    <w:rsid w:val="00F276CD"/>
    <w:rsid w:val="00F279D8"/>
    <w:rsid w:val="00F27BC3"/>
    <w:rsid w:val="00F27C5C"/>
    <w:rsid w:val="00F308A4"/>
    <w:rsid w:val="00F30E72"/>
    <w:rsid w:val="00F31F81"/>
    <w:rsid w:val="00F326B3"/>
    <w:rsid w:val="00F33440"/>
    <w:rsid w:val="00F343FB"/>
    <w:rsid w:val="00F34520"/>
    <w:rsid w:val="00F34E71"/>
    <w:rsid w:val="00F3566C"/>
    <w:rsid w:val="00F3598B"/>
    <w:rsid w:val="00F36748"/>
    <w:rsid w:val="00F36EB0"/>
    <w:rsid w:val="00F37405"/>
    <w:rsid w:val="00F40C75"/>
    <w:rsid w:val="00F40E88"/>
    <w:rsid w:val="00F41512"/>
    <w:rsid w:val="00F42447"/>
    <w:rsid w:val="00F42926"/>
    <w:rsid w:val="00F43F93"/>
    <w:rsid w:val="00F43FEE"/>
    <w:rsid w:val="00F441CD"/>
    <w:rsid w:val="00F441EE"/>
    <w:rsid w:val="00F44459"/>
    <w:rsid w:val="00F469A8"/>
    <w:rsid w:val="00F50B10"/>
    <w:rsid w:val="00F51073"/>
    <w:rsid w:val="00F52108"/>
    <w:rsid w:val="00F52536"/>
    <w:rsid w:val="00F52A5E"/>
    <w:rsid w:val="00F5350F"/>
    <w:rsid w:val="00F5565B"/>
    <w:rsid w:val="00F5570B"/>
    <w:rsid w:val="00F56552"/>
    <w:rsid w:val="00F56F8E"/>
    <w:rsid w:val="00F57F71"/>
    <w:rsid w:val="00F612BF"/>
    <w:rsid w:val="00F62848"/>
    <w:rsid w:val="00F63201"/>
    <w:rsid w:val="00F63E06"/>
    <w:rsid w:val="00F64C9F"/>
    <w:rsid w:val="00F65B46"/>
    <w:rsid w:val="00F6710A"/>
    <w:rsid w:val="00F67956"/>
    <w:rsid w:val="00F70324"/>
    <w:rsid w:val="00F719AC"/>
    <w:rsid w:val="00F72A12"/>
    <w:rsid w:val="00F72C90"/>
    <w:rsid w:val="00F736F1"/>
    <w:rsid w:val="00F73A73"/>
    <w:rsid w:val="00F74812"/>
    <w:rsid w:val="00F77E51"/>
    <w:rsid w:val="00F8022E"/>
    <w:rsid w:val="00F80491"/>
    <w:rsid w:val="00F81B4D"/>
    <w:rsid w:val="00F82C1E"/>
    <w:rsid w:val="00F836E9"/>
    <w:rsid w:val="00F84008"/>
    <w:rsid w:val="00F841A3"/>
    <w:rsid w:val="00F84742"/>
    <w:rsid w:val="00F8554F"/>
    <w:rsid w:val="00F860C1"/>
    <w:rsid w:val="00F8677F"/>
    <w:rsid w:val="00F8693D"/>
    <w:rsid w:val="00F878C6"/>
    <w:rsid w:val="00F87F2F"/>
    <w:rsid w:val="00F902E3"/>
    <w:rsid w:val="00F90D0E"/>
    <w:rsid w:val="00F90E14"/>
    <w:rsid w:val="00F93DEB"/>
    <w:rsid w:val="00F956DC"/>
    <w:rsid w:val="00F97A6C"/>
    <w:rsid w:val="00FA0304"/>
    <w:rsid w:val="00FA2642"/>
    <w:rsid w:val="00FA2E1B"/>
    <w:rsid w:val="00FA3644"/>
    <w:rsid w:val="00FA3841"/>
    <w:rsid w:val="00FA4270"/>
    <w:rsid w:val="00FA442A"/>
    <w:rsid w:val="00FA4520"/>
    <w:rsid w:val="00FA452B"/>
    <w:rsid w:val="00FA4935"/>
    <w:rsid w:val="00FA6A6A"/>
    <w:rsid w:val="00FA7FCD"/>
    <w:rsid w:val="00FB057E"/>
    <w:rsid w:val="00FB1490"/>
    <w:rsid w:val="00FB149E"/>
    <w:rsid w:val="00FB31FD"/>
    <w:rsid w:val="00FB360A"/>
    <w:rsid w:val="00FB3619"/>
    <w:rsid w:val="00FB428C"/>
    <w:rsid w:val="00FB44E9"/>
    <w:rsid w:val="00FB4F75"/>
    <w:rsid w:val="00FB6F57"/>
    <w:rsid w:val="00FB785F"/>
    <w:rsid w:val="00FB7B93"/>
    <w:rsid w:val="00FC06C2"/>
    <w:rsid w:val="00FC1B04"/>
    <w:rsid w:val="00FC2E44"/>
    <w:rsid w:val="00FC3965"/>
    <w:rsid w:val="00FC4B53"/>
    <w:rsid w:val="00FC5C58"/>
    <w:rsid w:val="00FC726F"/>
    <w:rsid w:val="00FD013C"/>
    <w:rsid w:val="00FD0A90"/>
    <w:rsid w:val="00FD1009"/>
    <w:rsid w:val="00FD10B9"/>
    <w:rsid w:val="00FD4C37"/>
    <w:rsid w:val="00FD4D6B"/>
    <w:rsid w:val="00FD4EAC"/>
    <w:rsid w:val="00FD4EE5"/>
    <w:rsid w:val="00FD7116"/>
    <w:rsid w:val="00FE0070"/>
    <w:rsid w:val="00FE0C11"/>
    <w:rsid w:val="00FE1EEE"/>
    <w:rsid w:val="00FE326F"/>
    <w:rsid w:val="00FE4837"/>
    <w:rsid w:val="00FE533B"/>
    <w:rsid w:val="00FE5C03"/>
    <w:rsid w:val="00FE7944"/>
    <w:rsid w:val="00FF256B"/>
    <w:rsid w:val="00FF2D87"/>
    <w:rsid w:val="00FF3E1B"/>
    <w:rsid w:val="00FF5279"/>
    <w:rsid w:val="00FF53E1"/>
    <w:rsid w:val="00FF5B19"/>
    <w:rsid w:val="00FF6A98"/>
    <w:rsid w:val="00FF6BB2"/>
    <w:rsid w:val="00FF6F56"/>
    <w:rsid w:val="00FF7309"/>
    <w:rsid w:val="00FF7E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06C5B"/>
  <w15:chartTrackingRefBased/>
  <w15:docId w15:val="{F2C30878-EE00-4BB2-8DC5-45EFE9722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3A8"/>
  </w:style>
  <w:style w:type="paragraph" w:styleId="Heading1">
    <w:name w:val="heading 1"/>
    <w:basedOn w:val="Normal"/>
    <w:next w:val="Normal"/>
    <w:link w:val="Heading1Char"/>
    <w:uiPriority w:val="9"/>
    <w:qFormat/>
    <w:rsid w:val="00E05F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F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52B"/>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3A8"/>
    <w:pPr>
      <w:ind w:left="720"/>
      <w:contextualSpacing/>
    </w:pPr>
  </w:style>
  <w:style w:type="character" w:styleId="CommentReference">
    <w:name w:val="annotation reference"/>
    <w:basedOn w:val="DefaultParagraphFont"/>
    <w:uiPriority w:val="99"/>
    <w:semiHidden/>
    <w:unhideWhenUsed/>
    <w:rsid w:val="00821AAA"/>
    <w:rPr>
      <w:sz w:val="16"/>
      <w:szCs w:val="16"/>
    </w:rPr>
  </w:style>
  <w:style w:type="paragraph" w:styleId="CommentText">
    <w:name w:val="annotation text"/>
    <w:basedOn w:val="Normal"/>
    <w:link w:val="CommentTextChar"/>
    <w:uiPriority w:val="99"/>
    <w:unhideWhenUsed/>
    <w:rsid w:val="00821AAA"/>
    <w:pPr>
      <w:spacing w:line="240" w:lineRule="auto"/>
    </w:pPr>
    <w:rPr>
      <w:sz w:val="20"/>
      <w:szCs w:val="20"/>
    </w:rPr>
  </w:style>
  <w:style w:type="character" w:customStyle="1" w:styleId="CommentTextChar">
    <w:name w:val="Comment Text Char"/>
    <w:basedOn w:val="DefaultParagraphFont"/>
    <w:link w:val="CommentText"/>
    <w:uiPriority w:val="99"/>
    <w:rsid w:val="00821AAA"/>
    <w:rPr>
      <w:sz w:val="20"/>
      <w:szCs w:val="20"/>
    </w:rPr>
  </w:style>
  <w:style w:type="paragraph" w:styleId="CommentSubject">
    <w:name w:val="annotation subject"/>
    <w:basedOn w:val="CommentText"/>
    <w:next w:val="CommentText"/>
    <w:link w:val="CommentSubjectChar"/>
    <w:uiPriority w:val="99"/>
    <w:semiHidden/>
    <w:unhideWhenUsed/>
    <w:rsid w:val="00821AAA"/>
    <w:rPr>
      <w:b/>
      <w:bCs/>
    </w:rPr>
  </w:style>
  <w:style w:type="character" w:customStyle="1" w:styleId="CommentSubjectChar">
    <w:name w:val="Comment Subject Char"/>
    <w:basedOn w:val="CommentTextChar"/>
    <w:link w:val="CommentSubject"/>
    <w:uiPriority w:val="99"/>
    <w:semiHidden/>
    <w:rsid w:val="00821AAA"/>
    <w:rPr>
      <w:b/>
      <w:bCs/>
      <w:sz w:val="20"/>
      <w:szCs w:val="20"/>
    </w:rPr>
  </w:style>
  <w:style w:type="paragraph" w:styleId="BalloonText">
    <w:name w:val="Balloon Text"/>
    <w:basedOn w:val="Normal"/>
    <w:link w:val="BalloonTextChar"/>
    <w:uiPriority w:val="99"/>
    <w:semiHidden/>
    <w:unhideWhenUsed/>
    <w:rsid w:val="00821A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1AAA"/>
    <w:rPr>
      <w:rFonts w:ascii="Segoe UI" w:hAnsi="Segoe UI" w:cs="Segoe UI"/>
      <w:sz w:val="18"/>
      <w:szCs w:val="18"/>
    </w:rPr>
  </w:style>
  <w:style w:type="character" w:customStyle="1" w:styleId="gt-baf-cell">
    <w:name w:val="gt-baf-cell"/>
    <w:basedOn w:val="DefaultParagraphFont"/>
    <w:rsid w:val="005E577D"/>
  </w:style>
  <w:style w:type="paragraph" w:styleId="Header">
    <w:name w:val="header"/>
    <w:basedOn w:val="Normal"/>
    <w:link w:val="HeaderChar"/>
    <w:uiPriority w:val="99"/>
    <w:unhideWhenUsed/>
    <w:rsid w:val="00F64C9F"/>
    <w:pPr>
      <w:tabs>
        <w:tab w:val="center" w:pos="4153"/>
        <w:tab w:val="right" w:pos="8306"/>
      </w:tabs>
      <w:spacing w:after="0" w:line="240" w:lineRule="auto"/>
    </w:pPr>
  </w:style>
  <w:style w:type="character" w:customStyle="1" w:styleId="HeaderChar">
    <w:name w:val="Header Char"/>
    <w:basedOn w:val="DefaultParagraphFont"/>
    <w:link w:val="Header"/>
    <w:uiPriority w:val="99"/>
    <w:rsid w:val="00F64C9F"/>
  </w:style>
  <w:style w:type="paragraph" w:styleId="Footer">
    <w:name w:val="footer"/>
    <w:basedOn w:val="Normal"/>
    <w:link w:val="FooterChar"/>
    <w:uiPriority w:val="99"/>
    <w:unhideWhenUsed/>
    <w:rsid w:val="00F64C9F"/>
    <w:pPr>
      <w:tabs>
        <w:tab w:val="center" w:pos="4153"/>
        <w:tab w:val="right" w:pos="8306"/>
      </w:tabs>
      <w:spacing w:after="0" w:line="240" w:lineRule="auto"/>
    </w:pPr>
  </w:style>
  <w:style w:type="character" w:customStyle="1" w:styleId="FooterChar">
    <w:name w:val="Footer Char"/>
    <w:basedOn w:val="DefaultParagraphFont"/>
    <w:link w:val="Footer"/>
    <w:uiPriority w:val="99"/>
    <w:rsid w:val="00F64C9F"/>
  </w:style>
  <w:style w:type="paragraph" w:styleId="NormalWeb">
    <w:name w:val="Normal (Web)"/>
    <w:basedOn w:val="Normal"/>
    <w:uiPriority w:val="99"/>
    <w:unhideWhenUsed/>
    <w:rsid w:val="00467F0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67F00"/>
    <w:rPr>
      <w:color w:val="0000FF"/>
      <w:u w:val="single"/>
    </w:rPr>
  </w:style>
  <w:style w:type="paragraph" w:styleId="FootnoteText">
    <w:name w:val="footnote text"/>
    <w:basedOn w:val="Normal"/>
    <w:link w:val="FootnoteTextChar"/>
    <w:uiPriority w:val="99"/>
    <w:semiHidden/>
    <w:unhideWhenUsed/>
    <w:rsid w:val="00D95D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95D9E"/>
    <w:rPr>
      <w:sz w:val="20"/>
      <w:szCs w:val="20"/>
    </w:rPr>
  </w:style>
  <w:style w:type="character" w:styleId="FootnoteReference">
    <w:name w:val="footnote reference"/>
    <w:basedOn w:val="DefaultParagraphFont"/>
    <w:uiPriority w:val="99"/>
    <w:semiHidden/>
    <w:unhideWhenUsed/>
    <w:rsid w:val="00D95D9E"/>
    <w:rPr>
      <w:vertAlign w:val="superscript"/>
    </w:rPr>
  </w:style>
  <w:style w:type="character" w:customStyle="1" w:styleId="current-selection">
    <w:name w:val="current-selection"/>
    <w:basedOn w:val="DefaultParagraphFont"/>
    <w:rsid w:val="00DF588A"/>
  </w:style>
  <w:style w:type="paragraph" w:styleId="EndnoteText">
    <w:name w:val="endnote text"/>
    <w:basedOn w:val="Normal"/>
    <w:link w:val="EndnoteTextChar"/>
    <w:uiPriority w:val="99"/>
    <w:semiHidden/>
    <w:unhideWhenUsed/>
    <w:rsid w:val="00551E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1EFB"/>
    <w:rPr>
      <w:sz w:val="20"/>
      <w:szCs w:val="20"/>
    </w:rPr>
  </w:style>
  <w:style w:type="character" w:styleId="EndnoteReference">
    <w:name w:val="endnote reference"/>
    <w:basedOn w:val="DefaultParagraphFont"/>
    <w:uiPriority w:val="99"/>
    <w:semiHidden/>
    <w:unhideWhenUsed/>
    <w:rsid w:val="00551EFB"/>
    <w:rPr>
      <w:vertAlign w:val="superscript"/>
    </w:rPr>
  </w:style>
  <w:style w:type="character" w:customStyle="1" w:styleId="tlid-translation">
    <w:name w:val="tlid-translation"/>
    <w:basedOn w:val="DefaultParagraphFont"/>
    <w:rsid w:val="00A210D0"/>
  </w:style>
  <w:style w:type="paragraph" w:styleId="Revision">
    <w:name w:val="Revision"/>
    <w:hidden/>
    <w:uiPriority w:val="99"/>
    <w:semiHidden/>
    <w:rsid w:val="00F37405"/>
    <w:pPr>
      <w:spacing w:after="0" w:line="240" w:lineRule="auto"/>
    </w:pPr>
  </w:style>
  <w:style w:type="character" w:customStyle="1" w:styleId="Heading2Char">
    <w:name w:val="Heading 2 Char"/>
    <w:basedOn w:val="DefaultParagraphFont"/>
    <w:link w:val="Heading2"/>
    <w:uiPriority w:val="9"/>
    <w:rsid w:val="00E05FB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05FB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A76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AA7648"/>
    <w:pPr>
      <w:spacing w:after="0" w:line="240" w:lineRule="auto"/>
      <w:jc w:val="center"/>
    </w:pPr>
    <w:rPr>
      <w:rFonts w:eastAsiaTheme="minorEastAsia"/>
      <w:sz w:val="28"/>
      <w:szCs w:val="28"/>
      <w:lang w:bidi="ar-SA"/>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character" w:customStyle="1" w:styleId="dttext">
    <w:name w:val="dttext"/>
    <w:basedOn w:val="DefaultParagraphFont"/>
    <w:rsid w:val="006F56FE"/>
  </w:style>
  <w:style w:type="character" w:customStyle="1" w:styleId="text-uppercase">
    <w:name w:val="text-uppercase"/>
    <w:basedOn w:val="DefaultParagraphFont"/>
    <w:rsid w:val="006F56FE"/>
  </w:style>
  <w:style w:type="character" w:customStyle="1" w:styleId="text-lowercase">
    <w:name w:val="text-lowercase"/>
    <w:basedOn w:val="DefaultParagraphFont"/>
    <w:rsid w:val="006F56FE"/>
  </w:style>
  <w:style w:type="character" w:customStyle="1" w:styleId="def">
    <w:name w:val="def"/>
    <w:basedOn w:val="DefaultParagraphFont"/>
    <w:rsid w:val="006F56FE"/>
  </w:style>
  <w:style w:type="character" w:customStyle="1" w:styleId="UnresolvedMention1">
    <w:name w:val="Unresolved Mention1"/>
    <w:basedOn w:val="DefaultParagraphFont"/>
    <w:uiPriority w:val="99"/>
    <w:rsid w:val="006F56FE"/>
    <w:rPr>
      <w:color w:val="605E5C"/>
      <w:shd w:val="clear" w:color="auto" w:fill="E1DFDD"/>
    </w:rPr>
  </w:style>
  <w:style w:type="character" w:customStyle="1" w:styleId="ind">
    <w:name w:val="ind"/>
    <w:basedOn w:val="DefaultParagraphFont"/>
    <w:rsid w:val="00CC78F9"/>
  </w:style>
  <w:style w:type="character" w:styleId="Emphasis">
    <w:name w:val="Emphasis"/>
    <w:basedOn w:val="DefaultParagraphFont"/>
    <w:uiPriority w:val="20"/>
    <w:qFormat/>
    <w:rsid w:val="00CC78F9"/>
    <w:rPr>
      <w:i/>
      <w:iCs/>
    </w:rPr>
  </w:style>
  <w:style w:type="character" w:styleId="FollowedHyperlink">
    <w:name w:val="FollowedHyperlink"/>
    <w:basedOn w:val="DefaultParagraphFont"/>
    <w:uiPriority w:val="99"/>
    <w:semiHidden/>
    <w:unhideWhenUsed/>
    <w:rsid w:val="004E0358"/>
    <w:rPr>
      <w:color w:val="954F72" w:themeColor="followedHyperlink"/>
      <w:u w:val="single"/>
    </w:rPr>
  </w:style>
  <w:style w:type="character" w:customStyle="1" w:styleId="Heading3Char">
    <w:name w:val="Heading 3 Char"/>
    <w:basedOn w:val="DefaultParagraphFont"/>
    <w:link w:val="Heading3"/>
    <w:uiPriority w:val="9"/>
    <w:rsid w:val="002A152B"/>
    <w:rPr>
      <w:rFonts w:asciiTheme="majorHAnsi" w:eastAsiaTheme="majorEastAsia" w:hAnsiTheme="majorHAnsi" w:cstheme="majorBidi"/>
      <w:color w:val="1F3763" w:themeColor="accent1" w:themeShade="7F"/>
      <w:sz w:val="24"/>
      <w:szCs w:val="24"/>
    </w:rPr>
  </w:style>
  <w:style w:type="paragraph" w:customStyle="1" w:styleId="Normal1">
    <w:name w:val="Normal1"/>
    <w:basedOn w:val="Normal"/>
    <w:link w:val="normalChar"/>
    <w:qFormat/>
    <w:rsid w:val="002A152B"/>
    <w:pPr>
      <w:ind w:firstLine="720"/>
      <w:contextualSpacing/>
      <w:jc w:val="both"/>
    </w:pPr>
    <w:rPr>
      <w:rFonts w:ascii="Times New Roman" w:hAnsi="Times New Roman" w:cstheme="majorBidi"/>
      <w:sz w:val="24"/>
      <w:szCs w:val="24"/>
    </w:rPr>
  </w:style>
  <w:style w:type="character" w:customStyle="1" w:styleId="normalChar">
    <w:name w:val="normal Char"/>
    <w:basedOn w:val="DefaultParagraphFont"/>
    <w:link w:val="Normal1"/>
    <w:rsid w:val="002A152B"/>
    <w:rPr>
      <w:rFonts w:ascii="Times New Roman" w:hAnsi="Times New Roman" w:cstheme="majorBidi"/>
      <w:sz w:val="24"/>
      <w:szCs w:val="24"/>
    </w:rPr>
  </w:style>
  <w:style w:type="paragraph" w:styleId="NoSpacing">
    <w:name w:val="No Spacing"/>
    <w:uiPriority w:val="1"/>
    <w:qFormat/>
    <w:rsid w:val="007C20B0"/>
    <w:pPr>
      <w:spacing w:after="0" w:line="240" w:lineRule="auto"/>
      <w:ind w:firstLine="720"/>
      <w:contextualSpacing/>
      <w:jc w:val="both"/>
      <w:outlineLvl w:val="0"/>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98860">
      <w:bodyDiv w:val="1"/>
      <w:marLeft w:val="0"/>
      <w:marRight w:val="0"/>
      <w:marTop w:val="0"/>
      <w:marBottom w:val="0"/>
      <w:divBdr>
        <w:top w:val="none" w:sz="0" w:space="0" w:color="auto"/>
        <w:left w:val="none" w:sz="0" w:space="0" w:color="auto"/>
        <w:bottom w:val="none" w:sz="0" w:space="0" w:color="auto"/>
        <w:right w:val="none" w:sz="0" w:space="0" w:color="auto"/>
      </w:divBdr>
    </w:div>
    <w:div w:id="54008313">
      <w:bodyDiv w:val="1"/>
      <w:marLeft w:val="0"/>
      <w:marRight w:val="0"/>
      <w:marTop w:val="0"/>
      <w:marBottom w:val="0"/>
      <w:divBdr>
        <w:top w:val="none" w:sz="0" w:space="0" w:color="auto"/>
        <w:left w:val="none" w:sz="0" w:space="0" w:color="auto"/>
        <w:bottom w:val="none" w:sz="0" w:space="0" w:color="auto"/>
        <w:right w:val="none" w:sz="0" w:space="0" w:color="auto"/>
      </w:divBdr>
      <w:divsChild>
        <w:div w:id="1124494995">
          <w:marLeft w:val="0"/>
          <w:marRight w:val="0"/>
          <w:marTop w:val="0"/>
          <w:marBottom w:val="0"/>
          <w:divBdr>
            <w:top w:val="none" w:sz="0" w:space="0" w:color="auto"/>
            <w:left w:val="none" w:sz="0" w:space="0" w:color="auto"/>
            <w:bottom w:val="none" w:sz="0" w:space="0" w:color="auto"/>
            <w:right w:val="none" w:sz="0" w:space="0" w:color="auto"/>
          </w:divBdr>
        </w:div>
      </w:divsChild>
    </w:div>
    <w:div w:id="107554876">
      <w:bodyDiv w:val="1"/>
      <w:marLeft w:val="0"/>
      <w:marRight w:val="0"/>
      <w:marTop w:val="0"/>
      <w:marBottom w:val="0"/>
      <w:divBdr>
        <w:top w:val="none" w:sz="0" w:space="0" w:color="auto"/>
        <w:left w:val="none" w:sz="0" w:space="0" w:color="auto"/>
        <w:bottom w:val="none" w:sz="0" w:space="0" w:color="auto"/>
        <w:right w:val="none" w:sz="0" w:space="0" w:color="auto"/>
      </w:divBdr>
      <w:divsChild>
        <w:div w:id="1937472527">
          <w:marLeft w:val="0"/>
          <w:marRight w:val="0"/>
          <w:marTop w:val="0"/>
          <w:marBottom w:val="0"/>
          <w:divBdr>
            <w:top w:val="none" w:sz="0" w:space="0" w:color="auto"/>
            <w:left w:val="none" w:sz="0" w:space="0" w:color="auto"/>
            <w:bottom w:val="none" w:sz="0" w:space="0" w:color="auto"/>
            <w:right w:val="none" w:sz="0" w:space="0" w:color="auto"/>
          </w:divBdr>
          <w:divsChild>
            <w:div w:id="8282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2622">
      <w:bodyDiv w:val="1"/>
      <w:marLeft w:val="0"/>
      <w:marRight w:val="0"/>
      <w:marTop w:val="0"/>
      <w:marBottom w:val="0"/>
      <w:divBdr>
        <w:top w:val="none" w:sz="0" w:space="0" w:color="auto"/>
        <w:left w:val="none" w:sz="0" w:space="0" w:color="auto"/>
        <w:bottom w:val="none" w:sz="0" w:space="0" w:color="auto"/>
        <w:right w:val="none" w:sz="0" w:space="0" w:color="auto"/>
      </w:divBdr>
    </w:div>
    <w:div w:id="444471242">
      <w:bodyDiv w:val="1"/>
      <w:marLeft w:val="0"/>
      <w:marRight w:val="0"/>
      <w:marTop w:val="0"/>
      <w:marBottom w:val="0"/>
      <w:divBdr>
        <w:top w:val="none" w:sz="0" w:space="0" w:color="auto"/>
        <w:left w:val="none" w:sz="0" w:space="0" w:color="auto"/>
        <w:bottom w:val="none" w:sz="0" w:space="0" w:color="auto"/>
        <w:right w:val="none" w:sz="0" w:space="0" w:color="auto"/>
      </w:divBdr>
    </w:div>
    <w:div w:id="587882165">
      <w:bodyDiv w:val="1"/>
      <w:marLeft w:val="0"/>
      <w:marRight w:val="0"/>
      <w:marTop w:val="0"/>
      <w:marBottom w:val="0"/>
      <w:divBdr>
        <w:top w:val="none" w:sz="0" w:space="0" w:color="auto"/>
        <w:left w:val="none" w:sz="0" w:space="0" w:color="auto"/>
        <w:bottom w:val="none" w:sz="0" w:space="0" w:color="auto"/>
        <w:right w:val="none" w:sz="0" w:space="0" w:color="auto"/>
      </w:divBdr>
    </w:div>
    <w:div w:id="698429871">
      <w:bodyDiv w:val="1"/>
      <w:marLeft w:val="0"/>
      <w:marRight w:val="0"/>
      <w:marTop w:val="0"/>
      <w:marBottom w:val="0"/>
      <w:divBdr>
        <w:top w:val="none" w:sz="0" w:space="0" w:color="auto"/>
        <w:left w:val="none" w:sz="0" w:space="0" w:color="auto"/>
        <w:bottom w:val="none" w:sz="0" w:space="0" w:color="auto"/>
        <w:right w:val="none" w:sz="0" w:space="0" w:color="auto"/>
      </w:divBdr>
      <w:divsChild>
        <w:div w:id="2061399923">
          <w:marLeft w:val="0"/>
          <w:marRight w:val="0"/>
          <w:marTop w:val="0"/>
          <w:marBottom w:val="0"/>
          <w:divBdr>
            <w:top w:val="none" w:sz="0" w:space="0" w:color="auto"/>
            <w:left w:val="none" w:sz="0" w:space="0" w:color="auto"/>
            <w:bottom w:val="none" w:sz="0" w:space="0" w:color="auto"/>
            <w:right w:val="none" w:sz="0" w:space="0" w:color="auto"/>
          </w:divBdr>
        </w:div>
        <w:div w:id="439380286">
          <w:marLeft w:val="0"/>
          <w:marRight w:val="0"/>
          <w:marTop w:val="0"/>
          <w:marBottom w:val="0"/>
          <w:divBdr>
            <w:top w:val="none" w:sz="0" w:space="0" w:color="auto"/>
            <w:left w:val="none" w:sz="0" w:space="0" w:color="auto"/>
            <w:bottom w:val="none" w:sz="0" w:space="0" w:color="auto"/>
            <w:right w:val="none" w:sz="0" w:space="0" w:color="auto"/>
          </w:divBdr>
        </w:div>
      </w:divsChild>
    </w:div>
    <w:div w:id="831063038">
      <w:bodyDiv w:val="1"/>
      <w:marLeft w:val="0"/>
      <w:marRight w:val="0"/>
      <w:marTop w:val="0"/>
      <w:marBottom w:val="0"/>
      <w:divBdr>
        <w:top w:val="none" w:sz="0" w:space="0" w:color="auto"/>
        <w:left w:val="none" w:sz="0" w:space="0" w:color="auto"/>
        <w:bottom w:val="none" w:sz="0" w:space="0" w:color="auto"/>
        <w:right w:val="none" w:sz="0" w:space="0" w:color="auto"/>
      </w:divBdr>
    </w:div>
    <w:div w:id="1100835435">
      <w:bodyDiv w:val="1"/>
      <w:marLeft w:val="0"/>
      <w:marRight w:val="0"/>
      <w:marTop w:val="0"/>
      <w:marBottom w:val="0"/>
      <w:divBdr>
        <w:top w:val="none" w:sz="0" w:space="0" w:color="auto"/>
        <w:left w:val="none" w:sz="0" w:space="0" w:color="auto"/>
        <w:bottom w:val="none" w:sz="0" w:space="0" w:color="auto"/>
        <w:right w:val="none" w:sz="0" w:space="0" w:color="auto"/>
      </w:divBdr>
      <w:divsChild>
        <w:div w:id="449937242">
          <w:marLeft w:val="0"/>
          <w:marRight w:val="0"/>
          <w:marTop w:val="0"/>
          <w:marBottom w:val="0"/>
          <w:divBdr>
            <w:top w:val="none" w:sz="0" w:space="0" w:color="auto"/>
            <w:left w:val="none" w:sz="0" w:space="0" w:color="auto"/>
            <w:bottom w:val="none" w:sz="0" w:space="0" w:color="auto"/>
            <w:right w:val="none" w:sz="0" w:space="0" w:color="auto"/>
          </w:divBdr>
        </w:div>
      </w:divsChild>
    </w:div>
    <w:div w:id="1145200619">
      <w:bodyDiv w:val="1"/>
      <w:marLeft w:val="0"/>
      <w:marRight w:val="0"/>
      <w:marTop w:val="0"/>
      <w:marBottom w:val="0"/>
      <w:divBdr>
        <w:top w:val="none" w:sz="0" w:space="0" w:color="auto"/>
        <w:left w:val="none" w:sz="0" w:space="0" w:color="auto"/>
        <w:bottom w:val="none" w:sz="0" w:space="0" w:color="auto"/>
        <w:right w:val="none" w:sz="0" w:space="0" w:color="auto"/>
      </w:divBdr>
    </w:div>
    <w:div w:id="1206479656">
      <w:bodyDiv w:val="1"/>
      <w:marLeft w:val="0"/>
      <w:marRight w:val="0"/>
      <w:marTop w:val="0"/>
      <w:marBottom w:val="0"/>
      <w:divBdr>
        <w:top w:val="none" w:sz="0" w:space="0" w:color="auto"/>
        <w:left w:val="none" w:sz="0" w:space="0" w:color="auto"/>
        <w:bottom w:val="none" w:sz="0" w:space="0" w:color="auto"/>
        <w:right w:val="none" w:sz="0" w:space="0" w:color="auto"/>
      </w:divBdr>
      <w:divsChild>
        <w:div w:id="1767338624">
          <w:marLeft w:val="0"/>
          <w:marRight w:val="0"/>
          <w:marTop w:val="0"/>
          <w:marBottom w:val="0"/>
          <w:divBdr>
            <w:top w:val="none" w:sz="0" w:space="0" w:color="auto"/>
            <w:left w:val="none" w:sz="0" w:space="0" w:color="auto"/>
            <w:bottom w:val="none" w:sz="0" w:space="0" w:color="auto"/>
            <w:right w:val="none" w:sz="0" w:space="0" w:color="auto"/>
          </w:divBdr>
          <w:divsChild>
            <w:div w:id="28484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9650">
      <w:bodyDiv w:val="1"/>
      <w:marLeft w:val="0"/>
      <w:marRight w:val="0"/>
      <w:marTop w:val="0"/>
      <w:marBottom w:val="0"/>
      <w:divBdr>
        <w:top w:val="none" w:sz="0" w:space="0" w:color="auto"/>
        <w:left w:val="none" w:sz="0" w:space="0" w:color="auto"/>
        <w:bottom w:val="none" w:sz="0" w:space="0" w:color="auto"/>
        <w:right w:val="none" w:sz="0" w:space="0" w:color="auto"/>
      </w:divBdr>
    </w:div>
    <w:div w:id="1356348808">
      <w:bodyDiv w:val="1"/>
      <w:marLeft w:val="0"/>
      <w:marRight w:val="0"/>
      <w:marTop w:val="0"/>
      <w:marBottom w:val="0"/>
      <w:divBdr>
        <w:top w:val="none" w:sz="0" w:space="0" w:color="auto"/>
        <w:left w:val="none" w:sz="0" w:space="0" w:color="auto"/>
        <w:bottom w:val="none" w:sz="0" w:space="0" w:color="auto"/>
        <w:right w:val="none" w:sz="0" w:space="0" w:color="auto"/>
      </w:divBdr>
    </w:div>
    <w:div w:id="1423141653">
      <w:bodyDiv w:val="1"/>
      <w:marLeft w:val="0"/>
      <w:marRight w:val="0"/>
      <w:marTop w:val="0"/>
      <w:marBottom w:val="0"/>
      <w:divBdr>
        <w:top w:val="none" w:sz="0" w:space="0" w:color="auto"/>
        <w:left w:val="none" w:sz="0" w:space="0" w:color="auto"/>
        <w:bottom w:val="none" w:sz="0" w:space="0" w:color="auto"/>
        <w:right w:val="none" w:sz="0" w:space="0" w:color="auto"/>
      </w:divBdr>
    </w:div>
    <w:div w:id="1507751302">
      <w:bodyDiv w:val="1"/>
      <w:marLeft w:val="0"/>
      <w:marRight w:val="0"/>
      <w:marTop w:val="0"/>
      <w:marBottom w:val="0"/>
      <w:divBdr>
        <w:top w:val="none" w:sz="0" w:space="0" w:color="auto"/>
        <w:left w:val="none" w:sz="0" w:space="0" w:color="auto"/>
        <w:bottom w:val="none" w:sz="0" w:space="0" w:color="auto"/>
        <w:right w:val="none" w:sz="0" w:space="0" w:color="auto"/>
      </w:divBdr>
    </w:div>
    <w:div w:id="1587375344">
      <w:bodyDiv w:val="1"/>
      <w:marLeft w:val="0"/>
      <w:marRight w:val="0"/>
      <w:marTop w:val="0"/>
      <w:marBottom w:val="0"/>
      <w:divBdr>
        <w:top w:val="none" w:sz="0" w:space="0" w:color="auto"/>
        <w:left w:val="none" w:sz="0" w:space="0" w:color="auto"/>
        <w:bottom w:val="none" w:sz="0" w:space="0" w:color="auto"/>
        <w:right w:val="none" w:sz="0" w:space="0" w:color="auto"/>
      </w:divBdr>
    </w:div>
    <w:div w:id="1655526027">
      <w:bodyDiv w:val="1"/>
      <w:marLeft w:val="0"/>
      <w:marRight w:val="0"/>
      <w:marTop w:val="0"/>
      <w:marBottom w:val="0"/>
      <w:divBdr>
        <w:top w:val="none" w:sz="0" w:space="0" w:color="auto"/>
        <w:left w:val="none" w:sz="0" w:space="0" w:color="auto"/>
        <w:bottom w:val="none" w:sz="0" w:space="0" w:color="auto"/>
        <w:right w:val="none" w:sz="0" w:space="0" w:color="auto"/>
      </w:divBdr>
      <w:divsChild>
        <w:div w:id="905531530">
          <w:marLeft w:val="0"/>
          <w:marRight w:val="0"/>
          <w:marTop w:val="0"/>
          <w:marBottom w:val="0"/>
          <w:divBdr>
            <w:top w:val="none" w:sz="0" w:space="0" w:color="auto"/>
            <w:left w:val="none" w:sz="0" w:space="0" w:color="auto"/>
            <w:bottom w:val="none" w:sz="0" w:space="0" w:color="auto"/>
            <w:right w:val="none" w:sz="0" w:space="0" w:color="auto"/>
          </w:divBdr>
        </w:div>
      </w:divsChild>
    </w:div>
    <w:div w:id="1850294535">
      <w:bodyDiv w:val="1"/>
      <w:marLeft w:val="0"/>
      <w:marRight w:val="0"/>
      <w:marTop w:val="0"/>
      <w:marBottom w:val="0"/>
      <w:divBdr>
        <w:top w:val="none" w:sz="0" w:space="0" w:color="auto"/>
        <w:left w:val="none" w:sz="0" w:space="0" w:color="auto"/>
        <w:bottom w:val="none" w:sz="0" w:space="0" w:color="auto"/>
        <w:right w:val="none" w:sz="0" w:space="0" w:color="auto"/>
      </w:divBdr>
      <w:divsChild>
        <w:div w:id="569072383">
          <w:marLeft w:val="0"/>
          <w:marRight w:val="0"/>
          <w:marTop w:val="0"/>
          <w:marBottom w:val="0"/>
          <w:divBdr>
            <w:top w:val="none" w:sz="0" w:space="0" w:color="auto"/>
            <w:left w:val="none" w:sz="0" w:space="0" w:color="auto"/>
            <w:bottom w:val="none" w:sz="0" w:space="0" w:color="auto"/>
            <w:right w:val="none" w:sz="0" w:space="0" w:color="auto"/>
          </w:divBdr>
        </w:div>
        <w:div w:id="478500556">
          <w:marLeft w:val="0"/>
          <w:marRight w:val="0"/>
          <w:marTop w:val="0"/>
          <w:marBottom w:val="0"/>
          <w:divBdr>
            <w:top w:val="none" w:sz="0" w:space="0" w:color="auto"/>
            <w:left w:val="none" w:sz="0" w:space="0" w:color="auto"/>
            <w:bottom w:val="none" w:sz="0" w:space="0" w:color="auto"/>
            <w:right w:val="none" w:sz="0" w:space="0" w:color="auto"/>
          </w:divBdr>
        </w:div>
      </w:divsChild>
    </w:div>
    <w:div w:id="1945577389">
      <w:bodyDiv w:val="1"/>
      <w:marLeft w:val="0"/>
      <w:marRight w:val="0"/>
      <w:marTop w:val="0"/>
      <w:marBottom w:val="0"/>
      <w:divBdr>
        <w:top w:val="none" w:sz="0" w:space="0" w:color="auto"/>
        <w:left w:val="none" w:sz="0" w:space="0" w:color="auto"/>
        <w:bottom w:val="none" w:sz="0" w:space="0" w:color="auto"/>
        <w:right w:val="none" w:sz="0" w:space="0" w:color="auto"/>
      </w:divBdr>
      <w:divsChild>
        <w:div w:id="1776050389">
          <w:marLeft w:val="0"/>
          <w:marRight w:val="0"/>
          <w:marTop w:val="0"/>
          <w:marBottom w:val="0"/>
          <w:divBdr>
            <w:top w:val="none" w:sz="0" w:space="0" w:color="auto"/>
            <w:left w:val="none" w:sz="0" w:space="0" w:color="auto"/>
            <w:bottom w:val="none" w:sz="0" w:space="0" w:color="auto"/>
            <w:right w:val="none" w:sz="0" w:space="0" w:color="auto"/>
          </w:divBdr>
        </w:div>
      </w:divsChild>
    </w:div>
    <w:div w:id="1959481484">
      <w:bodyDiv w:val="1"/>
      <w:marLeft w:val="0"/>
      <w:marRight w:val="0"/>
      <w:marTop w:val="0"/>
      <w:marBottom w:val="0"/>
      <w:divBdr>
        <w:top w:val="none" w:sz="0" w:space="0" w:color="auto"/>
        <w:left w:val="none" w:sz="0" w:space="0" w:color="auto"/>
        <w:bottom w:val="none" w:sz="0" w:space="0" w:color="auto"/>
        <w:right w:val="none" w:sz="0" w:space="0" w:color="auto"/>
      </w:divBdr>
    </w:div>
    <w:div w:id="2094931537">
      <w:bodyDiv w:val="1"/>
      <w:marLeft w:val="0"/>
      <w:marRight w:val="0"/>
      <w:marTop w:val="0"/>
      <w:marBottom w:val="0"/>
      <w:divBdr>
        <w:top w:val="none" w:sz="0" w:space="0" w:color="auto"/>
        <w:left w:val="none" w:sz="0" w:space="0" w:color="auto"/>
        <w:bottom w:val="none" w:sz="0" w:space="0" w:color="auto"/>
        <w:right w:val="none" w:sz="0" w:space="0" w:color="auto"/>
      </w:divBdr>
    </w:div>
    <w:div w:id="209939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6EF94-AE50-4F9E-9351-1F879A45C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39</Pages>
  <Words>132560</Words>
  <Characters>755597</Characters>
  <Application>Microsoft Office Word</Application>
  <DocSecurity>0</DocSecurity>
  <Lines>6296</Lines>
  <Paragraphs>1772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886385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 Dar-Garber</dc:creator>
  <cp:keywords/>
  <dc:description/>
  <cp:lastModifiedBy>0mer dar</cp:lastModifiedBy>
  <cp:revision>71</cp:revision>
  <cp:lastPrinted>2019-09-30T08:36:00Z</cp:lastPrinted>
  <dcterms:created xsi:type="dcterms:W3CDTF">2020-03-09T04:57:00Z</dcterms:created>
  <dcterms:modified xsi:type="dcterms:W3CDTF">2020-03-18T10:07:00Z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Id 1_1">
    <vt:lpwstr>http://www.zotero.org/styles/american-political-science-association</vt:lpwstr>
  </property>
  <property fmtid="{D5CDD505-2E9C-101B-9397-08002B2CF9AE}" pid="4" name="Mendeley Recent Style Id 2_1">
    <vt:lpwstr>http://www.zotero.org/styles/apa</vt:lpwstr>
  </property>
  <property fmtid="{D5CDD505-2E9C-101B-9397-08002B2CF9AE}" pid="5" name="Mendeley Recent Style Id 3_1">
    <vt:lpwstr>http://www.zotero.org/styles/american-sociological-association</vt:lpwstr>
  </property>
  <property fmtid="{D5CDD505-2E9C-101B-9397-08002B2CF9AE}" pid="6" name="Mendeley Recent Style Id 4_1">
    <vt:lpwstr>http://www.zotero.org/styles/chicago-author-date</vt:lpwstr>
  </property>
  <property fmtid="{D5CDD505-2E9C-101B-9397-08002B2CF9AE}" pid="7" name="Mendeley Recent Style Id 5_1">
    <vt:lpwstr>http://www.zotero.org/styles/harvard-cite-them-right</vt:lpwstr>
  </property>
  <property fmtid="{D5CDD505-2E9C-101B-9397-08002B2CF9AE}" pid="8" name="Mendeley Recent Style Id 6_1">
    <vt:lpwstr>http://www.zotero.org/styles/ieee</vt:lpwstr>
  </property>
  <property fmtid="{D5CDD505-2E9C-101B-9397-08002B2CF9AE}" pid="9" name="Mendeley Recent Style Id 7_1">
    <vt:lpwstr>http://www.zotero.org/styles/modern-humanities-research-association</vt:lpwstr>
  </property>
  <property fmtid="{D5CDD505-2E9C-101B-9397-08002B2CF9AE}" pid="10" name="Mendeley Recent Style Id 8_1">
    <vt:lpwstr>http://www.zotero.org/styles/modern-language-association</vt:lpwstr>
  </property>
  <property fmtid="{D5CDD505-2E9C-101B-9397-08002B2CF9AE}" pid="11" name="Mendeley Recent Style Id 9_1">
    <vt:lpwstr>http://www.zotero.org/styles/nature</vt:lpwstr>
  </property>
  <property fmtid="{D5CDD505-2E9C-101B-9397-08002B2CF9AE}" pid="12" name="Mendeley Recent Style Name 0_1">
    <vt:lpwstr>American Medical Association</vt:lpwstr>
  </property>
  <property fmtid="{D5CDD505-2E9C-101B-9397-08002B2CF9AE}" pid="13" name="Mendeley Recent Style Name 1_1">
    <vt:lpwstr>American Political Science Association</vt:lpwstr>
  </property>
  <property fmtid="{D5CDD505-2E9C-101B-9397-08002B2CF9AE}" pid="14" name="Mendeley Recent Style Name 2_1">
    <vt:lpwstr>American Psychological Association 6th edition</vt:lpwstr>
  </property>
  <property fmtid="{D5CDD505-2E9C-101B-9397-08002B2CF9AE}" pid="15" name="Mendeley Recent Style Name 3_1">
    <vt:lpwstr>American Sociological Association</vt:lpwstr>
  </property>
  <property fmtid="{D5CDD505-2E9C-101B-9397-08002B2CF9AE}" pid="16" name="Mendeley Recent Style Name 4_1">
    <vt:lpwstr>Chicago Manual of Style 17th edition (author-date)</vt:lpwstr>
  </property>
  <property fmtid="{D5CDD505-2E9C-101B-9397-08002B2CF9AE}" pid="17" name="Mendeley Recent Style Name 5_1">
    <vt:lpwstr>Cite Them Right 10th edition - Harvard</vt:lpwstr>
  </property>
  <property fmtid="{D5CDD505-2E9C-101B-9397-08002B2CF9AE}" pid="18" name="Mendeley Recent Style Name 6_1">
    <vt:lpwstr>IEEE</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Name 8_1">
    <vt:lpwstr>Modern Language Association 8th edition</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c68025af-18c5-317f-997d-6cb0e584f995</vt:lpwstr>
  </property>
</Properties>
</file>
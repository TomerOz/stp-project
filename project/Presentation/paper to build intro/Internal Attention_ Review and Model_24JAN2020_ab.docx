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0E37D" w14:textId="77777777" w:rsidR="009D56AA" w:rsidRPr="0016161E" w:rsidRDefault="009D56AA" w:rsidP="00894805">
      <w:pPr>
        <w:pStyle w:val="Heading1"/>
        <w:rPr>
          <w:lang w:val="en-IL"/>
          <w:rPrChange w:id="2" w:author="יפתח עמיר" w:date="2020-01-26T13:44:00Z">
            <w:rPr/>
          </w:rPrChange>
        </w:rPr>
      </w:pPr>
    </w:p>
    <w:p w14:paraId="76400C6B" w14:textId="77777777" w:rsidR="009D56AA" w:rsidRDefault="009D56AA" w:rsidP="00A426BC">
      <w:pPr>
        <w:pStyle w:val="Heading1"/>
      </w:pPr>
    </w:p>
    <w:p w14:paraId="5A594D2A" w14:textId="77777777" w:rsidR="009D56AA" w:rsidRDefault="009D56AA" w:rsidP="00A426BC">
      <w:pPr>
        <w:pStyle w:val="Heading1"/>
      </w:pPr>
    </w:p>
    <w:p w14:paraId="5E14CD9A" w14:textId="26F85BF6" w:rsidR="00E97991" w:rsidDel="00507015" w:rsidRDefault="006A7928" w:rsidP="00A426BC">
      <w:pPr>
        <w:pStyle w:val="Heading1"/>
        <w:rPr>
          <w:del w:id="3" w:author="עמית ברנשטיין" w:date="2020-03-08T15:07:00Z"/>
        </w:rPr>
      </w:pPr>
      <w:commentRangeStart w:id="4"/>
      <w:del w:id="5" w:author="עמית ברנשטיין" w:date="2020-03-08T15:07:00Z">
        <w:r w:rsidRPr="009D56AA" w:rsidDel="00507015">
          <w:delText>Internal Attention and Mental Health</w:delText>
        </w:r>
        <w:commentRangeEnd w:id="4"/>
        <w:r w:rsidR="00B50A5C" w:rsidDel="00507015">
          <w:rPr>
            <w:rStyle w:val="CommentReference"/>
            <w:rFonts w:ascii="Times New Roman" w:eastAsiaTheme="minorHAnsi" w:hAnsi="Times New Roman" w:cstheme="minorBidi"/>
            <w:b w:val="0"/>
          </w:rPr>
          <w:commentReference w:id="4"/>
        </w:r>
        <w:r w:rsidRPr="009D56AA" w:rsidDel="00507015">
          <w:delText xml:space="preserve">: </w:delText>
        </w:r>
        <w:r w:rsidR="009E1150" w:rsidRPr="009D56AA" w:rsidDel="00507015">
          <w:delText>Shifting Perspective f</w:delText>
        </w:r>
        <w:r w:rsidRPr="009D56AA" w:rsidDel="00507015">
          <w:delText>rom Looking Out to Looking In</w:delText>
        </w:r>
      </w:del>
    </w:p>
    <w:p w14:paraId="39BD58FA" w14:textId="47F77585" w:rsidR="009D56AA" w:rsidRDefault="00350137" w:rsidP="006822F2">
      <w:pPr>
        <w:ind w:firstLine="0"/>
        <w:jc w:val="center"/>
        <w:rPr>
          <w:rFonts w:asciiTheme="majorBidi" w:hAnsiTheme="majorBidi" w:cstheme="majorBidi"/>
        </w:rPr>
      </w:pPr>
      <w:r>
        <w:t xml:space="preserve">A Conceptual and </w:t>
      </w:r>
      <w:commentRangeStart w:id="6"/>
      <w:r>
        <w:t>Computational</w:t>
      </w:r>
      <w:commentRangeEnd w:id="6"/>
      <w:r w:rsidR="002A5BA5">
        <w:rPr>
          <w:rStyle w:val="CommentReference"/>
        </w:rPr>
        <w:commentReference w:id="6"/>
      </w:r>
      <w:r w:rsidR="00340FFB">
        <w:t xml:space="preserve"> Dynamic Systems Theory of </w:t>
      </w:r>
      <w:r w:rsidRPr="00DA1BDC">
        <w:t xml:space="preserve">Internal </w:t>
      </w:r>
      <w:r w:rsidRPr="00DA1BDC">
        <w:rPr>
          <w:rPrChange w:id="7" w:author="עמית ברנשטיין" w:date="2019-11-26T11:26:00Z">
            <w:rPr>
              <w:highlight w:val="yellow"/>
            </w:rPr>
          </w:rPrChange>
        </w:rPr>
        <w:t>Attention</w:t>
      </w:r>
      <w:r w:rsidR="00340FFB" w:rsidRPr="00DA1BDC">
        <w:rPr>
          <w:rPrChange w:id="8" w:author="עמית ברנשטיין" w:date="2019-11-26T11:26:00Z">
            <w:rPr>
              <w:highlight w:val="yellow"/>
            </w:rPr>
          </w:rPrChange>
        </w:rPr>
        <w:t xml:space="preserve">, </w:t>
      </w:r>
      <w:r w:rsidRPr="00DA1BDC">
        <w:rPr>
          <w:rPrChange w:id="9" w:author="עמית ברנשטיין" w:date="2019-11-26T11:26:00Z">
            <w:rPr>
              <w:highlight w:val="yellow"/>
            </w:rPr>
          </w:rPrChange>
        </w:rPr>
        <w:t>Thought, and Emotion</w:t>
      </w:r>
      <w:r w:rsidR="00340FFB" w:rsidRPr="00DA1BDC">
        <w:rPr>
          <w:rPrChange w:id="10" w:author="עמית ברנשטיין" w:date="2019-11-26T11:26:00Z">
            <w:rPr>
              <w:highlight w:val="yellow"/>
            </w:rPr>
          </w:rPrChange>
        </w:rPr>
        <w:t>, &amp; Mental Health</w:t>
      </w:r>
      <w:r w:rsidR="00340FFB" w:rsidRPr="00DA1BDC">
        <w:t>:</w:t>
      </w:r>
      <w:r w:rsidR="00340FFB">
        <w:t xml:space="preserve"> </w:t>
      </w:r>
      <w:r>
        <w:t>Attention-to-Thought (A2T) Model</w:t>
      </w:r>
    </w:p>
    <w:p w14:paraId="535C59AD" w14:textId="18E936AA" w:rsidR="009D56AA" w:rsidRDefault="009D56AA" w:rsidP="004E02D3">
      <w:pPr>
        <w:ind w:firstLine="0"/>
        <w:rPr>
          <w:rFonts w:asciiTheme="majorBidi" w:hAnsiTheme="majorBidi" w:cstheme="majorBidi"/>
        </w:rPr>
      </w:pPr>
    </w:p>
    <w:p w14:paraId="45E2D20D" w14:textId="29A122B4" w:rsidR="009D56AA" w:rsidRDefault="009D56AA" w:rsidP="004E02D3">
      <w:pPr>
        <w:ind w:firstLine="0"/>
        <w:rPr>
          <w:rFonts w:asciiTheme="majorBidi" w:hAnsiTheme="majorBidi" w:cstheme="majorBidi"/>
        </w:rPr>
      </w:pPr>
    </w:p>
    <w:p w14:paraId="79ED7F76" w14:textId="79AD1958" w:rsidR="009D56AA" w:rsidRDefault="009D56AA" w:rsidP="004E02D3">
      <w:pPr>
        <w:ind w:firstLine="0"/>
        <w:jc w:val="center"/>
        <w:rPr>
          <w:rFonts w:asciiTheme="majorBidi" w:hAnsiTheme="majorBidi" w:cstheme="majorBidi"/>
        </w:rPr>
      </w:pPr>
      <w:proofErr w:type="spellStart"/>
      <w:r>
        <w:rPr>
          <w:rFonts w:asciiTheme="majorBidi" w:hAnsiTheme="majorBidi" w:cstheme="majorBidi"/>
        </w:rPr>
        <w:t>Iftach</w:t>
      </w:r>
      <w:proofErr w:type="spellEnd"/>
      <w:r>
        <w:rPr>
          <w:rFonts w:asciiTheme="majorBidi" w:hAnsiTheme="majorBidi" w:cstheme="majorBidi"/>
        </w:rPr>
        <w:t xml:space="preserve"> Amir</w:t>
      </w:r>
      <w:r w:rsidR="00694E4F">
        <w:rPr>
          <w:rFonts w:asciiTheme="majorBidi" w:hAnsiTheme="majorBidi" w:cstheme="majorBidi"/>
        </w:rPr>
        <w:t>, M.A. &amp;</w:t>
      </w:r>
      <w:r>
        <w:rPr>
          <w:rFonts w:asciiTheme="majorBidi" w:hAnsiTheme="majorBidi" w:cstheme="majorBidi"/>
        </w:rPr>
        <w:t xml:space="preserve"> Amit Bernstein,</w:t>
      </w:r>
      <w:r w:rsidR="00694E4F">
        <w:rPr>
          <w:rFonts w:asciiTheme="majorBidi" w:hAnsiTheme="majorBidi" w:cstheme="majorBidi"/>
        </w:rPr>
        <w:t xml:space="preserve"> Ph.D.</w:t>
      </w:r>
    </w:p>
    <w:p w14:paraId="582ECF89" w14:textId="5C684601" w:rsidR="009D56AA" w:rsidRPr="004E02D3" w:rsidRDefault="009D56AA" w:rsidP="004E02D3">
      <w:pPr>
        <w:ind w:firstLine="0"/>
        <w:jc w:val="center"/>
        <w:rPr>
          <w:rFonts w:asciiTheme="majorBidi" w:hAnsiTheme="majorBidi" w:cstheme="majorBidi"/>
        </w:rPr>
      </w:pPr>
      <w:r>
        <w:rPr>
          <w:rFonts w:asciiTheme="majorBidi" w:hAnsiTheme="majorBidi" w:cstheme="majorBidi"/>
        </w:rPr>
        <w:t>University of Haifa, Israel</w:t>
      </w:r>
    </w:p>
    <w:p w14:paraId="1A458D93" w14:textId="765ED50B" w:rsidR="009D56AA" w:rsidRDefault="009D56AA" w:rsidP="004E02D3">
      <w:pPr>
        <w:ind w:firstLine="0"/>
        <w:rPr>
          <w:ins w:id="11" w:author="עמית ברנשטיין" w:date="2019-11-26T11:29:00Z"/>
          <w:rFonts w:asciiTheme="majorBidi" w:hAnsiTheme="majorBidi" w:cstheme="majorBidi"/>
        </w:rPr>
      </w:pPr>
    </w:p>
    <w:p w14:paraId="4D30987C" w14:textId="77777777" w:rsidR="009D56AA" w:rsidRDefault="009D56AA" w:rsidP="004E02D3">
      <w:pPr>
        <w:ind w:firstLine="0"/>
        <w:rPr>
          <w:rFonts w:asciiTheme="majorBidi" w:hAnsiTheme="majorBidi" w:cstheme="majorBidi"/>
        </w:rPr>
      </w:pPr>
    </w:p>
    <w:p w14:paraId="5073320B" w14:textId="77777777" w:rsidR="009D56AA" w:rsidRDefault="009D56AA" w:rsidP="004E02D3">
      <w:pPr>
        <w:ind w:firstLine="0"/>
        <w:rPr>
          <w:rFonts w:asciiTheme="majorBidi" w:hAnsiTheme="majorBidi" w:cstheme="majorBidi"/>
        </w:rPr>
      </w:pPr>
      <w:r>
        <w:rPr>
          <w:rFonts w:asciiTheme="majorBidi" w:hAnsiTheme="majorBidi" w:cstheme="majorBidi"/>
        </w:rPr>
        <w:t>Author note:</w:t>
      </w:r>
    </w:p>
    <w:p w14:paraId="5F206702" w14:textId="78542DEF" w:rsidR="009D56AA" w:rsidRPr="004E02D3" w:rsidRDefault="009D56AA" w:rsidP="004E02D3">
      <w:pPr>
        <w:ind w:firstLine="0"/>
        <w:rPr>
          <w:rFonts w:asciiTheme="majorBidi" w:hAnsiTheme="majorBidi" w:cstheme="majorBidi"/>
        </w:rPr>
      </w:pPr>
      <w:r>
        <w:rPr>
          <w:rFonts w:asciiTheme="majorBidi" w:hAnsiTheme="majorBidi" w:cstheme="majorBidi"/>
        </w:rPr>
        <w:br w:type="page"/>
      </w:r>
    </w:p>
    <w:p w14:paraId="17039AD0" w14:textId="77777777" w:rsidR="009D56AA" w:rsidRDefault="009D56AA" w:rsidP="00894805">
      <w:pPr>
        <w:pStyle w:val="Heading1"/>
        <w:rPr>
          <w:bCs/>
        </w:rPr>
      </w:pPr>
      <w:r>
        <w:lastRenderedPageBreak/>
        <w:t>Abstract</w:t>
      </w:r>
    </w:p>
    <w:p w14:paraId="16A0DECC" w14:textId="66C56991" w:rsidR="009D56AA" w:rsidRPr="0019029C" w:rsidRDefault="0019029C" w:rsidP="004C28BE">
      <w:pPr>
        <w:ind w:firstLine="0"/>
      </w:pPr>
      <w:r w:rsidRPr="00E97991">
        <w:rPr>
          <w:rFonts w:asciiTheme="majorBidi" w:hAnsiTheme="majorBidi" w:cstheme="majorBidi"/>
        </w:rPr>
        <w:t>From moment-to-moment</w:t>
      </w:r>
      <w:r>
        <w:rPr>
          <w:rFonts w:asciiTheme="majorBidi" w:hAnsiTheme="majorBidi" w:cstheme="majorBidi"/>
        </w:rPr>
        <w:t>,</w:t>
      </w:r>
      <w:r w:rsidRPr="00E97991">
        <w:rPr>
          <w:rFonts w:asciiTheme="majorBidi" w:hAnsiTheme="majorBidi" w:cstheme="majorBidi"/>
        </w:rPr>
        <w:t xml:space="preserve"> our minds are challenged to process events in the external </w:t>
      </w:r>
      <w:r>
        <w:rPr>
          <w:rFonts w:asciiTheme="majorBidi" w:hAnsiTheme="majorBidi" w:cstheme="majorBidi"/>
        </w:rPr>
        <w:t>environment</w:t>
      </w:r>
      <w:r w:rsidR="00023226">
        <w:rPr>
          <w:rFonts w:asciiTheme="majorBidi" w:hAnsiTheme="majorBidi" w:cstheme="majorBidi"/>
        </w:rPr>
        <w:t xml:space="preserve"> as wel</w:t>
      </w:r>
      <w:ins w:id="12" w:author="יפתח עמיר" w:date="2019-09-15T16:40:00Z">
        <w:r w:rsidR="0092677D">
          <w:rPr>
            <w:rFonts w:asciiTheme="majorBidi" w:hAnsiTheme="majorBidi" w:cstheme="majorBidi"/>
          </w:rPr>
          <w:t>l</w:t>
        </w:r>
      </w:ins>
      <w:r w:rsidR="00023226">
        <w:rPr>
          <w:rFonts w:asciiTheme="majorBidi" w:hAnsiTheme="majorBidi" w:cstheme="majorBidi"/>
        </w:rPr>
        <w:t xml:space="preserve"> as</w:t>
      </w:r>
      <w:r w:rsidRPr="00E97991">
        <w:rPr>
          <w:rFonts w:asciiTheme="majorBidi" w:hAnsiTheme="majorBidi" w:cstheme="majorBidi"/>
        </w:rPr>
        <w:t xml:space="preserve"> internal events within our mind</w:t>
      </w:r>
      <w:r>
        <w:rPr>
          <w:rFonts w:asciiTheme="majorBidi" w:hAnsiTheme="majorBidi" w:cstheme="majorBidi"/>
        </w:rPr>
        <w:t xml:space="preserve"> </w:t>
      </w:r>
      <w:r w:rsidR="00023226">
        <w:rPr>
          <w:rFonts w:asciiTheme="majorBidi" w:hAnsiTheme="majorBidi" w:cstheme="majorBidi"/>
        </w:rPr>
        <w:t>including</w:t>
      </w:r>
      <w:ins w:id="13" w:author="יפתח עמיר" w:date="2019-09-15T16:40:00Z">
        <w:r w:rsidR="0092677D">
          <w:rPr>
            <w:rFonts w:asciiTheme="majorBidi" w:hAnsiTheme="majorBidi" w:cstheme="majorBidi"/>
          </w:rPr>
          <w:t xml:space="preserve"> </w:t>
        </w:r>
      </w:ins>
      <w:r>
        <w:rPr>
          <w:rFonts w:asciiTheme="majorBidi" w:hAnsiTheme="majorBidi" w:cstheme="majorBidi"/>
        </w:rPr>
        <w:t>our thoughts, memories and emotions.</w:t>
      </w:r>
      <w:r w:rsidRPr="00E97991">
        <w:rPr>
          <w:rFonts w:asciiTheme="majorBidi" w:hAnsiTheme="majorBidi" w:cstheme="majorBidi"/>
        </w:rPr>
        <w:t xml:space="preserve"> </w:t>
      </w:r>
      <w:r w:rsidR="00023226">
        <w:rPr>
          <w:rFonts w:asciiTheme="majorBidi" w:hAnsiTheme="majorBidi" w:cstheme="majorBidi"/>
        </w:rPr>
        <w:t>Notably,</w:t>
      </w:r>
      <w:r>
        <w:rPr>
          <w:rFonts w:asciiTheme="majorBidi" w:hAnsiTheme="majorBidi" w:cstheme="majorBidi"/>
        </w:rPr>
        <w:t xml:space="preserve"> </w:t>
      </w:r>
      <w:commentRangeStart w:id="14"/>
      <w:commentRangeEnd w:id="14"/>
      <w:r>
        <w:rPr>
          <w:rStyle w:val="CommentReference"/>
        </w:rPr>
        <w:commentReference w:id="14"/>
      </w:r>
      <w:r>
        <w:rPr>
          <w:rFonts w:asciiTheme="majorBidi" w:hAnsiTheme="majorBidi" w:cstheme="majorBidi"/>
        </w:rPr>
        <w:t xml:space="preserve">the </w:t>
      </w:r>
      <w:r w:rsidR="009D56AA">
        <w:rPr>
          <w:rFonts w:asciiTheme="majorBidi" w:hAnsiTheme="majorBidi" w:cstheme="majorBidi"/>
        </w:rPr>
        <w:t>propensity to focus inward is fundamental to the subjective experience of human mental life</w:t>
      </w:r>
      <w:r>
        <w:rPr>
          <w:rFonts w:asciiTheme="majorBidi" w:hAnsiTheme="majorBidi" w:cstheme="majorBidi"/>
        </w:rPr>
        <w:t>, adaptive functioning and</w:t>
      </w:r>
      <w:r w:rsidR="009D56AA">
        <w:rPr>
          <w:rFonts w:asciiTheme="majorBidi" w:hAnsiTheme="majorBidi" w:cstheme="majorBidi"/>
        </w:rPr>
        <w:t xml:space="preserve"> wellbeing</w:t>
      </w:r>
      <w:r>
        <w:rPr>
          <w:rFonts w:asciiTheme="majorBidi" w:hAnsiTheme="majorBidi" w:cstheme="majorBidi"/>
        </w:rPr>
        <w:t>,</w:t>
      </w:r>
      <w:r w:rsidR="009D56AA">
        <w:rPr>
          <w:rFonts w:asciiTheme="majorBidi" w:hAnsiTheme="majorBidi" w:cstheme="majorBidi"/>
        </w:rPr>
        <w:t xml:space="preserve"> and </w:t>
      </w:r>
      <w:r>
        <w:rPr>
          <w:rFonts w:asciiTheme="majorBidi" w:hAnsiTheme="majorBidi" w:cstheme="majorBidi"/>
        </w:rPr>
        <w:t xml:space="preserve">accordingly also </w:t>
      </w:r>
      <w:r w:rsidR="009D56AA">
        <w:rPr>
          <w:rFonts w:asciiTheme="majorBidi" w:hAnsiTheme="majorBidi" w:cstheme="majorBidi"/>
        </w:rPr>
        <w:t>suffering</w:t>
      </w:r>
      <w:r w:rsidR="009D56AA">
        <w:t xml:space="preserve"> </w:t>
      </w:r>
      <w:r>
        <w:t xml:space="preserve">and mental health. </w:t>
      </w:r>
      <w:r w:rsidR="00694E4F">
        <w:t>T</w:t>
      </w:r>
      <w:r w:rsidR="005A162D" w:rsidRPr="00E10C4C">
        <w:t xml:space="preserve">o understand how internal attention is linked to mental health we need to understand how it functions as part of a dynamic system of cognitive processes that sub-serve </w:t>
      </w:r>
      <w:r w:rsidR="005A162D">
        <w:t xml:space="preserve">(mal)adaptive </w:t>
      </w:r>
      <w:r w:rsidR="005A162D" w:rsidRPr="00E10C4C">
        <w:t>mental habits and related cognitive vulnerability</w:t>
      </w:r>
      <w:r w:rsidR="005A162D">
        <w:t xml:space="preserve">. </w:t>
      </w:r>
      <w:commentRangeStart w:id="15"/>
      <w:r>
        <w:rPr>
          <w:rFonts w:asciiTheme="majorBidi" w:hAnsiTheme="majorBidi" w:cstheme="majorBidi"/>
        </w:rPr>
        <w:t xml:space="preserve">We therefore </w:t>
      </w:r>
      <w:r w:rsidRPr="00E97991">
        <w:rPr>
          <w:rFonts w:asciiTheme="majorBidi" w:hAnsiTheme="majorBidi" w:cstheme="majorBidi"/>
        </w:rPr>
        <w:t xml:space="preserve">introduce </w:t>
      </w:r>
      <w:commentRangeStart w:id="16"/>
      <w:r w:rsidRPr="00E97991">
        <w:rPr>
          <w:rFonts w:asciiTheme="majorBidi" w:hAnsiTheme="majorBidi" w:cstheme="majorBidi"/>
        </w:rPr>
        <w:t>a</w:t>
      </w:r>
      <w:commentRangeEnd w:id="16"/>
      <w:r>
        <w:rPr>
          <w:rStyle w:val="CommentReference"/>
        </w:rPr>
        <w:commentReference w:id="16"/>
      </w:r>
      <w:r w:rsidRPr="00E97991">
        <w:rPr>
          <w:rFonts w:asciiTheme="majorBidi" w:hAnsiTheme="majorBidi" w:cstheme="majorBidi"/>
        </w:rPr>
        <w:t xml:space="preserve"> mechanistic model </w:t>
      </w:r>
      <w:r>
        <w:rPr>
          <w:rFonts w:asciiTheme="majorBidi" w:hAnsiTheme="majorBidi" w:cstheme="majorBidi"/>
        </w:rPr>
        <w:t>of</w:t>
      </w:r>
      <w:r w:rsidRPr="00E97991">
        <w:rPr>
          <w:rFonts w:asciiTheme="majorBidi" w:hAnsiTheme="majorBidi" w:cstheme="majorBidi"/>
        </w:rPr>
        <w:t xml:space="preserve"> the nature and functions of internal attention in the context or environmental demand</w:t>
      </w:r>
      <w:r>
        <w:rPr>
          <w:rFonts w:cstheme="majorBidi"/>
        </w:rPr>
        <w:t>s</w:t>
      </w:r>
      <w:r w:rsidRPr="00E97991">
        <w:rPr>
          <w:rFonts w:asciiTheme="majorBidi" w:hAnsiTheme="majorBidi" w:cstheme="majorBidi"/>
        </w:rPr>
        <w:t xml:space="preserve"> of cognition</w:t>
      </w:r>
      <w:r>
        <w:rPr>
          <w:rFonts w:cstheme="majorBidi"/>
        </w:rPr>
        <w:t>s</w:t>
      </w:r>
      <w:r w:rsidRPr="00E97991">
        <w:rPr>
          <w:rFonts w:asciiTheme="majorBidi" w:hAnsiTheme="majorBidi" w:cstheme="majorBidi"/>
        </w:rPr>
        <w:t xml:space="preserve"> of past and future events</w:t>
      </w:r>
      <w:r>
        <w:rPr>
          <w:rFonts w:cstheme="majorBidi"/>
        </w:rPr>
        <w:t xml:space="preserve"> and how individual differences within the model account for individual differences in higher-level cognitive vulnerabilities</w:t>
      </w:r>
      <w:commentRangeEnd w:id="15"/>
      <w:r>
        <w:rPr>
          <w:rStyle w:val="CommentReference"/>
        </w:rPr>
        <w:commentReference w:id="15"/>
      </w:r>
      <w:r w:rsidRPr="00E97991">
        <w:rPr>
          <w:rFonts w:asciiTheme="majorBidi" w:hAnsiTheme="majorBidi" w:cstheme="majorBidi"/>
        </w:rPr>
        <w:t>.</w:t>
      </w:r>
      <w:r>
        <w:rPr>
          <w:rFonts w:asciiTheme="majorBidi" w:hAnsiTheme="majorBidi" w:cstheme="majorBidi"/>
        </w:rPr>
        <w:t xml:space="preserve"> The </w:t>
      </w:r>
      <w:r w:rsidRPr="00E97991">
        <w:rPr>
          <w:rFonts w:asciiTheme="majorBidi" w:hAnsiTheme="majorBidi" w:cstheme="majorBidi"/>
        </w:rPr>
        <w:t xml:space="preserve">model </w:t>
      </w:r>
      <w:r>
        <w:rPr>
          <w:rFonts w:asciiTheme="majorBidi" w:hAnsiTheme="majorBidi" w:cstheme="majorBidi"/>
        </w:rPr>
        <w:t xml:space="preserve">characterizes how internal attention </w:t>
      </w:r>
      <w:r w:rsidRPr="00E97991">
        <w:rPr>
          <w:rFonts w:asciiTheme="majorBidi" w:hAnsiTheme="majorBidi" w:cstheme="majorBidi"/>
        </w:rPr>
        <w:t>is expresse</w:t>
      </w:r>
      <w:r>
        <w:rPr>
          <w:rFonts w:asciiTheme="majorBidi" w:hAnsiTheme="majorBidi" w:cstheme="majorBidi"/>
        </w:rPr>
        <w:t xml:space="preserve">d and </w:t>
      </w:r>
      <w:r w:rsidRPr="00E97991">
        <w:rPr>
          <w:rFonts w:asciiTheme="majorBidi" w:hAnsiTheme="majorBidi" w:cstheme="majorBidi"/>
        </w:rPr>
        <w:t>iteratively tran</w:t>
      </w:r>
      <w:r>
        <w:rPr>
          <w:rFonts w:asciiTheme="majorBidi" w:hAnsiTheme="majorBidi" w:cstheme="majorBidi"/>
        </w:rPr>
        <w:t xml:space="preserve">sacts with </w:t>
      </w:r>
      <w:r w:rsidR="005A162D">
        <w:rPr>
          <w:rFonts w:asciiTheme="majorBidi" w:hAnsiTheme="majorBidi" w:cstheme="majorBidi"/>
        </w:rPr>
        <w:t xml:space="preserve">contextual demands, representations in </w:t>
      </w:r>
      <w:del w:id="17" w:author="יפתח עמיר" w:date="2019-09-15T16:41:00Z">
        <w:r w:rsidR="005A162D" w:rsidDel="0092677D">
          <w:rPr>
            <w:rFonts w:asciiTheme="majorBidi" w:hAnsiTheme="majorBidi" w:cstheme="majorBidi"/>
          </w:rPr>
          <w:delText xml:space="preserve">WM </w:delText>
        </w:r>
      </w:del>
      <w:ins w:id="18" w:author="יפתח עמיר" w:date="2019-09-15T16:41:00Z">
        <w:r w:rsidR="0092677D">
          <w:rPr>
            <w:rFonts w:asciiTheme="majorBidi" w:hAnsiTheme="majorBidi" w:cstheme="majorBidi"/>
          </w:rPr>
          <w:t xml:space="preserve">working-memory </w:t>
        </w:r>
      </w:ins>
      <w:r w:rsidR="005A162D">
        <w:rPr>
          <w:rFonts w:asciiTheme="majorBidi" w:hAnsiTheme="majorBidi" w:cstheme="majorBidi"/>
        </w:rPr>
        <w:t xml:space="preserve">and affect, </w:t>
      </w:r>
      <w:r w:rsidRPr="00E97991">
        <w:rPr>
          <w:rFonts w:asciiTheme="majorBidi" w:hAnsiTheme="majorBidi" w:cstheme="majorBidi"/>
        </w:rPr>
        <w:t xml:space="preserve">from moment-to-moment in time and context, </w:t>
      </w:r>
      <w:r>
        <w:rPr>
          <w:rFonts w:asciiTheme="majorBidi" w:hAnsiTheme="majorBidi" w:cstheme="majorBidi"/>
        </w:rPr>
        <w:t>and thereby sub-serves common forms of cognitive</w:t>
      </w:r>
      <w:r w:rsidRPr="00E97991">
        <w:rPr>
          <w:rFonts w:asciiTheme="majorBidi" w:hAnsiTheme="majorBidi" w:cstheme="majorBidi"/>
        </w:rPr>
        <w:t xml:space="preserve"> </w:t>
      </w:r>
      <w:r w:rsidRPr="00E973A7">
        <w:rPr>
          <w:rFonts w:asciiTheme="majorBidi" w:hAnsiTheme="majorBidi" w:cstheme="majorBidi"/>
        </w:rPr>
        <w:t>vulnerability</w:t>
      </w:r>
      <w:r w:rsidR="00023226">
        <w:rPr>
          <w:rFonts w:asciiTheme="majorBidi" w:hAnsiTheme="majorBidi" w:cstheme="majorBidi"/>
        </w:rPr>
        <w:t xml:space="preserve"> </w:t>
      </w:r>
      <w:commentRangeStart w:id="19"/>
      <w:r w:rsidR="00023226">
        <w:rPr>
          <w:rFonts w:asciiTheme="majorBidi" w:hAnsiTheme="majorBidi" w:cstheme="majorBidi"/>
        </w:rPr>
        <w:t>as well as XXXXX and YYYY</w:t>
      </w:r>
      <w:commentRangeEnd w:id="19"/>
      <w:r w:rsidR="00023226">
        <w:rPr>
          <w:rStyle w:val="CommentReference"/>
        </w:rPr>
        <w:commentReference w:id="19"/>
      </w:r>
      <w:r w:rsidRPr="00E973A7">
        <w:rPr>
          <w:rFonts w:asciiTheme="majorBidi" w:hAnsiTheme="majorBidi" w:cstheme="majorBidi"/>
        </w:rPr>
        <w:t>.</w:t>
      </w:r>
      <w:r w:rsidRPr="00E973A7">
        <w:rPr>
          <w:rFonts w:cstheme="majorBidi"/>
        </w:rPr>
        <w:t xml:space="preserve"> </w:t>
      </w:r>
      <w:r>
        <w:rPr>
          <w:rFonts w:cstheme="majorBidi"/>
        </w:rPr>
        <w:t>We (1) first provide brief overview and defin</w:t>
      </w:r>
      <w:r w:rsidR="00EF7BFB">
        <w:rPr>
          <w:rFonts w:cstheme="majorBidi"/>
        </w:rPr>
        <w:t>i</w:t>
      </w:r>
      <w:r>
        <w:rPr>
          <w:rFonts w:cstheme="majorBidi"/>
        </w:rPr>
        <w:t>tion of key concepts, including external attention, internal attention and working memory, and their functional relations to mental health; (</w:t>
      </w:r>
      <w:r w:rsidRPr="00664F21">
        <w:rPr>
          <w:rFonts w:cstheme="majorBidi"/>
          <w:highlight w:val="yellow"/>
        </w:rPr>
        <w:t>2)</w:t>
      </w:r>
      <w:r w:rsidR="005A162D">
        <w:rPr>
          <w:rFonts w:cstheme="majorBidi"/>
          <w:highlight w:val="yellow"/>
        </w:rPr>
        <w:t xml:space="preserve"> outline the model and</w:t>
      </w:r>
      <w:r w:rsidRPr="00664F21">
        <w:rPr>
          <w:rFonts w:cstheme="majorBidi"/>
          <w:highlight w:val="yellow"/>
        </w:rPr>
        <w:t xml:space="preserve"> </w:t>
      </w:r>
      <w:r w:rsidR="005A162D">
        <w:rPr>
          <w:rFonts w:cstheme="majorBidi"/>
          <w:highlight w:val="yellow"/>
        </w:rPr>
        <w:t>the c</w:t>
      </w:r>
      <w:r>
        <w:rPr>
          <w:rFonts w:cstheme="majorBidi"/>
          <w:highlight w:val="yellow"/>
        </w:rPr>
        <w:t xml:space="preserve">ommon temporal trajectories </w:t>
      </w:r>
      <w:r w:rsidR="005A162D">
        <w:rPr>
          <w:rFonts w:cstheme="majorBidi"/>
          <w:highlight w:val="yellow"/>
        </w:rPr>
        <w:t>in which</w:t>
      </w:r>
      <w:r>
        <w:rPr>
          <w:rFonts w:cstheme="majorBidi"/>
          <w:highlight w:val="yellow"/>
        </w:rPr>
        <w:t xml:space="preserve"> </w:t>
      </w:r>
      <w:r w:rsidR="005A162D">
        <w:rPr>
          <w:rFonts w:cstheme="majorBidi"/>
          <w:highlight w:val="yellow"/>
        </w:rPr>
        <w:t>the model may unfold;</w:t>
      </w:r>
      <w:r w:rsidRPr="00664F21">
        <w:rPr>
          <w:rFonts w:cstheme="majorBidi"/>
          <w:highlight w:val="yellow"/>
        </w:rPr>
        <w:t xml:space="preserve"> (3) </w:t>
      </w:r>
      <w:r w:rsidR="005A162D">
        <w:rPr>
          <w:rFonts w:cstheme="majorBidi"/>
          <w:highlight w:val="yellow"/>
        </w:rPr>
        <w:t>h</w:t>
      </w:r>
      <w:r>
        <w:rPr>
          <w:rFonts w:cstheme="majorBidi"/>
          <w:highlight w:val="yellow"/>
        </w:rPr>
        <w:t>ow such trajectories may underly higher-order processes of cognitive vulnerabilities</w:t>
      </w:r>
      <w:r w:rsidR="005A162D">
        <w:rPr>
          <w:rFonts w:cstheme="majorBidi"/>
          <w:highlight w:val="yellow"/>
        </w:rPr>
        <w:t xml:space="preserve"> (e.g., repetitive negative thinking)</w:t>
      </w:r>
      <w:r>
        <w:rPr>
          <w:rFonts w:cstheme="majorBidi"/>
          <w:highlight w:val="yellow"/>
        </w:rPr>
        <w:t xml:space="preserve"> </w:t>
      </w:r>
      <w:r w:rsidR="005A162D">
        <w:rPr>
          <w:rFonts w:cstheme="majorBidi"/>
          <w:highlight w:val="yellow"/>
        </w:rPr>
        <w:t xml:space="preserve">or resilience (e.g., mindfulness) </w:t>
      </w:r>
      <w:r>
        <w:rPr>
          <w:rFonts w:cstheme="majorBidi"/>
          <w:highlight w:val="yellow"/>
        </w:rPr>
        <w:t xml:space="preserve">to mental ill health; (4) </w:t>
      </w:r>
      <w:r w:rsidR="005A162D">
        <w:rPr>
          <w:rFonts w:cstheme="majorBidi"/>
          <w:highlight w:val="yellow"/>
        </w:rPr>
        <w:t xml:space="preserve">the utilities of the proposed model, such as for formulating </w:t>
      </w:r>
      <w:r w:rsidR="00EF7BFB">
        <w:rPr>
          <w:rFonts w:cstheme="majorBidi"/>
          <w:highlight w:val="yellow"/>
        </w:rPr>
        <w:t>computational</w:t>
      </w:r>
      <w:r w:rsidR="005A162D">
        <w:rPr>
          <w:rFonts w:cstheme="majorBidi"/>
          <w:highlight w:val="yellow"/>
        </w:rPr>
        <w:t xml:space="preserve"> models</w:t>
      </w:r>
      <w:r w:rsidR="00EF7BFB">
        <w:rPr>
          <w:rFonts w:cstheme="majorBidi"/>
          <w:highlight w:val="yellow"/>
        </w:rPr>
        <w:t xml:space="preserve"> of XXXX</w:t>
      </w:r>
      <w:r>
        <w:rPr>
          <w:rFonts w:cstheme="majorBidi"/>
          <w:highlight w:val="yellow"/>
        </w:rPr>
        <w:t>;</w:t>
      </w:r>
      <w:r w:rsidR="00EF7BFB">
        <w:rPr>
          <w:rFonts w:cstheme="majorBidi"/>
          <w:highlight w:val="yellow"/>
        </w:rPr>
        <w:t xml:space="preserve"> as well as</w:t>
      </w:r>
      <w:r>
        <w:rPr>
          <w:rFonts w:cstheme="majorBidi"/>
          <w:highlight w:val="yellow"/>
        </w:rPr>
        <w:t xml:space="preserve"> (5) </w:t>
      </w:r>
      <w:r w:rsidR="005A162D">
        <w:rPr>
          <w:rFonts w:cstheme="majorBidi"/>
        </w:rPr>
        <w:t>limitations of the proposed model and future directions</w:t>
      </w:r>
      <w:r w:rsidR="00EF7BFB">
        <w:rPr>
          <w:rFonts w:cstheme="majorBidi"/>
        </w:rPr>
        <w:t xml:space="preserve"> for study of XXXX</w:t>
      </w:r>
      <w:r w:rsidR="005A162D">
        <w:rPr>
          <w:rFonts w:cstheme="majorBidi"/>
        </w:rPr>
        <w:t>.</w:t>
      </w:r>
      <w:r w:rsidR="009D56AA">
        <w:br w:type="page"/>
      </w:r>
    </w:p>
    <w:p w14:paraId="59F1E35C" w14:textId="77777777" w:rsidR="00E97991" w:rsidRPr="00C90087" w:rsidRDefault="00E97991" w:rsidP="00894805">
      <w:pPr>
        <w:pStyle w:val="Heading1"/>
      </w:pPr>
      <w:r w:rsidRPr="00C90087">
        <w:lastRenderedPageBreak/>
        <w:t>Introduction</w:t>
      </w:r>
    </w:p>
    <w:p w14:paraId="2FAC3623" w14:textId="77777777" w:rsidR="00E97991" w:rsidRPr="00E97991" w:rsidRDefault="00E97991" w:rsidP="00201C78">
      <w:pPr>
        <w:ind w:firstLine="0"/>
        <w:jc w:val="left"/>
        <w:rPr>
          <w:rFonts w:asciiTheme="majorBidi" w:hAnsiTheme="majorBidi" w:cstheme="majorBidi"/>
          <w:i/>
          <w:iCs/>
        </w:rPr>
      </w:pPr>
      <w:r w:rsidRPr="00E97991">
        <w:rPr>
          <w:rFonts w:asciiTheme="majorBidi" w:hAnsiTheme="majorBidi" w:cstheme="majorBidi"/>
          <w:i/>
          <w:iCs/>
        </w:rPr>
        <w:t>“And in the naked light I saw,</w:t>
      </w:r>
    </w:p>
    <w:p w14:paraId="7CA59DE6" w14:textId="77777777" w:rsidR="00E97991" w:rsidRPr="00E97991" w:rsidRDefault="00E97991" w:rsidP="00201C78">
      <w:pPr>
        <w:ind w:firstLine="0"/>
        <w:jc w:val="left"/>
        <w:rPr>
          <w:rFonts w:asciiTheme="majorBidi" w:hAnsiTheme="majorBidi" w:cstheme="majorBidi"/>
          <w:i/>
          <w:iCs/>
        </w:rPr>
      </w:pPr>
      <w:r w:rsidRPr="00E97991">
        <w:rPr>
          <w:rFonts w:asciiTheme="majorBidi" w:hAnsiTheme="majorBidi" w:cstheme="majorBidi"/>
          <w:i/>
          <w:iCs/>
        </w:rPr>
        <w:t>Ten thousand people maybe more,</w:t>
      </w:r>
    </w:p>
    <w:p w14:paraId="78A781CE" w14:textId="77777777" w:rsidR="00E97991" w:rsidRPr="00E97991" w:rsidRDefault="00E97991" w:rsidP="00201C78">
      <w:pPr>
        <w:ind w:firstLine="0"/>
        <w:jc w:val="left"/>
        <w:rPr>
          <w:rFonts w:asciiTheme="majorBidi" w:hAnsiTheme="majorBidi" w:cstheme="majorBidi"/>
          <w:i/>
          <w:iCs/>
        </w:rPr>
      </w:pPr>
      <w:r w:rsidRPr="00E97991">
        <w:rPr>
          <w:rFonts w:asciiTheme="majorBidi" w:hAnsiTheme="majorBidi" w:cstheme="majorBidi"/>
          <w:b/>
          <w:i/>
          <w:iCs/>
        </w:rPr>
        <w:t>People talking without speaking,</w:t>
      </w:r>
      <w:r w:rsidRPr="00E97991">
        <w:rPr>
          <w:rFonts w:asciiTheme="majorBidi" w:hAnsiTheme="majorBidi" w:cstheme="majorBidi"/>
          <w:b/>
          <w:i/>
          <w:iCs/>
        </w:rPr>
        <w:br/>
        <w:t>People hearing without listening,</w:t>
      </w:r>
      <w:r w:rsidRPr="00E97991">
        <w:rPr>
          <w:rFonts w:asciiTheme="majorBidi" w:hAnsiTheme="majorBidi" w:cstheme="majorBidi"/>
          <w:i/>
          <w:iCs/>
        </w:rPr>
        <w:t>”</w:t>
      </w:r>
    </w:p>
    <w:p w14:paraId="4D2BA26A" w14:textId="6B31AE3B" w:rsidR="00E97991" w:rsidRPr="00E97991" w:rsidRDefault="00E97991" w:rsidP="00201C78">
      <w:pPr>
        <w:ind w:firstLine="0"/>
        <w:jc w:val="left"/>
        <w:rPr>
          <w:rFonts w:asciiTheme="majorBidi" w:hAnsiTheme="majorBidi" w:cstheme="majorBidi"/>
        </w:rPr>
      </w:pPr>
      <w:r w:rsidRPr="00E97991">
        <w:rPr>
          <w:rFonts w:asciiTheme="majorBidi" w:hAnsiTheme="majorBidi" w:cstheme="majorBidi"/>
          <w:i/>
          <w:iCs/>
        </w:rPr>
        <w:t>Sound of Silence</w:t>
      </w:r>
      <w:r w:rsidRPr="00E97991">
        <w:rPr>
          <w:rFonts w:asciiTheme="majorBidi" w:hAnsiTheme="majorBidi" w:cstheme="majorBidi"/>
        </w:rPr>
        <w:t>, Simon &amp; Garfunkel</w:t>
      </w:r>
    </w:p>
    <w:p w14:paraId="1E02899D" w14:textId="77777777" w:rsidR="00E97991" w:rsidRPr="00E97991" w:rsidRDefault="00E97991" w:rsidP="00201C78">
      <w:pPr>
        <w:ind w:firstLine="0"/>
        <w:jc w:val="left"/>
        <w:rPr>
          <w:rFonts w:asciiTheme="majorBidi" w:hAnsiTheme="majorBidi" w:cstheme="majorBidi"/>
          <w:b/>
          <w:bCs/>
        </w:rPr>
      </w:pPr>
    </w:p>
    <w:p w14:paraId="625F8419" w14:textId="1E11B966" w:rsidR="00497CB3" w:rsidDel="0018446E" w:rsidRDefault="008E5ED2" w:rsidP="00464DAA">
      <w:pPr>
        <w:rPr>
          <w:del w:id="20" w:author="עמית ברנשטיין" w:date="2020-03-12T14:22:00Z"/>
          <w:rFonts w:asciiTheme="majorBidi" w:hAnsiTheme="majorBidi" w:cstheme="majorBidi"/>
        </w:rPr>
        <w:pPrChange w:id="21" w:author="עמית ברנשטיין" w:date="2020-03-12T15:57:00Z">
          <w:pPr/>
        </w:pPrChange>
      </w:pPr>
      <w:r>
        <w:rPr>
          <w:rFonts w:asciiTheme="majorBidi" w:hAnsiTheme="majorBidi" w:cstheme="majorBidi"/>
        </w:rPr>
        <w:t>O</w:t>
      </w:r>
      <w:r w:rsidR="00626162">
        <w:rPr>
          <w:rFonts w:asciiTheme="majorBidi" w:hAnsiTheme="majorBidi" w:cstheme="majorBidi"/>
        </w:rPr>
        <w:t xml:space="preserve">ur propensity to </w:t>
      </w:r>
      <w:r w:rsidR="00B50A5C">
        <w:rPr>
          <w:rFonts w:asciiTheme="majorBidi" w:hAnsiTheme="majorBidi" w:cstheme="majorBidi"/>
        </w:rPr>
        <w:t xml:space="preserve">direct our attention </w:t>
      </w:r>
      <w:r w:rsidR="007359C0">
        <w:rPr>
          <w:rFonts w:asciiTheme="majorBidi" w:hAnsiTheme="majorBidi" w:cstheme="majorBidi"/>
        </w:rPr>
        <w:t>in</w:t>
      </w:r>
      <w:r w:rsidR="00B50A5C">
        <w:rPr>
          <w:rFonts w:asciiTheme="majorBidi" w:hAnsiTheme="majorBidi" w:cstheme="majorBidi"/>
        </w:rPr>
        <w:t>wards –</w:t>
      </w:r>
      <w:r w:rsidR="007359C0">
        <w:rPr>
          <w:rFonts w:asciiTheme="majorBidi" w:hAnsiTheme="majorBidi" w:cstheme="majorBidi"/>
        </w:rPr>
        <w:t xml:space="preserve"> onto</w:t>
      </w:r>
      <w:r w:rsidR="00626162">
        <w:rPr>
          <w:rFonts w:asciiTheme="majorBidi" w:hAnsiTheme="majorBidi" w:cstheme="majorBidi"/>
        </w:rPr>
        <w:t xml:space="preserve"> our thoughts, memories and feelings</w:t>
      </w:r>
      <w:r>
        <w:rPr>
          <w:rFonts w:asciiTheme="majorBidi" w:hAnsiTheme="majorBidi" w:cstheme="majorBidi"/>
        </w:rPr>
        <w:t xml:space="preserve"> </w:t>
      </w:r>
      <w:r w:rsidR="00B50A5C">
        <w:rPr>
          <w:rFonts w:asciiTheme="majorBidi" w:hAnsiTheme="majorBidi" w:cstheme="majorBidi"/>
        </w:rPr>
        <w:t xml:space="preserve">– </w:t>
      </w:r>
      <w:r>
        <w:rPr>
          <w:rFonts w:asciiTheme="majorBidi" w:hAnsiTheme="majorBidi" w:cstheme="majorBidi"/>
        </w:rPr>
        <w:t>is quintessential to human mental life and conscious experience</w:t>
      </w:r>
      <w:r w:rsidR="002D73EB">
        <w:rPr>
          <w:rFonts w:asciiTheme="majorBidi" w:hAnsiTheme="majorBidi" w:cstheme="majorBidi"/>
        </w:rPr>
        <w:t xml:space="preserve">. </w:t>
      </w:r>
      <w:r w:rsidR="00B50A5C">
        <w:rPr>
          <w:rFonts w:asciiTheme="majorBidi" w:hAnsiTheme="majorBidi" w:cstheme="majorBidi"/>
        </w:rPr>
        <w:t>In addition to directing our attention externally out onto the world around us,</w:t>
      </w:r>
      <w:r w:rsidR="00266D36">
        <w:rPr>
          <w:rFonts w:asciiTheme="majorBidi" w:hAnsiTheme="majorBidi" w:cstheme="majorBidi"/>
        </w:rPr>
        <w:t xml:space="preserve"> we s</w:t>
      </w:r>
      <w:r w:rsidR="00F65361">
        <w:rPr>
          <w:rFonts w:asciiTheme="majorBidi" w:hAnsiTheme="majorBidi" w:cstheme="majorBidi"/>
        </w:rPr>
        <w:t xml:space="preserve">pend </w:t>
      </w:r>
      <w:r w:rsidR="00CD3F9B">
        <w:rPr>
          <w:rFonts w:asciiTheme="majorBidi" w:hAnsiTheme="majorBidi" w:cstheme="majorBidi"/>
        </w:rPr>
        <w:t xml:space="preserve">as much as </w:t>
      </w:r>
      <w:r w:rsidR="00CD3F9B" w:rsidRPr="00E97991">
        <w:rPr>
          <w:rFonts w:asciiTheme="majorBidi" w:hAnsiTheme="majorBidi" w:cstheme="majorBidi"/>
        </w:rPr>
        <w:t xml:space="preserve">~30-50% </w:t>
      </w:r>
      <w:r w:rsidR="00266D36">
        <w:rPr>
          <w:rFonts w:asciiTheme="majorBidi" w:hAnsiTheme="majorBidi" w:cstheme="majorBidi"/>
        </w:rPr>
        <w:t>with our attention turned</w:t>
      </w:r>
      <w:r w:rsidR="00CD3F9B" w:rsidRPr="00E97991">
        <w:rPr>
          <w:rFonts w:asciiTheme="majorBidi" w:hAnsiTheme="majorBidi" w:cstheme="majorBidi"/>
        </w:rPr>
        <w:t xml:space="preserve"> </w:t>
      </w:r>
      <w:r w:rsidR="00266D36">
        <w:rPr>
          <w:rFonts w:asciiTheme="majorBidi" w:hAnsiTheme="majorBidi" w:cstheme="majorBidi"/>
        </w:rPr>
        <w:t xml:space="preserve">inwards, </w:t>
      </w:r>
      <w:r w:rsidR="00340FFB">
        <w:rPr>
          <w:rFonts w:asciiTheme="majorBidi" w:hAnsiTheme="majorBidi" w:cstheme="majorBidi"/>
        </w:rPr>
        <w:t>“</w:t>
      </w:r>
      <w:r w:rsidR="00F65361">
        <w:rPr>
          <w:rFonts w:asciiTheme="majorBidi" w:hAnsiTheme="majorBidi" w:cstheme="majorBidi"/>
        </w:rPr>
        <w:t>looking</w:t>
      </w:r>
      <w:r w:rsidR="00CD3F9B" w:rsidRPr="00E97991">
        <w:rPr>
          <w:rFonts w:asciiTheme="majorBidi" w:hAnsiTheme="majorBidi" w:cstheme="majorBidi"/>
        </w:rPr>
        <w:t xml:space="preserve"> </w:t>
      </w:r>
      <w:r w:rsidR="00266D36">
        <w:rPr>
          <w:rFonts w:asciiTheme="majorBidi" w:hAnsiTheme="majorBidi" w:cstheme="majorBidi"/>
        </w:rPr>
        <w:t>in</w:t>
      </w:r>
      <w:r w:rsidR="002E7360">
        <w:rPr>
          <w:rFonts w:asciiTheme="majorBidi" w:hAnsiTheme="majorBidi" w:cstheme="majorBidi"/>
        </w:rPr>
        <w:t>”</w:t>
      </w:r>
      <w:r w:rsidR="00CD3F9B" w:rsidRPr="00E97991">
        <w:rPr>
          <w:rFonts w:asciiTheme="majorBidi" w:hAnsiTheme="majorBidi" w:cstheme="majorBidi"/>
        </w:rPr>
        <w:t xml:space="preserve"> </w:t>
      </w:r>
      <w:r w:rsidR="00CD3F9B" w:rsidRPr="00E97991">
        <w:rPr>
          <w:rFonts w:asciiTheme="majorBidi" w:hAnsiTheme="majorBidi" w:cstheme="majorBidi"/>
        </w:rPr>
        <w:fldChar w:fldCharType="begin" w:fldLock="1"/>
      </w:r>
      <w:r w:rsidR="00CD3F9B" w:rsidRPr="00E97991">
        <w:rPr>
          <w:rFonts w:asciiTheme="majorBidi" w:hAnsiTheme="majorBidi" w:cstheme="majorBidi"/>
        </w:rPr>
        <w:instrText>ADDIN CSL_CITATION {"citationItems":[{"id":"ITEM-1","itemData":{"DOI":"10.1007/978-1-4684-2466-9_9","ISBN":"978-1-4684-2466-9","abstract":"When we speak of consciousness we are referring to the sum total of events in awareness. The term by no means exhausts the realm of things psychological, but it does encompass all of an individual's direct experience. When we speak of the flow of consciousness we are referring to the changes that take place in consciousness over time. The events of consciousness are, of course, extremely complex and varied. They embrace images in every sensory modality and in every degree of vividness, realism, and believability, including inner dialogue, hallucinations, reveries, and dreamlike sequences; and they also embrace qualities that are at the same time less figured and more pervasive than these---the affects. This chapter focuses on a broad class of these conscious contents. They do not contain the imagery of current perceptual activity but they contain imaginai qualities that one can describe in terms of forms, colors, sounds, words, smells, tastes, temperatures, and the like. I shall refer to this class as ''thought.'' This chapter brings together ideas and data regarding ways to observe thought, the dimensions and forms of thought, and the factors that determine the content of thought as it changes from one moment to the next.","author":[{"dropping-particle":"","family":"Klinger","given":"Eric","non-dropping-particle":"","parse-names":false,"suffix":""}],"container-title":"The Stream of Consciousness: Scientific Investigations into the Flow of Human Experience","editor":[{"dropping-particle":"","family":"Pope","given":"Kenneth S","non-dropping-particle":"","parse-names":false,"suffix":""},{"dropping-particle":"","family":"Singer","given":"Jerome L","non-dropping-particle":"","parse-names":false,"suffix":""}],"id":"ITEM-1","issued":{"date-parts":[["1978"]]},"page":"225-258","publisher":"Springer US","publisher-place":"Boston, MA","title":"Modes of Normal Conscious Flow","type":"chapter"},"uris":["http://www.mendeley.com/documents/?uuid=4a128211-ddb0-4db2-aa13-2cd344bfa1f0"]},{"id":"ITEM-2","itemData":{"DOI":"10.1126/science.1192439","ISBN":"1095-9203 (Electronic)\\n0036-8075 (Linking)","ISSN":"00368075","PMID":"21071660","abstract":"We developed a smartphone technology to sample people's ongoing thoughts, feelings, and actions and found (i) that people are thinking about what is not happening almost as often as they are thinking about what is and (ii) found that doing so typically makes them unhappy.","author":[{"dropping-particle":"","family":"Killingsworth","given":"Matthew A.","non-dropping-particle":"","parse-names":false,"suffix":""},{"dropping-particle":"","family":"Gilbert","given":"Daniel T.","non-dropping-particle":"","parse-names":false,"suffix":""}],"container-title":"Science","id":"ITEM-2","issue":"6006","issued":{"date-parts":[["2010"]]},"page":"932","title":"A wandering mind is an unhappy mind","type":"article-journal","volume":"330"},"uris":["http://www.mendeley.com/documents/?uuid=a2d78a49-b275-4adb-9c44-26922a2fe6fc"]}],"mendeley":{"formattedCitation":"(Killingsworth &amp; Gilbert, 2010; Klinger, 1978)","plainTextFormattedCitation":"(Killingsworth &amp; Gilbert, 2010; Klinger, 1978)","previouslyFormattedCitation":"(Killingsworth &amp; Gilbert, 2010; Klinger, 1978)"},"properties":{"noteIndex":0},"schema":"https://github.com/citation-style-language/schema/raw/master/csl-citation.json"}</w:instrText>
      </w:r>
      <w:r w:rsidR="00CD3F9B" w:rsidRPr="00E97991">
        <w:rPr>
          <w:rFonts w:asciiTheme="majorBidi" w:hAnsiTheme="majorBidi" w:cstheme="majorBidi"/>
        </w:rPr>
        <w:fldChar w:fldCharType="separate"/>
      </w:r>
      <w:r w:rsidR="00CD3F9B" w:rsidRPr="00E97991">
        <w:rPr>
          <w:rFonts w:asciiTheme="majorBidi" w:hAnsiTheme="majorBidi" w:cstheme="majorBidi"/>
          <w:noProof/>
        </w:rPr>
        <w:t>(Killingsworth &amp; Gilbert, 2010; Klinger, 1978)</w:t>
      </w:r>
      <w:r w:rsidR="00CD3F9B" w:rsidRPr="00E97991">
        <w:rPr>
          <w:rFonts w:asciiTheme="majorBidi" w:hAnsiTheme="majorBidi" w:cstheme="majorBidi"/>
        </w:rPr>
        <w:fldChar w:fldCharType="end"/>
      </w:r>
      <w:r w:rsidR="00CD3F9B">
        <w:rPr>
          <w:rFonts w:asciiTheme="majorBidi" w:hAnsiTheme="majorBidi" w:cstheme="majorBidi"/>
        </w:rPr>
        <w:t>.</w:t>
      </w:r>
      <w:ins w:id="22" w:author="עמית ברנשטיין" w:date="2020-03-12T15:06:00Z">
        <w:r w:rsidR="004A1BEA">
          <w:rPr>
            <w:rFonts w:asciiTheme="majorBidi" w:hAnsiTheme="majorBidi" w:cstheme="majorBidi"/>
          </w:rPr>
          <w:t xml:space="preserve"> </w:t>
        </w:r>
      </w:ins>
      <w:del w:id="23" w:author="עמית ברנשטיין" w:date="2020-03-12T15:10:00Z">
        <w:r w:rsidR="00497CB3" w:rsidDel="00AB596C">
          <w:rPr>
            <w:rFonts w:asciiTheme="majorBidi" w:hAnsiTheme="majorBidi" w:cstheme="majorBidi"/>
          </w:rPr>
          <w:delText xml:space="preserve"> </w:delText>
        </w:r>
      </w:del>
      <w:r w:rsidR="004C0290">
        <w:rPr>
          <w:rFonts w:asciiTheme="majorBidi" w:hAnsiTheme="majorBidi" w:cstheme="majorBidi"/>
        </w:rPr>
        <w:t>This phenomenon</w:t>
      </w:r>
      <w:ins w:id="24" w:author="עמית ברנשטיין" w:date="2020-03-12T15:06:00Z">
        <w:r w:rsidR="004A1BEA">
          <w:rPr>
            <w:rFonts w:asciiTheme="majorBidi" w:hAnsiTheme="majorBidi" w:cstheme="majorBidi"/>
          </w:rPr>
          <w:t xml:space="preserve"> </w:t>
        </w:r>
      </w:ins>
      <w:del w:id="25" w:author="עמית ברנשטיין" w:date="2020-03-12T15:06:00Z">
        <w:r w:rsidR="004C0290" w:rsidDel="004A1BEA">
          <w:rPr>
            <w:rFonts w:asciiTheme="majorBidi" w:hAnsiTheme="majorBidi" w:cstheme="majorBidi"/>
          </w:rPr>
          <w:delText xml:space="preserve"> </w:delText>
        </w:r>
      </w:del>
      <w:r w:rsidR="004C0290">
        <w:rPr>
          <w:rFonts w:asciiTheme="majorBidi" w:hAnsiTheme="majorBidi" w:cstheme="majorBidi"/>
        </w:rPr>
        <w:t>is interesting and functionally important in that, among other functions,</w:t>
      </w:r>
      <w:r w:rsidR="00CD3F9B">
        <w:rPr>
          <w:rFonts w:asciiTheme="majorBidi" w:hAnsiTheme="majorBidi" w:cstheme="majorBidi"/>
        </w:rPr>
        <w:t xml:space="preserve"> </w:t>
      </w:r>
      <w:ins w:id="26" w:author="עמית ברנשטיין" w:date="2020-03-12T14:44:00Z">
        <w:r w:rsidR="006F0B99">
          <w:rPr>
            <w:rFonts w:asciiTheme="majorBidi" w:hAnsiTheme="majorBidi" w:cstheme="majorBidi"/>
          </w:rPr>
          <w:t xml:space="preserve">internal </w:t>
        </w:r>
      </w:ins>
      <w:r w:rsidR="00497CB3" w:rsidRPr="006822F2">
        <w:rPr>
          <w:rFonts w:asciiTheme="majorBidi" w:hAnsiTheme="majorBidi" w:cstheme="majorBidi"/>
        </w:rPr>
        <w:t>a</w:t>
      </w:r>
      <w:r w:rsidR="00CD3F9B" w:rsidRPr="00497CB3">
        <w:rPr>
          <w:rFonts w:asciiTheme="majorBidi" w:hAnsiTheme="majorBidi" w:cstheme="majorBidi"/>
        </w:rPr>
        <w:t>ttention</w:t>
      </w:r>
      <w:r w:rsidR="00F65361" w:rsidRPr="00497CB3">
        <w:rPr>
          <w:rFonts w:asciiTheme="majorBidi" w:hAnsiTheme="majorBidi" w:cstheme="majorBidi"/>
        </w:rPr>
        <w:t xml:space="preserve"> </w:t>
      </w:r>
      <w:r w:rsidR="00497CB3" w:rsidRPr="006822F2">
        <w:rPr>
          <w:rFonts w:asciiTheme="majorBidi" w:hAnsiTheme="majorBidi" w:cstheme="majorBidi"/>
        </w:rPr>
        <w:t>determines</w:t>
      </w:r>
      <w:ins w:id="27" w:author="עמית ברנשטיין" w:date="2020-03-12T15:02:00Z">
        <w:r w:rsidR="002B3897">
          <w:rPr>
            <w:rFonts w:asciiTheme="majorBidi" w:hAnsiTheme="majorBidi" w:cstheme="majorBidi"/>
          </w:rPr>
          <w:t xml:space="preserve">, and may be determined by, </w:t>
        </w:r>
      </w:ins>
      <w:del w:id="28" w:author="עמית ברנשטיין" w:date="2020-03-12T15:02:00Z">
        <w:r w:rsidR="00CD3F9B" w:rsidRPr="00497CB3" w:rsidDel="002B3897">
          <w:rPr>
            <w:rFonts w:asciiTheme="majorBidi" w:hAnsiTheme="majorBidi" w:cstheme="majorBidi"/>
          </w:rPr>
          <w:delText xml:space="preserve"> </w:delText>
        </w:r>
      </w:del>
      <w:r w:rsidR="006D341A" w:rsidRPr="00497CB3">
        <w:rPr>
          <w:rFonts w:asciiTheme="majorBidi" w:hAnsiTheme="majorBidi" w:cstheme="majorBidi"/>
        </w:rPr>
        <w:t>what</w:t>
      </w:r>
      <w:ins w:id="29" w:author="עמית ברנשטיין" w:date="2020-03-12T14:46:00Z">
        <w:r w:rsidR="006F0B99">
          <w:rPr>
            <w:rFonts w:asciiTheme="majorBidi" w:hAnsiTheme="majorBidi" w:cstheme="majorBidi"/>
          </w:rPr>
          <w:t xml:space="preserve"> internal</w:t>
        </w:r>
      </w:ins>
      <w:r w:rsidR="00CD3F9B" w:rsidRPr="00497CB3">
        <w:rPr>
          <w:rFonts w:asciiTheme="majorBidi" w:hAnsiTheme="majorBidi" w:cstheme="majorBidi"/>
        </w:rPr>
        <w:t xml:space="preserve"> </w:t>
      </w:r>
      <w:ins w:id="30" w:author="עמית ברנשטיין" w:date="2020-03-12T14:46:00Z">
        <w:r w:rsidR="006F0B99">
          <w:rPr>
            <w:rFonts w:asciiTheme="majorBidi" w:hAnsiTheme="majorBidi" w:cstheme="majorBidi"/>
          </w:rPr>
          <w:t>information</w:t>
        </w:r>
      </w:ins>
      <w:ins w:id="31" w:author="עמית ברנשטיין" w:date="2020-03-12T14:44:00Z">
        <w:r w:rsidR="006F0B99">
          <w:rPr>
            <w:rFonts w:asciiTheme="majorBidi" w:hAnsiTheme="majorBidi" w:cstheme="majorBidi"/>
          </w:rPr>
          <w:t xml:space="preserve"> </w:t>
        </w:r>
      </w:ins>
      <w:del w:id="32" w:author="עמית ברנשטיין" w:date="2020-03-12T14:46:00Z">
        <w:r w:rsidR="00CD3F9B" w:rsidRPr="00497CB3" w:rsidDel="006F0B99">
          <w:rPr>
            <w:rFonts w:asciiTheme="majorBidi" w:hAnsiTheme="majorBidi" w:cstheme="majorBidi"/>
          </w:rPr>
          <w:delText xml:space="preserve">information </w:delText>
        </w:r>
      </w:del>
      <w:r w:rsidR="00CD3F9B" w:rsidRPr="00497CB3">
        <w:rPr>
          <w:rFonts w:asciiTheme="majorBidi" w:hAnsiTheme="majorBidi" w:cstheme="majorBidi"/>
        </w:rPr>
        <w:t xml:space="preserve">reaches </w:t>
      </w:r>
      <w:r w:rsidR="00CD3F9B" w:rsidRPr="000A772D">
        <w:rPr>
          <w:rFonts w:asciiTheme="majorBidi" w:hAnsiTheme="majorBidi" w:cstheme="majorBidi"/>
        </w:rPr>
        <w:t>awareness</w:t>
      </w:r>
      <w:ins w:id="33" w:author="עמית ברנשטיין" w:date="2020-03-12T14:19:00Z">
        <w:r w:rsidR="0018446E">
          <w:rPr>
            <w:rFonts w:asciiTheme="majorBidi" w:hAnsiTheme="majorBidi" w:cstheme="majorBidi"/>
          </w:rPr>
          <w:t>,</w:t>
        </w:r>
      </w:ins>
      <w:r w:rsidR="00D642E4" w:rsidRPr="000A772D">
        <w:rPr>
          <w:rFonts w:asciiTheme="majorBidi" w:hAnsiTheme="majorBidi" w:cstheme="majorBidi"/>
        </w:rPr>
        <w:t xml:space="preserve"> </w:t>
      </w:r>
      <w:del w:id="34" w:author="עמית ברנשטיין" w:date="2020-03-12T14:45:00Z">
        <w:r w:rsidR="004C0290" w:rsidRPr="000A772D" w:rsidDel="006F0B99">
          <w:rPr>
            <w:rFonts w:asciiTheme="majorBidi" w:hAnsiTheme="majorBidi" w:cstheme="majorBidi"/>
          </w:rPr>
          <w:delText>including the</w:delText>
        </w:r>
      </w:del>
      <w:ins w:id="35" w:author="עמית ברנשטיין" w:date="2020-03-12T14:46:00Z">
        <w:r w:rsidR="006F0B99">
          <w:rPr>
            <w:rFonts w:asciiTheme="majorBidi" w:hAnsiTheme="majorBidi" w:cstheme="majorBidi"/>
          </w:rPr>
          <w:t>including the</w:t>
        </w:r>
      </w:ins>
      <w:r w:rsidR="0009425F" w:rsidRPr="000A772D">
        <w:rPr>
          <w:rFonts w:asciiTheme="majorBidi" w:hAnsiTheme="majorBidi" w:cstheme="majorBidi"/>
        </w:rPr>
        <w:t xml:space="preserve"> selection of </w:t>
      </w:r>
      <w:r w:rsidR="00497CB3" w:rsidRPr="000A772D">
        <w:rPr>
          <w:rFonts w:asciiTheme="majorBidi" w:hAnsiTheme="majorBidi" w:cstheme="majorBidi"/>
        </w:rPr>
        <w:t>thoughts, memories, images and related inter</w:t>
      </w:r>
      <w:r w:rsidR="002D6F21" w:rsidRPr="000A772D">
        <w:rPr>
          <w:rFonts w:asciiTheme="majorBidi" w:hAnsiTheme="majorBidi" w:cstheme="majorBidi"/>
        </w:rPr>
        <w:t>n</w:t>
      </w:r>
      <w:r w:rsidR="00497CB3" w:rsidRPr="000A772D">
        <w:rPr>
          <w:rFonts w:asciiTheme="majorBidi" w:hAnsiTheme="majorBidi" w:cstheme="majorBidi"/>
        </w:rPr>
        <w:t>al experience</w:t>
      </w:r>
      <w:r w:rsidR="004C0290" w:rsidRPr="000A772D">
        <w:rPr>
          <w:rFonts w:asciiTheme="majorBidi" w:hAnsiTheme="majorBidi" w:cstheme="majorBidi"/>
        </w:rPr>
        <w:t>s</w:t>
      </w:r>
      <w:r w:rsidR="00CD3F9B" w:rsidRPr="000A772D">
        <w:rPr>
          <w:rFonts w:asciiTheme="majorBidi" w:hAnsiTheme="majorBidi" w:cstheme="majorBidi"/>
        </w:rPr>
        <w:t>.</w:t>
      </w:r>
      <w:ins w:id="36" w:author="עמית ברנשטיין" w:date="2020-03-12T15:01:00Z">
        <w:r w:rsidR="002B3897">
          <w:rPr>
            <w:rFonts w:asciiTheme="majorBidi" w:hAnsiTheme="majorBidi" w:cstheme="majorBidi"/>
          </w:rPr>
          <w:t xml:space="preserve"> </w:t>
        </w:r>
      </w:ins>
      <w:ins w:id="37" w:author="עמית ברנשטיין" w:date="2020-03-12T15:14:00Z">
        <w:r w:rsidR="00AB596C">
          <w:rPr>
            <w:rFonts w:asciiTheme="majorBidi" w:hAnsiTheme="majorBidi" w:cstheme="majorBidi"/>
          </w:rPr>
          <w:t>W</w:t>
        </w:r>
      </w:ins>
      <w:ins w:id="38" w:author="עמית ברנשטיין" w:date="2020-03-12T15:10:00Z">
        <w:r w:rsidR="00AB596C">
          <w:rPr>
            <w:rFonts w:asciiTheme="majorBidi" w:hAnsiTheme="majorBidi" w:cstheme="majorBidi"/>
          </w:rPr>
          <w:t>hereas some of our</w:t>
        </w:r>
      </w:ins>
      <w:del w:id="39" w:author="עמית ברנשטיין" w:date="2020-03-12T15:10:00Z">
        <w:r w:rsidR="00552AB3" w:rsidRPr="000A772D" w:rsidDel="00AB596C">
          <w:rPr>
            <w:rFonts w:asciiTheme="majorBidi" w:hAnsiTheme="majorBidi" w:cstheme="majorBidi"/>
          </w:rPr>
          <w:delText xml:space="preserve"> </w:delText>
        </w:r>
      </w:del>
      <w:ins w:id="40" w:author="עמית ברנשטיין" w:date="2020-03-12T15:10:00Z">
        <w:r w:rsidR="00AB596C">
          <w:rPr>
            <w:rFonts w:asciiTheme="majorBidi" w:hAnsiTheme="majorBidi" w:cstheme="majorBidi"/>
          </w:rPr>
          <w:t xml:space="preserve"> looking </w:t>
        </w:r>
        <w:r w:rsidR="00AB596C">
          <w:rPr>
            <w:rFonts w:asciiTheme="majorBidi" w:hAnsiTheme="majorBidi" w:cstheme="majorBidi"/>
          </w:rPr>
          <w:t xml:space="preserve">in </w:t>
        </w:r>
      </w:ins>
      <w:ins w:id="41" w:author="עמית ברנשטיין" w:date="2020-03-12T15:14:00Z">
        <w:r w:rsidR="00AB596C">
          <w:rPr>
            <w:rFonts w:asciiTheme="majorBidi" w:hAnsiTheme="majorBidi" w:cstheme="majorBidi"/>
          </w:rPr>
          <w:t>can enable</w:t>
        </w:r>
      </w:ins>
      <w:ins w:id="42" w:author="עמית ברנשטיין" w:date="2020-03-12T15:10:00Z">
        <w:r w:rsidR="00AB596C">
          <w:rPr>
            <w:rFonts w:asciiTheme="majorBidi" w:hAnsiTheme="majorBidi" w:cstheme="majorBidi"/>
          </w:rPr>
          <w:t xml:space="preserve"> adaptive</w:t>
        </w:r>
      </w:ins>
      <w:ins w:id="43" w:author="עמית ברנשטיין" w:date="2020-03-12T15:11:00Z">
        <w:r w:rsidR="00AB596C">
          <w:rPr>
            <w:rFonts w:asciiTheme="majorBidi" w:hAnsiTheme="majorBidi" w:cstheme="majorBidi"/>
          </w:rPr>
          <w:t xml:space="preserve"> </w:t>
        </w:r>
      </w:ins>
      <w:ins w:id="44" w:author="עמית ברנשטיין" w:date="2020-03-12T15:21:00Z">
        <w:r w:rsidR="00EF0BAE">
          <w:rPr>
            <w:rFonts w:asciiTheme="majorBidi" w:hAnsiTheme="majorBidi" w:cstheme="majorBidi"/>
          </w:rPr>
          <w:t>thinking</w:t>
        </w:r>
      </w:ins>
      <w:ins w:id="45" w:author="עמית ברנשטיין" w:date="2020-03-12T15:10:00Z">
        <w:r w:rsidR="00AB596C">
          <w:rPr>
            <w:rFonts w:asciiTheme="majorBidi" w:hAnsiTheme="majorBidi" w:cstheme="majorBidi"/>
          </w:rPr>
          <w:t xml:space="preserve"> </w:t>
        </w:r>
      </w:ins>
      <w:ins w:id="46" w:author="עמית ברנשטיין" w:date="2020-03-12T15:11:00Z">
        <w:r w:rsidR="00AB596C">
          <w:rPr>
            <w:rFonts w:asciiTheme="majorBidi" w:hAnsiTheme="majorBidi" w:cstheme="majorBidi"/>
          </w:rPr>
          <w:t>(e.g.,</w:t>
        </w:r>
      </w:ins>
      <w:ins w:id="47" w:author="עמית ברנשטיין" w:date="2020-03-12T15:10:00Z">
        <w:r w:rsidR="00AB596C">
          <w:rPr>
            <w:rFonts w:asciiTheme="majorBidi" w:hAnsiTheme="majorBidi" w:cstheme="majorBidi"/>
          </w:rPr>
          <w:t xml:space="preserve"> </w:t>
        </w:r>
        <w:r w:rsidR="00AB596C" w:rsidRPr="002A6760">
          <w:rPr>
            <w:rFonts w:asciiTheme="majorBidi" w:hAnsiTheme="majorBidi" w:cstheme="majorBidi"/>
          </w:rPr>
          <w:t>goal-setting</w:t>
        </w:r>
      </w:ins>
      <w:ins w:id="48" w:author="עמית ברנשטיין" w:date="2020-03-12T15:11:00Z">
        <w:r w:rsidR="00AB596C" w:rsidRPr="002A6760">
          <w:rPr>
            <w:rFonts w:asciiTheme="majorBidi" w:hAnsiTheme="majorBidi" w:cstheme="majorBidi"/>
          </w:rPr>
          <w:t xml:space="preserve">, </w:t>
        </w:r>
      </w:ins>
      <w:ins w:id="49" w:author="עמית ברנשטיין" w:date="2020-03-12T15:10:00Z">
        <w:r w:rsidR="00AB596C" w:rsidRPr="002A6760">
          <w:rPr>
            <w:rFonts w:asciiTheme="majorBidi" w:hAnsiTheme="majorBidi" w:cstheme="majorBidi"/>
          </w:rPr>
          <w:t>problem solving</w:t>
        </w:r>
      </w:ins>
      <w:ins w:id="50" w:author="עמית ברנשטיין" w:date="2020-03-12T15:11:00Z">
        <w:r w:rsidR="00AB596C" w:rsidRPr="002A6760">
          <w:rPr>
            <w:rFonts w:asciiTheme="majorBidi" w:hAnsiTheme="majorBidi" w:cstheme="majorBidi"/>
          </w:rPr>
          <w:t xml:space="preserve">, </w:t>
        </w:r>
      </w:ins>
      <w:ins w:id="51" w:author="עמית ברנשטיין" w:date="2020-03-12T15:40:00Z">
        <w:r w:rsidR="002A6760" w:rsidRPr="002A6760">
          <w:rPr>
            <w:rFonts w:asciiTheme="majorBidi" w:hAnsiTheme="majorBidi" w:cstheme="majorBidi"/>
          </w:rPr>
          <w:t>mental time</w:t>
        </w:r>
        <w:r w:rsidR="002A6760">
          <w:rPr>
            <w:rFonts w:asciiTheme="majorBidi" w:hAnsiTheme="majorBidi" w:cstheme="majorBidi"/>
          </w:rPr>
          <w:t xml:space="preserve"> travel</w:t>
        </w:r>
      </w:ins>
      <w:ins w:id="52" w:author="עמית ברנשטיין" w:date="2020-03-12T15:11:00Z">
        <w:r w:rsidR="00AB596C">
          <w:rPr>
            <w:rFonts w:asciiTheme="majorBidi" w:hAnsiTheme="majorBidi" w:cstheme="majorBidi"/>
          </w:rPr>
          <w:t xml:space="preserve">), </w:t>
        </w:r>
      </w:ins>
      <w:ins w:id="53" w:author="עמית ברנשטיין" w:date="2020-03-12T15:27:00Z">
        <w:r w:rsidR="00EF0BAE">
          <w:rPr>
            <w:rFonts w:asciiTheme="majorBidi" w:hAnsiTheme="majorBidi" w:cstheme="majorBidi"/>
          </w:rPr>
          <w:t>it can</w:t>
        </w:r>
      </w:ins>
      <w:ins w:id="54" w:author="עמית ברנשטיין" w:date="2020-03-12T15:14:00Z">
        <w:r w:rsidR="00AB596C">
          <w:rPr>
            <w:rFonts w:asciiTheme="majorBidi" w:hAnsiTheme="majorBidi" w:cstheme="majorBidi"/>
          </w:rPr>
          <w:t xml:space="preserve"> also potentiate</w:t>
        </w:r>
      </w:ins>
      <w:ins w:id="55" w:author="עמית ברנשטיין" w:date="2020-03-12T15:27:00Z">
        <w:r w:rsidR="00EF0BAE">
          <w:rPr>
            <w:rFonts w:asciiTheme="majorBidi" w:hAnsiTheme="majorBidi" w:cstheme="majorBidi"/>
          </w:rPr>
          <w:t xml:space="preserve"> various forms of</w:t>
        </w:r>
      </w:ins>
      <w:ins w:id="56" w:author="עמית ברנשטיין" w:date="2020-03-12T15:10:00Z">
        <w:r w:rsidR="00AB596C">
          <w:rPr>
            <w:rFonts w:asciiTheme="majorBidi" w:hAnsiTheme="majorBidi" w:cstheme="majorBidi"/>
          </w:rPr>
          <w:t xml:space="preserve"> maladaptive </w:t>
        </w:r>
      </w:ins>
      <w:ins w:id="57" w:author="עמית ברנשטיין" w:date="2020-03-12T15:12:00Z">
        <w:r w:rsidR="00AB596C">
          <w:rPr>
            <w:rFonts w:asciiTheme="majorBidi" w:hAnsiTheme="majorBidi" w:cstheme="majorBidi"/>
          </w:rPr>
          <w:t>thinking (e.g.,</w:t>
        </w:r>
      </w:ins>
      <w:ins w:id="58" w:author="עמית ברנשטיין" w:date="2020-03-12T15:10:00Z">
        <w:r w:rsidR="00AB596C">
          <w:rPr>
            <w:rFonts w:asciiTheme="majorBidi" w:hAnsiTheme="majorBidi" w:cstheme="majorBidi"/>
          </w:rPr>
          <w:t xml:space="preserve"> </w:t>
        </w:r>
        <w:r w:rsidR="00AB596C" w:rsidRPr="002A6760">
          <w:rPr>
            <w:rFonts w:asciiTheme="majorBidi" w:hAnsiTheme="majorBidi" w:cstheme="majorBidi"/>
          </w:rPr>
          <w:t>spirals of negative repetitive thinking</w:t>
        </w:r>
      </w:ins>
      <w:ins w:id="59" w:author="עמית ברנשטיין" w:date="2020-03-12T15:12:00Z">
        <w:r w:rsidR="00AB596C">
          <w:rPr>
            <w:rFonts w:asciiTheme="majorBidi" w:hAnsiTheme="majorBidi" w:cstheme="majorBidi"/>
          </w:rPr>
          <w:t>)</w:t>
        </w:r>
      </w:ins>
      <w:ins w:id="60" w:author="עמית ברנשטיין" w:date="2020-03-12T15:10:00Z">
        <w:r w:rsidR="00AB596C">
          <w:rPr>
            <w:rFonts w:asciiTheme="majorBidi" w:hAnsiTheme="majorBidi" w:cstheme="majorBidi"/>
          </w:rPr>
          <w:t>.</w:t>
        </w:r>
      </w:ins>
      <w:ins w:id="61" w:author="עמית ברנשטיין" w:date="2020-03-12T15:52:00Z">
        <w:r w:rsidR="00FB50BB">
          <w:rPr>
            <w:rFonts w:asciiTheme="majorBidi" w:hAnsiTheme="majorBidi" w:cstheme="majorBidi"/>
          </w:rPr>
          <w:t xml:space="preserve"> </w:t>
        </w:r>
      </w:ins>
      <w:ins w:id="62" w:author="עמית ברנשטיין" w:date="2020-03-12T15:22:00Z">
        <w:r w:rsidR="00EF0BAE" w:rsidRPr="0025200B">
          <w:rPr>
            <w:rFonts w:asciiTheme="majorBidi" w:hAnsiTheme="majorBidi" w:cstheme="majorBidi"/>
          </w:rPr>
          <w:t>Yet, our understanding of</w:t>
        </w:r>
      </w:ins>
      <w:ins w:id="63" w:author="עמית ברנשטיין" w:date="2020-03-12T15:29:00Z">
        <w:r w:rsidR="0025200B" w:rsidRPr="0025200B">
          <w:rPr>
            <w:rFonts w:asciiTheme="majorBidi" w:hAnsiTheme="majorBidi" w:cstheme="majorBidi"/>
            <w:rPrChange w:id="64" w:author="עמית ברנשטיין" w:date="2020-03-12T15:34:00Z">
              <w:rPr>
                <w:rFonts w:asciiTheme="majorBidi" w:hAnsiTheme="majorBidi" w:cstheme="majorBidi"/>
                <w:highlight w:val="yellow"/>
              </w:rPr>
            </w:rPrChange>
          </w:rPr>
          <w:t xml:space="preserve"> </w:t>
        </w:r>
        <w:r w:rsidR="0025200B" w:rsidRPr="0025200B">
          <w:rPr>
            <w:rFonts w:asciiTheme="majorBidi" w:hAnsiTheme="majorBidi" w:cstheme="majorBidi"/>
            <w:i/>
            <w:iCs/>
            <w:rPrChange w:id="65" w:author="עמית ברנשטיין" w:date="2020-03-12T15:34:00Z">
              <w:rPr>
                <w:rFonts w:asciiTheme="majorBidi" w:hAnsiTheme="majorBidi" w:cstheme="majorBidi"/>
                <w:highlight w:val="yellow"/>
              </w:rPr>
            </w:rPrChange>
          </w:rPr>
          <w:t>how</w:t>
        </w:r>
      </w:ins>
      <w:ins w:id="66" w:author="עמית ברנשטיין" w:date="2020-03-12T15:32:00Z">
        <w:r w:rsidR="0025200B" w:rsidRPr="0025200B">
          <w:rPr>
            <w:rFonts w:asciiTheme="majorBidi" w:hAnsiTheme="majorBidi" w:cstheme="majorBidi"/>
            <w:rPrChange w:id="67" w:author="עמית ברנשטיין" w:date="2020-03-12T15:34:00Z">
              <w:rPr>
                <w:rFonts w:asciiTheme="majorBidi" w:hAnsiTheme="majorBidi" w:cstheme="majorBidi"/>
                <w:highlight w:val="yellow"/>
              </w:rPr>
            </w:rPrChange>
          </w:rPr>
          <w:t xml:space="preserve">, </w:t>
        </w:r>
        <w:r w:rsidR="0025200B" w:rsidRPr="0025200B">
          <w:rPr>
            <w:rFonts w:asciiTheme="majorBidi" w:hAnsiTheme="majorBidi" w:cstheme="majorBidi"/>
            <w:i/>
            <w:iCs/>
            <w:rPrChange w:id="68" w:author="עמית ברנשטיין" w:date="2020-03-12T15:34:00Z">
              <w:rPr>
                <w:rFonts w:asciiTheme="majorBidi" w:hAnsiTheme="majorBidi" w:cstheme="majorBidi"/>
                <w:highlight w:val="yellow"/>
              </w:rPr>
            </w:rPrChange>
          </w:rPr>
          <w:t>when</w:t>
        </w:r>
        <w:r w:rsidR="0025200B" w:rsidRPr="0025200B">
          <w:rPr>
            <w:rFonts w:asciiTheme="majorBidi" w:hAnsiTheme="majorBidi" w:cstheme="majorBidi"/>
            <w:rPrChange w:id="69" w:author="עמית ברנשטיין" w:date="2020-03-12T15:34:00Z">
              <w:rPr>
                <w:rFonts w:asciiTheme="majorBidi" w:hAnsiTheme="majorBidi" w:cstheme="majorBidi"/>
                <w:highlight w:val="yellow"/>
              </w:rPr>
            </w:rPrChange>
          </w:rPr>
          <w:t xml:space="preserve"> and </w:t>
        </w:r>
      </w:ins>
      <w:ins w:id="70" w:author="עמית ברנשטיין" w:date="2020-03-12T15:37:00Z">
        <w:r w:rsidR="0025200B">
          <w:rPr>
            <w:rFonts w:asciiTheme="majorBidi" w:hAnsiTheme="majorBidi" w:cstheme="majorBidi"/>
            <w:i/>
            <w:iCs/>
          </w:rPr>
          <w:t>for whom</w:t>
        </w:r>
      </w:ins>
      <w:ins w:id="71" w:author="עמית ברנשטיין" w:date="2020-03-12T15:32:00Z">
        <w:r w:rsidR="0025200B" w:rsidRPr="0025200B">
          <w:rPr>
            <w:rFonts w:asciiTheme="majorBidi" w:hAnsiTheme="majorBidi" w:cstheme="majorBidi"/>
            <w:rPrChange w:id="72" w:author="עמית ברנשטיין" w:date="2020-03-12T15:34:00Z">
              <w:rPr>
                <w:rFonts w:asciiTheme="majorBidi" w:hAnsiTheme="majorBidi" w:cstheme="majorBidi"/>
                <w:highlight w:val="yellow"/>
              </w:rPr>
            </w:rPrChange>
          </w:rPr>
          <w:t xml:space="preserve"> </w:t>
        </w:r>
      </w:ins>
      <w:ins w:id="73" w:author="עמית ברנשטיין" w:date="2020-03-12T15:29:00Z">
        <w:r w:rsidR="0025200B" w:rsidRPr="0025200B">
          <w:rPr>
            <w:rFonts w:asciiTheme="majorBidi" w:hAnsiTheme="majorBidi" w:cstheme="majorBidi"/>
            <w:rPrChange w:id="74" w:author="עמית ברנשטיין" w:date="2020-03-12T15:34:00Z">
              <w:rPr>
                <w:rFonts w:asciiTheme="majorBidi" w:hAnsiTheme="majorBidi" w:cstheme="majorBidi"/>
                <w:highlight w:val="yellow"/>
              </w:rPr>
            </w:rPrChange>
          </w:rPr>
          <w:t>higher-level</w:t>
        </w:r>
      </w:ins>
      <w:ins w:id="75" w:author="עמית ברנשטיין" w:date="2020-03-12T15:30:00Z">
        <w:r w:rsidR="0025200B" w:rsidRPr="0025200B">
          <w:rPr>
            <w:rFonts w:asciiTheme="majorBidi" w:hAnsiTheme="majorBidi" w:cstheme="majorBidi"/>
            <w:rPrChange w:id="76" w:author="עמית ברנשטיין" w:date="2020-03-12T15:34:00Z">
              <w:rPr>
                <w:rFonts w:asciiTheme="majorBidi" w:hAnsiTheme="majorBidi" w:cstheme="majorBidi"/>
                <w:highlight w:val="yellow"/>
              </w:rPr>
            </w:rPrChange>
          </w:rPr>
          <w:t xml:space="preserve"> (mal)adaptive thinking emerge from</w:t>
        </w:r>
      </w:ins>
      <w:ins w:id="77" w:author="עמית ברנשטיין" w:date="2020-03-12T15:29:00Z">
        <w:r w:rsidR="0025200B" w:rsidRPr="0025200B">
          <w:rPr>
            <w:rFonts w:asciiTheme="majorBidi" w:hAnsiTheme="majorBidi" w:cstheme="majorBidi"/>
            <w:rPrChange w:id="78" w:author="עמית ברנשטיין" w:date="2020-03-12T15:34:00Z">
              <w:rPr>
                <w:rFonts w:asciiTheme="majorBidi" w:hAnsiTheme="majorBidi" w:cstheme="majorBidi"/>
                <w:highlight w:val="yellow"/>
              </w:rPr>
            </w:rPrChange>
          </w:rPr>
          <w:t xml:space="preserve"> </w:t>
        </w:r>
      </w:ins>
      <w:ins w:id="79" w:author="עמית ברנשטיין" w:date="2020-03-12T15:22:00Z">
        <w:r w:rsidR="00EF0BAE" w:rsidRPr="0025200B">
          <w:rPr>
            <w:rFonts w:asciiTheme="majorBidi" w:hAnsiTheme="majorBidi" w:cstheme="majorBidi"/>
          </w:rPr>
          <w:t>internal attention</w:t>
        </w:r>
      </w:ins>
      <w:ins w:id="80" w:author="עמית ברנשטיין" w:date="2020-03-12T15:29:00Z">
        <w:r w:rsidR="0025200B" w:rsidRPr="0025200B">
          <w:rPr>
            <w:rFonts w:asciiTheme="majorBidi" w:hAnsiTheme="majorBidi" w:cstheme="majorBidi"/>
            <w:rPrChange w:id="81" w:author="עמית ברנשטיין" w:date="2020-03-12T15:34:00Z">
              <w:rPr>
                <w:rFonts w:asciiTheme="majorBidi" w:hAnsiTheme="majorBidi" w:cstheme="majorBidi"/>
                <w:highlight w:val="yellow"/>
              </w:rPr>
            </w:rPrChange>
          </w:rPr>
          <w:t>al selection</w:t>
        </w:r>
      </w:ins>
      <w:ins w:id="82" w:author="עמית ברנשטיין" w:date="2020-03-12T15:33:00Z">
        <w:r w:rsidR="0025200B" w:rsidRPr="0025200B">
          <w:rPr>
            <w:rFonts w:asciiTheme="majorBidi" w:hAnsiTheme="majorBidi" w:cstheme="majorBidi"/>
            <w:rPrChange w:id="83" w:author="עמית ברנשטיין" w:date="2020-03-12T15:34:00Z">
              <w:rPr>
                <w:rFonts w:asciiTheme="majorBidi" w:hAnsiTheme="majorBidi" w:cstheme="majorBidi"/>
                <w:highlight w:val="yellow"/>
              </w:rPr>
            </w:rPrChange>
          </w:rPr>
          <w:t>,</w:t>
        </w:r>
      </w:ins>
      <w:ins w:id="84" w:author="עמית ברנשטיין" w:date="2020-03-12T15:29:00Z">
        <w:r w:rsidR="0025200B" w:rsidRPr="0025200B">
          <w:rPr>
            <w:rFonts w:asciiTheme="majorBidi" w:hAnsiTheme="majorBidi" w:cstheme="majorBidi"/>
            <w:rPrChange w:id="85" w:author="עמית ברנשטיין" w:date="2020-03-12T15:34:00Z">
              <w:rPr>
                <w:rFonts w:asciiTheme="majorBidi" w:hAnsiTheme="majorBidi" w:cstheme="majorBidi"/>
                <w:highlight w:val="yellow"/>
              </w:rPr>
            </w:rPrChange>
          </w:rPr>
          <w:t xml:space="preserve"> </w:t>
        </w:r>
      </w:ins>
      <w:ins w:id="86" w:author="עמית ברנשטיין" w:date="2020-03-12T15:30:00Z">
        <w:r w:rsidR="0025200B" w:rsidRPr="0025200B">
          <w:rPr>
            <w:rFonts w:asciiTheme="majorBidi" w:hAnsiTheme="majorBidi" w:cstheme="majorBidi"/>
            <w:rPrChange w:id="87" w:author="עמית ברנשטיין" w:date="2020-03-12T15:34:00Z">
              <w:rPr>
                <w:rFonts w:asciiTheme="majorBidi" w:hAnsiTheme="majorBidi" w:cstheme="majorBidi"/>
                <w:highlight w:val="yellow"/>
              </w:rPr>
            </w:rPrChange>
          </w:rPr>
          <w:t xml:space="preserve">is </w:t>
        </w:r>
      </w:ins>
      <w:ins w:id="88" w:author="עמית ברנשטיין" w:date="2020-03-12T15:33:00Z">
        <w:r w:rsidR="0025200B" w:rsidRPr="0025200B">
          <w:rPr>
            <w:rFonts w:asciiTheme="majorBidi" w:hAnsiTheme="majorBidi" w:cstheme="majorBidi"/>
            <w:rPrChange w:id="89" w:author="עמית ברנשטיין" w:date="2020-03-12T15:34:00Z">
              <w:rPr>
                <w:rFonts w:asciiTheme="majorBidi" w:hAnsiTheme="majorBidi" w:cstheme="majorBidi"/>
                <w:highlight w:val="yellow"/>
              </w:rPr>
            </w:rPrChange>
          </w:rPr>
          <w:t>limited</w:t>
        </w:r>
      </w:ins>
      <w:ins w:id="90" w:author="עמית ברנשטיין" w:date="2020-03-12T15:34:00Z">
        <w:r w:rsidR="0025200B" w:rsidRPr="0025200B">
          <w:rPr>
            <w:rFonts w:asciiTheme="majorBidi" w:hAnsiTheme="majorBidi" w:cstheme="majorBidi"/>
            <w:rPrChange w:id="91" w:author="עמית ברנשטיין" w:date="2020-03-12T15:34:00Z">
              <w:rPr>
                <w:rFonts w:asciiTheme="majorBidi" w:hAnsiTheme="majorBidi" w:cstheme="majorBidi"/>
                <w:highlight w:val="yellow"/>
              </w:rPr>
            </w:rPrChange>
          </w:rPr>
          <w:t xml:space="preserve"> </w:t>
        </w:r>
      </w:ins>
      <w:ins w:id="92" w:author="עמית ברנשטיין" w:date="2020-03-12T15:33:00Z">
        <w:r w:rsidR="0025200B" w:rsidRPr="0025200B">
          <w:rPr>
            <w:rFonts w:asciiTheme="majorBidi" w:hAnsiTheme="majorBidi" w:cstheme="majorBidi"/>
            <w:rPrChange w:id="93" w:author="עמית ברנשטיין" w:date="2020-03-12T15:34:00Z">
              <w:rPr>
                <w:rFonts w:asciiTheme="majorBidi" w:hAnsiTheme="majorBidi" w:cstheme="majorBidi"/>
                <w:highlight w:val="yellow"/>
              </w:rPr>
            </w:rPrChange>
          </w:rPr>
          <w:t>and fragmented</w:t>
        </w:r>
      </w:ins>
      <w:ins w:id="94" w:author="עמית ברנשטיין" w:date="2020-03-12T15:23:00Z">
        <w:r w:rsidR="00EF0BAE" w:rsidRPr="0025200B">
          <w:rPr>
            <w:rFonts w:asciiTheme="majorBidi" w:hAnsiTheme="majorBidi" w:cstheme="majorBidi"/>
          </w:rPr>
          <w:t>.</w:t>
        </w:r>
        <w:r w:rsidR="00EF0BAE">
          <w:rPr>
            <w:rFonts w:asciiTheme="majorBidi" w:hAnsiTheme="majorBidi" w:cstheme="majorBidi"/>
          </w:rPr>
          <w:t xml:space="preserve"> </w:t>
        </w:r>
      </w:ins>
      <w:ins w:id="95" w:author="עמית ברנשטיין" w:date="2020-03-12T15:24:00Z">
        <w:r w:rsidR="00EF0BAE">
          <w:rPr>
            <w:rFonts w:asciiTheme="majorBidi" w:hAnsiTheme="majorBidi" w:cstheme="majorBidi"/>
          </w:rPr>
          <w:t xml:space="preserve">Accordingly, we introduce the </w:t>
        </w:r>
        <w:r w:rsidR="00EF0BAE" w:rsidRPr="00DD321B">
          <w:rPr>
            <w:rFonts w:asciiTheme="majorBidi" w:hAnsiTheme="majorBidi" w:cstheme="majorBidi"/>
            <w:i/>
            <w:iCs/>
          </w:rPr>
          <w:t>Attention-to-Thoughts</w:t>
        </w:r>
        <w:r w:rsidR="00EF0BAE">
          <w:rPr>
            <w:rFonts w:asciiTheme="majorBidi" w:hAnsiTheme="majorBidi" w:cstheme="majorBidi"/>
          </w:rPr>
          <w:t xml:space="preserve"> (A2T) model – </w:t>
        </w:r>
        <w:r w:rsidR="00EF0BAE" w:rsidRPr="000A772D">
          <w:rPr>
            <w:rFonts w:asciiTheme="majorBidi" w:hAnsiTheme="majorBidi" w:cstheme="majorBidi"/>
          </w:rPr>
          <w:t>a conceptual and computational</w:t>
        </w:r>
        <w:r w:rsidR="00EF0BAE" w:rsidRPr="004E3C80">
          <w:rPr>
            <w:rFonts w:asciiTheme="majorBidi" w:hAnsiTheme="majorBidi" w:cstheme="majorBidi"/>
          </w:rPr>
          <w:t xml:space="preserve"> dynamic systems </w:t>
        </w:r>
        <w:r w:rsidR="00EF0BAE">
          <w:rPr>
            <w:rFonts w:asciiTheme="majorBidi" w:hAnsiTheme="majorBidi" w:cstheme="majorBidi"/>
          </w:rPr>
          <w:t xml:space="preserve">model </w:t>
        </w:r>
      </w:ins>
      <w:ins w:id="96" w:author="עמית ברנשטיין" w:date="2020-03-12T15:44:00Z">
        <w:r w:rsidR="002A6760">
          <w:rPr>
            <w:rFonts w:asciiTheme="majorBidi" w:hAnsiTheme="majorBidi" w:cstheme="majorBidi"/>
          </w:rPr>
          <w:t xml:space="preserve">of </w:t>
        </w:r>
      </w:ins>
      <w:ins w:id="97" w:author="עמית ברנשטיין" w:date="2020-03-12T15:24:00Z">
        <w:r w:rsidR="00EF0BAE" w:rsidRPr="00FB50BB">
          <w:rPr>
            <w:rFonts w:asciiTheme="majorBidi" w:hAnsiTheme="majorBidi" w:cstheme="majorBidi"/>
          </w:rPr>
          <w:t>internal attention</w:t>
        </w:r>
      </w:ins>
      <w:ins w:id="98" w:author="עמית ברנשטיין" w:date="2020-03-12T15:45:00Z">
        <w:r w:rsidR="002A6760">
          <w:rPr>
            <w:rFonts w:asciiTheme="majorBidi" w:hAnsiTheme="majorBidi" w:cstheme="majorBidi"/>
          </w:rPr>
          <w:t xml:space="preserve">. </w:t>
        </w:r>
      </w:ins>
      <w:ins w:id="99" w:author="עמית ברנשטיין" w:date="2020-03-12T15:46:00Z">
        <w:r w:rsidR="002A6760">
          <w:rPr>
            <w:rFonts w:asciiTheme="majorBidi" w:hAnsiTheme="majorBidi" w:cstheme="majorBidi"/>
          </w:rPr>
          <w:t>Specifically,</w:t>
        </w:r>
      </w:ins>
      <w:ins w:id="100" w:author="עמית ברנשטיין" w:date="2020-03-12T15:24:00Z">
        <w:r w:rsidR="00EF0BAE">
          <w:rPr>
            <w:rFonts w:asciiTheme="majorBidi" w:hAnsiTheme="majorBidi" w:cstheme="majorBidi"/>
          </w:rPr>
          <w:t xml:space="preserve"> A2T characterizes how internal attention </w:t>
        </w:r>
        <w:r w:rsidR="00EF0BAE" w:rsidRPr="00E97991">
          <w:rPr>
            <w:rFonts w:asciiTheme="majorBidi" w:hAnsiTheme="majorBidi" w:cstheme="majorBidi"/>
          </w:rPr>
          <w:t>is expresse</w:t>
        </w:r>
        <w:r w:rsidR="00EF0BAE">
          <w:rPr>
            <w:rFonts w:asciiTheme="majorBidi" w:hAnsiTheme="majorBidi" w:cstheme="majorBidi"/>
          </w:rPr>
          <w:t xml:space="preserve">d and </w:t>
        </w:r>
        <w:r w:rsidR="00EF0BAE" w:rsidRPr="00E97991">
          <w:rPr>
            <w:rFonts w:asciiTheme="majorBidi" w:hAnsiTheme="majorBidi" w:cstheme="majorBidi"/>
          </w:rPr>
          <w:t>iteratively tran</w:t>
        </w:r>
        <w:r w:rsidR="00EF0BAE">
          <w:rPr>
            <w:rFonts w:asciiTheme="majorBidi" w:hAnsiTheme="majorBidi" w:cstheme="majorBidi"/>
          </w:rPr>
          <w:t xml:space="preserve">sacts with </w:t>
        </w:r>
        <w:r w:rsidR="00EF0BAE" w:rsidRPr="000A772D">
          <w:rPr>
            <w:rFonts w:asciiTheme="majorBidi" w:hAnsiTheme="majorBidi" w:cstheme="majorBidi"/>
          </w:rPr>
          <w:t>lower-level</w:t>
        </w:r>
        <w:r w:rsidR="00EF0BAE">
          <w:rPr>
            <w:rFonts w:asciiTheme="majorBidi" w:hAnsiTheme="majorBidi" w:cstheme="majorBidi"/>
          </w:rPr>
          <w:t xml:space="preserve"> working memory and emotion, </w:t>
        </w:r>
        <w:r w:rsidR="00EF0BAE" w:rsidRPr="00E97991">
          <w:rPr>
            <w:rFonts w:asciiTheme="majorBidi" w:hAnsiTheme="majorBidi" w:cstheme="majorBidi"/>
          </w:rPr>
          <w:t>from moment-to-moment in time</w:t>
        </w:r>
        <w:r w:rsidR="00EF0BAE">
          <w:rPr>
            <w:rFonts w:asciiTheme="majorBidi" w:hAnsiTheme="majorBidi" w:cstheme="majorBidi"/>
          </w:rPr>
          <w:t>,</w:t>
        </w:r>
        <w:r w:rsidR="00EF0BAE" w:rsidRPr="00E97991">
          <w:rPr>
            <w:rFonts w:asciiTheme="majorBidi" w:hAnsiTheme="majorBidi" w:cstheme="majorBidi"/>
          </w:rPr>
          <w:t xml:space="preserve"> </w:t>
        </w:r>
        <w:r w:rsidR="00EF0BAE">
          <w:rPr>
            <w:rFonts w:asciiTheme="majorBidi" w:hAnsiTheme="majorBidi" w:cstheme="majorBidi"/>
          </w:rPr>
          <w:t xml:space="preserve">as a function of </w:t>
        </w:r>
        <w:r w:rsidR="00EF0BAE" w:rsidRPr="00E97991">
          <w:rPr>
            <w:rFonts w:asciiTheme="majorBidi" w:hAnsiTheme="majorBidi" w:cstheme="majorBidi"/>
          </w:rPr>
          <w:t>context</w:t>
        </w:r>
        <w:r w:rsidR="00EF0BAE">
          <w:rPr>
            <w:rFonts w:asciiTheme="majorBidi" w:hAnsiTheme="majorBidi" w:cstheme="majorBidi"/>
          </w:rPr>
          <w:t>ual demands on sustained focused attention</w:t>
        </w:r>
      </w:ins>
      <w:ins w:id="101" w:author="עמית ברנשטיין" w:date="2020-03-12T15:55:00Z">
        <w:r w:rsidR="00FB50BB">
          <w:rPr>
            <w:rFonts w:asciiTheme="majorBidi" w:hAnsiTheme="majorBidi" w:cstheme="majorBidi"/>
          </w:rPr>
          <w:t xml:space="preserve">, and thereby </w:t>
        </w:r>
      </w:ins>
      <w:ins w:id="102" w:author="עמית ברנשטיין" w:date="2020-03-12T15:24:00Z">
        <w:r w:rsidR="00EF0BAE">
          <w:rPr>
            <w:rFonts w:asciiTheme="majorBidi" w:hAnsiTheme="majorBidi" w:cstheme="majorBidi"/>
          </w:rPr>
          <w:t xml:space="preserve">the emergence of (mal)adaptive </w:t>
        </w:r>
      </w:ins>
      <w:ins w:id="103" w:author="עמית ברנשטיין" w:date="2020-03-12T15:56:00Z">
        <w:r w:rsidR="00FB50BB">
          <w:rPr>
            <w:rFonts w:asciiTheme="majorBidi" w:hAnsiTheme="majorBidi" w:cstheme="majorBidi"/>
          </w:rPr>
          <w:t>thinking.</w:t>
        </w:r>
      </w:ins>
      <w:del w:id="104" w:author="עמית ברנשטיין" w:date="2020-03-12T14:28:00Z">
        <w:r w:rsidR="002D6F21" w:rsidRPr="004C0290" w:rsidDel="0008695C">
          <w:rPr>
            <w:rFonts w:asciiTheme="majorBidi" w:hAnsiTheme="majorBidi" w:cstheme="majorBidi"/>
          </w:rPr>
          <w:delText>In</w:delText>
        </w:r>
        <w:r w:rsidR="002D6F21" w:rsidDel="0008695C">
          <w:rPr>
            <w:rFonts w:asciiTheme="majorBidi" w:hAnsiTheme="majorBidi" w:cstheme="majorBidi"/>
          </w:rPr>
          <w:delText xml:space="preserve"> this manuscript, we </w:delText>
        </w:r>
        <w:r w:rsidR="00497CB3" w:rsidDel="0008695C">
          <w:rPr>
            <w:rFonts w:asciiTheme="majorBidi" w:hAnsiTheme="majorBidi" w:cstheme="majorBidi"/>
          </w:rPr>
          <w:delText>argue that</w:delText>
        </w:r>
        <w:r w:rsidR="00497CB3" w:rsidRPr="00E97991" w:rsidDel="0008695C">
          <w:rPr>
            <w:rFonts w:asciiTheme="majorBidi" w:hAnsiTheme="majorBidi" w:cstheme="majorBidi"/>
          </w:rPr>
          <w:delText xml:space="preserve"> understanding the nature and function</w:delText>
        </w:r>
        <w:r w:rsidR="00497CB3" w:rsidRPr="00EC2620" w:rsidDel="0008695C">
          <w:rPr>
            <w:rFonts w:asciiTheme="majorBidi" w:hAnsiTheme="majorBidi" w:cstheme="majorBidi"/>
          </w:rPr>
          <w:delText xml:space="preserve"> </w:delText>
        </w:r>
        <w:r w:rsidR="00497CB3" w:rsidRPr="00033941" w:rsidDel="0008695C">
          <w:rPr>
            <w:rFonts w:cstheme="majorBidi"/>
          </w:rPr>
          <w:delText>internal attention</w:delText>
        </w:r>
        <w:r w:rsidR="00497CB3" w:rsidRPr="00EC2620" w:rsidDel="0008695C">
          <w:rPr>
            <w:rFonts w:asciiTheme="majorBidi" w:hAnsiTheme="majorBidi" w:cstheme="majorBidi"/>
          </w:rPr>
          <w:delText xml:space="preserve"> in</w:delText>
        </w:r>
        <w:r w:rsidR="00497CB3" w:rsidRPr="00E97991" w:rsidDel="0008695C">
          <w:rPr>
            <w:rFonts w:asciiTheme="majorBidi" w:hAnsiTheme="majorBidi" w:cstheme="majorBidi"/>
          </w:rPr>
          <w:delText xml:space="preserve"> cognit</w:delText>
        </w:r>
        <w:r w:rsidR="00497CB3" w:rsidDel="0008695C">
          <w:rPr>
            <w:rFonts w:asciiTheme="majorBidi" w:hAnsiTheme="majorBidi" w:cstheme="majorBidi"/>
          </w:rPr>
          <w:delText>i</w:delText>
        </w:r>
        <w:r w:rsidR="00497CB3" w:rsidRPr="00E97991" w:rsidDel="0008695C">
          <w:rPr>
            <w:rFonts w:asciiTheme="majorBidi" w:hAnsiTheme="majorBidi" w:cstheme="majorBidi"/>
          </w:rPr>
          <w:delText xml:space="preserve">on </w:delText>
        </w:r>
      </w:del>
      <w:del w:id="105" w:author="עמית ברנשטיין" w:date="2020-03-12T14:24:00Z">
        <w:r w:rsidR="00497CB3" w:rsidRPr="00E97991" w:rsidDel="0018446E">
          <w:rPr>
            <w:rFonts w:asciiTheme="majorBidi" w:hAnsiTheme="majorBidi" w:cstheme="majorBidi"/>
          </w:rPr>
          <w:delText xml:space="preserve">is </w:delText>
        </w:r>
        <w:r w:rsidR="00497CB3" w:rsidDel="0018446E">
          <w:rPr>
            <w:rFonts w:asciiTheme="majorBidi" w:hAnsiTheme="majorBidi" w:cstheme="majorBidi"/>
          </w:rPr>
          <w:delText xml:space="preserve">not only </w:delText>
        </w:r>
        <w:r w:rsidR="00497CB3" w:rsidRPr="00E97991" w:rsidDel="0018446E">
          <w:rPr>
            <w:rFonts w:asciiTheme="majorBidi" w:hAnsiTheme="majorBidi" w:cstheme="majorBidi"/>
          </w:rPr>
          <w:delText>essential</w:delText>
        </w:r>
        <w:r w:rsidR="00497CB3" w:rsidDel="0018446E">
          <w:rPr>
            <w:rFonts w:asciiTheme="majorBidi" w:hAnsiTheme="majorBidi" w:cstheme="majorBidi"/>
          </w:rPr>
          <w:delText xml:space="preserve"> to understanding</w:delText>
        </w:r>
      </w:del>
      <w:del w:id="106" w:author="עמית ברנשטיין" w:date="2020-03-12T14:28:00Z">
        <w:r w:rsidR="00497CB3" w:rsidDel="0008695C">
          <w:rPr>
            <w:rFonts w:asciiTheme="majorBidi" w:hAnsiTheme="majorBidi" w:cstheme="majorBidi"/>
          </w:rPr>
          <w:delText xml:space="preserve"> </w:delText>
        </w:r>
      </w:del>
      <w:del w:id="107" w:author="עמית ברנשטיין" w:date="2020-03-12T14:20:00Z">
        <w:r w:rsidR="00497CB3" w:rsidDel="0018446E">
          <w:rPr>
            <w:rFonts w:asciiTheme="majorBidi" w:hAnsiTheme="majorBidi" w:cstheme="majorBidi"/>
          </w:rPr>
          <w:delText xml:space="preserve">normative </w:delText>
        </w:r>
      </w:del>
      <w:del w:id="108" w:author="עמית ברנשטיין" w:date="2020-03-12T14:28:00Z">
        <w:r w:rsidR="00497CB3" w:rsidDel="0008695C">
          <w:rPr>
            <w:rFonts w:asciiTheme="majorBidi" w:hAnsiTheme="majorBidi" w:cstheme="majorBidi"/>
          </w:rPr>
          <w:delText xml:space="preserve">adaptive </w:delText>
        </w:r>
        <w:r w:rsidR="004B356B" w:rsidDel="0008695C">
          <w:rPr>
            <w:rFonts w:asciiTheme="majorBidi" w:hAnsiTheme="majorBidi" w:cstheme="majorBidi"/>
            <w:highlight w:val="yellow"/>
          </w:rPr>
          <w:delText>interaction between context, thought and emotion,</w:delText>
        </w:r>
        <w:r w:rsidR="00497CB3" w:rsidRPr="006822F2" w:rsidDel="0008695C">
          <w:rPr>
            <w:rFonts w:asciiTheme="majorBidi" w:hAnsiTheme="majorBidi" w:cstheme="majorBidi"/>
            <w:highlight w:val="yellow"/>
          </w:rPr>
          <w:delText xml:space="preserve"> but critically, </w:delText>
        </w:r>
        <w:r w:rsidR="004B356B" w:rsidDel="0008695C">
          <w:rPr>
            <w:rFonts w:asciiTheme="majorBidi" w:hAnsiTheme="majorBidi" w:cstheme="majorBidi"/>
            <w:highlight w:val="yellow"/>
          </w:rPr>
          <w:delText xml:space="preserve">for understanding </w:delText>
        </w:r>
        <w:r w:rsidR="00497CB3" w:rsidRPr="006822F2" w:rsidDel="0008695C">
          <w:rPr>
            <w:rFonts w:asciiTheme="majorBidi" w:hAnsiTheme="majorBidi" w:cstheme="majorBidi"/>
            <w:highlight w:val="yellow"/>
          </w:rPr>
          <w:delText>maladaptive XXXXXX YYYYY ZZZ</w:delText>
        </w:r>
        <w:r w:rsidR="004B356B" w:rsidDel="0008695C">
          <w:rPr>
            <w:rFonts w:asciiTheme="majorBidi" w:hAnsiTheme="majorBidi" w:cstheme="majorBidi"/>
          </w:rPr>
          <w:delText>.</w:delText>
        </w:r>
        <w:r w:rsidR="002D6F21" w:rsidDel="0008695C">
          <w:rPr>
            <w:rFonts w:asciiTheme="majorBidi" w:hAnsiTheme="majorBidi" w:cstheme="majorBidi"/>
          </w:rPr>
          <w:delText xml:space="preserve"> </w:delText>
        </w:r>
      </w:del>
      <w:del w:id="109" w:author="עמית ברנשטיין" w:date="2020-03-12T14:22:00Z">
        <w:r w:rsidR="00497CB3" w:rsidDel="0018446E">
          <w:rPr>
            <w:rFonts w:asciiTheme="majorBidi" w:hAnsiTheme="majorBidi" w:cstheme="majorBidi"/>
          </w:rPr>
          <w:delText xml:space="preserve"> </w:delText>
        </w:r>
      </w:del>
    </w:p>
    <w:p w14:paraId="6FADD51F" w14:textId="1A7698D7" w:rsidR="00170F0A" w:rsidDel="00AB596C" w:rsidRDefault="0091601A" w:rsidP="00464DAA">
      <w:pPr>
        <w:ind w:firstLine="0"/>
        <w:rPr>
          <w:del w:id="110" w:author="עמית ברנשטיין" w:date="2020-03-12T14:23:00Z"/>
          <w:rFonts w:asciiTheme="majorBidi" w:hAnsiTheme="majorBidi" w:cstheme="majorBidi"/>
        </w:rPr>
        <w:pPrChange w:id="111" w:author="עמית ברנשטיין" w:date="2020-03-12T15:57:00Z">
          <w:pPr/>
        </w:pPrChange>
      </w:pPr>
      <w:commentRangeStart w:id="112"/>
      <w:del w:id="113" w:author="עמית ברנשטיין" w:date="2020-03-12T14:28:00Z">
        <w:r w:rsidDel="0008695C">
          <w:rPr>
            <w:rFonts w:asciiTheme="majorBidi" w:hAnsiTheme="majorBidi" w:cstheme="majorBidi"/>
          </w:rPr>
          <w:delText>We</w:delText>
        </w:r>
        <w:r w:rsidR="008E1A24" w:rsidDel="0008695C">
          <w:rPr>
            <w:rFonts w:asciiTheme="majorBidi" w:hAnsiTheme="majorBidi" w:cstheme="majorBidi"/>
          </w:rPr>
          <w:delText xml:space="preserve"> </w:delText>
        </w:r>
        <w:commentRangeEnd w:id="112"/>
        <w:r w:rsidR="004E3C80" w:rsidDel="0008695C">
          <w:rPr>
            <w:rStyle w:val="CommentReference"/>
          </w:rPr>
          <w:commentReference w:id="112"/>
        </w:r>
        <w:r w:rsidR="003D4470" w:rsidDel="0008695C">
          <w:rPr>
            <w:rFonts w:asciiTheme="majorBidi" w:hAnsiTheme="majorBidi" w:cstheme="majorBidi"/>
          </w:rPr>
          <w:delText>thus</w:delText>
        </w:r>
      </w:del>
      <w:del w:id="114" w:author="עמית ברנשטיין" w:date="2020-03-12T15:23:00Z">
        <w:r w:rsidR="003D4470" w:rsidDel="00EF0BAE">
          <w:rPr>
            <w:rFonts w:asciiTheme="majorBidi" w:hAnsiTheme="majorBidi" w:cstheme="majorBidi"/>
          </w:rPr>
          <w:delText xml:space="preserve"> </w:delText>
        </w:r>
        <w:r w:rsidR="008E1A24" w:rsidDel="00EF0BAE">
          <w:rPr>
            <w:rFonts w:asciiTheme="majorBidi" w:hAnsiTheme="majorBidi" w:cstheme="majorBidi"/>
          </w:rPr>
          <w:delText xml:space="preserve">introduce </w:delText>
        </w:r>
        <w:r w:rsidR="008F77B4" w:rsidDel="00EF0BAE">
          <w:rPr>
            <w:rFonts w:asciiTheme="majorBidi" w:hAnsiTheme="majorBidi" w:cstheme="majorBidi"/>
          </w:rPr>
          <w:delText xml:space="preserve">the </w:delText>
        </w:r>
        <w:r w:rsidR="008F77B4" w:rsidRPr="00DD321B" w:rsidDel="00EF0BAE">
          <w:rPr>
            <w:rFonts w:asciiTheme="majorBidi" w:hAnsiTheme="majorBidi" w:cstheme="majorBidi"/>
            <w:i/>
            <w:iCs/>
          </w:rPr>
          <w:delText>Attention-to-Thoughts</w:delText>
        </w:r>
        <w:r w:rsidR="008F77B4" w:rsidDel="00EF0BAE">
          <w:rPr>
            <w:rFonts w:asciiTheme="majorBidi" w:hAnsiTheme="majorBidi" w:cstheme="majorBidi"/>
          </w:rPr>
          <w:delText xml:space="preserve"> </w:delText>
        </w:r>
        <w:r w:rsidR="006A3C80" w:rsidDel="00EF0BAE">
          <w:rPr>
            <w:rFonts w:asciiTheme="majorBidi" w:hAnsiTheme="majorBidi" w:cstheme="majorBidi"/>
          </w:rPr>
          <w:delText xml:space="preserve">(A2T) </w:delText>
        </w:r>
        <w:r w:rsidR="008F77B4" w:rsidDel="00EF0BAE">
          <w:rPr>
            <w:rFonts w:asciiTheme="majorBidi" w:hAnsiTheme="majorBidi" w:cstheme="majorBidi"/>
          </w:rPr>
          <w:delText xml:space="preserve">model – </w:delText>
        </w:r>
        <w:r w:rsidR="008F77B4" w:rsidRPr="000A772D" w:rsidDel="00EF0BAE">
          <w:rPr>
            <w:rFonts w:asciiTheme="majorBidi" w:hAnsiTheme="majorBidi" w:cstheme="majorBidi"/>
          </w:rPr>
          <w:delText>a</w:delText>
        </w:r>
        <w:r w:rsidR="006A3C80" w:rsidRPr="000A772D" w:rsidDel="00EF0BAE">
          <w:rPr>
            <w:rFonts w:asciiTheme="majorBidi" w:hAnsiTheme="majorBidi" w:cstheme="majorBidi"/>
          </w:rPr>
          <w:delText xml:space="preserve"> conceptual and computational</w:delText>
        </w:r>
        <w:r w:rsidR="006A3C80" w:rsidRPr="004E3C80" w:rsidDel="00EF0BAE">
          <w:rPr>
            <w:rFonts w:asciiTheme="majorBidi" w:hAnsiTheme="majorBidi" w:cstheme="majorBidi"/>
          </w:rPr>
          <w:delText xml:space="preserve"> </w:delText>
        </w:r>
        <w:r w:rsidR="008F77B4" w:rsidRPr="004E3C80" w:rsidDel="00EF0BAE">
          <w:rPr>
            <w:rFonts w:asciiTheme="majorBidi" w:hAnsiTheme="majorBidi" w:cstheme="majorBidi"/>
          </w:rPr>
          <w:delText xml:space="preserve">dynamic systems </w:delText>
        </w:r>
      </w:del>
      <w:del w:id="115" w:author="עמית ברנשטיין" w:date="2020-03-08T15:10:00Z">
        <w:r w:rsidR="008E1A24" w:rsidRPr="004E3C80" w:rsidDel="00F91C46">
          <w:rPr>
            <w:rFonts w:asciiTheme="majorBidi" w:hAnsiTheme="majorBidi" w:cstheme="majorBidi"/>
          </w:rPr>
          <w:delText xml:space="preserve">model </w:delText>
        </w:r>
        <w:r w:rsidR="00133791" w:rsidRPr="004E3C80" w:rsidDel="00F91C46">
          <w:rPr>
            <w:rFonts w:asciiTheme="majorBidi" w:hAnsiTheme="majorBidi" w:cstheme="majorBidi"/>
          </w:rPr>
          <w:delText xml:space="preserve">of </w:delText>
        </w:r>
        <w:r w:rsidR="00032ECC" w:rsidRPr="000A772D" w:rsidDel="00F91C46">
          <w:rPr>
            <w:rFonts w:asciiTheme="majorBidi" w:hAnsiTheme="majorBidi" w:cstheme="majorBidi"/>
          </w:rPr>
          <w:delText>internal attention</w:delText>
        </w:r>
      </w:del>
      <w:ins w:id="116" w:author="יפתח עמיר" w:date="2020-01-28T08:23:00Z">
        <w:del w:id="117" w:author="עמית ברנשטיין" w:date="2020-03-08T15:10:00Z">
          <w:r w:rsidR="002632BF" w:rsidDel="00F91C46">
            <w:rPr>
              <w:rFonts w:asciiTheme="majorBidi" w:hAnsiTheme="majorBidi" w:cstheme="majorBidi"/>
              <w:lang w:val="en-IL"/>
            </w:rPr>
            <w:delText xml:space="preserve">, </w:delText>
          </w:r>
        </w:del>
      </w:ins>
      <w:del w:id="118" w:author="עמית ברנשטיין" w:date="2020-03-08T15:10:00Z">
        <w:r w:rsidR="00032ECC" w:rsidDel="00F91C46">
          <w:rPr>
            <w:rFonts w:asciiTheme="majorBidi" w:hAnsiTheme="majorBidi" w:cstheme="majorBidi"/>
          </w:rPr>
          <w:delText xml:space="preserve"> and thought</w:delText>
        </w:r>
      </w:del>
      <w:ins w:id="119" w:author="יפתח עמיר" w:date="2020-01-28T08:23:00Z">
        <w:del w:id="120" w:author="עמית ברנשטיין" w:date="2020-03-08T15:10:00Z">
          <w:r w:rsidR="002632BF" w:rsidDel="00F91C46">
            <w:rPr>
              <w:rFonts w:asciiTheme="majorBidi" w:hAnsiTheme="majorBidi" w:cstheme="majorBidi"/>
              <w:lang w:val="en-IL"/>
            </w:rPr>
            <w:delText xml:space="preserve"> and emotion</w:delText>
          </w:r>
        </w:del>
      </w:ins>
      <w:del w:id="121" w:author="עמית ברנשטיין" w:date="2020-03-08T15:10:00Z">
        <w:r w:rsidR="00750D25" w:rsidDel="00F91C46">
          <w:rPr>
            <w:rFonts w:asciiTheme="majorBidi" w:hAnsiTheme="majorBidi" w:cstheme="majorBidi"/>
          </w:rPr>
          <w:delText xml:space="preserve"> </w:delText>
        </w:r>
      </w:del>
      <w:del w:id="122" w:author="עמית ברנשטיין" w:date="2020-03-08T18:33:00Z">
        <w:r w:rsidR="00750D25" w:rsidDel="00944CD8">
          <w:rPr>
            <w:rFonts w:asciiTheme="majorBidi" w:hAnsiTheme="majorBidi" w:cstheme="majorBidi"/>
          </w:rPr>
          <w:delText xml:space="preserve">that </w:delText>
        </w:r>
      </w:del>
      <w:del w:id="123" w:author="עמית ברנשטיין" w:date="2020-03-12T15:23:00Z">
        <w:r w:rsidR="008E1A24" w:rsidDel="00EF0BAE">
          <w:rPr>
            <w:rFonts w:asciiTheme="majorBidi" w:hAnsiTheme="majorBidi" w:cstheme="majorBidi"/>
          </w:rPr>
          <w:delText xml:space="preserve">characterizes how internal attention </w:delText>
        </w:r>
        <w:r w:rsidR="008E1A24" w:rsidRPr="00E97991" w:rsidDel="00EF0BAE">
          <w:rPr>
            <w:rFonts w:asciiTheme="majorBidi" w:hAnsiTheme="majorBidi" w:cstheme="majorBidi"/>
          </w:rPr>
          <w:delText>is expresse</w:delText>
        </w:r>
        <w:r w:rsidR="00694E4F" w:rsidDel="00EF0BAE">
          <w:rPr>
            <w:rFonts w:asciiTheme="majorBidi" w:hAnsiTheme="majorBidi" w:cstheme="majorBidi"/>
          </w:rPr>
          <w:delText>d</w:delText>
        </w:r>
        <w:r w:rsidR="00E973A7" w:rsidDel="00EF0BAE">
          <w:rPr>
            <w:rFonts w:asciiTheme="majorBidi" w:hAnsiTheme="majorBidi" w:cstheme="majorBidi"/>
          </w:rPr>
          <w:delText xml:space="preserve"> and </w:delText>
        </w:r>
        <w:r w:rsidR="008E1A24" w:rsidRPr="00E97991" w:rsidDel="00EF0BAE">
          <w:rPr>
            <w:rFonts w:asciiTheme="majorBidi" w:hAnsiTheme="majorBidi" w:cstheme="majorBidi"/>
          </w:rPr>
          <w:delText>iteratively tran</w:delText>
        </w:r>
        <w:r w:rsidR="008E1A24" w:rsidDel="00EF0BAE">
          <w:rPr>
            <w:rFonts w:asciiTheme="majorBidi" w:hAnsiTheme="majorBidi" w:cstheme="majorBidi"/>
          </w:rPr>
          <w:delText>sact</w:delText>
        </w:r>
        <w:r w:rsidR="00E973A7" w:rsidDel="00EF0BAE">
          <w:rPr>
            <w:rFonts w:asciiTheme="majorBidi" w:hAnsiTheme="majorBidi" w:cstheme="majorBidi"/>
          </w:rPr>
          <w:delText>s</w:delText>
        </w:r>
        <w:r w:rsidR="008E1A24" w:rsidDel="00EF0BAE">
          <w:rPr>
            <w:rFonts w:asciiTheme="majorBidi" w:hAnsiTheme="majorBidi" w:cstheme="majorBidi"/>
          </w:rPr>
          <w:delText xml:space="preserve"> with</w:delText>
        </w:r>
        <w:r w:rsidR="00294F85" w:rsidDel="00EF0BAE">
          <w:rPr>
            <w:rFonts w:asciiTheme="majorBidi" w:hAnsiTheme="majorBidi" w:cstheme="majorBidi"/>
          </w:rPr>
          <w:delText xml:space="preserve"> </w:delText>
        </w:r>
        <w:r w:rsidR="00294F85" w:rsidRPr="000A772D" w:rsidDel="00EF0BAE">
          <w:rPr>
            <w:rFonts w:asciiTheme="majorBidi" w:hAnsiTheme="majorBidi" w:cstheme="majorBidi"/>
          </w:rPr>
          <w:delText>lower-level</w:delText>
        </w:r>
        <w:r w:rsidR="008E1A24" w:rsidDel="00EF0BAE">
          <w:rPr>
            <w:rFonts w:asciiTheme="majorBidi" w:hAnsiTheme="majorBidi" w:cstheme="majorBidi"/>
          </w:rPr>
          <w:delText xml:space="preserve"> </w:delText>
        </w:r>
        <w:r w:rsidR="00294F85" w:rsidDel="00EF0BAE">
          <w:rPr>
            <w:rFonts w:asciiTheme="majorBidi" w:hAnsiTheme="majorBidi" w:cstheme="majorBidi"/>
          </w:rPr>
          <w:delText>working</w:delText>
        </w:r>
        <w:r w:rsidR="004E3C80" w:rsidDel="00EF0BAE">
          <w:rPr>
            <w:rFonts w:asciiTheme="majorBidi" w:hAnsiTheme="majorBidi" w:cstheme="majorBidi"/>
          </w:rPr>
          <w:delText xml:space="preserve"> </w:delText>
        </w:r>
        <w:r w:rsidR="00294F85" w:rsidDel="00EF0BAE">
          <w:rPr>
            <w:rFonts w:asciiTheme="majorBidi" w:hAnsiTheme="majorBidi" w:cstheme="majorBidi"/>
          </w:rPr>
          <w:delText xml:space="preserve">memory and </w:delText>
        </w:r>
        <w:r w:rsidR="004E3C80" w:rsidDel="00EF0BAE">
          <w:rPr>
            <w:rFonts w:asciiTheme="majorBidi" w:hAnsiTheme="majorBidi" w:cstheme="majorBidi"/>
          </w:rPr>
          <w:delText>emotion</w:delText>
        </w:r>
        <w:r w:rsidR="00E973A7" w:rsidDel="00EF0BAE">
          <w:rPr>
            <w:rFonts w:asciiTheme="majorBidi" w:hAnsiTheme="majorBidi" w:cstheme="majorBidi"/>
          </w:rPr>
          <w:delText xml:space="preserve">, </w:delText>
        </w:r>
        <w:r w:rsidR="00E973A7" w:rsidRPr="00E97991" w:rsidDel="00EF0BAE">
          <w:rPr>
            <w:rFonts w:asciiTheme="majorBidi" w:hAnsiTheme="majorBidi" w:cstheme="majorBidi"/>
          </w:rPr>
          <w:delText>from moment-to-moment in time</w:delText>
        </w:r>
        <w:r w:rsidR="00F53C22" w:rsidDel="00EF0BAE">
          <w:rPr>
            <w:rFonts w:asciiTheme="majorBidi" w:hAnsiTheme="majorBidi" w:cstheme="majorBidi"/>
          </w:rPr>
          <w:delText>,</w:delText>
        </w:r>
        <w:r w:rsidR="00E973A7" w:rsidRPr="00E97991" w:rsidDel="00EF0BAE">
          <w:rPr>
            <w:rFonts w:asciiTheme="majorBidi" w:hAnsiTheme="majorBidi" w:cstheme="majorBidi"/>
          </w:rPr>
          <w:delText xml:space="preserve"> </w:delText>
        </w:r>
        <w:r w:rsidR="00170F0A" w:rsidDel="00EF0BAE">
          <w:rPr>
            <w:rFonts w:asciiTheme="majorBidi" w:hAnsiTheme="majorBidi" w:cstheme="majorBidi"/>
          </w:rPr>
          <w:delText xml:space="preserve">as a function of </w:delText>
        </w:r>
        <w:r w:rsidR="00E973A7" w:rsidRPr="00E97991" w:rsidDel="00EF0BAE">
          <w:rPr>
            <w:rFonts w:asciiTheme="majorBidi" w:hAnsiTheme="majorBidi" w:cstheme="majorBidi"/>
          </w:rPr>
          <w:delText>context</w:delText>
        </w:r>
        <w:r w:rsidR="00750D25" w:rsidDel="00EF0BAE">
          <w:rPr>
            <w:rFonts w:asciiTheme="majorBidi" w:hAnsiTheme="majorBidi" w:cstheme="majorBidi"/>
          </w:rPr>
          <w:delText xml:space="preserve">ual demands on </w:delText>
        </w:r>
        <w:r w:rsidR="003D4470" w:rsidDel="00EF0BAE">
          <w:rPr>
            <w:rFonts w:asciiTheme="majorBidi" w:hAnsiTheme="majorBidi" w:cstheme="majorBidi"/>
          </w:rPr>
          <w:delText xml:space="preserve">sustained focused </w:delText>
        </w:r>
        <w:r w:rsidR="00750D25" w:rsidDel="00EF0BAE">
          <w:rPr>
            <w:rFonts w:asciiTheme="majorBidi" w:hAnsiTheme="majorBidi" w:cstheme="majorBidi"/>
          </w:rPr>
          <w:delText>attention</w:delText>
        </w:r>
        <w:r w:rsidR="008F77B4" w:rsidDel="00EF0BAE">
          <w:rPr>
            <w:rFonts w:asciiTheme="majorBidi" w:hAnsiTheme="majorBidi" w:cstheme="majorBidi"/>
          </w:rPr>
          <w:delText>.</w:delText>
        </w:r>
        <w:r w:rsidR="00032ECC" w:rsidDel="00EF0BAE">
          <w:rPr>
            <w:rFonts w:asciiTheme="majorBidi" w:hAnsiTheme="majorBidi" w:cstheme="majorBidi"/>
          </w:rPr>
          <w:delText xml:space="preserve"> </w:delText>
        </w:r>
      </w:del>
      <w:del w:id="124" w:author="עמית ברנשטיין" w:date="2020-03-08T15:28:00Z">
        <w:r w:rsidR="00032ECC" w:rsidRPr="0018446E" w:rsidDel="00A903F4">
          <w:rPr>
            <w:rFonts w:asciiTheme="majorBidi" w:hAnsiTheme="majorBidi" w:cstheme="majorBidi"/>
            <w:highlight w:val="green"/>
            <w:rPrChange w:id="125" w:author="עמית ברנשטיין" w:date="2020-03-12T14:21:00Z">
              <w:rPr>
                <w:rFonts w:asciiTheme="majorBidi" w:hAnsiTheme="majorBidi" w:cstheme="majorBidi"/>
              </w:rPr>
            </w:rPrChange>
          </w:rPr>
          <w:delText>In addition to</w:delText>
        </w:r>
      </w:del>
      <w:del w:id="126" w:author="עמית ברנשטיין" w:date="2020-03-08T15:29:00Z">
        <w:r w:rsidR="00032ECC" w:rsidDel="00A903F4">
          <w:rPr>
            <w:rFonts w:asciiTheme="majorBidi" w:hAnsiTheme="majorBidi" w:cstheme="majorBidi"/>
          </w:rPr>
          <w:delText xml:space="preserve"> characterizing</w:delText>
        </w:r>
      </w:del>
      <w:del w:id="127" w:author="עמית ברנשטיין" w:date="2020-03-12T14:23:00Z">
        <w:r w:rsidR="00032ECC" w:rsidDel="0018446E">
          <w:rPr>
            <w:rFonts w:asciiTheme="majorBidi" w:hAnsiTheme="majorBidi" w:cstheme="majorBidi"/>
          </w:rPr>
          <w:delText xml:space="preserve"> and computationally </w:delText>
        </w:r>
      </w:del>
      <w:del w:id="128" w:author="עמית ברנשטיין" w:date="2020-03-08T15:29:00Z">
        <w:r w:rsidR="00032ECC" w:rsidDel="00A903F4">
          <w:rPr>
            <w:rFonts w:asciiTheme="majorBidi" w:hAnsiTheme="majorBidi" w:cstheme="majorBidi"/>
          </w:rPr>
          <w:delText xml:space="preserve">defining </w:delText>
        </w:r>
      </w:del>
      <w:del w:id="129" w:author="עמית ברנשטיין" w:date="2020-03-12T14:23:00Z">
        <w:r w:rsidR="00841783" w:rsidDel="0018446E">
          <w:rPr>
            <w:rFonts w:asciiTheme="majorBidi" w:hAnsiTheme="majorBidi" w:cstheme="majorBidi"/>
            <w:i/>
            <w:iCs/>
          </w:rPr>
          <w:delText xml:space="preserve">momentary </w:delText>
        </w:r>
        <w:r w:rsidR="00032ECC" w:rsidRPr="00DD321B" w:rsidDel="0018446E">
          <w:rPr>
            <w:rFonts w:asciiTheme="majorBidi" w:hAnsiTheme="majorBidi" w:cstheme="majorBidi"/>
            <w:i/>
            <w:iCs/>
          </w:rPr>
          <w:delText>states</w:delText>
        </w:r>
        <w:r w:rsidR="00032ECC" w:rsidDel="0018446E">
          <w:rPr>
            <w:rFonts w:asciiTheme="majorBidi" w:hAnsiTheme="majorBidi" w:cstheme="majorBidi"/>
          </w:rPr>
          <w:delText xml:space="preserve"> of this dynamic system </w:delText>
        </w:r>
        <w:r w:rsidR="00841783" w:rsidDel="0018446E">
          <w:rPr>
            <w:rFonts w:asciiTheme="majorBidi" w:hAnsiTheme="majorBidi" w:cstheme="majorBidi"/>
          </w:rPr>
          <w:delText>of attention, thought and emotion</w:delText>
        </w:r>
      </w:del>
      <w:del w:id="130" w:author="עמית ברנשטיין" w:date="2020-03-08T15:29:00Z">
        <w:r w:rsidR="00841783" w:rsidDel="00A903F4">
          <w:rPr>
            <w:rFonts w:asciiTheme="majorBidi" w:hAnsiTheme="majorBidi" w:cstheme="majorBidi"/>
          </w:rPr>
          <w:delText>, the model is also able to</w:delText>
        </w:r>
      </w:del>
      <w:del w:id="131" w:author="עמית ברנשטיין" w:date="2020-03-12T14:23:00Z">
        <w:r w:rsidR="00841783" w:rsidDel="0018446E">
          <w:rPr>
            <w:rFonts w:asciiTheme="majorBidi" w:hAnsiTheme="majorBidi" w:cstheme="majorBidi"/>
          </w:rPr>
          <w:delText xml:space="preserve"> characterize and predict </w:delText>
        </w:r>
        <w:r w:rsidR="00865CC3" w:rsidDel="0018446E">
          <w:rPr>
            <w:rFonts w:asciiTheme="majorBidi" w:hAnsiTheme="majorBidi" w:cstheme="majorBidi"/>
          </w:rPr>
          <w:delText>differential trajectories</w:delText>
        </w:r>
        <w:r w:rsidR="00841783" w:rsidDel="0018446E">
          <w:rPr>
            <w:rFonts w:asciiTheme="majorBidi" w:hAnsiTheme="majorBidi" w:cstheme="majorBidi"/>
          </w:rPr>
          <w:delText xml:space="preserve"> of </w:delText>
        </w:r>
      </w:del>
      <w:del w:id="132" w:author="עמית ברנשטיין" w:date="2020-03-08T15:29:00Z">
        <w:r w:rsidR="00841783" w:rsidDel="00A903F4">
          <w:rPr>
            <w:rFonts w:asciiTheme="majorBidi" w:hAnsiTheme="majorBidi" w:cstheme="majorBidi"/>
          </w:rPr>
          <w:delText xml:space="preserve">this </w:delText>
        </w:r>
      </w:del>
      <w:del w:id="133" w:author="עמית ברנשטיין" w:date="2020-03-12T14:23:00Z">
        <w:r w:rsidR="00841783" w:rsidDel="0018446E">
          <w:rPr>
            <w:rFonts w:asciiTheme="majorBidi" w:hAnsiTheme="majorBidi" w:cstheme="majorBidi"/>
          </w:rPr>
          <w:delText xml:space="preserve">dynamic system that </w:delText>
        </w:r>
        <w:r w:rsidR="00841783" w:rsidRPr="000A772D" w:rsidDel="0018446E">
          <w:rPr>
            <w:rFonts w:asciiTheme="majorBidi" w:hAnsiTheme="majorBidi" w:cstheme="majorBidi"/>
            <w:highlight w:val="cyan"/>
          </w:rPr>
          <w:delText xml:space="preserve">account for individual differences in multiple </w:delText>
        </w:r>
        <w:commentRangeStart w:id="134"/>
        <w:r w:rsidR="00841783" w:rsidRPr="000A772D" w:rsidDel="0018446E">
          <w:rPr>
            <w:rFonts w:asciiTheme="majorBidi" w:hAnsiTheme="majorBidi" w:cstheme="majorBidi"/>
            <w:highlight w:val="cyan"/>
          </w:rPr>
          <w:delText>common</w:delText>
        </w:r>
        <w:commentRangeEnd w:id="134"/>
        <w:r w:rsidR="002D73EB" w:rsidRPr="000A772D" w:rsidDel="0018446E">
          <w:rPr>
            <w:rStyle w:val="CommentReference"/>
            <w:highlight w:val="cyan"/>
          </w:rPr>
          <w:commentReference w:id="134"/>
        </w:r>
        <w:r w:rsidR="00841783" w:rsidRPr="000A772D" w:rsidDel="0018446E">
          <w:rPr>
            <w:rFonts w:asciiTheme="majorBidi" w:hAnsiTheme="majorBidi" w:cstheme="majorBidi"/>
            <w:highlight w:val="cyan"/>
          </w:rPr>
          <w:delText xml:space="preserve"> forms of </w:delText>
        </w:r>
        <w:r w:rsidR="00865CC3" w:rsidRPr="000A772D" w:rsidDel="0018446E">
          <w:rPr>
            <w:rFonts w:asciiTheme="majorBidi" w:hAnsiTheme="majorBidi" w:cstheme="majorBidi"/>
            <w:highlight w:val="cyan"/>
          </w:rPr>
          <w:delText>cognitive</w:delText>
        </w:r>
        <w:r w:rsidR="00841783" w:rsidRPr="000A772D" w:rsidDel="0018446E">
          <w:rPr>
            <w:rFonts w:asciiTheme="majorBidi" w:hAnsiTheme="majorBidi" w:cstheme="majorBidi"/>
            <w:highlight w:val="cyan"/>
          </w:rPr>
          <w:delText xml:space="preserve"> vulnerability </w:delText>
        </w:r>
        <w:r w:rsidR="00865CC3" w:rsidRPr="000A772D" w:rsidDel="0018446E">
          <w:rPr>
            <w:rFonts w:asciiTheme="majorBidi" w:hAnsiTheme="majorBidi" w:cstheme="majorBidi"/>
            <w:highlight w:val="cyan"/>
          </w:rPr>
          <w:delText xml:space="preserve">and </w:delText>
        </w:r>
      </w:del>
      <w:del w:id="135" w:author="עמית ברנשטיין" w:date="2020-03-08T15:30:00Z">
        <w:r w:rsidR="00865CC3" w:rsidRPr="000A772D" w:rsidDel="00A903F4">
          <w:rPr>
            <w:rFonts w:asciiTheme="majorBidi" w:hAnsiTheme="majorBidi" w:cstheme="majorBidi"/>
            <w:highlight w:val="cyan"/>
          </w:rPr>
          <w:delText xml:space="preserve">thereby </w:delText>
        </w:r>
      </w:del>
      <w:del w:id="136" w:author="עמית ברנשטיין" w:date="2020-03-12T14:23:00Z">
        <w:r w:rsidR="00865CC3" w:rsidRPr="000A772D" w:rsidDel="0018446E">
          <w:rPr>
            <w:rFonts w:asciiTheme="majorBidi" w:hAnsiTheme="majorBidi" w:cstheme="majorBidi"/>
            <w:highlight w:val="cyan"/>
          </w:rPr>
          <w:delText>mental health</w:delText>
        </w:r>
        <w:r w:rsidR="00865CC3" w:rsidRPr="00DD321B" w:rsidDel="0018446E">
          <w:rPr>
            <w:rFonts w:asciiTheme="majorBidi" w:hAnsiTheme="majorBidi" w:cstheme="majorBidi"/>
            <w:highlight w:val="yellow"/>
          </w:rPr>
          <w:delText xml:space="preserve">. </w:delText>
        </w:r>
      </w:del>
      <w:del w:id="137" w:author="עמית ברנשטיין" w:date="2020-03-08T15:30:00Z">
        <w:r w:rsidR="00865CC3" w:rsidRPr="00DD321B" w:rsidDel="00A903F4">
          <w:rPr>
            <w:rFonts w:asciiTheme="majorBidi" w:hAnsiTheme="majorBidi" w:cstheme="majorBidi"/>
            <w:highlight w:val="yellow"/>
          </w:rPr>
          <w:delText xml:space="preserve">The model is thus able to </w:delText>
        </w:r>
        <w:r w:rsidR="00A95D52" w:rsidRPr="00DD321B" w:rsidDel="00A903F4">
          <w:rPr>
            <w:rFonts w:asciiTheme="majorBidi" w:hAnsiTheme="majorBidi" w:cstheme="majorBidi"/>
            <w:highlight w:val="yellow"/>
          </w:rPr>
          <w:delText>account for selection of thoughts (i.e., why we think what we think)</w:delText>
        </w:r>
        <w:r w:rsidR="00865CC3" w:rsidRPr="00DD321B" w:rsidDel="00A903F4">
          <w:rPr>
            <w:rFonts w:asciiTheme="majorBidi" w:hAnsiTheme="majorBidi" w:cstheme="majorBidi"/>
            <w:highlight w:val="yellow"/>
          </w:rPr>
          <w:delText>, YYYYYYY, ZZZZZ</w:delText>
        </w:r>
        <w:r w:rsidR="00865CC3" w:rsidDel="00A903F4">
          <w:rPr>
            <w:rFonts w:asciiTheme="majorBidi" w:hAnsiTheme="majorBidi" w:cstheme="majorBidi"/>
          </w:rPr>
          <w:delText xml:space="preserve">. </w:delText>
        </w:r>
      </w:del>
    </w:p>
    <w:p w14:paraId="56F886CD" w14:textId="77777777" w:rsidR="00AB596C" w:rsidRDefault="00AB596C" w:rsidP="00464DAA">
      <w:pPr>
        <w:ind w:firstLine="0"/>
        <w:rPr>
          <w:ins w:id="138" w:author="עמית ברנשטיין" w:date="2020-03-12T15:14:00Z"/>
          <w:rFonts w:cstheme="majorBidi"/>
        </w:rPr>
        <w:pPrChange w:id="139" w:author="עמית ברנשטיין" w:date="2020-03-12T15:57:00Z">
          <w:pPr/>
        </w:pPrChange>
      </w:pPr>
    </w:p>
    <w:p w14:paraId="6265FBFD" w14:textId="09A5C1E5" w:rsidR="00E97991" w:rsidRPr="00DD321B" w:rsidDel="00F35893" w:rsidRDefault="00AE53DD" w:rsidP="0075551C">
      <w:pPr>
        <w:pStyle w:val="Heading2"/>
        <w:rPr>
          <w:del w:id="140" w:author="עמית ברנשטיין" w:date="2020-03-12T15:58:00Z"/>
          <w:rFonts w:asciiTheme="majorBidi" w:hAnsiTheme="majorBidi"/>
        </w:rPr>
        <w:pPrChange w:id="141" w:author="עמית ברנשטיין" w:date="2020-03-12T16:17:00Z">
          <w:pPr/>
        </w:pPrChange>
      </w:pPr>
      <w:del w:id="142" w:author="עמית ברנשטיין" w:date="2020-03-12T15:58:00Z">
        <w:r w:rsidRPr="00AB596C" w:rsidDel="00F35893">
          <w:rPr>
            <w:highlight w:val="cyan"/>
            <w:rPrChange w:id="143" w:author="עמית ברנשטיין" w:date="2020-03-12T15:17:00Z">
              <w:rPr>
                <w:rFonts w:cstheme="majorBidi"/>
              </w:rPr>
            </w:rPrChange>
          </w:rPr>
          <w:lastRenderedPageBreak/>
          <w:delText xml:space="preserve">Below, </w:delText>
        </w:r>
      </w:del>
      <w:del w:id="144" w:author="עמית ברנשטיין" w:date="2020-03-08T18:36:00Z">
        <w:r w:rsidRPr="00AB596C" w:rsidDel="00A7371E">
          <w:rPr>
            <w:highlight w:val="cyan"/>
            <w:rPrChange w:id="145" w:author="עמית ברנשטיין" w:date="2020-03-12T15:17:00Z">
              <w:rPr>
                <w:rFonts w:cstheme="majorBidi"/>
              </w:rPr>
            </w:rPrChange>
          </w:rPr>
          <w:delText>we first,</w:delText>
        </w:r>
        <w:r w:rsidR="003754B5" w:rsidRPr="00AB596C" w:rsidDel="00A7371E">
          <w:rPr>
            <w:highlight w:val="cyan"/>
            <w:rPrChange w:id="146" w:author="עמית ברנשטיין" w:date="2020-03-12T15:17:00Z">
              <w:rPr>
                <w:rFonts w:cstheme="majorBidi"/>
              </w:rPr>
            </w:rPrChange>
          </w:rPr>
          <w:delText xml:space="preserve"> first</w:delText>
        </w:r>
      </w:del>
      <w:del w:id="147" w:author="עמית ברנשטיין" w:date="2020-03-12T15:58:00Z">
        <w:r w:rsidR="003754B5" w:rsidDel="00F35893">
          <w:delText xml:space="preserve"> provide</w:delText>
        </w:r>
        <w:r w:rsidR="00FB28F5" w:rsidDel="00F35893">
          <w:delText xml:space="preserve"> </w:delText>
        </w:r>
        <w:r w:rsidR="00FD3010" w:rsidDel="00F35893">
          <w:delText xml:space="preserve">a </w:delText>
        </w:r>
        <w:r w:rsidR="00FB28F5" w:rsidDel="00F35893">
          <w:delText>brief overview and defin</w:delText>
        </w:r>
        <w:r w:rsidR="00694E4F" w:rsidDel="00F35893">
          <w:delText>i</w:delText>
        </w:r>
        <w:r w:rsidR="00FB28F5" w:rsidDel="00F35893">
          <w:delText>tion</w:delText>
        </w:r>
        <w:r w:rsidR="00FD3010" w:rsidDel="00F35893">
          <w:delText>s</w:delText>
        </w:r>
        <w:r w:rsidR="00FB28F5" w:rsidDel="00F35893">
          <w:delText xml:space="preserve"> of key concepts</w:delText>
        </w:r>
        <w:r w:rsidR="003754B5" w:rsidDel="00F35893">
          <w:delText xml:space="preserve">, including </w:delText>
        </w:r>
        <w:r w:rsidR="00D748C1" w:rsidDel="00F35893">
          <w:delText>external attention, internal attention and working memory</w:delText>
        </w:r>
        <w:r w:rsidR="003754B5" w:rsidRPr="00DD321B" w:rsidDel="00F35893">
          <w:rPr>
            <w:highlight w:val="yellow"/>
          </w:rPr>
          <w:delText>,</w:delText>
        </w:r>
        <w:r w:rsidR="00FB28F5" w:rsidRPr="00DD321B" w:rsidDel="00F35893">
          <w:rPr>
            <w:highlight w:val="yellow"/>
          </w:rPr>
          <w:delText xml:space="preserve"> </w:delText>
        </w:r>
        <w:commentRangeStart w:id="148"/>
        <w:r w:rsidR="00FB28F5" w:rsidRPr="00DD321B" w:rsidDel="00F35893">
          <w:rPr>
            <w:highlight w:val="yellow"/>
          </w:rPr>
          <w:delText xml:space="preserve">and </w:delText>
        </w:r>
        <w:r w:rsidR="00100572" w:rsidRPr="00DD321B" w:rsidDel="00F35893">
          <w:rPr>
            <w:highlight w:val="yellow"/>
          </w:rPr>
          <w:delText xml:space="preserve">their functional </w:delText>
        </w:r>
        <w:r w:rsidR="00FB28F5" w:rsidRPr="00DD321B" w:rsidDel="00F35893">
          <w:rPr>
            <w:highlight w:val="yellow"/>
          </w:rPr>
          <w:delText>relat</w:delText>
        </w:r>
        <w:r w:rsidR="00100572" w:rsidRPr="00DD321B" w:rsidDel="00F35893">
          <w:rPr>
            <w:highlight w:val="yellow"/>
          </w:rPr>
          <w:delText>ion</w:delText>
        </w:r>
        <w:r w:rsidR="00D748C1" w:rsidRPr="00DD321B" w:rsidDel="00F35893">
          <w:rPr>
            <w:highlight w:val="yellow"/>
          </w:rPr>
          <w:delText>s</w:delText>
        </w:r>
        <w:r w:rsidR="00FB28F5" w:rsidRPr="00DD321B" w:rsidDel="00F35893">
          <w:rPr>
            <w:highlight w:val="yellow"/>
          </w:rPr>
          <w:delText xml:space="preserve"> to mental </w:delText>
        </w:r>
        <w:r w:rsidR="00FB28F5" w:rsidRPr="000A772D" w:rsidDel="00F35893">
          <w:delText>healt</w:delText>
        </w:r>
        <w:commentRangeEnd w:id="148"/>
        <w:r w:rsidR="002D73EB" w:rsidDel="00F35893">
          <w:rPr>
            <w:rStyle w:val="CommentReference"/>
          </w:rPr>
          <w:commentReference w:id="148"/>
        </w:r>
        <w:r w:rsidR="00FB28F5" w:rsidRPr="000A772D" w:rsidDel="00F35893">
          <w:delText>h</w:delText>
        </w:r>
      </w:del>
      <w:del w:id="149" w:author="עמית ברנשטיין" w:date="2020-03-08T15:31:00Z">
        <w:r w:rsidR="003754B5" w:rsidDel="00A903F4">
          <w:delText xml:space="preserve">; </w:delText>
        </w:r>
        <w:r w:rsidDel="00A903F4">
          <w:delText>s</w:delText>
        </w:r>
      </w:del>
      <w:del w:id="150" w:author="עמית ברנשטיין" w:date="2020-03-12T15:58:00Z">
        <w:r w:rsidDel="00F35893">
          <w:delText>econd, we</w:delText>
        </w:r>
        <w:r w:rsidR="003754B5" w:rsidRPr="00DD321B" w:rsidDel="00F35893">
          <w:delText xml:space="preserve"> </w:delText>
        </w:r>
      </w:del>
      <w:del w:id="151" w:author="עמית ברנשטיין" w:date="2020-03-08T15:31:00Z">
        <w:r w:rsidDel="00A903F4">
          <w:delText>describe</w:delText>
        </w:r>
        <w:r w:rsidR="00340FFB" w:rsidDel="00A903F4">
          <w:delText xml:space="preserve"> </w:delText>
        </w:r>
      </w:del>
      <w:del w:id="152" w:author="עמית ברנשטיין" w:date="2020-03-12T15:58:00Z">
        <w:r w:rsidR="006A5E0A" w:rsidDel="00F35893">
          <w:delText>Attention-to-Thoughts</w:delText>
        </w:r>
        <w:r w:rsidR="00FD3010" w:rsidDel="00F35893">
          <w:delText xml:space="preserve"> </w:delText>
        </w:r>
        <w:r w:rsidR="00FC0057" w:rsidDel="00F35893">
          <w:delText>model</w:delText>
        </w:r>
      </w:del>
      <w:del w:id="153" w:author="עמית ברנשטיין" w:date="2020-03-08T15:31:00Z">
        <w:r w:rsidR="00D748C1" w:rsidRPr="00DD321B" w:rsidDel="00A903F4">
          <w:delText>;</w:delText>
        </w:r>
        <w:r w:rsidR="00FD3010" w:rsidDel="00A903F4">
          <w:delText xml:space="preserve"> </w:delText>
        </w:r>
        <w:r w:rsidRPr="00DD321B" w:rsidDel="00A903F4">
          <w:delText>t</w:delText>
        </w:r>
      </w:del>
      <w:del w:id="154" w:author="עמית ברנשטיין" w:date="2020-03-12T15:58:00Z">
        <w:r w:rsidRPr="00DD321B" w:rsidDel="00F35893">
          <w:delText>hird,</w:delText>
        </w:r>
        <w:r w:rsidDel="00F35893">
          <w:delText xml:space="preserve"> </w:delText>
        </w:r>
        <w:r w:rsidRPr="002478E2" w:rsidDel="00F35893">
          <w:delText>we</w:delText>
        </w:r>
        <w:r w:rsidRPr="00C0074A" w:rsidDel="00F35893">
          <w:delText xml:space="preserve"> </w:delText>
        </w:r>
      </w:del>
      <w:del w:id="155" w:author="עמית ברנשטיין" w:date="2020-03-08T18:50:00Z">
        <w:r w:rsidR="00FD3010" w:rsidRPr="000A772D" w:rsidDel="00E85212">
          <w:delText xml:space="preserve">outline </w:delText>
        </w:r>
      </w:del>
      <w:del w:id="156" w:author="עמית ברנשטיין" w:date="2020-03-12T15:58:00Z">
        <w:r w:rsidR="00FD3010" w:rsidRPr="000A772D" w:rsidDel="00F35893">
          <w:delText xml:space="preserve">how </w:delText>
        </w:r>
        <w:r w:rsidRPr="002478E2" w:rsidDel="00F35893">
          <w:delText>the</w:delText>
        </w:r>
        <w:r w:rsidDel="00F35893">
          <w:delText xml:space="preserve"> computational formalization of the model </w:delText>
        </w:r>
      </w:del>
      <w:del w:id="157" w:author="עמית ברנשטיין" w:date="2020-03-08T18:50:00Z">
        <w:r w:rsidDel="00E85212">
          <w:delText>may be used to</w:delText>
        </w:r>
      </w:del>
      <w:del w:id="158" w:author="עמית ברנשטיין" w:date="2020-03-12T15:58:00Z">
        <w:r w:rsidDel="00F35893">
          <w:delText xml:space="preserve"> characterize</w:delText>
        </w:r>
        <w:r w:rsidR="002478E2" w:rsidDel="00F35893">
          <w:delText>, simulate</w:delText>
        </w:r>
        <w:r w:rsidDel="00F35893">
          <w:delText xml:space="preserve"> and predict states</w:delText>
        </w:r>
      </w:del>
      <w:ins w:id="159" w:author="יפתח עמיר" w:date="2020-01-28T08:28:00Z">
        <w:del w:id="160" w:author="עמית ברנשטיין" w:date="2020-03-12T15:58:00Z">
          <w:r w:rsidR="00204545" w:rsidDel="00F35893">
            <w:rPr>
              <w:lang w:val="en-IL"/>
            </w:rPr>
            <w:delText xml:space="preserve"> and </w:delText>
          </w:r>
        </w:del>
        <w:del w:id="161" w:author="עמית ברנשטיין" w:date="2020-03-08T15:30:00Z">
          <w:r w:rsidR="00204545" w:rsidDel="00A903F4">
            <w:rPr>
              <w:lang w:val="en-IL"/>
            </w:rPr>
            <w:delText>trajectories over time</w:delText>
          </w:r>
        </w:del>
      </w:ins>
      <w:del w:id="162" w:author="עמית ברנשטיין" w:date="2020-03-12T15:58:00Z">
        <w:r w:rsidDel="00F35893">
          <w:delText xml:space="preserve"> of the dynamic system of internal attention</w:delText>
        </w:r>
      </w:del>
      <w:ins w:id="163" w:author="יפתח עמיר" w:date="2020-01-28T08:29:00Z">
        <w:del w:id="164" w:author="עמית ברנשטיין" w:date="2020-03-08T15:31:00Z">
          <w:r w:rsidR="00204545" w:rsidDel="00A903F4">
            <w:rPr>
              <w:lang w:val="en-IL"/>
            </w:rPr>
            <w:delText>;</w:delText>
          </w:r>
        </w:del>
      </w:ins>
      <w:del w:id="165" w:author="עמית ברנשטיין" w:date="2020-03-08T15:31:00Z">
        <w:r w:rsidDel="00A903F4">
          <w:delText xml:space="preserve"> and thought as well as (mal)adaptive trajectories of attention, thought and emotion that determine common forms of</w:delText>
        </w:r>
        <w:r w:rsidR="00D07549" w:rsidDel="00A903F4">
          <w:delText xml:space="preserve"> </w:delText>
        </w:r>
        <w:r w:rsidR="00F16718" w:rsidDel="00A903F4">
          <w:delText xml:space="preserve">cognitive </w:delText>
        </w:r>
        <w:r w:rsidR="00FC0057" w:rsidDel="00A903F4">
          <w:delText xml:space="preserve">vulnerability and </w:delText>
        </w:r>
        <w:r w:rsidDel="00A903F4">
          <w:delText xml:space="preserve">related </w:delText>
        </w:r>
        <w:r w:rsidR="00FC0057" w:rsidDel="00A903F4">
          <w:delText xml:space="preserve">mental </w:delText>
        </w:r>
        <w:r w:rsidR="00D07549" w:rsidDel="00A903F4">
          <w:delText>health</w:delText>
        </w:r>
        <w:r w:rsidDel="00A903F4">
          <w:delText xml:space="preserve"> problem</w:delText>
        </w:r>
      </w:del>
      <w:del w:id="166" w:author="עמית ברנשטיין" w:date="2020-03-12T15:58:00Z">
        <w:r w:rsidDel="00F35893">
          <w:delText>s</w:delText>
        </w:r>
        <w:r w:rsidR="00502FB1" w:rsidRPr="00DD321B" w:rsidDel="00F35893">
          <w:delText>;</w:delText>
        </w:r>
      </w:del>
      <w:del w:id="167" w:author="עמית ברנשטיין" w:date="2020-03-08T15:31:00Z">
        <w:r w:rsidR="00502FB1" w:rsidRPr="00DD321B" w:rsidDel="00A903F4">
          <w:delText xml:space="preserve"> </w:delText>
        </w:r>
        <w:r w:rsidDel="00A903F4">
          <w:delText>f</w:delText>
        </w:r>
      </w:del>
      <w:del w:id="168" w:author="עמית ברנשטיין" w:date="2020-03-12T15:58:00Z">
        <w:r w:rsidDel="00F35893">
          <w:delText xml:space="preserve">inally, we </w:delText>
        </w:r>
        <w:r w:rsidR="00F16718" w:rsidDel="00F35893">
          <w:delText xml:space="preserve">discuss utilities, implications and limitations of </w:delText>
        </w:r>
      </w:del>
      <w:del w:id="169" w:author="עמית ברנשטיין" w:date="2020-03-08T18:37:00Z">
        <w:r w:rsidR="00F16718" w:rsidDel="00A7371E">
          <w:delText>Attention-to-Thoughts model</w:delText>
        </w:r>
      </w:del>
      <w:ins w:id="170" w:author="יפתח עמיר" w:date="2020-01-28T08:27:00Z">
        <w:del w:id="171" w:author="עמית ברנשטיין" w:date="2020-03-12T15:58:00Z">
          <w:r w:rsidR="002632BF" w:rsidDel="00F35893">
            <w:rPr>
              <w:lang w:val="en-IL"/>
            </w:rPr>
            <w:delText xml:space="preserve">, </w:delText>
          </w:r>
        </w:del>
        <w:del w:id="172" w:author="עמית ברנשטיין" w:date="2020-03-08T18:37:00Z">
          <w:r w:rsidR="002632BF" w:rsidDel="00A7371E">
            <w:rPr>
              <w:lang w:val="en-IL"/>
            </w:rPr>
            <w:delText>such as applying</w:delText>
          </w:r>
        </w:del>
      </w:ins>
      <w:del w:id="173" w:author="עמית ברנשטיין" w:date="2020-03-08T18:37:00Z">
        <w:r w:rsidR="00F16718" w:rsidDel="00A7371E">
          <w:delText xml:space="preserve"> </w:delText>
        </w:r>
      </w:del>
      <w:del w:id="174" w:author="עמית ברנשטיין" w:date="2020-03-12T15:58:00Z">
        <w:r w:rsidR="00F16718" w:rsidDel="00F35893">
          <w:delText>to the field of mental health</w:delText>
        </w:r>
      </w:del>
      <w:ins w:id="175" w:author="יפתח עמיר" w:date="2020-01-28T08:31:00Z">
        <w:del w:id="176" w:author="עמית ברנשטיין" w:date="2020-03-08T18:38:00Z">
          <w:r w:rsidR="00204545" w:rsidDel="00A7371E">
            <w:rPr>
              <w:lang w:val="en-IL"/>
            </w:rPr>
            <w:delText>;</w:delText>
          </w:r>
        </w:del>
      </w:ins>
      <w:ins w:id="177" w:author="יפתח עמיר" w:date="2020-01-28T08:30:00Z">
        <w:del w:id="178" w:author="עמית ברנשטיין" w:date="2020-03-08T18:38:00Z">
          <w:r w:rsidR="00204545" w:rsidDel="00A7371E">
            <w:rPr>
              <w:lang w:val="en-IL"/>
            </w:rPr>
            <w:delText xml:space="preserve"> </w:delText>
          </w:r>
        </w:del>
      </w:ins>
      <w:ins w:id="179" w:author="יפתח עמיר" w:date="2020-01-28T08:31:00Z">
        <w:del w:id="180" w:author="עמית ברנשטיין" w:date="2020-03-08T18:38:00Z">
          <w:r w:rsidR="00204545" w:rsidDel="00A7371E">
            <w:rPr>
              <w:lang w:val="en-IL"/>
            </w:rPr>
            <w:delText>we then accordingly</w:delText>
          </w:r>
        </w:del>
      </w:ins>
      <w:ins w:id="181" w:author="יפתח עמיר" w:date="2020-01-28T08:30:00Z">
        <w:del w:id="182" w:author="עמית ברנשטיין" w:date="2020-03-08T18:38:00Z">
          <w:r w:rsidR="00204545" w:rsidDel="00A7371E">
            <w:delText xml:space="preserve"> </w:delText>
          </w:r>
        </w:del>
        <w:del w:id="183" w:author="עמית ברנשטיין" w:date="2020-03-12T15:58:00Z">
          <w:r w:rsidR="00204545" w:rsidDel="00F35893">
            <w:rPr>
              <w:lang w:val="en-IL"/>
            </w:rPr>
            <w:delText>demonstrate how</w:delText>
          </w:r>
          <w:r w:rsidR="00204545" w:rsidDel="00F35893">
            <w:delText xml:space="preserve"> (mal)adaptive trajectories of attention, thought and emotion </w:delText>
          </w:r>
        </w:del>
        <w:del w:id="184" w:author="עמית ברנשטיין" w:date="2020-03-08T18:38:00Z">
          <w:r w:rsidR="00204545" w:rsidDel="00F646C4">
            <w:rPr>
              <w:lang w:val="en-IL"/>
            </w:rPr>
            <w:delText xml:space="preserve">help </w:delText>
          </w:r>
        </w:del>
        <w:del w:id="185" w:author="עמית ברנשטיין" w:date="2020-03-12T15:58:00Z">
          <w:r w:rsidR="00204545" w:rsidDel="00F35893">
            <w:rPr>
              <w:lang w:val="en-IL"/>
            </w:rPr>
            <w:delText>to explain</w:delText>
          </w:r>
          <w:r w:rsidR="00204545" w:rsidDel="00F35893">
            <w:delText xml:space="preserve"> common forms of cognitive vulnerability and related mental health problems</w:delText>
          </w:r>
        </w:del>
      </w:ins>
      <w:del w:id="186" w:author="עמית ברנשטיין" w:date="2020-03-12T15:58:00Z">
        <w:r w:rsidR="00FB28F5" w:rsidRPr="00DD321B" w:rsidDel="00F35893">
          <w:delText>.</w:delText>
        </w:r>
      </w:del>
    </w:p>
    <w:p w14:paraId="5EA5A045" w14:textId="7176E652" w:rsidR="00251C74" w:rsidRPr="00FB28F5" w:rsidDel="00D07549" w:rsidRDefault="00251C74" w:rsidP="0075551C">
      <w:pPr>
        <w:pStyle w:val="Heading2"/>
        <w:rPr>
          <w:del w:id="187" w:author="עמית ברנשטיין" w:date="2019-11-06T11:02:00Z"/>
          <w:rtl/>
        </w:rPr>
        <w:pPrChange w:id="188" w:author="עמית ברנשטיין" w:date="2020-03-12T16:17:00Z">
          <w:pPr/>
        </w:pPrChange>
      </w:pPr>
    </w:p>
    <w:p w14:paraId="7D80FC56" w14:textId="0D658B30" w:rsidR="00E97991" w:rsidRPr="00C90087" w:rsidRDefault="00E97991" w:rsidP="0075551C">
      <w:pPr>
        <w:pStyle w:val="Heading2"/>
      </w:pPr>
      <w:del w:id="189" w:author="עמית ברנשטיין" w:date="2020-03-12T15:59:00Z">
        <w:r w:rsidRPr="00F35893" w:rsidDel="00F35893">
          <w:delText>What is attention?</w:delText>
        </w:r>
      </w:del>
      <w:ins w:id="190" w:author="עמית ברנשטיין" w:date="2020-03-12T15:59:00Z">
        <w:r w:rsidR="00F35893">
          <w:t>External &amp; internal attention</w:t>
        </w:r>
      </w:ins>
    </w:p>
    <w:p w14:paraId="585D70DE" w14:textId="3C47D52F" w:rsidR="00E97991" w:rsidRDefault="008460CE" w:rsidP="00201C78">
      <w:pPr>
        <w:rPr>
          <w:rFonts w:asciiTheme="majorBidi" w:hAnsiTheme="majorBidi" w:cstheme="majorBidi"/>
        </w:rPr>
      </w:pPr>
      <w:r>
        <w:rPr>
          <w:rFonts w:asciiTheme="majorBidi" w:hAnsiTheme="majorBidi" w:cstheme="majorBidi"/>
        </w:rPr>
        <w:t>In an ongoing process of selection and modulation, our minds are</w:t>
      </w:r>
      <w:r w:rsidR="00E97991" w:rsidRPr="00E97991">
        <w:rPr>
          <w:rFonts w:asciiTheme="majorBidi" w:hAnsiTheme="majorBidi" w:cstheme="majorBidi"/>
        </w:rPr>
        <w:t xml:space="preserve"> challenged to process events in </w:t>
      </w:r>
      <w:r w:rsidR="00C01D25">
        <w:rPr>
          <w:rFonts w:asciiTheme="majorBidi" w:hAnsiTheme="majorBidi" w:cstheme="majorBidi"/>
        </w:rPr>
        <w:t>our</w:t>
      </w:r>
      <w:r w:rsidR="00C01D25" w:rsidRPr="00E97991">
        <w:rPr>
          <w:rFonts w:asciiTheme="majorBidi" w:hAnsiTheme="majorBidi" w:cstheme="majorBidi"/>
        </w:rPr>
        <w:t xml:space="preserve"> </w:t>
      </w:r>
      <w:r w:rsidR="00E97991" w:rsidRPr="00E97991">
        <w:rPr>
          <w:rFonts w:asciiTheme="majorBidi" w:hAnsiTheme="majorBidi" w:cstheme="majorBidi"/>
        </w:rPr>
        <w:t>(external) environment</w:t>
      </w:r>
      <w:del w:id="191" w:author="עמית ברנשטיין" w:date="2020-03-08T20:02:00Z">
        <w:r w:rsidR="00E97991" w:rsidRPr="00E97991" w:rsidDel="00551BFB">
          <w:rPr>
            <w:rFonts w:asciiTheme="majorBidi" w:hAnsiTheme="majorBidi" w:cstheme="majorBidi"/>
          </w:rPr>
          <w:delText>,</w:delText>
        </w:r>
      </w:del>
      <w:r w:rsidR="00E97991" w:rsidRPr="00E97991">
        <w:rPr>
          <w:rFonts w:asciiTheme="majorBidi" w:hAnsiTheme="majorBidi" w:cstheme="majorBidi"/>
        </w:rPr>
        <w:t xml:space="preserve"> as well as the (internal) events within our mind </w:t>
      </w:r>
      <w:r w:rsidR="00EF7BFB">
        <w:rPr>
          <w:rFonts w:asciiTheme="majorBidi" w:hAnsiTheme="majorBidi" w:cstheme="majorBidi"/>
        </w:rPr>
        <w:t>including</w:t>
      </w:r>
      <w:r w:rsidR="00E97991" w:rsidRPr="00E97991">
        <w:rPr>
          <w:rFonts w:asciiTheme="majorBidi" w:hAnsiTheme="majorBidi" w:cstheme="majorBidi"/>
        </w:rPr>
        <w:t xml:space="preserve"> our thoughts, memories</w:t>
      </w:r>
      <w:r w:rsidR="002478E2">
        <w:rPr>
          <w:rFonts w:asciiTheme="majorBidi" w:hAnsiTheme="majorBidi" w:cstheme="majorBidi"/>
        </w:rPr>
        <w:t xml:space="preserve"> and</w:t>
      </w:r>
      <w:r w:rsidR="00E97991" w:rsidRPr="00E97991">
        <w:rPr>
          <w:rFonts w:asciiTheme="majorBidi" w:hAnsiTheme="majorBidi" w:cstheme="majorBidi"/>
        </w:rPr>
        <w:t xml:space="preserve"> </w:t>
      </w:r>
      <w:ins w:id="192" w:author="יפתח עמיר" w:date="2020-01-12T10:14:00Z">
        <w:r w:rsidR="000A772D">
          <w:rPr>
            <w:rFonts w:asciiTheme="majorBidi" w:hAnsiTheme="majorBidi" w:cstheme="majorBidi"/>
            <w:lang w:val="en-IL"/>
          </w:rPr>
          <w:t xml:space="preserve">mental </w:t>
        </w:r>
      </w:ins>
      <w:r w:rsidR="00C01D25">
        <w:rPr>
          <w:rFonts w:asciiTheme="majorBidi" w:hAnsiTheme="majorBidi" w:cstheme="majorBidi"/>
        </w:rPr>
        <w:t>images</w:t>
      </w:r>
      <w:r w:rsidR="00E97991" w:rsidRPr="00E97991">
        <w:rPr>
          <w:rFonts w:asciiTheme="majorBidi" w:hAnsiTheme="majorBidi" w:cstheme="majorBidi"/>
        </w:rPr>
        <w:t xml:space="preserve"> </w:t>
      </w:r>
      <w:r w:rsidR="00E97991" w:rsidRPr="00E97991">
        <w:rPr>
          <w:rFonts w:asciiTheme="majorBidi" w:hAnsiTheme="majorBidi" w:cstheme="majorBidi"/>
        </w:rPr>
        <w:fldChar w:fldCharType="begin" w:fldLock="1"/>
      </w:r>
      <w:r w:rsidR="00E97991" w:rsidRPr="00E97991">
        <w:rPr>
          <w:rFonts w:asciiTheme="majorBidi" w:hAnsiTheme="majorBidi" w:cstheme="majorBidi"/>
        </w:rPr>
        <w:instrText>ADDIN CSL_CITATION {"citationItems":[{"id":"ITEM-1","itemData":{"DOI":"10.1007/978-1-4684-2466-9_9","ISBN":"978-1-4684-2466-9","abstract":"When we speak of consciousness we are referring to the sum total of events in awareness. The term by no means exhausts the realm of things psychological, but it does encompass all of an individual's direct experience. When we speak of the flow of consciousness we are referring to the changes that take place in consciousness over time. The events of consciousness are, of course, extremely complex and varied. They embrace images in every sensory modality and in every degree of vividness, realism, and believability, including inner dialogue, hallucinations, reveries, and dreamlike sequences; and they also embrace qualities that are at the same time less figured and more pervasive than these---the affects. This chapter focuses on a broad class of these conscious contents. They do not contain the imagery of current perceptual activity but they contain imaginai qualities that one can describe in terms of forms, colors, sounds, words, smells, tastes, temperatures, and the like. I shall refer to this class as ''thought.'' This chapter brings together ideas and data regarding ways to observe thought, the dimensions and forms of thought, and the factors that determine the content of thought as it changes from one moment to the next.","author":[{"dropping-particle":"","family":"Klinger","given":"Eric","non-dropping-particle":"","parse-names":false,"suffix":""}],"container-title":"The Stream of Consciousness: Scientific Investigations into the Flow of Human Experience","editor":[{"dropping-particle":"","family":"Pope","given":"Kenneth S","non-dropping-particle":"","parse-names":false,"suffix":""},{"dropping-particle":"","family":"Singer","given":"Jerome L","non-dropping-particle":"","parse-names":false,"suffix":""}],"id":"ITEM-1","issued":{"date-parts":[["1978"]]},"page":"225-258","publisher":"Springer US","publisher-place":"Boston, MA","title":"Modes of Normal Conscious Flow","type":"chapter"},"uris":["http://www.mendeley.com/documents/?uuid=4a128211-ddb0-4db2-aa13-2cd344bfa1f0"]},{"id":"ITEM-2","itemData":{"DOI":"10.1038/nrn3857","ISBN":"1471-0048 (Electronic)\\r1471-003X (Linking)","ISSN":"14710048","PMID":"25406711","abstract":"Nature Reviews Neuroscience 16, 55 (2014). doi:10.1038/nrn3857","author":[{"dropping-particle":"","family":"Uddin","given":"Lucina Q.","non-dropping-particle":"","parse-names":false,"suffix":""}],"container-title":"Nature Reviews Neuroscience","id":"ITEM-2","issue":"1","issued":{"date-parts":[["2015"]]},"page":"55-61","publisher":"Nature Publishing Group","title":"Salience processing and insular cortical function and dysfunction","type":"article-journal","volume":"16"},"uris":["http://www.mendeley.com/documents/?uuid=9bbd7013-a5be-489e-98c0-9644fd86cc20"]}],"mendeley":{"formattedCitation":"(Klinger, 1978; Uddin, 2015)","plainTextFormattedCitation":"(Klinger, 1978; Uddin, 2015)","previouslyFormattedCitation":"(Klinger, 1978; Uddin, 2015)"},"properties":{"noteIndex":0},"schema":"https://github.com/citation-style-language/schema/raw/master/csl-citation.json"}</w:instrText>
      </w:r>
      <w:r w:rsidR="00E97991" w:rsidRPr="00E97991">
        <w:rPr>
          <w:rFonts w:asciiTheme="majorBidi" w:hAnsiTheme="majorBidi" w:cstheme="majorBidi"/>
        </w:rPr>
        <w:fldChar w:fldCharType="separate"/>
      </w:r>
      <w:r w:rsidR="00E97991" w:rsidRPr="00E97991">
        <w:rPr>
          <w:rFonts w:asciiTheme="majorBidi" w:hAnsiTheme="majorBidi" w:cstheme="majorBidi"/>
          <w:noProof/>
        </w:rPr>
        <w:t>(Klinger, 1978; Uddin, 2015)</w:t>
      </w:r>
      <w:r w:rsidR="00E97991" w:rsidRPr="00E97991">
        <w:rPr>
          <w:rFonts w:asciiTheme="majorBidi" w:hAnsiTheme="majorBidi" w:cstheme="majorBidi"/>
        </w:rPr>
        <w:fldChar w:fldCharType="end"/>
      </w:r>
      <w:r w:rsidR="00E97991" w:rsidRPr="00E97991">
        <w:rPr>
          <w:rFonts w:asciiTheme="majorBidi" w:hAnsiTheme="majorBidi" w:cstheme="majorBidi"/>
        </w:rPr>
        <w:t xml:space="preserve">. Due to the brain's limited processing capacity, not all concurrent external </w:t>
      </w:r>
      <w:r w:rsidR="00C01D25">
        <w:rPr>
          <w:rFonts w:asciiTheme="majorBidi" w:hAnsiTheme="majorBidi" w:cstheme="majorBidi"/>
        </w:rPr>
        <w:t>or</w:t>
      </w:r>
      <w:r w:rsidR="00C01D25" w:rsidRPr="00E97991">
        <w:rPr>
          <w:rFonts w:asciiTheme="majorBidi" w:hAnsiTheme="majorBidi" w:cstheme="majorBidi"/>
        </w:rPr>
        <w:t xml:space="preserve"> </w:t>
      </w:r>
      <w:r w:rsidR="00E97991" w:rsidRPr="00E97991">
        <w:rPr>
          <w:rFonts w:asciiTheme="majorBidi" w:hAnsiTheme="majorBidi" w:cstheme="majorBidi"/>
        </w:rPr>
        <w:t xml:space="preserve">internal events </w:t>
      </w:r>
      <w:r w:rsidR="00EC2051">
        <w:rPr>
          <w:rFonts w:asciiTheme="majorBidi" w:hAnsiTheme="majorBidi" w:cstheme="majorBidi"/>
        </w:rPr>
        <w:t>may be processe</w:t>
      </w:r>
      <w:r w:rsidR="00694E4F">
        <w:rPr>
          <w:rFonts w:asciiTheme="majorBidi" w:hAnsiTheme="majorBidi" w:cstheme="majorBidi"/>
        </w:rPr>
        <w:t>d</w:t>
      </w:r>
      <w:r w:rsidR="00E97991" w:rsidRPr="00E97991">
        <w:rPr>
          <w:rFonts w:asciiTheme="majorBidi" w:hAnsiTheme="majorBidi" w:cstheme="majorBidi"/>
        </w:rPr>
        <w:t xml:space="preserve"> –</w:t>
      </w:r>
      <w:r w:rsidR="003A7E62">
        <w:rPr>
          <w:rFonts w:asciiTheme="majorBidi" w:hAnsiTheme="majorBidi" w:cstheme="majorBidi"/>
        </w:rPr>
        <w:t xml:space="preserve"> </w:t>
      </w:r>
      <w:r w:rsidR="00E97991" w:rsidRPr="00E97991">
        <w:rPr>
          <w:rFonts w:asciiTheme="majorBidi" w:hAnsiTheme="majorBidi" w:cstheme="majorBidi"/>
        </w:rPr>
        <w:t xml:space="preserve">certain information </w:t>
      </w:r>
      <w:r w:rsidR="003A7E62">
        <w:rPr>
          <w:rFonts w:asciiTheme="majorBidi" w:hAnsiTheme="majorBidi" w:cstheme="majorBidi"/>
        </w:rPr>
        <w:t>must be</w:t>
      </w:r>
      <w:r w:rsidR="003A7E62" w:rsidRPr="00E97991">
        <w:rPr>
          <w:rFonts w:asciiTheme="majorBidi" w:hAnsiTheme="majorBidi" w:cstheme="majorBidi"/>
        </w:rPr>
        <w:t xml:space="preserve"> </w:t>
      </w:r>
      <w:r w:rsidR="00E97991" w:rsidRPr="00E97991">
        <w:rPr>
          <w:rFonts w:asciiTheme="majorBidi" w:hAnsiTheme="majorBidi" w:cstheme="majorBidi"/>
          <w:i/>
          <w:iCs/>
        </w:rPr>
        <w:t>selected</w:t>
      </w:r>
      <w:r w:rsidR="00E97991" w:rsidRPr="00E97991">
        <w:rPr>
          <w:rFonts w:asciiTheme="majorBidi" w:hAnsiTheme="majorBidi" w:cstheme="majorBidi"/>
        </w:rPr>
        <w:t xml:space="preserve"> </w:t>
      </w:r>
      <w:r w:rsidR="00EC2051">
        <w:rPr>
          <w:rFonts w:asciiTheme="majorBidi" w:hAnsiTheme="majorBidi" w:cstheme="majorBidi"/>
        </w:rPr>
        <w:t>over</w:t>
      </w:r>
      <w:r w:rsidR="003A7E62">
        <w:rPr>
          <w:rFonts w:asciiTheme="majorBidi" w:hAnsiTheme="majorBidi" w:cstheme="majorBidi"/>
        </w:rPr>
        <w:t xml:space="preserve"> </w:t>
      </w:r>
      <w:r w:rsidR="00E97991" w:rsidRPr="00E97991">
        <w:rPr>
          <w:rFonts w:asciiTheme="majorBidi" w:hAnsiTheme="majorBidi" w:cstheme="majorBidi"/>
        </w:rPr>
        <w:t>competing information for preferential processing (</w:t>
      </w:r>
      <w:r w:rsidR="00E97991" w:rsidRPr="00E97991">
        <w:rPr>
          <w:rFonts w:asciiTheme="majorBidi" w:hAnsiTheme="majorBidi" w:cstheme="majorBidi"/>
          <w:i/>
          <w:iCs/>
        </w:rPr>
        <w:t>modulation</w:t>
      </w:r>
      <w:r w:rsidR="00E97991" w:rsidRPr="00E97991">
        <w:rPr>
          <w:rFonts w:asciiTheme="majorBidi" w:hAnsiTheme="majorBidi" w:cstheme="majorBidi"/>
        </w:rPr>
        <w:t xml:space="preserve">) </w:t>
      </w:r>
      <w:r w:rsidR="00E97991" w:rsidRPr="00E97991">
        <w:rPr>
          <w:rFonts w:asciiTheme="majorBidi" w:hAnsiTheme="majorBidi" w:cstheme="majorBidi"/>
        </w:rPr>
        <w:fldChar w:fldCharType="begin" w:fldLock="1"/>
      </w:r>
      <w:r w:rsidR="00161555">
        <w:rPr>
          <w:rFonts w:asciiTheme="majorBidi" w:hAnsiTheme="majorBidi" w:cstheme="majorBidi"/>
        </w:rP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\\n","author":[{"dropping-particle":"","family":"Desimone","given":"Robert","non-dropping-particle":"","parse-names":false,"suffix":""},{"dropping-particle":"","family":"Duncan","given":"J.","non-dropping-particle":"","parse-names":false,"suffix":""}],"container-title":"Annual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Visual","type":"article-journal","volume":"18"},"uris":["http://www.mendeley.com/documents/?uuid=7e1bdd25-70fb-45ac-be1e-52c996b695f3"]},{"id":"ITEM-2","itemData":{"DOI":"10.1146/annurev.psych.093008.100427","ISBN":"1545-2085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Attention","type":"article-journal","volume":"62"},"uris":["http://www.mendeley.com/documents/?uuid=57481f42-eb35-4772-98db-88720643a2c4"]}],"mendeley":{"formattedCitation":"(Chun, Golomb, &amp; Turk-Browne, 2010; Desimone &amp; Duncan, 1995)","plainTextFormattedCitation":"(Chun, Golomb, &amp; Turk-Browne, 2010; Desimone &amp; Duncan, 1995)","previouslyFormattedCitation":"(Chun, Golomb, &amp; Turk-Browne, 2010; Desimone &amp; Duncan, 1995)"},"properties":{"noteIndex":0},"schema":"https://github.com/citation-style-language/schema/raw/master/csl-citation.json"}</w:instrText>
      </w:r>
      <w:r w:rsidR="00E97991" w:rsidRPr="00E97991">
        <w:rPr>
          <w:rFonts w:asciiTheme="majorBidi" w:hAnsiTheme="majorBidi" w:cstheme="majorBidi"/>
        </w:rPr>
        <w:fldChar w:fldCharType="separate"/>
      </w:r>
      <w:r w:rsidR="00B825A4" w:rsidRPr="00B825A4">
        <w:rPr>
          <w:rFonts w:asciiTheme="majorBidi" w:hAnsiTheme="majorBidi" w:cstheme="majorBidi"/>
          <w:noProof/>
        </w:rPr>
        <w:t>(Chun, Golomb, &amp; Turk-Browne, 2010; Desimone &amp; Duncan, 1995)</w:t>
      </w:r>
      <w:r w:rsidR="00E97991" w:rsidRPr="00E97991">
        <w:rPr>
          <w:rFonts w:asciiTheme="majorBidi" w:hAnsiTheme="majorBidi" w:cstheme="majorBidi"/>
        </w:rPr>
        <w:fldChar w:fldCharType="end"/>
      </w:r>
      <w:r w:rsidR="00E97991" w:rsidRPr="008460CE">
        <w:rPr>
          <w:rFonts w:asciiTheme="majorBidi" w:hAnsiTheme="majorBidi" w:cstheme="majorBidi"/>
        </w:rPr>
        <w:t xml:space="preserve">. </w:t>
      </w:r>
    </w:p>
    <w:p w14:paraId="13BFD7C8" w14:textId="41C80011" w:rsidR="00E97991" w:rsidRDefault="00E97991" w:rsidP="00201C78">
      <w:pPr>
        <w:rPr>
          <w:rFonts w:asciiTheme="majorBidi" w:hAnsiTheme="majorBidi" w:cstheme="majorBidi"/>
        </w:rPr>
      </w:pPr>
      <w:r w:rsidRPr="00AA6F56">
        <w:rPr>
          <w:rFonts w:cstheme="majorBidi"/>
          <w:i/>
          <w:iCs/>
        </w:rPr>
        <w:t>E</w:t>
      </w:r>
      <w:r w:rsidRPr="00CD2BEE">
        <w:rPr>
          <w:rFonts w:asciiTheme="majorBidi" w:hAnsiTheme="majorBidi" w:cstheme="majorBidi"/>
          <w:i/>
          <w:iCs/>
        </w:rPr>
        <w:t xml:space="preserve">xternal </w:t>
      </w:r>
      <w:r>
        <w:rPr>
          <w:rFonts w:asciiTheme="majorBidi" w:hAnsiTheme="majorBidi" w:cstheme="majorBidi"/>
          <w:i/>
          <w:iCs/>
        </w:rPr>
        <w:t>attention</w:t>
      </w:r>
      <w:r>
        <w:rPr>
          <w:rFonts w:asciiTheme="majorBidi" w:hAnsiTheme="majorBidi" w:cstheme="majorBidi"/>
        </w:rPr>
        <w:t xml:space="preserve"> </w:t>
      </w:r>
      <w:r>
        <w:rPr>
          <w:rFonts w:cstheme="majorBidi"/>
        </w:rPr>
        <w:t xml:space="preserve">is </w:t>
      </w:r>
      <w:r>
        <w:rPr>
          <w:rFonts w:asciiTheme="majorBidi" w:hAnsiTheme="majorBidi" w:cstheme="majorBidi"/>
        </w:rPr>
        <w:t>the</w:t>
      </w:r>
      <w:r>
        <w:rPr>
          <w:rFonts w:cstheme="majorBidi"/>
        </w:rPr>
        <w:t xml:space="preserve"> attentional</w:t>
      </w:r>
      <w:r>
        <w:rPr>
          <w:rFonts w:asciiTheme="majorBidi" w:hAnsiTheme="majorBidi" w:cstheme="majorBidi"/>
        </w:rPr>
        <w:t xml:space="preserve"> processing of perceptual-sensory information</w:t>
      </w:r>
      <w:r>
        <w:rPr>
          <w:rFonts w:cstheme="majorBidi"/>
        </w:rPr>
        <w:t xml:space="preserve"> incoming from various sources external to the mind/brain such as the peripheral nervous system</w:t>
      </w:r>
      <w:r>
        <w:rPr>
          <w:rFonts w:asciiTheme="majorBidi" w:hAnsiTheme="majorBidi" w:cstheme="majorBidi"/>
        </w:rPr>
        <w:t xml:space="preserve">, </w:t>
      </w:r>
      <w:r>
        <w:rPr>
          <w:rFonts w:cstheme="majorBidi"/>
        </w:rPr>
        <w:t>originating</w:t>
      </w:r>
      <w:r w:rsidRPr="00A1307D">
        <w:rPr>
          <w:rFonts w:asciiTheme="majorBidi" w:hAnsiTheme="majorBidi" w:cstheme="majorBidi"/>
        </w:rPr>
        <w:t xml:space="preserve"> </w:t>
      </w:r>
      <w:r>
        <w:rPr>
          <w:rFonts w:cstheme="majorBidi"/>
        </w:rPr>
        <w:t xml:space="preserve">from outside and/or with-in the body (e.g., visual information incoming via the eyes, proprioceptive sensations originating from the muscles). </w:t>
      </w:r>
      <w:r w:rsidR="008460CE">
        <w:rPr>
          <w:rFonts w:cstheme="majorBidi"/>
        </w:rPr>
        <w:t>E</w:t>
      </w:r>
      <w:r>
        <w:rPr>
          <w:rFonts w:cstheme="majorBidi"/>
        </w:rPr>
        <w:t xml:space="preserve">xternal attentional selection and modulation are governed by </w:t>
      </w:r>
      <w:r>
        <w:rPr>
          <w:rFonts w:asciiTheme="majorBidi" w:hAnsiTheme="majorBidi" w:cstheme="majorBidi"/>
        </w:rPr>
        <w:t>stimulus-driven (bottom-up) and goal-directed (top-down) systems</w:t>
      </w:r>
      <w:r>
        <w:rPr>
          <w:rFonts w:cstheme="majorBidi"/>
        </w:rPr>
        <w:t xml:space="preserve"> </w:t>
      </w:r>
      <w:r>
        <w:rPr>
          <w:rFonts w:cstheme="majorBidi"/>
        </w:rPr>
        <w:fldChar w:fldCharType="begin" w:fldLock="1"/>
      </w:r>
      <w:r w:rsidR="005A4F75">
        <w:rPr>
          <w:rFonts w:cstheme="majorBidi"/>
        </w:rPr>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Attention","type":"article-journal","volume":"62"},"uris":["http://www.mendeley.com/documents/?uuid=57481f42-eb35-4772-98db-88720643a2c4"]},{"id":"ITEM-2","itemData":{"DOI":"10.1038/nrn755","ISBN":"1471-003X (Print)\\r1471-003X (Linking)","ISSN":"14710048","PMID":"11994752","abstract":"We review evidence for partially segregated networks of brain areas that carry out different attentional functions. One system, which includes parts of the intraparietal cortex and superior frontal cortex, is involved in preparing and applying goal-directed (top-down) selection for stimuli and responses. This system is also modulated by the detection of stimuli. The other system, which includes the temporoparietal cortex and inferior frontal cortex, and is largely lateralized to the right hemisphere, is not involved in top-down selection. Instead, this system is specialized for the detection of behaviourally relevant stimuli, particularly when they are salient or unexpected. This ventral frontoparietal network works as a 'circuit breaker' for the dorsal system, directing attention to salient events. Both attentional systems interact during normal vision, and both are disrupted in unilateral spatial neglect.","author":[{"dropping-particle":"","family":"Corbetta","given":"Maurizio","non-dropping-particle":"","parse-names":false,"suffix":""},{"dropping-particle":"","family":"Shulman","given":"Gordon L.","non-dropping-particle":"","parse-names":false,"suffix":""}],"container-title":"Nature Reviews Neuroscience","id":"ITEM-2","issue":"3","issued":{"date-parts":[["2002"]]},"page":"201-215","title":"Control of goal-directed and stimulus-driven attention in the brain","type":"article-journal","volume":"3"},"uris":["http://www.mendeley.com/documents/?uuid=f6b881b9-8673-4500-9e6e-3040be385ef5"]},{"id":"ITEM-3","itemData":{"DOI":"10.1146/annurev.ne.18.030195.001205","ISBN":"0147-006X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\\n","author":[{"dropping-particle":"","family":"Desimone","given":"Robert","non-dropping-particle":"","parse-names":false,"suffix":""},{"dropping-particle":"","family":"Duncan","given":"J.","non-dropping-particle":"","parse-names":false,"suffix":""}],"container-title":"Annual Review of Neuroscience","id":"ITEM-3","issue":"1","issued":{"date-parts":[["1995"]]},"page":"193-222","title":"Neural Mechanisms of Selective Visual","type":"article-journal","volume":"18"},"uris":["http://www.mendeley.com/documents/?uuid=7e1bdd25-70fb-45ac-be1e-52c996b695f3"]}],"mendeley":{"formattedCitation":"(Chun et al., 2010; Corbetta &amp; Shulman, 2002; Desimone &amp; Duncan, 1995)","plainTextFormattedCitation":"(Chun et al., 2010; Corbetta &amp; Shulman, 2002; Desimone &amp; Duncan, 1995)","previouslyFormattedCitation":"(Chun et al., 2010; Corbetta &amp; Shulman, 2002; Desimone &amp; Duncan, 1995)"},"properties":{"noteIndex":0},"schema":"https://github.com/citation-style-language/schema/raw/master/csl-citation.json"}</w:instrText>
      </w:r>
      <w:r>
        <w:rPr>
          <w:rFonts w:cstheme="majorBidi"/>
        </w:rPr>
        <w:fldChar w:fldCharType="separate"/>
      </w:r>
      <w:r w:rsidRPr="00AA6F56">
        <w:rPr>
          <w:rFonts w:cstheme="majorBidi"/>
          <w:noProof/>
        </w:rPr>
        <w:t>(Chun et al., 2010; Corbetta &amp; Shulman, 2002; Desimone &amp; Duncan, 1995)</w:t>
      </w:r>
      <w:r>
        <w:rPr>
          <w:rFonts w:cstheme="majorBidi"/>
        </w:rPr>
        <w:fldChar w:fldCharType="end"/>
      </w:r>
      <w:r>
        <w:rPr>
          <w:rFonts w:asciiTheme="majorBidi" w:hAnsiTheme="majorBidi" w:cstheme="majorBidi"/>
        </w:rPr>
        <w:t xml:space="preserve">. The goal-directed system maintains active task sets and accordingly maps sensory representations with the relevant behavioral responses. This goal-directed- or attentional control- system is active in novel, relatively non-practiced and typically effortful behaviors </w:t>
      </w:r>
      <w:r w:rsidRPr="00752A1F">
        <w:rPr>
          <w:rFonts w:asciiTheme="majorBidi" w:hAnsiTheme="majorBidi" w:cstheme="majorBidi"/>
        </w:rPr>
        <w:t>(Shiffrin &amp; Schneider, 1977)</w:t>
      </w:r>
      <w:r>
        <w:rPr>
          <w:rFonts w:asciiTheme="majorBidi" w:hAnsiTheme="majorBidi" w:cstheme="majorBidi"/>
        </w:rPr>
        <w:t xml:space="preserve">. In contrast, the </w:t>
      </w:r>
      <w:r>
        <w:rPr>
          <w:rFonts w:cstheme="majorBidi"/>
        </w:rPr>
        <w:t xml:space="preserve">bottom-up </w:t>
      </w:r>
      <w:r>
        <w:rPr>
          <w:rFonts w:asciiTheme="majorBidi" w:hAnsiTheme="majorBidi" w:cstheme="majorBidi"/>
        </w:rPr>
        <w:t>stimulus-driven system is more automatic and reflexive, mediating the ability to reorient quickly to salient (e.g., novel, rewarding, threatening) events. It thus acts as an “alerting mechanism” or “circuit breaker” – disrupting top-down goal-directed processing whenever salient objects appear outside the focus of attention</w:t>
      </w:r>
      <w:r>
        <w:rPr>
          <w:rFonts w:cstheme="majorBidi"/>
        </w:rPr>
        <w:t xml:space="preserve"> </w:t>
      </w:r>
      <w:r>
        <w:rPr>
          <w:rFonts w:asciiTheme="majorBidi" w:hAnsiTheme="majorBidi" w:cstheme="majorBidi"/>
        </w:rPr>
        <w:fldChar w:fldCharType="begin" w:fldLock="1"/>
      </w:r>
      <w:r>
        <w:rPr>
          <w:rFonts w:asciiTheme="majorBidi" w:hAnsiTheme="majorBidi" w:cstheme="majorBidi"/>
        </w:rPr>
        <w:instrText>ADDIN CSL_CITATION {"citationItems":[{"id":"ITEM-1","itemData":{"DOI":"10.1146/annurev-psych-122414-033400","ISBN":"0147-006X","ISSN":"0066-4308","PMID":"28051934","abstract":"Selective visual attention describes the tendency of visual processing to be confined largely to stimuli that are relevant to behavior. It is among the most fundamental of cognitive functions, particularly in humans and other primates for whom vision is the dominant sense. We review recent progress in identifying the neural mechanisms of selective visual attention. We discuss evidence from studies of different varieties of selective attention and examine how these varieties alter the processing of stimuli by neurons within the visual system, current knowledge of their causal basis, and methods for assessing attentional dysfunctions. In addition, we identify some key questions that remain in identifying the neural mechanisms that give rise to the selective processing of visual information. ","author":[{"dropping-particle":"","family":"Moore","given":"Tirin","non-dropping-particle":"","parse-names":false,"suffix":""},{"dropping-particle":"","family":"Zirnsak","given":"Marc","non-dropping-particle":"","parse-names":false,"suffix":""}],"container-title":"Ssrn","id":"ITEM-1","issued":{"date-parts":[["2017"]]},"page":"193-222","title":"Neural Mechanisms of Selective Visual Attention","type":"article-journal"},"uris":["http://www.mendeley.com/documents/?uuid=6dbbe393-be20-43b6-be8d-4acce3e93db8"]},{"id":"ITEM-2","itemData":{"DOI":"10.1038/nrn755","ISBN":"1471-003X (Print)\\r1471-003X (Linking)","ISSN":"14710048","PMID":"11994752","abstract":"We review evidence for partially segregated networks of brain areas that carry out different attentional functions. One system, which includes parts of the intraparietal cortex and superior frontal cortex, is involved in preparing and applying goal-directed (top-down) selection for stimuli and responses. This system is also modulated by the detection of stimuli. The other system, which includes the temporoparietal cortex and inferior frontal cortex, and is largely lateralized to the right hemisphere, is not involved in top-down selection. Instead, this system is specialized for the detection of behaviourally relevant stimuli, particularly when they are salient or unexpected. This ventral frontoparietal network works as a 'circuit breaker' for the dorsal system, directing attention to salient events. Both attentional systems interact during normal vision, and both are disrupted in unilateral spatial neglect.","author":[{"dropping-particle":"","family":"Corbetta","given":"Maurizio","non-dropping-particle":"","parse-names":false,"suffix":""},{"dropping-particle":"","family":"Shulman","given":"Gordon L.","non-dropping-particle":"","parse-names":false,"suffix":""}],"container-title":"Nature Reviews Neuroscience","id":"ITEM-2","issue":"3","issued":{"date-parts":[["2002"]]},"page":"201-215","title":"Control of goal-directed and stimulus-driven attention in the brain","type":"article-journal","volume":"3"},"uris":["http://www.mendeley.com/documents/?uuid=f6b881b9-8673-4500-9e6e-3040be385ef5"]}],"mendeley":{"formattedCitation":"(Corbetta &amp; Shulman, 2002; Moore &amp; Zirnsak, 2017)","plainTextFormattedCitation":"(Corbetta &amp; Shulman, 2002; Moore &amp; Zirnsak, 2017)","previouslyFormattedCitation":"(Corbetta &amp; Shulman, 2002; Moore &amp; Zirnsak, 2017)"},"properties":{"noteIndex":0},"schema":"https://github.com/citation-style-language/schema/raw/master/csl-citation.json"}</w:instrText>
      </w:r>
      <w:r>
        <w:rPr>
          <w:rFonts w:asciiTheme="majorBidi" w:hAnsiTheme="majorBidi" w:cstheme="majorBidi"/>
        </w:rPr>
        <w:fldChar w:fldCharType="separate"/>
      </w:r>
      <w:r w:rsidRPr="00AA6F56">
        <w:rPr>
          <w:rFonts w:asciiTheme="majorBidi" w:hAnsiTheme="majorBidi" w:cstheme="majorBidi"/>
          <w:noProof/>
        </w:rPr>
        <w:t>(Corbetta &amp; Shulman, 2002; Moore &amp; Zirnsak, 2017)</w:t>
      </w:r>
      <w:r>
        <w:rPr>
          <w:rFonts w:asciiTheme="majorBidi" w:hAnsiTheme="majorBidi" w:cstheme="majorBidi"/>
        </w:rPr>
        <w:fldChar w:fldCharType="end"/>
      </w:r>
      <w:r>
        <w:rPr>
          <w:rFonts w:asciiTheme="majorBidi" w:hAnsiTheme="majorBidi" w:cstheme="majorBidi"/>
        </w:rPr>
        <w:t>.</w:t>
      </w:r>
      <w:ins w:id="193" w:author="עמית ברנשטיין" w:date="2020-01-09T09:38:00Z">
        <w:r w:rsidR="005A6790">
          <w:rPr>
            <w:rFonts w:asciiTheme="majorBidi" w:hAnsiTheme="majorBidi" w:cstheme="majorBidi"/>
          </w:rPr>
          <w:t xml:space="preserve"> </w:t>
        </w:r>
      </w:ins>
      <w:ins w:id="194" w:author="עמית ברנשטיין" w:date="2020-01-09T09:39:00Z">
        <w:r w:rsidR="00CD07BD">
          <w:rPr>
            <w:rFonts w:asciiTheme="majorBidi" w:hAnsiTheme="majorBidi" w:cstheme="majorBidi"/>
          </w:rPr>
          <w:t>Notably, some</w:t>
        </w:r>
      </w:ins>
      <w:ins w:id="195" w:author="עמית ברנשטיין" w:date="2020-01-09T09:38:00Z">
        <w:r w:rsidR="005A6790">
          <w:rPr>
            <w:rFonts w:asciiTheme="majorBidi" w:hAnsiTheme="majorBidi" w:cstheme="majorBidi"/>
          </w:rPr>
          <w:t xml:space="preserve"> recent scholarship has critiqued </w:t>
        </w:r>
      </w:ins>
      <w:ins w:id="196" w:author="עמית ברנשטיין" w:date="2020-01-09T09:39:00Z">
        <w:r w:rsidR="005A6790">
          <w:rPr>
            <w:rFonts w:asciiTheme="majorBidi" w:hAnsiTheme="majorBidi" w:cstheme="majorBidi"/>
          </w:rPr>
          <w:t xml:space="preserve">this functional systems dichotomy arguing </w:t>
        </w:r>
      </w:ins>
      <w:ins w:id="197" w:author="עמית ברנשטיין" w:date="2020-01-09T09:38:00Z">
        <w:r w:rsidR="005A6790" w:rsidRPr="005A6790">
          <w:rPr>
            <w:rFonts w:asciiTheme="majorBidi" w:hAnsiTheme="majorBidi" w:cstheme="majorBidi"/>
            <w:highlight w:val="yellow"/>
            <w:rPrChange w:id="198" w:author="עמית ברנשטיין" w:date="2020-01-09T09:39:00Z">
              <w:rPr>
                <w:rFonts w:asciiTheme="majorBidi" w:hAnsiTheme="majorBidi" w:cstheme="majorBidi"/>
              </w:rPr>
            </w:rPrChange>
          </w:rPr>
          <w:t>XXXXX</w:t>
        </w:r>
        <w:r w:rsidR="005A6790">
          <w:rPr>
            <w:rFonts w:asciiTheme="majorBidi" w:hAnsiTheme="majorBidi" w:cstheme="majorBidi"/>
          </w:rPr>
          <w:t xml:space="preserve"> (</w:t>
        </w:r>
        <w:r w:rsidR="005A6790" w:rsidRPr="00CD07BD">
          <w:rPr>
            <w:rFonts w:asciiTheme="majorBidi" w:hAnsiTheme="majorBidi" w:cstheme="majorBidi"/>
            <w:highlight w:val="yellow"/>
            <w:rPrChange w:id="199" w:author="עמית ברנשטיין" w:date="2020-01-09T09:39:00Z">
              <w:rPr>
                <w:rFonts w:asciiTheme="majorBidi" w:hAnsiTheme="majorBidi" w:cstheme="majorBidi"/>
              </w:rPr>
            </w:rPrChange>
          </w:rPr>
          <w:t>CITE</w:t>
        </w:r>
        <w:r w:rsidR="005A6790">
          <w:rPr>
            <w:rFonts w:asciiTheme="majorBidi" w:hAnsiTheme="majorBidi" w:cstheme="majorBidi"/>
          </w:rPr>
          <w:t>).</w:t>
        </w:r>
      </w:ins>
    </w:p>
    <w:p w14:paraId="4510A824" w14:textId="3BF4496B" w:rsidR="00B8661C" w:rsidRDefault="00E97991" w:rsidP="005D18AA">
      <w:pPr>
        <w:spacing w:after="0"/>
        <w:rPr>
          <w:rFonts w:cstheme="majorBidi"/>
        </w:rPr>
      </w:pPr>
      <w:r w:rsidRPr="0079554F">
        <w:rPr>
          <w:rFonts w:asciiTheme="majorBidi" w:hAnsiTheme="majorBidi" w:cstheme="majorBidi"/>
          <w:i/>
          <w:iCs/>
        </w:rPr>
        <w:lastRenderedPageBreak/>
        <w:t>I</w:t>
      </w:r>
      <w:r>
        <w:rPr>
          <w:rFonts w:asciiTheme="majorBidi" w:hAnsiTheme="majorBidi" w:cstheme="majorBidi"/>
          <w:i/>
          <w:iCs/>
        </w:rPr>
        <w:t>nternal attention</w:t>
      </w:r>
      <w:r>
        <w:rPr>
          <w:rFonts w:asciiTheme="majorBidi" w:hAnsiTheme="majorBidi" w:cstheme="majorBidi"/>
        </w:rPr>
        <w:t xml:space="preserve"> is the attentional processing of information stored</w:t>
      </w:r>
      <w:r>
        <w:rPr>
          <w:rFonts w:cstheme="majorBidi"/>
        </w:rPr>
        <w:t xml:space="preserve"> </w:t>
      </w:r>
      <w:r>
        <w:rPr>
          <w:rFonts w:asciiTheme="majorBidi" w:hAnsiTheme="majorBidi" w:cstheme="majorBidi"/>
        </w:rPr>
        <w:t>in the mind, whether recalled from long-term or active in working memory</w:t>
      </w:r>
      <w:r>
        <w:rPr>
          <w:rFonts w:cstheme="majorBidi"/>
        </w:rPr>
        <w:t xml:space="preserve"> </w:t>
      </w:r>
      <w:r>
        <w:rPr>
          <w:rFonts w:cstheme="majorBidi"/>
        </w:rPr>
        <w:fldChar w:fldCharType="begin" w:fldLock="1"/>
      </w:r>
      <w:r w:rsidR="005A4F75">
        <w:rPr>
          <w:rFonts w:cstheme="majorBidi"/>
        </w:rPr>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Attention","type":"article-journal","volume":"62"},"uris":["http://www.mendeley.com/documents/?uuid=57481f42-eb35-4772-98db-88720643a2c4"]},{"id":"ITEM-2","itemData":{"DOI":"10.1016/j.neuropsychologia.2014.05.024","ISBN":"1873-3514 (Electronic)\\r0028-3932 (Linking)","ISSN":"18733514","PMID":"24912071","abstract":"Externally directed cognition (EDC) involves attending to stimuli in the external environment, whereas internally directed cognition (IDC) involves attending internally to thoughts, memories and mental imagery. To date, most studies have focused on the competition or trade-offs between these modes of cognition. However, both EDC and IDC include a variety of cognitive states that differ along multiple dimensions. These dimensions may influence the way in which EDC and IDC relate to each other. In this review, we present a novel framework that considers whether cognitive resources are oriented externally or internally, and also whether a given cognitive state involves intentional (i.e., voluntary) or spontaneous (i.e., involuntary) processing. Within this framework, we examine the conditions under which EDC and IDC are expected to either compete, or co-occur without interference. We argue that EDC and IDC are not inherently antagonistic, but when both involve higher levels of intentionality they are increasingly likely to compete, due to the capacity limitations of intentional processing. In contrast, if one or both involve spontaneous processing, EDC and IDC can co-occur with minimal interference given that involuntary processes are not subject to the same capacity constraints. A review of the brain regions implicated in EDC and IDC suggests that their neural substrates are partially segregated and partially convergent. Both EDC and IDC recruit the lateral prefrontal cortex (PFC) during intentional processing, and may therefore compete over the processes and representational space it supports. However, at lower levels of intentionality, EDC and IDC rely on largely distinct neural structures, which may enable their co-occurrence without interference. The proposal that EDC and IDC can in some cases co-occur, provides a framework for understanding the complex mental states that underlie theory of mind, creativity, the influence of self-evaluative processing on cognitive control, and memory-guided attention.","author":[{"dropping-particle":"","family":"Dixon","given":"Matthew L.","non-dropping-particle":"","parse-names":false,"suffix":""},{"dropping-particle":"","family":"Fox","given":"Kieran C.R.","non-dropping-particle":"","parse-names":false,"suffix":""},{"dropping-particle":"","family":"Christoff","given":"Kalina","non-dropping-particle":"","parse-names":false,"suffix":""}],"container-title":"Neuropsychologia","id":"ITEM-2","issued":{"date-parts":[["2014"]]},"page":"321-330","publisher":"Elsevier","title":"A framework for understanding the relationship between externally and internally directed cognition","type":"article-journal","volume":"62"},"uris":["http://www.mendeley.com/documents/?uuid=11e83528-dd44-49f7-87fc-68ac955e0efc"]},{"id":"ITEM-3","itemData":{"DOI":"10.1016/j.tics.2011.11.014","ISBN":"1364-6613","ISSN":"13646613","PMID":"22209601","abstract":"Selective attention, the ability to focus our cognitive resources on information relevant to our goals, influences working memory (WM) performance. Indeed, attention and working memory are increasingly viewed as overlapping constructs. Here, we review recent evidence from human neurophysiological studies demonstrating that top-down modulation serves as a common neural mechanism underlying these two cognitive operations. The core features include activity modulation in stimulus-selective sensory cortices with concurrent engagement of prefrontal and parietal control regions that function as sources of top-down signals. Notably, top-down modulation is engaged during both stimulus-present and stimulus-absent stages of WM tasks; that is, expectation of an ensuing stimulus to be remembered, selection and encoding of stimuli, maintenance of relevant information in mind and memory retrieval. © 2011 Elsevier Ltd.","author":[{"dropping-particle":"","family":"Gazzaley","given":"Adam","non-dropping-particle":"","parse-names":false,"suffix":""},{"dropping-particle":"","family":"Nobre","given":"Anna C.","non-dropping-particle":"","parse-names":false,"suffix":""}],"container-title":"Trends in Cognitive Sciences","id":"ITEM-3","issue":"2","issued":{"date-parts":[["2012"]]},"page":"129-135","title":"Top-down modulation: Bridging selective attention and working memory","type":"article-journal","volume":"16"},"uris":["http://www.mendeley.com/documents/?uuid=98bf264d-856e-4efd-9e2d-88483b432ede"]}],"mendeley":{"formattedCitation":"(Chun et al., 2010; Dixon, Fox, &amp; Christoff, 2014; Gazzaley &amp; Nobre, 2012)","plainTextFormattedCitation":"(Chun et al., 2010; Dixon, Fox, &amp; Christoff, 2014; Gazzaley &amp; Nobre, 2012)","previouslyFormattedCitation":"(Chun et al., 2010; Dixon, Fox, &amp; Christoff, 2014; Gazzaley &amp; Nobre, 2012)"},"properties":{"noteIndex":0},"schema":"https://github.com/citation-style-language/schema/raw/master/csl-citation.json"}</w:instrText>
      </w:r>
      <w:r>
        <w:rPr>
          <w:rFonts w:cstheme="majorBidi"/>
        </w:rPr>
        <w:fldChar w:fldCharType="separate"/>
      </w:r>
      <w:r w:rsidRPr="000929AD">
        <w:rPr>
          <w:rFonts w:cstheme="majorBidi"/>
          <w:noProof/>
        </w:rPr>
        <w:t>(Chun et al., 2010; Dixon, Fox, &amp; Christoff, 2014; Gazzaley &amp; Nobre, 2012)</w:t>
      </w:r>
      <w:r>
        <w:rPr>
          <w:rFonts w:cstheme="majorBidi"/>
        </w:rPr>
        <w:fldChar w:fldCharType="end"/>
      </w:r>
      <w:r>
        <w:rPr>
          <w:rFonts w:cstheme="majorBidi"/>
        </w:rPr>
        <w:t>. That is, internal attention biases processing</w:t>
      </w:r>
      <w:r w:rsidR="00A67589">
        <w:rPr>
          <w:rFonts w:cstheme="majorBidi"/>
        </w:rPr>
        <w:t xml:space="preserve"> in favor</w:t>
      </w:r>
      <w:r>
        <w:rPr>
          <w:rFonts w:cstheme="majorBidi"/>
        </w:rPr>
        <w:t xml:space="preserve"> of</w:t>
      </w:r>
      <w:r w:rsidR="00A67589">
        <w:rPr>
          <w:rFonts w:cstheme="majorBidi" w:hint="cs"/>
          <w:rtl/>
        </w:rPr>
        <w:t xml:space="preserve"> </w:t>
      </w:r>
      <w:r w:rsidR="00A67589">
        <w:rPr>
          <w:rFonts w:cstheme="majorBidi"/>
        </w:rPr>
        <w:t xml:space="preserve">certain </w:t>
      </w:r>
      <w:r>
        <w:rPr>
          <w:rFonts w:cstheme="majorBidi"/>
        </w:rPr>
        <w:t xml:space="preserve">internally generated- or stored- mental representations over other competing </w:t>
      </w:r>
      <w:r w:rsidR="00753E8F">
        <w:rPr>
          <w:rFonts w:cstheme="majorBidi"/>
        </w:rPr>
        <w:t xml:space="preserve">internal and external </w:t>
      </w:r>
      <w:r>
        <w:rPr>
          <w:rFonts w:cstheme="majorBidi"/>
        </w:rPr>
        <w:t>objects</w:t>
      </w:r>
      <w:r w:rsidR="00694E4F">
        <w:rPr>
          <w:rFonts w:cstheme="majorBidi"/>
        </w:rPr>
        <w:t xml:space="preserve"> or stimuli</w:t>
      </w:r>
      <w:r>
        <w:rPr>
          <w:rFonts w:cstheme="majorBidi"/>
        </w:rPr>
        <w:t xml:space="preserve"> </w:t>
      </w:r>
      <w:r>
        <w:rPr>
          <w:rFonts w:cstheme="majorBidi"/>
        </w:rPr>
        <w:fldChar w:fldCharType="begin" w:fldLock="1"/>
      </w:r>
      <w:r>
        <w:rPr>
          <w:rFonts w:cstheme="majorBidi"/>
        </w:rPr>
        <w:instrText>ADDIN CSL_CITATION {"citationItems":[{"id":"ITEM-1","itemData":{"DOI":"10.1016/j.tics.2017.03.010","ISBN":"1879-307X (Electronic) 1364-6613 (Linking)","ISSN":"1879307X","PMID":"28454719","abstract":"Working memory (WM) has limited capacity. This leaves attention with the important role of allowing into storage only the most relevant information. It is increasingly evident that attention is equally crucial for prioritizing representations within WM as the importance of individual items changes. Retrospective prioritization has been proposed to result from a focus of internal attention highlighting one of several representations. Here, we suggest an updated model, in which prioritization acts in multiple steps: first orienting towards and selecting a memory, and then reconfiguring its representational state in the service of upcoming task demands. Reconfiguration sets up an optimized perception–action mapping, obviating the need for sustained attention. This view is consistent with recent literature, makes testable predictions, and links WM with task switching and action preparation.","author":[{"dropping-particle":"","family":"Myers","given":"Nicholas E.","non-dropping-particle":"","parse-names":false,"suffix":""},{"dropping-particle":"","family":"Stokes","given":"Mark G.","non-dropping-particle":"","parse-names":false,"suffix":""},{"dropping-particle":"","family":"Nobre","given":"Anna C.","non-dropping-particle":"","parse-names":false,"suffix":""}],"container-title":"Trends in Cognitive Sciences","id":"ITEM-1","issue":"6","issued":{"date-parts":[["2017"]]},"page":"449-461","publisher":"Elsevier Ltd","title":"Prioritizing Information during Working Memory: Beyond Sustained Internal Attention","type":"article-journal","volume":"21"},"uris":["http://www.mendeley.com/documents/?uuid=6b5fbdce-063d-4a5d-82fc-501996f0c24c"]}],"mendeley":{"formattedCitation":"(Myers, Stokes, &amp; Nobre, 2017)","plainTextFormattedCitation":"(Myers, Stokes, &amp; Nobre, 2017)","previouslyFormattedCitation":"(Myers, Stokes, &amp; Nobre, 2017)"},"properties":{"noteIndex":0},"schema":"https://github.com/citation-style-language/schema/raw/master/csl-citation.json"}</w:instrText>
      </w:r>
      <w:r>
        <w:rPr>
          <w:rFonts w:cstheme="majorBidi"/>
        </w:rPr>
        <w:fldChar w:fldCharType="separate"/>
      </w:r>
      <w:r w:rsidRPr="00F77134">
        <w:rPr>
          <w:rFonts w:cstheme="majorBidi"/>
          <w:noProof/>
        </w:rPr>
        <w:t>(Myers, Stokes, &amp; Nobre, 2017)</w:t>
      </w:r>
      <w:r>
        <w:rPr>
          <w:rFonts w:cstheme="majorBidi"/>
        </w:rPr>
        <w:fldChar w:fldCharType="end"/>
      </w:r>
      <w:r>
        <w:rPr>
          <w:rFonts w:cstheme="majorBidi"/>
        </w:rPr>
        <w:t xml:space="preserve">. </w:t>
      </w:r>
      <w:r>
        <w:rPr>
          <w:rFonts w:asciiTheme="majorBidi" w:hAnsiTheme="majorBidi" w:cstheme="majorBidi"/>
        </w:rPr>
        <w:t>Emerging work indicates that</w:t>
      </w:r>
      <w:r>
        <w:rPr>
          <w:rFonts w:cstheme="majorBidi"/>
        </w:rPr>
        <w:t xml:space="preserve"> the</w:t>
      </w:r>
      <w:r>
        <w:rPr>
          <w:rFonts w:asciiTheme="majorBidi" w:hAnsiTheme="majorBidi" w:cstheme="majorBidi"/>
        </w:rPr>
        <w:t xml:space="preserve"> </w:t>
      </w:r>
      <w:r>
        <w:rPr>
          <w:rFonts w:cstheme="majorBidi"/>
        </w:rPr>
        <w:t>goal-directed</w:t>
      </w:r>
      <w:r>
        <w:rPr>
          <w:rFonts w:asciiTheme="majorBidi" w:hAnsiTheme="majorBidi" w:cstheme="majorBidi"/>
        </w:rPr>
        <w:t>/</w:t>
      </w:r>
      <w:r>
        <w:rPr>
          <w:rFonts w:cstheme="majorBidi"/>
        </w:rPr>
        <w:t>stimulus-driven</w:t>
      </w:r>
      <w:r>
        <w:rPr>
          <w:rFonts w:asciiTheme="majorBidi" w:hAnsiTheme="majorBidi" w:cstheme="majorBidi"/>
        </w:rPr>
        <w:t xml:space="preserve"> systems which govern </w:t>
      </w:r>
      <w:r w:rsidRPr="00A14473">
        <w:rPr>
          <w:rFonts w:asciiTheme="majorBidi" w:hAnsiTheme="majorBidi" w:cstheme="majorBidi"/>
          <w:i/>
          <w:iCs/>
        </w:rPr>
        <w:t>external-perceptual</w:t>
      </w:r>
      <w:r>
        <w:rPr>
          <w:rFonts w:asciiTheme="majorBidi" w:hAnsiTheme="majorBidi" w:cstheme="majorBidi"/>
        </w:rPr>
        <w:t xml:space="preserve"> processing may also operate over processing of </w:t>
      </w:r>
      <w:r w:rsidRPr="00A14473">
        <w:rPr>
          <w:rFonts w:asciiTheme="majorBidi" w:hAnsiTheme="majorBidi" w:cstheme="majorBidi"/>
          <w:i/>
          <w:iCs/>
        </w:rPr>
        <w:t>internal</w:t>
      </w:r>
      <w:r>
        <w:rPr>
          <w:rFonts w:asciiTheme="majorBidi" w:hAnsiTheme="majorBidi" w:cstheme="majorBidi"/>
        </w:rPr>
        <w:t xml:space="preserve"> events (e.g., memories, thoughts;</w:t>
      </w:r>
      <w:r>
        <w:rPr>
          <w:rFonts w:cstheme="majorBidi"/>
        </w:rPr>
        <w:t xml:space="preserve"> </w:t>
      </w:r>
      <w:r>
        <w:rPr>
          <w:rFonts w:cstheme="majorBidi"/>
        </w:rPr>
        <w:fldChar w:fldCharType="begin" w:fldLock="1"/>
      </w:r>
      <w:r w:rsidR="005A4F75">
        <w:rPr>
          <w:rFonts w:cstheme="majorBidi"/>
        </w:rPr>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Attention","type":"article-journal","volume":"62"},"uris":["http://www.mendeley.com/documents/?uuid=57481f42-eb35-4772-98db-88720643a2c4"]},{"id":"ITEM-2","itemData":{"DOI":"10.1016/j.neuron.2011.10.026","ISBN":"08966273","ISSN":"08966273","PMID":"22099456","abstract":"Attention and memory are typically studied as separate topics, but they are highly intertwined. Here we discuss the relation between memory and two fundamental types of attention: perceptual and reflective. Memory is the persisting consequence of cognitive activities initiated by and/or focused on external information from the environment (perceptual attention) and initiated by and/or focused on internal mental representations (reflective attention). We consider three key questions for advancing a cognitive neuroscience of attention and memory: To what extent do perception and reflection share representational areas? To what extent are the control processes that select, maintain, and manipulate perceptual and reflective information subserved by common areas and networks? During perception and reflection, to what extent are common areas responsible for binding features together to create complex, episodic memories and for reviving them later? Considering similarities and differences in perceptual and reflective attention helps integrate a broad range of findings and raises important unresolved issues. © 2011 Elsevier Inc.","author":[{"dropping-particle":"","family":"Chun","given":"Marvin M.","non-dropping-particle":"","parse-names":false,"suffix":""},{"dropping-particle":"","family":"Johnson","given":"Marcia K.","non-dropping-particle":"","parse-names":false,"suffix":""}],"container-title":"Neuron","id":"ITEM-2","issue":"4","issued":{"date-parts":[["2011"]]},"page":"520-535","publisher":"Elsevier Inc.","title":"Memory: Enduring traces of perceptual and reflective attention","type":"article-journal","volume":"72"},"uris":["http://www.mendeley.com/documents/?uuid=67757ac1-d488-48ca-ba2d-4b3d20d58b04"]},{"id":"ITEM-3","itemData":{"DOI":"10.1016/j.neuropsychologia.2014.05.024","ISBN":"1873-3514 (Electronic)\\r0028-3932 (Linking)","ISSN":"18733514","PMID":"24912071","abstract":"Externally directed cognition (EDC) involves attending to stimuli in the external environment, whereas internally directed cognition (IDC) involves attending internally to thoughts, memories and mental imagery. To date, most studies have focused on the competition or trade-offs between these modes of cognition. However, both EDC and IDC include a variety of cognitive states that differ along multiple dimensions. These dimensions may influence the way in which EDC and IDC relate to each other. In this review, we present a novel framework that considers whether cognitive resources are oriented externally or internally, and also whether a given cognitive state involves intentional (i.e., voluntary) or spontaneous (i.e., involuntary) processing. Within this framework, we examine the conditions under which EDC and IDC are expected to either compete, or co-occur without interference. We argue that EDC and IDC are not inherently antagonistic, but when both involve higher levels of intentionality they are increasingly likely to compete, due to the capacity limitations of intentional processing. In contrast, if one or both involve spontaneous processing, EDC and IDC can co-occur with minimal interference given that involuntary processes are not subject to the same capacity constraints. A review of the brain regions implicated in EDC and IDC suggests that their neural substrates are partially segregated and partially convergent. Both EDC and IDC recruit the lateral prefrontal cortex (PFC) during intentional processing, and may therefore compete over the processes and representational space it supports. However, at lower levels of intentionality, EDC and IDC rely on largely distinct neural structures, which may enable their co-occurrence without interference. The proposal that EDC and IDC can in some cases co-occur, provides a framework for understanding the complex mental states that underlie theory of mind, creativity, the influence of self-evaluative processing on cognitive control, and memory-guided attention.","author":[{"dropping-particle":"","family":"Dixon","given":"Matthew L.","non-dropping-particle":"","parse-names":false,"suffix":""},{"dropping-particle":"","family":"Fox","given":"Kieran C.R.","non-dropping-particle":"","parse-names":false,"suffix":""},{"dropping-particle":"","family":"Christoff","given":"Kalina","non-dropping-particle":"","parse-names":false,"suffix":""}],"container-title":"Neuropsychologia","id":"ITEM-3","issued":{"date-parts":[["2014"]]},"page":"321-330","publisher":"Elsevier","title":"A framework for understanding the relationship between externally and internally directed cognition","type":"article-journal","volume":"62"},"uris":["http://www.mendeley.com/documents/?uuid=11e83528-dd44-49f7-87fc-68ac955e0efc"]},{"id":"ITEM-4","itemData":{"DOI":"10.1038/s41598-018-20498-8","ISSN":"20452322","PMID":"29410407","abstract":"Attention can be oriented externally to the environment or internally to the mind, and can be derailed by interference from irrelevant information originating from either external or internal sources. However, few studies have explored the nature and underlying mechanisms of the interaction between different attentional orientations and different sources of interference. We investigated how externally- and internally-directed attention was impacted by external distraction, how this modulated internal distraction, and whether these interactions were affected by healthy aging. Healthy younger and older adults performed both an externally-oriented visual detection task and an internally-oriented mental rotation task, performed with and without auditory sound delivered through headphones. We found that the addition of auditory sound induced a significant decrease in task performance in both younger and older adults on the visual discrimination task, and this was accompanied by a shift in the type of distractions reported (from internal to external). On the internally-oriented task, auditory sound only affected performance in older adults. These results suggest that the impact of external distractions differentially impacts performance on tasks with internal, as opposed to external, attentional orientations. Further, internal distractibility is affected by the presence of external sound and increased suppression of internal distraction.","author":[{"dropping-particle":"","family":"Ziegler","given":"David A.","non-dropping-particle":"","parse-names":false,"suffix":""},{"dropping-particle":"","family":"Janowich","given":"Jacqueline R.","non-dropping-particle":"","parse-names":false,"suffix":""},{"dropping-particle":"","family":"Gazzaley","given":"Adam","non-dropping-particle":"","parse-names":false,"suffix":""}],"container-title":"Scientific Reports","id":"ITEM-4","issue":"1","issued":{"date-parts":[["2018"]]},"page":"1-10","publisher":"Springer US","title":"Differential Impact of Interference on Internally- and Externally-Directed Attention","type":"article-journal","volume":"8"},"uris":["http://www.mendeley.com/documents/?uuid=ce91d30e-41ae-4493-a6f8-854b42a0648a"]},{"id":"ITEM-5","itemData":{"DOI":"10.1038/nrn3857","ISBN":"1471-0048 (Electronic)\\r1471-003X (Linking)","ISSN":"14710048","PMID":"25406711","abstract":"Nature Reviews Neuroscience 16, 55 (2014). doi:10.1038/nrn3857","author":[{"dropping-particle":"","family":"Uddin","given":"Lucina Q.","non-dropping-particle":"","parse-names":false,"suffix":""}],"container-title":"Nature Reviews Neuroscience","id":"ITEM-5","issue":"1","issued":{"date-parts":[["2015"]]},"page":"55-61","publisher":"Nature Publishing Group","title":"Salience processing and insular cortical function and dysfunction","type":"article-journal","volume":"16"},"uris":["http://www.mendeley.com/documents/?uuid=9bbd7013-a5be-489e-98c0-9644fd86cc20"]}],"mendeley":{"formattedCitation":"(Chun et al., 2010; Chun &amp; Johnson, 2011; Dixon et al., 2014; Uddin, 2015; Ziegler, Janowich, &amp; Gazzaley, 2018)","manualFormatting":"Chun et al., 2010; Chun &amp; Johnson, 2011; Dixon et al., 2014; Uddin, 2015; Ziegler, Janowich, &amp; Gazzaley, 2018)","plainTextFormattedCitation":"(Chun et al., 2010; Chun &amp; Johnson, 2011; Dixon et al., 2014; Uddin, 2015; Ziegler, Janowich, &amp; Gazzaley, 2018)","previouslyFormattedCitation":"(Chun et al., 2010; Chun &amp; Johnson, 2011; Dixon et al., 2014; Uddin, 2015; Ziegler, Janowich, &amp; Gazzaley, 2018)"},"properties":{"noteIndex":0},"schema":"https://github.com/citation-style-language/schema/raw/master/csl-citation.json"}</w:instrText>
      </w:r>
      <w:r>
        <w:rPr>
          <w:rFonts w:cstheme="majorBidi"/>
        </w:rPr>
        <w:fldChar w:fldCharType="separate"/>
      </w:r>
      <w:r w:rsidRPr="000929AD">
        <w:rPr>
          <w:rFonts w:cstheme="majorBidi"/>
          <w:noProof/>
        </w:rPr>
        <w:t>Chun et al., 2010; Chun &amp; Johnson, 2011; Dixon et al., 2014; Uddin, 2015; Ziegler, Janowich, &amp; Gazzaley, 2018)</w:t>
      </w:r>
      <w:r>
        <w:rPr>
          <w:rFonts w:cstheme="majorBidi"/>
        </w:rPr>
        <w:fldChar w:fldCharType="end"/>
      </w:r>
      <w:r>
        <w:rPr>
          <w:rFonts w:asciiTheme="majorBidi" w:hAnsiTheme="majorBidi" w:cstheme="majorBidi"/>
        </w:rPr>
        <w:t xml:space="preserve">. Executive control processes, such as working memory and response selection, are by definition </w:t>
      </w:r>
      <w:r w:rsidRPr="003D3B9E">
        <w:rPr>
          <w:rFonts w:asciiTheme="majorBidi" w:hAnsiTheme="majorBidi" w:cstheme="majorBidi"/>
          <w:i/>
          <w:iCs/>
        </w:rPr>
        <w:t xml:space="preserve">internal and </w:t>
      </w:r>
      <w:r>
        <w:rPr>
          <w:rFonts w:cstheme="majorBidi"/>
          <w:i/>
          <w:iCs/>
        </w:rPr>
        <w:t>goal-directed</w:t>
      </w:r>
      <w:r>
        <w:rPr>
          <w:rFonts w:asciiTheme="majorBidi" w:hAnsiTheme="majorBidi" w:cstheme="majorBidi"/>
        </w:rPr>
        <w:t xml:space="preserve"> </w:t>
      </w:r>
      <w:r>
        <w:rPr>
          <w:rFonts w:cstheme="majorBidi"/>
        </w:rPr>
        <w:t xml:space="preserve">processes </w:t>
      </w:r>
      <w:r>
        <w:rPr>
          <w:rFonts w:cstheme="majorBidi"/>
        </w:rPr>
        <w:fldChar w:fldCharType="begin" w:fldLock="1"/>
      </w:r>
      <w:r w:rsidR="00B825A4">
        <w:rPr>
          <w:rFonts w:cstheme="majorBidi"/>
        </w:rPr>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Attention","type":"article-journal","volume":"62"},"uris":["http://www.mendeley.com/documents/?uuid=57481f42-eb35-4772-98db-88720643a2c4"]}],"mendeley":{"formattedCitation":"(Chun et al., 2010)","manualFormatting":"(Chun et al., 2010)","plainTextFormattedCitation":"(Chun et al., 2010)","previouslyFormattedCitation":"(Chun et al., 2010)"},"properties":{"noteIndex":0},"schema":"https://github.com/citation-style-language/schema/raw/master/csl-citation.json"}</w:instrText>
      </w:r>
      <w:r>
        <w:rPr>
          <w:rFonts w:cstheme="majorBidi"/>
        </w:rPr>
        <w:fldChar w:fldCharType="separate"/>
      </w:r>
      <w:r w:rsidRPr="000929AD">
        <w:rPr>
          <w:rFonts w:cstheme="majorBidi"/>
          <w:noProof/>
        </w:rPr>
        <w:t>(Chun et al., 2010)</w:t>
      </w:r>
      <w:r>
        <w:rPr>
          <w:rFonts w:cstheme="majorBidi"/>
        </w:rPr>
        <w:fldChar w:fldCharType="end"/>
      </w:r>
      <w:r>
        <w:rPr>
          <w:rFonts w:cstheme="majorBidi"/>
        </w:rPr>
        <w:t>. O</w:t>
      </w:r>
      <w:r>
        <w:rPr>
          <w:rFonts w:asciiTheme="majorBidi" w:hAnsiTheme="majorBidi" w:cstheme="majorBidi"/>
        </w:rPr>
        <w:t xml:space="preserve">ther forms of </w:t>
      </w:r>
      <w:r>
        <w:rPr>
          <w:rFonts w:cstheme="majorBidi"/>
        </w:rPr>
        <w:t>cognitive processes and states</w:t>
      </w:r>
      <w:r>
        <w:rPr>
          <w:rFonts w:asciiTheme="majorBidi" w:hAnsiTheme="majorBidi" w:cstheme="majorBidi"/>
        </w:rPr>
        <w:t xml:space="preserve"> may be </w:t>
      </w:r>
      <w:r>
        <w:rPr>
          <w:rFonts w:cstheme="majorBidi"/>
        </w:rPr>
        <w:t>characterized as</w:t>
      </w:r>
      <w:r>
        <w:rPr>
          <w:rFonts w:asciiTheme="majorBidi" w:hAnsiTheme="majorBidi" w:cstheme="majorBidi"/>
        </w:rPr>
        <w:t xml:space="preserve"> </w:t>
      </w:r>
      <w:r w:rsidRPr="003D3B9E">
        <w:rPr>
          <w:rFonts w:asciiTheme="majorBidi" w:hAnsiTheme="majorBidi" w:cstheme="majorBidi"/>
          <w:i/>
          <w:iCs/>
        </w:rPr>
        <w:t xml:space="preserve">internal and </w:t>
      </w:r>
      <w:r w:rsidRPr="003D3B9E">
        <w:rPr>
          <w:rFonts w:cstheme="majorBidi"/>
          <w:i/>
          <w:iCs/>
        </w:rPr>
        <w:t>stimulus-driven</w:t>
      </w:r>
      <w:r>
        <w:rPr>
          <w:rFonts w:cstheme="majorBidi"/>
        </w:rPr>
        <w:t xml:space="preserve"> processes</w:t>
      </w:r>
      <w:r>
        <w:rPr>
          <w:rFonts w:asciiTheme="majorBidi" w:hAnsiTheme="majorBidi" w:cstheme="majorBidi"/>
        </w:rPr>
        <w:t xml:space="preserve">. For example, </w:t>
      </w:r>
      <w:r>
        <w:rPr>
          <w:rFonts w:cstheme="majorBidi"/>
        </w:rPr>
        <w:t>unwanted</w:t>
      </w:r>
      <w:r>
        <w:rPr>
          <w:rFonts w:asciiTheme="majorBidi" w:hAnsiTheme="majorBidi" w:cstheme="majorBidi"/>
        </w:rPr>
        <w:t xml:space="preserve"> memories</w:t>
      </w:r>
      <w:r>
        <w:rPr>
          <w:rFonts w:cstheme="majorBidi"/>
        </w:rPr>
        <w:t xml:space="preserve"> or involuntary remembering</w:t>
      </w:r>
      <w:r>
        <w:rPr>
          <w:rFonts w:asciiTheme="majorBidi" w:hAnsiTheme="majorBidi" w:cstheme="majorBidi"/>
        </w:rPr>
        <w:t xml:space="preserve"> or any interesting memory that “enters consciousness and takes over attentional resources”</w:t>
      </w:r>
      <w:r w:rsidR="008460CE">
        <w:rPr>
          <w:rFonts w:asciiTheme="majorBidi" w:hAnsiTheme="majorBidi" w:cstheme="majorBidi"/>
        </w:rPr>
        <w:t xml:space="preserve"> have been conceptualized as </w:t>
      </w:r>
      <w:r w:rsidR="00B8661C">
        <w:rPr>
          <w:rFonts w:asciiTheme="majorBidi" w:hAnsiTheme="majorBidi" w:cstheme="majorBidi"/>
        </w:rPr>
        <w:t xml:space="preserve">a result of </w:t>
      </w:r>
      <w:r w:rsidR="008460CE">
        <w:rPr>
          <w:rFonts w:cstheme="majorBidi"/>
        </w:rPr>
        <w:t>automatic reflexive</w:t>
      </w:r>
      <w:r w:rsidR="008460CE">
        <w:rPr>
          <w:rFonts w:asciiTheme="majorBidi" w:hAnsiTheme="majorBidi" w:cstheme="majorBidi"/>
        </w:rPr>
        <w:t xml:space="preserve"> bottom-up forms of internal attention</w:t>
      </w:r>
      <w:r>
        <w:rPr>
          <w:rFonts w:cstheme="majorBidi"/>
        </w:rPr>
        <w:t xml:space="preserve"> </w:t>
      </w:r>
      <w:r>
        <w:rPr>
          <w:rFonts w:cstheme="majorBidi"/>
        </w:rPr>
        <w:fldChar w:fldCharType="begin" w:fldLock="1"/>
      </w:r>
      <w:r w:rsidR="005A4F75">
        <w:rPr>
          <w:rFonts w:cstheme="majorBidi"/>
        </w:rPr>
        <w:instrText>ADDIN CSL_CITATION {"citationItems":[{"id":"ITEM-1","itemData":{"DOI":"10.1038/nrn2459","ISBN":"1471-003X","ISSN":"1471003X","PMID":"18641668","abstract":"The contribution of the parietal cortex to episodic memory is a fascinating scientific puzzle. On the one hand, parietal lesions do not normally yield severe episodic-memory deficits; on the other hand, parietal activations are seen frequently in functional-neuroimaging studies of episodic memory. A review of these two categories of evidence suggests that the answer to the puzzle requires us to distinguish between the contributions of dorsal and ventral parietal regions and between the influence of top-down and bottom-up attention on memory.","author":[{"dropping-particle":"","family":"Cabeza","given":"Roberto","non-dropping-particle":"","parse-names":false,"suffix":""},{"dropping-particle":"","family":"Ciaramelli","given":"Elisa","non-dropping-particle":"","parse-names":false,"suffix":""},{"dropping-particle":"","family":"Olson","given":"Ingrid R.","non-dropping-particle":"","parse-names":false,"suffix":""},{"dropping-particle":"","family":"Moscovitch","given":"Morris","non-dropping-particle":"","parse-names":false,"suffix":""}],"container-title":"Nature Reviews Neuroscience","id":"ITEM-1","issue":"8","issued":{"date-parts":[["2008"]]},"page":"613-625","title":"The parietal cortex and episodic memory: An attentional account","type":"article-journal","volume":"9"},"uris":["http://www.mendeley.com/documents/?uuid=a7a38361-c70e-4781-aa29-b105aefe5726"]},{"id":"ITEM-2","itemData":{"DOI":"10.1080/09658211.2017.1282518","ISBN":"0965-8211","ISSN":"0965-8211","PMID":"8388765","abstract":"The cone calorimeter is considered the most significant bench scale instrument in fire testing. This apparatus has been adopted by the International Organization for Standardization (ISO 5660-1) for measuring heat release rate (HRR) of a sample. It has been shown that most fuels generate approximately 13.1 MJ of energy per kg of oxygen consumed. Therefore, HRR is based on the fact that the oxygen consumed during combustion is proportional to the heat released. This device analyses the combustion gases and measures the produced smoke from a test specimen that is being exposed to a certain heat flux. At least the oxygen concentration must be analyzed to calculate the released heat, but to improve the accuracy, carbon monoxide and carbon dioxide concentrations can also be analyzed. The data collected from this bench scale real fire test can be used for fire modelling, prediction of real scale fire behaviour, pass/fail tests etc. In this work the principle and use of this technique will be described. Since this method measures heat release rate indirectly by calculations based on oxygen consumption, the uncertainties originating from assumptions, calculations and the tested fuels will also be discussed","author":[{"dropping-particle":"","family":"Schie","given":"Kevin","non-dropping-particle":"van","parse-names":false,"suffix":""},{"dropping-particle":"","family":"Anderson","given":"Michael C.","non-dropping-particle":"","parse-names":false,"suffix":""}],"container-title":"Memory","id":"ITEM-2","issue":"9","issued":{"date-parts":[["2017","10","21"]]},"note":"From Duplicate 1 (Successfully controlling intrusive memories is harder when control must be sustained AU - - van Schie, Kevin; Anderson, Michael C)\n\ndoi: 10.1080/09658211.2017.1282518","page":"1201-1216","publisher":"Routledge","title":"Successfully controlling intrusive memories is harder when control must be sustained","type":"article-journal","volume":"25"},"uris":["http://www.mendeley.com/documents/?uuid=93f640fa-2efe-411d-81dc-17630d803298"]}],"mendeley":{"formattedCitation":"(Cabeza, Ciaramelli, Olson, &amp; Moscovitch, 2008; van Schie &amp; Anderson, 2017)","plainTextFormattedCitation":"(Cabeza, Ciaramelli, Olson, &amp; Moscovitch, 2008; van Schie &amp; Anderson, 2017)","previouslyFormattedCitation":"(Cabeza, Ciaramelli, Olson, &amp; Moscovitch, 2008; van Schie &amp; Anderson, 2017)"},"properties":{"noteIndex":0},"schema":"https://github.com/citation-style-language/schema/raw/master/csl-citation.json"}</w:instrText>
      </w:r>
      <w:r>
        <w:rPr>
          <w:rFonts w:cstheme="majorBidi"/>
        </w:rPr>
        <w:fldChar w:fldCharType="separate"/>
      </w:r>
      <w:r w:rsidRPr="001E4956">
        <w:rPr>
          <w:rFonts w:cstheme="majorBidi"/>
          <w:noProof/>
        </w:rPr>
        <w:t>(Cabeza, Ciaramelli, Olson, &amp; Moscovitch, 2008; van Schie &amp; Anderson, 2017)</w:t>
      </w:r>
      <w:r>
        <w:rPr>
          <w:rFonts w:cstheme="majorBidi"/>
        </w:rPr>
        <w:fldChar w:fldCharType="end"/>
      </w:r>
      <w:r>
        <w:rPr>
          <w:rFonts w:asciiTheme="majorBidi" w:hAnsiTheme="majorBidi" w:cstheme="majorBidi"/>
        </w:rPr>
        <w:t>.</w:t>
      </w:r>
      <w:r w:rsidR="00B70E95">
        <w:rPr>
          <w:rFonts w:cstheme="majorBidi"/>
        </w:rPr>
        <w:t xml:space="preserve"> This </w:t>
      </w:r>
      <w:r w:rsidR="00E55377">
        <w:rPr>
          <w:rFonts w:cstheme="majorBidi"/>
        </w:rPr>
        <w:t xml:space="preserve">interplay between </w:t>
      </w:r>
      <w:r w:rsidR="001C0F72">
        <w:rPr>
          <w:rFonts w:cstheme="majorBidi"/>
        </w:rPr>
        <w:t xml:space="preserve">internal </w:t>
      </w:r>
      <w:r w:rsidR="00B70E95">
        <w:rPr>
          <w:rFonts w:cstheme="majorBidi"/>
        </w:rPr>
        <w:t>goal-directed</w:t>
      </w:r>
      <w:r w:rsidR="00B8661C">
        <w:rPr>
          <w:rFonts w:cstheme="majorBidi"/>
        </w:rPr>
        <w:t xml:space="preserve"> and </w:t>
      </w:r>
      <w:r w:rsidR="00B70E95">
        <w:rPr>
          <w:rFonts w:cstheme="majorBidi"/>
        </w:rPr>
        <w:t>stimulus-drive</w:t>
      </w:r>
      <w:r w:rsidR="00170F0A">
        <w:rPr>
          <w:rFonts w:cstheme="majorBidi"/>
        </w:rPr>
        <w:t>n</w:t>
      </w:r>
      <w:r w:rsidR="00B70E95">
        <w:rPr>
          <w:rFonts w:cstheme="majorBidi"/>
        </w:rPr>
        <w:t xml:space="preserve"> systems </w:t>
      </w:r>
      <w:r w:rsidR="00694E4F">
        <w:rPr>
          <w:rFonts w:cstheme="majorBidi"/>
        </w:rPr>
        <w:t>is analogous to</w:t>
      </w:r>
      <w:r w:rsidR="00B70E95">
        <w:rPr>
          <w:rFonts w:cstheme="majorBidi"/>
        </w:rPr>
        <w:t xml:space="preserve"> recent </w:t>
      </w:r>
      <w:r w:rsidR="00694E4F">
        <w:rPr>
          <w:rFonts w:cstheme="majorBidi"/>
        </w:rPr>
        <w:t xml:space="preserve">theory </w:t>
      </w:r>
      <w:r w:rsidR="00DB4C7E">
        <w:rPr>
          <w:rFonts w:cstheme="majorBidi"/>
        </w:rPr>
        <w:t xml:space="preserve">seeking to characterize </w:t>
      </w:r>
      <w:r w:rsidR="00E55377">
        <w:rPr>
          <w:rFonts w:cstheme="majorBidi"/>
        </w:rPr>
        <w:t xml:space="preserve">dynamics of </w:t>
      </w:r>
      <w:r w:rsidR="0045482E">
        <w:rPr>
          <w:rFonts w:cstheme="majorBidi"/>
        </w:rPr>
        <w:t xml:space="preserve">spontaneous </w:t>
      </w:r>
      <w:r w:rsidR="00B70E95">
        <w:rPr>
          <w:rFonts w:cstheme="majorBidi"/>
        </w:rPr>
        <w:t>thought processes</w:t>
      </w:r>
      <w:r w:rsidR="005D18AA">
        <w:rPr>
          <w:rFonts w:cstheme="majorBidi"/>
        </w:rPr>
        <w:t xml:space="preserve"> including</w:t>
      </w:r>
      <w:r w:rsidR="00E55377">
        <w:rPr>
          <w:rFonts w:cstheme="majorBidi"/>
        </w:rPr>
        <w:t xml:space="preserve"> how thought processes such as</w:t>
      </w:r>
      <w:r w:rsidR="00B70E95">
        <w:rPr>
          <w:rFonts w:cstheme="majorBidi"/>
        </w:rPr>
        <w:t xml:space="preserve"> </w:t>
      </w:r>
      <w:proofErr w:type="spellStart"/>
      <w:r w:rsidR="00B70E95">
        <w:rPr>
          <w:rFonts w:cstheme="majorBidi"/>
        </w:rPr>
        <w:t>mindwandering</w:t>
      </w:r>
      <w:proofErr w:type="spellEnd"/>
      <w:r w:rsidR="00B70E95">
        <w:rPr>
          <w:rFonts w:cstheme="majorBidi"/>
        </w:rPr>
        <w:t>, rumination and goal-directed thoughts</w:t>
      </w:r>
      <w:r w:rsidR="00E55377">
        <w:rPr>
          <w:rFonts w:cstheme="majorBidi"/>
        </w:rPr>
        <w:t xml:space="preserve"> arise and change over time</w:t>
      </w:r>
      <w:r w:rsidR="00B8661C">
        <w:rPr>
          <w:rFonts w:cstheme="majorBidi"/>
        </w:rPr>
        <w:t xml:space="preserve"> </w:t>
      </w:r>
      <w:r w:rsidR="00931719">
        <w:rPr>
          <w:rFonts w:cstheme="majorBidi"/>
        </w:rPr>
        <w:fldChar w:fldCharType="begin" w:fldLock="1"/>
      </w:r>
      <w:r w:rsidR="005F7665">
        <w:rPr>
          <w:rFonts w:cstheme="majorBidi"/>
        </w:rPr>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framework","type":"article-journal","volume":"17"},"uris":["http://www.mendeley.com/documents/?uuid=ed007f4a-720b-4e9c-97dc-92a773e6b2ec"]}],"mendeley":{"formattedCitation":"(Christoff, Irving, Fox, Spreng, &amp; Andrews-Hanna, 2016)","plainTextFormattedCitation":"(Christoff, Irving, Fox, Spreng, &amp; Andrews-Hanna, 2016)","previouslyFormattedCitation":"(Christoff, Irving, Fox, Spreng, &amp; Andrews-Hanna, 2016)"},"properties":{"noteIndex":0},"schema":"https://github.com/citation-style-language/schema/raw/master/csl-citation.json"}</w:instrText>
      </w:r>
      <w:r w:rsidR="00931719">
        <w:rPr>
          <w:rFonts w:cstheme="majorBidi"/>
        </w:rPr>
        <w:fldChar w:fldCharType="separate"/>
      </w:r>
      <w:r w:rsidR="00931719" w:rsidRPr="00931719">
        <w:rPr>
          <w:rFonts w:cstheme="majorBidi"/>
          <w:noProof/>
        </w:rPr>
        <w:t>(Christoff, Irving, Fox, Spreng, &amp; Andrews-Hanna, 2016)</w:t>
      </w:r>
      <w:r w:rsidR="00931719">
        <w:rPr>
          <w:rFonts w:cstheme="majorBidi"/>
        </w:rPr>
        <w:fldChar w:fldCharType="end"/>
      </w:r>
      <w:r w:rsidR="00B70E95">
        <w:rPr>
          <w:rFonts w:cstheme="majorBidi"/>
        </w:rPr>
        <w:t xml:space="preserve">. Such thought processes are </w:t>
      </w:r>
      <w:r w:rsidR="0045482E">
        <w:rPr>
          <w:rFonts w:cstheme="majorBidi"/>
        </w:rPr>
        <w:t>driven</w:t>
      </w:r>
      <w:r w:rsidR="00B70E95">
        <w:rPr>
          <w:rFonts w:cstheme="majorBidi"/>
        </w:rPr>
        <w:t xml:space="preserve"> by</w:t>
      </w:r>
      <w:r w:rsidR="0045482E">
        <w:rPr>
          <w:rFonts w:cstheme="majorBidi"/>
        </w:rPr>
        <w:t xml:space="preserve"> dynamics between varying levels of</w:t>
      </w:r>
      <w:r w:rsidR="00B70E95">
        <w:rPr>
          <w:rFonts w:cstheme="majorBidi"/>
        </w:rPr>
        <w:t xml:space="preserve"> deliberate (i.e., cognitive control / goal-directed system) and automatic (i.e., affective and sensory salience / stimulus-driven system) </w:t>
      </w:r>
      <w:r w:rsidR="001C0F72">
        <w:rPr>
          <w:rFonts w:cstheme="majorBidi"/>
        </w:rPr>
        <w:t xml:space="preserve">and </w:t>
      </w:r>
      <w:r w:rsidR="00B70E95">
        <w:rPr>
          <w:rFonts w:cstheme="majorBidi"/>
        </w:rPr>
        <w:t>contextual constraints on thinking</w:t>
      </w:r>
      <w:r w:rsidR="0045482E">
        <w:rPr>
          <w:rFonts w:cstheme="majorBidi"/>
        </w:rPr>
        <w:t xml:space="preserve"> </w:t>
      </w:r>
      <w:r w:rsidR="0045482E">
        <w:rPr>
          <w:rFonts w:cstheme="majorBidi"/>
        </w:rPr>
        <w:fldChar w:fldCharType="begin" w:fldLock="1"/>
      </w:r>
      <w:r w:rsidR="005F7665">
        <w:rPr>
          <w:rFonts w:cstheme="majorBidi"/>
        </w:rPr>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framework","type":"article-journal","volume":"17"},"uris":["http://www.mendeley.com/documents/?uuid=ed007f4a-720b-4e9c-97dc-92a773e6b2ec"]}],"mendeley":{"formattedCitation":"(Christoff et al., 2016)","plainTextFormattedCitation":"(Christoff et al., 2016)","previouslyFormattedCitation":"(Christoff et al., 2016)"},"properties":{"noteIndex":0},"schema":"https://github.com/citation-style-language/schema/raw/master/csl-citation.json"}</w:instrText>
      </w:r>
      <w:r w:rsidR="0045482E">
        <w:rPr>
          <w:rFonts w:cstheme="majorBidi"/>
        </w:rPr>
        <w:fldChar w:fldCharType="separate"/>
      </w:r>
      <w:r w:rsidR="00931719" w:rsidRPr="00931719">
        <w:rPr>
          <w:rFonts w:cstheme="majorBidi"/>
          <w:noProof/>
        </w:rPr>
        <w:t>(Christoff et al., 2016)</w:t>
      </w:r>
      <w:r w:rsidR="0045482E">
        <w:rPr>
          <w:rFonts w:cstheme="majorBidi"/>
        </w:rPr>
        <w:fldChar w:fldCharType="end"/>
      </w:r>
      <w:r w:rsidR="00B70E95">
        <w:rPr>
          <w:rFonts w:cstheme="majorBidi"/>
        </w:rPr>
        <w:t>.</w:t>
      </w:r>
    </w:p>
    <w:p w14:paraId="5CB989E8" w14:textId="7E9FC8AD" w:rsidR="00D40307" w:rsidRDefault="00D40307" w:rsidP="00A52CD3">
      <w:pPr>
        <w:spacing w:after="0"/>
        <w:ind w:firstLine="0"/>
        <w:rPr>
          <w:rFonts w:cstheme="majorBidi"/>
        </w:rPr>
      </w:pPr>
    </w:p>
    <w:p w14:paraId="7F5358E5" w14:textId="7A6BA052" w:rsidR="00CC2ACA" w:rsidRPr="00CC2ACA" w:rsidRDefault="00CC2ACA" w:rsidP="00A52CD3">
      <w:pPr>
        <w:spacing w:after="0"/>
        <w:ind w:firstLine="0"/>
        <w:rPr>
          <w:rFonts w:cstheme="majorBidi"/>
        </w:rPr>
      </w:pPr>
      <w:r w:rsidRPr="00E757BF">
        <w:rPr>
          <w:rFonts w:cstheme="majorBidi"/>
          <w:b/>
          <w:bCs/>
        </w:rPr>
        <w:t>Table 1.</w:t>
      </w:r>
      <w:r>
        <w:rPr>
          <w:rFonts w:cstheme="majorBidi"/>
        </w:rPr>
        <w:t xml:space="preserve"> Definitions of key concepts.</w:t>
      </w:r>
    </w:p>
    <w:tbl>
      <w:tblPr>
        <w:tblStyle w:val="PlainTable4"/>
        <w:tblW w:w="0" w:type="auto"/>
        <w:shd w:val="clear" w:color="auto" w:fill="BDD6EE" w:themeFill="accent1" w:themeFillTint="66"/>
        <w:tblLook w:val="04A0" w:firstRow="1" w:lastRow="0" w:firstColumn="1" w:lastColumn="0" w:noHBand="0" w:noVBand="1"/>
      </w:tblPr>
      <w:tblGrid>
        <w:gridCol w:w="2552"/>
        <w:gridCol w:w="6798"/>
      </w:tblGrid>
      <w:tr w:rsidR="00D40307" w14:paraId="4BE99DD7" w14:textId="77777777" w:rsidTr="005A50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bottom w:val="single" w:sz="4" w:space="0" w:color="auto"/>
            </w:tcBorders>
            <w:shd w:val="clear" w:color="auto" w:fill="FFFFFF" w:themeFill="background1"/>
          </w:tcPr>
          <w:p w14:paraId="3267B25A" w14:textId="295F3482" w:rsidR="001346C3" w:rsidRPr="001346C3" w:rsidRDefault="00D40307" w:rsidP="00A52CD3">
            <w:pPr>
              <w:spacing w:line="480" w:lineRule="auto"/>
              <w:ind w:firstLine="0"/>
              <w:jc w:val="left"/>
              <w:rPr>
                <w:rFonts w:cstheme="majorBidi"/>
                <w:b w:val="0"/>
                <w:bCs w:val="0"/>
                <w:color w:val="000000" w:themeColor="text1"/>
              </w:rPr>
            </w:pPr>
            <w:r>
              <w:rPr>
                <w:rFonts w:cstheme="majorBidi"/>
                <w:color w:val="000000" w:themeColor="text1"/>
              </w:rPr>
              <w:lastRenderedPageBreak/>
              <w:t>TERM</w:t>
            </w:r>
          </w:p>
        </w:tc>
        <w:tc>
          <w:tcPr>
            <w:tcW w:w="6798" w:type="dxa"/>
            <w:tcBorders>
              <w:bottom w:val="single" w:sz="4" w:space="0" w:color="auto"/>
            </w:tcBorders>
            <w:shd w:val="clear" w:color="auto" w:fill="FFFFFF" w:themeFill="background1"/>
          </w:tcPr>
          <w:p w14:paraId="4F31FDFC" w14:textId="446E2D74" w:rsidR="001346C3" w:rsidRPr="001346C3" w:rsidRDefault="00D40307" w:rsidP="00A52CD3">
            <w:pPr>
              <w:spacing w:line="480" w:lineRule="auto"/>
              <w:ind w:firstLine="0"/>
              <w:jc w:val="left"/>
              <w:cnfStyle w:val="100000000000" w:firstRow="1" w:lastRow="0" w:firstColumn="0" w:lastColumn="0" w:oddVBand="0" w:evenVBand="0" w:oddHBand="0" w:evenHBand="0" w:firstRowFirstColumn="0" w:firstRowLastColumn="0" w:lastRowFirstColumn="0" w:lastRowLastColumn="0"/>
              <w:rPr>
                <w:rFonts w:cstheme="majorBidi"/>
                <w:b w:val="0"/>
                <w:bCs w:val="0"/>
                <w:color w:val="000000" w:themeColor="text1"/>
              </w:rPr>
            </w:pPr>
            <w:r>
              <w:rPr>
                <w:rFonts w:cstheme="majorBidi"/>
                <w:color w:val="000000" w:themeColor="text1"/>
              </w:rPr>
              <w:t>DEFINITION</w:t>
            </w:r>
          </w:p>
        </w:tc>
      </w:tr>
      <w:tr w:rsidR="00D40307" w14:paraId="32A14300" w14:textId="77777777" w:rsidTr="005A507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shd w:val="clear" w:color="auto" w:fill="FFFFFF" w:themeFill="background1"/>
          </w:tcPr>
          <w:p w14:paraId="5C590D28" w14:textId="6C662CEE" w:rsidR="00D40307" w:rsidRPr="00D40307" w:rsidRDefault="00D40307" w:rsidP="00A52CD3">
            <w:pPr>
              <w:spacing w:line="480" w:lineRule="auto"/>
              <w:ind w:firstLine="0"/>
              <w:jc w:val="left"/>
              <w:rPr>
                <w:rFonts w:cstheme="majorBidi"/>
                <w:b w:val="0"/>
                <w:bCs w:val="0"/>
                <w:i/>
                <w:iCs/>
                <w:color w:val="000000" w:themeColor="text1"/>
              </w:rPr>
            </w:pPr>
            <w:r w:rsidRPr="00D40307">
              <w:rPr>
                <w:rFonts w:cstheme="majorBidi"/>
                <w:b w:val="0"/>
                <w:bCs w:val="0"/>
                <w:i/>
                <w:iCs/>
                <w:color w:val="000000" w:themeColor="text1"/>
              </w:rPr>
              <w:t>Attentional selection</w:t>
            </w:r>
          </w:p>
        </w:tc>
        <w:tc>
          <w:tcPr>
            <w:tcW w:w="6798" w:type="dxa"/>
            <w:tcBorders>
              <w:top w:val="single" w:sz="4" w:space="0" w:color="auto"/>
            </w:tcBorders>
            <w:shd w:val="clear" w:color="auto" w:fill="FFFFFF" w:themeFill="background1"/>
          </w:tcPr>
          <w:p w14:paraId="5F5A9F61" w14:textId="4B80966D" w:rsidR="001346C3" w:rsidRPr="00D40307" w:rsidRDefault="00D40307" w:rsidP="00A52CD3">
            <w:pPr>
              <w:spacing w:line="480" w:lineRule="auto"/>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sidRPr="00D40307">
              <w:rPr>
                <w:rFonts w:cstheme="majorBidi"/>
                <w:color w:val="000000" w:themeColor="text1"/>
              </w:rPr>
              <w:t>The prefere</w:t>
            </w:r>
            <w:r>
              <w:rPr>
                <w:rFonts w:cstheme="majorBidi"/>
                <w:color w:val="000000" w:themeColor="text1"/>
              </w:rPr>
              <w:t>ntial allocation of limited processing resources to certain source</w:t>
            </w:r>
            <w:r w:rsidR="001346C3">
              <w:rPr>
                <w:rFonts w:cstheme="majorBidi"/>
                <w:color w:val="000000" w:themeColor="text1"/>
              </w:rPr>
              <w:t>s</w:t>
            </w:r>
            <w:r>
              <w:rPr>
                <w:rFonts w:cstheme="majorBidi"/>
                <w:color w:val="000000" w:themeColor="text1"/>
              </w:rPr>
              <w:t xml:space="preserve"> of information</w:t>
            </w:r>
            <w:r w:rsidR="001346C3">
              <w:rPr>
                <w:rFonts w:cstheme="majorBidi"/>
                <w:color w:val="000000" w:themeColor="text1"/>
              </w:rPr>
              <w:t xml:space="preserve"> over concurrently competing sources</w:t>
            </w:r>
          </w:p>
        </w:tc>
      </w:tr>
      <w:tr w:rsidR="001346C3" w14:paraId="049F8856" w14:textId="77777777" w:rsidTr="005A507C">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14:paraId="6F942D04" w14:textId="4B259942" w:rsidR="00D40307" w:rsidRPr="001346C3" w:rsidRDefault="001346C3" w:rsidP="00A52CD3">
            <w:pPr>
              <w:spacing w:line="480" w:lineRule="auto"/>
              <w:ind w:firstLine="0"/>
              <w:jc w:val="left"/>
              <w:rPr>
                <w:rFonts w:cstheme="majorBidi"/>
                <w:b w:val="0"/>
                <w:bCs w:val="0"/>
                <w:i/>
                <w:iCs/>
              </w:rPr>
            </w:pPr>
            <w:r>
              <w:rPr>
                <w:rFonts w:cstheme="majorBidi"/>
                <w:b w:val="0"/>
                <w:bCs w:val="0"/>
                <w:i/>
                <w:iCs/>
              </w:rPr>
              <w:t>Attentional modulation</w:t>
            </w:r>
          </w:p>
        </w:tc>
        <w:tc>
          <w:tcPr>
            <w:tcW w:w="6798" w:type="dxa"/>
            <w:shd w:val="clear" w:color="auto" w:fill="FFFFFF" w:themeFill="background1"/>
          </w:tcPr>
          <w:p w14:paraId="228FE060" w14:textId="69E1394E" w:rsidR="001346C3" w:rsidRPr="001346C3" w:rsidRDefault="001346C3" w:rsidP="00A52CD3">
            <w:pPr>
              <w:spacing w:line="480" w:lineRule="auto"/>
              <w:ind w:firstLine="0"/>
              <w:jc w:val="left"/>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The extent of facilitated processing of selected source of information</w:t>
            </w:r>
          </w:p>
        </w:tc>
      </w:tr>
      <w:tr w:rsidR="00D40307" w14:paraId="5D7A0C18" w14:textId="77777777" w:rsidTr="005A5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14:paraId="773E0D53" w14:textId="31BFBCF8" w:rsidR="00D40307" w:rsidRPr="001346C3" w:rsidRDefault="001346C3" w:rsidP="00A52CD3">
            <w:pPr>
              <w:spacing w:line="480" w:lineRule="auto"/>
              <w:ind w:firstLine="0"/>
              <w:jc w:val="left"/>
              <w:rPr>
                <w:rFonts w:cstheme="majorBidi"/>
                <w:b w:val="0"/>
                <w:bCs w:val="0"/>
                <w:i/>
                <w:iCs/>
              </w:rPr>
            </w:pPr>
            <w:r>
              <w:rPr>
                <w:rFonts w:cstheme="majorBidi"/>
                <w:b w:val="0"/>
                <w:bCs w:val="0"/>
                <w:i/>
                <w:iCs/>
              </w:rPr>
              <w:t>Internal attention</w:t>
            </w:r>
          </w:p>
        </w:tc>
        <w:tc>
          <w:tcPr>
            <w:tcW w:w="6798" w:type="dxa"/>
            <w:shd w:val="clear" w:color="auto" w:fill="FFFFFF" w:themeFill="background1"/>
          </w:tcPr>
          <w:p w14:paraId="2292314D" w14:textId="61183FB2" w:rsidR="003731E2" w:rsidRPr="001346C3" w:rsidRDefault="003731E2" w:rsidP="00A52CD3">
            <w:pPr>
              <w:spacing w:line="480" w:lineRule="auto"/>
              <w:ind w:firstLine="0"/>
              <w:jc w:val="left"/>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 xml:space="preserve">“Selection and modulation of internally generated information” </w:t>
            </w:r>
            <w:r>
              <w:rPr>
                <w:rFonts w:cstheme="majorBidi"/>
              </w:rPr>
              <w:fldChar w:fldCharType="begin" w:fldLock="1"/>
            </w:r>
            <w:r w:rsidR="00DA5662">
              <w:rPr>
                <w:rFonts w:cstheme="majorBidi"/>
              </w:rPr>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Attention","type":"article-journal","volume":"62"},"uris":["http://www.mendeley.com/documents/?uuid=57481f42-eb35-4772-98db-88720643a2c4"]}],"mendeley":{"formattedCitation":"(Chun et al., 2010)","manualFormatting":"(p. XX; Chun et al., 2010)","plainTextFormattedCitation":"(Chun et al., 2010)","previouslyFormattedCitation":"(Chun et al., 2010)"},"properties":{"noteIndex":0},"schema":"https://github.com/citation-style-language/schema/raw/master/csl-citation.json"}</w:instrText>
            </w:r>
            <w:r>
              <w:rPr>
                <w:rFonts w:cstheme="majorBidi"/>
              </w:rPr>
              <w:fldChar w:fldCharType="separate"/>
            </w:r>
            <w:r w:rsidRPr="001346C3">
              <w:rPr>
                <w:rFonts w:cstheme="majorBidi"/>
                <w:noProof/>
              </w:rPr>
              <w:t>(</w:t>
            </w:r>
            <w:ins w:id="200" w:author="עמית ברנשטיין" w:date="2020-01-09T09:40:00Z">
              <w:r w:rsidR="004B2556">
                <w:rPr>
                  <w:rFonts w:cstheme="majorBidi"/>
                  <w:noProof/>
                </w:rPr>
                <w:t xml:space="preserve">p. XX; </w:t>
              </w:r>
            </w:ins>
            <w:r w:rsidRPr="001346C3">
              <w:rPr>
                <w:rFonts w:cstheme="majorBidi"/>
                <w:noProof/>
              </w:rPr>
              <w:t>Chun et al., 2010)</w:t>
            </w:r>
            <w:r>
              <w:rPr>
                <w:rFonts w:cstheme="majorBidi"/>
              </w:rPr>
              <w:fldChar w:fldCharType="end"/>
            </w:r>
          </w:p>
        </w:tc>
      </w:tr>
      <w:tr w:rsidR="001346C3" w14:paraId="4B112C4F" w14:textId="77777777" w:rsidTr="005A507C">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14:paraId="2E2EEC9B" w14:textId="68B523D9" w:rsidR="00D40307" w:rsidRPr="001346C3" w:rsidRDefault="001346C3" w:rsidP="00A52CD3">
            <w:pPr>
              <w:spacing w:line="480" w:lineRule="auto"/>
              <w:ind w:firstLine="0"/>
              <w:jc w:val="left"/>
              <w:rPr>
                <w:rFonts w:cstheme="majorBidi"/>
                <w:b w:val="0"/>
                <w:bCs w:val="0"/>
                <w:i/>
                <w:iCs/>
              </w:rPr>
            </w:pPr>
            <w:r>
              <w:rPr>
                <w:rFonts w:cstheme="majorBidi"/>
                <w:b w:val="0"/>
                <w:bCs w:val="0"/>
                <w:i/>
                <w:iCs/>
              </w:rPr>
              <w:t>External attention</w:t>
            </w:r>
          </w:p>
        </w:tc>
        <w:tc>
          <w:tcPr>
            <w:tcW w:w="6798" w:type="dxa"/>
            <w:shd w:val="clear" w:color="auto" w:fill="FFFFFF" w:themeFill="background1"/>
          </w:tcPr>
          <w:p w14:paraId="5937C1C3" w14:textId="05972DBF" w:rsidR="00981177" w:rsidRPr="001346C3" w:rsidRDefault="001346C3" w:rsidP="004B2556">
            <w:pPr>
              <w:spacing w:line="480" w:lineRule="auto"/>
              <w:ind w:firstLine="0"/>
              <w:jc w:val="left"/>
              <w:cnfStyle w:val="000000000000" w:firstRow="0" w:lastRow="0" w:firstColumn="0" w:lastColumn="0" w:oddVBand="0" w:evenVBand="0" w:oddHBand="0" w:evenHBand="0" w:firstRowFirstColumn="0" w:firstRowLastColumn="0" w:lastRowFirstColumn="0" w:lastRowLastColumn="0"/>
              <w:rPr>
                <w:rFonts w:cstheme="majorBidi"/>
                <w:noProof/>
              </w:rPr>
            </w:pPr>
            <w:r>
              <w:rPr>
                <w:rFonts w:cstheme="majorBidi"/>
              </w:rPr>
              <w:t xml:space="preserve">“Selection and modulation of sensory information” </w:t>
            </w:r>
            <w:r>
              <w:rPr>
                <w:rFonts w:cstheme="majorBidi"/>
              </w:rPr>
              <w:fldChar w:fldCharType="begin" w:fldLock="1"/>
            </w:r>
            <w:r w:rsidR="00DA5662">
              <w:rPr>
                <w:rFonts w:cstheme="majorBidi"/>
              </w:rPr>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Attention","type":"article-journal","volume":"62"},"uris":["http://www.mendeley.com/documents/?uuid=57481f42-eb35-4772-98db-88720643a2c4"]}],"mendeley":{"formattedCitation":"(Chun et al., 2010)","manualFormatting":"(p. XX, Chun et al., 2010)","plainTextFormattedCitation":"(Chun et al., 2010)","previouslyFormattedCitation":"(Chun et al., 2010)"},"properties":{"noteIndex":0},"schema":"https://github.com/citation-style-language/schema/raw/master/csl-citation.json"}</w:instrText>
            </w:r>
            <w:r>
              <w:rPr>
                <w:rFonts w:cstheme="majorBidi"/>
              </w:rPr>
              <w:fldChar w:fldCharType="separate"/>
            </w:r>
            <w:r w:rsidRPr="001346C3">
              <w:rPr>
                <w:rFonts w:cstheme="majorBidi"/>
                <w:noProof/>
              </w:rPr>
              <w:t>(</w:t>
            </w:r>
            <w:ins w:id="201" w:author="עמית ברנשטיין" w:date="2020-01-09T09:40:00Z">
              <w:r w:rsidR="004B2556">
                <w:rPr>
                  <w:rFonts w:cstheme="majorBidi"/>
                  <w:noProof/>
                </w:rPr>
                <w:t xml:space="preserve">p. XX, </w:t>
              </w:r>
            </w:ins>
            <w:r w:rsidRPr="001346C3">
              <w:rPr>
                <w:rFonts w:cstheme="majorBidi"/>
                <w:noProof/>
              </w:rPr>
              <w:t>Chun et al., 2010)</w:t>
            </w:r>
            <w:r>
              <w:rPr>
                <w:rFonts w:cstheme="majorBidi"/>
              </w:rPr>
              <w:fldChar w:fldCharType="end"/>
            </w:r>
          </w:p>
        </w:tc>
      </w:tr>
      <w:tr w:rsidR="001346C3" w14:paraId="347CE3E5" w14:textId="77777777" w:rsidTr="005A5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14:paraId="39CBA8D5" w14:textId="41C523BE" w:rsidR="001346C3" w:rsidRPr="00981177" w:rsidRDefault="00981177" w:rsidP="00A52CD3">
            <w:pPr>
              <w:spacing w:line="480" w:lineRule="auto"/>
              <w:ind w:firstLine="0"/>
              <w:jc w:val="left"/>
              <w:rPr>
                <w:rFonts w:cstheme="majorBidi"/>
                <w:b w:val="0"/>
                <w:bCs w:val="0"/>
                <w:i/>
                <w:iCs/>
              </w:rPr>
            </w:pPr>
            <w:r>
              <w:rPr>
                <w:rFonts w:cstheme="majorBidi"/>
                <w:b w:val="0"/>
                <w:bCs w:val="0"/>
                <w:i/>
                <w:iCs/>
              </w:rPr>
              <w:t>Working memory</w:t>
            </w:r>
          </w:p>
        </w:tc>
        <w:tc>
          <w:tcPr>
            <w:tcW w:w="6798" w:type="dxa"/>
            <w:shd w:val="clear" w:color="auto" w:fill="FFFFFF" w:themeFill="background1"/>
          </w:tcPr>
          <w:p w14:paraId="5518D3A9" w14:textId="31AAFC3D" w:rsidR="001346C3" w:rsidRPr="00981177" w:rsidRDefault="00981177" w:rsidP="00A52CD3">
            <w:pPr>
              <w:spacing w:line="480" w:lineRule="auto"/>
              <w:ind w:firstLine="0"/>
              <w:jc w:val="left"/>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 xml:space="preserve">The </w:t>
            </w:r>
            <w:r w:rsidR="00B61EC9">
              <w:rPr>
                <w:rFonts w:cstheme="majorBidi"/>
              </w:rPr>
              <w:t xml:space="preserve">limited </w:t>
            </w:r>
            <w:r>
              <w:rPr>
                <w:rFonts w:cstheme="majorBidi"/>
              </w:rPr>
              <w:t xml:space="preserve">capacity to store </w:t>
            </w:r>
            <w:r w:rsidR="00B61EC9">
              <w:rPr>
                <w:rFonts w:cstheme="majorBidi"/>
              </w:rPr>
              <w:t>information in the mind in a highly accessible</w:t>
            </w:r>
            <w:r w:rsidR="008F5FAD">
              <w:rPr>
                <w:rFonts w:cstheme="majorBidi"/>
              </w:rPr>
              <w:t xml:space="preserve"> and modular</w:t>
            </w:r>
            <w:r w:rsidR="00B61EC9">
              <w:rPr>
                <w:rFonts w:cstheme="majorBidi"/>
              </w:rPr>
              <w:t xml:space="preserve"> state </w:t>
            </w:r>
            <w:r w:rsidR="008F5FAD">
              <w:rPr>
                <w:rFonts w:cstheme="majorBidi"/>
              </w:rPr>
              <w:t>such that</w:t>
            </w:r>
            <w:r w:rsidR="00B61EC9">
              <w:rPr>
                <w:rFonts w:cstheme="majorBidi"/>
              </w:rPr>
              <w:t xml:space="preserve"> information can </w:t>
            </w:r>
            <w:r w:rsidR="003F6EB5">
              <w:rPr>
                <w:rFonts w:cstheme="majorBidi"/>
              </w:rPr>
              <w:t xml:space="preserve">be </w:t>
            </w:r>
            <w:r w:rsidR="008F5FAD">
              <w:rPr>
                <w:rFonts w:cstheme="majorBidi"/>
              </w:rPr>
              <w:t>quickly retrieved and</w:t>
            </w:r>
            <w:r w:rsidR="00B61EC9">
              <w:rPr>
                <w:rFonts w:cstheme="majorBidi"/>
              </w:rPr>
              <w:t xml:space="preserve"> </w:t>
            </w:r>
            <w:r>
              <w:rPr>
                <w:rFonts w:cstheme="majorBidi"/>
              </w:rPr>
              <w:t>manipulate</w:t>
            </w:r>
            <w:r w:rsidR="00B61EC9">
              <w:rPr>
                <w:rFonts w:cstheme="majorBidi"/>
              </w:rPr>
              <w:t>d</w:t>
            </w:r>
          </w:p>
        </w:tc>
      </w:tr>
    </w:tbl>
    <w:p w14:paraId="5D3E4076" w14:textId="3C2E9B97" w:rsidR="00A67589" w:rsidRPr="00572750" w:rsidRDefault="00A67589" w:rsidP="0075551C">
      <w:pPr>
        <w:pStyle w:val="Heading2"/>
      </w:pPr>
      <w:r>
        <w:t xml:space="preserve">Working </w:t>
      </w:r>
      <w:r w:rsidR="00FB28F5">
        <w:t>m</w:t>
      </w:r>
      <w:r>
        <w:t>emory</w:t>
      </w:r>
      <w:ins w:id="202" w:author="עמית ברנשטיין" w:date="2020-03-12T15:59:00Z">
        <w:r w:rsidR="00F35893">
          <w:t xml:space="preserve"> </w:t>
        </w:r>
        <w:r w:rsidR="00337CF1">
          <w:t>&amp;</w:t>
        </w:r>
        <w:r w:rsidR="00F35893">
          <w:t xml:space="preserve"> internal attention</w:t>
        </w:r>
      </w:ins>
    </w:p>
    <w:p w14:paraId="12DB7E02" w14:textId="5192F9C0" w:rsidR="00F1275D" w:rsidRDefault="00172F10" w:rsidP="00201C78">
      <w:pPr>
        <w:rPr>
          <w:rFonts w:cstheme="majorBidi"/>
        </w:rPr>
      </w:pPr>
      <w:r>
        <w:rPr>
          <w:rFonts w:cstheme="majorBidi"/>
        </w:rPr>
        <w:t>Although there has</w:t>
      </w:r>
      <w:r w:rsidR="00A67589">
        <w:rPr>
          <w:rFonts w:cstheme="majorBidi"/>
        </w:rPr>
        <w:t xml:space="preserve"> been limited study of </w:t>
      </w:r>
      <w:r w:rsidR="00A67589" w:rsidRPr="00E820EC">
        <w:rPr>
          <w:rFonts w:cstheme="majorBidi"/>
          <w:i/>
          <w:iCs/>
        </w:rPr>
        <w:t>internal</w:t>
      </w:r>
      <w:r w:rsidR="00A67589">
        <w:rPr>
          <w:rFonts w:cstheme="majorBidi"/>
        </w:rPr>
        <w:t xml:space="preserve"> attention</w:t>
      </w:r>
      <w:r>
        <w:rPr>
          <w:rFonts w:cstheme="majorBidi"/>
        </w:rPr>
        <w:t xml:space="preserve"> per se</w:t>
      </w:r>
      <w:r w:rsidR="00DA5662">
        <w:rPr>
          <w:rFonts w:cstheme="majorBidi"/>
          <w:lang w:val="en-IL"/>
        </w:rPr>
        <w:t xml:space="preserve"> </w:t>
      </w:r>
      <w:r w:rsidR="00DA5662">
        <w:rPr>
          <w:rFonts w:cstheme="majorBidi"/>
          <w:lang w:val="en-IL"/>
        </w:rPr>
        <w:fldChar w:fldCharType="begin" w:fldLock="1"/>
      </w:r>
      <w:r w:rsidR="00B2628D">
        <w:rPr>
          <w:rFonts w:cstheme="majorBidi"/>
          <w:lang w:val="en-IL"/>
        </w:rPr>
        <w:instrText>ADDIN CSL_CITATION {"citationItems":[{"id":"ITEM-1","itemData":{"DOI":"10.1162/089892904322926700","ISSN":"0898-929X","abstract":"Extensive clinical and imaging research has characterized the neural networks mediating the adaptive distribution of spatial attention. In everyday behavior, the distribution of attention is guided not only by extrapersonal targets but also by mental representations of their spatial layout. We used eventrelated functional magnetic resonance imaging to identify the neural system involved in directing attention to locations in arrays held as mental representations, and to compare it with the system for directing spatial attention to locations in the external world. We found that these two crucial aspects of spatial cognition are subserved by extensively overlapping networks. However, we also found that a region of right parietal cortex selectively participated in orienting attention to the extrapersonal space, whereas several frontal lobe regions selectively participated in orienting attention within on-line mental representations.","author":[{"dropping-particle":"","family":"Nobre","given":"A C","non-dropping-particle":"","parse-names":false,"suffix":""},{"dropping-particle":"","family":"Coull","given":"J T","non-dropping-particle":"","parse-names":false,"suffix":""},{"dropping-particle":"","family":"Maquet","given":"P","non-dropping-particle":"","parse-names":false,"suffix":""},{"dropping-particle":"","family":"Frith","given":"C D","non-dropping-particle":"","parse-names":false,"suffix":""},{"dropping-particle":"","family":"Vandenberghe","given":"R","non-dropping-particle":"","parse-names":false,"suffix":""},{"dropping-particle":"","family":"Mesulam","given":"M M","non-dropping-particle":"","parse-names":false,"suffix":""}],"container-title":"Journal of Cognitive Neuroscience","id":"ITEM-1","issue":"3","issued":{"date-parts":[["2004","4","1"]]},"note":"doi: 10.1162/089892904322926700","page":"363-373","publisher":"MIT Press","title":"Orienting Attention to Locations in Perceptual Versus Mental Representations","type":"article-journal","volume":"16"},"uris":["http://www.mendeley.com/documents/?uuid=09c12bea-7b45-43e1-8a71-0665c224d055"]},{"id":"ITEM-2","itemData":{"DOI":"10.1146/annurev.psych.093008.100427","ISBN":"1545-2085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Attention","type":"article-journal","volume":"62"},"uris":["http://www.mendeley.com/documents/?uuid=57481f42-eb35-4772-98db-88720643a2c4"]},{"id":"ITEM-3","itemData":{"DOI":"10.3758/s13423-012-0359-y","ISBN":"1069-9384","ISSN":"10699384","PMID":"23233157","abstract":"Working memory (WM) and attention have been studied as separate cognitive constructs, although it has long been acknowledged that attention plays an important role in controlling the activation, maintenance, and manipulation of representations in WM. WM has, conversely, been thought of as a means of maintaining representations to voluntarily guide perceptual selective attention. It has more recently been observed, however, that the contents of WM can capture visual attention, even when such internally maintained representations are irrelevant, and often disruptive, to the immediate external task. Thus, the precise relationship between WM and attention remains unclear, but it appears that they may bidirectionally impact one another, whether or not internal representations are consistent with the external perceptual goals. This reciprocal relationship seems, further, to be constrained by limited cognitive resources to handle demands in either maintenance or selection. We propose here that the close relationship between WM and attention may be best described as a give-and-take interdependence between attention directed toward either actively maintained internal representations (traditionally considered WM) or external perceptual stimuli (traditionally considered selective attention), underpinned by their shared reliance on a common cognitive resource. Put simply, we argue that WM and attention should no longer be considered as separate systems or concepts, but as competing and influencing one another because they rely on the same limited resource. This framework can offer an explanation for the capture of visual attention by irrelevant WM contents, as well as a straightforward account of the underspecified relationship between WM and attention.","author":[{"dropping-particle":"","family":"Kiyonaga","given":"Anastasia","non-dropping-particle":"","parse-names":false,"suffix":""},{"dropping-particle":"","family":"Egner","given":"Tobias","non-dropping-particle":"","parse-names":false,"suffix":""}],"container-title":"Psychonomic Bulletin and Review","id":"ITEM-3","issue":"2","issued":{"date-parts":[["2013"]]},"page":"228-242","title":"Working memory as internal attention: Toward an integrative account of internal and external selection processes","type":"article-journal","volume":"20"},"uris":["http://www.mendeley.com/documents/?uuid=685a47ad-d702-4106-849e-4c8f8de42c90"]}],"mendeley":{"formattedCitation":"(Chun et al., 2010; Kiyonaga &amp; Egner, 2013; Nobre et al., 2004)","plainTextFormattedCitation":"(Chun et al., 2010; Kiyonaga &amp; Egner, 2013; Nobre et al., 2004)","previouslyFormattedCitation":"(Chun et al., 2010; Kiyonaga &amp; Egner, 2013; Nobre et al., 2004)"},"properties":{"noteIndex":0},"schema":"https://github.com/citation-style-language/schema/raw/master/csl-citation.json"}</w:instrText>
      </w:r>
      <w:r w:rsidR="00DA5662">
        <w:rPr>
          <w:rFonts w:cstheme="majorBidi"/>
          <w:lang w:val="en-IL"/>
        </w:rPr>
        <w:fldChar w:fldCharType="separate"/>
      </w:r>
      <w:r w:rsidR="00B2628D" w:rsidRPr="00B2628D">
        <w:rPr>
          <w:rFonts w:cstheme="majorBidi"/>
          <w:noProof/>
          <w:lang w:val="en-IL"/>
        </w:rPr>
        <w:t>(Chun et al., 2010; Kiyonaga &amp; Egner, 2013; Nobre et al., 2004)</w:t>
      </w:r>
      <w:r w:rsidR="00DA5662">
        <w:rPr>
          <w:rFonts w:cstheme="majorBidi"/>
          <w:lang w:val="en-IL"/>
        </w:rPr>
        <w:fldChar w:fldCharType="end"/>
      </w:r>
      <w:r w:rsidR="00DA58BD">
        <w:rPr>
          <w:rFonts w:cstheme="majorBidi"/>
        </w:rPr>
        <w:t xml:space="preserve">, </w:t>
      </w:r>
      <w:r>
        <w:rPr>
          <w:rFonts w:cstheme="majorBidi"/>
        </w:rPr>
        <w:t>there is extensive</w:t>
      </w:r>
      <w:r w:rsidR="000730C5">
        <w:rPr>
          <w:rFonts w:cstheme="majorBidi"/>
        </w:rPr>
        <w:t xml:space="preserve"> cognitive psychology and neuroscience focused on</w:t>
      </w:r>
      <w:r w:rsidR="00A67589">
        <w:rPr>
          <w:rFonts w:cstheme="majorBidi"/>
        </w:rPr>
        <w:t xml:space="preserve"> </w:t>
      </w:r>
      <w:r w:rsidR="00A67589" w:rsidRPr="00E820EC">
        <w:rPr>
          <w:rFonts w:cstheme="majorBidi"/>
          <w:i/>
          <w:iCs/>
        </w:rPr>
        <w:t>working memory</w:t>
      </w:r>
      <w:r w:rsidR="00A67589">
        <w:rPr>
          <w:rFonts w:cstheme="majorBidi"/>
        </w:rPr>
        <w:t xml:space="preserve">. Working memory </w:t>
      </w:r>
      <w:r w:rsidR="009846B7">
        <w:rPr>
          <w:rFonts w:cstheme="majorBidi"/>
        </w:rPr>
        <w:t xml:space="preserve">(WM) </w:t>
      </w:r>
      <w:r w:rsidR="00A67589">
        <w:rPr>
          <w:rFonts w:cstheme="majorBidi"/>
        </w:rPr>
        <w:t xml:space="preserve">refers to the mental capacity to store and manipulate information in the mind </w:t>
      </w:r>
      <w:r w:rsidR="00A67589">
        <w:rPr>
          <w:rFonts w:cstheme="majorBidi"/>
        </w:rPr>
        <w:fldChar w:fldCharType="begin" w:fldLock="1"/>
      </w:r>
      <w:r w:rsidR="00A67589">
        <w:rPr>
          <w:rFonts w:cstheme="majorBidi"/>
        </w:rPr>
        <w:instrText>ADDIN CSL_CITATION {"citationItems":[{"id":"ITEM-1","itemData":{"DOI":"10.1146/annurev-psych-120710-100422","ISSN":"0066-4308","abstract":"I present an account of the origins and development of the multicomponent approach to working memory, making a distinction between the overall theoretical framework, which has remained relatively stable, and the attempts to build more specific models within this framework. I follow this with a brief discussion of alternative models and their relationship to the framework. I conclude with speculations on further developments and a comment on the value of attempting to apply models and theories beyond the laboratory studies on which they are typically based.","author":[{"dropping-particle":"","family":"Baddeley","given":"Alan","non-dropping-particle":"","parse-names":false,"suffix":""}],"container-title":"Annual Review of Psychology","id":"ITEM-1","issue":"1","issued":{"date-parts":[["2011","11","30"]]},"note":"doi: 10.1146/annurev-psych-120710-100422","page":"1-29","publisher":"Annual Reviews","title":"Working Memory: Theories, Models, and Controversies","type":"article-journal","volume":"63"},"uris":["http://www.mendeley.com/documents/?uuid=64255f03-c967-461a-a745-d9b4a17fff8b"]},{"id":"ITEM-2","itemData":{"DOI":"10.1016/j.tics.2017.03.010","ISBN":"1879-307X (Electronic) 1364-6613 (Linking)","ISSN":"1879307X","PMID":"28454719","abstract":"Working memory (WM) has limited capacity. This leaves attention with the important role of allowing into storage only the most relevant information. It is increasingly evident that attention is equally crucial for prioritizing representations within WM as the importance of individual items changes. Retrospective prioritization has been proposed to result from a focus of internal attention highlighting one of several representations. Here, we suggest an updated model, in which prioritization acts in multiple steps: first orienting towards and selecting a memory, and then reconfiguring its representational state in the service of upcoming task demands. Reconfiguration sets up an optimized perception–action mapping, obviating the need for sustained attention. This view is consistent with recent literature, makes testable predictions, and links WM with task switching and action preparation.","author":[{"dropping-particle":"","family":"Myers","given":"Nicholas E.","non-dropping-particle":"","parse-names":false,"suffix":""},{"dropping-particle":"","family":"Stokes","given":"Mark G.","non-dropping-particle":"","parse-names":false,"suffix":""},{"dropping-particle":"","family":"Nobre","given":"Anna C.","non-dropping-particle":"","parse-names":false,"suffix":""}],"container-title":"Trends in Cognitive Sciences","id":"ITEM-2","issue":"6","issued":{"date-parts":[["2017"]]},"page":"449-461","publisher":"Elsevier Ltd","title":"Prioritizing Information during Working Memory: Beyond Sustained Internal Attention","type":"article-journal","volume":"21"},"uris":["http://www.mendeley.com/documents/?uuid=6b5fbdce-063d-4a5d-82fc-501996f0c24c"]}],"mendeley":{"formattedCitation":"(Baddeley, 2011; Myers et al., 2017)","plainTextFormattedCitation":"(Baddeley, 2011; Myers et al., 2017)","previouslyFormattedCitation":"(Baddeley, 2011; Myers et al., 2017)"},"properties":{"noteIndex":0},"schema":"https://github.com/citation-style-language/schema/raw/master/csl-citation.json"}</w:instrText>
      </w:r>
      <w:r w:rsidR="00A67589">
        <w:rPr>
          <w:rFonts w:cstheme="majorBidi"/>
        </w:rPr>
        <w:fldChar w:fldCharType="separate"/>
      </w:r>
      <w:r w:rsidR="00A67589" w:rsidRPr="00286771">
        <w:rPr>
          <w:rFonts w:cstheme="majorBidi"/>
          <w:noProof/>
        </w:rPr>
        <w:t>(Baddeley, 2011; Myers et al., 2017)</w:t>
      </w:r>
      <w:r w:rsidR="00A67589">
        <w:rPr>
          <w:rFonts w:cstheme="majorBidi"/>
        </w:rPr>
        <w:fldChar w:fldCharType="end"/>
      </w:r>
      <w:r w:rsidR="00A67589">
        <w:rPr>
          <w:rFonts w:cstheme="majorBidi"/>
        </w:rPr>
        <w:t xml:space="preserve">. </w:t>
      </w:r>
      <w:r w:rsidR="009846B7">
        <w:rPr>
          <w:rFonts w:cstheme="majorBidi"/>
        </w:rPr>
        <w:t>WM</w:t>
      </w:r>
      <w:r w:rsidR="00A67589">
        <w:rPr>
          <w:rFonts w:cstheme="majorBidi"/>
        </w:rPr>
        <w:t xml:space="preserve"> is inherently </w:t>
      </w:r>
      <w:r w:rsidR="00A67589" w:rsidRPr="00E507FA">
        <w:rPr>
          <w:rFonts w:cstheme="majorBidi"/>
          <w:i/>
          <w:iCs/>
        </w:rPr>
        <w:t>attentional</w:t>
      </w:r>
      <w:r w:rsidR="00624AF8">
        <w:rPr>
          <w:rFonts w:cstheme="majorBidi"/>
        </w:rPr>
        <w:t xml:space="preserve"> –</w:t>
      </w:r>
      <w:r w:rsidR="00A67589">
        <w:rPr>
          <w:rFonts w:cstheme="majorBidi"/>
        </w:rPr>
        <w:t xml:space="preserve"> in that it is limited in capacity and so entails preferential processing of </w:t>
      </w:r>
      <w:commentRangeStart w:id="203"/>
      <w:del w:id="204" w:author="עמית ברנשטיין" w:date="2020-03-08T20:08:00Z">
        <w:r w:rsidR="00A67589" w:rsidDel="00551BFB">
          <w:rPr>
            <w:rFonts w:cstheme="majorBidi"/>
          </w:rPr>
          <w:delText xml:space="preserve">certain </w:delText>
        </w:r>
      </w:del>
      <w:ins w:id="205" w:author="עמית ברנשטיין" w:date="2020-03-08T20:08:00Z">
        <w:r w:rsidR="00551BFB">
          <w:rPr>
            <w:rFonts w:cstheme="majorBidi"/>
          </w:rPr>
          <w:t xml:space="preserve">selected </w:t>
        </w:r>
        <w:commentRangeEnd w:id="203"/>
        <w:r w:rsidR="00551BFB">
          <w:rPr>
            <w:rStyle w:val="CommentReference"/>
          </w:rPr>
          <w:commentReference w:id="203"/>
        </w:r>
      </w:ins>
      <w:r w:rsidR="00A67589">
        <w:rPr>
          <w:rFonts w:cstheme="majorBidi"/>
        </w:rPr>
        <w:t>information</w:t>
      </w:r>
      <w:r w:rsidR="00EF7BFB">
        <w:rPr>
          <w:rFonts w:cstheme="majorBidi"/>
        </w:rPr>
        <w:t xml:space="preserve">. Critically, </w:t>
      </w:r>
      <w:r w:rsidR="009846B7">
        <w:rPr>
          <w:rFonts w:cstheme="majorBidi"/>
        </w:rPr>
        <w:t>WM</w:t>
      </w:r>
      <w:r w:rsidR="00EF7BFB">
        <w:rPr>
          <w:rFonts w:cstheme="majorBidi"/>
        </w:rPr>
        <w:t xml:space="preserve"> is also inherently</w:t>
      </w:r>
      <w:r w:rsidR="00A67589">
        <w:rPr>
          <w:rFonts w:cstheme="majorBidi"/>
        </w:rPr>
        <w:t xml:space="preserve"> </w:t>
      </w:r>
      <w:r w:rsidR="00A67589" w:rsidRPr="00E507FA">
        <w:rPr>
          <w:rFonts w:cstheme="majorBidi"/>
          <w:i/>
          <w:iCs/>
        </w:rPr>
        <w:t>internal</w:t>
      </w:r>
      <w:r w:rsidR="00624AF8">
        <w:rPr>
          <w:rFonts w:cstheme="majorBidi"/>
          <w:i/>
          <w:iCs/>
        </w:rPr>
        <w:t xml:space="preserve"> </w:t>
      </w:r>
      <w:r w:rsidR="00624AF8">
        <w:rPr>
          <w:rFonts w:cstheme="majorBidi"/>
        </w:rPr>
        <w:t>–</w:t>
      </w:r>
      <w:r w:rsidR="00A67589">
        <w:rPr>
          <w:rFonts w:cstheme="majorBidi"/>
        </w:rPr>
        <w:t xml:space="preserve"> in that the information processed is independent of external sensory stimulation. </w:t>
      </w:r>
      <w:r w:rsidR="000454AA">
        <w:rPr>
          <w:rFonts w:cstheme="majorBidi"/>
        </w:rPr>
        <w:t xml:space="preserve">Because </w:t>
      </w:r>
      <w:r w:rsidR="00A67589">
        <w:rPr>
          <w:rFonts w:cstheme="majorBidi"/>
        </w:rPr>
        <w:t xml:space="preserve">working memory and internal attention are </w:t>
      </w:r>
      <w:r w:rsidR="000454AA">
        <w:rPr>
          <w:rFonts w:cstheme="majorBidi"/>
        </w:rPr>
        <w:t xml:space="preserve">closely </w:t>
      </w:r>
      <w:r w:rsidR="00A67589">
        <w:rPr>
          <w:rFonts w:cstheme="majorBidi"/>
        </w:rPr>
        <w:t xml:space="preserve">related processes </w:t>
      </w:r>
      <w:r w:rsidR="00A67589">
        <w:rPr>
          <w:rFonts w:cstheme="majorBidi"/>
        </w:rPr>
        <w:fldChar w:fldCharType="begin" w:fldLock="1"/>
      </w:r>
      <w:r w:rsidR="002B57B1">
        <w:rPr>
          <w:rFonts w:cstheme="majorBidi"/>
        </w:rPr>
        <w:instrText>ADDIN CSL_CITATION {"citationItems":[{"id":"ITEM-1","itemData":{"DOI":"10.3758/s13423-012-0359-y","ISBN":"1069-9384","ISSN":"10699384","PMID":"23233157","abstract":"Working memory (WM) and attention have been studied as separate cognitive constructs, although it has long been acknowledged that attention plays an important role in controlling the activation, maintenance, and manipulation of representations in WM. WM has, conversely, been thought of as a means of maintaining representations to voluntarily guide perceptual selective attention. It has more recently been observed, however, that the contents of WM can capture visual attention, even when such internally maintained representations are irrelevant, and often disruptive, to the immediate external task. Thus, the precise relationship between WM and attention remains unclear, but it appears that they may bidirectionally impact one another, whether or not internal representations are consistent with the external perceptual goals. This reciprocal relationship seems, further, to be constrained by limited cognitive resources to handle demands in either maintenance or selection. We propose here that the close relationship between WM and attention may be best described as a give-and-take interdependence between attention directed toward either actively maintained internal representations (traditionally considered WM) or external perceptual stimuli (traditionally considered selective attention), underpinned by their shared reliance on a common cognitive resource. Put simply, we argue that WM and attention should no longer be considered as separate systems or concepts, but as competing and influencing one another because they rely on the same limited resource. This framework can offer an explanation for the capture of visual attention by irrelevant WM contents, as well as a straightforward account of the underspecified relationship between WM and attention.","author":[{"dropping-particle":"","family":"Kiyonaga","given":"Anastasia","non-dropping-particle":"","parse-names":false,"suffix":""},{"dropping-particle":"","family":"Egner","given":"Tobias","non-dropping-particle":"","parse-names":false,"suffix":""}],"container-title":"Psychonomic Bulletin and Review","id":"ITEM-1","issue":"2","issued":{"date-parts":[["2013"]]},"page":"228-242","title":"Working memory as internal attention: Toward an integrative account of internal and external selection processes","type":"article-journal","volume":"20"},"uris":["http://www.mendeley.com/documents/?uuid=685a47ad-d702-4106-849e-4c8f8de42c90"]},{"id":"ITEM-2","itemData":{"DOI":"10.1016/j.tics.2017.03.010","ISBN":"1879-307X (Electronic) 1364-6613 (Linking)","ISSN":"1879307X","PMID":"28454719","abstract":"Working memory (WM) has limited capacity. This leaves attention with the important role of allowing into storage only the most relevant information. It is increasingly evident that attention is equally crucial for prioritizing representations within WM as the importance of individual items changes. Retrospective prioritization has been proposed to result from a focus of internal attention highlighting one of several representations. Here, we suggest an updated model, in which prioritization acts in multiple steps: first orienting towards and selecting a memory, and then reconfiguring its representational state in the service of upcoming task demands. Reconfiguration sets up an optimized perception–action mapping, obviating the need for sustained attention. This view is consistent with recent literature, makes testable predictions, and links WM with task switching and action preparation.","author":[{"dropping-particle":"","family":"Myers","given":"Nicholas E.","non-dropping-particle":"","parse-names":false,"suffix":""},{"dropping-particle":"","family":"Stokes","given":"Mark G.","non-dropping-particle":"","parse-names":false,"suffix":""},{"dropping-particle":"","family":"Nobre","given":"Anna C.","non-dropping-particle":"","parse-names":false,"suffix":""}],"container-title":"Trends in Cognitive Sciences","id":"ITEM-2","issue":"6","issued":{"date-parts":[["2017"]]},"page":"449-461","publisher":"Elsevier Ltd","title":"Prioritizing Information during Working Memory: Beyond Sustained Internal Attention","type":"article-journal","volume":"21"},"uris":["http://www.mendeley.com/documents/?uuid=6b5fbdce-063d-4a5d-82fc-501996f0c24c"]},{"id":"ITEM-3","itemData":{"DOI":"https://doi.org/10.1016/S0079-7421(09)51002-X","ISBN":"0079-7421","abstract":"Starting from the premise that working memory is a system for providing access to representations for complex cognition, six requirements for a working memory system are delineated: (1) maintaining structural representations by dynamic bindings, (2) manipulating structural representations, (3) flexible reconfiguration, (4) partial decoupling from long-term memory, (5) controlled retrieval from long-term memory, and (6) encoding of new structures into long-term memory. The chapter proposes an architecture for a system that meets these requirements. The working memory system consists of a declarative and a procedural part, each of which has three embedded components: the activated part of long-term memory, a component for creating new structural representations by dynamic bindings (the “region of direct access” for declarative working memory, and the “bridge” for procedural working memory), and a mechanism for selecting a single element (“focus of attention” for declarative working memory, and “response focus” for procedural working memory). The architecture affords two modes of information processing, an analytical and an associative mode. This distinction provides a theoretically founded formulation of a dual-process theory of reasoning.","author":[{"dropping-particle":"","family":"Oberauer","given":"Klaus","non-dropping-particle":"","parse-names":false,"suffix":""}],"container-title":"The Psychology of Learning and Motivation","id":"ITEM-3","issued":{"date-parts":[["2009"]]},"page":"45-100","publisher":"Academic Press","title":"Design for a Working Memory","type":"chapter","volume":"51"},"uris":["http://www.mendeley.com/documents/?uuid=5c7a3fde-3bc1-4aa8-aa67-9c2fc9dd15a5"]}],"mendeley":{"formattedCitation":"(Kiyonaga &amp; Egner, 2013; Myers et al., 2017; Oberauer, 2009)","plainTextFormattedCitation":"(Kiyonaga &amp; Egner, 2013; Myers et al., 2017; Oberauer, 2009)","previouslyFormattedCitation":"(Kiyonaga &amp; Egner, 2013; Myers et al., 2017; Oberauer, 2009)"},"properties":{"noteIndex":0},"schema":"https://github.com/citation-style-language/schema/raw/master/csl-citation.json"}</w:instrText>
      </w:r>
      <w:r w:rsidR="00A67589">
        <w:rPr>
          <w:rFonts w:cstheme="majorBidi"/>
        </w:rPr>
        <w:fldChar w:fldCharType="separate"/>
      </w:r>
      <w:r w:rsidR="00536455" w:rsidRPr="00536455">
        <w:rPr>
          <w:rFonts w:cstheme="majorBidi"/>
          <w:noProof/>
        </w:rPr>
        <w:t>(Kiyonaga &amp; Egner, 2013; Myers et al., 2017; Oberauer, 2009)</w:t>
      </w:r>
      <w:r w:rsidR="00A67589">
        <w:rPr>
          <w:rFonts w:cstheme="majorBidi"/>
        </w:rPr>
        <w:fldChar w:fldCharType="end"/>
      </w:r>
      <w:r w:rsidR="000454AA">
        <w:rPr>
          <w:rFonts w:cstheme="majorBidi"/>
        </w:rPr>
        <w:t>,</w:t>
      </w:r>
      <w:r w:rsidR="00A67589">
        <w:rPr>
          <w:rFonts w:cstheme="majorBidi"/>
        </w:rPr>
        <w:t xml:space="preserve"> we use the term </w:t>
      </w:r>
      <w:r w:rsidR="00A67589" w:rsidRPr="00E507FA">
        <w:rPr>
          <w:rFonts w:cstheme="majorBidi"/>
          <w:i/>
          <w:iCs/>
        </w:rPr>
        <w:t>internal attention</w:t>
      </w:r>
      <w:r w:rsidR="00A67589">
        <w:rPr>
          <w:rFonts w:cstheme="majorBidi"/>
        </w:rPr>
        <w:t xml:space="preserve"> to refer to the specific processes of preferential selection and modulation of internal objects</w:t>
      </w:r>
      <w:del w:id="206" w:author="עמית ברנשטיין" w:date="2020-03-08T20:08:00Z">
        <w:r w:rsidR="00EC4F48" w:rsidDel="00551BFB">
          <w:rPr>
            <w:rFonts w:cstheme="majorBidi"/>
          </w:rPr>
          <w:delText>;</w:delText>
        </w:r>
        <w:r w:rsidR="00A67589" w:rsidDel="00551BFB">
          <w:rPr>
            <w:rFonts w:cstheme="majorBidi"/>
          </w:rPr>
          <w:delText xml:space="preserve"> an</w:delText>
        </w:r>
      </w:del>
      <w:ins w:id="207" w:author="עמית ברנשטיין" w:date="2020-03-08T20:08:00Z">
        <w:r w:rsidR="00551BFB">
          <w:rPr>
            <w:rFonts w:cstheme="majorBidi"/>
          </w:rPr>
          <w:t xml:space="preserve">. </w:t>
        </w:r>
      </w:ins>
      <w:ins w:id="208" w:author="עמית ברנשטיין" w:date="2020-03-08T20:09:00Z">
        <w:r w:rsidR="00551BFB">
          <w:rPr>
            <w:rFonts w:cstheme="majorBidi"/>
          </w:rPr>
          <w:t xml:space="preserve">In the present paper, when we use the term </w:t>
        </w:r>
        <w:r w:rsidR="00551BFB" w:rsidRPr="004B48B3">
          <w:rPr>
            <w:rFonts w:cstheme="majorBidi"/>
            <w:i/>
            <w:iCs/>
          </w:rPr>
          <w:t>working</w:t>
        </w:r>
        <w:r w:rsidR="00551BFB">
          <w:rPr>
            <w:rFonts w:cstheme="majorBidi" w:hint="cs"/>
            <w:i/>
            <w:iCs/>
            <w:rtl/>
          </w:rPr>
          <w:t xml:space="preserve"> </w:t>
        </w:r>
        <w:r w:rsidR="00551BFB" w:rsidRPr="004B48B3">
          <w:rPr>
            <w:rFonts w:cstheme="majorBidi"/>
            <w:i/>
            <w:iCs/>
          </w:rPr>
          <w:t>memory</w:t>
        </w:r>
        <w:r w:rsidR="00551BFB">
          <w:rPr>
            <w:rFonts w:cstheme="majorBidi"/>
          </w:rPr>
          <w:t xml:space="preserve"> we </w:t>
        </w:r>
        <w:r w:rsidR="00551BFB">
          <w:rPr>
            <w:rFonts w:cstheme="majorBidi"/>
          </w:rPr>
          <w:lastRenderedPageBreak/>
          <w:t xml:space="preserve">refer mostly to its function in short-term storage and guiding behavior </w:t>
        </w:r>
        <w:r w:rsidR="00551BFB" w:rsidRPr="005A4F75">
          <w:rPr>
            <w:rFonts w:cstheme="majorBidi"/>
          </w:rPr>
          <w:fldChar w:fldCharType="begin" w:fldLock="1"/>
        </w:r>
        <w:r w:rsidR="00551BFB">
          <w:rPr>
            <w:rFonts w:cstheme="majorBidi"/>
          </w:rPr>
          <w:instrText>ADDIN CSL_CITATION {"citationItems":[{"id":"ITEM-1","itemData":{"DOI":"10.1016/j.tics.2017.03.010","ISBN":"1879-307X (Electronic) 1364-6613 (Linking)","ISSN":"1879307X","PMID":"28454719","abstract":"Working memory (WM) has limited capacity. This leaves attention with the important role of allowing into storage only the most relevant information. It is increasingly evident that attention is equally crucial for prioritizing representations within WM as the importance of individual items changes. Retrospective prioritization has been proposed to result from a focus of internal attention highlighting one of several representations. Here, we suggest an updated model, in which prioritization acts in multiple steps: first orienting towards and selecting a memory, and then reconfiguring its representational state in the service of upcoming task demands. Reconfiguration sets up an optimized perception–action mapping, obviating the need for sustained attention. This view is consistent with recent literature, makes testable predictions, and links WM with task switching and action preparation.","author":[{"dropping-particle":"","family":"Myers","given":"Nicholas E.","non-dropping-particle":"","parse-names":false,"suffix":""},{"dropping-particle":"","family":"Stokes","given":"Mark G.","non-dropping-particle":"","parse-names":false,"suffix":""},{"dropping-particle":"","family":"Nobre","given":"Anna C.","non-dropping-particle":"","parse-names":false,"suffix":""}],"container-title":"Trends in Cognitive Sciences","id":"ITEM-1","issue":"6","issued":{"date-parts":[["2017"]]},"page":"449-461","publisher":"Elsevier Ltd","title":"Prioritizing Information during Working Memory: Beyond Sustained Internal Attention","type":"article-journal","volume":"21"},"uris":["http://www.mendeley.com/documents/?uuid=6b5fbdce-063d-4a5d-82fc-501996f0c24c"]},{"id":"ITEM-2","itemData":{"DOI":"https://doi.org/10.1016/S0079-7421(09)51002-X","ISBN":"0079-7421","abstract":"Starting from the premise that working memory is a system for providing access to representations for complex cognition, six requirements for a working memory system are delineated: (1) maintaining structural representations by dynamic bindings, (2) manipulating structural representations, (3) flexible reconfiguration, (4) partial decoupling from long-term memory, (5) controlled retrieval from long-term memory, and (6) encoding of new structures into long-term memory. The chapter proposes an architecture for a system that meets these requirements. The working memory system consists of a declarative and a procedural part, each of which has three embedded components: the activated part of long-term memory, a component for creating new structural representations by dynamic bindings (the “region of direct access” for declarative working memory, and the “bridge” for procedural working memory), and a mechanism for selecting a single element (“focus of attention” for declarative working memory, and “response focus” for procedural working memory). The architecture affords two modes of information processing, an analytical and an associative mode. This distinction provides a theoretically founded formulation of a dual-process theory of reasoning.","author":[{"dropping-particle":"","family":"Oberauer","given":"Klaus","non-dropping-particle":"","parse-names":false,"suffix":""}],"container-title":"The Psychology of Learning and Motivation","id":"ITEM-2","issued":{"date-parts":[["2009"]]},"page":"45-100","publisher":"Academic Press","title":"Design for a Working Memory","type":"chapter","volume":"51"},"uris":["http://www.mendeley.com/documents/?uuid=5c7a3fde-3bc1-4aa8-aa67-9c2fc9dd15a5"]}],"mendeley":{"formattedCitation":"(Myers et al., 2017; Oberauer, 2009)","plainTextFormattedCitation":"(Myers et al., 2017; Oberauer, 2009)","previouslyFormattedCitation":"(Myers et al., 2017; Oberauer, 2009)"},"properties":{"noteIndex":0},"schema":"https://github.com/citation-style-language/schema/raw/master/csl-citation.json"}</w:instrText>
        </w:r>
        <w:r w:rsidR="00551BFB" w:rsidRPr="005A4F75">
          <w:rPr>
            <w:rFonts w:cstheme="majorBidi"/>
          </w:rPr>
          <w:fldChar w:fldCharType="separate"/>
        </w:r>
        <w:r w:rsidR="00551BFB" w:rsidRPr="005A4F75">
          <w:rPr>
            <w:rFonts w:cstheme="majorBidi"/>
            <w:noProof/>
          </w:rPr>
          <w:t>(Myers et al., 2017; Oberauer, 2009)</w:t>
        </w:r>
        <w:r w:rsidR="00551BFB" w:rsidRPr="005A4F75">
          <w:rPr>
            <w:rFonts w:cstheme="majorBidi"/>
          </w:rPr>
          <w:fldChar w:fldCharType="end"/>
        </w:r>
        <w:r w:rsidR="00551BFB">
          <w:rPr>
            <w:rFonts w:cstheme="majorBidi"/>
          </w:rPr>
          <w:t xml:space="preserve">. We do so </w:t>
        </w:r>
      </w:ins>
      <w:ins w:id="209" w:author="עמית ברנשטיין" w:date="2020-03-08T20:10:00Z">
        <w:r w:rsidR="00551BFB">
          <w:rPr>
            <w:rFonts w:cstheme="majorBidi"/>
          </w:rPr>
          <w:t>for simplicity and i</w:t>
        </w:r>
      </w:ins>
      <w:del w:id="210" w:author="עמית ברנשטיין" w:date="2020-03-08T20:08:00Z">
        <w:r w:rsidR="00A67589" w:rsidDel="00551BFB">
          <w:rPr>
            <w:rFonts w:cstheme="majorBidi"/>
          </w:rPr>
          <w:delText>d</w:delText>
        </w:r>
        <w:r w:rsidR="00043C83" w:rsidDel="00551BFB">
          <w:rPr>
            <w:rFonts w:cstheme="majorBidi"/>
          </w:rPr>
          <w:delText>, i</w:delText>
        </w:r>
      </w:del>
      <w:r w:rsidR="00EF7BFB">
        <w:rPr>
          <w:rFonts w:cstheme="majorBidi"/>
        </w:rPr>
        <w:t>n line with</w:t>
      </w:r>
      <w:ins w:id="211" w:author="עמית ברנשטיין" w:date="2020-03-08T20:08:00Z">
        <w:r w:rsidR="00551BFB">
          <w:rPr>
            <w:rFonts w:cstheme="majorBidi"/>
          </w:rPr>
          <w:t xml:space="preserve"> models of</w:t>
        </w:r>
      </w:ins>
      <w:r w:rsidR="00EF7BFB">
        <w:rPr>
          <w:rFonts w:cstheme="majorBidi"/>
        </w:rPr>
        <w:t xml:space="preserve"> </w:t>
      </w:r>
      <w:r w:rsidR="00B312E3">
        <w:rPr>
          <w:rFonts w:cstheme="majorBidi" w:hint="cs"/>
        </w:rPr>
        <w:t>WM</w:t>
      </w:r>
      <w:r w:rsidR="009846B7">
        <w:rPr>
          <w:rFonts w:cstheme="majorBidi"/>
        </w:rPr>
        <w:t xml:space="preserve"> </w:t>
      </w:r>
      <w:del w:id="212" w:author="עמית ברנשטיין" w:date="2020-03-08T20:08:00Z">
        <w:r w:rsidR="00B312E3" w:rsidDel="00551BFB">
          <w:rPr>
            <w:rFonts w:cstheme="majorBidi"/>
          </w:rPr>
          <w:delText xml:space="preserve">models </w:delText>
        </w:r>
      </w:del>
      <w:del w:id="213" w:author="עמית ברנשטיין" w:date="2020-03-08T20:09:00Z">
        <w:r w:rsidR="00B312E3" w:rsidDel="00551BFB">
          <w:rPr>
            <w:rFonts w:cstheme="majorBidi"/>
          </w:rPr>
          <w:delText>emerging</w:delText>
        </w:r>
      </w:del>
      <w:ins w:id="214" w:author="עמית ברנשטיין" w:date="2020-03-08T20:09:00Z">
        <w:r w:rsidR="00551BFB">
          <w:rPr>
            <w:rFonts w:cstheme="majorBidi"/>
          </w:rPr>
          <w:t>that emerged</w:t>
        </w:r>
      </w:ins>
      <w:r w:rsidR="00B312E3">
        <w:rPr>
          <w:rFonts w:cstheme="majorBidi"/>
        </w:rPr>
        <w:t xml:space="preserve"> from </w:t>
      </w:r>
      <w:ins w:id="215" w:author="עמית ברנשטיין" w:date="2020-03-08T20:09:00Z">
        <w:r w:rsidR="00551BFB">
          <w:rPr>
            <w:rFonts w:cstheme="majorBidi"/>
          </w:rPr>
          <w:t xml:space="preserve">the </w:t>
        </w:r>
      </w:ins>
      <w:r w:rsidR="00B312E3">
        <w:rPr>
          <w:rFonts w:cstheme="majorBidi"/>
        </w:rPr>
        <w:t xml:space="preserve">short-term memory </w:t>
      </w:r>
      <w:del w:id="216" w:author="עמית ברנשטיין" w:date="2020-03-08T20:09:00Z">
        <w:r w:rsidR="00B312E3" w:rsidDel="00551BFB">
          <w:rPr>
            <w:rFonts w:cstheme="majorBidi"/>
          </w:rPr>
          <w:delText>research</w:delText>
        </w:r>
      </w:del>
      <w:ins w:id="217" w:author="עמית ברנשטיין" w:date="2020-03-08T20:09:00Z">
        <w:r w:rsidR="00551BFB">
          <w:rPr>
            <w:rFonts w:cstheme="majorBidi"/>
          </w:rPr>
          <w:t>literatur</w:t>
        </w:r>
      </w:ins>
      <w:ins w:id="218" w:author="עמית ברנשטיין" w:date="2020-03-08T20:10:00Z">
        <w:r w:rsidR="00551BFB">
          <w:rPr>
            <w:rFonts w:cstheme="majorBidi"/>
          </w:rPr>
          <w:t xml:space="preserve">e and </w:t>
        </w:r>
      </w:ins>
      <w:del w:id="219" w:author="עמית ברנשטיין" w:date="2020-03-08T20:10:00Z">
        <w:r w:rsidR="009846B7" w:rsidDel="00551BFB">
          <w:rPr>
            <w:rFonts w:cstheme="majorBidi"/>
          </w:rPr>
          <w:delText>,</w:delText>
        </w:r>
        <w:r w:rsidR="00B312E3" w:rsidDel="00551BFB">
          <w:rPr>
            <w:rFonts w:cstheme="majorBidi"/>
          </w:rPr>
          <w:delText xml:space="preserve"> as well as recent models </w:delText>
        </w:r>
      </w:del>
      <w:del w:id="220" w:author="עמית ברנשטיין" w:date="2020-03-08T20:09:00Z">
        <w:r w:rsidR="00B312E3" w:rsidDel="00551BFB">
          <w:rPr>
            <w:rFonts w:cstheme="majorBidi"/>
          </w:rPr>
          <w:delText xml:space="preserve">delineating </w:delText>
        </w:r>
      </w:del>
      <w:ins w:id="221" w:author="עמית ברנשטיין" w:date="2020-03-08T20:10:00Z">
        <w:r w:rsidR="00551BFB">
          <w:rPr>
            <w:rFonts w:cstheme="majorBidi"/>
          </w:rPr>
          <w:t>theory distinguishing</w:t>
        </w:r>
      </w:ins>
      <w:ins w:id="222" w:author="עמית ברנשטיין" w:date="2020-03-08T20:09:00Z">
        <w:r w:rsidR="00551BFB">
          <w:rPr>
            <w:rFonts w:cstheme="majorBidi"/>
          </w:rPr>
          <w:t xml:space="preserve"> </w:t>
        </w:r>
      </w:ins>
      <w:r w:rsidR="00B312E3">
        <w:rPr>
          <w:rFonts w:cstheme="majorBidi"/>
        </w:rPr>
        <w:t xml:space="preserve">attentional </w:t>
      </w:r>
      <w:r w:rsidR="009846B7">
        <w:rPr>
          <w:rFonts w:cstheme="majorBidi"/>
        </w:rPr>
        <w:t>from other</w:t>
      </w:r>
      <w:ins w:id="223" w:author="עמית ברנשטיין" w:date="2020-03-08T20:10:00Z">
        <w:r w:rsidR="00551BFB">
          <w:rPr>
            <w:rFonts w:cstheme="majorBidi"/>
          </w:rPr>
          <w:t xml:space="preserve"> </w:t>
        </w:r>
      </w:ins>
      <w:del w:id="224" w:author="עמית ברנשטיין" w:date="2020-03-08T20:10:00Z">
        <w:r w:rsidR="009846B7" w:rsidDel="00551BFB">
          <w:rPr>
            <w:rFonts w:cstheme="majorBidi"/>
          </w:rPr>
          <w:delText xml:space="preserve"> </w:delText>
        </w:r>
      </w:del>
      <w:r w:rsidR="001E3DAE">
        <w:rPr>
          <w:rFonts w:cstheme="majorBidi"/>
        </w:rPr>
        <w:t xml:space="preserve">processes </w:t>
      </w:r>
      <w:ins w:id="225" w:author="עמית ברנשטיין" w:date="2020-03-08T20:10:00Z">
        <w:r w:rsidR="00551BFB">
          <w:rPr>
            <w:rFonts w:cstheme="majorBidi"/>
          </w:rPr>
          <w:t xml:space="preserve">(e.g., </w:t>
        </w:r>
        <w:r w:rsidR="00551BFB" w:rsidRPr="009C207E">
          <w:rPr>
            <w:rFonts w:cstheme="majorBidi"/>
            <w:highlight w:val="yellow"/>
            <w:rPrChange w:id="226" w:author="עמית ברנשטיין" w:date="2020-03-08T20:11:00Z">
              <w:rPr>
                <w:rFonts w:cstheme="majorBidi"/>
              </w:rPr>
            </w:rPrChange>
          </w:rPr>
          <w:t>memory, XXX, YYYY</w:t>
        </w:r>
        <w:r w:rsidR="00551BFB">
          <w:rPr>
            <w:rFonts w:cstheme="majorBidi"/>
          </w:rPr>
          <w:t>)</w:t>
        </w:r>
      </w:ins>
      <w:ins w:id="227" w:author="עמית ברנשטיין" w:date="2020-03-08T20:11:00Z">
        <w:r w:rsidR="00551BFB">
          <w:rPr>
            <w:rFonts w:cstheme="majorBidi"/>
          </w:rPr>
          <w:t xml:space="preserve"> </w:t>
        </w:r>
      </w:ins>
      <w:proofErr w:type="spellStart"/>
      <w:r w:rsidR="001E3DAE">
        <w:rPr>
          <w:rFonts w:cstheme="majorBidi"/>
        </w:rPr>
        <w:t>subserving</w:t>
      </w:r>
      <w:proofErr w:type="spellEnd"/>
      <w:r w:rsidR="001E3DAE">
        <w:rPr>
          <w:rFonts w:cstheme="majorBidi"/>
        </w:rPr>
        <w:t xml:space="preserve"> </w:t>
      </w:r>
      <w:r w:rsidR="009846B7">
        <w:rPr>
          <w:rFonts w:cstheme="majorBidi"/>
        </w:rPr>
        <w:t>WM</w:t>
      </w:r>
      <w:r w:rsidR="00B312E3">
        <w:rPr>
          <w:rFonts w:cstheme="majorBidi"/>
        </w:rPr>
        <w:t xml:space="preserve"> </w:t>
      </w:r>
      <w:r w:rsidR="005A4F75">
        <w:rPr>
          <w:rFonts w:cstheme="majorBidi"/>
        </w:rPr>
        <w:fldChar w:fldCharType="begin" w:fldLock="1"/>
      </w:r>
      <w:r w:rsidR="005A4F75">
        <w:rPr>
          <w:rFonts w:cstheme="majorBidi"/>
        </w:rPr>
        <w:instrText>ADDIN CSL_CITATION {"citationItems":[{"id":"ITEM-1","itemData":{"DOI":"10.1146/annurev-psych-120710-100422","ISSN":"0066-4308","abstract":"I present an account of the origins and development of the multicomponent approach to working memory, making a distinction between the overall theoretical framework, which has remained relatively stable, and the attempts to build more specific models within this framework. I follow this with a brief discussion of alternative models and their relationship to the framework. I conclude with speculations on further developments and a comment on the value of attempting to apply models and theories beyond the laboratory studies on which they are typically based.","author":[{"dropping-particle":"","family":"Baddeley","given":"Alan","non-dropping-particle":"","parse-names":false,"suffix":""}],"container-title":"Annual Review of Psychology","id":"ITEM-1","issue":"1","issued":{"date-parts":[["2011","11","30"]]},"note":"doi: 10.1146/annurev-psych-120710-100422","page":"1-29","publisher":"Annual Reviews","title":"Working Memory: Theories, Models, and Controversies","type":"article-journal","volume":"63"},"uris":["http://www.mendeley.com/documents/?uuid=64255f03-c967-461a-a745-d9b4a17fff8b"]},{"id":"ITEM-2","itemData":{"DOI":"https://doi.org/10.1016/S0079-7421(09)51002-X","ISBN":"0079-7421","abstract":"Starting from the premise that working memory is a system for providing access to representations for complex cognition, six requirements for a working memory system are delineated: (1) maintaining structural representations by dynamic bindings, (2) manipulating structural representations, (3) flexible reconfiguration, (4) partial decoupling from long-term memory, (5) controlled retrieval from long-term memory, and (6) encoding of new structures into long-term memory. The chapter proposes an architecture for a system that meets these requirements. The working memory system consists of a declarative and a procedural part, each of which has three embedded components: the activated part of long-term memory, a component for creating new structural representations by dynamic bindings (the “region of direct access” for declarative working memory, and the “bridge” for procedural working memory), and a mechanism for selecting a single element (“focus of attention” for declarative working memory, and “response focus” for procedural working memory). The architecture affords two modes of information processing, an analytical and an associative mode. This distinction provides a theoretically founded formulation of a dual-process theory of reasoning.","author":[{"dropping-particle":"","family":"Oberauer","given":"Klaus","non-dropping-particle":"","parse-names":false,"suffix":""}],"container-title":"The Psychology of Learning and Motivation","id":"ITEM-2","issued":{"date-parts":[["2009"]]},"page":"45-100","publisher":"Academic Press","title":"Design for a Working Memory","type":"chapter","volume":"51"},"uris":["http://www.mendeley.com/documents/?uuid=5c7a3fde-3bc1-4aa8-aa67-9c2fc9dd15a5"]}],"mendeley":{"formattedCitation":"(Baddeley, 2011; Oberauer, 2009)","plainTextFormattedCitation":"(Baddeley, 2011; Oberauer, 2009)","previouslyFormattedCitation":"(Baddeley, 2011; Oberauer, 2009)"},"properties":{"noteIndex":0},"schema":"https://github.com/citation-style-language/schema/raw/master/csl-citation.json"}</w:instrText>
      </w:r>
      <w:r w:rsidR="005A4F75">
        <w:rPr>
          <w:rFonts w:cstheme="majorBidi"/>
        </w:rPr>
        <w:fldChar w:fldCharType="separate"/>
      </w:r>
      <w:r w:rsidR="005A4F75" w:rsidRPr="005A4F75">
        <w:rPr>
          <w:rFonts w:cstheme="majorBidi"/>
          <w:noProof/>
        </w:rPr>
        <w:t>(Baddeley, 2011; Oberauer, 2009)</w:t>
      </w:r>
      <w:r w:rsidR="005A4F75">
        <w:rPr>
          <w:rFonts w:cstheme="majorBidi"/>
        </w:rPr>
        <w:fldChar w:fldCharType="end"/>
      </w:r>
      <w:r w:rsidR="00EF7BFB">
        <w:rPr>
          <w:rFonts w:cstheme="majorBidi"/>
        </w:rPr>
        <w:t xml:space="preserve">, </w:t>
      </w:r>
      <w:del w:id="228" w:author="עמית ברנשטיין" w:date="2020-03-08T20:09:00Z">
        <w:r w:rsidR="00EF7BFB" w:rsidDel="00551BFB">
          <w:rPr>
            <w:rFonts w:cstheme="majorBidi"/>
          </w:rPr>
          <w:delText>i</w:delText>
        </w:r>
        <w:r w:rsidR="00043C83" w:rsidDel="00551BFB">
          <w:rPr>
            <w:rFonts w:cstheme="majorBidi"/>
          </w:rPr>
          <w:delText xml:space="preserve">n this paper, when we use the term </w:delText>
        </w:r>
        <w:r w:rsidR="00043C83" w:rsidRPr="004B48B3" w:rsidDel="00551BFB">
          <w:rPr>
            <w:rFonts w:cstheme="majorBidi"/>
            <w:i/>
            <w:iCs/>
          </w:rPr>
          <w:delText>working</w:delText>
        </w:r>
        <w:r w:rsidR="00043C83" w:rsidDel="00551BFB">
          <w:rPr>
            <w:rFonts w:cstheme="majorBidi" w:hint="cs"/>
            <w:i/>
            <w:iCs/>
            <w:rtl/>
          </w:rPr>
          <w:delText xml:space="preserve"> </w:delText>
        </w:r>
        <w:r w:rsidR="00043C83" w:rsidRPr="004B48B3" w:rsidDel="00551BFB">
          <w:rPr>
            <w:rFonts w:cstheme="majorBidi"/>
            <w:i/>
            <w:iCs/>
          </w:rPr>
          <w:delText>memory</w:delText>
        </w:r>
        <w:r w:rsidR="00043C83" w:rsidDel="00551BFB">
          <w:rPr>
            <w:rFonts w:cstheme="majorBidi"/>
          </w:rPr>
          <w:delText xml:space="preserve"> we refer mostly to its </w:delText>
        </w:r>
        <w:r w:rsidR="009738FB" w:rsidDel="00551BFB">
          <w:rPr>
            <w:rFonts w:cstheme="majorBidi"/>
          </w:rPr>
          <w:delText xml:space="preserve">function in </w:delText>
        </w:r>
        <w:r w:rsidR="00043C83" w:rsidDel="00551BFB">
          <w:rPr>
            <w:rFonts w:cstheme="majorBidi"/>
          </w:rPr>
          <w:delText xml:space="preserve">short-term storage </w:delText>
        </w:r>
        <w:r w:rsidR="009738FB" w:rsidDel="00551BFB">
          <w:rPr>
            <w:rFonts w:cstheme="majorBidi"/>
          </w:rPr>
          <w:delText xml:space="preserve">and </w:delText>
        </w:r>
        <w:r w:rsidR="00043C83" w:rsidDel="00551BFB">
          <w:rPr>
            <w:rFonts w:cstheme="majorBidi"/>
          </w:rPr>
          <w:delText>guiding behavior</w:delText>
        </w:r>
        <w:r w:rsidR="009738FB" w:rsidDel="00551BFB">
          <w:rPr>
            <w:rFonts w:cstheme="majorBidi"/>
          </w:rPr>
          <w:delText xml:space="preserve"> </w:delText>
        </w:r>
        <w:r w:rsidR="003C19CE" w:rsidRPr="005A4F75" w:rsidDel="00551BFB">
          <w:rPr>
            <w:rFonts w:cstheme="majorBidi"/>
          </w:rPr>
          <w:fldChar w:fldCharType="begin" w:fldLock="1"/>
        </w:r>
        <w:r w:rsidR="001346C3" w:rsidDel="00551BFB">
          <w:rPr>
            <w:rFonts w:cstheme="majorBidi"/>
          </w:rPr>
          <w:delInstrText>ADDIN CSL_CITATION {"citationItems":[{"id":"ITEM-1","itemData":{"DOI":"10.1016/j.tics.2017.03.010","ISBN":"1879-307X (Electronic) 1364-6613 (Linking)","ISSN":"1879307X","PMID":"28454719","abstract":"Working memory (WM) has limited capacity. This leaves attention with the important role of allowing into storage only the most relevant information. It is increasingly evident that attention is equally crucial for prioritizing representations within WM as the importance of individual items changes. Retrospective prioritization has been proposed to result from a focus of internal attention highlighting one of several representations. Here, we suggest an updated model, in which prioritization acts in multiple steps: first orienting towards and selecting a memory, and then reconfiguring its representational state in the service of upcoming task demands. Reconfiguration sets up an optimized perception–action mapping, obviating the need for sustained attention. This view is consistent with recent literature, makes testable predictions, and links WM with task switching and action preparation.","author":[{"dropping-particle":"","family":"Myers","given":"Nicholas E.","non-dropping-particle":"","parse-names":false,"suffix":""},{"dropping-particle":"","family":"Stokes","given":"Mark G.","non-dropping-particle":"","parse-names":false,"suffix":""},{"dropping-particle":"","family":"Nobre","given":"Anna C.","non-dropping-particle":"","parse-names":false,"suffix":""}],"container-title":"Trends in Cognitive Sciences","id":"ITEM-1","issue":"6","issued":{"date-parts":[["2017"]]},"page":"449-461","publisher":"Elsevier Ltd","title":"Prioritizing Information during Working Memory: Beyond Sustained Internal Attention","type":"article-journal","volume":"21"},"uris":["http://www.mendeley.com/documents/?uuid=6b5fbdce-063d-4a5d-82fc-501996f0c24c"]},{"id":"ITEM-2","itemData":{"DOI":"https://doi.org/10.1016/S0079-7421(09)51002-X","ISBN":"0079-7421","abstract":"Starting from the premise that working memory is a system for providing access to representations for complex cognition, six requirements for a working memory system are delineated: (1) maintaining structural representations by dynamic bindings, (2) manipulating structural representations, (3) flexible reconfiguration, (4) partial decoupling from long-term memory, (5) controlled retrieval from long-term memory, and (6) encoding of new structures into long-term memory. The chapter proposes an architecture for a system that meets these requirements. The working memory system consists of a declarative and a procedural part, each of which has three embedded components: the activated part of long-term memory, a component for creating new structural representations by dynamic bindings (the “region of direct access” for declarative working memory, and the “bridge” for procedural working memory), and a mechanism for selecting a single element (“focus of attention” for declarative working memory, and “response focus” for procedural working memory). The architecture affords two modes of information processing, an analytical and an associative mode. This distinction provides a theoretically founded formulation of a dual-process theory of reasoning.","author":[{"dropping-particle":"","family":"Oberauer","given":"Klaus","non-dropping-particle":"","parse-names":false,"suffix":""}],"container-title":"The Psychology of Learning and Motivation","id":"ITEM-2","issued":{"date-parts":[["2009"]]},"page":"45-100","publisher":"Academic Press","title":"Design for a Working Memory","type":"chapter","volume":"51"},"uris":["http://www.mendeley.com/documents/?uuid=5c7a3fde-3bc1-4aa8-aa67-9c2fc9dd15a5"]}],"mendeley":{"formattedCitation":"(Myers et al., 2017; Oberauer, 2009)","plainTextFormattedCitation":"(Myers et al., 2017; Oberauer, 2009)","previouslyFormattedCitation":"(Myers et al., 2017; Oberauer, 2009)"},"properties":{"noteIndex":0},"schema":"https://github.com/citation-style-language/schema/raw/master/csl-citation.json"}</w:delInstrText>
        </w:r>
        <w:r w:rsidR="003C19CE" w:rsidRPr="005A4F75" w:rsidDel="00551BFB">
          <w:rPr>
            <w:rFonts w:cstheme="majorBidi"/>
          </w:rPr>
          <w:fldChar w:fldCharType="separate"/>
        </w:r>
        <w:r w:rsidR="005A4F75" w:rsidRPr="005A4F75" w:rsidDel="00551BFB">
          <w:rPr>
            <w:rFonts w:cstheme="majorBidi"/>
            <w:noProof/>
          </w:rPr>
          <w:delText>(Myers et al., 2017; Oberauer, 2009)</w:delText>
        </w:r>
        <w:r w:rsidR="003C19CE" w:rsidRPr="005A4F75" w:rsidDel="00551BFB">
          <w:rPr>
            <w:rFonts w:cstheme="majorBidi"/>
          </w:rPr>
          <w:fldChar w:fldCharType="end"/>
        </w:r>
      </w:del>
      <w:r w:rsidR="00043C83" w:rsidRPr="005A4F75">
        <w:rPr>
          <w:rFonts w:cstheme="majorBidi"/>
        </w:rPr>
        <w:t>.</w:t>
      </w:r>
    </w:p>
    <w:p w14:paraId="56BBCB25" w14:textId="6F055093" w:rsidR="00FE4F90" w:rsidRPr="00E657CA" w:rsidRDefault="00B44DFE" w:rsidP="0075551C">
      <w:pPr>
        <w:pStyle w:val="Heading2"/>
      </w:pPr>
      <w:ins w:id="229" w:author="עמית ברנשטיין" w:date="2020-03-12T16:00:00Z">
        <w:r>
          <w:t xml:space="preserve">Internal </w:t>
        </w:r>
      </w:ins>
      <w:r w:rsidR="00FE4F90">
        <w:t>Attention, Working Memory and Awareness</w:t>
      </w:r>
    </w:p>
    <w:p w14:paraId="7D6D3463" w14:textId="70A4F9FF" w:rsidR="00FE4F90" w:rsidRDefault="00FE4F90" w:rsidP="00FE4F90">
      <w:pPr>
        <w:rPr>
          <w:ins w:id="230" w:author="עמית ברנשטיין" w:date="2020-03-12T16:03:00Z"/>
          <w:rFonts w:asciiTheme="majorBidi" w:hAnsiTheme="majorBidi" w:cstheme="majorBidi"/>
        </w:rPr>
      </w:pPr>
      <w:r>
        <w:rPr>
          <w:rFonts w:asciiTheme="majorBidi" w:hAnsiTheme="majorBidi" w:cstheme="majorBidi"/>
        </w:rPr>
        <w:t xml:space="preserve">One critical function of </w:t>
      </w:r>
      <w:r w:rsidR="007F75F2">
        <w:rPr>
          <w:rFonts w:asciiTheme="majorBidi" w:hAnsiTheme="majorBidi" w:cstheme="majorBidi"/>
        </w:rPr>
        <w:t xml:space="preserve">internal attention and working-memory is in </w:t>
      </w:r>
      <w:proofErr w:type="spellStart"/>
      <w:r w:rsidR="007F75F2">
        <w:rPr>
          <w:rFonts w:asciiTheme="majorBidi" w:hAnsiTheme="majorBidi" w:cstheme="majorBidi"/>
        </w:rPr>
        <w:t>subserving</w:t>
      </w:r>
      <w:proofErr w:type="spellEnd"/>
      <w:r w:rsidR="007F75F2">
        <w:rPr>
          <w:rFonts w:asciiTheme="majorBidi" w:hAnsiTheme="majorBidi" w:cstheme="majorBidi"/>
        </w:rPr>
        <w:t xml:space="preserve"> the </w:t>
      </w:r>
      <w:r w:rsidR="002C35AB">
        <w:rPr>
          <w:rFonts w:asciiTheme="majorBidi" w:hAnsiTheme="majorBidi" w:cstheme="majorBidi"/>
        </w:rPr>
        <w:t>“</w:t>
      </w:r>
      <w:del w:id="231" w:author="עמית ברנשטיין" w:date="2020-03-08T20:11:00Z">
        <w:r w:rsidR="007F75F2" w:rsidDel="009C207E">
          <w:rPr>
            <w:rFonts w:asciiTheme="majorBidi" w:hAnsiTheme="majorBidi" w:cstheme="majorBidi"/>
          </w:rPr>
          <w:delText xml:space="preserve">psychological </w:delText>
        </w:r>
      </w:del>
      <w:ins w:id="232" w:author="עמית ברנשטיין" w:date="2020-03-08T20:11:00Z">
        <w:r w:rsidR="009C207E">
          <w:rPr>
            <w:rFonts w:asciiTheme="majorBidi" w:hAnsiTheme="majorBidi" w:cstheme="majorBidi"/>
          </w:rPr>
          <w:t xml:space="preserve">mental </w:t>
        </w:r>
      </w:ins>
      <w:r w:rsidR="002C35AB">
        <w:rPr>
          <w:rFonts w:asciiTheme="majorBidi" w:hAnsiTheme="majorBidi" w:cstheme="majorBidi"/>
        </w:rPr>
        <w:t>space”</w:t>
      </w:r>
      <w:r w:rsidR="007F75F2">
        <w:rPr>
          <w:rFonts w:asciiTheme="majorBidi" w:hAnsiTheme="majorBidi" w:cstheme="majorBidi"/>
        </w:rPr>
        <w:t xml:space="preserve"> in-which thinking occurs – awareness. A</w:t>
      </w:r>
      <w:r>
        <w:rPr>
          <w:rFonts w:asciiTheme="majorBidi" w:hAnsiTheme="majorBidi" w:cstheme="majorBidi"/>
        </w:rPr>
        <w:t xml:space="preserve">ttentional selection </w:t>
      </w:r>
      <w:r w:rsidR="007F75F2">
        <w:rPr>
          <w:rFonts w:asciiTheme="majorBidi" w:hAnsiTheme="majorBidi" w:cstheme="majorBidi"/>
        </w:rPr>
        <w:t>drives</w:t>
      </w:r>
      <w:r>
        <w:rPr>
          <w:rFonts w:asciiTheme="majorBidi" w:hAnsiTheme="majorBidi" w:cstheme="majorBidi"/>
        </w:rPr>
        <w:t xml:space="preserve"> the gating or filtering of information that reaches conscious experience</w:t>
      </w:r>
      <w:r w:rsidR="007F75F2">
        <w:rPr>
          <w:rFonts w:asciiTheme="majorBidi" w:hAnsiTheme="majorBidi" w:cstheme="majorBidi"/>
        </w:rPr>
        <w:t xml:space="preserve"> </w:t>
      </w:r>
      <w:r>
        <w:rPr>
          <w:rFonts w:asciiTheme="majorBidi" w:hAnsiTheme="majorBidi" w:cstheme="majorBidi"/>
        </w:rPr>
        <w:fldChar w:fldCharType="begin" w:fldLock="1"/>
      </w:r>
      <w:r w:rsidR="007F75F2">
        <w:rPr>
          <w:rFonts w:asciiTheme="majorBidi" w:hAnsiTheme="majorBidi" w:cstheme="majorBidi"/>
        </w:rPr>
        <w:instrText>ADDIN CSL_CITATION {"citationItems":[{"id":"ITEM-1","itemData":{"DOI":"10.1073/pnas.91.16.7398","abstract":"A number of recent papers and books discuss theoretical efforts toward a scientific understanding of consciousness. Progress in imaging networks of brain areas active when people perform simple tasks may provide a useful empirical background for distinguishing conscious and unconscious information processing. Attentional networks include those involved in orienting to sensory stimuli, activating ideas from memory, and maintaining the alert state. This paper reviews recent findings in relation to classical issues in the study of attention and anatomical and physical theories of the nature of consciousness.","author":[{"dropping-particle":"","family":"Posner","given":"M I","non-dropping-particle":"","parse-names":false,"suffix":""}],"container-title":"Proceedings of the National Academy of Sciences","id":"ITEM-1","issue":"16","issued":{"date-parts":[["1994","8","2"]]},"page":"7398 LP  - 7403","title":"Attention: the mechanisms of consciousness","type":"article-journal","volume":"91"},"uris":["http://www.mendeley.com/documents/?uuid=7548c06b-f81d-4470-bc1b-fcb2a5cf7456"]}],"mendeley":{"formattedCitation":"(Posner, 1994)","plainTextFormattedCitation":"(Posner, 1994)","previouslyFormattedCitation":"(Posner, 1994)"},"properties":{"noteIndex":0},"schema":"https://github.com/citation-style-language/schema/raw/master/csl-citation.json"}</w:instrText>
      </w:r>
      <w:r>
        <w:rPr>
          <w:rFonts w:asciiTheme="majorBidi" w:hAnsiTheme="majorBidi" w:cstheme="majorBidi"/>
        </w:rPr>
        <w:fldChar w:fldCharType="separate"/>
      </w:r>
      <w:r w:rsidRPr="000C3D82">
        <w:rPr>
          <w:rFonts w:asciiTheme="majorBidi" w:hAnsiTheme="majorBidi" w:cstheme="majorBidi"/>
          <w:noProof/>
        </w:rPr>
        <w:t>(Posner, 1994)</w:t>
      </w:r>
      <w:r>
        <w:rPr>
          <w:rFonts w:asciiTheme="majorBidi" w:hAnsiTheme="majorBidi" w:cstheme="majorBidi"/>
        </w:rPr>
        <w:fldChar w:fldCharType="end"/>
      </w:r>
      <w:r w:rsidR="007F1547">
        <w:rPr>
          <w:rFonts w:asciiTheme="majorBidi" w:hAnsiTheme="majorBidi" w:cstheme="majorBidi"/>
        </w:rPr>
        <w:t xml:space="preserve"> and accordingly </w:t>
      </w:r>
      <w:r>
        <w:rPr>
          <w:rFonts w:asciiTheme="majorBidi" w:hAnsiTheme="majorBidi" w:cstheme="majorBidi"/>
        </w:rPr>
        <w:t xml:space="preserve">determines whether the focus of our awareness is directed externally or inwardly </w:t>
      </w:r>
      <w:r>
        <w:rPr>
          <w:rFonts w:asciiTheme="majorBidi" w:hAnsiTheme="majorBidi" w:cstheme="majorBidi"/>
        </w:rPr>
        <w:fldChar w:fldCharType="begin" w:fldLock="1"/>
      </w:r>
      <w:r>
        <w:rPr>
          <w:rFonts w:asciiTheme="majorBidi" w:hAnsiTheme="majorBidi" w:cstheme="majorBidi"/>
        </w:rPr>
        <w:instrText>ADDIN CSL_CITATION {"citationItems":[{"id":"ITEM-1","itemData":{"DOI":"10.3758/s13423-019-01568-y","ISSN":"1531-5320","abstract":"Despite its everyday ubiquity, not much is currently known about cognitive processes involved in flexible shifts of attention between external and internal information. An important model in the task-switching literature, which can serve as a blueprint for attentional flexibility, states that switch costs correspond to the time needed for a serial control mechanism to reallocate a limited resource from the previous task context to the current one. To formulate predictions from this model when applied to a switch between perceptual attention (external component) and working memory (WM; internal component), we first need to determine whether a single, serial control mechanism is in place and, subsequently, whether a limited resource is shared between them. Following a review of the literature, we predicted that a between-domain switch cost should be observed, and its size should be either similar or reduced compared to the standard, within-domain, switch cost. These latter two predictions derive from a shared resource account between external and internal attention or partial independence among them, respectively. In a second phase, we put to the test these opposing predictions in four successive behavioral experiments by means of a new paradigm suited to compare directly between- (internal to external) and within- (external to external) domain switch costs. Across them, we demonstrated the existence of a reliable between-domain switch cost whose magnitude was similar to the within-domain one, thereby lending support to the resource-sharing account.","author":[{"dropping-particle":"","family":"Verschooren","given":"Sam","non-dropping-particle":"","parse-names":false,"suffix":""},{"dropping-particle":"","family":"Schindler","given":"Sebastian","non-dropping-particle":"","parse-names":false,"suffix":""},{"dropping-particle":"","family":"Raedt","given":"Rudi","non-dropping-particle":"De","parse-names":false,"suffix":""},{"dropping-particle":"","family":"Pourtois","given":"Gilles","non-dropping-particle":"","parse-names":false,"suffix":""}],"container-title":"Psychonomic Bulletin &amp; Review","id":"ITEM-1","issue":"2","issued":{"date-parts":[["2019"]]},"page":"468-490","title":"Switching attention from internal to external information processing: A review of the literature and empirical support of the resource sharing account","type":"article-journal","volume":"26"},"uris":["http://www.mendeley.com/documents/?uuid=25b2e5d5-c125-4a87-a964-c1c88feaed6a"]}],"mendeley":{"formattedCitation":"(Verschooren, Schindler, De Raedt, &amp; Pourtois, 2019)","plainTextFormattedCitation":"(Verschooren, Schindler, De Raedt, &amp; Pourtois, 2019)","previouslyFormattedCitation":"(Verschooren, Schindler, De Raedt, &amp; Pourtois, 2019)"},"properties":{"noteIndex":0},"schema":"https://github.com/citation-style-language/schema/raw/master/csl-citation.json"}</w:instrText>
      </w:r>
      <w:r>
        <w:rPr>
          <w:rFonts w:asciiTheme="majorBidi" w:hAnsiTheme="majorBidi" w:cstheme="majorBidi"/>
        </w:rPr>
        <w:fldChar w:fldCharType="separate"/>
      </w:r>
      <w:r w:rsidRPr="000C3D82">
        <w:rPr>
          <w:rFonts w:asciiTheme="majorBidi" w:hAnsiTheme="majorBidi" w:cstheme="majorBidi"/>
          <w:noProof/>
        </w:rPr>
        <w:t>(Verschooren, Schindler, De Raedt, &amp; Pourtois, 2019)</w:t>
      </w:r>
      <w:r>
        <w:rPr>
          <w:rFonts w:asciiTheme="majorBidi" w:hAnsiTheme="majorBidi" w:cstheme="majorBidi"/>
        </w:rPr>
        <w:fldChar w:fldCharType="end"/>
      </w:r>
      <w:r>
        <w:rPr>
          <w:rFonts w:asciiTheme="majorBidi" w:hAnsiTheme="majorBidi" w:cstheme="majorBidi"/>
        </w:rPr>
        <w:t xml:space="preserve">, as well as which of the vast number of external or internal sources of information enters conscious awareness at any given moment </w:t>
      </w:r>
      <w:r>
        <w:rPr>
          <w:rFonts w:asciiTheme="majorBidi" w:hAnsiTheme="majorBidi" w:cstheme="majorBidi"/>
        </w:rPr>
        <w:fldChar w:fldCharType="begin" w:fldLock="1"/>
      </w:r>
      <w:r w:rsidR="00A426BC">
        <w:rPr>
          <w:rFonts w:asciiTheme="majorBidi" w:hAnsiTheme="majorBidi" w:cstheme="majorBidi"/>
        </w:rPr>
        <w:instrText>ADDIN CSL_CITATION {"citationItems":[{"id":"ITEM-1","itemData":{"DOI":"10.1126/science.aar7186","abstract":"What are the neuronal mechanisms that enable conscious perception? Why do some images remain subliminal? Van Vugt et al. trained monkeys to detect low-contrast images and compared neuronal activity in brain areas V1, V4, and the dorsolateral prefrontal cortex. Some stimuli made it into consciousness, and others were subliminal depending on their propagation, which can be variable for weak stimuli (see the Perspective by Mashour). Strongly propagated stimuli initiated a state in the higher brain areas called “ignition” that caused information about a brief stimulus to become sustained and broadcasted back through recurrent interactions between many brain areas.Science, this issue p. 537; see also p. 493Why are some visual stimuli consciously detected, whereas others remain subliminal? We investigated the fate of weak visual stimuli in the visual and frontal cortex of awake monkeys trained to report stimulus presence. Reported stimuli were associated with strong sustained activity in the frontal cortex, and frontal activity was weaker and quickly decayed for unreported stimuli. Information about weak stimuli could be lost at successive stages en route from the visual to the frontal cortex, and these propagation failures were confirmed through microstimulation of area V1. Fluctuations in response bias and sensitivity during perception of identical stimuli were traced back to prestimulus brain-state markers. A model in which stimuli become consciously reportable when they elicit a nonlinear ignition process in higher cortical areas explained our results.","author":[{"dropping-particle":"","family":"Vugt","given":"Bram","non-dropping-particle":"van","parse-names":false,"suffix":""},{"dropping-particle":"","family":"Dagnino","given":"Bruno","non-dropping-particle":"","parse-names":false,"suffix":""},{"dropping-particle":"","family":"Vartak","given":"Devavrat","non-dropping-particle":"","parse-names":false,"suffix":""},{"dropping-particle":"","family":"Safaai","given":"Houman","non-dropping-particle":"","parse-names":false,"suffix":""},{"dropping-particle":"","family":"Panzeri","given":"Stefano","non-dropping-particle":"","parse-names":false,"suffix":""},{"dropping-particle":"","family":"Dehaene","given":"Stanislas","non-dropping-particle":"","parse-names":false,"suffix":""},{"dropping-particle":"","family":"Roelfsema","given":"Pieter R","non-dropping-particle":"","parse-names":false,"suffix":""}],"container-title":"Science","id":"ITEM-1","issue":"6388","issued":{"date-parts":[["2018","5","4"]]},"page":"537 LP - 542","title":"The threshold for conscious report: Signal loss and response bias in visual and frontal cortex","type":"article-journal","volume":"360"},"uris":["http://www.mendeley.com/documents/?uuid=883ef760-3cb5-439e-891c-b24bb8d27ec3"]}],"mendeley":{"formattedCitation":"(van Vugt et al., 2018)","manualFormatting":"(van Vugt et al., 2018)","plainTextFormattedCitation":"(van Vugt et al., 2018)","previouslyFormattedCitation":"(van Vugt et al., 2018)"},"properties":{"noteIndex":0},"schema":"https://github.com/citation-style-language/schema/raw/master/csl-citation.json"}</w:instrText>
      </w:r>
      <w:r>
        <w:rPr>
          <w:rFonts w:asciiTheme="majorBidi" w:hAnsiTheme="majorBidi" w:cstheme="majorBidi"/>
        </w:rPr>
        <w:fldChar w:fldCharType="separate"/>
      </w:r>
      <w:r w:rsidRPr="008E7B34">
        <w:rPr>
          <w:rFonts w:asciiTheme="majorBidi" w:hAnsiTheme="majorBidi" w:cstheme="majorBidi"/>
          <w:noProof/>
        </w:rPr>
        <w:t>(</w:t>
      </w:r>
      <w:ins w:id="233" w:author="עמית ברנשטיין" w:date="2020-03-08T20:11:00Z">
        <w:r w:rsidR="008E35F0">
          <w:rPr>
            <w:rFonts w:asciiTheme="majorBidi" w:hAnsiTheme="majorBidi" w:cstheme="majorBidi"/>
            <w:noProof/>
          </w:rPr>
          <w:t xml:space="preserve">CITE; </w:t>
        </w:r>
      </w:ins>
      <w:r w:rsidRPr="008E7B34">
        <w:rPr>
          <w:rFonts w:asciiTheme="majorBidi" w:hAnsiTheme="majorBidi" w:cstheme="majorBidi"/>
          <w:noProof/>
        </w:rPr>
        <w:t>van Vugt et al., 2018)</w:t>
      </w:r>
      <w:r>
        <w:rPr>
          <w:rFonts w:asciiTheme="majorBidi" w:hAnsiTheme="majorBidi" w:cstheme="majorBidi"/>
        </w:rPr>
        <w:fldChar w:fldCharType="end"/>
      </w:r>
      <w:r>
        <w:rPr>
          <w:rFonts w:asciiTheme="majorBidi" w:hAnsiTheme="majorBidi" w:cstheme="majorBidi"/>
        </w:rPr>
        <w:t xml:space="preserve">. Thus, just as external attention determines </w:t>
      </w:r>
      <w:r w:rsidR="00C807F6">
        <w:rPr>
          <w:rFonts w:asciiTheme="majorBidi" w:hAnsiTheme="majorBidi" w:cstheme="majorBidi"/>
        </w:rPr>
        <w:t>which</w:t>
      </w:r>
      <w:r>
        <w:rPr>
          <w:rFonts w:asciiTheme="majorBidi" w:hAnsiTheme="majorBidi" w:cstheme="majorBidi"/>
        </w:rPr>
        <w:t xml:space="preserve"> information from the environment </w:t>
      </w:r>
      <w:r w:rsidR="002C35AB">
        <w:rPr>
          <w:rFonts w:asciiTheme="majorBidi" w:hAnsiTheme="majorBidi" w:cstheme="majorBidi"/>
        </w:rPr>
        <w:t>reaches awareness</w:t>
      </w:r>
      <w:r>
        <w:rPr>
          <w:rFonts w:asciiTheme="majorBidi" w:hAnsiTheme="majorBidi" w:cstheme="majorBidi"/>
        </w:rPr>
        <w:t xml:space="preserve">, internal attention determines </w:t>
      </w:r>
      <w:r w:rsidR="00C807F6">
        <w:rPr>
          <w:rFonts w:asciiTheme="majorBidi" w:hAnsiTheme="majorBidi" w:cstheme="majorBidi"/>
        </w:rPr>
        <w:t>which</w:t>
      </w:r>
      <w:r>
        <w:rPr>
          <w:rFonts w:asciiTheme="majorBidi" w:hAnsiTheme="majorBidi" w:cstheme="majorBidi"/>
        </w:rPr>
        <w:t xml:space="preserve"> </w:t>
      </w:r>
      <w:r w:rsidR="002C35AB" w:rsidRPr="00C63DDE">
        <w:rPr>
          <w:rFonts w:asciiTheme="majorBidi" w:hAnsiTheme="majorBidi" w:cstheme="majorBidi"/>
        </w:rPr>
        <w:t xml:space="preserve">internal </w:t>
      </w:r>
      <w:r w:rsidR="00C807F6" w:rsidRPr="00C63DDE">
        <w:rPr>
          <w:rFonts w:asciiTheme="majorBidi" w:hAnsiTheme="majorBidi" w:cstheme="majorBidi"/>
        </w:rPr>
        <w:t>representations</w:t>
      </w:r>
      <w:r w:rsidR="002C35AB" w:rsidRPr="00C63DDE">
        <w:rPr>
          <w:rFonts w:asciiTheme="majorBidi" w:hAnsiTheme="majorBidi" w:cstheme="majorBidi"/>
        </w:rPr>
        <w:t xml:space="preserve"> </w:t>
      </w:r>
      <w:r w:rsidRPr="00C63DDE">
        <w:rPr>
          <w:rFonts w:asciiTheme="majorBidi" w:hAnsiTheme="majorBidi" w:cstheme="majorBidi"/>
        </w:rPr>
        <w:t>reach awareness</w:t>
      </w:r>
      <w:r w:rsidR="00770522">
        <w:rPr>
          <w:rFonts w:asciiTheme="majorBidi" w:hAnsiTheme="majorBidi" w:cstheme="majorBidi"/>
        </w:rPr>
        <w:t xml:space="preserve">. </w:t>
      </w:r>
      <w:r>
        <w:rPr>
          <w:rFonts w:asciiTheme="majorBidi" w:hAnsiTheme="majorBidi" w:cstheme="majorBidi"/>
        </w:rPr>
        <w:t xml:space="preserve"> </w:t>
      </w:r>
      <w:r w:rsidR="00D87B19">
        <w:rPr>
          <w:rFonts w:asciiTheme="majorBidi" w:hAnsiTheme="majorBidi" w:cstheme="majorBidi"/>
        </w:rPr>
        <w:t xml:space="preserve">Essentially, attention and WM serve as </w:t>
      </w:r>
      <w:commentRangeStart w:id="234"/>
      <w:r w:rsidR="00D87B19">
        <w:rPr>
          <w:rFonts w:asciiTheme="majorBidi" w:hAnsiTheme="majorBidi" w:cstheme="majorBidi"/>
        </w:rPr>
        <w:t xml:space="preserve">key </w:t>
      </w:r>
      <w:commentRangeEnd w:id="234"/>
      <w:r w:rsidR="00B8500C">
        <w:rPr>
          <w:rStyle w:val="CommentReference"/>
        </w:rPr>
        <w:commentReference w:id="234"/>
      </w:r>
      <w:r w:rsidR="00D87B19">
        <w:rPr>
          <w:rFonts w:asciiTheme="majorBidi" w:hAnsiTheme="majorBidi" w:cstheme="majorBidi"/>
        </w:rPr>
        <w:t xml:space="preserve">mechanisms </w:t>
      </w:r>
      <w:proofErr w:type="spellStart"/>
      <w:r w:rsidR="00D87B19">
        <w:rPr>
          <w:rFonts w:asciiTheme="majorBidi" w:hAnsiTheme="majorBidi" w:cstheme="majorBidi"/>
        </w:rPr>
        <w:t>subserving</w:t>
      </w:r>
      <w:proofErr w:type="spellEnd"/>
      <w:r w:rsidR="00D87B19">
        <w:rPr>
          <w:rFonts w:asciiTheme="majorBidi" w:hAnsiTheme="majorBidi" w:cstheme="majorBidi"/>
        </w:rPr>
        <w:t xml:space="preserve"> </w:t>
      </w:r>
      <w:commentRangeStart w:id="235"/>
      <w:del w:id="236" w:author="עמית ברנשטיין" w:date="2020-03-08T20:12:00Z">
        <w:r w:rsidR="00D87B19" w:rsidDel="00B8500C">
          <w:rPr>
            <w:rFonts w:asciiTheme="majorBidi" w:hAnsiTheme="majorBidi" w:cstheme="majorBidi"/>
          </w:rPr>
          <w:delText xml:space="preserve">the </w:delText>
        </w:r>
      </w:del>
      <w:r w:rsidR="00D87B19">
        <w:rPr>
          <w:rFonts w:asciiTheme="majorBidi" w:hAnsiTheme="majorBidi" w:cstheme="majorBidi"/>
        </w:rPr>
        <w:t>stream-of-thought</w:t>
      </w:r>
      <w:commentRangeEnd w:id="235"/>
      <w:r w:rsidR="00B8500C">
        <w:rPr>
          <w:rStyle w:val="CommentReference"/>
        </w:rPr>
        <w:commentReference w:id="235"/>
      </w:r>
      <w:r w:rsidR="00D87B19">
        <w:rPr>
          <w:rFonts w:asciiTheme="majorBidi" w:hAnsiTheme="majorBidi" w:cstheme="majorBidi"/>
        </w:rPr>
        <w:t>. A</w:t>
      </w:r>
      <w:r>
        <w:rPr>
          <w:rFonts w:asciiTheme="majorBidi" w:hAnsiTheme="majorBidi" w:cstheme="majorBidi"/>
        </w:rPr>
        <w:t xml:space="preserve">ttention </w:t>
      </w:r>
      <w:r w:rsidR="00C807F6">
        <w:rPr>
          <w:rFonts w:asciiTheme="majorBidi" w:hAnsiTheme="majorBidi" w:cstheme="majorBidi"/>
        </w:rPr>
        <w:t>gat</w:t>
      </w:r>
      <w:r w:rsidR="00D87B19">
        <w:rPr>
          <w:rFonts w:asciiTheme="majorBidi" w:hAnsiTheme="majorBidi" w:cstheme="majorBidi"/>
        </w:rPr>
        <w:t>es</w:t>
      </w:r>
      <w:r w:rsidR="0021447E">
        <w:rPr>
          <w:rFonts w:asciiTheme="majorBidi" w:hAnsiTheme="majorBidi" w:cstheme="majorBidi"/>
          <w:lang w:val="en-IL"/>
        </w:rPr>
        <w:t>,</w:t>
      </w:r>
      <w:r w:rsidR="00C807F6">
        <w:rPr>
          <w:rFonts w:asciiTheme="majorBidi" w:hAnsiTheme="majorBidi" w:cstheme="majorBidi"/>
        </w:rPr>
        <w:t xml:space="preserve"> </w:t>
      </w:r>
      <w:r w:rsidR="0021447E">
        <w:rPr>
          <w:rFonts w:asciiTheme="majorBidi" w:hAnsiTheme="majorBidi" w:cstheme="majorBidi"/>
        </w:rPr>
        <w:t>from moment-to-moment</w:t>
      </w:r>
      <w:r w:rsidR="0021447E">
        <w:rPr>
          <w:rFonts w:asciiTheme="majorBidi" w:hAnsiTheme="majorBidi" w:cstheme="majorBidi"/>
          <w:lang w:val="en-IL"/>
        </w:rPr>
        <w:t>,</w:t>
      </w:r>
      <w:r w:rsidR="0021447E">
        <w:rPr>
          <w:rFonts w:asciiTheme="majorBidi" w:hAnsiTheme="majorBidi" w:cstheme="majorBidi"/>
        </w:rPr>
        <w:t xml:space="preserve"> </w:t>
      </w:r>
      <w:r w:rsidR="00C807F6">
        <w:rPr>
          <w:rFonts w:asciiTheme="majorBidi" w:hAnsiTheme="majorBidi" w:cstheme="majorBidi"/>
        </w:rPr>
        <w:t xml:space="preserve">which </w:t>
      </w:r>
      <w:r w:rsidR="00D87B19">
        <w:rPr>
          <w:rFonts w:asciiTheme="majorBidi" w:hAnsiTheme="majorBidi" w:cstheme="majorBidi"/>
        </w:rPr>
        <w:t>information</w:t>
      </w:r>
      <w:r w:rsidR="00C807F6">
        <w:rPr>
          <w:rFonts w:asciiTheme="majorBidi" w:hAnsiTheme="majorBidi" w:cstheme="majorBidi"/>
        </w:rPr>
        <w:t xml:space="preserve"> </w:t>
      </w:r>
      <w:r w:rsidR="00B50520">
        <w:rPr>
          <w:rFonts w:asciiTheme="majorBidi" w:hAnsiTheme="majorBidi" w:cstheme="majorBidi"/>
        </w:rPr>
        <w:t>reach</w:t>
      </w:r>
      <w:r w:rsidR="00DE7758">
        <w:rPr>
          <w:rFonts w:asciiTheme="majorBidi" w:hAnsiTheme="majorBidi" w:cstheme="majorBidi"/>
        </w:rPr>
        <w:t>es</w:t>
      </w:r>
      <w:r w:rsidR="00C807F6">
        <w:rPr>
          <w:rFonts w:asciiTheme="majorBidi" w:hAnsiTheme="majorBidi" w:cstheme="majorBidi"/>
        </w:rPr>
        <w:t xml:space="preserve"> </w:t>
      </w:r>
      <w:r w:rsidR="0021447E">
        <w:rPr>
          <w:rFonts w:asciiTheme="majorBidi" w:hAnsiTheme="majorBidi" w:cstheme="majorBidi"/>
          <w:lang w:val="en-IL"/>
        </w:rPr>
        <w:t>WM;</w:t>
      </w:r>
      <w:r w:rsidR="00596F4B">
        <w:rPr>
          <w:rFonts w:asciiTheme="majorBidi" w:hAnsiTheme="majorBidi" w:cstheme="majorBidi"/>
        </w:rPr>
        <w:t xml:space="preserve"> </w:t>
      </w:r>
      <w:r w:rsidR="00D87B19">
        <w:rPr>
          <w:rFonts w:asciiTheme="majorBidi" w:hAnsiTheme="majorBidi" w:cstheme="majorBidi"/>
        </w:rPr>
        <w:t xml:space="preserve">and </w:t>
      </w:r>
      <w:r w:rsidR="0021447E">
        <w:rPr>
          <w:rFonts w:asciiTheme="majorBidi" w:hAnsiTheme="majorBidi" w:cstheme="majorBidi"/>
          <w:lang w:val="en-IL"/>
        </w:rPr>
        <w:t>WM</w:t>
      </w:r>
      <w:r w:rsidR="00D87B19">
        <w:rPr>
          <w:rFonts w:asciiTheme="majorBidi" w:hAnsiTheme="majorBidi" w:cstheme="majorBidi"/>
        </w:rPr>
        <w:t xml:space="preserve"> serves as the</w:t>
      </w:r>
      <w:r w:rsidR="0021447E">
        <w:rPr>
          <w:rFonts w:asciiTheme="majorBidi" w:hAnsiTheme="majorBidi" w:cstheme="majorBidi"/>
          <w:lang w:val="en-IL"/>
        </w:rPr>
        <w:t xml:space="preserve"> temporary</w:t>
      </w:r>
      <w:r w:rsidR="00D87B19">
        <w:rPr>
          <w:rFonts w:asciiTheme="majorBidi" w:hAnsiTheme="majorBidi" w:cstheme="majorBidi"/>
        </w:rPr>
        <w:t xml:space="preserve"> </w:t>
      </w:r>
      <w:r w:rsidR="000C2BFA">
        <w:rPr>
          <w:rFonts w:asciiTheme="majorBidi" w:hAnsiTheme="majorBidi" w:cstheme="majorBidi"/>
        </w:rPr>
        <w:t>storage</w:t>
      </w:r>
      <w:r w:rsidR="00D87B19">
        <w:rPr>
          <w:rFonts w:asciiTheme="majorBidi" w:hAnsiTheme="majorBidi" w:cstheme="majorBidi"/>
        </w:rPr>
        <w:t xml:space="preserve"> mechanism </w:t>
      </w:r>
      <w:commentRangeStart w:id="237"/>
      <w:r w:rsidR="00D87B19">
        <w:rPr>
          <w:rFonts w:asciiTheme="majorBidi" w:hAnsiTheme="majorBidi" w:cstheme="majorBidi"/>
        </w:rPr>
        <w:t xml:space="preserve">of conscious detail </w:t>
      </w:r>
      <w:commentRangeEnd w:id="237"/>
      <w:r w:rsidR="00B8500C">
        <w:rPr>
          <w:rStyle w:val="CommentReference"/>
        </w:rPr>
        <w:commentReference w:id="237"/>
      </w:r>
      <w:commentRangeStart w:id="238"/>
      <w:commentRangeStart w:id="239"/>
      <w:r w:rsidR="00D87B19">
        <w:rPr>
          <w:rFonts w:asciiTheme="majorBidi" w:hAnsiTheme="majorBidi" w:cstheme="majorBidi"/>
        </w:rPr>
        <w:fldChar w:fldCharType="begin" w:fldLock="1"/>
      </w:r>
      <w:r w:rsidR="00D87B19">
        <w:rPr>
          <w:rFonts w:asciiTheme="majorBidi" w:hAnsiTheme="majorBidi" w:cstheme="majorBidi"/>
        </w:rPr>
        <w:instrText>ADDIN CSL_CITATION {"citationItems":[{"id":"ITEM-1","itemData":{"ISBN":"1664-1078","abstract":"Consciousness has of late become a “hot topic” in neuroscience. Empirical work has centered on identifying potential neural correlates of consciousness (NCCs), with a converging view that the prefrontal parietal network (PPN) is closely associated with this process. Theoretical work has primarily sought to explain how informational properties of this cortical network could account for phenomenal properties of consciousness. However, both empirical and theoretical research has given less focus to the psychological features that may account for the NCCs. The PPN has also been heavily linked with cognitive processes, such as attention. We describe how this literature is under-appreciated in consciousness science, in part due to the increasingly entrenched assumption of a strong dissociation between attention and consciousness. We argue instead that there is more common ground between attention and consciousness than is usually emphasized: although objects can under certain circumstances be attended to in the absence of conscious access, attention as a content selection and boosting mechanism is an important and necessary aspect of consciousness. Like attention, working memory and executive control involve the interlinking of multiple mental objects and have also been closely associated with the PPN. We propose that this set of cognitive functions, in concert with attention, make up the core psychological components of consciousness. One related process, chunking, exploits logical or mnemonic redundancies in a dataset so that it can be recoded and a given task optimized. Chunking has been shown to activate PPN particularly robustly, even compared with other cognitively demanding tasks, such as working memory or mental arithmetic. It is therefore possible that chunking, as a tool to detect useful patterns within an integrated set of intensely processed (attended) information, has a central role to play in consciousness. Following on from this, we suggest that a key evolutionary purpose of consciousness may be to provide innovative solutions to complex or novel problems.","author":[{"dropping-particle":"","family":"Bor","given":"Daniel","non-dropping-particle":"","parse-names":false,"suffix":""},{"dropping-particle":"","family":"Seth","given":"Anil","non-dropping-particle":"","parse-names":false,"suffix":""}],"container-title":"Frontiers in Psychology  ","id":"ITEM-1","issued":{"date-parts":[["2012"]]},"page":"63","title":"Consciousness and the Prefrontal Parietal Network: Insights from Attention, Working Memory, and Chunking   ","type":"article","volume":"3      "},"uris":["http://www.mendeley.com/documents/?uuid=170bef71-8623-452d-8232-4707f8fdc8f2"]}],"mendeley":{"formattedCitation":"(Bor &amp; Seth, 2012)","plainTextFormattedCitation":"(Bor &amp; Seth, 2012)","previouslyFormattedCitation":"(Bor &amp; Seth, 2012)"},"properties":{"noteIndex":0},"schema":"https://github.com/citation-style-language/schema/raw/master/csl-citation.json"}</w:instrText>
      </w:r>
      <w:r w:rsidR="00D87B19">
        <w:rPr>
          <w:rFonts w:asciiTheme="majorBidi" w:hAnsiTheme="majorBidi" w:cstheme="majorBidi"/>
        </w:rPr>
        <w:fldChar w:fldCharType="separate"/>
      </w:r>
      <w:r w:rsidR="00D87B19" w:rsidRPr="002C35AB">
        <w:rPr>
          <w:rFonts w:asciiTheme="majorBidi" w:hAnsiTheme="majorBidi" w:cstheme="majorBidi"/>
          <w:noProof/>
        </w:rPr>
        <w:t>(Bor &amp; Seth, 2012)</w:t>
      </w:r>
      <w:r w:rsidR="00D87B19">
        <w:rPr>
          <w:rFonts w:asciiTheme="majorBidi" w:hAnsiTheme="majorBidi" w:cstheme="majorBidi"/>
        </w:rPr>
        <w:fldChar w:fldCharType="end"/>
      </w:r>
      <w:commentRangeEnd w:id="238"/>
      <w:commentRangeEnd w:id="239"/>
      <w:r w:rsidR="00E94C66">
        <w:rPr>
          <w:rStyle w:val="CommentReference"/>
        </w:rPr>
        <w:commentReference w:id="238"/>
      </w:r>
      <w:r w:rsidR="00854EF3">
        <w:rPr>
          <w:rStyle w:val="CommentReference"/>
        </w:rPr>
        <w:commentReference w:id="239"/>
      </w:r>
      <w:r>
        <w:rPr>
          <w:rFonts w:asciiTheme="majorBidi" w:hAnsiTheme="majorBidi" w:cstheme="majorBidi"/>
        </w:rPr>
        <w:t>.</w:t>
      </w:r>
    </w:p>
    <w:p w14:paraId="396496DE" w14:textId="0EF964C6" w:rsidR="0075551C" w:rsidRPr="0075551C" w:rsidRDefault="0075551C" w:rsidP="0075551C">
      <w:pPr>
        <w:pStyle w:val="Heading2"/>
        <w:rPr>
          <w:ins w:id="240" w:author="עמית ברנשטיין" w:date="2020-03-12T16:16:00Z"/>
          <w:highlight w:val="cyan"/>
          <w:rPrChange w:id="241" w:author="עמית ברנשטיין" w:date="2020-03-12T16:20:00Z">
            <w:rPr>
              <w:ins w:id="242" w:author="עמית ברנשטיין" w:date="2020-03-12T16:16:00Z"/>
            </w:rPr>
          </w:rPrChange>
        </w:rPr>
      </w:pPr>
      <w:ins w:id="243" w:author="עמית ברנשטיין" w:date="2020-03-12T16:16:00Z">
        <w:r w:rsidRPr="0075551C">
          <w:rPr>
            <w:highlight w:val="cyan"/>
            <w:rPrChange w:id="244" w:author="עמית ברנשטיין" w:date="2020-03-12T16:20:00Z">
              <w:rPr/>
            </w:rPrChange>
          </w:rPr>
          <w:lastRenderedPageBreak/>
          <w:t xml:space="preserve">A dynamic and </w:t>
        </w:r>
        <w:commentRangeStart w:id="245"/>
        <w:r w:rsidRPr="0075551C">
          <w:rPr>
            <w:highlight w:val="cyan"/>
            <w:rPrChange w:id="246" w:author="עמית ברנשטיין" w:date="2020-03-12T16:20:00Z">
              <w:rPr/>
            </w:rPrChange>
          </w:rPr>
          <w:t xml:space="preserve">complex </w:t>
        </w:r>
      </w:ins>
      <w:commentRangeEnd w:id="245"/>
      <w:ins w:id="247" w:author="עמית ברנשטיין" w:date="2020-03-12T16:19:00Z">
        <w:r w:rsidRPr="0075551C">
          <w:rPr>
            <w:rStyle w:val="CommentReference"/>
            <w:rFonts w:eastAsiaTheme="minorHAnsi" w:cstheme="minorBidi"/>
            <w:b w:val="0"/>
            <w:highlight w:val="cyan"/>
            <w:rPrChange w:id="248" w:author="עמית ברנשטיין" w:date="2020-03-12T16:20:00Z">
              <w:rPr>
                <w:rStyle w:val="CommentReference"/>
                <w:rFonts w:eastAsiaTheme="minorHAnsi" w:cstheme="minorBidi"/>
                <w:b w:val="0"/>
              </w:rPr>
            </w:rPrChange>
          </w:rPr>
          <w:commentReference w:id="245"/>
        </w:r>
      </w:ins>
      <w:ins w:id="249" w:author="עמית ברנשטיין" w:date="2020-03-12T16:16:00Z">
        <w:r w:rsidRPr="0075551C">
          <w:rPr>
            <w:highlight w:val="cyan"/>
            <w:rPrChange w:id="250" w:author="עמית ברנשטיין" w:date="2020-03-12T16:20:00Z">
              <w:rPr/>
            </w:rPrChange>
          </w:rPr>
          <w:t>system</w:t>
        </w:r>
      </w:ins>
      <w:ins w:id="251" w:author="עמית ברנשטיין" w:date="2020-03-12T16:18:00Z">
        <w:r w:rsidRPr="0075551C">
          <w:rPr>
            <w:highlight w:val="cyan"/>
            <w:rPrChange w:id="252" w:author="עמית ברנשטיין" w:date="2020-03-12T16:20:00Z">
              <w:rPr/>
            </w:rPrChange>
          </w:rPr>
          <w:t xml:space="preserve"> </w:t>
        </w:r>
      </w:ins>
    </w:p>
    <w:p w14:paraId="7C86AC8B" w14:textId="0ED14CBA" w:rsidR="0075551C" w:rsidRPr="0075551C" w:rsidRDefault="0075551C" w:rsidP="0075551C">
      <w:pPr>
        <w:pStyle w:val="Heading2"/>
        <w:ind w:firstLine="720"/>
        <w:rPr>
          <w:ins w:id="253" w:author="עמית ברנשטיין" w:date="2020-03-12T16:19:00Z"/>
          <w:b w:val="0"/>
          <w:bCs/>
          <w:highlight w:val="cyan"/>
          <w:rPrChange w:id="254" w:author="עמית ברנשטיין" w:date="2020-03-12T16:20:00Z">
            <w:rPr>
              <w:ins w:id="255" w:author="עמית ברנשטיין" w:date="2020-03-12T16:19:00Z"/>
              <w:b w:val="0"/>
              <w:bCs/>
            </w:rPr>
          </w:rPrChange>
        </w:rPr>
      </w:pPr>
      <w:ins w:id="256" w:author="עמית ברנשטיין" w:date="2020-03-12T16:16:00Z">
        <w:r w:rsidRPr="0075551C">
          <w:rPr>
            <w:b w:val="0"/>
            <w:bCs/>
            <w:highlight w:val="cyan"/>
            <w:rPrChange w:id="257" w:author="עמית ברנשטיין" w:date="2020-03-12T16:20:00Z">
              <w:rPr/>
            </w:rPrChange>
          </w:rPr>
          <w:t xml:space="preserve">Phenomenologically, </w:t>
        </w:r>
        <w:commentRangeStart w:id="258"/>
        <w:r w:rsidRPr="0075551C">
          <w:rPr>
            <w:b w:val="0"/>
            <w:bCs/>
            <w:highlight w:val="cyan"/>
            <w:rPrChange w:id="259" w:author="עמית ברנשטיין" w:date="2020-03-12T16:20:00Z">
              <w:rPr/>
            </w:rPrChange>
          </w:rPr>
          <w:t xml:space="preserve">thinking </w:t>
        </w:r>
        <w:commentRangeEnd w:id="258"/>
        <w:r w:rsidRPr="0075551C">
          <w:rPr>
            <w:rStyle w:val="CommentReference"/>
            <w:b w:val="0"/>
            <w:bCs/>
            <w:highlight w:val="cyan"/>
            <w:rPrChange w:id="260" w:author="עמית ברנשטיין" w:date="2020-03-12T16:20:00Z">
              <w:rPr>
                <w:rStyle w:val="CommentReference"/>
              </w:rPr>
            </w:rPrChange>
          </w:rPr>
          <w:commentReference w:id="258"/>
        </w:r>
        <w:r w:rsidRPr="0075551C">
          <w:rPr>
            <w:b w:val="0"/>
            <w:bCs/>
            <w:highlight w:val="cyan"/>
            <w:rPrChange w:id="261" w:author="עמית ברנשטיין" w:date="2020-03-12T16:20:00Z">
              <w:rPr/>
            </w:rPrChange>
          </w:rPr>
          <w:t>is not typically experienced as a series of discrete momentary states.</w:t>
        </w:r>
        <w:r w:rsidRPr="0075551C">
          <w:rPr>
            <w:b w:val="0"/>
            <w:bCs/>
            <w:highlight w:val="cyan"/>
            <w:lang w:val="en-IL"/>
            <w:rPrChange w:id="262" w:author="עמית ברנשטיין" w:date="2020-03-12T16:20:00Z">
              <w:rPr>
                <w:lang w:val="en-IL"/>
              </w:rPr>
            </w:rPrChange>
          </w:rPr>
          <w:t xml:space="preserve"> T</w:t>
        </w:r>
        <w:proofErr w:type="spellStart"/>
        <w:r w:rsidRPr="0075551C">
          <w:rPr>
            <w:b w:val="0"/>
            <w:bCs/>
            <w:highlight w:val="cyan"/>
            <w:rPrChange w:id="263" w:author="עמית ברנשטיין" w:date="2020-03-12T16:20:00Z">
              <w:rPr/>
            </w:rPrChange>
          </w:rPr>
          <w:t>houghts</w:t>
        </w:r>
        <w:proofErr w:type="spellEnd"/>
        <w:r w:rsidRPr="0075551C">
          <w:rPr>
            <w:b w:val="0"/>
            <w:bCs/>
            <w:highlight w:val="cyan"/>
            <w:rPrChange w:id="264" w:author="עמית ברנשטיין" w:date="2020-03-12T16:20:00Z">
              <w:rPr/>
            </w:rPrChange>
          </w:rPr>
          <w:t xml:space="preserve"> and memories unfold over time, they trigger other related thoughts, memories and emotions, and so forth.</w:t>
        </w:r>
      </w:ins>
      <w:ins w:id="265" w:author="עמית ברנשטיין" w:date="2020-03-12T16:19:00Z">
        <w:r w:rsidRPr="0075551C">
          <w:rPr>
            <w:b w:val="0"/>
            <w:bCs/>
            <w:highlight w:val="cyan"/>
            <w:rPrChange w:id="266" w:author="עמית ברנשטיין" w:date="2020-03-12T16:20:00Z">
              <w:rPr>
                <w:b w:val="0"/>
                <w:bCs/>
              </w:rPr>
            </w:rPrChange>
          </w:rPr>
          <w:t xml:space="preserve"> </w:t>
        </w:r>
      </w:ins>
      <w:ins w:id="267" w:author="עמית ברנשטיין" w:date="2020-03-12T16:21:00Z">
        <w:r>
          <w:rPr>
            <w:b w:val="0"/>
            <w:bCs/>
            <w:highlight w:val="cyan"/>
          </w:rPr>
          <w:t xml:space="preserve">THEN IN THIS PARAGRAPH YOU INTRODUCE STABILITY/VARIABILITY. </w:t>
        </w:r>
      </w:ins>
    </w:p>
    <w:p w14:paraId="3B72220B" w14:textId="2A1B7E61" w:rsidR="0075551C" w:rsidRPr="0075551C" w:rsidRDefault="0075551C" w:rsidP="0075551C">
      <w:pPr>
        <w:pStyle w:val="Heading2"/>
        <w:ind w:firstLine="720"/>
        <w:rPr>
          <w:ins w:id="268" w:author="עמית ברנשטיין" w:date="2020-03-12T16:17:00Z"/>
          <w:b w:val="0"/>
          <w:bCs/>
          <w:rPrChange w:id="269" w:author="עמית ברנשטיין" w:date="2020-03-12T16:17:00Z">
            <w:rPr>
              <w:ins w:id="270" w:author="עמית ברנשטיין" w:date="2020-03-12T16:17:00Z"/>
            </w:rPr>
          </w:rPrChange>
        </w:rPr>
        <w:pPrChange w:id="271" w:author="עמית ברנשטיין" w:date="2020-03-12T16:17:00Z">
          <w:pPr>
            <w:pStyle w:val="Heading2"/>
          </w:pPr>
        </w:pPrChange>
      </w:pPr>
      <w:ins w:id="272" w:author="עמית ברנשטיין" w:date="2020-03-12T16:19:00Z">
        <w:r w:rsidRPr="0075551C">
          <w:rPr>
            <w:b w:val="0"/>
            <w:bCs/>
            <w:highlight w:val="cyan"/>
            <w:rPrChange w:id="273" w:author="עמית ברנשטיין" w:date="2020-03-12T16:20:00Z">
              <w:rPr>
                <w:b w:val="0"/>
                <w:bCs/>
              </w:rPr>
            </w:rPrChange>
          </w:rPr>
          <w:t xml:space="preserve">Moreover, </w:t>
        </w:r>
      </w:ins>
      <w:ins w:id="274" w:author="עמית ברנשטיין" w:date="2020-03-12T16:20:00Z">
        <w:r w:rsidRPr="0075551C">
          <w:rPr>
            <w:b w:val="0"/>
            <w:bCs/>
            <w:highlight w:val="cyan"/>
            <w:rPrChange w:id="275" w:author="עמית ברנשטיין" w:date="2020-03-12T16:20:00Z">
              <w:rPr>
                <w:b w:val="0"/>
                <w:bCs/>
              </w:rPr>
            </w:rPrChange>
          </w:rPr>
          <w:t>COMP</w:t>
        </w:r>
        <w:r w:rsidRPr="0075551C">
          <w:rPr>
            <w:b w:val="0"/>
            <w:bCs/>
            <w:highlight w:val="cyan"/>
            <w:rPrChange w:id="276" w:author="עמית ברנשטיין" w:date="2020-03-12T16:21:00Z">
              <w:rPr>
                <w:b w:val="0"/>
                <w:bCs/>
              </w:rPr>
            </w:rPrChange>
          </w:rPr>
          <w:t>LE</w:t>
        </w:r>
      </w:ins>
      <w:ins w:id="277" w:author="עמית ברנשטיין" w:date="2020-03-12T16:21:00Z">
        <w:r w:rsidRPr="0075551C">
          <w:rPr>
            <w:b w:val="0"/>
            <w:bCs/>
            <w:highlight w:val="cyan"/>
            <w:rPrChange w:id="278" w:author="עמית ברנשטיין" w:date="2020-03-12T16:21:00Z">
              <w:rPr>
                <w:b w:val="0"/>
                <w:bCs/>
              </w:rPr>
            </w:rPrChange>
          </w:rPr>
          <w:t>X. YOU INTRODUCE INTER-TRANSACTING FACTORS INCLUDING EMOTION.</w:t>
        </w:r>
      </w:ins>
    </w:p>
    <w:p w14:paraId="71A7A11B" w14:textId="75BC078A" w:rsidR="00B44DFE" w:rsidRPr="00A52CD3" w:rsidDel="00B44DFE" w:rsidRDefault="00B44DFE" w:rsidP="0075551C">
      <w:pPr>
        <w:pStyle w:val="Heading2"/>
        <w:rPr>
          <w:del w:id="279" w:author="עמית ברנשטיין" w:date="2020-03-12T16:02:00Z"/>
        </w:rPr>
        <w:pPrChange w:id="280" w:author="עמית ברנשטיין" w:date="2020-03-12T16:17:00Z">
          <w:pPr/>
        </w:pPrChange>
      </w:pPr>
    </w:p>
    <w:p w14:paraId="08EF31A3" w14:textId="2D594975" w:rsidR="00DB044B" w:rsidRPr="00F83D86" w:rsidRDefault="00DB044B" w:rsidP="0075551C">
      <w:pPr>
        <w:pStyle w:val="Heading2"/>
      </w:pPr>
      <w:r w:rsidRPr="00B44DFE">
        <w:t>Temporal</w:t>
      </w:r>
      <w:r>
        <w:t xml:space="preserve"> dynamics of internal attention</w:t>
      </w:r>
      <w:del w:id="281" w:author="עמית ברנשטיין" w:date="2020-03-09T14:56:00Z">
        <w:r w:rsidR="00F20438" w:rsidDel="00ED436B">
          <w:delText>:</w:delText>
        </w:r>
      </w:del>
      <w:r w:rsidR="00F20438">
        <w:t xml:space="preserve"> </w:t>
      </w:r>
      <w:commentRangeStart w:id="282"/>
      <w:del w:id="283" w:author="עמית ברנשטיין" w:date="2020-03-09T14:56:00Z">
        <w:r w:rsidR="00F20438" w:rsidDel="00ED436B">
          <w:delText xml:space="preserve">A dynamic systems </w:delText>
        </w:r>
        <w:r w:rsidR="000857F2" w:rsidDel="00ED436B">
          <w:delText>perspective</w:delText>
        </w:r>
        <w:r w:rsidR="00F83D86" w:rsidDel="00ED436B">
          <w:delText xml:space="preserve"> </w:delText>
        </w:r>
        <w:commentRangeEnd w:id="282"/>
        <w:r w:rsidR="00ED436B" w:rsidDel="00ED436B">
          <w:rPr>
            <w:rStyle w:val="CommentReference"/>
            <w:rFonts w:eastAsiaTheme="minorHAnsi" w:cstheme="minorBidi"/>
            <w:b w:val="0"/>
          </w:rPr>
          <w:commentReference w:id="282"/>
        </w:r>
      </w:del>
    </w:p>
    <w:p w14:paraId="548ECD21" w14:textId="77777777" w:rsidR="00B44DFE" w:rsidRDefault="00DB044B" w:rsidP="00A14940">
      <w:pPr>
        <w:rPr>
          <w:ins w:id="284" w:author="עמית ברנשטיין" w:date="2020-03-12T16:05:00Z"/>
        </w:rPr>
      </w:pPr>
      <w:r>
        <w:t xml:space="preserve">Phenomenologically, </w:t>
      </w:r>
      <w:commentRangeStart w:id="285"/>
      <w:r>
        <w:t xml:space="preserve">thinking </w:t>
      </w:r>
      <w:commentRangeEnd w:id="285"/>
      <w:r w:rsidR="00E94C66">
        <w:rPr>
          <w:rStyle w:val="CommentReference"/>
        </w:rPr>
        <w:commentReference w:id="285"/>
      </w:r>
      <w:r>
        <w:t xml:space="preserve">is </w:t>
      </w:r>
      <w:ins w:id="286" w:author="עמית ברנשטיין" w:date="2020-03-08T20:18:00Z">
        <w:r w:rsidR="002229DB">
          <w:t xml:space="preserve">not </w:t>
        </w:r>
      </w:ins>
      <w:r w:rsidR="00011959">
        <w:t xml:space="preserve">typically </w:t>
      </w:r>
      <w:del w:id="287" w:author="עמית ברנשטיין" w:date="2020-03-08T20:18:00Z">
        <w:r w:rsidDel="002229DB">
          <w:delText xml:space="preserve">not </w:delText>
        </w:r>
      </w:del>
      <w:r w:rsidR="00E570C4">
        <w:t>experienced</w:t>
      </w:r>
      <w:r>
        <w:t xml:space="preserve"> a</w:t>
      </w:r>
      <w:r w:rsidR="00E570C4">
        <w:t>s a</w:t>
      </w:r>
      <w:r>
        <w:t xml:space="preserve"> </w:t>
      </w:r>
      <w:ins w:id="288" w:author="עמית ברנשטיין" w:date="2020-03-08T20:18:00Z">
        <w:r w:rsidR="002229DB">
          <w:t xml:space="preserve">series of </w:t>
        </w:r>
      </w:ins>
      <w:r>
        <w:t>discrete momentary state</w:t>
      </w:r>
      <w:ins w:id="289" w:author="עמית ברנשטיין" w:date="2020-03-08T20:18:00Z">
        <w:r w:rsidR="002229DB">
          <w:t>s</w:t>
        </w:r>
      </w:ins>
      <w:r>
        <w:t>.</w:t>
      </w:r>
      <w:del w:id="290" w:author="יפתח עמיר" w:date="2020-01-28T08:36:00Z">
        <w:r w:rsidDel="000857F2">
          <w:delText xml:space="preserve"> </w:delText>
        </w:r>
        <w:r w:rsidR="00F20438" w:rsidDel="000857F2">
          <w:delText xml:space="preserve">Yet, </w:delText>
        </w:r>
      </w:del>
      <w:ins w:id="291" w:author="יפתח עמיר" w:date="2020-01-28T08:36:00Z">
        <w:r w:rsidR="000857F2">
          <w:rPr>
            <w:lang w:val="en-IL"/>
          </w:rPr>
          <w:t xml:space="preserve"> </w:t>
        </w:r>
      </w:ins>
      <w:del w:id="292" w:author="יפתח עמיר" w:date="2020-01-28T08:36:00Z">
        <w:r w:rsidR="00F20438" w:rsidDel="000857F2">
          <w:delText>t</w:delText>
        </w:r>
      </w:del>
      <w:ins w:id="293" w:author="יפתח עמיר" w:date="2020-01-28T08:36:00Z">
        <w:r w:rsidR="000857F2">
          <w:rPr>
            <w:lang w:val="en-IL"/>
          </w:rPr>
          <w:t>T</w:t>
        </w:r>
      </w:ins>
      <w:proofErr w:type="spellStart"/>
      <w:r>
        <w:t>houghts</w:t>
      </w:r>
      <w:proofErr w:type="spellEnd"/>
      <w:r>
        <w:t xml:space="preserve"> and memories unfold over time, they </w:t>
      </w:r>
      <w:commentRangeStart w:id="294"/>
      <w:r>
        <w:t xml:space="preserve">trigger </w:t>
      </w:r>
      <w:r w:rsidR="00C4611D">
        <w:t xml:space="preserve">other </w:t>
      </w:r>
      <w:r>
        <w:t xml:space="preserve">related thoughts, memories and emotions, </w:t>
      </w:r>
      <w:r w:rsidR="00335545">
        <w:t>and so forth</w:t>
      </w:r>
      <w:r>
        <w:t>.</w:t>
      </w:r>
      <w:r w:rsidR="00963B33">
        <w:t xml:space="preserve"> </w:t>
      </w:r>
      <w:del w:id="295" w:author="עמית ברנשטיין" w:date="2020-03-08T20:18:00Z">
        <w:r w:rsidR="00335545" w:rsidDel="002229DB">
          <w:delText>W</w:delText>
        </w:r>
        <w:r w:rsidR="00963B33" w:rsidDel="002229DB">
          <w:delText xml:space="preserve">hile </w:delText>
        </w:r>
      </w:del>
      <w:ins w:id="296" w:author="עמית ברנשטיין" w:date="2020-03-08T20:18:00Z">
        <w:r w:rsidR="002229DB">
          <w:t xml:space="preserve">This phenomenological </w:t>
        </w:r>
      </w:ins>
      <w:r w:rsidR="00E570C4">
        <w:t>stream-</w:t>
      </w:r>
      <w:commentRangeEnd w:id="294"/>
      <w:r w:rsidR="00A14940">
        <w:rPr>
          <w:rStyle w:val="CommentReference"/>
        </w:rPr>
        <w:commentReference w:id="294"/>
      </w:r>
      <w:r w:rsidR="00E570C4">
        <w:t>of-</w:t>
      </w:r>
      <w:r w:rsidR="00963B33">
        <w:t xml:space="preserve">thought is </w:t>
      </w:r>
      <w:r w:rsidR="00E570C4">
        <w:t>typically</w:t>
      </w:r>
      <w:r w:rsidR="00963B33">
        <w:t xml:space="preserve"> experience</w:t>
      </w:r>
      <w:r w:rsidR="00E570C4">
        <w:t xml:space="preserve">d </w:t>
      </w:r>
      <w:del w:id="297" w:author="עמית ברנשטיין" w:date="2020-03-08T20:18:00Z">
        <w:r w:rsidR="00E570C4" w:rsidDel="002229DB">
          <w:delText xml:space="preserve">as </w:delText>
        </w:r>
      </w:del>
      <w:ins w:id="298" w:author="עמית ברנשטיין" w:date="2020-03-08T20:18:00Z">
        <w:r w:rsidR="002229DB">
          <w:t xml:space="preserve">coherent in terms of the stability of its content or meaning </w:t>
        </w:r>
      </w:ins>
      <w:del w:id="299" w:author="עמית ברנשטיין" w:date="2020-03-08T20:18:00Z">
        <w:r w:rsidR="00E570C4" w:rsidDel="002229DB">
          <w:delText>stable in terms of content</w:delText>
        </w:r>
        <w:r w:rsidR="00011959" w:rsidDel="002229DB">
          <w:delText xml:space="preserve"> </w:delText>
        </w:r>
      </w:del>
      <w:ins w:id="300" w:author="עמית ברנשטיין" w:date="2020-03-08T20:15:00Z">
        <w:r w:rsidR="002229DB">
          <w:t xml:space="preserve">(i.e., </w:t>
        </w:r>
        <w:r w:rsidR="002229DB" w:rsidRPr="002229DB">
          <w:rPr>
            <w:highlight w:val="yellow"/>
            <w:rPrChange w:id="301" w:author="עמית ברנשטיין" w:date="2020-03-08T20:15:00Z">
              <w:rPr/>
            </w:rPrChange>
          </w:rPr>
          <w:t>XXXXXX</w:t>
        </w:r>
        <w:r w:rsidR="002229DB">
          <w:t xml:space="preserve">) </w:t>
        </w:r>
      </w:ins>
      <w:del w:id="302" w:author="עמית ברנשטיין" w:date="2020-03-08T20:18:00Z">
        <w:r w:rsidR="00011959" w:rsidDel="002229DB">
          <w:delText>it is also</w:delText>
        </w:r>
      </w:del>
      <w:ins w:id="303" w:author="עמית ברנשטיין" w:date="2020-03-08T20:18:00Z">
        <w:r w:rsidR="002229DB">
          <w:t>yet it also</w:t>
        </w:r>
      </w:ins>
      <w:r w:rsidR="00011959">
        <w:t xml:space="preserve"> transitive</w:t>
      </w:r>
      <w:ins w:id="304" w:author="עמית ברנשטיין" w:date="2020-03-08T20:15:00Z">
        <w:r w:rsidR="002229DB">
          <w:t xml:space="preserve"> (i.e., </w:t>
        </w:r>
        <w:commentRangeStart w:id="305"/>
        <w:r w:rsidR="002229DB" w:rsidRPr="002229DB">
          <w:rPr>
            <w:highlight w:val="yellow"/>
            <w:rPrChange w:id="306" w:author="עמית ברנשטיין" w:date="2020-03-08T20:15:00Z">
              <w:rPr/>
            </w:rPrChange>
          </w:rPr>
          <w:t>XXXXXX</w:t>
        </w:r>
        <w:commentRangeEnd w:id="305"/>
        <w:r w:rsidR="002229DB">
          <w:rPr>
            <w:rStyle w:val="CommentReference"/>
          </w:rPr>
          <w:commentReference w:id="305"/>
        </w:r>
        <w:r w:rsidR="002229DB">
          <w:t>)</w:t>
        </w:r>
      </w:ins>
      <w:r w:rsidR="00E570C4">
        <w:t xml:space="preserve"> </w:t>
      </w:r>
      <w:r w:rsidR="00E570C4">
        <w:fldChar w:fldCharType="begin" w:fldLock="1"/>
      </w:r>
      <w:r w:rsidR="00FD0EC2">
        <w:instrText>ADDIN CSL_CITATION {"citationItems":[{"id":"ITEM-1","itemData":{"DOI":"https://doi.org/10.1006/ccog.2000.0486","ISSN":"1053-8100","abstract":"William James described the stream of thought as having two components: (1) a nucleus of highly conscious, often perceptual material; and (2) a fringe of dimly felt contextual information that controls the entry of information into the nucleus and guides the progression of internally directed thought. Here I examine the neural and cognitive correlates of this phenomenology. A survey of the cognitive neuroscience literature suggests that the nucleus corresponds to a dynamic global buffer formed by interactions between different regions of the brain, while the fringe corresponds to a set of mechanisms in the frontal and medial temporal lobes that control the contents of this global buffer. A consequence of this account is that there might be conscious imagistic representations that are not part of the nucleus. I argue that phenomenology can be linked to psychology and neuroscience and a meaningful way that illuminates both.","author":[{"dropping-particle":"","family":"Epstein","given":"Russell","non-dropping-particle":"","parse-names":false,"suffix":""}],"container-title":"Consciousness and Cognition","id":"ITEM-1","issue":"4","issued":{"date-parts":[["2000"]]},"page":"550-575","title":"The Neural-Cognitive Basis of the Jamesian Stream of Thought","type":"article-journal","volume":"9"},"uris":["http://www.mendeley.com/documents/?uuid=ee78d11e-e41f-495a-857a-def789a45d9c"]},{"id":"ITEM-2","itemData":{"DOI":"10.1037/cns0000180","ISBN":"2326-5531(Electronic),2326-5523(Print)","abstract":"We conducted an exploratory study of adult individual differences in the contents of mind-wandering experiences and in the moment-to-moment consistency of that off-task thought content within tasks. This secondary analysis of a published dataset (Kane et al., 2016) examined the content-based thought reports that 472–541 undergraduates made within five probed tasks across three sessions, and tested whether executive-control abilities (working memory capacity, attention-restraint ability), or personality dimensions of schizotypy (positive, disorganized, negative), predicted particular contents of task-unrelated thought (TUT) or the (in)stability of TUT content across successive thought reports. Latent-variable models indicated trait-like consistency in both TUT content and short-term TUT-content stability across tasks and sessions; some subjects mind-wandered about some things more than others, and some subjects were more temporally consistent in their TUT content than were others. Higher executive control was associated with more evaluative thoughts about task performance and fewer thoughts about current physical or emotional states; higher positive and disorganized schizotypy was associated with more fantastical-daydream and worry content. Contrary to expectations, executive ability correlated positively with TUT instability: higher-ability students had more shifting and varied TUT content within a task. Post hoc analysis suggested that better executive control predicted inconsistent TUT content because it also predicted shorter streaks of mind-wandering; tuning back in to task-related thought may decouple trains of off-task thought and afford novel spontaneous or cued thought content. [Data, sample analysis scripts and output, and article preprint are available via the Open Science Framework: https://osf.io/guhw7/]. (PsycINFO Database Record (c) 2019 APA, all rights reserved)","author":[{"dropping-particle":"","family":"Welhaf","given":"Matthew S","non-dropping-particle":"","parse-names":false,"suffix":""},{"dropping-particle":"","family":"Smeekens","given":"Bridget A","non-dropping-particle":"","parse-names":false,"suffix":""},{"dropping-particle":"","family":"Gazzia","given":"Nicholas C","non-dropping-particle":"","parse-names":false,"suffix":""},{"dropping-particle":"","family":"Perkins","given":"Joshua B","non-dropping-particle":"","parse-names":false,"suffix":""},{"dropping-particle":"","family":"Silvia","given":"Paul J","non-dropping-particle":"","parse-names":false,"suffix":""},{"dropping-particle":"","family":"Meier","given":"Matt E","non-dropping-particle":"","parse-names":false,"suffix":""},{"dropping-particle":"","family":"Kwapil","given":"Thomas R","non-dropping-particle":"","parse-names":false,"suffix":""},{"dropping-particle":"","family":"Kane","given":"Michael J","non-dropping-particle":"","parse-names":false,"suffix":""}],"container-title":"Psychology of Consciousness: Theory, Research, and Practice","id":"ITEM-2","issued":{"date-parts":[["2019"]]},"page":"No Pagination Specified-No Pagination Specified","publisher":"Educational Publishing Foundation","publisher-place":"Welhaf, Matthew S.: Department of Psychology, University of North Carolina at Greensboro, P.O. Box 26170, Greensboro, NC, US, 27402-6170, mswelhaf@uncg.edu","title":"An exploratory analysis of individual differences in mind wandering content and consistency.","type":"article-journal"},"uris":["http://www.mendeley.com/documents/?uuid=b39d8fcb-89c8-4f2b-b617-03475f341944"]}],"mendeley":{"formattedCitation":"(Epstein, 2000; Welhaf et al., 2019)","plainTextFormattedCitation":"(Epstein, 2000; Welhaf et al., 2019)","previouslyFormattedCitation":"(Epstein, 2000; Welhaf et al., 2019)"},"properties":{"noteIndex":0},"schema":"https://github.com/citation-style-language/schema/raw/master/csl-citation.json"}</w:instrText>
      </w:r>
      <w:r w:rsidR="00E570C4">
        <w:fldChar w:fldCharType="separate"/>
      </w:r>
      <w:r w:rsidR="00EB1A81" w:rsidRPr="00EB1A81">
        <w:rPr>
          <w:noProof/>
        </w:rPr>
        <w:t>(Epstein, 2000; Welhaf et al., 2019)</w:t>
      </w:r>
      <w:r w:rsidR="00E570C4">
        <w:fldChar w:fldCharType="end"/>
      </w:r>
      <w:r w:rsidR="00011959">
        <w:t>.</w:t>
      </w:r>
      <w:r w:rsidR="00E570C4">
        <w:t xml:space="preserve"> </w:t>
      </w:r>
      <w:r w:rsidR="00011959" w:rsidRPr="00B44DFE">
        <w:rPr>
          <w:highlight w:val="cyan"/>
          <w:rPrChange w:id="307" w:author="עמית ברנשטיין" w:date="2020-03-12T16:08:00Z">
            <w:rPr/>
          </w:rPrChange>
        </w:rPr>
        <w:t>T</w:t>
      </w:r>
      <w:r w:rsidR="00E570C4" w:rsidRPr="00B44DFE">
        <w:rPr>
          <w:highlight w:val="cyan"/>
          <w:rPrChange w:id="308" w:author="עמית ברנשטיין" w:date="2020-03-12T16:08:00Z">
            <w:rPr/>
          </w:rPrChange>
        </w:rPr>
        <w:t>here</w:t>
      </w:r>
      <w:r w:rsidR="00E570C4">
        <w:t xml:space="preserve"> are necessary shifts or switches in </w:t>
      </w:r>
      <w:del w:id="309" w:author="עמית ברנשטיין" w:date="2020-03-08T20:19:00Z">
        <w:r w:rsidR="00E570C4" w:rsidDel="002229DB">
          <w:delText>content</w:delText>
        </w:r>
      </w:del>
      <w:ins w:id="310" w:author="עמית ברנשטיין" w:date="2020-03-08T20:19:00Z">
        <w:r w:rsidR="002229DB">
          <w:t xml:space="preserve">thought content </w:t>
        </w:r>
      </w:ins>
      <w:ins w:id="311" w:author="עמית ברנשטיין" w:date="2020-03-08T20:22:00Z">
        <w:r w:rsidR="00A14940">
          <w:t>–</w:t>
        </w:r>
      </w:ins>
      <w:ins w:id="312" w:author="עמית ברנשטיין" w:date="2020-03-08T20:19:00Z">
        <w:r w:rsidR="002229DB">
          <w:t xml:space="preserve"> </w:t>
        </w:r>
      </w:ins>
      <w:del w:id="313" w:author="עמית ברנשטיין" w:date="2020-03-08T20:19:00Z">
        <w:r w:rsidR="00011959" w:rsidDel="002229DB">
          <w:delText>,</w:delText>
        </w:r>
        <w:r w:rsidR="00E570C4" w:rsidDel="002229DB">
          <w:delText xml:space="preserve"> whether </w:delText>
        </w:r>
      </w:del>
      <w:r w:rsidR="00E570C4">
        <w:t xml:space="preserve">dictated by internal or external demands </w:t>
      </w:r>
      <w:r w:rsidR="00E570C4">
        <w:fldChar w:fldCharType="begin" w:fldLock="1"/>
      </w:r>
      <w:r w:rsidR="00E570C4">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framework","type":"article-journal","volume":"17"},"uris":["http://www.mendeley.com/documents/?uuid=ed007f4a-720b-4e9c-97dc-92a773e6b2ec"]},{"id":"ITEM-2","itemData":{"DOI":"10.1038/s41562-017-0244-9","ISBN":"2397-3374","ISSN":"23973374","PMID":"30035236","abstract":"full in drive\r\n\r\n*** several cognitive processes functioned simultaneously during self-generated mental activity.\r\n\r\n***internally directed experience may be achieved by pooling over multiple cognitive processes.***\r\n\r\nABSTRACT\r\nSelf-generated cognition (also referred to as internally directed cog-nition or internal processing), such as recalling memories, think-ing about the future or just mind wandering, is a key part of our experience. The functional roles and benefits of self-generated thinking are not fully understood 1 , but given the abundance of this type of thinking in our lives 2 , self-generated thinking is likely to be essential for humans. Accordingly, understanding the cognitive and neural mechanisms of self-generated cognition is an impor-tant endeavour. The literature on self-generated cognition 3,4 makes a distinction between self-generated processing that is initiated by an external task (for example, when a participant is asked to recall some specific past episode 5–8) and spontaneous, unconstrained self-generated processing without a specific task (for example, mind-wandering 9–12). In the present study, we explore task-initiated self-generated processing. It is generally accepted that the default mode network (DMN) is the principal brain locus of internal processing and self-generated cognition 4,13–16 . The DMN has been implicated in various types of processing, such as self-referential processing 17–25 , mental scene construction 25–28 and scene imagery 29 , mental time travel 30–32 , semantic processing 33–36 , constructive episodic memory 5,6 and retrieval of episodic memory 37–42 , social-related processing 43–49 , affective and emotional processing 50 , and creativity 51,52 . In addition, functional heterogeneity within the DMN has been established 53–65 . A conceptualization of these and similar observations has been provided by the multi-component account, according to which the DMN operates through multiple interactive components (or cognitive processes) working together 4 . While the authors of this account do not specify this explicitly, the two important functional principles that stem from the multi-component account are (1) dif-ferent cognitive processes work at the same time and (2) different cognitive processes are responsible for specific and distinct types of processing. Accordingly, to directly and empirically support the multi-component account, both principles must be shown in action within the same experiment. …","author":[{"dropping-particle":"","family":"Axelrod","given":"Vadim","non-dropping-particle":"","parse-names":false,"suffix":""},{"dropping-particle":"","family":"Rees","given":"Geraint","non-dropping-particle":"","parse-names":false,"suffix":""},{"dropping-particle":"","family":"Bar","given":"Moshe","non-dropping-particle":"","parse-names":false,"suffix":""}],"container-title":"Nature Human Behaviour","id":"ITEM-2","issue":"12","issued":{"date-parts":[["2017"]]},"page":"896-910","title":"The default network and the combination of cognitive processes that mediate self-generated thought","type":"article-journal","volume":"1"},"uris":["http://www.mendeley.com/documents/?uuid=2a6e15d5-34b5-499b-a3d8-23d876d0839d"]}],"mendeley":{"formattedCitation":"(Axelrod, Rees, &amp; Bar, 2017; Christoff et al., 2016)","plainTextFormattedCitation":"(Axelrod, Rees, &amp; Bar, 2017; Christoff et al., 2016)","previouslyFormattedCitation":"(Axelrod, Rees, &amp; Bar, 2017; Christoff et al., 2016)"},"properties":{"noteIndex":0},"schema":"https://github.com/citation-style-language/schema/raw/master/csl-citation.json"}</w:instrText>
      </w:r>
      <w:r w:rsidR="00E570C4">
        <w:fldChar w:fldCharType="separate"/>
      </w:r>
      <w:r w:rsidR="00E570C4" w:rsidRPr="00E570C4">
        <w:rPr>
          <w:noProof/>
        </w:rPr>
        <w:t>(Axelrod, Rees, &amp; Bar, 2017; Christoff et al., 2016)</w:t>
      </w:r>
      <w:r w:rsidR="00E570C4">
        <w:fldChar w:fldCharType="end"/>
      </w:r>
      <w:r w:rsidR="00E570C4">
        <w:t xml:space="preserve"> </w:t>
      </w:r>
      <w:del w:id="314" w:author="עמית ברנשטיין" w:date="2020-03-08T20:19:00Z">
        <w:r w:rsidR="00E570C4" w:rsidDel="002229DB">
          <w:delText xml:space="preserve">or </w:delText>
        </w:r>
      </w:del>
      <w:ins w:id="315" w:author="עמית ברנשטיין" w:date="2020-03-08T20:19:00Z">
        <w:r w:rsidR="002229DB">
          <w:t xml:space="preserve">as well as </w:t>
        </w:r>
      </w:ins>
      <w:del w:id="316" w:author="עמית ברנשטיין" w:date="2020-03-09T14:53:00Z">
        <w:r w:rsidR="00E570C4" w:rsidRPr="00ED436B" w:rsidDel="00ED436B">
          <w:rPr>
            <w:highlight w:val="yellow"/>
            <w:rPrChange w:id="317" w:author="עמית ברנשטיין" w:date="2020-03-09T14:54:00Z">
              <w:rPr/>
            </w:rPrChange>
          </w:rPr>
          <w:delText>(from the subjective point</w:delText>
        </w:r>
        <w:r w:rsidR="00A803DE" w:rsidRPr="00ED436B" w:rsidDel="00ED436B">
          <w:rPr>
            <w:highlight w:val="yellow"/>
            <w:rPrChange w:id="318" w:author="עמית ברנשטיין" w:date="2020-03-09T14:54:00Z">
              <w:rPr/>
            </w:rPrChange>
          </w:rPr>
          <w:delText xml:space="preserve"> </w:delText>
        </w:r>
        <w:r w:rsidR="00E570C4" w:rsidRPr="00ED436B" w:rsidDel="00ED436B">
          <w:rPr>
            <w:highlight w:val="yellow"/>
            <w:rPrChange w:id="319" w:author="עמית ברנשטיין" w:date="2020-03-09T14:54:00Z">
              <w:rPr/>
            </w:rPrChange>
          </w:rPr>
          <w:delText>of</w:delText>
        </w:r>
        <w:r w:rsidR="00A803DE" w:rsidRPr="00ED436B" w:rsidDel="00ED436B">
          <w:rPr>
            <w:highlight w:val="yellow"/>
            <w:rPrChange w:id="320" w:author="עמית ברנשטיין" w:date="2020-03-09T14:54:00Z">
              <w:rPr/>
            </w:rPrChange>
          </w:rPr>
          <w:delText xml:space="preserve"> </w:delText>
        </w:r>
        <w:r w:rsidR="00E570C4" w:rsidRPr="00ED436B" w:rsidDel="00ED436B">
          <w:rPr>
            <w:highlight w:val="yellow"/>
            <w:rPrChange w:id="321" w:author="עמית ברנשטיין" w:date="2020-03-09T14:54:00Z">
              <w:rPr/>
            </w:rPrChange>
          </w:rPr>
          <w:delText>view) unexplained</w:delText>
        </w:r>
      </w:del>
      <w:ins w:id="322" w:author="עמית ברנשטיין" w:date="2020-03-09T14:53:00Z">
        <w:r w:rsidR="00ED436B" w:rsidRPr="00ED436B">
          <w:rPr>
            <w:highlight w:val="yellow"/>
            <w:rPrChange w:id="323" w:author="עמית ברנשטיין" w:date="2020-03-09T14:54:00Z">
              <w:rPr/>
            </w:rPrChange>
          </w:rPr>
          <w:t>seemingly</w:t>
        </w:r>
      </w:ins>
      <w:r w:rsidR="00E570C4" w:rsidRPr="00ED436B">
        <w:rPr>
          <w:highlight w:val="yellow"/>
          <w:rPrChange w:id="324" w:author="עמית ברנשטיין" w:date="2020-03-09T14:54:00Z">
            <w:rPr/>
          </w:rPrChange>
        </w:rPr>
        <w:t xml:space="preserve"> random shifts</w:t>
      </w:r>
      <w:r w:rsidR="00E570C4">
        <w:t xml:space="preserve"> in </w:t>
      </w:r>
      <w:r w:rsidR="00C4611D">
        <w:t xml:space="preserve">thought </w:t>
      </w:r>
      <w:r w:rsidR="00E570C4">
        <w:t>content</w:t>
      </w:r>
      <w:ins w:id="325" w:author="עמית ברנשטיין" w:date="2020-03-09T14:53:00Z">
        <w:r w:rsidR="00ED436B">
          <w:t xml:space="preserve"> (e.g., XXXX)</w:t>
        </w:r>
      </w:ins>
      <w:r w:rsidR="00E570C4">
        <w:t xml:space="preserve"> </w:t>
      </w:r>
      <w:commentRangeStart w:id="326"/>
      <w:r w:rsidR="00E570C4">
        <w:fldChar w:fldCharType="begin" w:fldLock="1"/>
      </w:r>
      <w:r w:rsidR="00335545">
        <w:instrText>ADDIN CSL_CITATION {"citationItems":[{"id":"ITEM-1","itemData":{"DOI":"10.1038/nrn2459","ISBN":"1471-003X","ISSN":"1471003X","PMID":"18641668","abstract":"The contribution of the parietal cortex to episodic memory is a fascinating scientific puzzle. On the one hand, parietal lesions do not normally yield severe episodic-memory deficits; on the other hand, parietal activations are seen frequently in functional-neuroimaging studies of episodic memory. A review of these two categories of evidence suggests that the answer to the puzzle requires us to distinguish between the contributions of dorsal and ventral parietal regions and between the influence of top-down and bottom-up attention on memory.","author":[{"dropping-particle":"","family":"Cabeza","given":"Roberto","non-dropping-particle":"","parse-names":false,"suffix":""},{"dropping-particle":"","family":"Ciaramelli","given":"Elisa","non-dropping-particle":"","parse-names":false,"suffix":""},{"dropping-particle":"","family":"Olson","given":"Ingrid R.","non-dropping-particle":"","parse-names":false,"suffix":""},{"dropping-particle":"","family":"Moscovitch","given":"Morris","non-dropping-particle":"","parse-names":false,"suffix":""}],"container-title":"Nature Reviews Neuroscience","id":"ITEM-1","issue":"8","issued":{"date-parts":[["2008"]]},"page":"613-625","title":"The parietal cortex and episodic memory: An attentional account","type":"article-journal","volume":"9"},"uris":["http://www.mendeley.com/documents/?uuid=a7a38361-c70e-4781-aa29-b105aefe5726"]},{"id":"ITEM-2","itemData":{"DOI":"https://doi.org/10.1016/j.neuroimage.2016.04.034","ISSN":"1053-8119","abstract":"Thoughts arise spontaneously in our minds with remarkable frequency, but tracking the brain systems associated with the early inception of a thought has proved challenging. Here we addressed this issue by taking advantage of the heightened introspective ability of experienced mindfulness practitioners to observe the onset of their spontaneously arising thoughts. We found subtle differences in timing among the many regions typically recruited by spontaneous thought. In some of these regions, fMRI signal peaked prior to the spontaneous arising of a thought — most notably in the medial temporal lobe and inferior parietal lobule. In contrast, activation in the medial prefrontal, temporopolar, mid-insular, lateral prefrontal, and dorsal anterior cingulate cortices peaked together with or immediately following the arising of spontaneous thought. We propose that brain regions that show antecedent recruitment may be preferentially involved in the initial inception of spontaneous thoughts, while those that show later recruitment may be preferentially involved in the subsequent elaboration and metacognitive processing of spontaneous thoughts. Our findings highlight the temporal dynamics of neural recruitment surrounding the emergence of spontaneous thoughts and may help account for some of spontaneous thought's peculiar qualities, including its wild diversity of content and its links to memory and attention.","author":[{"dropping-particle":"","family":"Ellamil","given":"Melissa","non-dropping-particle":"","parse-names":false,"suffix":""},{"dropping-particle":"","family":"Fox","given":"Kieran C R","non-dropping-particle":"","parse-names":false,"suffix":""},{"dropping-particle":"","family":"Dixon","given":"Matthew L","non-dropping-particle":"","parse-names":false,"suffix":""},{"dropping-particle":"","family":"Pritchard","given":"Sean","non-dropping-particle":"","parse-names":false,"suffix":""},{"dropping-particle":"","family":"Todd","given":"Rebecca M","non-dropping-particle":"","parse-names":false,"suffix":""},{"dropping-particle":"","family":"Thompson","given":"Evan","non-dropping-particle":"","parse-names":false,"suffix":""},{"dropping-particle":"","family":"Christoff","given":"Kalina","non-dropping-particle":"","parse-names":false,"suffix":""}],"container-title":"NeuroImage","id":"ITEM-2","issued":{"date-parts":[["2016"]]},"page":"186-196","title":"Dynamics of neural recruitment surrounding the spontaneous arising of thoughts in experienced mindfulness practitioners","type":"article-journal","volume":"136"},"uris":["http://www.mendeley.com/documents/?uuid=be587636-bd83-41d0-9c96-5def3889d178"]},{"id":"ITEM-3","itemData":{"DOI":"10.1016/j.tics.2018.07.015","ISBN":"1364-6613, 1879-307X","ISSN":"1879307X","PMID":"30122359","abstract":"Memories play a ubiquitous role in our emotional lives, both causing vivid emotional experiences in their own right and imbuing perception of the external world with emotional significance. Controlling the emotional impact of memories therefore poses a major emotion-regulation challenge, suggesting that there might be a hitherto unexplored link between the neurocognitive mechanisms underlying memory control (MC) and emotion regulation. We present here a theoretical account of how the mechanisms of MC constitute core component processes of cognitive emotion regulation (CER), and how this observation may help to understand its basic mechanisms and their disruption in psychiatric disorders.","author":[{"dropping-particle":"","family":"Engen","given":"Haakon G.","non-dropping-particle":"","parse-names":false,"suffix":""},{"dropping-particle":"","family":"Anderson","given":"Michael C.","non-dropping-particle":"","parse-names":false,"suffix":""}],"container-title":"Trends in Cognitive Sciences","id":"ITEM-3","issue":"11","issued":{"date-parts":[["2018"]]},"page":"982-995","publisher":"Elsevier Ltd","title":"Memory Control: A Fundamental Mechanism of Emotion Regulation","type":"article-journal","volume":"22"},"uris":["http://www.mendeley.com/documents/?uuid=29a1038e-dbd7-4856-b4f9-e86cf94dcc8c"]}],"mendeley":{"formattedCitation":"(Cabeza et al., 2008; Ellamil et al., 2016; Engen &amp; Anderson, 2018)","plainTextFormattedCitation":"(Cabeza et al., 2008; Ellamil et al., 2016; Engen &amp; Anderson, 2018)","previouslyFormattedCitation":"(Cabeza et al., 2008; Ellamil et al., 2016; Engen &amp; Anderson, 2018)"},"properties":{"noteIndex":0},"schema":"https://github.com/citation-style-language/schema/raw/master/csl-citation.json"}</w:instrText>
      </w:r>
      <w:r w:rsidR="00E570C4">
        <w:fldChar w:fldCharType="separate"/>
      </w:r>
      <w:r w:rsidR="00E570C4" w:rsidRPr="00E570C4">
        <w:rPr>
          <w:noProof/>
        </w:rPr>
        <w:t>(Cabeza et al., 2008; Ellamil et al., 2016; Engen &amp; Anderson, 2018)</w:t>
      </w:r>
      <w:r w:rsidR="00E570C4">
        <w:fldChar w:fldCharType="end"/>
      </w:r>
      <w:commentRangeEnd w:id="326"/>
      <w:r w:rsidR="00B44DFE">
        <w:rPr>
          <w:rStyle w:val="CommentReference"/>
        </w:rPr>
        <w:commentReference w:id="326"/>
      </w:r>
      <w:r w:rsidR="00E570C4">
        <w:t>.</w:t>
      </w:r>
      <w:r w:rsidR="00335545">
        <w:t xml:space="preserve"> </w:t>
      </w:r>
    </w:p>
    <w:p w14:paraId="3CCFA94A" w14:textId="29B73AF7" w:rsidR="00B44DFE" w:rsidRPr="00854EF3" w:rsidRDefault="0065295E" w:rsidP="00B44DFE">
      <w:pPr>
        <w:ind w:firstLine="0"/>
        <w:pPrChange w:id="327" w:author="עמית ברנשטיין" w:date="2020-03-12T16:05:00Z">
          <w:pPr/>
        </w:pPrChange>
      </w:pPr>
      <w:commentRangeStart w:id="328"/>
      <w:commentRangeStart w:id="329"/>
      <w:del w:id="330" w:author="עמית ברנשטיין" w:date="2020-03-12T16:08:00Z">
        <w:r w:rsidDel="00B44DFE">
          <w:delText xml:space="preserve">Might </w:delText>
        </w:r>
        <w:commentRangeEnd w:id="328"/>
        <w:r w:rsidR="002229DB" w:rsidDel="00B44DFE">
          <w:rPr>
            <w:rStyle w:val="CommentReference"/>
          </w:rPr>
          <w:commentReference w:id="328"/>
        </w:r>
        <w:r w:rsidDel="00B44DFE">
          <w:delText>internal</w:delText>
        </w:r>
        <w:r w:rsidR="00AB4EB2" w:rsidDel="00B44DFE">
          <w:delText xml:space="preserve"> attention </w:delText>
        </w:r>
        <w:r w:rsidDel="00B44DFE">
          <w:delText>be</w:delText>
        </w:r>
        <w:r w:rsidR="00AB4EB2" w:rsidDel="00B44DFE">
          <w:delText xml:space="preserve"> </w:delText>
        </w:r>
        <w:commentRangeEnd w:id="329"/>
        <w:r w:rsidR="00854EF3" w:rsidDel="00B44DFE">
          <w:rPr>
            <w:rStyle w:val="CommentReference"/>
          </w:rPr>
          <w:commentReference w:id="329"/>
        </w:r>
        <w:r w:rsidR="00AB4EB2" w:rsidDel="00B44DFE">
          <w:delText xml:space="preserve">critical to </w:delText>
        </w:r>
        <w:commentRangeStart w:id="331"/>
        <w:r w:rsidR="00AB4EB2" w:rsidDel="00B44DFE">
          <w:delText xml:space="preserve">understanding </w:delText>
        </w:r>
      </w:del>
      <w:del w:id="332" w:author="עמית ברנשטיין" w:date="2020-03-08T20:23:00Z">
        <w:r w:rsidR="00AB4EB2" w:rsidDel="00A14940">
          <w:delText xml:space="preserve">the phenomenon(a) of </w:delText>
        </w:r>
      </w:del>
      <w:del w:id="333" w:author="עמית ברנשטיין" w:date="2020-03-12T16:08:00Z">
        <w:r w:rsidR="00AB4EB2" w:rsidDel="00B44DFE">
          <w:delText>the</w:delText>
        </w:r>
        <w:r w:rsidR="00C4611D" w:rsidDel="00B44DFE">
          <w:delText xml:space="preserve"> </w:delText>
        </w:r>
        <w:r w:rsidR="00335545" w:rsidDel="00B44DFE">
          <w:delText xml:space="preserve">temporal </w:delText>
        </w:r>
      </w:del>
      <w:del w:id="334" w:author="עמית ברנשטיין" w:date="2020-03-08T20:23:00Z">
        <w:r w:rsidR="00335545" w:rsidDel="00A14940">
          <w:delText>stability and variability in</w:delText>
        </w:r>
      </w:del>
      <w:del w:id="335" w:author="עמית ברנשטיין" w:date="2020-03-12T16:08:00Z">
        <w:r w:rsidR="00335545" w:rsidDel="00B44DFE">
          <w:delText xml:space="preserve"> thought content</w:delText>
        </w:r>
      </w:del>
      <w:ins w:id="336" w:author="יפתח עמיר" w:date="2020-01-28T08:39:00Z">
        <w:del w:id="337" w:author="עמית ברנשטיין" w:date="2020-03-12T16:08:00Z">
          <w:r w:rsidR="000857F2" w:rsidDel="00B44DFE">
            <w:rPr>
              <w:lang w:val="en-IL"/>
            </w:rPr>
            <w:delText xml:space="preserve"> </w:delText>
          </w:r>
          <w:r w:rsidR="000857F2" w:rsidDel="00B44DFE">
            <w:rPr>
              <w:lang w:val="en-IL"/>
            </w:rPr>
            <w:fldChar w:fldCharType="begin" w:fldLock="1"/>
          </w:r>
        </w:del>
      </w:ins>
      <w:del w:id="338" w:author="עמית ברנשטיין" w:date="2020-03-12T16:08:00Z">
        <w:r w:rsidR="00186084" w:rsidDel="00B44DFE">
          <w:rPr>
            <w:lang w:val="en-IL"/>
          </w:rPr>
          <w:delInstrText>ADDIN CSL_CITATION {"citationItems":[{"id":"ITEM-1","itemData":{"DOI":"10.1037/a0030010","ISBN":"1939-1455(Electronic),0033-2909(Print)","abstract":"Cognition can unfold with little regard to the events taking place in the environment, and such self-generated mental activity poses a specific set of challenges for its scientific analysis in both cognitive science and neuroscience. One problem is that the spontaneous onset of self-generated mental activity makes it hard to distinguish the events that control the occurrence of the experience from those processes that ensure the continuity of an internal train of thought once initiated. This review demonstrates that a distinction between process and occurrence (a) provides theoretical clarity that has been absent from current discussions of self-generated mental activity, (b) affords conceptual leverage on seemingly disparate results associating the state with both domain-general processes and task error, and (c) draws attention to important questions for understanding unconstrained thought in contexts such as psychopathology and education. It is suggested that identifying the moment that self-generated mental events begin is a necessary next step in moving toward a testable account of why the mind has evolved to neglect the present in favor of ruminations on the past or imaginary musings of what may yet come to pass. (PsycINFO Database Record (c) 2019 APA, all rights reserved)","author":[{"dropping-particle":"","family":"Smallwood","given":"Jonathan","non-dropping-particle":"","parse-names":false,"suffix":""}],"container-title":"Psychological Bulletin","id":"ITEM-1","issue":"3","issued":{"date-parts":[["2013"]]},"page":"519-535","publisher":"American Psychological Association","publisher-place":"Smallwood, Jonathan: Max Planck Institute for Human Cognitive and Brain Sciences, Stephanstrasse 1A, Leipzig, Germany, smallwood@cbs.mpg.de","title":"Distinguishing how from why the mind wanders: A process–occurrence framework for self-generated mental activity.","type":"article","volume":"139"},"uris":["http://www.mendeley.com/documents/?uuid=f98aee5b-f62a-4453-86b1-e3860ff51a55"]}],"mendeley":{"formattedCitation":"(Smallwood, 2013)","plainTextFormattedCitation":"(Smallwood, 2013)","previouslyFormattedCitation":"(Smallwood, 2013)"},"properties":{"noteIndex":0},"schema":"https://github.com/citation-style-language/schema/raw/master/csl-citation.json"}</w:delInstrText>
        </w:r>
        <w:r w:rsidR="000857F2" w:rsidDel="00B44DFE">
          <w:rPr>
            <w:lang w:val="en-IL"/>
          </w:rPr>
          <w:fldChar w:fldCharType="separate"/>
        </w:r>
        <w:r w:rsidR="000857F2" w:rsidRPr="000857F2" w:rsidDel="00B44DFE">
          <w:rPr>
            <w:noProof/>
            <w:lang w:val="en-IL"/>
          </w:rPr>
          <w:delText>(Smallwood, 2013)</w:delText>
        </w:r>
      </w:del>
      <w:ins w:id="339" w:author="יפתח עמיר" w:date="2020-01-28T08:39:00Z">
        <w:del w:id="340" w:author="עמית ברנשטיין" w:date="2020-03-12T16:08:00Z">
          <w:r w:rsidR="000857F2" w:rsidDel="00B44DFE">
            <w:rPr>
              <w:lang w:val="en-IL"/>
            </w:rPr>
            <w:fldChar w:fldCharType="end"/>
          </w:r>
        </w:del>
      </w:ins>
      <w:del w:id="341" w:author="עמית ברנשטיין" w:date="2020-03-12T16:08:00Z">
        <w:r w:rsidR="00AB4EB2" w:rsidDel="00B44DFE">
          <w:delText xml:space="preserve"> – i.e., the moment-to-moment selection and modulation of </w:delText>
        </w:r>
        <w:r w:rsidR="00AB4EB2" w:rsidRPr="00C63DDE" w:rsidDel="00B44DFE">
          <w:rPr>
            <w:highlight w:val="yellow"/>
          </w:rPr>
          <w:delText>XXXXX</w:delText>
        </w:r>
        <w:r w:rsidDel="00B44DFE">
          <w:delText xml:space="preserve"> </w:delText>
        </w:r>
      </w:del>
      <w:ins w:id="342" w:author="יפתח עמיר" w:date="2020-01-12T11:01:00Z">
        <w:del w:id="343" w:author="עמית ברנשטיין" w:date="2020-03-12T16:08:00Z">
          <w:r w:rsidR="00EB1A81" w:rsidDel="00B44DFE">
            <w:rPr>
              <w:lang w:val="en-IL"/>
            </w:rPr>
            <w:delText xml:space="preserve">specific </w:delText>
          </w:r>
          <w:r w:rsidR="00EB1A81" w:rsidRPr="00EB1A81" w:rsidDel="00B44DFE">
            <w:rPr>
              <w:lang w:val="en-IL"/>
            </w:rPr>
            <w:delText>representations</w:delText>
          </w:r>
          <w:r w:rsidR="00EB1A81" w:rsidRPr="00FD0EC2" w:rsidDel="00B44DFE">
            <w:delText xml:space="preserve"> </w:delText>
          </w:r>
        </w:del>
      </w:ins>
      <w:del w:id="344" w:author="עמית ברנשטיין" w:date="2020-03-12T16:08:00Z">
        <w:r w:rsidRPr="00EB1A81" w:rsidDel="00B44DFE">
          <w:rPr>
            <w:rPrChange w:id="345" w:author="יפתח עמיר" w:date="2020-01-12T11:02:00Z">
              <w:rPr>
                <w:highlight w:val="yellow"/>
              </w:rPr>
            </w:rPrChange>
          </w:rPr>
          <w:delText xml:space="preserve">from competing </w:delText>
        </w:r>
      </w:del>
      <w:ins w:id="346" w:author="יפתח עמיר" w:date="2020-01-12T11:02:00Z">
        <w:del w:id="347" w:author="עמית ברנשטיין" w:date="2020-03-12T16:08:00Z">
          <w:r w:rsidR="00FD0EC2" w:rsidDel="00B44DFE">
            <w:rPr>
              <w:lang w:val="en-IL"/>
            </w:rPr>
            <w:delText>context</w:delText>
          </w:r>
        </w:del>
      </w:ins>
      <w:ins w:id="348" w:author="יפתח עמיר" w:date="2020-01-12T11:03:00Z">
        <w:del w:id="349" w:author="עמית ברנשטיין" w:date="2020-03-12T16:08:00Z">
          <w:r w:rsidR="00FD0EC2" w:rsidDel="00B44DFE">
            <w:rPr>
              <w:lang w:val="en-IL"/>
            </w:rPr>
            <w:delText xml:space="preserve"> relevant-</w:delText>
          </w:r>
        </w:del>
      </w:ins>
      <w:ins w:id="350" w:author="יפתח עמיר" w:date="2020-01-12T11:02:00Z">
        <w:del w:id="351" w:author="עמית ברנשטיין" w:date="2020-03-12T16:08:00Z">
          <w:r w:rsidR="00FD0EC2" w:rsidDel="00B44DFE">
            <w:rPr>
              <w:lang w:val="en-IL"/>
            </w:rPr>
            <w:delText xml:space="preserve"> and</w:delText>
          </w:r>
        </w:del>
      </w:ins>
      <w:ins w:id="352" w:author="יפתח עמיר" w:date="2020-01-12T11:03:00Z">
        <w:del w:id="353" w:author="עמית ברנשטיין" w:date="2020-03-12T16:08:00Z">
          <w:r w:rsidR="00FD0EC2" w:rsidDel="00B44DFE">
            <w:rPr>
              <w:lang w:val="en-IL"/>
            </w:rPr>
            <w:delText>/or</w:delText>
          </w:r>
        </w:del>
      </w:ins>
      <w:ins w:id="354" w:author="יפתח עמיר" w:date="2020-01-12T11:02:00Z">
        <w:del w:id="355" w:author="עמית ברנשטיין" w:date="2020-03-12T16:08:00Z">
          <w:r w:rsidR="00FD0EC2" w:rsidDel="00B44DFE">
            <w:rPr>
              <w:lang w:val="en-IL"/>
            </w:rPr>
            <w:delText xml:space="preserve"> </w:delText>
          </w:r>
        </w:del>
      </w:ins>
      <w:ins w:id="356" w:author="יפתח עמיר" w:date="2020-01-12T11:03:00Z">
        <w:del w:id="357" w:author="עמית ברנשטיין" w:date="2020-03-12T16:08:00Z">
          <w:r w:rsidR="00FD0EC2" w:rsidDel="00B44DFE">
            <w:rPr>
              <w:lang w:val="en-IL"/>
            </w:rPr>
            <w:delText>associative</w:delText>
          </w:r>
        </w:del>
      </w:ins>
      <w:ins w:id="358" w:author="יפתח עמיר" w:date="2020-01-12T11:04:00Z">
        <w:del w:id="359" w:author="עמית ברנשטיין" w:date="2020-03-12T16:08:00Z">
          <w:r w:rsidR="00FD0EC2" w:rsidDel="00B44DFE">
            <w:rPr>
              <w:lang w:val="en-IL"/>
            </w:rPr>
            <w:delText>-</w:delText>
          </w:r>
        </w:del>
      </w:ins>
      <w:ins w:id="360" w:author="יפתח עמיר" w:date="2020-01-12T11:03:00Z">
        <w:del w:id="361" w:author="עמית ברנשטיין" w:date="2020-03-12T16:08:00Z">
          <w:r w:rsidR="00FD0EC2" w:rsidDel="00B44DFE">
            <w:rPr>
              <w:lang w:val="en-IL"/>
            </w:rPr>
            <w:delText xml:space="preserve"> </w:delText>
          </w:r>
        </w:del>
      </w:ins>
      <w:commentRangeStart w:id="362"/>
      <w:del w:id="363" w:author="עמית ברנשטיין" w:date="2020-03-12T16:08:00Z">
        <w:r w:rsidRPr="00EB1A81" w:rsidDel="00B44DFE">
          <w:rPr>
            <w:rPrChange w:id="364" w:author="יפתח עמיר" w:date="2020-01-12T11:02:00Z">
              <w:rPr>
                <w:highlight w:val="yellow"/>
              </w:rPr>
            </w:rPrChange>
          </w:rPr>
          <w:delText>XXXXX</w:delText>
        </w:r>
        <w:commentRangeEnd w:id="362"/>
        <w:r w:rsidRPr="00EB1A81" w:rsidDel="00B44DFE">
          <w:rPr>
            <w:rStyle w:val="CommentReference"/>
          </w:rPr>
          <w:commentReference w:id="362"/>
        </w:r>
      </w:del>
      <w:ins w:id="365" w:author="יפתח עמיר" w:date="2020-01-12T11:01:00Z">
        <w:del w:id="366" w:author="עמית ברנשטיין" w:date="2020-03-12T16:08:00Z">
          <w:r w:rsidR="00EB1A81" w:rsidRPr="00EB1A81" w:rsidDel="00B44DFE">
            <w:rPr>
              <w:lang w:val="en-IL"/>
            </w:rPr>
            <w:delText>representation</w:delText>
          </w:r>
        </w:del>
      </w:ins>
      <w:ins w:id="367" w:author="יפתח עמיר" w:date="2020-01-12T11:02:00Z">
        <w:del w:id="368" w:author="עמית ברנשטיין" w:date="2020-03-12T16:08:00Z">
          <w:r w:rsidR="00FD0EC2" w:rsidDel="00B44DFE">
            <w:rPr>
              <w:lang w:val="en-IL"/>
            </w:rPr>
            <w:delText>s</w:delText>
          </w:r>
        </w:del>
      </w:ins>
      <w:del w:id="369" w:author="עמית ברנשטיין" w:date="2020-03-12T16:08:00Z">
        <w:r w:rsidR="009E005B" w:rsidDel="00B44DFE">
          <w:delText>?</w:delText>
        </w:r>
      </w:del>
      <w:ins w:id="370" w:author="יפתח עמיר" w:date="2020-01-12T10:54:00Z">
        <w:del w:id="371" w:author="עמית ברנשטיין" w:date="2020-03-12T16:08:00Z">
          <w:r w:rsidR="00EB1A81" w:rsidDel="00B44DFE">
            <w:rPr>
              <w:lang w:val="en-IL"/>
            </w:rPr>
            <w:delText xml:space="preserve"> Furthermore, h</w:delText>
          </w:r>
        </w:del>
      </w:ins>
      <w:ins w:id="372" w:author="יפתח עמיר" w:date="2020-01-12T10:55:00Z">
        <w:del w:id="373" w:author="עמית ברנשטיין" w:date="2020-03-12T16:08:00Z">
          <w:r w:rsidR="00EB1A81" w:rsidDel="00B44DFE">
            <w:rPr>
              <w:lang w:val="en-IL"/>
            </w:rPr>
            <w:delText>ow does internal attention interact with other factors</w:delText>
          </w:r>
        </w:del>
      </w:ins>
      <w:ins w:id="374" w:author="יפתח עמיר" w:date="2020-01-12T10:57:00Z">
        <w:del w:id="375" w:author="עמית ברנשטיין" w:date="2020-03-12T16:08:00Z">
          <w:r w:rsidR="00EB1A81" w:rsidDel="00B44DFE">
            <w:rPr>
              <w:lang w:val="en-IL"/>
            </w:rPr>
            <w:delText>,</w:delText>
          </w:r>
        </w:del>
      </w:ins>
      <w:ins w:id="376" w:author="יפתח עמיר" w:date="2020-01-12T10:55:00Z">
        <w:del w:id="377" w:author="עמית ברנשטיין" w:date="2020-03-12T16:08:00Z">
          <w:r w:rsidR="00EB1A81" w:rsidDel="00B44DFE">
            <w:rPr>
              <w:lang w:val="en-IL"/>
            </w:rPr>
            <w:delText xml:space="preserve"> </w:delText>
          </w:r>
        </w:del>
      </w:ins>
      <w:ins w:id="378" w:author="יפתח עמיר" w:date="2020-01-12T10:57:00Z">
        <w:del w:id="379" w:author="עמית ברנשטיין" w:date="2020-03-12T16:08:00Z">
          <w:r w:rsidR="00EB1A81" w:rsidDel="00B44DFE">
            <w:rPr>
              <w:lang w:val="en-IL"/>
            </w:rPr>
            <w:delText>such as WM and emotional states</w:delText>
          </w:r>
        </w:del>
      </w:ins>
      <w:ins w:id="380" w:author="יפתח עמיר" w:date="2020-01-12T11:05:00Z">
        <w:del w:id="381" w:author="עמית ברנשטיין" w:date="2020-03-12T16:08:00Z">
          <w:r w:rsidR="00FD0EC2" w:rsidDel="00B44DFE">
            <w:rPr>
              <w:lang w:val="en-IL"/>
            </w:rPr>
            <w:delText xml:space="preserve"> </w:delText>
          </w:r>
          <w:r w:rsidR="00FD0EC2" w:rsidDel="00B44DFE">
            <w:rPr>
              <w:lang w:val="en-IL"/>
            </w:rPr>
            <w:fldChar w:fldCharType="begin" w:fldLock="1"/>
          </w:r>
        </w:del>
      </w:ins>
      <w:del w:id="382" w:author="עמית ברנשטיין" w:date="2020-03-12T16:08:00Z">
        <w:r w:rsidR="00D35AF8" w:rsidDel="00B44DFE">
          <w:rPr>
            <w:lang w:val="en-IL"/>
          </w:rPr>
          <w:delInstrText>ADDIN CSL_CITATION {"citationItems":[{"id":"ITEM-1","itemData":{"DOI":"10.1037/cns0000180","ISBN":"2326-5531(Electronic),2326-5523(Print)","abstract":"We conducted an exploratory study of adult individual differences in the contents of mind-wandering experiences and in the moment-to-moment consistency of that off-task thought content within tasks. This secondary analysis of a published dataset (Kane et al., 2016) examined the content-based thought reports that 472–541 undergraduates made within five probed tasks across three sessions, and tested whether executive-control abilities (working memory capacity, attention-restraint ability), or personality dimensions of schizotypy (positive, disorganized, negative), predicted particular contents of task-unrelated thought (TUT) or the (in)stability of TUT content across successive thought reports. Latent-variable models indicated trait-like consistency in both TUT content and short-term TUT-content stability across tasks and sessions; some subjects mind-wandered about some things more than others, and some subjects were more temporally consistent in their TUT content than were others. Higher executive control was associated with more evaluative thoughts about task performance and fewer thoughts about current physical or emotional states; higher positive and disorganized schizotypy was associated with more fantastical-daydream and worry content. Contrary to expectations, executive ability correlated positively with TUT instability: higher-ability students had more shifting and varied TUT content within a task. Post hoc analysis suggested that better executive control predicted inconsistent TUT content because it also predicted shorter streaks of mind-wandering; tuning back in to task-related thought may decouple trains of off-task thought and afford novel spontaneous or cued thought content. [Data, sample analysis scripts and output, and article preprint are available via the Open Science Framework: https://osf.io/guhw7/]. (PsycINFO Database Record (c) 2019 APA, all rights reserved)","author":[{"dropping-particle":"","family":"Welhaf","given":"Matthew S","non-dropping-particle":"","parse-names":false,"suffix":""},{"dropping-particle":"","family":"Smeekens","given":"Bridget A","non-dropping-particle":"","parse-names":false,"suffix":""},{"dropping-particle":"","family":"Gazzia","given":"Nicholas C","non-dropping-particle":"","parse-names":false,"suffix":""},{"dropping-particle":"","family":"Perkins","given":"Joshua B","non-dropping-particle":"","parse-names":false,"suffix":""},{"dropping-particle":"","family":"Silvia","given":"Paul J","non-dropping-particle":"","parse-names":false,"suffix":""},{"dropping-particle":"","family":"Meier","given":"Matt E","non-dropping-particle":"","parse-names":false,"suffix":""},{"dropping-particle":"","family":"Kwapil","given":"Thomas R","non-dropping-particle":"","parse-names":false,"suffix":""},{"dropping-particle":"","family":"Kane","given":"Michael J","non-dropping-particle":"","parse-names":false,"suffix":""}],"container-title":"Psychology of Consciousness: Theory, Research, and Practice","id":"ITEM-1","issued":{"date-parts":[["2019"]]},"page":"No Pagination Specified-No Pagination Specified","publisher":"Educational Publishing Foundation","publisher-place":"Welhaf, Matthew S.: Department of Psychology, University of North Carolina at Greensboro, P.O. Box 26170, Greensboro, NC, US, 27402-6170, mswelhaf@uncg.edu","title":"An exploratory analysis of individual differences in mind wandering content and consistency.","type":"article-journal"},"uris":["http://www.mendeley.com/documents/?uuid=b39d8fcb-89c8-4f2b-b617-03475f341944"]},{"id":"ITEM-2","itemData":{"abstract":"Recent work has highlighted that the generation of thoughts unrelated to the current environment may be both a cause and a consequence of unhappiness. The current study used lag analysis to examine whether the relationship between self-generated thought and negative affect depends on the content of the thoughts themselves. We found that the emotional content could strongly predict subsequent mood (e.g. negative thoughts were associated with subsequent negative mood). However, this direct relationship was modulated by the socio-temporal content of the thoughts: thoughts that were past- and other-related were associated with subsequent negative mood, even if current thought content was positive. By contrast, future- and self-related thoughts preceded improvements of mood, even when current thought content was negative. These results highlight the important link between self-generated thought and mood and suggest that the socio-temporal content plays an important role in determining whether an individual's future affective state will be happy or sad.","author":[{"dropping-particle":"","family":"Ruby","given":"Florence J M","non-dropping-particle":"","parse-names":false,"suffix":""},{"dropping-particle":"","family":"Smallwood","given":"Jonathan","non-dropping-particle":"","parse-names":false,"suffix":""},{"dropping-particle":"","family":"Engen","given":"Haakon","non-dropping-particle":"","parse-names":false,"suffix":""},{"dropping-particle":"","family":"Singer","given":"Tania","non-dropping-particle":"","parse-names":false,"suffix":""}],"container-title":"PLOS ONE","id":"ITEM-2","issue":"10","issued":{"date-parts":[["2013","10","23"]]},"page":"e77554","publisher":"Public Library of Science","title":"How Self-Generated Thought Shapes Mood—The Relation between Mind-Wandering and Mood Depends on the Socio-Temporal Content of Thoughts","type":"article-journal","volume":"8"},"uris":["http://www.mendeley.com/documents/?uuid=376f23ae-52e4-43e8-a0e7-39b5a29ceada"]}],"mendeley":{"formattedCitation":"(Ruby, Smallwood, Engen, &amp; Singer, 2013; Welhaf et al., 2019)","plainTextFormattedCitation":"(Ruby, Smallwood, Engen, &amp; Singer, 2013; Welhaf et al., 2019)","previouslyFormattedCitation":"(Ruby, Smallwood, Engen, &amp; Singer, 2013; Welhaf et al., 2019)"},"properties":{"noteIndex":0},"schema":"https://github.com/citation-style-language/schema/raw/master/csl-citation.json"}</w:delInstrText>
        </w:r>
        <w:r w:rsidR="00FD0EC2" w:rsidDel="00B44DFE">
          <w:rPr>
            <w:lang w:val="en-IL"/>
          </w:rPr>
          <w:fldChar w:fldCharType="separate"/>
        </w:r>
        <w:r w:rsidR="00D35AF8" w:rsidRPr="00D35AF8" w:rsidDel="00B44DFE">
          <w:rPr>
            <w:noProof/>
            <w:lang w:val="en-IL"/>
          </w:rPr>
          <w:delText>(Ruby, Smallwood, Engen, &amp; Singer, 2013; Welhaf et al., 2019)</w:delText>
        </w:r>
      </w:del>
      <w:ins w:id="383" w:author="יפתח עמיר" w:date="2020-01-12T11:05:00Z">
        <w:del w:id="384" w:author="עמית ברנשטיין" w:date="2020-03-12T16:08:00Z">
          <w:r w:rsidR="00FD0EC2" w:rsidDel="00B44DFE">
            <w:rPr>
              <w:lang w:val="en-IL"/>
            </w:rPr>
            <w:fldChar w:fldCharType="end"/>
          </w:r>
        </w:del>
      </w:ins>
      <w:ins w:id="385" w:author="יפתח עמיר" w:date="2020-01-12T10:57:00Z">
        <w:del w:id="386" w:author="עמית ברנשטיין" w:date="2020-03-12T16:08:00Z">
          <w:r w:rsidR="00EB1A81" w:rsidDel="00B44DFE">
            <w:rPr>
              <w:lang w:val="en-IL"/>
            </w:rPr>
            <w:delText xml:space="preserve">, </w:delText>
          </w:r>
        </w:del>
      </w:ins>
      <w:ins w:id="387" w:author="יפתח עמיר" w:date="2020-01-12T10:55:00Z">
        <w:del w:id="388" w:author="עמית ברנשטיין" w:date="2020-03-12T16:08:00Z">
          <w:r w:rsidR="00EB1A81" w:rsidDel="00B44DFE">
            <w:rPr>
              <w:lang w:val="en-IL"/>
            </w:rPr>
            <w:delText xml:space="preserve">which </w:delText>
          </w:r>
        </w:del>
      </w:ins>
      <w:ins w:id="389" w:author="יפתח עמיר" w:date="2020-01-12T10:57:00Z">
        <w:del w:id="390" w:author="עמית ברנשטיין" w:date="2020-03-12T16:08:00Z">
          <w:r w:rsidR="00EB1A81" w:rsidDel="00B44DFE">
            <w:rPr>
              <w:lang w:val="en-IL"/>
            </w:rPr>
            <w:delText>may additionally</w:delText>
          </w:r>
        </w:del>
      </w:ins>
      <w:ins w:id="391" w:author="יפתח עמיר" w:date="2020-01-12T10:56:00Z">
        <w:del w:id="392" w:author="עמית ברנשטיין" w:date="2020-03-12T16:08:00Z">
          <w:r w:rsidR="00EB1A81" w:rsidDel="00B44DFE">
            <w:rPr>
              <w:lang w:val="en-IL"/>
            </w:rPr>
            <w:delText xml:space="preserve"> influence temporal variability in thought</w:delText>
          </w:r>
        </w:del>
      </w:ins>
      <w:ins w:id="393" w:author="יפתח עמיר" w:date="2020-01-12T10:57:00Z">
        <w:del w:id="394" w:author="עמית ברנשטיין" w:date="2020-03-12T16:08:00Z">
          <w:r w:rsidR="00EB1A81" w:rsidDel="00B44DFE">
            <w:rPr>
              <w:lang w:val="en-IL"/>
            </w:rPr>
            <w:delText xml:space="preserve"> content</w:delText>
          </w:r>
        </w:del>
      </w:ins>
      <w:commentRangeEnd w:id="331"/>
      <w:del w:id="395" w:author="עמית ברנשטיין" w:date="2020-03-12T16:08:00Z">
        <w:r w:rsidR="00B602C6" w:rsidDel="00B44DFE">
          <w:rPr>
            <w:rStyle w:val="CommentReference"/>
          </w:rPr>
          <w:commentReference w:id="331"/>
        </w:r>
      </w:del>
      <w:ins w:id="396" w:author="יפתח עמיר" w:date="2020-01-12T10:56:00Z">
        <w:del w:id="397" w:author="עמית ברנשטיין" w:date="2020-03-12T16:08:00Z">
          <w:r w:rsidR="00EB1A81" w:rsidDel="00B44DFE">
            <w:rPr>
              <w:lang w:val="en-IL"/>
            </w:rPr>
            <w:delText>?</w:delText>
          </w:r>
        </w:del>
      </w:ins>
    </w:p>
    <w:p w14:paraId="29290D27" w14:textId="2761914F" w:rsidR="00AA4B60" w:rsidRDefault="00D04B42" w:rsidP="00A14940">
      <w:pPr>
        <w:rPr>
          <w:ins w:id="398" w:author="עמית ברנשטיין" w:date="2020-03-12T16:02:00Z"/>
          <w:rFonts w:asciiTheme="majorBidi" w:hAnsiTheme="majorBidi" w:cstheme="majorBidi"/>
        </w:rPr>
      </w:pPr>
      <w:commentRangeStart w:id="399"/>
      <w:ins w:id="400" w:author="עמית ברנשטיין" w:date="2020-03-08T20:26:00Z">
        <w:r>
          <w:t xml:space="preserve">The systemic complexity </w:t>
        </w:r>
      </w:ins>
      <w:commentRangeEnd w:id="399"/>
      <w:ins w:id="401" w:author="עמית ברנשטיין" w:date="2020-03-11T08:35:00Z">
        <w:r w:rsidR="00E94C66">
          <w:rPr>
            <w:rStyle w:val="CommentReference"/>
          </w:rPr>
          <w:commentReference w:id="399"/>
        </w:r>
      </w:ins>
      <w:ins w:id="402" w:author="עמית ברנשטיין" w:date="2020-03-08T20:26:00Z">
        <w:r>
          <w:t>of context, cognition and emotion in which internal attention</w:t>
        </w:r>
        <w:r>
          <w:rPr>
            <w:lang w:val="en-IL"/>
          </w:rPr>
          <w:t>al processes</w:t>
        </w:r>
        <w:r>
          <w:t xml:space="preserve"> operate is a major </w:t>
        </w:r>
      </w:ins>
      <w:del w:id="403" w:author="עמית ברנשטיין" w:date="2020-03-08T20:26:00Z">
        <w:r w:rsidR="009E005B" w:rsidDel="00D04B42">
          <w:delText xml:space="preserve">A </w:delText>
        </w:r>
      </w:del>
      <w:r w:rsidR="009E005B">
        <w:t xml:space="preserve">barrier to meaningfully answering </w:t>
      </w:r>
      <w:del w:id="404" w:author="עמית ברנשטיין" w:date="2020-03-08T20:23:00Z">
        <w:r w:rsidR="009E005B" w:rsidDel="00A14940">
          <w:delText xml:space="preserve">this </w:delText>
        </w:r>
      </w:del>
      <w:ins w:id="405" w:author="עמית ברנשטיין" w:date="2020-03-08T20:23:00Z">
        <w:r w:rsidR="00A14940">
          <w:t xml:space="preserve">these </w:t>
        </w:r>
      </w:ins>
      <w:ins w:id="406" w:author="עמית ברנשטיין" w:date="2020-03-08T20:26:00Z">
        <w:r>
          <w:t>questions and thereby</w:t>
        </w:r>
      </w:ins>
      <w:del w:id="407" w:author="עמית ברנשטיין" w:date="2020-03-08T20:26:00Z">
        <w:r w:rsidR="009E005B" w:rsidDel="00D04B42">
          <w:delText xml:space="preserve">question so that we can </w:delText>
        </w:r>
        <w:r w:rsidR="009E005B" w:rsidRPr="001A599D" w:rsidDel="00D04B42">
          <w:rPr>
            <w:rPrChange w:id="408" w:author="יפתח עמיר" w:date="2020-01-12T11:09:00Z">
              <w:rPr>
                <w:highlight w:val="yellow"/>
              </w:rPr>
            </w:rPrChange>
          </w:rPr>
          <w:delText>better</w:delText>
        </w:r>
      </w:del>
      <w:r w:rsidR="009E005B" w:rsidRPr="001A599D">
        <w:rPr>
          <w:rPrChange w:id="409" w:author="יפתח עמיר" w:date="2020-01-12T11:09:00Z">
            <w:rPr>
              <w:highlight w:val="yellow"/>
            </w:rPr>
          </w:rPrChange>
        </w:rPr>
        <w:t xml:space="preserve"> understand</w:t>
      </w:r>
      <w:ins w:id="410" w:author="עמית ברנשטיין" w:date="2020-03-08T20:26:00Z">
        <w:r>
          <w:t>ing</w:t>
        </w:r>
      </w:ins>
      <w:r w:rsidR="009E005B" w:rsidRPr="001A599D">
        <w:rPr>
          <w:rPrChange w:id="411" w:author="יפתח עמיר" w:date="2020-01-12T11:09:00Z">
            <w:rPr>
              <w:highlight w:val="yellow"/>
            </w:rPr>
          </w:rPrChange>
        </w:rPr>
        <w:t xml:space="preserve"> </w:t>
      </w:r>
      <w:del w:id="412" w:author="יפתח עמיר" w:date="2020-01-12T11:06:00Z">
        <w:r w:rsidR="009E005B" w:rsidRPr="001A599D" w:rsidDel="008A159F">
          <w:rPr>
            <w:rPrChange w:id="413" w:author="יפתח עמיר" w:date="2020-01-12T11:09:00Z">
              <w:rPr>
                <w:highlight w:val="yellow"/>
              </w:rPr>
            </w:rPrChange>
          </w:rPr>
          <w:delText xml:space="preserve">XXXX </w:delText>
        </w:r>
      </w:del>
      <w:ins w:id="414" w:author="יפתח עמיר" w:date="2020-01-12T11:06:00Z">
        <w:r w:rsidR="008A159F" w:rsidRPr="001A599D">
          <w:rPr>
            <w:lang w:val="en-IL"/>
            <w:rPrChange w:id="415" w:author="יפתח עמיר" w:date="2020-01-12T11:09:00Z">
              <w:rPr>
                <w:highlight w:val="yellow"/>
                <w:lang w:val="en-IL"/>
              </w:rPr>
            </w:rPrChange>
          </w:rPr>
          <w:t>temporal dynamics of internal attention</w:t>
        </w:r>
      </w:ins>
      <w:ins w:id="416" w:author="יפתח עמיר" w:date="2020-01-12T11:09:00Z">
        <w:r w:rsidR="009C247F">
          <w:rPr>
            <w:lang w:val="en-IL"/>
          </w:rPr>
          <w:t xml:space="preserve"> </w:t>
        </w:r>
      </w:ins>
      <w:del w:id="417" w:author="עמית ברנשטיין" w:date="2020-03-08T20:24:00Z">
        <w:r w:rsidR="009E005B" w:rsidRPr="001A599D" w:rsidDel="00A14940">
          <w:rPr>
            <w:rPrChange w:id="418" w:author="יפתח עמיר" w:date="2020-01-12T11:09:00Z">
              <w:rPr>
                <w:highlight w:val="yellow"/>
              </w:rPr>
            </w:rPrChange>
          </w:rPr>
          <w:delText xml:space="preserve">– </w:delText>
        </w:r>
      </w:del>
      <w:ins w:id="419" w:author="עמית ברנשטיין" w:date="2020-03-08T20:24:00Z">
        <w:r w:rsidR="00A14940">
          <w:t>or</w:t>
        </w:r>
        <w:r w:rsidR="00A14940" w:rsidRPr="001A599D">
          <w:rPr>
            <w:rPrChange w:id="420" w:author="יפתח עמיר" w:date="2020-01-12T11:09:00Z">
              <w:rPr>
                <w:highlight w:val="yellow"/>
              </w:rPr>
            </w:rPrChange>
          </w:rPr>
          <w:t xml:space="preserve"> </w:t>
        </w:r>
      </w:ins>
      <w:r w:rsidR="00A54649" w:rsidRPr="001A599D">
        <w:rPr>
          <w:rPrChange w:id="421" w:author="יפתח עמיר" w:date="2020-01-12T11:09:00Z">
            <w:rPr>
              <w:highlight w:val="yellow"/>
            </w:rPr>
          </w:rPrChange>
        </w:rPr>
        <w:t>what guides internal attentional selection</w:t>
      </w:r>
      <w:r w:rsidR="00DE7758" w:rsidRPr="001A599D">
        <w:rPr>
          <w:rPrChange w:id="422" w:author="יפתח עמיר" w:date="2020-01-12T11:09:00Z">
            <w:rPr>
              <w:highlight w:val="yellow"/>
            </w:rPr>
          </w:rPrChange>
        </w:rPr>
        <w:t xml:space="preserve"> from moment-to-moment</w:t>
      </w:r>
      <w:r w:rsidR="00DE7758">
        <w:t xml:space="preserve"> </w:t>
      </w:r>
      <w:ins w:id="423" w:author="עמית ברנשטיין" w:date="2020-03-08T20:26:00Z">
        <w:r>
          <w:t>in time</w:t>
        </w:r>
      </w:ins>
      <w:del w:id="424" w:author="עמית ברנשטיין" w:date="2020-03-08T20:26:00Z">
        <w:r w:rsidR="00DE7758" w:rsidDel="00D04B42">
          <w:delText>–</w:delText>
        </w:r>
        <w:r w:rsidR="00A54649" w:rsidDel="00D04B42">
          <w:delText xml:space="preserve"> </w:delText>
        </w:r>
        <w:r w:rsidR="009E005B" w:rsidDel="00D04B42">
          <w:delText xml:space="preserve">is the systemic complexity of cognition </w:delText>
        </w:r>
      </w:del>
      <w:ins w:id="425" w:author="יפתח עמיר" w:date="2020-01-12T11:07:00Z">
        <w:del w:id="426" w:author="עמית ברנשטיין" w:date="2020-03-08T20:24:00Z">
          <w:r w:rsidR="008A159F" w:rsidDel="00A14940">
            <w:delText>cogniti</w:delText>
          </w:r>
          <w:r w:rsidR="008A159F" w:rsidDel="00A14940">
            <w:rPr>
              <w:lang w:val="en-IL"/>
            </w:rPr>
            <w:delText>ve</w:delText>
          </w:r>
          <w:r w:rsidR="008A159F" w:rsidDel="00A14940">
            <w:delText xml:space="preserve"> </w:delText>
          </w:r>
        </w:del>
      </w:ins>
      <w:del w:id="427" w:author="עמית ברנשטיין" w:date="2020-03-08T20:24:00Z">
        <w:r w:rsidR="009E005B" w:rsidDel="00A14940">
          <w:delText xml:space="preserve">XXXXX </w:delText>
        </w:r>
      </w:del>
      <w:ins w:id="428" w:author="יפתח עמיר" w:date="2020-01-12T11:07:00Z">
        <w:del w:id="429" w:author="עמית ברנשטיין" w:date="2020-03-08T20:24:00Z">
          <w:r w:rsidR="008A159F" w:rsidDel="00A14940">
            <w:rPr>
              <w:lang w:val="en-IL"/>
            </w:rPr>
            <w:delText>as well as affective systems</w:delText>
          </w:r>
          <w:r w:rsidR="008A159F" w:rsidDel="00A14940">
            <w:delText xml:space="preserve"> </w:delText>
          </w:r>
        </w:del>
      </w:ins>
      <w:del w:id="430" w:author="עמית ברנשטיין" w:date="2020-03-08T20:24:00Z">
        <w:r w:rsidR="009E005B" w:rsidDel="00A14940">
          <w:delText xml:space="preserve">in which </w:delText>
        </w:r>
      </w:del>
      <w:del w:id="431" w:author="עמית ברנשטיין" w:date="2020-03-08T20:26:00Z">
        <w:r w:rsidR="009E005B" w:rsidDel="00D04B42">
          <w:delText>internal attention</w:delText>
        </w:r>
      </w:del>
      <w:ins w:id="432" w:author="יפתח עמיר" w:date="2020-01-28T08:40:00Z">
        <w:del w:id="433" w:author="עמית ברנשטיין" w:date="2020-03-08T20:26:00Z">
          <w:r w:rsidR="00F76B58" w:rsidDel="00D04B42">
            <w:rPr>
              <w:lang w:val="en-IL"/>
            </w:rPr>
            <w:delText>al processes</w:delText>
          </w:r>
        </w:del>
      </w:ins>
      <w:del w:id="434" w:author="עמית ברנשטיין" w:date="2020-03-08T20:26:00Z">
        <w:r w:rsidR="009E005B" w:rsidDel="00D04B42">
          <w:delText xml:space="preserve"> operate</w:delText>
        </w:r>
      </w:del>
      <w:del w:id="435" w:author="יפתח עמיר" w:date="2020-01-28T08:40:00Z">
        <w:r w:rsidR="009E005B" w:rsidDel="00F76B58">
          <w:delText>s</w:delText>
        </w:r>
      </w:del>
      <w:r w:rsidR="009E005B">
        <w:t>. Indeed, the</w:t>
      </w:r>
      <w:r w:rsidR="00F83D86">
        <w:t xml:space="preserve"> processes affecting attention are also themselves influenced by attention</w:t>
      </w:r>
      <w:ins w:id="436" w:author="יפתח עמיר" w:date="2020-01-28T08:53:00Z">
        <w:del w:id="437" w:author="עמית ברנשטיין" w:date="2020-03-08T20:27:00Z">
          <w:r w:rsidR="00B2628D" w:rsidDel="00D04B42">
            <w:rPr>
              <w:lang w:val="en-IL"/>
            </w:rPr>
            <w:delText>, that is they</w:delText>
          </w:r>
        </w:del>
      </w:ins>
      <w:ins w:id="438" w:author="עמית ברנשטיין" w:date="2020-03-08T20:27:00Z">
        <w:r>
          <w:t xml:space="preserve"> - they</w:t>
        </w:r>
      </w:ins>
      <w:ins w:id="439" w:author="יפתח עמיר" w:date="2020-01-28T08:53:00Z">
        <w:r w:rsidR="00B2628D">
          <w:rPr>
            <w:lang w:val="en-IL"/>
          </w:rPr>
          <w:t xml:space="preserve"> have</w:t>
        </w:r>
      </w:ins>
      <w:ins w:id="440" w:author="עמית ברנשטיין" w:date="2020-03-08T20:27:00Z">
        <w:r>
          <w:t xml:space="preserve"> a</w:t>
        </w:r>
      </w:ins>
      <w:ins w:id="441" w:author="יפתח עמיר" w:date="2020-01-28T08:53:00Z">
        <w:r w:rsidR="00B2628D">
          <w:rPr>
            <w:lang w:val="en-IL"/>
          </w:rPr>
          <w:t xml:space="preserve"> circular causality </w:t>
        </w:r>
      </w:ins>
      <w:ins w:id="442" w:author="יפתח עמיר" w:date="2020-01-28T08:49:00Z">
        <w:r w:rsidR="00186084">
          <w:rPr>
            <w:lang w:val="en-IL"/>
          </w:rPr>
          <w:fldChar w:fldCharType="begin" w:fldLock="1"/>
        </w:r>
      </w:ins>
      <w:r w:rsidR="00EA4F7B">
        <w:rPr>
          <w:lang w:val="en-IL"/>
        </w:rPr>
        <w:instrText>ADDIN CSL_CITATION {"citationItems":[{"id":"ITEM-1","itemData":{"ISBN":"9780262611312","abstract":"foreword by Hermann Haken For the past twenty years Scott Kelso's research has focused on extending the physical concepts of self- organization and the mathematical tools of nonlinear dynamics to understand how human beings (and human brains) perceive, intend, learn, control, and coordinate complex behaviors. In this book Kelso proposes a new, general framework within which to connect brain, mind, and behavior.Kelso's prescription for mental life breaks dramatically with the classical computational approach that is still the operative framework for many newer psychological and neurophysiological studies. His core thesis is that the creation and evolution of patterned behavior at all levels -- from neurons to mind -- is governed by the generic processes of self-organization. Both human brain and behavior are shown to exhibit features of pattern-forming dynamical systems, including multistability, abrupt phase transitions, crises, and intermittency.Dynamic Patterns brings together different aspects of this approach to the study of human behavior, using simple experimental examples and illustrations to convey essential concepts, strategies, and methods, with a minimum of mathematics.Kelso begins with a general account of dynamic pattern formation. He then takes up behavior, focusing initially on identifying pattern-forming instabilities in human sensorimotor coordination. Moving back and forth between theory and experiment, he establishes the notion that the same pattern-forming mechanisms apply regardless of the component parts involved (parts of the body, parts of the nervous system, parts of society) and the medium through which the parts are coupled. Finally, employing the latest techniques to observe spatiotemporal patterns of brain activity, Kelso shows that the human brain is fundamentally a pattern forming dynamical system, poised on the brink of instability. Self-organization thus underlies the cooperative action of neurons that produces human behavior in all its forms.","author":[{"dropping-particle":"","family":"Kelso","given":"J A Scott","non-dropping-particle":"","parse-names":false,"suffix":""}],"id":"ITEM-1","issued":{"date-parts":[["1995"]]},"language":"English","note":"Accession Number: 49465; OCLC: 45844268; Language: English","publisher":"MIT Press","publisher-place":"Cambridge, Mass","title":"Dynamic Patterns : The Self-organization of Brain and Behavior","type":"book"},"uris":["http://www.mendeley.com/documents/?uuid=b3e6c758-31c7-4f96-994d-b8244c1f55b5"]},{"id":"ITEM-2","itemData":{"DOI":"DOI: 10.1017/S0140525X0500004X","ISSN":"0140-525X","abstract":"Efforts to bridge emotion theory with neurobiology can be facilitated by dynamic systems (DS) modeling. DS principles stipulate higher-order wholes emerging from lower-order constituents through bidirectional causal processes – offering a common language for psychological and neurobiological models. After identifying some limitations of mainstream emotion theory, I apply DS principles to emotion–cognition relations. I then present a psychological model based on this reconceptualization, identifying trigger, self-amplification, and self-stabilization phases of emotion-appraisal states, leading to consolidating traits. The article goes on to describe neural structures and functions involved in appraisal and emotion, as well as DS mechanisms of integration by which they interact. These mechanisms include nested feedback interactions, global effects of neuromodulation, vertical integration, action-monitoring, and synaptic plasticity, and they are modeled in terms of both functional integration and temporal synchronization. I end by elaborating the psychological model of emotion–appraisal states with reference to neural processes.","author":[{"dropping-particle":"","family":"Lewis","given":"Marc D","non-dropping-particle":"","parse-names":false,"suffix":""}],"container-title":"Behavioral and Brain Sciences","edition":"2005/08/12","id":"ITEM-2","issue":"2","issued":{"date-parts":[["2005"]]},"page":"169-194","publisher":"Cambridge University Press","title":"Bridging emotion theory and neurobiology through dynamic systems modeling","type":"article-journal","volume":"28"},"uris":["http://www.mendeley.com/documents/?uuid=586d7aa7-38d5-433f-b97b-6f21f26b43d2"]}],"mendeley":{"formattedCitation":"(Kelso, 1995; Lewis, 2005)","plainTextFormattedCitation":"(Kelso, 1995; Lewis, 2005)","previouslyFormattedCitation":"(Kelso, 1995; Lewis, 2005)"},"properties":{"noteIndex":0},"schema":"https://github.com/citation-style-language/schema/raw/master/csl-citation.json"}</w:instrText>
      </w:r>
      <w:r w:rsidR="00186084">
        <w:rPr>
          <w:lang w:val="en-IL"/>
        </w:rPr>
        <w:fldChar w:fldCharType="separate"/>
      </w:r>
      <w:r w:rsidR="00B2628D" w:rsidRPr="00B2628D">
        <w:rPr>
          <w:noProof/>
          <w:lang w:val="en-IL"/>
        </w:rPr>
        <w:t>(Kelso, 1995; Lewis, 2005)</w:t>
      </w:r>
      <w:ins w:id="443" w:author="יפתח עמיר" w:date="2020-01-28T08:49:00Z">
        <w:r w:rsidR="00186084">
          <w:rPr>
            <w:lang w:val="en-IL"/>
          </w:rPr>
          <w:fldChar w:fldCharType="end"/>
        </w:r>
      </w:ins>
      <w:del w:id="444" w:author="יפתח עמיר" w:date="2020-01-28T08:48:00Z">
        <w:r w:rsidR="009E005B" w:rsidDel="00186084">
          <w:delText xml:space="preserve"> (CITE)</w:delText>
        </w:r>
      </w:del>
      <w:r w:rsidR="00F83D86">
        <w:t xml:space="preserve">. </w:t>
      </w:r>
      <w:r w:rsidR="00A54649">
        <w:t xml:space="preserve">For example, attention gates </w:t>
      </w:r>
      <w:r w:rsidR="009E005B">
        <w:t>the</w:t>
      </w:r>
      <w:r w:rsidR="00A54649">
        <w:t xml:space="preserve"> information </w:t>
      </w:r>
      <w:r w:rsidR="009E005B">
        <w:t>entering</w:t>
      </w:r>
      <w:r w:rsidR="00A54649">
        <w:t xml:space="preserve"> WM</w:t>
      </w:r>
      <w:r w:rsidR="009E005B">
        <w:t xml:space="preserve">, yet the </w:t>
      </w:r>
      <w:del w:id="445" w:author="יפתח עמיר" w:date="2020-01-12T11:51:00Z">
        <w:r w:rsidR="00A54649" w:rsidDel="006B053D">
          <w:delText xml:space="preserve"> </w:delText>
        </w:r>
        <w:r w:rsidR="009E005B" w:rsidDel="006B053D">
          <w:delText xml:space="preserve">the </w:delText>
        </w:r>
      </w:del>
      <w:r w:rsidR="009E005B">
        <w:t>contents or activated representations in</w:t>
      </w:r>
      <w:r w:rsidR="00A54649">
        <w:t xml:space="preserve"> WM </w:t>
      </w:r>
      <w:r w:rsidR="00A54649">
        <w:lastRenderedPageBreak/>
        <w:t>also guide attentional selection</w:t>
      </w:r>
      <w:r w:rsidR="00B84BBB">
        <w:rPr>
          <w:rFonts w:asciiTheme="majorBidi" w:hAnsiTheme="majorBidi" w:cstheme="majorBidi"/>
        </w:rPr>
        <w:t xml:space="preserve"> </w:t>
      </w:r>
      <w:r w:rsidR="00B84BBB">
        <w:rPr>
          <w:rFonts w:asciiTheme="majorBidi" w:hAnsiTheme="majorBidi" w:cstheme="majorBidi"/>
        </w:rPr>
        <w:fldChar w:fldCharType="begin" w:fldLock="1"/>
      </w:r>
      <w:r w:rsidR="00B2628D">
        <w:rPr>
          <w:rFonts w:asciiTheme="majorBidi" w:hAnsiTheme="majorBidi" w:cstheme="majorBidi"/>
        </w:rPr>
        <w:instrText>ADDIN CSL_CITATION {"citationItems":[{"id":"ITEM-1","itemData":{"DOI":"https://doi.org/10.1016/j.neuron.2019.08.030","ISSN":"0896-6273","abstract":"Memories are about the past, but they serve the future. Memory research often emphasizes the former aspect: focusing on the functions that re-constitute (re-member) experience and elucidating the various types of memories and their interrelations, timescales, and neural bases. Here we highlight the prospective nature of memory in guiding selective attention, focusing on functions that use previous experience to anticipate the relevant events about to unfold—to “premember” experience. Memories of various types and timescales play a fundamental role in guiding perception and performance adaptively, proactively, and dynamically. Consonant with this perspective, memories are often recorded according to expected future demands. Using working memory as an example, we consider how mnemonic content is selected and represented for future use. This perspective moves away from the traditional representational account of memory toward a functional account in which forward-looking memory traces are informationally and computationally tuned for interacting with incoming sensory signals to guide adaptive behavior.","author":[{"dropping-particle":"","family":"Nobre","given":"A C","non-dropping-particle":"","parse-names":false,"suffix":""},{"dropping-particle":"","family":"Stokes","given":"M G","non-dropping-particle":"","parse-names":false,"suffix":""}],"container-title":"Neuron","id":"ITEM-1","issue":"1","issued":{"date-parts":[["2019"]]},"page":"132-146","title":"Premembering Experience: A Hierarchy of Time-Scales for Proactive Attention","type":"article-journal","volume":"104"},"uris":["http://www.mendeley.com/documents/?uuid=9130df47-90fd-4a45-ba9b-536bca3b54cb"]},{"id":"ITEM-2","itemData":{"DOI":"10.3758/APP.71.4.936","ISSN":"1943-393X","abstract":"We investigated the interactions among visual working memory (VWM), attention, and gaze control in a visual search task that was performed while a color was held in VWM for a concurrent discrimination task. In the search task, participants were required to foveate a cued item within a circular array of colored objects. During the saccade to the target, the array was sometimes rotated so that the eyes landed midway between the target object and an adjacent distractor object, necessitating a second saccade to foveate the target. When the color of the adjacent distractor matched a color being maintained in VWM, execution of this secondary saccade was impaired, indicating that the current contents of VWM bias saccade targeting mechanisms that direct gaze toward target objects during visual search.","author":[{"dropping-particle":"","family":"Hollingworth","given":"Andrew","non-dropping-particle":"","parse-names":false,"suffix":""},{"dropping-particle":"","family":"Luck","given":"Steven J","non-dropping-particle":"","parse-names":false,"suffix":""}],"container-title":"Attention, Perception, &amp; Psychophysics","id":"ITEM-2","issue":"4","issued":{"date-parts":[["2009"]]},"page":"936-949","title":"The role of visual working memory (VWM) in the control of gaze during visual search","type":"article-journal","volume":"71"},"uris":["http://www.mendeley.com/documents/?uuid=475a128b-0ae2-4e4e-a33b-d8e2907f3d85"]}],"mendeley":{"formattedCitation":"(Hollingworth &amp; Luck, 2009; Nobre &amp; Stokes, 2019)","plainTextFormattedCitation":"(Hollingworth &amp; Luck, 2009; Nobre &amp; Stokes, 2019)","previouslyFormattedCitation":"(Hollingworth &amp; Luck, 2009; Nobre &amp; Stokes, 2019)"},"properties":{"noteIndex":0},"schema":"https://github.com/citation-style-language/schema/raw/master/csl-citation.json"}</w:instrText>
      </w:r>
      <w:r w:rsidR="00B84BBB">
        <w:rPr>
          <w:rFonts w:asciiTheme="majorBidi" w:hAnsiTheme="majorBidi" w:cstheme="majorBidi"/>
        </w:rPr>
        <w:fldChar w:fldCharType="separate"/>
      </w:r>
      <w:r w:rsidR="00B2628D" w:rsidRPr="00B2628D">
        <w:rPr>
          <w:rFonts w:asciiTheme="majorBidi" w:hAnsiTheme="majorBidi" w:cstheme="majorBidi"/>
          <w:noProof/>
        </w:rPr>
        <w:t>(Hollingworth &amp; Luck, 2009; Nobre &amp; Stokes, 2019)</w:t>
      </w:r>
      <w:r w:rsidR="00B84BBB">
        <w:rPr>
          <w:rFonts w:asciiTheme="majorBidi" w:hAnsiTheme="majorBidi" w:cstheme="majorBidi"/>
        </w:rPr>
        <w:fldChar w:fldCharType="end"/>
      </w:r>
      <w:r w:rsidR="00B84BBB">
        <w:rPr>
          <w:rFonts w:asciiTheme="majorBidi" w:hAnsiTheme="majorBidi" w:cstheme="majorBidi"/>
        </w:rPr>
        <w:t>. Similarly,</w:t>
      </w:r>
      <w:r w:rsidR="009E005B">
        <w:rPr>
          <w:rFonts w:asciiTheme="majorBidi" w:hAnsiTheme="majorBidi" w:cstheme="majorBidi"/>
        </w:rPr>
        <w:t xml:space="preserve"> attention amplifies perceived emotional experience</w:t>
      </w:r>
      <w:ins w:id="446" w:author="יפתח עמיר" w:date="2020-01-12T11:54:00Z">
        <w:r w:rsidR="006B053D">
          <w:rPr>
            <w:rFonts w:asciiTheme="majorBidi" w:hAnsiTheme="majorBidi" w:cstheme="majorBidi"/>
            <w:lang w:val="en-IL"/>
          </w:rPr>
          <w:t xml:space="preserve"> </w:t>
        </w:r>
      </w:ins>
      <w:ins w:id="447" w:author="יפתח עמיר" w:date="2020-01-12T12:06:00Z">
        <w:r w:rsidR="008D168C">
          <w:rPr>
            <w:rFonts w:asciiTheme="majorBidi" w:hAnsiTheme="majorBidi" w:cstheme="majorBidi"/>
            <w:lang w:val="en-IL"/>
          </w:rPr>
          <w:t>(</w:t>
        </w:r>
      </w:ins>
      <w:ins w:id="448" w:author="יפתח עמיר" w:date="2020-01-12T11:54:00Z">
        <w:r w:rsidR="006B053D">
          <w:rPr>
            <w:rFonts w:asciiTheme="majorBidi" w:hAnsiTheme="majorBidi" w:cstheme="majorBidi"/>
            <w:lang w:val="en-IL"/>
          </w:rPr>
          <w:t>similar to how external attention increases perceptual vividness</w:t>
        </w:r>
      </w:ins>
      <w:ins w:id="449" w:author="יפתח עמיר" w:date="2020-01-12T12:06:00Z">
        <w:r w:rsidR="008D168C">
          <w:rPr>
            <w:rFonts w:asciiTheme="majorBidi" w:hAnsiTheme="majorBidi" w:cstheme="majorBidi"/>
            <w:lang w:val="en-IL"/>
          </w:rPr>
          <w:t>;</w:t>
        </w:r>
      </w:ins>
      <w:r w:rsidR="009E005B">
        <w:rPr>
          <w:rFonts w:asciiTheme="majorBidi" w:hAnsiTheme="majorBidi" w:cstheme="majorBidi"/>
        </w:rPr>
        <w:t xml:space="preserve"> </w:t>
      </w:r>
      <w:r w:rsidR="009E005B">
        <w:rPr>
          <w:rFonts w:asciiTheme="majorBidi" w:hAnsiTheme="majorBidi" w:cstheme="majorBidi"/>
        </w:rPr>
        <w:fldChar w:fldCharType="begin" w:fldLock="1"/>
      </w:r>
      <w:ins w:id="450" w:author="יפתח עמיר" w:date="2020-01-12T12:07:00Z">
        <w:r w:rsidR="008D168C">
          <w:rPr>
            <w:rFonts w:asciiTheme="majorBidi" w:hAnsiTheme="majorBidi" w:cstheme="majorBidi"/>
          </w:rPr>
          <w:instrText>ADDIN CSL_CITATION {"citationItems":[{"id":"ITEM-1","itemData":{"DOI":"10.1177/0956797619844231","ISSN":"0956-7976","abstract":"Attention and emotion are fundamental psychological systems. It is well established that emotion intensifies attention. Three experiments reported here (N = 235) demonstrated the reversed causal direction: Voluntary visual attention intensifies perceived emotion. In Experiment 1, participants repeatedly directed attention toward a target object during sequential search. Participants subsequently perceived their emotional reactions to target objects as more intense than their reactions to control objects. Experiments 2 and 3 used a spatial-cuing procedure to manipulate voluntary visual attention. Spatially cued attention increased perceived emotional intensity. Participants perceived spatially cued objects as more emotionally intense than noncued objects even when participants were asked to mentally rehearse the name of noncued objects. This suggests that the intensifying effect of attention is independent of more extensive mental rehearsal. Across experiments, attended objects were perceived as more visually distinctive, which statistically mediated the effects of attention on emotional intensity.","author":[{"dropping-particle":"","family":"Mrkva","given":"Kellen","non-dropping-particle":"","parse-names":false,"suffix":""},{"dropping-particle":"","family":"Westfall","given":"Jacob","non-dropping-particle":"","parse-names":false,"suffix":""},{"dropping-particle":"","family":"Boven","given":"Leaf","non-dropping-particle":"Van","parse-names":false,"suffix":""}],"container-title":"Psychological Science","id":"ITEM-1","issue":"6","issued":{"date-parts":[["2019","5","20"]]},"note":"doi: 10.1177/0956797619844231","page":"942-954","publisher":"SAGE Publications Inc","title":"Attention Drives Emotion: Voluntary Visual Attention Increases Perceived Emotional Intensity","type":"article-journal","volume":"30"},"uris":["http://www.mendeley.com/documents/?uuid=a063bd58-2846-4274-970d-4a4da70c6ac7"]}],"mendeley":{"formattedCitation":"(Mrkva, Westfall, &amp; Van Boven, 2019)","manualFormatting":"Mrkva, Westfall, &amp; Van Boven, 2019)","plainTextFormattedCitation":"(Mrkva, Westfall, &amp; Van Boven, 2019)","previouslyFormattedCitation":"(Mrkva, Westfall, &amp; Van Boven, 2019)"},"properties":{"noteIndex":0},"schema":"https://github.com/citation-style-language/schema/raw/master/csl-citation.json"}</w:instrText>
        </w:r>
      </w:ins>
      <w:del w:id="451" w:author="יפתח עמיר" w:date="2020-01-12T12:07:00Z">
        <w:r w:rsidR="00DA5662" w:rsidDel="008D168C">
          <w:rPr>
            <w:rFonts w:asciiTheme="majorBidi" w:hAnsiTheme="majorBidi" w:cstheme="majorBidi"/>
          </w:rPr>
          <w:delInstrText>ADDIN CSL_CITATION {"citationItems":[{"id":"ITEM-1","itemData":{"DOI":"10.1177/0956797619844231","ISSN":"0956-7976","abstract":"Attention and emotion are fundamental psychological systems. It is well established that emotion intensifies attention. Three experiments reported here (N = 235) demonstrated the reversed causal direction: Voluntary visual attention intensifies perceived emotion. In Experiment 1, participants repeatedly directed attention toward a target object during sequential search. Participants subsequently perceived their emotional reactions to target objects as more intense than their reactions to control objects. Experiments 2 and 3 used a spatial-cuing procedure to manipulate voluntary visual attention. Spatially cued attention increased perceived emotional intensity. Participants perceived spatially cued objects as more emotionally intense than noncued objects even when participants were asked to mentally rehearse the name of noncued objects. This suggests that the intensifying effect of attention is independent of more extensive mental rehearsal. Across experiments, attended objects were perceived as more visually distinctive, which statistically mediated the effects of attention on emotional intensity.","author":[{"dropping-particle":"","family":"Mrkva","given":"Kellen","non-dropping-particle":"","parse-names":false,"suffix":""},{"dropping-particle":"","family":"Westfall","given":"Jacob","non-dropping-particle":"","parse-names":false,"suffix":""},{"dropping-particle":"","family":"Boven","given":"Leaf","non-dropping-particle":"Van","parse-names":false,"suffix":""}],"container-title":"Psychological Science","id":"ITEM-1","issue":"6","issued":{"date-parts":[["2019","5","20"]]},"note":"doi: 10.1177/0956797619844231","page":"942-954","publisher":"SAGE Publications Inc","title":"Attention Drives Emotion: Voluntary Visual Attention Increases Perceived Emotional Intensity","type":"article-journal","volume":"30"},"uris":["http://www.mendeley.com/documents/?uuid=a063bd58-2846-4274-970d-4a4da70c6ac7"]}],"mendeley":{"formattedCitation":"(Mrkva, Westfall, &amp; Van Boven, 2019)","plainTextFormattedCitation":"(Mrkva, Westfall, &amp; Van Boven, 2019)","previouslyFormattedCitation":"(Mrkva, Westfall, &amp; Van Boven, 2019)"},"properties":{"noteIndex":0},"schema":"https://github.com/citation-style-language/schema/raw/master/csl-citation.json"}</w:delInstrText>
        </w:r>
      </w:del>
      <w:r w:rsidR="009E005B">
        <w:rPr>
          <w:rFonts w:asciiTheme="majorBidi" w:hAnsiTheme="majorBidi" w:cstheme="majorBidi"/>
        </w:rPr>
        <w:fldChar w:fldCharType="separate"/>
      </w:r>
      <w:del w:id="452" w:author="יפתח עמיר" w:date="2020-01-12T12:07:00Z">
        <w:r w:rsidR="009E005B" w:rsidRPr="00F83D86" w:rsidDel="008D168C">
          <w:rPr>
            <w:rFonts w:asciiTheme="majorBidi" w:hAnsiTheme="majorBidi" w:cstheme="majorBidi"/>
            <w:noProof/>
          </w:rPr>
          <w:delText>(</w:delText>
        </w:r>
      </w:del>
      <w:r w:rsidR="009E005B" w:rsidRPr="00F83D86">
        <w:rPr>
          <w:rFonts w:asciiTheme="majorBidi" w:hAnsiTheme="majorBidi" w:cstheme="majorBidi"/>
          <w:noProof/>
        </w:rPr>
        <w:t>Mrkva, Westfall, &amp; Van Boven, 2019)</w:t>
      </w:r>
      <w:r w:rsidR="009E005B">
        <w:rPr>
          <w:rFonts w:asciiTheme="majorBidi" w:hAnsiTheme="majorBidi" w:cstheme="majorBidi"/>
        </w:rPr>
        <w:fldChar w:fldCharType="end"/>
      </w:r>
      <w:r w:rsidR="009E005B">
        <w:rPr>
          <w:rFonts w:asciiTheme="majorBidi" w:hAnsiTheme="majorBidi" w:cstheme="majorBidi"/>
        </w:rPr>
        <w:t>, yet</w:t>
      </w:r>
      <w:r w:rsidR="00B84BBB">
        <w:rPr>
          <w:rFonts w:asciiTheme="majorBidi" w:hAnsiTheme="majorBidi" w:cstheme="majorBidi"/>
        </w:rPr>
        <w:t xml:space="preserve"> emotional states </w:t>
      </w:r>
      <w:del w:id="453" w:author="יפתח עמיר" w:date="2020-01-12T11:55:00Z">
        <w:r w:rsidR="009E005B" w:rsidDel="006B053D">
          <w:rPr>
            <w:rFonts w:asciiTheme="majorBidi" w:hAnsiTheme="majorBidi" w:cstheme="majorBidi"/>
          </w:rPr>
          <w:delText>XXXX</w:delText>
        </w:r>
        <w:r w:rsidR="00B84BBB" w:rsidDel="006B053D">
          <w:rPr>
            <w:rFonts w:asciiTheme="majorBidi" w:hAnsiTheme="majorBidi" w:cstheme="majorBidi"/>
          </w:rPr>
          <w:delText xml:space="preserve"> </w:delText>
        </w:r>
      </w:del>
      <w:ins w:id="454" w:author="יפתח עמיר" w:date="2020-01-12T11:55:00Z">
        <w:r w:rsidR="006B053D">
          <w:rPr>
            <w:rFonts w:asciiTheme="majorBidi" w:hAnsiTheme="majorBidi" w:cstheme="majorBidi"/>
            <w:lang w:val="en-IL"/>
          </w:rPr>
          <w:t>amplify</w:t>
        </w:r>
        <w:r w:rsidR="006B053D">
          <w:rPr>
            <w:rFonts w:asciiTheme="majorBidi" w:hAnsiTheme="majorBidi" w:cstheme="majorBidi"/>
          </w:rPr>
          <w:t xml:space="preserve"> </w:t>
        </w:r>
      </w:ins>
      <w:r w:rsidR="00B84BBB">
        <w:rPr>
          <w:rFonts w:asciiTheme="majorBidi" w:hAnsiTheme="majorBidi" w:cstheme="majorBidi"/>
        </w:rPr>
        <w:t>attentional selection</w:t>
      </w:r>
      <w:ins w:id="455" w:author="יפתח עמיר" w:date="2020-01-12T11:55:00Z">
        <w:r w:rsidR="006B053D">
          <w:rPr>
            <w:rFonts w:asciiTheme="majorBidi" w:hAnsiTheme="majorBidi" w:cstheme="majorBidi"/>
            <w:lang w:val="en-IL"/>
          </w:rPr>
          <w:t xml:space="preserve"> by </w:t>
        </w:r>
      </w:ins>
      <w:ins w:id="456" w:author="יפתח עמיר" w:date="2020-01-12T11:59:00Z">
        <w:r w:rsidR="008D168C">
          <w:rPr>
            <w:rFonts w:asciiTheme="majorBidi" w:hAnsiTheme="majorBidi" w:cstheme="majorBidi"/>
            <w:lang w:val="en-IL"/>
          </w:rPr>
          <w:t xml:space="preserve">facilitating </w:t>
        </w:r>
      </w:ins>
      <w:ins w:id="457" w:author="יפתח עמיר" w:date="2020-01-12T12:00:00Z">
        <w:r w:rsidR="008D168C">
          <w:rPr>
            <w:rFonts w:asciiTheme="majorBidi" w:hAnsiTheme="majorBidi" w:cstheme="majorBidi"/>
            <w:lang w:val="en-IL"/>
          </w:rPr>
          <w:t>processing of</w:t>
        </w:r>
      </w:ins>
      <w:ins w:id="458" w:author="יפתח עמיר" w:date="2020-01-12T12:01:00Z">
        <w:r w:rsidR="008D168C">
          <w:rPr>
            <w:rFonts w:asciiTheme="majorBidi" w:hAnsiTheme="majorBidi" w:cstheme="majorBidi"/>
            <w:lang w:val="en-IL"/>
          </w:rPr>
          <w:t>- or disrupting on-going task and reorienting to-</w:t>
        </w:r>
      </w:ins>
      <w:ins w:id="459" w:author="יפתח עמיר" w:date="2020-01-12T12:00:00Z">
        <w:r w:rsidR="008D168C">
          <w:rPr>
            <w:rFonts w:asciiTheme="majorBidi" w:hAnsiTheme="majorBidi" w:cstheme="majorBidi"/>
            <w:lang w:val="en-IL"/>
          </w:rPr>
          <w:t xml:space="preserve"> emotionally relevant information</w:t>
        </w:r>
      </w:ins>
      <w:del w:id="460" w:author="יפתח עמיר" w:date="2020-01-12T12:13:00Z">
        <w:r w:rsidR="00B84BBB" w:rsidDel="004A40FC">
          <w:rPr>
            <w:rFonts w:asciiTheme="majorBidi" w:hAnsiTheme="majorBidi" w:cstheme="majorBidi"/>
          </w:rPr>
          <w:delText xml:space="preserve"> </w:delText>
        </w:r>
        <w:r w:rsidR="00B84BBB" w:rsidDel="004A40FC">
          <w:rPr>
            <w:rFonts w:asciiTheme="majorBidi" w:hAnsiTheme="majorBidi" w:cstheme="majorBidi"/>
          </w:rPr>
          <w:fldChar w:fldCharType="begin" w:fldLock="1"/>
        </w:r>
        <w:r w:rsidR="00DA5662" w:rsidRPr="004A40FC" w:rsidDel="004A40FC">
          <w:rPr>
            <w:rFonts w:asciiTheme="majorBidi" w:hAnsiTheme="majorBidi" w:cstheme="majorBidi"/>
          </w:rPr>
          <w:delInstrText>ADDIN CSL_CITATION {"citationItems":[{"id":"ITEM-1","itemData":{"DOI":"10.1037/0096-3445.130.3.466","ISBN":"1939-2222(Electronic),0096-3445(Print)","abstract":"Participants searched for discrepant fear-relevant pictures (snakes or spiders) in grid-pattern arrays of fear-irrelevant pictures belonging to the same category (flowers or mushrooms) and vice versa. Fear-relevant pictures were found more quickly than fear-irrelevant ones. Fear-relevant, but not fear-irrelevant, search was unaffected by the location of the target in the display and by the number of distractors, which suggests parallel search for fear-relevant targets and serial search for fear-irrelevant targets. Participants specifically fearful of snakes but not spiders (or vice versa) showed facilitated search for the feared objects but did not differ from controls in search for nonfeared fear-relevant or fear-irrelevant, targets. Thus, evolutionary relevant threatening stimuli were effective in capturing attention, and this effect was further facilitated if the stimulus was emotionally provocative. (PsycINFO Database Record (c) 2016 APA, all rights reserved)","author":[{"dropping-particle":"","family":"Öhman","given":"Arne","non-dropping-particle":"","parse-names":false,"suffix":""},{"dropping-particle":"","family":"Flykt","given":"Anders","non-dropping-particle":"","parse-names":false,"suffix":""},{"dropping-particle":"","family":"Esteves","given":"Francisco","non-dropping-particle":"","parse-names":false,"suffix":""}],"container-title":"Journal of Experimental Psychology: General","id":"ITEM-1","issue":"3","issued":{"date-parts":[["2001"]]},"page":"466-478","publisher":"American Psychological Association","publisher-place":"US","title":"Emotion drives attention: Detecting the snake in the grass.","type":"article","volume":"130"},"uris":["http://www.mendeley.com/documents/?uuid=76a188f7-8f9d-4185-81a1-228064c7e471"]}],"mendeley":{"formattedCitation":"(Öhman, Flykt, &amp; Esteves, 2001)","manualFormatting":"(Öhman, Flykt, &amp; Esteves, 2001; CITE; CiTE)","plainTextFormattedCitation":"(Öhman, Flykt, &amp; Esteves, 2001)","previouslyFormattedCitation":"(Öhman, Flykt, &amp; Esteves, 2001)"},"properties":{"noteIndex":0},"schema":"https://github.com/citation-style-language/schema/raw/master/csl-citation.json"}</w:delInstrText>
        </w:r>
        <w:r w:rsidR="00B84BBB" w:rsidDel="004A40FC">
          <w:rPr>
            <w:rFonts w:asciiTheme="majorBidi" w:hAnsiTheme="majorBidi" w:cstheme="majorBidi"/>
          </w:rPr>
          <w:fldChar w:fldCharType="separate"/>
        </w:r>
        <w:r w:rsidR="00B84BBB" w:rsidRPr="004A40FC" w:rsidDel="004A40FC">
          <w:rPr>
            <w:rFonts w:asciiTheme="majorBidi" w:hAnsiTheme="majorBidi" w:cstheme="majorBidi"/>
            <w:noProof/>
          </w:rPr>
          <w:delText>(Öhman, Flykt, &amp; Esteves, 2001</w:delText>
        </w:r>
        <w:r w:rsidR="009E005B" w:rsidRPr="004A40FC" w:rsidDel="004A40FC">
          <w:rPr>
            <w:rFonts w:asciiTheme="majorBidi" w:hAnsiTheme="majorBidi" w:cstheme="majorBidi"/>
            <w:noProof/>
          </w:rPr>
          <w:delText>;</w:delText>
        </w:r>
        <w:r w:rsidR="009E005B" w:rsidRPr="004A40FC" w:rsidDel="007E5571">
          <w:rPr>
            <w:rFonts w:asciiTheme="majorBidi" w:hAnsiTheme="majorBidi" w:cstheme="majorBidi"/>
            <w:noProof/>
          </w:rPr>
          <w:delText xml:space="preserve"> CITE; CiTE</w:delText>
        </w:r>
        <w:r w:rsidR="00B84BBB" w:rsidRPr="004A40FC" w:rsidDel="004A40FC">
          <w:rPr>
            <w:rFonts w:asciiTheme="majorBidi" w:hAnsiTheme="majorBidi" w:cstheme="majorBidi"/>
            <w:noProof/>
          </w:rPr>
          <w:delText>)</w:delText>
        </w:r>
        <w:r w:rsidR="00B84BBB" w:rsidDel="004A40FC">
          <w:rPr>
            <w:rFonts w:asciiTheme="majorBidi" w:hAnsiTheme="majorBidi" w:cstheme="majorBidi"/>
          </w:rPr>
          <w:fldChar w:fldCharType="end"/>
        </w:r>
      </w:del>
      <w:ins w:id="461" w:author="יפתח עמיר" w:date="2020-01-12T12:13:00Z">
        <w:r w:rsidR="004A40FC">
          <w:rPr>
            <w:rFonts w:asciiTheme="majorBidi" w:hAnsiTheme="majorBidi" w:cstheme="majorBidi"/>
            <w:lang w:val="en-IL"/>
          </w:rPr>
          <w:t xml:space="preserve"> </w:t>
        </w:r>
      </w:ins>
      <w:commentRangeStart w:id="462"/>
      <w:ins w:id="463" w:author="יפתח עמיר" w:date="2020-01-12T12:14:00Z">
        <w:r w:rsidR="004A40FC">
          <w:rPr>
            <w:rFonts w:asciiTheme="majorBidi" w:hAnsiTheme="majorBidi" w:cstheme="majorBidi"/>
            <w:lang w:val="en-IL"/>
          </w:rPr>
          <w:fldChar w:fldCharType="begin" w:fldLock="1"/>
        </w:r>
      </w:ins>
      <w:r w:rsidR="00D35AF8">
        <w:rPr>
          <w:rFonts w:asciiTheme="majorBidi" w:hAnsiTheme="majorBidi" w:cstheme="majorBidi"/>
          <w:lang w:val="en-IL"/>
        </w:rPr>
        <w:instrText>ADDIN CSL_CITATION {"citationItems":[{"id":"ITEM-1","itemData":{"DOI":"10.1037/0096-3445.130.3.466","ISBN":"1939-2222(Electronic),0096-3445(Print)","abstract":"Participants searched for discrepant fear-relevant pictures (snakes or spiders) in grid-pattern arrays of fear-irrelevant pictures belonging to the same category (flowers or mushrooms) and vice versa. Fear-relevant pictures were found more quickly than fear-irrelevant ones. Fear-relevant, but not fear-irrelevant, search was unaffected by the location of the target in the display and by the number of distractors, which suggests parallel search for fear-relevant targets and serial search for fear-irrelevant targets. Participants specifically fearful of snakes but not spiders (or vice versa) showed facilitated search for the feared objects but did not differ from controls in search for nonfeared fear-relevant or fear-irrelevant, targets. Thus, evolutionary relevant threatening stimuli were effective in capturing attention, and this effect was further facilitated if the stimulus was emotionally provocative. (PsycINFO Database Record (c) 2016 APA, all rights reserved)","author":[{"dropping-particle":"","family":"Öhman","given":"Arne","non-dropping-particle":"","parse-names":false,"suffix":""},{"dropping-particle":"","family":"Flykt","given":"Anders","non-dropping-particle":"","parse-names":false,"suffix":""},{"dropping-particle":"","family":"Esteves","given":"Francisco","non-dropping-particle":"","parse-names":false,"suffix":""}],"container-title":"Journal of Experimental Psychology: General","id":"ITEM-1","issue":"3","issued":{"date-parts":[["2001"]]},"page":"466-478","publisher":"American Psychological Association","publisher-place":"US","title":"Emotion drives attention: Detecting the snake in the grass.","type":"article","volume":"130"},"uris":["http://www.mendeley.com/documents/?uuid=76a188f7-8f9d-4185-81a1-228064c7e471"]},{"id":"ITEM-2","itemData":{"author":[{"dropping-particle":"","family":"Vuilleumier","given":"Patrik","non-dropping-particle":"","parse-names":false,"suffix":""},{"dropping-particle":"","family":"Armony","given":"Jorge","non-dropping-particle":"","parse-names":false,"suffix":""},{"dropping-particle":"","family":"Dolan","given":"Ray","non-dropping-particle":"","parse-names":false,"suffix":""}],"container-title":"Human brain function","id":"ITEM-2","issued":{"date-parts":[["2003"]]},"page":"419-444","publisher":"Citeseer","title":"Reciprocal links between emotion and attention","type":"article-journal","volume":"2"},"uris":["http://www.mendeley.com/documents/?uuid=b1a8ee16-2044-411a-a084-a174296eef3a"]},{"id":"ITEM-3","itemData":{"DOI":"10.1037/a0014855","ISBN":"1931-1516(Electronic),1528-3542(Print)","abstract":"This study examined the effect of mood states on mind wandering. Positive, neutral, and negative moods were induced in participants prior to them completing a sustained attention task. Mind wandering was measured by using the frequencies of both behavioral lapses and retrospective indices of subjective experience. Relative to a positive mood, induction of a negative mood led participants to make more lapses, report a greater frequency of task irrelevant thoughts, and become less inclined to reengage attentional resources following a lapse. Positive mood, by contrast, was associated with a better ability to adjust performance after a lapse. These results provide further support for the notion that a negative mood reduces the amount of attentional commitment to the task in hand and may do so by enhancing the focus on task irrelevant personal concerns. (PsycINFO Database Record (c) 2019 APA, all rights reserved)","author":[{"dropping-particle":"","family":"Smallwood","given":"Jonathan","non-dropping-particle":"","parse-names":false,"suffix":""},{"dropping-particle":"","family":"Fitzgerald","given":"Annamay","non-dropping-particle":"","parse-names":false,"suffix":""},{"dropping-particle":"","family":"Miles","given":"Lynden K","non-dropping-particle":"","parse-names":false,"suffix":""},{"dropping-particle":"","family":"Phillips","given":"Louise H","non-dropping-particle":"","parse-names":false,"suffix":""}],"container-title":"Emotion","id":"ITEM-3","issue":"2","issued":{"date-parts":[["2009"]]},"page":"271-276","publisher":"American Psychological Association","publisher-place":"Smallwood, Jonathan: Department of Psychology, University of California, Santa Barbara, CA, US, 93106-9660, smallwood@psych.ucsb.edu","title":"Shifting moods, wandering minds: Negative moods lead the mind to wander.","type":"article","volume":"9"},"uris":["http://www.mendeley.com/documents/?uuid=8970482a-8eb5-457c-ba03-7836c45a547a"]}],"mendeley":{"formattedCitation":"(Öhman, Flykt, &amp; Esteves, 2001; Smallwood, Fitzgerald, Miles, &amp; Phillips, 2009; Vuilleumier, Armony, &amp; Dolan, 2003)","plainTextFormattedCitation":"(Öhman, Flykt, &amp; Esteves, 2001; Smallwood, Fitzgerald, Miles, &amp; Phillips, 2009; Vuilleumier, Armony, &amp; Dolan, 2003)","previouslyFormattedCitation":"(Öhman, Flykt, &amp; Esteves, 2001; Smallwood, Fitzgerald, Miles, &amp; Phillips, 2009; Vuilleumier, Armony, &amp; Dolan, 2003)"},"properties":{"noteIndex":0},"schema":"https://github.com/citation-style-language/schema/raw/master/csl-citation.json"}</w:instrText>
      </w:r>
      <w:r w:rsidR="004A40FC">
        <w:rPr>
          <w:rFonts w:asciiTheme="majorBidi" w:hAnsiTheme="majorBidi" w:cstheme="majorBidi"/>
          <w:lang w:val="en-IL"/>
        </w:rPr>
        <w:fldChar w:fldCharType="separate"/>
      </w:r>
      <w:r w:rsidR="00D35AF8" w:rsidRPr="00D35AF8">
        <w:rPr>
          <w:rFonts w:asciiTheme="majorBidi" w:hAnsiTheme="majorBidi" w:cstheme="majorBidi"/>
          <w:noProof/>
          <w:lang w:val="en-IL"/>
        </w:rPr>
        <w:t>(Öhman, Flykt, &amp; Esteves, 2001; Smallwood, Fitzgerald, Miles, &amp; Phillips, 2009; Vuilleumier, Armony, &amp; Dolan, 2003)</w:t>
      </w:r>
      <w:ins w:id="464" w:author="יפתח עמיר" w:date="2020-01-12T12:14:00Z">
        <w:r w:rsidR="004A40FC">
          <w:rPr>
            <w:rFonts w:asciiTheme="majorBidi" w:hAnsiTheme="majorBidi" w:cstheme="majorBidi"/>
            <w:lang w:val="en-IL"/>
          </w:rPr>
          <w:fldChar w:fldCharType="end"/>
        </w:r>
      </w:ins>
      <w:commentRangeEnd w:id="462"/>
      <w:r w:rsidR="00ED436B">
        <w:rPr>
          <w:rStyle w:val="CommentReference"/>
        </w:rPr>
        <w:commentReference w:id="462"/>
      </w:r>
      <w:r w:rsidR="00F83D86">
        <w:rPr>
          <w:rFonts w:asciiTheme="majorBidi" w:hAnsiTheme="majorBidi" w:cstheme="majorBidi"/>
        </w:rPr>
        <w:t xml:space="preserve">. </w:t>
      </w:r>
    </w:p>
    <w:p w14:paraId="651038D2" w14:textId="2F83466B" w:rsidR="00B44DFE" w:rsidDel="0075551C" w:rsidRDefault="00B44DFE" w:rsidP="0075551C">
      <w:pPr>
        <w:pStyle w:val="Heading2"/>
        <w:rPr>
          <w:del w:id="465" w:author="עמית ברנשטיין" w:date="2020-03-12T16:21:00Z"/>
        </w:rPr>
      </w:pPr>
    </w:p>
    <w:p w14:paraId="5A314ACA" w14:textId="77777777" w:rsidR="0075551C" w:rsidRPr="0075551C" w:rsidRDefault="0075551C" w:rsidP="0075551C">
      <w:pPr>
        <w:rPr>
          <w:ins w:id="466" w:author="עמית ברנשטיין" w:date="2020-03-12T16:21:00Z"/>
        </w:rPr>
      </w:pPr>
    </w:p>
    <w:p w14:paraId="674005E8" w14:textId="36E2866A" w:rsidR="00ED436B" w:rsidRPr="00F83D86" w:rsidRDefault="00ED436B" w:rsidP="0075551C">
      <w:pPr>
        <w:pStyle w:val="Heading2"/>
        <w:rPr>
          <w:ins w:id="467" w:author="עמית ברנשטיין" w:date="2020-03-09T14:57:00Z"/>
        </w:rPr>
      </w:pPr>
      <w:commentRangeStart w:id="468"/>
      <w:ins w:id="469" w:author="עמית ברנשטיין" w:date="2020-03-09T14:57:00Z">
        <w:r>
          <w:t xml:space="preserve">A dynamic systems framework </w:t>
        </w:r>
        <w:r w:rsidRPr="00ED436B">
          <w:rPr>
            <w:highlight w:val="yellow"/>
            <w:rPrChange w:id="470" w:author="עמית ברנשטיין" w:date="2020-03-09T14:57:00Z">
              <w:rPr/>
            </w:rPrChange>
          </w:rPr>
          <w:t xml:space="preserve">to model XXXX </w:t>
        </w:r>
        <w:commentRangeEnd w:id="468"/>
        <w:r w:rsidRPr="00ED436B">
          <w:rPr>
            <w:rStyle w:val="CommentReference"/>
            <w:rFonts w:eastAsiaTheme="minorHAnsi" w:cstheme="minorBidi"/>
            <w:b w:val="0"/>
            <w:highlight w:val="yellow"/>
            <w:rPrChange w:id="471" w:author="עמית ברנשטיין" w:date="2020-03-09T14:57:00Z">
              <w:rPr>
                <w:rStyle w:val="CommentReference"/>
                <w:rFonts w:eastAsiaTheme="minorHAnsi" w:cstheme="minorBidi"/>
                <w:b w:val="0"/>
              </w:rPr>
            </w:rPrChange>
          </w:rPr>
          <w:commentReference w:id="468"/>
        </w:r>
      </w:ins>
    </w:p>
    <w:p w14:paraId="5F79A374" w14:textId="54F9FF80" w:rsidR="0002080E" w:rsidRPr="009A0EB7" w:rsidRDefault="00F83D86" w:rsidP="000667AE">
      <w:pPr>
        <w:rPr>
          <w:rFonts w:asciiTheme="majorBidi" w:hAnsiTheme="majorBidi" w:cstheme="majorBidi"/>
          <w:rPrChange w:id="472" w:author="עמית ברנשטיין" w:date="2020-03-10T10:09:00Z">
            <w:rPr/>
          </w:rPrChange>
        </w:rPr>
      </w:pPr>
      <w:del w:id="473" w:author="עמית ברנשטיין" w:date="2020-03-09T14:55:00Z">
        <w:r w:rsidDel="00ED436B">
          <w:rPr>
            <w:rFonts w:asciiTheme="majorBidi" w:hAnsiTheme="majorBidi" w:cstheme="majorBidi"/>
          </w:rPr>
          <w:delText>Therefore</w:delText>
        </w:r>
        <w:commentRangeStart w:id="474"/>
        <w:r w:rsidDel="00ED436B">
          <w:rPr>
            <w:rFonts w:asciiTheme="majorBidi" w:hAnsiTheme="majorBidi" w:cstheme="majorBidi"/>
          </w:rPr>
          <w:delText xml:space="preserve">, </w:delText>
        </w:r>
        <w:r w:rsidR="00F20438" w:rsidDel="00ED436B">
          <w:rPr>
            <w:rFonts w:asciiTheme="majorBidi" w:hAnsiTheme="majorBidi" w:cstheme="majorBidi"/>
          </w:rPr>
          <w:delText>a</w:delText>
        </w:r>
      </w:del>
      <w:proofErr w:type="spellStart"/>
      <w:ins w:id="475" w:author="עמית ברנשטיין" w:date="2020-03-12T16:22:00Z">
        <w:r w:rsidR="00647BFC">
          <w:rPr>
            <w:rFonts w:asciiTheme="majorBidi" w:hAnsiTheme="majorBidi" w:cstheme="majorBidi"/>
          </w:rPr>
          <w:t>Accordinglyu</w:t>
        </w:r>
        <w:proofErr w:type="spellEnd"/>
        <w:r w:rsidR="00647BFC">
          <w:rPr>
            <w:rFonts w:asciiTheme="majorBidi" w:hAnsiTheme="majorBidi" w:cstheme="majorBidi"/>
          </w:rPr>
          <w:t>, we</w:t>
        </w:r>
      </w:ins>
      <w:ins w:id="476" w:author="עמית ברנשטיין" w:date="2020-03-09T14:55:00Z">
        <w:r w:rsidR="00ED436B">
          <w:rPr>
            <w:rFonts w:asciiTheme="majorBidi" w:hAnsiTheme="majorBidi" w:cstheme="majorBidi"/>
          </w:rPr>
          <w:t xml:space="preserve"> propose that a</w:t>
        </w:r>
      </w:ins>
      <w:r w:rsidR="00F20438">
        <w:rPr>
          <w:rFonts w:asciiTheme="majorBidi" w:hAnsiTheme="majorBidi" w:cstheme="majorBidi"/>
        </w:rPr>
        <w:t xml:space="preserve"> dynamic systems </w:t>
      </w:r>
      <w:commentRangeEnd w:id="474"/>
      <w:r w:rsidR="00D04B42">
        <w:rPr>
          <w:rStyle w:val="CommentReference"/>
        </w:rPr>
        <w:commentReference w:id="474"/>
      </w:r>
      <w:del w:id="477" w:author="עמית ברנשטיין" w:date="2020-03-09T14:55:00Z">
        <w:r w:rsidR="00F20438" w:rsidDel="00ED436B">
          <w:rPr>
            <w:rFonts w:asciiTheme="majorBidi" w:hAnsiTheme="majorBidi" w:cstheme="majorBidi"/>
          </w:rPr>
          <w:delText xml:space="preserve">perspective </w:delText>
        </w:r>
      </w:del>
      <w:ins w:id="478" w:author="עמית ברנשטיין" w:date="2020-03-09T14:55:00Z">
        <w:r w:rsidR="00ED436B">
          <w:rPr>
            <w:rFonts w:asciiTheme="majorBidi" w:hAnsiTheme="majorBidi" w:cstheme="majorBidi"/>
          </w:rPr>
          <w:t xml:space="preserve">framework </w:t>
        </w:r>
      </w:ins>
      <w:r w:rsidR="00F20438">
        <w:rPr>
          <w:rFonts w:asciiTheme="majorBidi" w:hAnsiTheme="majorBidi" w:cstheme="majorBidi"/>
        </w:rPr>
        <w:t xml:space="preserve">may be useful to advance our </w:t>
      </w:r>
      <w:commentRangeStart w:id="479"/>
      <w:r w:rsidR="00F20438">
        <w:rPr>
          <w:rFonts w:asciiTheme="majorBidi" w:hAnsiTheme="majorBidi" w:cstheme="majorBidi"/>
        </w:rPr>
        <w:t>understanding</w:t>
      </w:r>
      <w:commentRangeEnd w:id="479"/>
      <w:r w:rsidR="00E94C66">
        <w:rPr>
          <w:rStyle w:val="CommentReference"/>
        </w:rPr>
        <w:commentReference w:id="479"/>
      </w:r>
      <w:r w:rsidR="00F20438">
        <w:rPr>
          <w:rFonts w:asciiTheme="majorBidi" w:hAnsiTheme="majorBidi" w:cstheme="majorBidi"/>
        </w:rPr>
        <w:t xml:space="preserve"> of</w:t>
      </w:r>
      <w:r>
        <w:rPr>
          <w:rFonts w:asciiTheme="majorBidi" w:hAnsiTheme="majorBidi" w:cstheme="majorBidi"/>
        </w:rPr>
        <w:t xml:space="preserve"> the nature </w:t>
      </w:r>
      <w:r w:rsidR="00F20438">
        <w:rPr>
          <w:rFonts w:asciiTheme="majorBidi" w:hAnsiTheme="majorBidi" w:cstheme="majorBidi"/>
        </w:rPr>
        <w:t>and function of</w:t>
      </w:r>
      <w:r>
        <w:rPr>
          <w:rFonts w:asciiTheme="majorBidi" w:hAnsiTheme="majorBidi" w:cstheme="majorBidi"/>
        </w:rPr>
        <w:t xml:space="preserve"> internal attention</w:t>
      </w:r>
      <w:ins w:id="480" w:author="יפתח עמיר" w:date="2020-01-12T12:15:00Z">
        <w:r w:rsidR="005965DD">
          <w:rPr>
            <w:rFonts w:asciiTheme="majorBidi" w:hAnsiTheme="majorBidi" w:cstheme="majorBidi"/>
            <w:lang w:val="en-IL"/>
          </w:rPr>
          <w:t xml:space="preserve">, </w:t>
        </w:r>
      </w:ins>
      <w:ins w:id="481" w:author="יפתח עמיר" w:date="2020-01-12T12:17:00Z">
        <w:del w:id="482" w:author="עמית ברנשטיין" w:date="2020-03-10T09:59:00Z">
          <w:r w:rsidR="005965DD" w:rsidDel="00FD4E69">
            <w:rPr>
              <w:rFonts w:asciiTheme="majorBidi" w:hAnsiTheme="majorBidi" w:cstheme="majorBidi"/>
              <w:lang w:val="en-IL"/>
            </w:rPr>
            <w:delText>as well as</w:delText>
          </w:r>
        </w:del>
      </w:ins>
      <w:ins w:id="483" w:author="עמית ברנשטיין" w:date="2020-03-10T09:59:00Z">
        <w:r w:rsidR="00FD4E69">
          <w:rPr>
            <w:rFonts w:asciiTheme="majorBidi" w:hAnsiTheme="majorBidi" w:cstheme="majorBidi"/>
          </w:rPr>
          <w:t>and</w:t>
        </w:r>
      </w:ins>
      <w:ins w:id="484" w:author="יפתח עמיר" w:date="2020-01-12T12:15:00Z">
        <w:r w:rsidR="005965DD">
          <w:rPr>
            <w:rFonts w:asciiTheme="majorBidi" w:hAnsiTheme="majorBidi" w:cstheme="majorBidi"/>
            <w:lang w:val="en-IL"/>
          </w:rPr>
          <w:t xml:space="preserve"> its interaction</w:t>
        </w:r>
      </w:ins>
      <w:ins w:id="485" w:author="עמית ברנשטיין" w:date="2020-03-10T10:00:00Z">
        <w:r w:rsidR="00FD4E69">
          <w:rPr>
            <w:rFonts w:asciiTheme="majorBidi" w:hAnsiTheme="majorBidi" w:cstheme="majorBidi"/>
          </w:rPr>
          <w:t>s</w:t>
        </w:r>
      </w:ins>
      <w:ins w:id="486" w:author="יפתח עמיר" w:date="2020-01-12T12:15:00Z">
        <w:r w:rsidR="005965DD">
          <w:rPr>
            <w:rFonts w:asciiTheme="majorBidi" w:hAnsiTheme="majorBidi" w:cstheme="majorBidi"/>
            <w:lang w:val="en-IL"/>
          </w:rPr>
          <w:t xml:space="preserve"> with </w:t>
        </w:r>
      </w:ins>
      <w:ins w:id="487" w:author="יפתח עמיר" w:date="2020-01-12T12:17:00Z">
        <w:r w:rsidR="005965DD">
          <w:rPr>
            <w:rFonts w:asciiTheme="majorBidi" w:hAnsiTheme="majorBidi" w:cstheme="majorBidi"/>
            <w:lang w:val="en-IL"/>
          </w:rPr>
          <w:t xml:space="preserve">other </w:t>
        </w:r>
        <w:del w:id="488" w:author="עמית ברנשטיין" w:date="2020-03-08T20:28:00Z">
          <w:r w:rsidR="005965DD" w:rsidDel="00D04B42">
            <w:rPr>
              <w:rFonts w:asciiTheme="majorBidi" w:hAnsiTheme="majorBidi" w:cstheme="majorBidi"/>
              <w:lang w:val="en-IL"/>
            </w:rPr>
            <w:delText>key</w:delText>
          </w:r>
        </w:del>
      </w:ins>
      <w:del w:id="489" w:author="עמית ברנשטיין" w:date="2020-03-08T20:28:00Z">
        <w:r w:rsidDel="00D04B42">
          <w:rPr>
            <w:rFonts w:asciiTheme="majorBidi" w:hAnsiTheme="majorBidi" w:cstheme="majorBidi"/>
          </w:rPr>
          <w:delText xml:space="preserve"> </w:delText>
        </w:r>
      </w:del>
      <w:proofErr w:type="spellStart"/>
      <w:r>
        <w:rPr>
          <w:rFonts w:asciiTheme="majorBidi" w:hAnsiTheme="majorBidi" w:cstheme="majorBidi"/>
        </w:rPr>
        <w:t>cogniti</w:t>
      </w:r>
      <w:proofErr w:type="spellEnd"/>
      <w:ins w:id="490" w:author="יפתח עמיר" w:date="2020-01-12T12:17:00Z">
        <w:r w:rsidR="005965DD">
          <w:rPr>
            <w:rFonts w:asciiTheme="majorBidi" w:hAnsiTheme="majorBidi" w:cstheme="majorBidi"/>
            <w:lang w:val="en-IL"/>
          </w:rPr>
          <w:t>ve</w:t>
        </w:r>
      </w:ins>
      <w:r>
        <w:rPr>
          <w:rFonts w:asciiTheme="majorBidi" w:hAnsiTheme="majorBidi" w:cstheme="majorBidi"/>
        </w:rPr>
        <w:t xml:space="preserve"> and </w:t>
      </w:r>
      <w:ins w:id="491" w:author="יפתח עמיר" w:date="2020-01-12T12:17:00Z">
        <w:del w:id="492" w:author="עמית ברנשטיין" w:date="2020-03-08T20:28:00Z">
          <w:r w:rsidR="005965DD" w:rsidDel="00D04B42">
            <w:rPr>
              <w:rFonts w:asciiTheme="majorBidi" w:hAnsiTheme="majorBidi" w:cstheme="majorBidi"/>
              <w:lang w:val="en-IL"/>
            </w:rPr>
            <w:delText>affective</w:delText>
          </w:r>
        </w:del>
      </w:ins>
      <w:ins w:id="493" w:author="עמית ברנשטיין" w:date="2020-03-08T20:28:00Z">
        <w:r w:rsidR="00D04B42">
          <w:rPr>
            <w:rFonts w:asciiTheme="majorBidi" w:hAnsiTheme="majorBidi" w:cstheme="majorBidi"/>
          </w:rPr>
          <w:t>emotion</w:t>
        </w:r>
      </w:ins>
      <w:ins w:id="494" w:author="יפתח עמיר" w:date="2020-01-12T12:17:00Z">
        <w:r w:rsidR="005965DD">
          <w:rPr>
            <w:rFonts w:asciiTheme="majorBidi" w:hAnsiTheme="majorBidi" w:cstheme="majorBidi"/>
            <w:lang w:val="en-IL"/>
          </w:rPr>
          <w:t xml:space="preserve"> processes</w:t>
        </w:r>
        <w:del w:id="495" w:author="עמית ברנשטיין" w:date="2020-03-09T14:58:00Z">
          <w:r w:rsidR="005965DD" w:rsidDel="00ED436B">
            <w:rPr>
              <w:rFonts w:asciiTheme="majorBidi" w:hAnsiTheme="majorBidi" w:cstheme="majorBidi"/>
              <w:lang w:val="en-IL"/>
            </w:rPr>
            <w:delText xml:space="preserve">, </w:delText>
          </w:r>
          <w:commentRangeStart w:id="496"/>
          <w:r w:rsidR="005965DD" w:rsidDel="00ED436B">
            <w:rPr>
              <w:rFonts w:asciiTheme="majorBidi" w:hAnsiTheme="majorBidi" w:cstheme="majorBidi"/>
              <w:lang w:val="en-IL"/>
            </w:rPr>
            <w:delText>in thinking and feeling</w:delText>
          </w:r>
        </w:del>
      </w:ins>
      <w:commentRangeEnd w:id="496"/>
      <w:del w:id="497" w:author="עמית ברנשטיין" w:date="2020-03-09T14:58:00Z">
        <w:r w:rsidR="00D04B42" w:rsidDel="00ED436B">
          <w:rPr>
            <w:rStyle w:val="CommentReference"/>
          </w:rPr>
          <w:commentReference w:id="496"/>
        </w:r>
      </w:del>
      <w:r>
        <w:rPr>
          <w:rFonts w:asciiTheme="majorBidi" w:hAnsiTheme="majorBidi" w:cstheme="majorBidi"/>
        </w:rPr>
        <w:t>.</w:t>
      </w:r>
      <w:ins w:id="498" w:author="יפתח עמיר" w:date="2020-01-28T08:58:00Z">
        <w:r w:rsidR="00B2628D">
          <w:rPr>
            <w:rFonts w:asciiTheme="majorBidi" w:hAnsiTheme="majorBidi" w:cstheme="majorBidi"/>
            <w:lang w:val="en-IL"/>
          </w:rPr>
          <w:t xml:space="preserve"> </w:t>
        </w:r>
      </w:ins>
      <w:del w:id="499" w:author="יפתח עמיר" w:date="2020-01-28T09:04:00Z">
        <w:r w:rsidR="00AA4B60" w:rsidDel="00EA4F7B">
          <w:rPr>
            <w:rFonts w:asciiTheme="majorBidi" w:hAnsiTheme="majorBidi" w:cstheme="majorBidi"/>
          </w:rPr>
          <w:delText xml:space="preserve"> </w:delText>
        </w:r>
      </w:del>
      <w:ins w:id="500" w:author="עמית ברנשטיין" w:date="2020-03-09T14:58:00Z">
        <w:r w:rsidR="00ED436B">
          <w:rPr>
            <w:rFonts w:asciiTheme="majorBidi" w:hAnsiTheme="majorBidi" w:cstheme="majorBidi"/>
          </w:rPr>
          <w:t>First, d</w:t>
        </w:r>
      </w:ins>
      <w:del w:id="501" w:author="עמית ברנשטיין" w:date="2020-03-09T14:58:00Z">
        <w:r w:rsidR="00AA4B60" w:rsidDel="00ED436B">
          <w:rPr>
            <w:rFonts w:asciiTheme="majorBidi" w:hAnsiTheme="majorBidi" w:cstheme="majorBidi"/>
          </w:rPr>
          <w:delText>D</w:delText>
        </w:r>
      </w:del>
      <w:r w:rsidR="00AA4B60">
        <w:rPr>
          <w:rFonts w:asciiTheme="majorBidi" w:hAnsiTheme="majorBidi" w:cstheme="majorBidi"/>
        </w:rPr>
        <w:t xml:space="preserve">ynamic systems </w:t>
      </w:r>
      <w:r w:rsidR="00F20438">
        <w:rPr>
          <w:rFonts w:asciiTheme="majorBidi" w:hAnsiTheme="majorBidi" w:cstheme="majorBidi"/>
        </w:rPr>
        <w:t>entail</w:t>
      </w:r>
      <w:del w:id="502" w:author="יפתח עמיר" w:date="2020-01-12T12:18:00Z">
        <w:r w:rsidR="00325B6E" w:rsidDel="005965DD">
          <w:rPr>
            <w:rFonts w:asciiTheme="majorBidi" w:hAnsiTheme="majorBidi" w:cstheme="majorBidi"/>
          </w:rPr>
          <w:delText xml:space="preserve">: </w:delText>
        </w:r>
        <w:r w:rsidR="00F20438" w:rsidDel="005965DD">
          <w:rPr>
            <w:rFonts w:asciiTheme="majorBidi" w:hAnsiTheme="majorBidi" w:cstheme="majorBidi"/>
          </w:rPr>
          <w:delText>(</w:delText>
        </w:r>
        <w:r w:rsidR="00325B6E" w:rsidDel="005965DD">
          <w:rPr>
            <w:rFonts w:asciiTheme="majorBidi" w:hAnsiTheme="majorBidi" w:cstheme="majorBidi"/>
          </w:rPr>
          <w:delText>1)</w:delText>
        </w:r>
      </w:del>
      <w:r w:rsidR="00325B6E">
        <w:rPr>
          <w:rFonts w:asciiTheme="majorBidi" w:hAnsiTheme="majorBidi" w:cstheme="majorBidi"/>
        </w:rPr>
        <w:t xml:space="preserve"> </w:t>
      </w:r>
      <w:ins w:id="503" w:author="יפתח עמיר" w:date="2020-01-12T12:20:00Z">
        <w:r w:rsidR="005965DD">
          <w:rPr>
            <w:rFonts w:asciiTheme="majorBidi" w:hAnsiTheme="majorBidi" w:cstheme="majorBidi"/>
            <w:lang w:val="en-IL"/>
          </w:rPr>
          <w:t>process</w:t>
        </w:r>
      </w:ins>
      <w:ins w:id="504" w:author="יפתח עמיר" w:date="2020-01-12T12:21:00Z">
        <w:r w:rsidR="005965DD">
          <w:rPr>
            <w:rFonts w:asciiTheme="majorBidi" w:hAnsiTheme="majorBidi" w:cstheme="majorBidi"/>
            <w:lang w:val="en-IL"/>
          </w:rPr>
          <w:t>es</w:t>
        </w:r>
      </w:ins>
      <w:ins w:id="505" w:author="יפתח עמיר" w:date="2020-01-12T12:20:00Z">
        <w:r w:rsidR="005965DD">
          <w:rPr>
            <w:rFonts w:asciiTheme="majorBidi" w:hAnsiTheme="majorBidi" w:cstheme="majorBidi"/>
            <w:lang w:val="en-IL"/>
          </w:rPr>
          <w:t xml:space="preserve"> (or</w:t>
        </w:r>
      </w:ins>
      <w:ins w:id="506" w:author="יפתח עמיר" w:date="2020-01-12T12:21:00Z">
        <w:r w:rsidR="005965DD">
          <w:rPr>
            <w:rFonts w:asciiTheme="majorBidi" w:hAnsiTheme="majorBidi" w:cstheme="majorBidi"/>
            <w:lang w:val="en-IL"/>
          </w:rPr>
          <w:t xml:space="preserve"> “</w:t>
        </w:r>
      </w:ins>
      <w:del w:id="507" w:author="יפתח עמיר" w:date="2020-01-12T12:19:00Z">
        <w:r w:rsidR="00325B6E" w:rsidDel="005965DD">
          <w:rPr>
            <w:rFonts w:asciiTheme="majorBidi" w:hAnsiTheme="majorBidi" w:cstheme="majorBidi"/>
          </w:rPr>
          <w:delText xml:space="preserve">variables of </w:delText>
        </w:r>
      </w:del>
      <w:r w:rsidR="00325B6E">
        <w:rPr>
          <w:rFonts w:asciiTheme="majorBidi" w:hAnsiTheme="majorBidi" w:cstheme="majorBidi"/>
        </w:rPr>
        <w:t>components</w:t>
      </w:r>
      <w:ins w:id="508" w:author="יפתח עמיר" w:date="2020-01-12T12:21:00Z">
        <w:r w:rsidR="005965DD">
          <w:rPr>
            <w:rFonts w:asciiTheme="majorBidi" w:hAnsiTheme="majorBidi" w:cstheme="majorBidi"/>
            <w:lang w:val="en-IL"/>
          </w:rPr>
          <w:t>”)</w:t>
        </w:r>
      </w:ins>
      <w:r w:rsidR="00325B6E">
        <w:rPr>
          <w:rFonts w:asciiTheme="majorBidi" w:hAnsiTheme="majorBidi" w:cstheme="majorBidi"/>
        </w:rPr>
        <w:t xml:space="preserve"> that can change over time</w:t>
      </w:r>
      <w:ins w:id="509" w:author="יפתח עמיר" w:date="2020-01-12T12:24:00Z">
        <w:r w:rsidR="00F124DE">
          <w:rPr>
            <w:rFonts w:asciiTheme="majorBidi" w:hAnsiTheme="majorBidi" w:cstheme="majorBidi"/>
            <w:lang w:val="en-IL"/>
          </w:rPr>
          <w:t xml:space="preserve"> </w:t>
        </w:r>
        <w:del w:id="510" w:author="עמית ברנשטיין" w:date="2020-03-10T10:02:00Z">
          <w:r w:rsidR="00F124DE" w:rsidDel="00462AD7">
            <w:rPr>
              <w:rFonts w:asciiTheme="majorBidi" w:hAnsiTheme="majorBidi" w:cstheme="majorBidi"/>
              <w:lang w:val="en-IL"/>
            </w:rPr>
            <w:delText>with non-linear relations</w:delText>
          </w:r>
        </w:del>
      </w:ins>
      <w:ins w:id="511" w:author="עמית ברנשטיין" w:date="2020-03-10T10:02:00Z">
        <w:r w:rsidR="00462AD7">
          <w:rPr>
            <w:rFonts w:asciiTheme="majorBidi" w:hAnsiTheme="majorBidi" w:cstheme="majorBidi"/>
          </w:rPr>
          <w:t>that have</w:t>
        </w:r>
      </w:ins>
      <w:del w:id="512" w:author="עמית ברנשטיין" w:date="2020-03-10T10:00:00Z">
        <w:r w:rsidR="00F20438" w:rsidDel="00462AD7">
          <w:rPr>
            <w:rFonts w:asciiTheme="majorBidi" w:hAnsiTheme="majorBidi" w:cstheme="majorBidi"/>
          </w:rPr>
          <w:delText>,</w:delText>
        </w:r>
      </w:del>
      <w:ins w:id="513" w:author="יפתח עמיר" w:date="2020-01-12T12:24:00Z">
        <w:del w:id="514" w:author="עמית ברנשטיין" w:date="2020-03-10T10:01:00Z">
          <w:r w:rsidR="00F124DE" w:rsidDel="00462AD7">
            <w:rPr>
              <w:rFonts w:asciiTheme="majorBidi" w:hAnsiTheme="majorBidi" w:cstheme="majorBidi"/>
              <w:lang w:val="en-IL"/>
            </w:rPr>
            <w:delText xml:space="preserve"> </w:delText>
          </w:r>
        </w:del>
        <w:del w:id="515" w:author="עמית ברנשטיין" w:date="2020-03-10T10:00:00Z">
          <w:r w:rsidR="00F124DE" w:rsidDel="00462AD7">
            <w:rPr>
              <w:rFonts w:asciiTheme="majorBidi" w:hAnsiTheme="majorBidi" w:cstheme="majorBidi"/>
              <w:lang w:val="en-IL"/>
            </w:rPr>
            <w:delText>meaning they</w:delText>
          </w:r>
        </w:del>
      </w:ins>
      <w:del w:id="516" w:author="עמית ברנשטיין" w:date="2020-03-10T10:01:00Z">
        <w:r w:rsidR="00325B6E" w:rsidDel="00462AD7">
          <w:rPr>
            <w:rFonts w:asciiTheme="majorBidi" w:hAnsiTheme="majorBidi" w:cstheme="majorBidi"/>
          </w:rPr>
          <w:delText xml:space="preserve"> have</w:delText>
        </w:r>
      </w:del>
      <w:r w:rsidR="00325B6E">
        <w:rPr>
          <w:rFonts w:asciiTheme="majorBidi" w:hAnsiTheme="majorBidi" w:cstheme="majorBidi"/>
        </w:rPr>
        <w:t xml:space="preserve"> multiple</w:t>
      </w:r>
      <w:ins w:id="517" w:author="עמית ברנשטיין" w:date="2020-03-10T10:00:00Z">
        <w:r w:rsidR="00462AD7">
          <w:rPr>
            <w:rFonts w:asciiTheme="majorBidi" w:hAnsiTheme="majorBidi" w:cstheme="majorBidi"/>
          </w:rPr>
          <w:t>,</w:t>
        </w:r>
      </w:ins>
      <w:r w:rsidR="00325B6E">
        <w:rPr>
          <w:rFonts w:asciiTheme="majorBidi" w:hAnsiTheme="majorBidi" w:cstheme="majorBidi"/>
        </w:rPr>
        <w:t xml:space="preserve"> reciprocal influences</w:t>
      </w:r>
      <w:ins w:id="518" w:author="עמית ברנשטיין" w:date="2020-03-10T10:01:00Z">
        <w:r w:rsidR="00462AD7">
          <w:rPr>
            <w:rFonts w:asciiTheme="majorBidi" w:hAnsiTheme="majorBidi" w:cstheme="majorBidi"/>
          </w:rPr>
          <w:t xml:space="preserve"> on on</w:t>
        </w:r>
      </w:ins>
      <w:ins w:id="519" w:author="עמית ברנשטיין" w:date="2020-03-10T10:02:00Z">
        <w:r w:rsidR="00462AD7">
          <w:rPr>
            <w:rFonts w:asciiTheme="majorBidi" w:hAnsiTheme="majorBidi" w:cstheme="majorBidi"/>
          </w:rPr>
          <w:t>e-another</w:t>
        </w:r>
      </w:ins>
      <w:r w:rsidR="00F20438">
        <w:rPr>
          <w:rFonts w:asciiTheme="majorBidi" w:hAnsiTheme="majorBidi" w:cstheme="majorBidi"/>
        </w:rPr>
        <w:t>,</w:t>
      </w:r>
      <w:ins w:id="520" w:author="עמית ברנשטיין" w:date="2020-03-10T10:02:00Z">
        <w:r w:rsidR="00462AD7">
          <w:rPr>
            <w:rFonts w:asciiTheme="majorBidi" w:hAnsiTheme="majorBidi" w:cstheme="majorBidi"/>
          </w:rPr>
          <w:t xml:space="preserve"> </w:t>
        </w:r>
      </w:ins>
      <w:del w:id="521" w:author="עמית ברנשטיין" w:date="2020-03-10T10:02:00Z">
        <w:r w:rsidR="00325B6E" w:rsidDel="00462AD7">
          <w:rPr>
            <w:rFonts w:asciiTheme="majorBidi" w:hAnsiTheme="majorBidi" w:cstheme="majorBidi"/>
          </w:rPr>
          <w:delText xml:space="preserve"> </w:delText>
        </w:r>
      </w:del>
      <w:r w:rsidR="00325B6E">
        <w:rPr>
          <w:rFonts w:asciiTheme="majorBidi" w:hAnsiTheme="majorBidi" w:cstheme="majorBidi"/>
        </w:rPr>
        <w:t>are recursive (i.e., the system iteratively develops and unfolds over time)</w:t>
      </w:r>
      <w:ins w:id="522" w:author="עמית ברנשטיין" w:date="2020-03-10T10:02:00Z">
        <w:r w:rsidR="00462AD7">
          <w:rPr>
            <w:rFonts w:asciiTheme="majorBidi" w:hAnsiTheme="majorBidi" w:cstheme="majorBidi"/>
          </w:rPr>
          <w:t xml:space="preserve">, and </w:t>
        </w:r>
      </w:ins>
      <w:ins w:id="523" w:author="עמית ברנשטיין" w:date="2020-03-10T10:03:00Z">
        <w:r w:rsidR="00462AD7">
          <w:rPr>
            <w:rFonts w:asciiTheme="majorBidi" w:hAnsiTheme="majorBidi" w:cstheme="majorBidi"/>
          </w:rPr>
          <w:t>have</w:t>
        </w:r>
      </w:ins>
      <w:ins w:id="524" w:author="עמית ברנשטיין" w:date="2020-03-10T10:02:00Z">
        <w:r w:rsidR="00462AD7">
          <w:rPr>
            <w:rFonts w:asciiTheme="majorBidi" w:hAnsiTheme="majorBidi" w:cstheme="majorBidi"/>
            <w:lang w:val="en-IL"/>
          </w:rPr>
          <w:t xml:space="preserve"> non-linear </w:t>
        </w:r>
      </w:ins>
      <w:ins w:id="525" w:author="עמית ברנשטיין" w:date="2020-03-10T10:03:00Z">
        <w:r w:rsidR="00462AD7">
          <w:rPr>
            <w:rFonts w:asciiTheme="majorBidi" w:hAnsiTheme="majorBidi" w:cstheme="majorBidi"/>
          </w:rPr>
          <w:t>inter-component</w:t>
        </w:r>
        <w:r w:rsidR="00AD6C13">
          <w:rPr>
            <w:rFonts w:asciiTheme="majorBidi" w:hAnsiTheme="majorBidi" w:cstheme="majorBidi"/>
          </w:rPr>
          <w:t xml:space="preserve"> </w:t>
        </w:r>
      </w:ins>
      <w:ins w:id="526" w:author="עמית ברנשטיין" w:date="2020-03-10T10:02:00Z">
        <w:r w:rsidR="00462AD7">
          <w:rPr>
            <w:rFonts w:asciiTheme="majorBidi" w:hAnsiTheme="majorBidi" w:cstheme="majorBidi"/>
            <w:lang w:val="en-IL"/>
          </w:rPr>
          <w:t>relations</w:t>
        </w:r>
        <w:r w:rsidR="00462AD7">
          <w:rPr>
            <w:rFonts w:asciiTheme="majorBidi" w:hAnsiTheme="majorBidi" w:cstheme="majorBidi"/>
          </w:rPr>
          <w:t xml:space="preserve"> (</w:t>
        </w:r>
        <w:r w:rsidR="00462AD7">
          <w:rPr>
            <w:rFonts w:asciiTheme="majorBidi" w:hAnsiTheme="majorBidi" w:cstheme="majorBidi"/>
            <w:lang w:val="en-IL"/>
          </w:rPr>
          <w:t xml:space="preserve">e.g., </w:t>
        </w:r>
        <w:r w:rsidR="00462AD7">
          <w:rPr>
            <w:rFonts w:asciiTheme="majorBidi" w:hAnsiTheme="majorBidi" w:cstheme="majorBidi"/>
          </w:rPr>
          <w:t>may be subject to dampening or amplifying effects</w:t>
        </w:r>
        <w:r w:rsidR="00462AD7">
          <w:rPr>
            <w:rFonts w:asciiTheme="majorBidi" w:hAnsiTheme="majorBidi" w:cstheme="majorBidi"/>
            <w:lang w:val="en-IL"/>
          </w:rPr>
          <w:t>)</w:t>
        </w:r>
      </w:ins>
      <w:del w:id="527" w:author="עמית ברנשטיין" w:date="2020-03-10T10:02:00Z">
        <w:r w:rsidR="00F20438" w:rsidDel="00462AD7">
          <w:rPr>
            <w:rFonts w:asciiTheme="majorBidi" w:hAnsiTheme="majorBidi" w:cstheme="majorBidi"/>
          </w:rPr>
          <w:delText>,</w:delText>
        </w:r>
        <w:r w:rsidR="00325B6E" w:rsidDel="00462AD7">
          <w:rPr>
            <w:rFonts w:asciiTheme="majorBidi" w:hAnsiTheme="majorBidi" w:cstheme="majorBidi"/>
          </w:rPr>
          <w:delText xml:space="preserve"> </w:delText>
        </w:r>
        <w:r w:rsidR="00F20438" w:rsidDel="00462AD7">
          <w:rPr>
            <w:rFonts w:asciiTheme="majorBidi" w:hAnsiTheme="majorBidi" w:cstheme="majorBidi"/>
          </w:rPr>
          <w:delText xml:space="preserve">and whose inter-component relations </w:delText>
        </w:r>
      </w:del>
      <w:ins w:id="528" w:author="יפתח עמיר" w:date="2020-01-12T12:27:00Z">
        <w:del w:id="529" w:author="עמית ברנשטיין" w:date="2020-03-10T10:02:00Z">
          <w:r w:rsidR="00F124DE" w:rsidDel="00462AD7">
            <w:rPr>
              <w:rFonts w:asciiTheme="majorBidi" w:hAnsiTheme="majorBidi" w:cstheme="majorBidi"/>
              <w:lang w:val="en-IL"/>
            </w:rPr>
            <w:delText>influences</w:delText>
          </w:r>
          <w:r w:rsidR="00F124DE" w:rsidDel="00462AD7">
            <w:rPr>
              <w:rFonts w:asciiTheme="majorBidi" w:hAnsiTheme="majorBidi" w:cstheme="majorBidi"/>
            </w:rPr>
            <w:delText xml:space="preserve"> </w:delText>
          </w:r>
        </w:del>
      </w:ins>
      <w:del w:id="530" w:author="עמית ברנשטיין" w:date="2020-03-10T10:02:00Z">
        <w:r w:rsidR="00F20438" w:rsidDel="00462AD7">
          <w:rPr>
            <w:rFonts w:asciiTheme="majorBidi" w:hAnsiTheme="majorBidi" w:cstheme="majorBidi"/>
          </w:rPr>
          <w:delText xml:space="preserve">are not necessarily </w:delText>
        </w:r>
        <w:r w:rsidR="00325B6E" w:rsidDel="00462AD7">
          <w:rPr>
            <w:rFonts w:asciiTheme="majorBidi" w:hAnsiTheme="majorBidi" w:cstheme="majorBidi"/>
          </w:rPr>
          <w:delText>linear</w:delText>
        </w:r>
      </w:del>
      <w:ins w:id="531" w:author="עמית ברנשטיין" w:date="2020-03-10T10:03:00Z">
        <w:r w:rsidR="00462AD7" w:rsidDel="00462AD7">
          <w:rPr>
            <w:rFonts w:asciiTheme="majorBidi" w:hAnsiTheme="majorBidi" w:cstheme="majorBidi"/>
          </w:rPr>
          <w:t xml:space="preserve"> </w:t>
        </w:r>
      </w:ins>
      <w:del w:id="532" w:author="עמית ברנשטיין" w:date="2020-03-10T10:03:00Z">
        <w:r w:rsidR="00325B6E" w:rsidDel="00462AD7">
          <w:rPr>
            <w:rFonts w:asciiTheme="majorBidi" w:hAnsiTheme="majorBidi" w:cstheme="majorBidi"/>
          </w:rPr>
          <w:delText xml:space="preserve"> an</w:delText>
        </w:r>
      </w:del>
      <w:del w:id="533" w:author="יפתח עמיר" w:date="2020-01-12T12:27:00Z">
        <w:r w:rsidR="00325B6E" w:rsidDel="00F124DE">
          <w:rPr>
            <w:rFonts w:asciiTheme="majorBidi" w:hAnsiTheme="majorBidi" w:cstheme="majorBidi"/>
          </w:rPr>
          <w:delText xml:space="preserve">d </w:delText>
        </w:r>
      </w:del>
      <w:ins w:id="534" w:author="יפתח עמיר" w:date="2020-01-12T12:27:00Z">
        <w:del w:id="535" w:author="עמית ברנשטיין" w:date="2020-03-10T10:03:00Z">
          <w:r w:rsidR="00F124DE" w:rsidDel="00462AD7">
            <w:rPr>
              <w:rFonts w:asciiTheme="majorBidi" w:hAnsiTheme="majorBidi" w:cstheme="majorBidi"/>
              <w:lang w:val="en-IL"/>
            </w:rPr>
            <w:delText>(</w:delText>
          </w:r>
        </w:del>
        <w:del w:id="536" w:author="עמית ברנשטיין" w:date="2020-03-10T10:02:00Z">
          <w:r w:rsidR="00F124DE" w:rsidDel="00462AD7">
            <w:rPr>
              <w:rFonts w:asciiTheme="majorBidi" w:hAnsiTheme="majorBidi" w:cstheme="majorBidi"/>
              <w:lang w:val="en-IL"/>
            </w:rPr>
            <w:delText xml:space="preserve">e.g., </w:delText>
          </w:r>
        </w:del>
      </w:ins>
      <w:del w:id="537" w:author="עמית ברנשטיין" w:date="2020-03-10T10:02:00Z">
        <w:r w:rsidR="00325B6E" w:rsidDel="00462AD7">
          <w:rPr>
            <w:rFonts w:asciiTheme="majorBidi" w:hAnsiTheme="majorBidi" w:cstheme="majorBidi"/>
          </w:rPr>
          <w:delText>may be subject to dampening or amplifying effects</w:delText>
        </w:r>
      </w:del>
      <w:ins w:id="538" w:author="יפתח עמיר" w:date="2020-01-12T12:27:00Z">
        <w:del w:id="539" w:author="עמית ברנשטיין" w:date="2020-03-10T10:02:00Z">
          <w:r w:rsidR="00F124DE" w:rsidDel="00462AD7">
            <w:rPr>
              <w:rFonts w:asciiTheme="majorBidi" w:hAnsiTheme="majorBidi" w:cstheme="majorBidi"/>
              <w:lang w:val="en-IL"/>
            </w:rPr>
            <w:delText>)</w:delText>
          </w:r>
        </w:del>
      </w:ins>
      <w:r w:rsidR="00325B6E">
        <w:rPr>
          <w:rFonts w:asciiTheme="majorBidi" w:hAnsiTheme="majorBidi" w:cstheme="majorBidi"/>
        </w:rPr>
        <w:t xml:space="preserve">. </w:t>
      </w:r>
      <w:del w:id="540" w:author="עמית ברנשטיין" w:date="2020-03-08T20:28:00Z">
        <w:r w:rsidR="00F20438" w:rsidDel="00D04B42">
          <w:rPr>
            <w:rFonts w:asciiTheme="majorBidi" w:hAnsiTheme="majorBidi" w:cstheme="majorBidi"/>
          </w:rPr>
          <w:delText>Finally, a</w:delText>
        </w:r>
      </w:del>
      <w:ins w:id="541" w:author="עמית ברנשטיין" w:date="2020-03-09T14:58:00Z">
        <w:r w:rsidR="00ED436B">
          <w:rPr>
            <w:rFonts w:asciiTheme="majorBidi" w:hAnsiTheme="majorBidi" w:cstheme="majorBidi"/>
          </w:rPr>
          <w:t>Second,</w:t>
        </w:r>
      </w:ins>
      <w:del w:id="542" w:author="עמית ברנשטיין" w:date="2020-03-09T14:58:00Z">
        <w:r w:rsidR="00F20438" w:rsidDel="00ED436B">
          <w:rPr>
            <w:rFonts w:asciiTheme="majorBidi" w:hAnsiTheme="majorBidi" w:cstheme="majorBidi"/>
          </w:rPr>
          <w:delText>n</w:delText>
        </w:r>
      </w:del>
      <w:r w:rsidR="00F20438">
        <w:rPr>
          <w:rFonts w:asciiTheme="majorBidi" w:hAnsiTheme="majorBidi" w:cstheme="majorBidi"/>
        </w:rPr>
        <w:t xml:space="preserve"> </w:t>
      </w:r>
      <w:del w:id="543" w:author="עמית ברנשטיין" w:date="2020-03-09T14:58:00Z">
        <w:r w:rsidR="00F20438" w:rsidDel="00ED436B">
          <w:rPr>
            <w:rFonts w:asciiTheme="majorBidi" w:hAnsiTheme="majorBidi" w:cstheme="majorBidi"/>
          </w:rPr>
          <w:delText xml:space="preserve">additional key feature of dynamic systems is that </w:delText>
        </w:r>
      </w:del>
      <w:del w:id="544" w:author="עמית ברנשטיין" w:date="2020-03-08T20:29:00Z">
        <w:r w:rsidR="00F20438" w:rsidDel="00D04B42">
          <w:rPr>
            <w:rFonts w:asciiTheme="majorBidi" w:hAnsiTheme="majorBidi" w:cstheme="majorBidi"/>
          </w:rPr>
          <w:delText xml:space="preserve">such </w:delText>
        </w:r>
      </w:del>
      <w:ins w:id="545" w:author="עמית ברנשטיין" w:date="2020-03-09T14:58:00Z">
        <w:r w:rsidR="00ED436B">
          <w:rPr>
            <w:rFonts w:asciiTheme="majorBidi" w:hAnsiTheme="majorBidi" w:cstheme="majorBidi"/>
          </w:rPr>
          <w:t>dynamic systems</w:t>
        </w:r>
      </w:ins>
      <w:ins w:id="546" w:author="עמית ברנשטיין" w:date="2020-03-08T20:29:00Z">
        <w:r w:rsidR="00D04B42">
          <w:rPr>
            <w:rFonts w:asciiTheme="majorBidi" w:hAnsiTheme="majorBidi" w:cstheme="majorBidi"/>
          </w:rPr>
          <w:t xml:space="preserve"> </w:t>
        </w:r>
      </w:ins>
      <w:ins w:id="547" w:author="עמית ברנשטיין" w:date="2020-03-10T10:03:00Z">
        <w:r w:rsidR="00AD6C13">
          <w:rPr>
            <w:rFonts w:asciiTheme="majorBidi" w:hAnsiTheme="majorBidi" w:cstheme="majorBidi"/>
          </w:rPr>
          <w:t>help to explain</w:t>
        </w:r>
      </w:ins>
      <w:ins w:id="548" w:author="עמית ברנשטיין" w:date="2020-03-08T20:29:00Z">
        <w:r w:rsidR="00D04B42">
          <w:rPr>
            <w:rFonts w:asciiTheme="majorBidi" w:hAnsiTheme="majorBidi" w:cstheme="majorBidi"/>
          </w:rPr>
          <w:t xml:space="preserve"> how</w:t>
        </w:r>
      </w:ins>
      <w:del w:id="549" w:author="עמית ברנשטיין" w:date="2020-03-08T20:29:00Z">
        <w:r w:rsidR="00F20438" w:rsidDel="00D04B42">
          <w:rPr>
            <w:rFonts w:asciiTheme="majorBidi" w:hAnsiTheme="majorBidi" w:cstheme="majorBidi"/>
          </w:rPr>
          <w:delText>an approach enables characterizing how</w:delText>
        </w:r>
      </w:del>
      <w:r w:rsidR="00F20438">
        <w:rPr>
          <w:rFonts w:asciiTheme="majorBidi" w:hAnsiTheme="majorBidi" w:cstheme="majorBidi"/>
        </w:rPr>
        <w:t xml:space="preserve"> “wholes” (what we refer to as “higher-level processes”) emerge from parts (what we refer to as “lower-level” processes)</w:t>
      </w:r>
      <w:ins w:id="550" w:author="יפתח עמיר" w:date="2020-01-12T12:27:00Z">
        <w:r w:rsidR="00F124DE">
          <w:rPr>
            <w:rFonts w:asciiTheme="majorBidi" w:hAnsiTheme="majorBidi" w:cstheme="majorBidi"/>
            <w:lang w:val="en-IL"/>
          </w:rPr>
          <w:t xml:space="preserve"> </w:t>
        </w:r>
        <w:r w:rsidR="00F124DE">
          <w:rPr>
            <w:rFonts w:asciiTheme="majorBidi" w:hAnsiTheme="majorBidi" w:cstheme="majorBidi"/>
            <w:lang w:val="en-IL"/>
          </w:rPr>
          <w:fldChar w:fldCharType="begin" w:fldLock="1"/>
        </w:r>
      </w:ins>
      <w:r w:rsidR="004056DD">
        <w:rPr>
          <w:rFonts w:asciiTheme="majorBidi" w:hAnsiTheme="majorBidi" w:cstheme="majorBidi"/>
          <w:lang w:val="en-IL"/>
        </w:rPr>
        <w:instrText>ADDIN CSL_CITATION {"citationItems":[{"id":"ITEM-1","itemData":{"DOI":"DOI: 10.1017/S0140525X0500004X","ISSN":"0140-525X","abstract":"Efforts to bridge emotion theory with neurobiology can be facilitated by dynamic systems (DS) modeling. DS principles stipulate higher-order wholes emerging from lower-order constituents through bidirectional causal processes – offering a common language for psychological and neurobiological models. After identifying some limitations of mainstream emotion theory, I apply DS principles to emotion–cognition relations. I then present a psychological model based on this reconceptualization, identifying trigger, self-amplification, and self-stabilization phases of emotion-appraisal states, leading to consolidating traits. The article goes on to describe neural structures and functions involved in appraisal and emotion, as well as DS mechanisms of integration by which they interact. These mechanisms include nested feedback interactions, global effects of neuromodulation, vertical integration, action-monitoring, and synaptic plasticity, and they are modeled in terms of both functional integration and temporal synchronization. I end by elaborating the psychological model of emotion–appraisal states with reference to neural processes.","author":[{"dropping-particle":"","family":"Lewis","given":"Marc D","non-dropping-particle":"","parse-names":false,"suffix":""}],"container-title":"Behavioral and Brain Sciences","edition":"2005/08/12","id":"ITEM-1","issue":"2","issued":{"date-parts":[["2005"]]},"page":"169-194","publisher":"Cambridge University Press","title":"Bridging emotion theory and neurobiology through dynamic systems modeling","type":"article-journal","volume":"28"},"uris":["http://www.mendeley.com/documents/?uuid=586d7aa7-38d5-433f-b97b-6f21f26b43d2"]}],"mendeley":{"formattedCitation":"(Lewis, 2005)","plainTextFormattedCitation":"(Lewis, 2005)","previouslyFormattedCitation":"(Lewis, 2005)"},"properties":{"noteIndex":0},"schema":"https://github.com/citation-style-language/schema/raw/master/csl-citation.json"}</w:instrText>
      </w:r>
      <w:ins w:id="551" w:author="יפתח עמיר" w:date="2020-01-12T12:27:00Z">
        <w:r w:rsidR="00F124DE">
          <w:rPr>
            <w:rFonts w:asciiTheme="majorBidi" w:hAnsiTheme="majorBidi" w:cstheme="majorBidi"/>
            <w:lang w:val="en-IL"/>
          </w:rPr>
          <w:fldChar w:fldCharType="separate"/>
        </w:r>
        <w:r w:rsidR="00F124DE" w:rsidRPr="00F124DE">
          <w:rPr>
            <w:rFonts w:asciiTheme="majorBidi" w:hAnsiTheme="majorBidi" w:cstheme="majorBidi"/>
            <w:noProof/>
            <w:lang w:val="en-IL"/>
          </w:rPr>
          <w:t>(Lewis, 2005)</w:t>
        </w:r>
        <w:r w:rsidR="00F124DE">
          <w:rPr>
            <w:rFonts w:asciiTheme="majorBidi" w:hAnsiTheme="majorBidi" w:cstheme="majorBidi"/>
            <w:lang w:val="en-IL"/>
          </w:rPr>
          <w:fldChar w:fldCharType="end"/>
        </w:r>
      </w:ins>
      <w:r w:rsidR="00F20438">
        <w:rPr>
          <w:rFonts w:asciiTheme="majorBidi" w:hAnsiTheme="majorBidi" w:cstheme="majorBidi"/>
        </w:rPr>
        <w:t>.</w:t>
      </w:r>
      <w:ins w:id="552" w:author="יפתח עמיר" w:date="2020-01-28T09:05:00Z">
        <w:r w:rsidR="00EA4F7B">
          <w:rPr>
            <w:rFonts w:asciiTheme="majorBidi" w:hAnsiTheme="majorBidi" w:cstheme="majorBidi"/>
            <w:lang w:val="en-IL"/>
          </w:rPr>
          <w:t xml:space="preserve"> For example, </w:t>
        </w:r>
      </w:ins>
      <w:ins w:id="553" w:author="עמית ברנשטיין" w:date="2020-03-10T10:07:00Z">
        <w:r w:rsidR="009A0EB7">
          <w:rPr>
            <w:rFonts w:asciiTheme="majorBidi" w:hAnsiTheme="majorBidi" w:cstheme="majorBidi"/>
            <w:lang w:val="en-IL"/>
          </w:rPr>
          <w:t xml:space="preserve">how does </w:t>
        </w:r>
        <w:r w:rsidR="009A0EB7">
          <w:rPr>
            <w:rFonts w:asciiTheme="majorBidi" w:hAnsiTheme="majorBidi" w:cstheme="majorBidi"/>
          </w:rPr>
          <w:t>“higher-order”</w:t>
        </w:r>
        <w:r w:rsidR="009A0EB7">
          <w:rPr>
            <w:rFonts w:asciiTheme="majorBidi" w:hAnsiTheme="majorBidi" w:cstheme="majorBidi"/>
            <w:lang w:val="en-IL"/>
          </w:rPr>
          <w:t xml:space="preserve"> stream-of-thought emerge </w:t>
        </w:r>
        <w:r w:rsidR="009A0EB7">
          <w:rPr>
            <w:rFonts w:asciiTheme="majorBidi" w:hAnsiTheme="majorBidi" w:cstheme="majorBidi"/>
            <w:lang w:val="en-IL"/>
          </w:rPr>
          <w:fldChar w:fldCharType="begin" w:fldLock="1"/>
        </w:r>
        <w:r w:rsidR="009A0EB7">
          <w:rPr>
            <w:rFonts w:asciiTheme="majorBidi" w:hAnsiTheme="majorBidi" w:cstheme="majorBidi"/>
            <w:lang w:val="en-IL"/>
          </w:rPr>
          <w:instrText>ADDIN CSL_CITATION {"citationItems":[{"id":"ITEM-1","itemData":{"DOI":"10.1037/a0030010","ISBN":"1939-1455(Electronic),0033-2909(Print)","abstract":"Cognition can unfold with little regard to the events taking place in the environment, and such self-generated mental activity poses a specific set of challenges for its scientific analysis in both cognitive science and neuroscience. One problem is that the spontaneous onset of self-generated mental activity makes it hard to distinguish the events that control the occurrence of the experience from those processes that ensure the continuity of an internal train of thought once initiated. This review demonstrates that a distinction between process and occurrence (a) provides theoretical clarity that has been absent from current discussions of self-generated mental activity, (b) affords conceptual leverage on seemingly disparate results associating the state with both domain-general processes and task error, and (c) draws attention to important questions for understanding unconstrained thought in contexts such as psychopathology and education. It is suggested that identifying the moment that self-generated mental events begin is a necessary next step in moving toward a testable account of why the mind has evolved to neglect the present in favor of ruminations on the past or imaginary musings of what may yet come to pass. (PsycINFO Database Record (c) 2019 APA, all rights reserved)","author":[{"dropping-particle":"","family":"Smallwood","given":"Jonathan","non-dropping-particle":"","parse-names":false,"suffix":""}],"container-title":"Psychological Bulletin","id":"ITEM-1","issue":"3","issued":{"date-parts":[["2013"]]},"page":"519-535","publisher":"American Psychological Association","publisher-place":"Smallwood, Jonathan: Max Planck Institute for Human Cognitive and Brain Sciences, Stephanstrasse 1A, Leipzig, Germany, smallwood@cbs.mpg.de","title":"Distinguishing how from why the mind wanders: A process–occurrence framework for self-generated mental activity.","type":"article","volume":"139"},"uris":["http://www.mendeley.com/documents/?uuid=f98aee5b-f62a-4453-86b1-e3860ff51a55"]}],"mendeley":{"formattedCitation":"(Smallwood, 2013)","plainTextFormattedCitation":"(Smallwood, 2013)","previouslyFormattedCitation":"(Smallwood, 2013)"},"properties":{"noteIndex":0},"schema":"https://github.com/citation-style-language/schema/raw/master/csl-citation.json"}</w:instrText>
        </w:r>
        <w:r w:rsidR="009A0EB7">
          <w:rPr>
            <w:rFonts w:asciiTheme="majorBidi" w:hAnsiTheme="majorBidi" w:cstheme="majorBidi"/>
            <w:lang w:val="en-IL"/>
          </w:rPr>
          <w:fldChar w:fldCharType="separate"/>
        </w:r>
        <w:r w:rsidR="009A0EB7" w:rsidRPr="00EA4F7B">
          <w:rPr>
            <w:rFonts w:asciiTheme="majorBidi" w:hAnsiTheme="majorBidi" w:cstheme="majorBidi"/>
            <w:noProof/>
            <w:lang w:val="en-IL"/>
          </w:rPr>
          <w:t>(</w:t>
        </w:r>
        <w:r w:rsidR="009A0EB7" w:rsidRPr="009A0EB7">
          <w:rPr>
            <w:rFonts w:asciiTheme="majorBidi" w:hAnsiTheme="majorBidi" w:cstheme="majorBidi"/>
            <w:noProof/>
            <w:highlight w:val="yellow"/>
            <w:lang w:val="en-IL"/>
            <w:rPrChange w:id="554" w:author="עמית ברנשטיין" w:date="2020-03-10T10:07:00Z">
              <w:rPr>
                <w:rFonts w:asciiTheme="majorBidi" w:hAnsiTheme="majorBidi" w:cstheme="majorBidi"/>
                <w:noProof/>
                <w:lang w:val="en-IL"/>
              </w:rPr>
            </w:rPrChange>
          </w:rPr>
          <w:t>Smallwood, 2013)</w:t>
        </w:r>
        <w:r w:rsidR="009A0EB7">
          <w:rPr>
            <w:rFonts w:asciiTheme="majorBidi" w:hAnsiTheme="majorBidi" w:cstheme="majorBidi"/>
            <w:lang w:val="en-IL"/>
          </w:rPr>
          <w:fldChar w:fldCharType="end"/>
        </w:r>
        <w:r w:rsidR="009A0EB7">
          <w:rPr>
            <w:rFonts w:asciiTheme="majorBidi" w:hAnsiTheme="majorBidi" w:cstheme="majorBidi"/>
          </w:rPr>
          <w:t xml:space="preserve"> </w:t>
        </w:r>
      </w:ins>
      <w:ins w:id="555" w:author="יפתח עמיר" w:date="2020-01-28T09:05:00Z">
        <w:del w:id="556" w:author="עמית ברנשטיין" w:date="2020-03-10T10:07:00Z">
          <w:r w:rsidR="00EA4F7B" w:rsidDel="009A0EB7">
            <w:rPr>
              <w:rFonts w:asciiTheme="majorBidi" w:hAnsiTheme="majorBidi" w:cstheme="majorBidi"/>
              <w:lang w:val="en-IL"/>
            </w:rPr>
            <w:delText xml:space="preserve">how </w:delText>
          </w:r>
        </w:del>
        <w:del w:id="557" w:author="עמית ברנשטיין" w:date="2020-03-10T10:05:00Z">
          <w:r w:rsidR="00EA4F7B" w:rsidDel="009A0EB7">
            <w:rPr>
              <w:rFonts w:asciiTheme="majorBidi" w:hAnsiTheme="majorBidi" w:cstheme="majorBidi"/>
              <w:lang w:val="en-IL"/>
            </w:rPr>
            <w:delText>does</w:delText>
          </w:r>
        </w:del>
        <w:del w:id="558" w:author="עמית ברנשטיין" w:date="2020-03-10T10:07:00Z">
          <w:r w:rsidR="00EA4F7B" w:rsidDel="009A0EB7">
            <w:rPr>
              <w:rFonts w:asciiTheme="majorBidi" w:hAnsiTheme="majorBidi" w:cstheme="majorBidi"/>
              <w:lang w:val="en-IL"/>
            </w:rPr>
            <w:delText xml:space="preserve"> the</w:delText>
          </w:r>
        </w:del>
      </w:ins>
      <w:ins w:id="559" w:author="עמית ברנשטיין" w:date="2020-03-10T10:07:00Z">
        <w:r w:rsidR="009A0EB7">
          <w:rPr>
            <w:rFonts w:asciiTheme="majorBidi" w:hAnsiTheme="majorBidi" w:cstheme="majorBidi"/>
          </w:rPr>
          <w:t xml:space="preserve">from </w:t>
        </w:r>
      </w:ins>
      <w:ins w:id="560" w:author="יפתח עמיר" w:date="2020-01-28T09:05:00Z">
        <w:del w:id="561" w:author="עמית ברנשטיין" w:date="2020-03-10T10:09:00Z">
          <w:r w:rsidR="00EA4F7B" w:rsidDel="009A0EB7">
            <w:rPr>
              <w:rFonts w:asciiTheme="majorBidi" w:hAnsiTheme="majorBidi" w:cstheme="majorBidi"/>
              <w:lang w:val="en-IL"/>
            </w:rPr>
            <w:delText xml:space="preserve"> </w:delText>
          </w:r>
        </w:del>
      </w:ins>
      <w:ins w:id="562" w:author="עמית ברנשטיין" w:date="2020-03-10T10:05:00Z">
        <w:r w:rsidR="009A0EB7">
          <w:rPr>
            <w:rFonts w:asciiTheme="majorBidi" w:hAnsiTheme="majorBidi" w:cstheme="majorBidi"/>
          </w:rPr>
          <w:t>“lower-order” processes</w:t>
        </w:r>
      </w:ins>
      <w:ins w:id="563" w:author="עמית ברנשטיין" w:date="2020-03-10T12:12:00Z">
        <w:r w:rsidR="000667AE">
          <w:rPr>
            <w:rFonts w:asciiTheme="majorBidi" w:hAnsiTheme="majorBidi" w:cstheme="majorBidi"/>
          </w:rPr>
          <w:t xml:space="preserve"> – e.g., </w:t>
        </w:r>
      </w:ins>
      <w:bookmarkStart w:id="564" w:name="_GoBack"/>
      <w:ins w:id="565" w:author="עמית ברנשטיין" w:date="2020-03-10T12:13:00Z">
        <w:r w:rsidR="00133342">
          <w:rPr>
            <w:rFonts w:asciiTheme="majorBidi" w:hAnsiTheme="majorBidi" w:cstheme="majorBidi"/>
          </w:rPr>
          <w:t xml:space="preserve">the </w:t>
        </w:r>
        <w:bookmarkEnd w:id="564"/>
        <w:r w:rsidR="00133342">
          <w:rPr>
            <w:rFonts w:asciiTheme="majorBidi" w:hAnsiTheme="majorBidi" w:cstheme="majorBidi"/>
          </w:rPr>
          <w:t>influence of</w:t>
        </w:r>
      </w:ins>
      <w:ins w:id="566" w:author="עמית ברנשטיין" w:date="2020-03-10T12:12:00Z">
        <w:r w:rsidR="000667AE">
          <w:rPr>
            <w:rFonts w:asciiTheme="majorBidi" w:hAnsiTheme="majorBidi" w:cstheme="majorBidi"/>
          </w:rPr>
          <w:t xml:space="preserve"> </w:t>
        </w:r>
      </w:ins>
      <w:ins w:id="567" w:author="יפתח עמיר" w:date="2020-01-28T09:05:00Z">
        <w:r w:rsidR="00EA4F7B">
          <w:rPr>
            <w:rFonts w:asciiTheme="majorBidi" w:hAnsiTheme="majorBidi" w:cstheme="majorBidi"/>
            <w:lang w:val="en-IL"/>
          </w:rPr>
          <w:t xml:space="preserve">selection of </w:t>
        </w:r>
        <w:del w:id="568" w:author="עמית ברנשטיין" w:date="2020-03-10T10:05:00Z">
          <w:r w:rsidR="00EA4F7B" w:rsidDel="009A0EB7">
            <w:rPr>
              <w:rFonts w:asciiTheme="majorBidi" w:hAnsiTheme="majorBidi" w:cstheme="majorBidi"/>
              <w:lang w:val="en-IL"/>
            </w:rPr>
            <w:delText xml:space="preserve">certain </w:delText>
          </w:r>
        </w:del>
        <w:r w:rsidR="00EA4F7B">
          <w:rPr>
            <w:rFonts w:asciiTheme="majorBidi" w:hAnsiTheme="majorBidi" w:cstheme="majorBidi"/>
            <w:lang w:val="en-IL"/>
          </w:rPr>
          <w:t xml:space="preserve">internal experiences </w:t>
        </w:r>
        <w:del w:id="569" w:author="עמית ברנשטיין" w:date="2020-03-10T10:05:00Z">
          <w:r w:rsidR="00EA4F7B" w:rsidDel="009A0EB7">
            <w:rPr>
              <w:rFonts w:asciiTheme="majorBidi" w:hAnsiTheme="majorBidi" w:cstheme="majorBidi"/>
              <w:lang w:val="en-IL"/>
            </w:rPr>
            <w:delText>intro</w:delText>
          </w:r>
        </w:del>
      </w:ins>
      <w:ins w:id="570" w:author="עמית ברנשטיין" w:date="2020-03-10T10:05:00Z">
        <w:r w:rsidR="009A0EB7">
          <w:rPr>
            <w:rFonts w:asciiTheme="majorBidi" w:hAnsiTheme="majorBidi" w:cstheme="majorBidi"/>
          </w:rPr>
          <w:t>into</w:t>
        </w:r>
      </w:ins>
      <w:ins w:id="571" w:author="יפתח עמיר" w:date="2020-01-28T09:05:00Z">
        <w:r w:rsidR="00EA4F7B">
          <w:rPr>
            <w:rFonts w:asciiTheme="majorBidi" w:hAnsiTheme="majorBidi" w:cstheme="majorBidi"/>
            <w:lang w:val="en-IL"/>
          </w:rPr>
          <w:t xml:space="preserve"> WM and awareness influence emotion,</w:t>
        </w:r>
        <w:del w:id="572" w:author="עמית ברנשטיין" w:date="2020-03-10T12:12:00Z">
          <w:r w:rsidR="00EA4F7B" w:rsidDel="000667AE">
            <w:rPr>
              <w:rFonts w:asciiTheme="majorBidi" w:hAnsiTheme="majorBidi" w:cstheme="majorBidi"/>
              <w:lang w:val="en-IL"/>
            </w:rPr>
            <w:delText xml:space="preserve"> </w:delText>
          </w:r>
        </w:del>
        <w:del w:id="573" w:author="עמית ברנשטיין" w:date="2020-03-10T10:05:00Z">
          <w:r w:rsidR="00EA4F7B" w:rsidDel="009A0EB7">
            <w:rPr>
              <w:rFonts w:asciiTheme="majorBidi" w:hAnsiTheme="majorBidi" w:cstheme="majorBidi"/>
              <w:lang w:val="en-IL"/>
            </w:rPr>
            <w:delText>yet</w:delText>
          </w:r>
        </w:del>
      </w:ins>
      <w:ins w:id="574" w:author="עמית ברנשטיין" w:date="2020-03-10T10:08:00Z">
        <w:r w:rsidR="009A0EB7">
          <w:rPr>
            <w:rFonts w:asciiTheme="majorBidi" w:hAnsiTheme="majorBidi" w:cstheme="majorBidi"/>
          </w:rPr>
          <w:t xml:space="preserve"> </w:t>
        </w:r>
      </w:ins>
      <w:ins w:id="575" w:author="עמית ברנשטיין" w:date="2020-03-10T12:13:00Z">
        <w:r w:rsidR="00133342">
          <w:rPr>
            <w:rFonts w:asciiTheme="majorBidi" w:hAnsiTheme="majorBidi" w:cstheme="majorBidi"/>
          </w:rPr>
          <w:t>the influence of the</w:t>
        </w:r>
      </w:ins>
      <w:ins w:id="576" w:author="עמית ברנשטיין" w:date="2020-03-10T10:09:00Z">
        <w:r w:rsidR="009A0EB7">
          <w:rPr>
            <w:rFonts w:asciiTheme="majorBidi" w:hAnsiTheme="majorBidi" w:cstheme="majorBidi"/>
          </w:rPr>
          <w:t xml:space="preserve"> </w:t>
        </w:r>
      </w:ins>
      <w:ins w:id="577" w:author="יפתח עמיר" w:date="2020-01-28T09:05:00Z">
        <w:del w:id="578" w:author="עמית ברנשטיין" w:date="2020-03-10T10:06:00Z">
          <w:r w:rsidR="00EA4F7B" w:rsidDel="009A0EB7">
            <w:rPr>
              <w:rFonts w:asciiTheme="majorBidi" w:hAnsiTheme="majorBidi" w:cstheme="majorBidi"/>
              <w:lang w:val="en-IL"/>
            </w:rPr>
            <w:delText xml:space="preserve"> also how do the </w:delText>
          </w:r>
        </w:del>
        <w:r w:rsidR="00EA4F7B">
          <w:rPr>
            <w:rFonts w:asciiTheme="majorBidi" w:hAnsiTheme="majorBidi" w:cstheme="majorBidi"/>
            <w:lang w:val="en-IL"/>
          </w:rPr>
          <w:t xml:space="preserve">contents of awareness and current emotional state </w:t>
        </w:r>
        <w:del w:id="579" w:author="עמית ברנשטיין" w:date="2020-03-10T10:10:00Z">
          <w:r w:rsidR="00EA4F7B" w:rsidDel="009A0EB7">
            <w:rPr>
              <w:rFonts w:asciiTheme="majorBidi" w:hAnsiTheme="majorBidi" w:cstheme="majorBidi"/>
              <w:lang w:val="en-IL"/>
            </w:rPr>
            <w:delText>affect</w:delText>
          </w:r>
        </w:del>
      </w:ins>
      <w:ins w:id="580" w:author="עמית ברנשטיין" w:date="2020-03-10T12:13:00Z">
        <w:r w:rsidR="00133342">
          <w:rPr>
            <w:rFonts w:asciiTheme="majorBidi" w:hAnsiTheme="majorBidi" w:cstheme="majorBidi"/>
          </w:rPr>
          <w:t>on</w:t>
        </w:r>
      </w:ins>
      <w:ins w:id="581" w:author="יפתח עמיר" w:date="2020-01-28T09:05:00Z">
        <w:r w:rsidR="00EA4F7B">
          <w:rPr>
            <w:rFonts w:asciiTheme="majorBidi" w:hAnsiTheme="majorBidi" w:cstheme="majorBidi"/>
            <w:lang w:val="en-IL"/>
          </w:rPr>
          <w:t xml:space="preserve"> </w:t>
        </w:r>
        <w:del w:id="582" w:author="עמית ברנשטיין" w:date="2020-03-10T10:10:00Z">
          <w:r w:rsidR="00EA4F7B" w:rsidDel="009A0EB7">
            <w:rPr>
              <w:rFonts w:asciiTheme="majorBidi" w:hAnsiTheme="majorBidi" w:cstheme="majorBidi"/>
              <w:lang w:val="en-IL"/>
            </w:rPr>
            <w:delText xml:space="preserve">subsequent </w:delText>
          </w:r>
        </w:del>
        <w:r w:rsidR="00EA4F7B">
          <w:rPr>
            <w:rFonts w:asciiTheme="majorBidi" w:hAnsiTheme="majorBidi" w:cstheme="majorBidi"/>
            <w:lang w:val="en-IL"/>
          </w:rPr>
          <w:t>attentional selection</w:t>
        </w:r>
      </w:ins>
      <w:ins w:id="583" w:author="עמית ברנשטיין" w:date="2020-03-10T12:13:00Z">
        <w:r w:rsidR="00673988">
          <w:rPr>
            <w:rFonts w:asciiTheme="majorBidi" w:hAnsiTheme="majorBidi" w:cstheme="majorBidi"/>
          </w:rPr>
          <w:t>?</w:t>
        </w:r>
      </w:ins>
      <w:ins w:id="584" w:author="יפתח עמיר" w:date="2020-01-28T09:05:00Z">
        <w:del w:id="585" w:author="עמית ברנשטיין" w:date="2020-03-10T12:13:00Z">
          <w:r w:rsidR="00EA4F7B" w:rsidDel="00133342">
            <w:rPr>
              <w:rFonts w:asciiTheme="majorBidi" w:hAnsiTheme="majorBidi" w:cstheme="majorBidi"/>
              <w:lang w:val="en-IL"/>
            </w:rPr>
            <w:delText>?</w:delText>
          </w:r>
        </w:del>
        <w:r w:rsidR="00EA4F7B">
          <w:rPr>
            <w:rFonts w:asciiTheme="majorBidi" w:hAnsiTheme="majorBidi" w:cstheme="majorBidi"/>
            <w:lang w:val="en-IL"/>
          </w:rPr>
          <w:t xml:space="preserve"> </w:t>
        </w:r>
        <w:del w:id="586" w:author="עמית ברנשטיין" w:date="2020-03-10T10:10:00Z">
          <w:r w:rsidR="00EA4F7B" w:rsidDel="00D02EAC">
            <w:rPr>
              <w:rFonts w:asciiTheme="majorBidi" w:hAnsiTheme="majorBidi" w:cstheme="majorBidi"/>
              <w:lang w:val="en-IL"/>
            </w:rPr>
            <w:delText>Essentially,</w:delText>
          </w:r>
        </w:del>
        <w:del w:id="587" w:author="עמית ברנשטיין" w:date="2020-03-10T10:07:00Z">
          <w:r w:rsidR="00EA4F7B" w:rsidDel="009A0EB7">
            <w:rPr>
              <w:rFonts w:asciiTheme="majorBidi" w:hAnsiTheme="majorBidi" w:cstheme="majorBidi"/>
              <w:lang w:val="en-IL"/>
            </w:rPr>
            <w:delText xml:space="preserve"> how does </w:delText>
          </w:r>
        </w:del>
        <w:del w:id="588" w:author="עמית ברנשטיין" w:date="2020-03-10T10:06:00Z">
          <w:r w:rsidR="00EA4F7B" w:rsidDel="009A0EB7">
            <w:rPr>
              <w:rFonts w:asciiTheme="majorBidi" w:hAnsiTheme="majorBidi" w:cstheme="majorBidi"/>
              <w:lang w:val="en-IL"/>
            </w:rPr>
            <w:delText>the</w:delText>
          </w:r>
        </w:del>
        <w:del w:id="589" w:author="עמית ברנשטיין" w:date="2020-03-10T10:07:00Z">
          <w:r w:rsidR="00EA4F7B" w:rsidDel="009A0EB7">
            <w:rPr>
              <w:rFonts w:asciiTheme="majorBidi" w:hAnsiTheme="majorBidi" w:cstheme="majorBidi"/>
              <w:lang w:val="en-IL"/>
            </w:rPr>
            <w:delText xml:space="preserve"> stream-of-thought emerge from the circular influences of underlying attentional, </w:delText>
          </w:r>
          <w:commentRangeStart w:id="590"/>
          <w:r w:rsidR="00EA4F7B" w:rsidDel="009A0EB7">
            <w:rPr>
              <w:rFonts w:asciiTheme="majorBidi" w:hAnsiTheme="majorBidi" w:cstheme="majorBidi"/>
              <w:lang w:val="en-IL"/>
            </w:rPr>
            <w:delText xml:space="preserve">memory </w:delText>
          </w:r>
        </w:del>
      </w:ins>
      <w:commentRangeEnd w:id="590"/>
      <w:del w:id="591" w:author="עמית ברנשטיין" w:date="2020-03-10T10:07:00Z">
        <w:r w:rsidR="00757E33" w:rsidDel="009A0EB7">
          <w:rPr>
            <w:rStyle w:val="CommentReference"/>
          </w:rPr>
          <w:commentReference w:id="590"/>
        </w:r>
      </w:del>
      <w:ins w:id="592" w:author="יפתח עמיר" w:date="2020-01-28T09:05:00Z">
        <w:del w:id="593" w:author="עמית ברנשטיין" w:date="2020-03-10T10:07:00Z">
          <w:r w:rsidR="00EA4F7B" w:rsidDel="009A0EB7">
            <w:rPr>
              <w:rFonts w:asciiTheme="majorBidi" w:hAnsiTheme="majorBidi" w:cstheme="majorBidi"/>
              <w:lang w:val="en-IL"/>
            </w:rPr>
            <w:delText xml:space="preserve">and emotional processes </w:delText>
          </w:r>
          <w:r w:rsidR="00EA4F7B" w:rsidDel="009A0EB7">
            <w:rPr>
              <w:rFonts w:asciiTheme="majorBidi" w:hAnsiTheme="majorBidi" w:cstheme="majorBidi"/>
              <w:lang w:val="en-IL"/>
            </w:rPr>
            <w:fldChar w:fldCharType="begin" w:fldLock="1"/>
          </w:r>
        </w:del>
      </w:ins>
      <w:del w:id="594" w:author="עמית ברנשטיין" w:date="2020-03-10T10:07:00Z">
        <w:r w:rsidR="00EA4F7B" w:rsidDel="009A0EB7">
          <w:rPr>
            <w:rFonts w:asciiTheme="majorBidi" w:hAnsiTheme="majorBidi" w:cstheme="majorBidi"/>
            <w:lang w:val="en-IL"/>
          </w:rPr>
          <w:delInstrText>ADDIN CSL_CITATION {"citationItems":[{"id":"ITEM-1","itemData":{"DOI":"10.1037/a0030010","ISBN":"1939-1455(Electronic),0033-2909(Print)","abstract":"Cognition can unfold with little regard to the events taking place in the environment, and such self-generated mental activity poses a specific set of challenges for its scientific analysis in both cognitive science and neuroscience. One problem is that the spontaneous onset of self-generated mental activity makes it hard to distinguish the events that control the occurrence of the experience from those processes that ensure the continuity of an internal train of thought once initiated. This review demonstrates that a distinction between process and occurrence (a) provides theoretical clarity that has been absent from current discussions of self-generated mental activity, (b) affords conceptual leverage on seemingly disparate results associating the state with both domain-general processes and task error, and (c) draws attention to important questions for understanding unconstrained thought in contexts such as psychopathology and education. It is suggested that identifying the moment that self-generated mental events begin is a necessary next step in moving toward a testable account of why the mind has evolved to neglect the present in favor of ruminations on the past or imaginary musings of what may yet come to pass. (PsycINFO Database Record (c) 2019 APA, all rights reserved)","author":[{"dropping-particle":"","family":"Smallwood","given":"Jonathan","non-dropping-particle":"","parse-names":false,"suffix":""}],"container-title":"Psychological Bulletin","id":"ITEM-1","issue":"3","issued":{"date-parts":[["2013"]]},"page":"519-535","publisher":"American Psychological Association","publisher-place":"Smallwood, Jonathan: Max Planck Institute for Human Cognitive and Brain Sciences, Stephanstrasse 1A, Leipzig, Germany, smallwood@cbs.mpg.de","title":"Distinguishing how from why the mind wanders: A process–occurrence framework for self-generated mental activity.","type":"article","volume":"139"},"uris":["http://www.mendeley.com/documents/?uuid=f98aee5b-f62a-4453-86b1-e3860ff51a55"]}],"mendeley":{"formattedCitation":"(Smallwood, 2013)","plainTextFormattedCitation":"(Smallwood, 2013)","previouslyFormattedCitation":"(Smallwood, 2013)"},"properties":{"noteIndex":0},"schema":"https://github.com/citation-style-language/schema/raw/master/csl-citation.json"}</w:delInstrText>
        </w:r>
      </w:del>
      <w:ins w:id="595" w:author="יפתח עמיר" w:date="2020-01-28T09:05:00Z">
        <w:del w:id="596" w:author="עמית ברנשטיין" w:date="2020-03-10T10:07:00Z">
          <w:r w:rsidR="00EA4F7B" w:rsidDel="009A0EB7">
            <w:rPr>
              <w:rFonts w:asciiTheme="majorBidi" w:hAnsiTheme="majorBidi" w:cstheme="majorBidi"/>
              <w:lang w:val="en-IL"/>
            </w:rPr>
            <w:fldChar w:fldCharType="separate"/>
          </w:r>
          <w:r w:rsidR="00EA4F7B" w:rsidRPr="00EA4F7B" w:rsidDel="009A0EB7">
            <w:rPr>
              <w:rFonts w:asciiTheme="majorBidi" w:hAnsiTheme="majorBidi" w:cstheme="majorBidi"/>
              <w:noProof/>
              <w:lang w:val="en-IL"/>
            </w:rPr>
            <w:delText>(Smallwood, 2013)</w:delText>
          </w:r>
          <w:r w:rsidR="00EA4F7B" w:rsidDel="009A0EB7">
            <w:rPr>
              <w:rFonts w:asciiTheme="majorBidi" w:hAnsiTheme="majorBidi" w:cstheme="majorBidi"/>
              <w:lang w:val="en-IL"/>
            </w:rPr>
            <w:fldChar w:fldCharType="end"/>
          </w:r>
        </w:del>
        <w:del w:id="597" w:author="עמית ברנשטיין" w:date="2020-03-10T10:10:00Z">
          <w:r w:rsidR="00EA4F7B" w:rsidDel="00D02EAC">
            <w:rPr>
              <w:rFonts w:asciiTheme="majorBidi" w:hAnsiTheme="majorBidi" w:cstheme="majorBidi"/>
              <w:lang w:val="en-IL"/>
            </w:rPr>
            <w:delText>?</w:delText>
          </w:r>
        </w:del>
      </w:ins>
      <w:del w:id="598" w:author="עמית ברנשטיין" w:date="2020-03-10T10:10:00Z">
        <w:r w:rsidR="00F20438" w:rsidDel="00D02EAC">
          <w:rPr>
            <w:rFonts w:asciiTheme="majorBidi" w:hAnsiTheme="majorBidi" w:cstheme="majorBidi"/>
          </w:rPr>
          <w:delText xml:space="preserve"> </w:delText>
        </w:r>
      </w:del>
      <w:r w:rsidR="00F20438">
        <w:rPr>
          <w:rFonts w:asciiTheme="majorBidi" w:hAnsiTheme="majorBidi" w:cstheme="majorBidi"/>
        </w:rPr>
        <w:t>By adaptin</w:t>
      </w:r>
      <w:commentRangeStart w:id="599"/>
      <w:r w:rsidR="00F20438">
        <w:rPr>
          <w:rFonts w:asciiTheme="majorBidi" w:hAnsiTheme="majorBidi" w:cstheme="majorBidi"/>
        </w:rPr>
        <w:t>g a dynamic systems approach, we therefore may be able to, building on understanding of how the basic low-level processes or components of the system</w:t>
      </w:r>
      <w:ins w:id="600" w:author="יפתח עמיר" w:date="2020-01-12T12:28:00Z">
        <w:r w:rsidR="00013859">
          <w:rPr>
            <w:rFonts w:asciiTheme="majorBidi" w:hAnsiTheme="majorBidi" w:cstheme="majorBidi"/>
            <w:lang w:val="en-IL"/>
          </w:rPr>
          <w:t xml:space="preserve"> dynamically</w:t>
        </w:r>
      </w:ins>
      <w:r w:rsidR="00F20438">
        <w:rPr>
          <w:rFonts w:asciiTheme="majorBidi" w:hAnsiTheme="majorBidi" w:cstheme="majorBidi"/>
        </w:rPr>
        <w:t xml:space="preserve"> inter- and trans- act, </w:t>
      </w:r>
      <w:del w:id="601" w:author="עמית ברנשטיין" w:date="2020-03-10T12:13:00Z">
        <w:r w:rsidR="00F20438" w:rsidDel="00385EF3">
          <w:rPr>
            <w:rFonts w:asciiTheme="majorBidi" w:hAnsiTheme="majorBidi" w:cstheme="majorBidi"/>
          </w:rPr>
          <w:delText xml:space="preserve">also </w:delText>
        </w:r>
      </w:del>
      <w:ins w:id="602" w:author="עמית ברנשטיין" w:date="2020-03-10T12:13:00Z">
        <w:r w:rsidR="00385EF3">
          <w:rPr>
            <w:rFonts w:asciiTheme="majorBidi" w:hAnsiTheme="majorBidi" w:cstheme="majorBidi"/>
          </w:rPr>
          <w:t xml:space="preserve">and </w:t>
        </w:r>
      </w:ins>
      <w:r w:rsidR="00F20438">
        <w:rPr>
          <w:rFonts w:asciiTheme="majorBidi" w:hAnsiTheme="majorBidi" w:cstheme="majorBidi"/>
        </w:rPr>
        <w:t xml:space="preserve">understand how higher-level processes emerge (e.g., </w:t>
      </w:r>
      <w:proofErr w:type="spellStart"/>
      <w:r w:rsidR="00F20438">
        <w:rPr>
          <w:rFonts w:asciiTheme="majorBidi" w:hAnsiTheme="majorBidi" w:cstheme="majorBidi"/>
        </w:rPr>
        <w:t>mindwandering</w:t>
      </w:r>
      <w:proofErr w:type="spellEnd"/>
      <w:r w:rsidR="00F20438">
        <w:rPr>
          <w:rFonts w:asciiTheme="majorBidi" w:hAnsiTheme="majorBidi" w:cstheme="majorBidi"/>
        </w:rPr>
        <w:t>, cognitive vulnerabilities</w:t>
      </w:r>
      <w:commentRangeEnd w:id="599"/>
      <w:r w:rsidR="00757E33">
        <w:rPr>
          <w:rStyle w:val="CommentReference"/>
        </w:rPr>
        <w:commentReference w:id="599"/>
      </w:r>
      <w:r w:rsidR="00F20438">
        <w:rPr>
          <w:rFonts w:asciiTheme="majorBidi" w:hAnsiTheme="majorBidi" w:cstheme="majorBidi"/>
        </w:rPr>
        <w:t xml:space="preserve">). Accordingly, in recent years, this dynamic system approach has been similarly applied to </w:t>
      </w:r>
      <w:del w:id="603" w:author="יפתח עמיר" w:date="2020-01-12T13:21:00Z">
        <w:r w:rsidR="00F20438" w:rsidRPr="004056DD" w:rsidDel="004056DD">
          <w:rPr>
            <w:rFonts w:asciiTheme="majorBidi" w:hAnsiTheme="majorBidi" w:cstheme="majorBidi"/>
            <w:rPrChange w:id="604" w:author="יפתח עמיר" w:date="2020-01-12T13:24:00Z">
              <w:rPr>
                <w:rFonts w:asciiTheme="majorBidi" w:hAnsiTheme="majorBidi" w:cstheme="majorBidi"/>
                <w:highlight w:val="yellow"/>
              </w:rPr>
            </w:rPrChange>
          </w:rPr>
          <w:delText>XXX</w:delText>
        </w:r>
      </w:del>
      <w:ins w:id="605" w:author="יפתח עמיר" w:date="2020-01-12T13:22:00Z">
        <w:r w:rsidR="004056DD" w:rsidRPr="004056DD">
          <w:rPr>
            <w:rFonts w:asciiTheme="majorBidi" w:hAnsiTheme="majorBidi" w:cstheme="majorBidi"/>
            <w:lang w:val="en-IL"/>
            <w:rPrChange w:id="606" w:author="יפתח עמיר" w:date="2020-01-12T13:24:00Z">
              <w:rPr>
                <w:rFonts w:asciiTheme="majorBidi" w:hAnsiTheme="majorBidi" w:cstheme="majorBidi"/>
                <w:highlight w:val="yellow"/>
                <w:lang w:val="en-IL"/>
              </w:rPr>
            </w:rPrChange>
          </w:rPr>
          <w:t xml:space="preserve">theories </w:t>
        </w:r>
        <w:r w:rsidR="004056DD" w:rsidRPr="004056DD">
          <w:rPr>
            <w:rFonts w:asciiTheme="majorBidi" w:hAnsiTheme="majorBidi" w:cstheme="majorBidi"/>
            <w:lang w:val="en-IL"/>
            <w:rPrChange w:id="607" w:author="יפתח עמיר" w:date="2020-01-12T13:24:00Z">
              <w:rPr>
                <w:rFonts w:asciiTheme="majorBidi" w:hAnsiTheme="majorBidi" w:cstheme="majorBidi"/>
                <w:highlight w:val="yellow"/>
                <w:lang w:val="en-IL"/>
              </w:rPr>
            </w:rPrChange>
          </w:rPr>
          <w:lastRenderedPageBreak/>
          <w:t>of emotion</w:t>
        </w:r>
      </w:ins>
      <w:r w:rsidR="00F20438" w:rsidRPr="004056DD">
        <w:rPr>
          <w:rFonts w:asciiTheme="majorBidi" w:hAnsiTheme="majorBidi" w:cstheme="majorBidi"/>
          <w:rPrChange w:id="608" w:author="יפתח עמיר" w:date="2020-01-12T13:24:00Z">
            <w:rPr>
              <w:rFonts w:asciiTheme="majorBidi" w:hAnsiTheme="majorBidi" w:cstheme="majorBidi"/>
              <w:highlight w:val="yellow"/>
            </w:rPr>
          </w:rPrChange>
        </w:rPr>
        <w:t xml:space="preserve">, </w:t>
      </w:r>
      <w:del w:id="609" w:author="יפתח עמיר" w:date="2020-01-12T13:22:00Z">
        <w:r w:rsidR="00F20438" w:rsidRPr="004056DD" w:rsidDel="004056DD">
          <w:rPr>
            <w:rFonts w:asciiTheme="majorBidi" w:hAnsiTheme="majorBidi" w:cstheme="majorBidi"/>
            <w:rPrChange w:id="610" w:author="יפתח עמיר" w:date="2020-01-12T13:24:00Z">
              <w:rPr>
                <w:rFonts w:asciiTheme="majorBidi" w:hAnsiTheme="majorBidi" w:cstheme="majorBidi"/>
                <w:highlight w:val="yellow"/>
              </w:rPr>
            </w:rPrChange>
          </w:rPr>
          <w:delText xml:space="preserve">YYYY </w:delText>
        </w:r>
      </w:del>
      <w:ins w:id="611" w:author="יפתח עמיר" w:date="2020-01-12T13:22:00Z">
        <w:r w:rsidR="004056DD" w:rsidRPr="004056DD">
          <w:rPr>
            <w:rFonts w:asciiTheme="majorBidi" w:hAnsiTheme="majorBidi" w:cstheme="majorBidi"/>
            <w:lang w:val="en-IL"/>
            <w:rPrChange w:id="612" w:author="יפתח עמיר" w:date="2020-01-12T13:24:00Z">
              <w:rPr>
                <w:rFonts w:asciiTheme="majorBidi" w:hAnsiTheme="majorBidi" w:cstheme="majorBidi"/>
                <w:highlight w:val="yellow"/>
                <w:lang w:val="en-IL"/>
              </w:rPr>
            </w:rPrChange>
          </w:rPr>
          <w:t xml:space="preserve">psychopathology </w:t>
        </w:r>
      </w:ins>
      <w:ins w:id="613" w:author="יפתח עמיר" w:date="2020-01-12T13:23:00Z">
        <w:r w:rsidR="004056DD" w:rsidRPr="004056DD">
          <w:rPr>
            <w:rFonts w:asciiTheme="majorBidi" w:hAnsiTheme="majorBidi" w:cstheme="majorBidi"/>
            <w:lang w:val="en-IL"/>
            <w:rPrChange w:id="614" w:author="יפתח עמיר" w:date="2020-01-12T13:24:00Z">
              <w:rPr>
                <w:rFonts w:asciiTheme="majorBidi" w:hAnsiTheme="majorBidi" w:cstheme="majorBidi"/>
                <w:highlight w:val="yellow"/>
                <w:lang w:val="en-IL"/>
              </w:rPr>
            </w:rPrChange>
          </w:rPr>
          <w:t>(</w:t>
        </w:r>
      </w:ins>
      <w:ins w:id="615" w:author="יפתח עמיר" w:date="2020-01-28T09:05:00Z">
        <w:r w:rsidR="00EA4F7B">
          <w:rPr>
            <w:rFonts w:asciiTheme="majorBidi" w:hAnsiTheme="majorBidi" w:cstheme="majorBidi"/>
            <w:lang w:val="en-IL"/>
          </w:rPr>
          <w:t xml:space="preserve">e.g., </w:t>
        </w:r>
      </w:ins>
      <w:ins w:id="616" w:author="יפתח עמיר" w:date="2020-01-12T13:22:00Z">
        <w:r w:rsidR="004056DD" w:rsidRPr="004056DD">
          <w:rPr>
            <w:rFonts w:asciiTheme="majorBidi" w:hAnsiTheme="majorBidi" w:cstheme="majorBidi"/>
            <w:lang w:val="en-IL"/>
            <w:rPrChange w:id="617" w:author="יפתח עמיר" w:date="2020-01-12T13:24:00Z">
              <w:rPr>
                <w:rFonts w:asciiTheme="majorBidi" w:hAnsiTheme="majorBidi" w:cstheme="majorBidi"/>
                <w:highlight w:val="yellow"/>
                <w:lang w:val="en-IL"/>
              </w:rPr>
            </w:rPrChange>
          </w:rPr>
          <w:t>as symptom networks</w:t>
        </w:r>
      </w:ins>
      <w:ins w:id="618" w:author="יפתח עמיר" w:date="2020-01-12T13:23:00Z">
        <w:r w:rsidR="004056DD" w:rsidRPr="004056DD">
          <w:rPr>
            <w:rFonts w:asciiTheme="majorBidi" w:hAnsiTheme="majorBidi" w:cstheme="majorBidi"/>
            <w:lang w:val="en-IL"/>
            <w:rPrChange w:id="619" w:author="יפתח עמיר" w:date="2020-01-12T13:24:00Z">
              <w:rPr>
                <w:rFonts w:asciiTheme="majorBidi" w:hAnsiTheme="majorBidi" w:cstheme="majorBidi"/>
                <w:highlight w:val="yellow"/>
                <w:lang w:val="en-IL"/>
              </w:rPr>
            </w:rPrChange>
          </w:rPr>
          <w:t>)</w:t>
        </w:r>
      </w:ins>
      <w:ins w:id="620" w:author="יפתח עמיר" w:date="2020-01-12T13:22:00Z">
        <w:r w:rsidR="004056DD" w:rsidRPr="004056DD">
          <w:rPr>
            <w:rFonts w:asciiTheme="majorBidi" w:hAnsiTheme="majorBidi" w:cstheme="majorBidi"/>
            <w:rPrChange w:id="621" w:author="יפתח עמיר" w:date="2020-01-12T13:24:00Z">
              <w:rPr>
                <w:rFonts w:asciiTheme="majorBidi" w:hAnsiTheme="majorBidi" w:cstheme="majorBidi"/>
                <w:highlight w:val="yellow"/>
              </w:rPr>
            </w:rPrChange>
          </w:rPr>
          <w:t xml:space="preserve"> </w:t>
        </w:r>
      </w:ins>
      <w:r w:rsidR="00F20438" w:rsidRPr="004056DD">
        <w:rPr>
          <w:rFonts w:asciiTheme="majorBidi" w:hAnsiTheme="majorBidi" w:cstheme="majorBidi"/>
          <w:rPrChange w:id="622" w:author="יפתח עמיר" w:date="2020-01-12T13:24:00Z">
            <w:rPr>
              <w:rFonts w:asciiTheme="majorBidi" w:hAnsiTheme="majorBidi" w:cstheme="majorBidi"/>
              <w:highlight w:val="yellow"/>
            </w:rPr>
          </w:rPrChange>
        </w:rPr>
        <w:t xml:space="preserve">and </w:t>
      </w:r>
      <w:del w:id="623" w:author="יפתח עמיר" w:date="2020-01-12T13:23:00Z">
        <w:r w:rsidR="00F20438" w:rsidRPr="000756C7" w:rsidDel="004056DD">
          <w:rPr>
            <w:rFonts w:asciiTheme="majorBidi" w:hAnsiTheme="majorBidi" w:cstheme="majorBidi"/>
            <w:highlight w:val="yellow"/>
          </w:rPr>
          <w:delText>ZZZZ</w:delText>
        </w:r>
        <w:r w:rsidR="00F20438" w:rsidDel="004056DD">
          <w:rPr>
            <w:rFonts w:asciiTheme="majorBidi" w:hAnsiTheme="majorBidi" w:cstheme="majorBidi"/>
          </w:rPr>
          <w:delText xml:space="preserve"> </w:delText>
        </w:r>
      </w:del>
      <w:ins w:id="624" w:author="יפתח עמיר" w:date="2020-01-12T13:23:00Z">
        <w:r w:rsidR="004056DD">
          <w:rPr>
            <w:rFonts w:asciiTheme="majorBidi" w:hAnsiTheme="majorBidi" w:cstheme="majorBidi"/>
            <w:lang w:val="en-IL"/>
          </w:rPr>
          <w:t>change processes during psychotherapy</w:t>
        </w:r>
        <w:r w:rsidR="004056DD">
          <w:rPr>
            <w:rFonts w:asciiTheme="majorBidi" w:hAnsiTheme="majorBidi" w:cstheme="majorBidi"/>
          </w:rPr>
          <w:t xml:space="preserve"> </w:t>
        </w:r>
      </w:ins>
      <w:r w:rsidR="00F20438">
        <w:rPr>
          <w:rFonts w:asciiTheme="majorBidi" w:hAnsiTheme="majorBidi" w:cstheme="majorBidi"/>
        </w:rPr>
        <w:t>with various important insights yielded</w:t>
      </w:r>
      <w:del w:id="625" w:author="יפתח עמיר" w:date="2020-01-12T13:24:00Z">
        <w:r w:rsidR="00F20438" w:rsidDel="004056DD">
          <w:rPr>
            <w:rFonts w:asciiTheme="majorBidi" w:hAnsiTheme="majorBidi" w:cstheme="majorBidi"/>
          </w:rPr>
          <w:delText xml:space="preserve"> (CITE; CITE; CITE)</w:delText>
        </w:r>
      </w:del>
      <w:ins w:id="626" w:author="יפתח עמיר" w:date="2020-01-12T13:24:00Z">
        <w:r w:rsidR="004056DD">
          <w:rPr>
            <w:rFonts w:asciiTheme="majorBidi" w:hAnsiTheme="majorBidi" w:cstheme="majorBidi"/>
            <w:lang w:val="en-IL"/>
          </w:rPr>
          <w:t xml:space="preserve"> </w:t>
        </w:r>
      </w:ins>
      <w:ins w:id="627" w:author="יפתח עמיר" w:date="2020-01-12T13:25:00Z">
        <w:r w:rsidR="004056DD">
          <w:rPr>
            <w:rFonts w:asciiTheme="majorBidi" w:hAnsiTheme="majorBidi" w:cstheme="majorBidi"/>
            <w:lang w:val="en-IL"/>
          </w:rPr>
          <w:fldChar w:fldCharType="begin" w:fldLock="1"/>
        </w:r>
      </w:ins>
      <w:r w:rsidR="006A0EAA">
        <w:rPr>
          <w:rFonts w:asciiTheme="majorBidi" w:hAnsiTheme="majorBidi" w:cstheme="majorBidi"/>
          <w:lang w:val="en-IL"/>
        </w:rPr>
        <w:instrText>ADDIN CSL_CITATION {"citationItems":[{"id":"ITEM-1","itemData":{"DOI":"DOI: 10.1017/S0140525X0500004X","ISSN":"0140-525X","abstract":"Efforts to bridge emotion theory with neurobiology can be facilitated by dynamic systems (DS) modeling. DS principles stipulate higher-order wholes emerging from lower-order constituents through bidirectional causal processes – offering a common language for psychological and neurobiological models. After identifying some limitations of mainstream emotion theory, I apply DS principles to emotion–cognition relations. I then present a psychological model based on this reconceptualization, identifying trigger, self-amplification, and self-stabilization phases of emotion-appraisal states, leading to consolidating traits. The article goes on to describe neural structures and functions involved in appraisal and emotion, as well as DS mechanisms of integration by which they interact. These mechanisms include nested feedback interactions, global effects of neuromodulation, vertical integration, action-monitoring, and synaptic plasticity, and they are modeled in terms of both functional integration and temporal synchronization. I end by elaborating the psychological model of emotion–appraisal states with reference to neural processes.","author":[{"dropping-particle":"","family":"Lewis","given":"Marc D","non-dropping-particle":"","parse-names":false,"suffix":""}],"container-title":"Behavioral and Brain Sciences","edition":"2005/08/12","id":"ITEM-1","issue":"2","issued":{"date-parts":[["2005"]]},"page":"169-194","publisher":"Cambridge University Press","title":"Bridging emotion theory and neurobiology through dynamic systems modeling","type":"article-journal","volume":"28"},"uris":["http://www.mendeley.com/documents/?uuid=586d7aa7-38d5-433f-b97b-6f21f26b43d2"]},{"id":"ITEM-2","itemData":{"DOI":"10.1177/1745691617705892","ISSN":"1745-6916","abstract":"Since the introduction of mental disorders as networks of causally interacting symptoms, this novel framework has received considerable attention. The past years have resulted in over 40 scientific publications and numerous conference symposia and workshops. Now is an excellent moment to take stock of the network approach: What are its most fundamental challenges, and what are potential ways forward in addressing them? After a brief conceptual introduction, we first discuss challenges to network theory: (1) What is the validity of the network approach beyond some commonly investigated disorders such as major depression? (2) How do we best define psychopathological networks and their constituent elements? And (3) how can we gain a better understanding of the causal nature and real-life underpinnings of associations among symptoms? Next, after a short technical introduction to network modeling, we discuss challenges to network methodology: (4) heterogeneity of samples studied with network analytic models, and (5) a lurking replicability crisis in this strongly data-driven and exploratory field. Addressing these challenges may propel the network approach from its adolescence into adulthood and promises advances in understanding psychopathology both at the nomothetic and idiographic level.","author":[{"dropping-particle":"","family":"Fried","given":"Eiko I","non-dropping-particle":"","parse-names":false,"suffix":""},{"dropping-particle":"","family":"Cramer","given":"Angélique O J","non-dropping-particle":"","parse-names":false,"suffix":""}],"container-title":"Perspectives on Psychological Science","id":"ITEM-2","issue":"6","issued":{"date-parts":[["2017","9","5"]]},"note":"doi: 10.1177/1745691617705892","page":"999-1020","publisher":"SAGE Publications Inc","title":"Moving Forward: Challenges and Directions for Psychopathological Network Theory and Methodology","type":"article-journal","volume":"12"},"uris":["http://www.mendeley.com/documents/?uuid=4bddf96c-db3b-4cc3-acb4-23ee18c94c8b"]},{"id":"ITEM-3","itemData":{"DOI":"10.1037/0022-006X.66.6.939","ISBN":"1939-2117(Electronic),0022-006X(Print)","abstract":"Dynamic systems theory provides a conceptual framework for the study of change in psychotherapy that is consistent with that used in other sciences. A dynamic systems model of change was proposed and evaluated in the context of cognitive therapy for depression. Consistent with this model, less client protection and more destabilization of depressive patterns predicted more improvement at the end of treatment. Less protection was associated with more therapist support/stabilization. More destabilization was associated with more affective intensity in the session and with more of a therapist focus on the historical antecedents of current problems, exposure to multiple sources of corrective information, and repeated practice of new skills. Although preliminary, this pattern of findings is consistent with the model proposed and with principles of dynamic systems from other sciences. (PsycINFO Database Record (c) 2016 APA, all rights reserved)","author":[{"dropping-particle":"","family":"Hayes","given":"Adele M","non-dropping-particle":"","parse-names":false,"suffix":""},{"dropping-particle":"","family":"Strauss","given":"Jennifer L","non-dropping-particle":"","parse-names":false,"suffix":""}],"container-title":"Journal of Consulting and Clinical Psychology","id":"ITEM-3","issue":"6","issued":{"date-parts":[["1998"]]},"page":"939-947","publisher":"American Psychological Association","publisher-place":"US","title":"Dynamic systems theory as a paradigm for the study of change in psychotherapy: An application to cognitive therapy for depression.","type":"article","volume":"66"},"uris":["http://www.mendeley.com/documents/?uuid=89d9c392-20ca-43e9-9e0f-9e32ea2435a5"]},{"id":"ITEM-4","itemData":{"DOI":"https://doi.org/10.1016/j.cpr.2020.101824","ISSN":"0272-7358","abstract":"Few clinical scientists would disagree that more research is needed on the underlying mechanisms and processes of change in psychological therapies. In the dominant current approach, processes of change are studied through mediation. The study of mediation has been largely structured around a distinction between moderation and mediation first popularized by Baron and Kenny's (1986) seminal article, which is based on a nomothetic and cross-sectional framework. In this article, we argue that this approach is unable to adequately address change processes in psychological therapies, because it falsely assumes that treatment change is a linear, unidirectional, pauci-variate process and that the statistical assumptions are met to study processes of change in an individual using a nomothetic approach. In contrast, we propose that treatment is a dynamic process involving numerous variables that may form bi-directional and complex relationships that differ between individuals. Such relationships can best be studied using an individual dynamic network approach connected to nomothetic generalization methods that are based on a firm idiographic foundation. We argue that our proposal is available, viable, and can readily be integrated into existing research strategies. We further argue that adopting an individual dynamic network approach combined with experimental analyses will accelerate the study of treatment change processes, which is necessary as the field of evidence-based care moves toward a process-based model. We encourage future research to gather empirical evidence to examine this approach.","author":[{"dropping-particle":"","family":"Hofmann","given":"Stefan G","non-dropping-particle":"","parse-names":false,"suffix":""},{"dropping-particle":"","family":"Curtiss","given":"Joshua E","non-dropping-particle":"","parse-names":false,"suffix":""},{"dropping-particle":"","family":"Hayes","given":"Steven C","non-dropping-particle":"","parse-names":false,"suffix":""}],"container-title":"Clinical Psychology Review","id":"ITEM-4","issued":{"date-parts":[["2020"]]},"page":"101824","title":"Beyond linear mediation: Toward a dynamic network approach to study treatment processes","type":"article-journal"},"uris":["http://www.mendeley.com/documents/?uuid=feb1e36d-a09e-4c14-af43-74843eb12b23"]}],"mendeley":{"formattedCitation":"(Fried &amp; Cramer, 2017; Hayes &amp; Strauss, 1998; Hofmann, Curtiss, &amp; Hayes, 2020; Lewis, 2005)","plainTextFormattedCitation":"(Fried &amp; Cramer, 2017; Hayes &amp; Strauss, 1998; Hofmann, Curtiss, &amp; Hayes, 2020; Lewis, 2005)","previouslyFormattedCitation":"(Fried &amp; Cramer, 2017; Hayes &amp; Strauss, 1998; Hofmann, Curtiss, &amp; Hayes, 2020; Lewis, 2005)"},"properties":{"noteIndex":0},"schema":"https://github.com/citation-style-language/schema/raw/master/csl-citation.json"}</w:instrText>
      </w:r>
      <w:r w:rsidR="004056DD">
        <w:rPr>
          <w:rFonts w:asciiTheme="majorBidi" w:hAnsiTheme="majorBidi" w:cstheme="majorBidi"/>
          <w:lang w:val="en-IL"/>
        </w:rPr>
        <w:fldChar w:fldCharType="separate"/>
      </w:r>
      <w:r w:rsidR="00EA4F7B" w:rsidRPr="00EA4F7B">
        <w:rPr>
          <w:rFonts w:asciiTheme="majorBidi" w:hAnsiTheme="majorBidi" w:cstheme="majorBidi"/>
          <w:noProof/>
          <w:lang w:val="en-IL"/>
        </w:rPr>
        <w:t>(Fried &amp; Cramer, 2017; Hayes &amp; Strauss, 1998; Hofmann, Curtiss, &amp; Hayes, 2020; Lewis, 2005)</w:t>
      </w:r>
      <w:ins w:id="628" w:author="יפתח עמיר" w:date="2020-01-12T13:25:00Z">
        <w:r w:rsidR="004056DD">
          <w:rPr>
            <w:rFonts w:asciiTheme="majorBidi" w:hAnsiTheme="majorBidi" w:cstheme="majorBidi"/>
            <w:lang w:val="en-IL"/>
          </w:rPr>
          <w:fldChar w:fldCharType="end"/>
        </w:r>
      </w:ins>
      <w:r w:rsidR="00F20438">
        <w:rPr>
          <w:rFonts w:asciiTheme="majorBidi" w:hAnsiTheme="majorBidi" w:cstheme="majorBidi"/>
        </w:rPr>
        <w:t xml:space="preserve">. </w:t>
      </w:r>
    </w:p>
    <w:p w14:paraId="2F69DC6A" w14:textId="5403223D" w:rsidR="006714A2" w:rsidRPr="006714A2" w:rsidRDefault="006714A2" w:rsidP="0075551C">
      <w:pPr>
        <w:pStyle w:val="Heading2"/>
        <w:rPr>
          <w:lang w:val="en-IL"/>
        </w:rPr>
      </w:pPr>
      <w:r>
        <w:rPr>
          <w:lang w:val="en-IL"/>
        </w:rPr>
        <w:t>Dynamic systems model of internal attention thinking and feeling</w:t>
      </w:r>
    </w:p>
    <w:p w14:paraId="56B5EB97" w14:textId="4CD471C4" w:rsidR="0002080E" w:rsidRDefault="00F20438" w:rsidP="00B84BBB">
      <w:commentRangeStart w:id="629"/>
      <w:r>
        <w:t>Thus</w:t>
      </w:r>
      <w:commentRangeEnd w:id="629"/>
      <w:r w:rsidR="00E94C66">
        <w:rPr>
          <w:rStyle w:val="CommentReference"/>
        </w:rPr>
        <w:commentReference w:id="629"/>
      </w:r>
      <w:r>
        <w:t xml:space="preserve">, </w:t>
      </w:r>
      <w:r w:rsidR="007B32D1">
        <w:t xml:space="preserve">we propose that </w:t>
      </w:r>
      <w:r w:rsidR="002F70A5">
        <w:t>we should work to</w:t>
      </w:r>
      <w:r w:rsidR="007B32D1">
        <w:t xml:space="preserve"> better </w:t>
      </w:r>
      <w:r w:rsidR="0002080E">
        <w:t xml:space="preserve">understand how internal attention inter- and trans-acts with </w:t>
      </w:r>
      <w:r w:rsidR="007B32D1">
        <w:t xml:space="preserve">systematically proximal </w:t>
      </w:r>
      <w:r w:rsidR="0002080E">
        <w:t>cognitive and emotion processes as a dynamic system</w:t>
      </w:r>
      <w:del w:id="630" w:author="יפתח עמיר" w:date="2020-01-12T13:29:00Z">
        <w:r w:rsidR="0002080E" w:rsidDel="004056DD">
          <w:delText>,</w:delText>
        </w:r>
      </w:del>
      <w:r w:rsidR="0002080E">
        <w:t xml:space="preserve"> that unfolds from moment to moment in time. Despite the </w:t>
      </w:r>
      <w:commentRangeStart w:id="631"/>
      <w:r w:rsidR="0002080E">
        <w:t xml:space="preserve">theorized centrality of internal attention for </w:t>
      </w:r>
      <w:r w:rsidR="00613DD7">
        <w:t>thinking and feeling</w:t>
      </w:r>
      <w:commentRangeEnd w:id="631"/>
      <w:r w:rsidR="007B32D1">
        <w:rPr>
          <w:rStyle w:val="CommentReference"/>
        </w:rPr>
        <w:commentReference w:id="631"/>
      </w:r>
      <w:r w:rsidR="0002080E">
        <w:t xml:space="preserve">, we do not have such a </w:t>
      </w:r>
      <w:r w:rsidR="00AA0F01">
        <w:t xml:space="preserve">dynamic </w:t>
      </w:r>
      <w:r w:rsidR="0002080E">
        <w:t xml:space="preserve">model. Accordingly, we have limited capacity to model and predict </w:t>
      </w:r>
      <w:r w:rsidR="002F70A5">
        <w:t xml:space="preserve">(1) </w:t>
      </w:r>
      <w:r w:rsidR="0002080E" w:rsidRPr="00C63DDE">
        <w:t xml:space="preserve">what </w:t>
      </w:r>
      <w:commentRangeStart w:id="632"/>
      <w:r w:rsidR="0002080E" w:rsidRPr="00C63DDE">
        <w:t>processes</w:t>
      </w:r>
      <w:ins w:id="633" w:author="עמית ברנשטיין" w:date="2020-03-11T08:39:00Z">
        <w:r w:rsidR="00CD6428">
          <w:t xml:space="preserve"> </w:t>
        </w:r>
      </w:ins>
      <w:del w:id="634" w:author="עמית ברנשטיין" w:date="2020-03-11T08:39:00Z">
        <w:r w:rsidR="0002080E" w:rsidRPr="00C63DDE" w:rsidDel="00CD6428">
          <w:delText xml:space="preserve">(es) </w:delText>
        </w:r>
      </w:del>
      <w:r w:rsidR="0002080E" w:rsidRPr="00C63DDE">
        <w:t>determine</w:t>
      </w:r>
      <w:r w:rsidR="0002080E" w:rsidRPr="00613DD7">
        <w:t xml:space="preserve"> the</w:t>
      </w:r>
      <w:r w:rsidR="0002080E">
        <w:t xml:space="preserve"> current momentary focus of internal attention (i.e., </w:t>
      </w:r>
      <w:r w:rsidR="00AA0F01">
        <w:t xml:space="preserve">what drives selection of specific thought content </w:t>
      </w:r>
      <w:r w:rsidR="0002080E">
        <w:t>into WM</w:t>
      </w:r>
      <w:r w:rsidR="00AA0F01">
        <w:t xml:space="preserve"> </w:t>
      </w:r>
      <w:r w:rsidR="002F70A5">
        <w:t xml:space="preserve">at any given </w:t>
      </w:r>
      <w:del w:id="635" w:author="יפתח עמיר" w:date="2020-01-28T09:08:00Z">
        <w:r w:rsidR="002F70A5" w:rsidDel="00695EB8">
          <w:delText>omment</w:delText>
        </w:r>
      </w:del>
      <w:ins w:id="636" w:author="יפתח עמיר" w:date="2020-01-28T09:08:00Z">
        <w:r w:rsidR="00695EB8">
          <w:t>moment</w:t>
        </w:r>
      </w:ins>
      <w:r w:rsidR="002F70A5">
        <w:t xml:space="preserve"> in time</w:t>
      </w:r>
      <w:r w:rsidR="0002080E" w:rsidRPr="00613DD7">
        <w:t>?)</w:t>
      </w:r>
      <w:ins w:id="637" w:author="יפתח עמיר" w:date="2020-01-28T09:11:00Z">
        <w:r w:rsidR="00695EB8">
          <w:rPr>
            <w:lang w:val="en-IL"/>
          </w:rPr>
          <w:t>; and</w:t>
        </w:r>
      </w:ins>
      <w:del w:id="638" w:author="יפתח עמיר" w:date="2020-01-28T09:11:00Z">
        <w:r w:rsidR="002F70A5" w:rsidDel="00695EB8">
          <w:delText>,</w:delText>
        </w:r>
      </w:del>
      <w:r w:rsidR="002F70A5">
        <w:t xml:space="preserve"> (2</w:t>
      </w:r>
      <w:ins w:id="639" w:author="יפתח עמיר" w:date="2020-01-12T13:30:00Z">
        <w:r w:rsidR="004056DD">
          <w:rPr>
            <w:lang w:val="en-IL"/>
          </w:rPr>
          <w:t>)</w:t>
        </w:r>
      </w:ins>
      <w:r w:rsidR="002F70A5">
        <w:t xml:space="preserve"> </w:t>
      </w:r>
      <w:r w:rsidR="00613DD7" w:rsidRPr="00C63DDE">
        <w:t>the</w:t>
      </w:r>
      <w:r w:rsidR="0002080E" w:rsidRPr="00C63DDE">
        <w:t xml:space="preserve"> temporal stability and </w:t>
      </w:r>
      <w:r w:rsidR="0002080E" w:rsidRPr="00695EB8">
        <w:t xml:space="preserve">variability </w:t>
      </w:r>
      <w:r w:rsidR="0002080E" w:rsidRPr="00695EB8">
        <w:rPr>
          <w:rPrChange w:id="640" w:author="יפתח עמיר" w:date="2020-01-28T09:09:00Z">
            <w:rPr>
              <w:highlight w:val="yellow"/>
            </w:rPr>
          </w:rPrChange>
        </w:rPr>
        <w:t>in thought content</w:t>
      </w:r>
      <w:r w:rsidR="0002080E" w:rsidRPr="00C63DDE">
        <w:t xml:space="preserve"> </w:t>
      </w:r>
      <w:r w:rsidR="002F70A5">
        <w:t xml:space="preserve">from moment-to-moment over </w:t>
      </w:r>
      <w:del w:id="641" w:author="יפתח עמיר" w:date="2020-01-12T13:31:00Z">
        <w:r w:rsidR="002F70A5" w:rsidDel="004056DD">
          <w:delText xml:space="preserve">t </w:delText>
        </w:r>
      </w:del>
      <w:r w:rsidR="0002080E" w:rsidRPr="00C63DDE">
        <w:t>time</w:t>
      </w:r>
      <w:commentRangeEnd w:id="632"/>
      <w:r w:rsidR="00CD6428">
        <w:rPr>
          <w:rStyle w:val="CommentReference"/>
        </w:rPr>
        <w:commentReference w:id="632"/>
      </w:r>
      <w:r w:rsidR="002F70A5">
        <w:t>, and thus</w:t>
      </w:r>
      <w:ins w:id="642" w:author="יפתח עמיר" w:date="2020-01-28T09:09:00Z">
        <w:r w:rsidR="00695EB8">
          <w:rPr>
            <w:lang w:val="en-IL"/>
          </w:rPr>
          <w:t xml:space="preserve"> </w:t>
        </w:r>
      </w:ins>
      <w:commentRangeStart w:id="643"/>
      <w:ins w:id="644" w:author="יפתח עמיר" w:date="2020-01-28T09:10:00Z">
        <w:r w:rsidR="00695EB8">
          <w:rPr>
            <w:lang w:val="en-IL"/>
          </w:rPr>
          <w:t xml:space="preserve">variability in </w:t>
        </w:r>
      </w:ins>
      <w:ins w:id="645" w:author="יפתח עמיר" w:date="2020-01-28T09:09:00Z">
        <w:r w:rsidR="00695EB8">
          <w:rPr>
            <w:lang w:val="en-IL"/>
          </w:rPr>
          <w:t>stream-of-thought</w:t>
        </w:r>
      </w:ins>
      <w:commentRangeEnd w:id="643"/>
      <w:r w:rsidR="00E36E37">
        <w:rPr>
          <w:rStyle w:val="CommentReference"/>
        </w:rPr>
        <w:commentReference w:id="643"/>
      </w:r>
      <w:ins w:id="646" w:author="יפתח עמיר" w:date="2020-01-28T09:11:00Z">
        <w:r w:rsidR="00695EB8">
          <w:rPr>
            <w:lang w:val="en-IL"/>
          </w:rPr>
          <w:t>.</w:t>
        </w:r>
      </w:ins>
      <w:del w:id="647" w:author="יפתח עמיר" w:date="2020-01-28T09:11:00Z">
        <w:r w:rsidR="002F70A5" w:rsidDel="00695EB8">
          <w:delText xml:space="preserve"> </w:delText>
        </w:r>
        <w:r w:rsidR="002F70A5" w:rsidRPr="00C63DDE" w:rsidDel="00695EB8">
          <w:rPr>
            <w:highlight w:val="cyan"/>
          </w:rPr>
          <w:delText xml:space="preserve">(3) </w:delText>
        </w:r>
        <w:commentRangeStart w:id="648"/>
        <w:r w:rsidR="002F70A5" w:rsidRPr="00C63DDE" w:rsidDel="00695EB8">
          <w:rPr>
            <w:highlight w:val="cyan"/>
          </w:rPr>
          <w:delText xml:space="preserve">XXXXXXXXXXX </w:delText>
        </w:r>
        <w:commentRangeStart w:id="649"/>
        <w:r w:rsidR="00AA0F01" w:rsidRPr="00C63DDE" w:rsidDel="00695EB8">
          <w:rPr>
            <w:highlight w:val="cyan"/>
          </w:rPr>
          <w:delText xml:space="preserve">how </w:delText>
        </w:r>
        <w:commentRangeStart w:id="650"/>
        <w:r w:rsidR="0002080E" w:rsidRPr="00C63DDE" w:rsidDel="00695EB8">
          <w:rPr>
            <w:highlight w:val="cyan"/>
          </w:rPr>
          <w:delText xml:space="preserve">dynamics of internal focus </w:delText>
        </w:r>
        <w:commentRangeEnd w:id="650"/>
        <w:r w:rsidR="007B32D1" w:rsidRPr="00C63DDE" w:rsidDel="00695EB8">
          <w:rPr>
            <w:rStyle w:val="CommentReference"/>
            <w:highlight w:val="cyan"/>
          </w:rPr>
          <w:commentReference w:id="650"/>
        </w:r>
        <w:r w:rsidR="0002080E" w:rsidRPr="00C63DDE" w:rsidDel="00695EB8">
          <w:rPr>
            <w:highlight w:val="cyan"/>
          </w:rPr>
          <w:delText xml:space="preserve">of attention in </w:delText>
        </w:r>
        <w:r w:rsidR="0002080E" w:rsidRPr="00C622CD" w:rsidDel="00695EB8">
          <w:rPr>
            <w:highlight w:val="cyan"/>
          </w:rPr>
          <w:delText>time</w:delText>
        </w:r>
        <w:r w:rsidR="00AA0F01" w:rsidRPr="00C63DDE" w:rsidDel="00695EB8">
          <w:rPr>
            <w:highlight w:val="cyan"/>
          </w:rPr>
          <w:delText xml:space="preserve"> affect</w:delText>
        </w:r>
        <w:r w:rsidR="0002080E" w:rsidRPr="00C622CD" w:rsidDel="00695EB8">
          <w:rPr>
            <w:highlight w:val="cyan"/>
          </w:rPr>
          <w:delText xml:space="preserve"> higher-level cogniti</w:delText>
        </w:r>
        <w:r w:rsidR="00AA0F01" w:rsidRPr="00C622CD" w:rsidDel="00695EB8">
          <w:rPr>
            <w:highlight w:val="cyan"/>
          </w:rPr>
          <w:delText xml:space="preserve">ve process, such as </w:delText>
        </w:r>
        <w:r w:rsidR="0002080E" w:rsidRPr="00C622CD" w:rsidDel="00695EB8">
          <w:rPr>
            <w:highlight w:val="cyan"/>
          </w:rPr>
          <w:delText>mental-health and</w:delText>
        </w:r>
        <w:r w:rsidR="0002080E" w:rsidRPr="00C63DDE" w:rsidDel="00695EB8">
          <w:rPr>
            <w:highlight w:val="cyan"/>
          </w:rPr>
          <w:delText xml:space="preserve"> respective cognitive vulnerabilities – i.e., how </w:delText>
        </w:r>
        <w:r w:rsidR="004C5D2F" w:rsidRPr="00C63DDE" w:rsidDel="00695EB8">
          <w:rPr>
            <w:highlight w:val="cyan"/>
          </w:rPr>
          <w:delText>temporal stability and variability of thought content in time affect mental health?</w:delText>
        </w:r>
        <w:r w:rsidR="0002080E" w:rsidRPr="00C63DDE" w:rsidDel="00695EB8">
          <w:rPr>
            <w:highlight w:val="cyan"/>
          </w:rPr>
          <w:delText xml:space="preserve">; and how does internal attention subserve various types of cognitive vulnerabilities? </w:delText>
        </w:r>
        <w:commentRangeEnd w:id="649"/>
        <w:r w:rsidR="0056600A" w:rsidRPr="00C63DDE" w:rsidDel="00695EB8">
          <w:rPr>
            <w:rStyle w:val="CommentReference"/>
            <w:highlight w:val="cyan"/>
          </w:rPr>
          <w:commentReference w:id="649"/>
        </w:r>
      </w:del>
      <w:commentRangeEnd w:id="648"/>
      <w:r w:rsidR="002F70A5" w:rsidRPr="00C63DDE">
        <w:rPr>
          <w:rStyle w:val="CommentReference"/>
          <w:highlight w:val="cyan"/>
        </w:rPr>
        <w:commentReference w:id="648"/>
      </w:r>
    </w:p>
    <w:p w14:paraId="1C1BE8AF" w14:textId="4C2D7E47" w:rsidR="0002080E" w:rsidRPr="00DB044B" w:rsidRDefault="0002080E" w:rsidP="0002080E">
      <w:commentRangeStart w:id="651"/>
      <w:r w:rsidRPr="007734BD">
        <w:rPr>
          <w:highlight w:val="magenta"/>
          <w:rPrChange w:id="652" w:author="עמית ברנשטיין" w:date="2020-03-08T20:41:00Z">
            <w:rPr>
              <w:highlight w:val="cyan"/>
            </w:rPr>
          </w:rPrChange>
        </w:rPr>
        <w:t>Moreover</w:t>
      </w:r>
      <w:r w:rsidRPr="00695EB8">
        <w:rPr>
          <w:rPrChange w:id="653" w:author="יפתח עמיר" w:date="2020-01-28T09:11:00Z">
            <w:rPr>
              <w:highlight w:val="cyan"/>
            </w:rPr>
          </w:rPrChange>
        </w:rPr>
        <w:t xml:space="preserve">, </w:t>
      </w:r>
      <w:commentRangeStart w:id="654"/>
      <w:r w:rsidRPr="00695EB8">
        <w:rPr>
          <w:rPrChange w:id="655" w:author="יפתח עמיר" w:date="2020-01-28T09:11:00Z">
            <w:rPr>
              <w:highlight w:val="cyan"/>
            </w:rPr>
          </w:rPrChange>
        </w:rPr>
        <w:t xml:space="preserve">in addition to </w:t>
      </w:r>
      <w:commentRangeEnd w:id="651"/>
      <w:r w:rsidR="00CD6428">
        <w:rPr>
          <w:rStyle w:val="CommentReference"/>
        </w:rPr>
        <w:commentReference w:id="651"/>
      </w:r>
      <w:r w:rsidRPr="00695EB8">
        <w:rPr>
          <w:rPrChange w:id="656" w:author="יפתח עמיר" w:date="2020-01-28T09:11:00Z">
            <w:rPr>
              <w:highlight w:val="cyan"/>
            </w:rPr>
          </w:rPrChange>
        </w:rPr>
        <w:t xml:space="preserve">these </w:t>
      </w:r>
      <w:commentRangeEnd w:id="654"/>
      <w:r w:rsidR="00E36E37">
        <w:rPr>
          <w:rStyle w:val="CommentReference"/>
        </w:rPr>
        <w:commentReference w:id="654"/>
      </w:r>
      <w:r w:rsidRPr="00695EB8">
        <w:rPr>
          <w:rPrChange w:id="657" w:author="יפתח עמיר" w:date="2020-01-28T09:11:00Z">
            <w:rPr>
              <w:highlight w:val="cyan"/>
            </w:rPr>
          </w:rPrChange>
        </w:rPr>
        <w:t xml:space="preserve">basic </w:t>
      </w:r>
      <w:r w:rsidRPr="007734BD">
        <w:rPr>
          <w:highlight w:val="yellow"/>
          <w:rPrChange w:id="658" w:author="עמית ברנשטיין" w:date="2020-03-08T20:33:00Z">
            <w:rPr>
              <w:highlight w:val="cyan"/>
            </w:rPr>
          </w:rPrChange>
        </w:rPr>
        <w:t>science insights about internal attention in cognition and emotion, such a model may have important applications for guiding study and advancing understanding of complex higher-level phenomena for which internal attention may be functionally central – such as</w:t>
      </w:r>
      <w:commentRangeStart w:id="659"/>
      <w:r w:rsidRPr="007734BD">
        <w:rPr>
          <w:highlight w:val="yellow"/>
          <w:rPrChange w:id="660" w:author="עמית ברנשטיין" w:date="2020-03-08T20:33:00Z">
            <w:rPr>
              <w:highlight w:val="cyan"/>
            </w:rPr>
          </w:rPrChange>
        </w:rPr>
        <w:t xml:space="preserve"> cognitive vulnerability for mental health problems</w:t>
      </w:r>
      <w:r w:rsidR="0056600A" w:rsidRPr="007734BD">
        <w:rPr>
          <w:highlight w:val="yellow"/>
          <w:rPrChange w:id="661" w:author="עמית ברנשטיין" w:date="2020-03-08T20:33:00Z">
            <w:rPr>
              <w:highlight w:val="cyan"/>
            </w:rPr>
          </w:rPrChange>
        </w:rPr>
        <w:t xml:space="preserve"> (for e.g., rumination and repetitive </w:t>
      </w:r>
      <w:commentRangeEnd w:id="659"/>
      <w:r w:rsidR="00E36E37" w:rsidRPr="007734BD">
        <w:rPr>
          <w:rStyle w:val="CommentReference"/>
          <w:highlight w:val="yellow"/>
          <w:rPrChange w:id="662" w:author="עמית ברנשטיין" w:date="2020-03-08T20:33:00Z">
            <w:rPr>
              <w:rStyle w:val="CommentReference"/>
            </w:rPr>
          </w:rPrChange>
        </w:rPr>
        <w:commentReference w:id="659"/>
      </w:r>
      <w:r w:rsidR="0056600A" w:rsidRPr="007734BD">
        <w:rPr>
          <w:highlight w:val="yellow"/>
          <w:rPrChange w:id="663" w:author="עמית ברנשטיין" w:date="2020-03-08T20:33:00Z">
            <w:rPr>
              <w:highlight w:val="cyan"/>
            </w:rPr>
          </w:rPrChange>
        </w:rPr>
        <w:t>negative thinking)</w:t>
      </w:r>
      <w:r w:rsidRPr="007734BD">
        <w:rPr>
          <w:highlight w:val="yellow"/>
          <w:rPrChange w:id="664" w:author="עמית ברנשטיין" w:date="2020-03-08T20:33:00Z">
            <w:rPr>
              <w:highlight w:val="cyan"/>
            </w:rPr>
          </w:rPrChange>
        </w:rPr>
        <w:t xml:space="preserve">, </w:t>
      </w:r>
      <w:r w:rsidR="0056600A" w:rsidRPr="007734BD">
        <w:rPr>
          <w:highlight w:val="yellow"/>
          <w:rPrChange w:id="665" w:author="עמית ברנשטיין" w:date="2020-03-08T20:33:00Z">
            <w:rPr>
              <w:highlight w:val="cyan"/>
            </w:rPr>
          </w:rPrChange>
        </w:rPr>
        <w:t xml:space="preserve">as well as </w:t>
      </w:r>
      <w:r w:rsidRPr="007734BD">
        <w:rPr>
          <w:highlight w:val="yellow"/>
          <w:rPrChange w:id="666" w:author="עמית ברנשטיין" w:date="2020-03-08T20:33:00Z">
            <w:rPr>
              <w:highlight w:val="cyan"/>
            </w:rPr>
          </w:rPrChange>
        </w:rPr>
        <w:t xml:space="preserve">phenomena such as </w:t>
      </w:r>
      <w:proofErr w:type="spellStart"/>
      <w:r w:rsidRPr="007734BD">
        <w:rPr>
          <w:highlight w:val="yellow"/>
          <w:rPrChange w:id="667" w:author="עמית ברנשטיין" w:date="2020-03-08T20:33:00Z">
            <w:rPr>
              <w:highlight w:val="cyan"/>
            </w:rPr>
          </w:rPrChange>
        </w:rPr>
        <w:t>mindwandering</w:t>
      </w:r>
      <w:proofErr w:type="spellEnd"/>
      <w:r w:rsidRPr="007734BD">
        <w:rPr>
          <w:highlight w:val="yellow"/>
          <w:rPrChange w:id="668" w:author="עמית ברנשטיין" w:date="2020-03-08T20:33:00Z">
            <w:rPr>
              <w:highlight w:val="cyan"/>
            </w:rPr>
          </w:rPrChange>
        </w:rPr>
        <w:t xml:space="preserve">, mindfulness and </w:t>
      </w:r>
      <w:r w:rsidR="0056600A" w:rsidRPr="007734BD">
        <w:rPr>
          <w:highlight w:val="yellow"/>
          <w:rPrChange w:id="669" w:author="עמית ברנשטיין" w:date="2020-03-08T20:33:00Z">
            <w:rPr>
              <w:highlight w:val="cyan"/>
            </w:rPr>
          </w:rPrChange>
        </w:rPr>
        <w:t>spontaneous</w:t>
      </w:r>
      <w:r w:rsidR="0056600A" w:rsidRPr="00695EB8">
        <w:rPr>
          <w:rPrChange w:id="670" w:author="יפתח עמיר" w:date="2020-01-28T09:11:00Z">
            <w:rPr>
              <w:highlight w:val="cyan"/>
            </w:rPr>
          </w:rPrChange>
        </w:rPr>
        <w:t xml:space="preserve"> </w:t>
      </w:r>
      <w:commentRangeStart w:id="671"/>
      <w:r w:rsidR="0056600A" w:rsidRPr="00695EB8">
        <w:rPr>
          <w:rPrChange w:id="672" w:author="יפתח עמיר" w:date="2020-01-28T09:11:00Z">
            <w:rPr>
              <w:highlight w:val="cyan"/>
            </w:rPr>
          </w:rPrChange>
        </w:rPr>
        <w:t>thought</w:t>
      </w:r>
      <w:commentRangeEnd w:id="671"/>
      <w:r w:rsidR="006E47CD">
        <w:rPr>
          <w:rStyle w:val="CommentReference"/>
        </w:rPr>
        <w:commentReference w:id="671"/>
      </w:r>
      <w:r w:rsidRPr="00695EB8">
        <w:rPr>
          <w:rPrChange w:id="673" w:author="יפתח עמיר" w:date="2020-01-28T09:11:00Z">
            <w:rPr>
              <w:highlight w:val="cyan"/>
            </w:rPr>
          </w:rPrChange>
        </w:rPr>
        <w:t>.</w:t>
      </w:r>
      <w:r>
        <w:t xml:space="preserve"> </w:t>
      </w:r>
    </w:p>
    <w:p w14:paraId="29105321" w14:textId="77777777" w:rsidR="00F82210" w:rsidRDefault="00F82210">
      <w:pPr>
        <w:rPr>
          <w:rFonts w:cstheme="majorBidi"/>
        </w:rPr>
        <w:sectPr w:rsidR="00F82210">
          <w:headerReference w:type="default" r:id="rId11"/>
          <w:footerReference w:type="default" r:id="rId12"/>
          <w:pgSz w:w="12240" w:h="15840"/>
          <w:pgMar w:top="1440" w:right="1440" w:bottom="1440" w:left="1440" w:header="708" w:footer="708" w:gutter="0"/>
          <w:cols w:space="708"/>
          <w:docGrid w:linePitch="360"/>
        </w:sectPr>
        <w:pPrChange w:id="674" w:author="יפתח עמיר" w:date="2020-01-28T10:45:00Z">
          <w:pPr>
            <w:ind w:firstLine="0"/>
          </w:pPr>
        </w:pPrChange>
      </w:pPr>
    </w:p>
    <w:p w14:paraId="4BF65777" w14:textId="77777777" w:rsidR="00A971E3" w:rsidRDefault="00A971E3" w:rsidP="00201C78">
      <w:pPr>
        <w:spacing w:line="240" w:lineRule="auto"/>
        <w:ind w:firstLine="0"/>
        <w:rPr>
          <w:rFonts w:cstheme="majorBidi"/>
          <w:lang w:val="en-IL"/>
        </w:rPr>
      </w:pPr>
    </w:p>
    <w:p w14:paraId="3FC1C554" w14:textId="121A98CA" w:rsidR="00835EB2" w:rsidRDefault="00477FE2" w:rsidP="00894805">
      <w:pPr>
        <w:pStyle w:val="Heading1"/>
      </w:pPr>
      <w:r>
        <w:softHyphen/>
      </w:r>
      <w:r w:rsidR="00835EB2">
        <w:t>Attention-to-Thoughts Model</w:t>
      </w:r>
    </w:p>
    <w:p w14:paraId="4D3D6DA6" w14:textId="2A8FA023" w:rsidR="00835EB2" w:rsidRPr="007F6A6D" w:rsidRDefault="00835EB2" w:rsidP="007F6A6D">
      <w:pPr>
        <w:ind w:firstLine="0"/>
        <w:jc w:val="left"/>
        <w:rPr>
          <w:rFonts w:cstheme="majorBidi"/>
        </w:rPr>
      </w:pPr>
      <w:r w:rsidRPr="00E97991">
        <w:rPr>
          <w:rFonts w:asciiTheme="majorBidi" w:hAnsiTheme="majorBidi" w:cstheme="majorBidi"/>
          <w:i/>
          <w:iCs/>
        </w:rPr>
        <w:t>“</w:t>
      </w:r>
      <w:r>
        <w:rPr>
          <w:rFonts w:cstheme="majorBidi"/>
          <w:i/>
          <w:iCs/>
        </w:rPr>
        <w:t>All entities move and nothing remains still.</w:t>
      </w:r>
      <w:r w:rsidRPr="00E97991">
        <w:rPr>
          <w:rFonts w:asciiTheme="majorBidi" w:hAnsiTheme="majorBidi" w:cstheme="majorBidi"/>
          <w:i/>
          <w:iCs/>
        </w:rPr>
        <w:t>”</w:t>
      </w:r>
      <w:r>
        <w:rPr>
          <w:rFonts w:cstheme="majorBidi"/>
          <w:i/>
          <w:iCs/>
        </w:rPr>
        <w:t xml:space="preserve"> </w:t>
      </w:r>
      <w:r>
        <w:rPr>
          <w:rFonts w:cstheme="majorBidi"/>
        </w:rPr>
        <w:t xml:space="preserve">– </w:t>
      </w:r>
      <w:r w:rsidRPr="00B83D4F">
        <w:rPr>
          <w:rFonts w:cstheme="majorBidi"/>
        </w:rPr>
        <w:t>Heraclitus</w:t>
      </w:r>
      <w:r>
        <w:rPr>
          <w:rFonts w:cstheme="majorBidi"/>
        </w:rPr>
        <w:t>.</w:t>
      </w:r>
    </w:p>
    <w:p w14:paraId="50C8863F" w14:textId="646E4815" w:rsidR="00966EBE" w:rsidRDefault="006E1B3A" w:rsidP="005B5341">
      <w:pPr>
        <w:rPr>
          <w:rFonts w:asciiTheme="majorBidi" w:hAnsiTheme="majorBidi" w:cstheme="majorBidi"/>
        </w:rPr>
      </w:pPr>
      <w:commentRangeStart w:id="675"/>
      <w:r w:rsidRPr="00A459B6">
        <w:rPr>
          <w:rFonts w:asciiTheme="majorBidi" w:hAnsiTheme="majorBidi" w:cstheme="majorBidi"/>
        </w:rPr>
        <w:t>The</w:t>
      </w:r>
      <w:commentRangeEnd w:id="675"/>
      <w:r w:rsidR="006E47CD">
        <w:rPr>
          <w:rStyle w:val="CommentReference"/>
        </w:rPr>
        <w:commentReference w:id="675"/>
      </w:r>
      <w:r w:rsidRPr="00A459B6">
        <w:rPr>
          <w:rFonts w:asciiTheme="majorBidi" w:hAnsiTheme="majorBidi" w:cstheme="majorBidi"/>
        </w:rPr>
        <w:t xml:space="preserve"> A2T is a conceptual and computational</w:t>
      </w:r>
      <w:r w:rsidRPr="00D30985">
        <w:rPr>
          <w:rFonts w:asciiTheme="majorBidi" w:hAnsiTheme="majorBidi" w:cstheme="majorBidi"/>
        </w:rPr>
        <w:t xml:space="preserve"> </w:t>
      </w:r>
      <w:r w:rsidRPr="009D4646">
        <w:rPr>
          <w:rFonts w:asciiTheme="majorBidi" w:hAnsiTheme="majorBidi" w:cstheme="majorBidi"/>
        </w:rPr>
        <w:t xml:space="preserve">dynamic systems model of </w:t>
      </w:r>
      <w:r w:rsidRPr="00A459B6">
        <w:rPr>
          <w:rFonts w:asciiTheme="majorBidi" w:hAnsiTheme="majorBidi" w:cstheme="majorBidi"/>
        </w:rPr>
        <w:t>internal attention</w:t>
      </w:r>
      <w:r>
        <w:rPr>
          <w:rFonts w:asciiTheme="majorBidi" w:hAnsiTheme="majorBidi" w:cstheme="majorBidi"/>
        </w:rPr>
        <w:t xml:space="preserve"> and thought</w:t>
      </w:r>
      <w:ins w:id="676" w:author="עמית ברנשטיין" w:date="2020-03-11T11:42:00Z">
        <w:r w:rsidR="006E47CD">
          <w:rPr>
            <w:rFonts w:asciiTheme="majorBidi" w:hAnsiTheme="majorBidi" w:cstheme="majorBidi"/>
          </w:rPr>
          <w:t>. A2T</w:t>
        </w:r>
      </w:ins>
      <w:r>
        <w:rPr>
          <w:rFonts w:asciiTheme="majorBidi" w:hAnsiTheme="majorBidi" w:cstheme="majorBidi"/>
        </w:rPr>
        <w:t xml:space="preserve"> </w:t>
      </w:r>
      <w:del w:id="677" w:author="עמית ברנשטיין" w:date="2020-03-11T11:42:00Z">
        <w:r w:rsidDel="006E47CD">
          <w:rPr>
            <w:rFonts w:asciiTheme="majorBidi" w:hAnsiTheme="majorBidi" w:cstheme="majorBidi"/>
          </w:rPr>
          <w:delText xml:space="preserve">that </w:delText>
        </w:r>
      </w:del>
      <w:r>
        <w:rPr>
          <w:rFonts w:asciiTheme="majorBidi" w:hAnsiTheme="majorBidi" w:cstheme="majorBidi"/>
        </w:rPr>
        <w:t xml:space="preserve">characterizes how internal attention </w:t>
      </w:r>
      <w:del w:id="678" w:author="עמית ברנשטיין" w:date="2020-03-11T11:42:00Z">
        <w:r w:rsidR="00D30985" w:rsidDel="006E47CD">
          <w:rPr>
            <w:rFonts w:asciiTheme="majorBidi" w:hAnsiTheme="majorBidi" w:cstheme="majorBidi"/>
          </w:rPr>
          <w:delText xml:space="preserve">both </w:delText>
        </w:r>
      </w:del>
      <w:r w:rsidR="00D30985">
        <w:rPr>
          <w:rFonts w:asciiTheme="majorBidi" w:hAnsiTheme="majorBidi" w:cstheme="majorBidi"/>
        </w:rPr>
        <w:t>affects and</w:t>
      </w:r>
      <w:r>
        <w:rPr>
          <w:rFonts w:asciiTheme="majorBidi" w:hAnsiTheme="majorBidi" w:cstheme="majorBidi"/>
        </w:rPr>
        <w:t xml:space="preserve"> </w:t>
      </w:r>
      <w:r w:rsidRPr="00E97991">
        <w:rPr>
          <w:rFonts w:asciiTheme="majorBidi" w:hAnsiTheme="majorBidi" w:cstheme="majorBidi"/>
        </w:rPr>
        <w:t>iteratively tran</w:t>
      </w:r>
      <w:r>
        <w:rPr>
          <w:rFonts w:asciiTheme="majorBidi" w:hAnsiTheme="majorBidi" w:cstheme="majorBidi"/>
        </w:rPr>
        <w:t xml:space="preserve">sacts with working-memory and affect processes, </w:t>
      </w:r>
      <w:r w:rsidRPr="00E97991">
        <w:rPr>
          <w:rFonts w:asciiTheme="majorBidi" w:hAnsiTheme="majorBidi" w:cstheme="majorBidi"/>
        </w:rPr>
        <w:t>from moment-to-moment in time</w:t>
      </w:r>
      <w:r>
        <w:rPr>
          <w:rFonts w:asciiTheme="majorBidi" w:hAnsiTheme="majorBidi" w:cstheme="majorBidi"/>
        </w:rPr>
        <w:t>,</w:t>
      </w:r>
      <w:r w:rsidRPr="00E97991">
        <w:rPr>
          <w:rFonts w:asciiTheme="majorBidi" w:hAnsiTheme="majorBidi" w:cstheme="majorBidi"/>
        </w:rPr>
        <w:t xml:space="preserve"> </w:t>
      </w:r>
      <w:r>
        <w:rPr>
          <w:rFonts w:asciiTheme="majorBidi" w:hAnsiTheme="majorBidi" w:cstheme="majorBidi"/>
        </w:rPr>
        <w:t xml:space="preserve">as a function of </w:t>
      </w:r>
      <w:r w:rsidRPr="00E97991">
        <w:rPr>
          <w:rFonts w:asciiTheme="majorBidi" w:hAnsiTheme="majorBidi" w:cstheme="majorBidi"/>
        </w:rPr>
        <w:t>context</w:t>
      </w:r>
      <w:r>
        <w:rPr>
          <w:rFonts w:asciiTheme="majorBidi" w:hAnsiTheme="majorBidi" w:cstheme="majorBidi"/>
        </w:rPr>
        <w:t>ual demands on attention.</w:t>
      </w:r>
      <w:r w:rsidR="002341CD">
        <w:rPr>
          <w:rFonts w:asciiTheme="majorBidi" w:hAnsiTheme="majorBidi" w:cstheme="majorBidi"/>
        </w:rPr>
        <w:t xml:space="preserve"> </w:t>
      </w:r>
      <w:r w:rsidR="00A35BB1">
        <w:rPr>
          <w:rFonts w:asciiTheme="majorBidi" w:hAnsiTheme="majorBidi" w:cstheme="majorBidi"/>
        </w:rPr>
        <w:t>T</w:t>
      </w:r>
      <w:r w:rsidR="002341CD">
        <w:t xml:space="preserve">he model focuses on </w:t>
      </w:r>
      <w:r w:rsidR="002341CD" w:rsidRPr="0041511C">
        <w:t>two</w:t>
      </w:r>
      <w:r w:rsidR="002341CD">
        <w:t xml:space="preserve"> key explanatory levels. First,</w:t>
      </w:r>
      <w:r w:rsidR="002341CD" w:rsidRPr="00A261C4">
        <w:t xml:space="preserve"> </w:t>
      </w:r>
      <w:r w:rsidR="002341CD" w:rsidRPr="00A261C4">
        <w:rPr>
          <w:b/>
          <w:bCs/>
        </w:rPr>
        <w:t>momentary states</w:t>
      </w:r>
      <w:r w:rsidR="002341CD">
        <w:rPr>
          <w:b/>
          <w:bCs/>
        </w:rPr>
        <w:t xml:space="preserve"> in context</w:t>
      </w:r>
      <w:r w:rsidR="002341CD">
        <w:t xml:space="preserve"> - how the components of the model causally inter- and trans-act in each moment in time (temporal resolution: seconds).</w:t>
      </w:r>
      <w:r w:rsidR="00A35BB1">
        <w:t xml:space="preserve"> </w:t>
      </w:r>
      <w:r w:rsidR="004618CA">
        <w:t>T</w:t>
      </w:r>
      <w:r w:rsidR="00A35BB1">
        <w:t xml:space="preserve">he results of </w:t>
      </w:r>
      <w:r w:rsidR="00AD0BD1">
        <w:t>these</w:t>
      </w:r>
      <w:r w:rsidR="00A35BB1">
        <w:t xml:space="preserve"> inter- and trans-actions determine</w:t>
      </w:r>
      <w:r w:rsidR="004618CA">
        <w:t xml:space="preserve"> for each moment in time</w:t>
      </w:r>
      <w:r w:rsidR="00A35BB1">
        <w:t>: (</w:t>
      </w:r>
      <w:proofErr w:type="spellStart"/>
      <w:r w:rsidR="00A35BB1">
        <w:t>i</w:t>
      </w:r>
      <w:proofErr w:type="spellEnd"/>
      <w:r w:rsidR="00A35BB1">
        <w:t xml:space="preserve">) </w:t>
      </w:r>
      <w:del w:id="679" w:author="עמית ברנשטיין" w:date="2020-03-11T11:43:00Z">
        <w:r w:rsidR="00A35BB1" w:rsidDel="006E47CD">
          <w:delText xml:space="preserve">what is </w:delText>
        </w:r>
      </w:del>
      <w:r w:rsidR="00A35BB1">
        <w:t>the current</w:t>
      </w:r>
      <w:ins w:id="680" w:author="יפתח עמיר" w:date="2020-01-12T13:44:00Z">
        <w:r w:rsidR="00A459B6">
          <w:rPr>
            <w:lang w:val="en-IL"/>
          </w:rPr>
          <w:t xml:space="preserve"> internal attention</w:t>
        </w:r>
      </w:ins>
      <w:r w:rsidR="00A35BB1">
        <w:t xml:space="preserve"> </w:t>
      </w:r>
      <w:r w:rsidR="00AD0BD1">
        <w:t xml:space="preserve">selection </w:t>
      </w:r>
      <w:r w:rsidR="00A17B9C">
        <w:t xml:space="preserve">likelihood </w:t>
      </w:r>
      <w:r w:rsidR="00A17B9C">
        <w:rPr>
          <w:lang w:val="en-IL"/>
        </w:rPr>
        <w:t xml:space="preserve">or </w:t>
      </w:r>
      <w:r w:rsidR="00A35BB1">
        <w:t>“bias”</w:t>
      </w:r>
      <w:r w:rsidR="004618CA">
        <w:t xml:space="preserve"> </w:t>
      </w:r>
      <w:r w:rsidR="00A35BB1">
        <w:t>to attend to specific represen</w:t>
      </w:r>
      <w:r w:rsidR="004618CA">
        <w:t>t</w:t>
      </w:r>
      <w:r w:rsidR="00A35BB1">
        <w:t xml:space="preserve">ations (e.g., negative vs. neutral representations), (ii) </w:t>
      </w:r>
      <w:del w:id="681" w:author="עמית ברנשטיין" w:date="2020-03-11T11:43:00Z">
        <w:r w:rsidR="00A35BB1" w:rsidDel="006E47CD">
          <w:delText xml:space="preserve">what are </w:delText>
        </w:r>
      </w:del>
      <w:r w:rsidR="00A35BB1">
        <w:t xml:space="preserve">the current representations active in WM, and (iii) </w:t>
      </w:r>
      <w:del w:id="682" w:author="עמית ברנשטיין" w:date="2020-03-11T11:43:00Z">
        <w:r w:rsidR="00A35BB1" w:rsidDel="006E47CD">
          <w:delText xml:space="preserve">what is </w:delText>
        </w:r>
      </w:del>
      <w:r w:rsidR="00A35BB1">
        <w:t xml:space="preserve">the current </w:t>
      </w:r>
      <w:r w:rsidR="00A35BB1" w:rsidRPr="00A459B6">
        <w:rPr>
          <w:rPrChange w:id="683" w:author="יפתח עמיר" w:date="2020-01-12T13:45:00Z">
            <w:rPr>
              <w:highlight w:val="yellow"/>
            </w:rPr>
          </w:rPrChange>
        </w:rPr>
        <w:t>affective</w:t>
      </w:r>
      <w:r w:rsidR="00A35BB1">
        <w:t xml:space="preserve"> state</w:t>
      </w:r>
      <w:ins w:id="684" w:author="יפתח עמיר" w:date="2020-01-12T13:45:00Z">
        <w:r w:rsidR="00A459B6">
          <w:rPr>
            <w:lang w:val="en-IL"/>
          </w:rPr>
          <w:t xml:space="preserve"> (e.g., degree of momentary negative affect)</w:t>
        </w:r>
      </w:ins>
      <w:r w:rsidR="00A35BB1">
        <w:t>.</w:t>
      </w:r>
      <w:r w:rsidR="004618CA" w:rsidRPr="004618CA">
        <w:rPr>
          <w:rFonts w:asciiTheme="majorBidi" w:hAnsiTheme="majorBidi" w:cstheme="majorBidi"/>
        </w:rPr>
        <w:t xml:space="preserve"> </w:t>
      </w:r>
      <w:r w:rsidR="004618CA">
        <w:rPr>
          <w:rFonts w:asciiTheme="majorBidi" w:hAnsiTheme="majorBidi" w:cstheme="majorBidi"/>
        </w:rPr>
        <w:t xml:space="preserve">Critically, each </w:t>
      </w:r>
      <w:r w:rsidR="004618CA" w:rsidRPr="0064520A">
        <w:rPr>
          <w:rFonts w:asciiTheme="majorBidi" w:hAnsiTheme="majorBidi" w:cstheme="majorBidi"/>
          <w:i/>
          <w:iCs/>
        </w:rPr>
        <w:t>momentary state</w:t>
      </w:r>
      <w:r w:rsidR="004618CA">
        <w:rPr>
          <w:rFonts w:asciiTheme="majorBidi" w:hAnsiTheme="majorBidi" w:cstheme="majorBidi"/>
        </w:rPr>
        <w:t xml:space="preserve"> (Time </w:t>
      </w:r>
      <w:r w:rsidR="004618CA">
        <w:rPr>
          <w:rFonts w:asciiTheme="majorBidi" w:hAnsiTheme="majorBidi" w:cstheme="majorBidi"/>
          <w:i/>
          <w:iCs/>
        </w:rPr>
        <w:t>n</w:t>
      </w:r>
      <w:r w:rsidR="004618CA">
        <w:rPr>
          <w:rFonts w:asciiTheme="majorBidi" w:hAnsiTheme="majorBidi" w:cstheme="majorBidi"/>
        </w:rPr>
        <w:t xml:space="preserve">) is influenced by the previous (Time </w:t>
      </w:r>
      <w:r w:rsidR="004618CA">
        <w:rPr>
          <w:rFonts w:asciiTheme="majorBidi" w:hAnsiTheme="majorBidi" w:cstheme="majorBidi"/>
          <w:i/>
          <w:iCs/>
        </w:rPr>
        <w:t>n-1</w:t>
      </w:r>
      <w:r w:rsidR="004618CA">
        <w:rPr>
          <w:rFonts w:asciiTheme="majorBidi" w:hAnsiTheme="majorBidi" w:cstheme="majorBidi"/>
        </w:rPr>
        <w:t>)</w:t>
      </w:r>
      <w:ins w:id="685" w:author="עמית ברנשטיין" w:date="2020-03-11T11:44:00Z">
        <w:r w:rsidR="006E47CD">
          <w:rPr>
            <w:rFonts w:asciiTheme="majorBidi" w:hAnsiTheme="majorBidi" w:cstheme="majorBidi"/>
          </w:rPr>
          <w:t>,</w:t>
        </w:r>
      </w:ins>
      <w:del w:id="686" w:author="עמית ברנשטיין" w:date="2020-03-11T11:44:00Z">
        <w:r w:rsidR="004618CA" w:rsidDel="006E47CD">
          <w:rPr>
            <w:rFonts w:asciiTheme="majorBidi" w:hAnsiTheme="majorBidi" w:cstheme="majorBidi"/>
          </w:rPr>
          <w:delText>-</w:delText>
        </w:r>
      </w:del>
      <w:r w:rsidR="004618CA">
        <w:rPr>
          <w:rFonts w:asciiTheme="majorBidi" w:hAnsiTheme="majorBidi" w:cstheme="majorBidi"/>
        </w:rPr>
        <w:t xml:space="preserve"> and affects the subsequent (Time </w:t>
      </w:r>
      <w:r w:rsidR="004618CA">
        <w:rPr>
          <w:rFonts w:asciiTheme="majorBidi" w:hAnsiTheme="majorBidi" w:cstheme="majorBidi"/>
          <w:i/>
          <w:iCs/>
        </w:rPr>
        <w:t>n+1</w:t>
      </w:r>
      <w:r w:rsidR="004618CA">
        <w:rPr>
          <w:rFonts w:asciiTheme="majorBidi" w:hAnsiTheme="majorBidi" w:cstheme="majorBidi"/>
        </w:rPr>
        <w:t>)</w:t>
      </w:r>
      <w:ins w:id="687" w:author="עמית ברנשטיין" w:date="2020-03-11T11:44:00Z">
        <w:r w:rsidR="006E47CD">
          <w:rPr>
            <w:rFonts w:asciiTheme="majorBidi" w:hAnsiTheme="majorBidi" w:cstheme="majorBidi"/>
          </w:rPr>
          <w:t>,</w:t>
        </w:r>
      </w:ins>
      <w:del w:id="688" w:author="עמית ברנשטיין" w:date="2020-03-11T11:44:00Z">
        <w:r w:rsidR="004618CA" w:rsidDel="006E47CD">
          <w:rPr>
            <w:rFonts w:asciiTheme="majorBidi" w:hAnsiTheme="majorBidi" w:cstheme="majorBidi"/>
          </w:rPr>
          <w:delText>-</w:delText>
        </w:r>
      </w:del>
      <w:r w:rsidR="004618CA">
        <w:rPr>
          <w:rFonts w:asciiTheme="majorBidi" w:hAnsiTheme="majorBidi" w:cstheme="majorBidi"/>
        </w:rPr>
        <w:t xml:space="preserve"> momentary state.</w:t>
      </w:r>
      <w:del w:id="689" w:author="עמית ברנשטיין" w:date="2020-03-11T11:44:00Z">
        <w:r w:rsidR="00A35BB1" w:rsidDel="006E47CD">
          <w:delText xml:space="preserve"> </w:delText>
        </w:r>
      </w:del>
      <w:r w:rsidR="002341CD">
        <w:t xml:space="preserve"> </w:t>
      </w:r>
      <w:r w:rsidR="004618CA">
        <w:t xml:space="preserve">As </w:t>
      </w:r>
      <w:commentRangeStart w:id="690"/>
      <w:r w:rsidR="004618CA">
        <w:t>such, the s</w:t>
      </w:r>
      <w:r w:rsidR="002341CD">
        <w:t>econd</w:t>
      </w:r>
      <w:r w:rsidR="004618CA">
        <w:t xml:space="preserve"> level of explanati</w:t>
      </w:r>
      <w:r w:rsidR="004618CA" w:rsidRPr="006E47CD">
        <w:rPr>
          <w:highlight w:val="yellow"/>
          <w:rPrChange w:id="691" w:author="עמית ברנשטיין" w:date="2020-03-11T11:45:00Z">
            <w:rPr/>
          </w:rPrChange>
        </w:rPr>
        <w:t>on focuses on temporal</w:t>
      </w:r>
      <w:ins w:id="692" w:author="יפתח עמיר" w:date="2020-01-12T13:46:00Z">
        <w:r w:rsidR="00A459B6" w:rsidRPr="006E47CD">
          <w:rPr>
            <w:highlight w:val="yellow"/>
            <w:lang w:val="en-IL"/>
            <w:rPrChange w:id="693" w:author="עמית ברנשטיין" w:date="2020-03-11T11:45:00Z">
              <w:rPr>
                <w:lang w:val="en-IL"/>
              </w:rPr>
            </w:rPrChange>
          </w:rPr>
          <w:t xml:space="preserve"> dynamics or</w:t>
        </w:r>
      </w:ins>
      <w:r w:rsidR="002341CD" w:rsidRPr="006E47CD">
        <w:rPr>
          <w:highlight w:val="yellow"/>
          <w:rPrChange w:id="694" w:author="עמית ברנשטיין" w:date="2020-03-11T11:45:00Z">
            <w:rPr/>
          </w:rPrChange>
        </w:rPr>
        <w:t xml:space="preserve"> </w:t>
      </w:r>
      <w:r w:rsidR="002341CD" w:rsidRPr="006E47CD">
        <w:rPr>
          <w:b/>
          <w:bCs/>
          <w:highlight w:val="yellow"/>
          <w:rPrChange w:id="695" w:author="עמית ברנשטיין" w:date="2020-03-11T11:45:00Z">
            <w:rPr>
              <w:b/>
              <w:bCs/>
            </w:rPr>
          </w:rPrChange>
        </w:rPr>
        <w:t xml:space="preserve">trajectories - </w:t>
      </w:r>
      <w:r w:rsidR="002341CD" w:rsidRPr="006E47CD">
        <w:rPr>
          <w:highlight w:val="yellow"/>
          <w:rPrChange w:id="696" w:author="עמית ברנשטיין" w:date="2020-03-11T11:45:00Z">
            <w:rPr/>
          </w:rPrChange>
        </w:rPr>
        <w:t xml:space="preserve">how </w:t>
      </w:r>
      <w:ins w:id="697" w:author="עמית ברנשטיין" w:date="2020-03-11T11:44:00Z">
        <w:r w:rsidR="006E47CD" w:rsidRPr="006E47CD">
          <w:rPr>
            <w:highlight w:val="yellow"/>
            <w:rPrChange w:id="698" w:author="עמית ברנשטיין" w:date="2020-03-11T11:45:00Z">
              <w:rPr/>
            </w:rPrChange>
          </w:rPr>
          <w:t xml:space="preserve">momentary </w:t>
        </w:r>
      </w:ins>
      <w:r w:rsidR="002341CD" w:rsidRPr="006E47CD">
        <w:rPr>
          <w:highlight w:val="yellow"/>
          <w:rPrChange w:id="699" w:author="עמית ברנשטיין" w:date="2020-03-11T11:45:00Z">
            <w:rPr/>
          </w:rPrChange>
        </w:rPr>
        <w:t xml:space="preserve">states of the dynamic system unfold in time and content, from moment-to-moment (temporal </w:t>
      </w:r>
      <w:commentRangeEnd w:id="690"/>
      <w:r w:rsidR="006E47CD" w:rsidRPr="006E47CD">
        <w:rPr>
          <w:rStyle w:val="CommentReference"/>
          <w:highlight w:val="yellow"/>
          <w:rPrChange w:id="700" w:author="עמית ברנשטיין" w:date="2020-03-11T11:45:00Z">
            <w:rPr>
              <w:rStyle w:val="CommentReference"/>
            </w:rPr>
          </w:rPrChange>
        </w:rPr>
        <w:commentReference w:id="690"/>
      </w:r>
      <w:r w:rsidR="002341CD" w:rsidRPr="006E47CD">
        <w:rPr>
          <w:highlight w:val="yellow"/>
          <w:rPrChange w:id="701" w:author="עמית ברנשטיין" w:date="2020-03-11T11:45:00Z">
            <w:rPr/>
          </w:rPrChange>
        </w:rPr>
        <w:t>resolution: minutes, hours</w:t>
      </w:r>
      <w:r w:rsidR="002341CD">
        <w:t xml:space="preserve">). </w:t>
      </w:r>
      <w:r w:rsidR="00CC7569">
        <w:rPr>
          <w:rFonts w:asciiTheme="majorBidi" w:hAnsiTheme="majorBidi" w:cstheme="majorBidi"/>
        </w:rPr>
        <w:t xml:space="preserve"> As such,</w:t>
      </w:r>
      <w:r w:rsidR="001B4786">
        <w:rPr>
          <w:rFonts w:asciiTheme="majorBidi" w:hAnsiTheme="majorBidi" w:cstheme="majorBidi"/>
        </w:rPr>
        <w:t xml:space="preserve"> </w:t>
      </w:r>
      <w:r w:rsidR="004618CA">
        <w:rPr>
          <w:rFonts w:asciiTheme="majorBidi" w:hAnsiTheme="majorBidi" w:cstheme="majorBidi"/>
        </w:rPr>
        <w:t>the A2T aims to (a)</w:t>
      </w:r>
      <w:r>
        <w:rPr>
          <w:rFonts w:asciiTheme="majorBidi" w:hAnsiTheme="majorBidi" w:cstheme="majorBidi"/>
        </w:rPr>
        <w:t xml:space="preserve"> </w:t>
      </w:r>
      <w:r w:rsidR="00D42E1D">
        <w:rPr>
          <w:rFonts w:asciiTheme="majorBidi" w:hAnsiTheme="majorBidi" w:cstheme="majorBidi"/>
        </w:rPr>
        <w:t xml:space="preserve">conceptually and </w:t>
      </w:r>
      <w:r>
        <w:rPr>
          <w:rFonts w:asciiTheme="majorBidi" w:hAnsiTheme="majorBidi" w:cstheme="majorBidi"/>
        </w:rPr>
        <w:t>computationally defin</w:t>
      </w:r>
      <w:r w:rsidR="00D42E1D">
        <w:rPr>
          <w:rFonts w:asciiTheme="majorBidi" w:hAnsiTheme="majorBidi" w:cstheme="majorBidi"/>
        </w:rPr>
        <w:t>e</w:t>
      </w:r>
      <w:r>
        <w:rPr>
          <w:rFonts w:asciiTheme="majorBidi" w:hAnsiTheme="majorBidi" w:cstheme="majorBidi"/>
        </w:rPr>
        <w:t xml:space="preserve"> </w:t>
      </w:r>
      <w:r>
        <w:rPr>
          <w:rFonts w:asciiTheme="majorBidi" w:hAnsiTheme="majorBidi" w:cstheme="majorBidi"/>
          <w:i/>
          <w:iCs/>
        </w:rPr>
        <w:t xml:space="preserve">momentary </w:t>
      </w:r>
      <w:r w:rsidRPr="00FD4AFA">
        <w:rPr>
          <w:rFonts w:asciiTheme="majorBidi" w:hAnsiTheme="majorBidi" w:cstheme="majorBidi"/>
          <w:i/>
          <w:iCs/>
        </w:rPr>
        <w:t>states</w:t>
      </w:r>
      <w:r>
        <w:rPr>
          <w:rFonts w:asciiTheme="majorBidi" w:hAnsiTheme="majorBidi" w:cstheme="majorBidi"/>
        </w:rPr>
        <w:t xml:space="preserve"> of this dynamic system of attention, thought and emotion, </w:t>
      </w:r>
      <w:r w:rsidR="004618CA">
        <w:rPr>
          <w:rFonts w:asciiTheme="majorBidi" w:hAnsiTheme="majorBidi" w:cstheme="majorBidi"/>
        </w:rPr>
        <w:t xml:space="preserve">and </w:t>
      </w:r>
      <w:r w:rsidR="004618CA" w:rsidRPr="006E47CD">
        <w:rPr>
          <w:rFonts w:asciiTheme="majorBidi" w:hAnsiTheme="majorBidi" w:cstheme="majorBidi"/>
          <w:highlight w:val="yellow"/>
          <w:rPrChange w:id="702" w:author="עמית ברנשטיין" w:date="2020-03-11T11:45:00Z">
            <w:rPr>
              <w:rFonts w:asciiTheme="majorBidi" w:hAnsiTheme="majorBidi" w:cstheme="majorBidi"/>
            </w:rPr>
          </w:rPrChange>
        </w:rPr>
        <w:t>(b)</w:t>
      </w:r>
      <w:r w:rsidRPr="006E47CD">
        <w:rPr>
          <w:rFonts w:asciiTheme="majorBidi" w:hAnsiTheme="majorBidi" w:cstheme="majorBidi"/>
          <w:highlight w:val="yellow"/>
          <w:rPrChange w:id="703" w:author="עמית ברנשטיין" w:date="2020-03-11T11:45:00Z">
            <w:rPr>
              <w:rFonts w:asciiTheme="majorBidi" w:hAnsiTheme="majorBidi" w:cstheme="majorBidi"/>
            </w:rPr>
          </w:rPrChange>
        </w:rPr>
        <w:t xml:space="preserve"> </w:t>
      </w:r>
      <w:r w:rsidR="00D42E1D" w:rsidRPr="006E47CD">
        <w:rPr>
          <w:rFonts w:asciiTheme="majorBidi" w:hAnsiTheme="majorBidi" w:cstheme="majorBidi"/>
          <w:highlight w:val="yellow"/>
          <w:rPrChange w:id="704" w:author="עמית ברנשטיין" w:date="2020-03-11T11:45:00Z">
            <w:rPr>
              <w:rFonts w:asciiTheme="majorBidi" w:hAnsiTheme="majorBidi" w:cstheme="majorBidi"/>
            </w:rPr>
          </w:rPrChange>
        </w:rPr>
        <w:t xml:space="preserve">simulate and </w:t>
      </w:r>
      <w:r w:rsidRPr="006E47CD">
        <w:rPr>
          <w:rFonts w:asciiTheme="majorBidi" w:hAnsiTheme="majorBidi" w:cstheme="majorBidi"/>
          <w:highlight w:val="yellow"/>
          <w:rPrChange w:id="705" w:author="עמית ברנשטיין" w:date="2020-03-11T11:45:00Z">
            <w:rPr>
              <w:rFonts w:asciiTheme="majorBidi" w:hAnsiTheme="majorBidi" w:cstheme="majorBidi"/>
            </w:rPr>
          </w:rPrChange>
        </w:rPr>
        <w:t xml:space="preserve">predict differential </w:t>
      </w:r>
      <w:r w:rsidRPr="006E47CD">
        <w:rPr>
          <w:rFonts w:asciiTheme="majorBidi" w:hAnsiTheme="majorBidi" w:cstheme="majorBidi"/>
          <w:i/>
          <w:iCs/>
          <w:highlight w:val="yellow"/>
          <w:rPrChange w:id="706" w:author="עמית ברנשטיין" w:date="2020-03-11T11:45:00Z">
            <w:rPr>
              <w:rFonts w:asciiTheme="majorBidi" w:hAnsiTheme="majorBidi" w:cstheme="majorBidi"/>
              <w:i/>
              <w:iCs/>
            </w:rPr>
          </w:rPrChange>
        </w:rPr>
        <w:t>trajectories</w:t>
      </w:r>
      <w:r w:rsidRPr="006E47CD">
        <w:rPr>
          <w:rFonts w:asciiTheme="majorBidi" w:hAnsiTheme="majorBidi" w:cstheme="majorBidi"/>
          <w:highlight w:val="yellow"/>
          <w:rPrChange w:id="707" w:author="עמית ברנשטיין" w:date="2020-03-11T11:45:00Z">
            <w:rPr>
              <w:rFonts w:asciiTheme="majorBidi" w:hAnsiTheme="majorBidi" w:cstheme="majorBidi"/>
            </w:rPr>
          </w:rPrChange>
        </w:rPr>
        <w:t xml:space="preserve"> of this dynamic system</w:t>
      </w:r>
      <w:r>
        <w:rPr>
          <w:rFonts w:asciiTheme="majorBidi" w:hAnsiTheme="majorBidi" w:cstheme="majorBidi"/>
        </w:rPr>
        <w:t>.</w:t>
      </w:r>
    </w:p>
    <w:p w14:paraId="6DEBFDC0" w14:textId="3B56853D" w:rsidR="00551FAB" w:rsidRDefault="001B4786" w:rsidP="00551FAB">
      <w:pPr>
        <w:rPr>
          <w:rFonts w:asciiTheme="majorBidi" w:hAnsiTheme="majorBidi" w:cstheme="majorBidi"/>
        </w:rPr>
      </w:pPr>
      <w:r>
        <w:rPr>
          <w:rFonts w:asciiTheme="majorBidi" w:hAnsiTheme="majorBidi" w:cstheme="majorBidi"/>
        </w:rPr>
        <w:t xml:space="preserve">Utilizing </w:t>
      </w:r>
      <w:del w:id="708" w:author="עמית ברנשטיין" w:date="2020-03-11T11:45:00Z">
        <w:r w:rsidDel="006E47CD">
          <w:rPr>
            <w:rFonts w:asciiTheme="majorBidi" w:hAnsiTheme="majorBidi" w:cstheme="majorBidi"/>
          </w:rPr>
          <w:delText xml:space="preserve">the </w:delText>
        </w:r>
      </w:del>
      <w:r>
        <w:rPr>
          <w:rFonts w:asciiTheme="majorBidi" w:hAnsiTheme="majorBidi" w:cstheme="majorBidi"/>
        </w:rPr>
        <w:t>A2T</w:t>
      </w:r>
      <w:del w:id="709" w:author="עמית ברנשטיין" w:date="2020-03-11T11:45:00Z">
        <w:r w:rsidDel="006E47CD">
          <w:rPr>
            <w:rFonts w:asciiTheme="majorBidi" w:hAnsiTheme="majorBidi" w:cstheme="majorBidi"/>
          </w:rPr>
          <w:delText xml:space="preserve"> model</w:delText>
        </w:r>
      </w:del>
      <w:r>
        <w:rPr>
          <w:rFonts w:asciiTheme="majorBidi" w:hAnsiTheme="majorBidi" w:cstheme="majorBidi"/>
        </w:rPr>
        <w:t>, w</w:t>
      </w:r>
      <w:r w:rsidR="00647B42" w:rsidRPr="00E97991">
        <w:rPr>
          <w:rFonts w:asciiTheme="majorBidi" w:hAnsiTheme="majorBidi" w:cstheme="majorBidi"/>
        </w:rPr>
        <w:t xml:space="preserve">e </w:t>
      </w:r>
      <w:r w:rsidR="00F80E33">
        <w:rPr>
          <w:rFonts w:asciiTheme="majorBidi" w:hAnsiTheme="majorBidi" w:cstheme="majorBidi"/>
        </w:rPr>
        <w:t xml:space="preserve">sought to </w:t>
      </w:r>
      <w:r>
        <w:rPr>
          <w:rFonts w:asciiTheme="majorBidi" w:hAnsiTheme="majorBidi" w:cstheme="majorBidi"/>
        </w:rPr>
        <w:t>c</w:t>
      </w:r>
      <w:r w:rsidR="00BA5DA5">
        <w:rPr>
          <w:rFonts w:asciiTheme="majorBidi" w:hAnsiTheme="majorBidi" w:cstheme="majorBidi"/>
        </w:rPr>
        <w:t>haracterize the following</w:t>
      </w:r>
      <w:r w:rsidR="0054762F">
        <w:rPr>
          <w:rFonts w:asciiTheme="majorBidi" w:hAnsiTheme="majorBidi" w:cstheme="majorBidi"/>
        </w:rPr>
        <w:t>:</w:t>
      </w:r>
      <w:r w:rsidR="007D46E4">
        <w:rPr>
          <w:rFonts w:asciiTheme="majorBidi" w:hAnsiTheme="majorBidi" w:cstheme="majorBidi"/>
        </w:rPr>
        <w:t xml:space="preserve"> (a)</w:t>
      </w:r>
      <w:r w:rsidR="00647B42" w:rsidRPr="00E97991">
        <w:rPr>
          <w:rFonts w:asciiTheme="majorBidi" w:hAnsiTheme="majorBidi" w:cstheme="majorBidi"/>
        </w:rPr>
        <w:t xml:space="preserve"> how </w:t>
      </w:r>
      <w:r w:rsidR="001A7310">
        <w:rPr>
          <w:rFonts w:asciiTheme="majorBidi" w:hAnsiTheme="majorBidi" w:cstheme="majorBidi"/>
        </w:rPr>
        <w:t>internal attention</w:t>
      </w:r>
      <w:r w:rsidR="001A7310" w:rsidRPr="00E97991">
        <w:rPr>
          <w:rFonts w:asciiTheme="majorBidi" w:hAnsiTheme="majorBidi" w:cstheme="majorBidi"/>
        </w:rPr>
        <w:t xml:space="preserve"> </w:t>
      </w:r>
      <w:r w:rsidR="00647B42" w:rsidRPr="00E97991">
        <w:rPr>
          <w:rFonts w:asciiTheme="majorBidi" w:hAnsiTheme="majorBidi" w:cstheme="majorBidi"/>
        </w:rPr>
        <w:t>selection is expressed from moment-to-moment</w:t>
      </w:r>
      <w:r w:rsidR="0054762F">
        <w:rPr>
          <w:rFonts w:asciiTheme="majorBidi" w:hAnsiTheme="majorBidi" w:cstheme="majorBidi"/>
        </w:rPr>
        <w:t>;</w:t>
      </w:r>
      <w:r w:rsidR="0054762F" w:rsidRPr="00E97991">
        <w:rPr>
          <w:rFonts w:asciiTheme="majorBidi" w:hAnsiTheme="majorBidi" w:cstheme="majorBidi"/>
        </w:rPr>
        <w:t xml:space="preserve"> </w:t>
      </w:r>
      <w:r w:rsidR="007D46E4">
        <w:rPr>
          <w:rFonts w:asciiTheme="majorBidi" w:hAnsiTheme="majorBidi" w:cstheme="majorBidi"/>
        </w:rPr>
        <w:t>(</w:t>
      </w:r>
      <w:r w:rsidR="00594F05">
        <w:rPr>
          <w:rFonts w:asciiTheme="majorBidi" w:hAnsiTheme="majorBidi" w:cstheme="majorBidi"/>
        </w:rPr>
        <w:t>b</w:t>
      </w:r>
      <w:r w:rsidR="007D46E4">
        <w:rPr>
          <w:rFonts w:asciiTheme="majorBidi" w:hAnsiTheme="majorBidi" w:cstheme="majorBidi"/>
        </w:rPr>
        <w:t xml:space="preserve">) </w:t>
      </w:r>
      <w:r w:rsidR="007E21DB">
        <w:rPr>
          <w:rFonts w:asciiTheme="majorBidi" w:hAnsiTheme="majorBidi" w:cstheme="majorBidi"/>
        </w:rPr>
        <w:t>how internal attention</w:t>
      </w:r>
      <w:r w:rsidR="00647B42" w:rsidRPr="00E97991">
        <w:rPr>
          <w:rFonts w:asciiTheme="majorBidi" w:hAnsiTheme="majorBidi" w:cstheme="majorBidi"/>
        </w:rPr>
        <w:t xml:space="preserve"> </w:t>
      </w:r>
      <w:r w:rsidR="001F2C1F">
        <w:rPr>
          <w:rFonts w:asciiTheme="majorBidi" w:hAnsiTheme="majorBidi" w:cstheme="majorBidi"/>
        </w:rPr>
        <w:t xml:space="preserve">drives and </w:t>
      </w:r>
      <w:r w:rsidR="00647B42" w:rsidRPr="00E97991">
        <w:rPr>
          <w:rFonts w:asciiTheme="majorBidi" w:hAnsiTheme="majorBidi" w:cstheme="majorBidi"/>
        </w:rPr>
        <w:t>iteratively transact</w:t>
      </w:r>
      <w:r w:rsidR="001F2C1F">
        <w:rPr>
          <w:rFonts w:asciiTheme="majorBidi" w:hAnsiTheme="majorBidi" w:cstheme="majorBidi"/>
        </w:rPr>
        <w:t>s</w:t>
      </w:r>
      <w:r w:rsidR="00647B42" w:rsidRPr="00E97991">
        <w:rPr>
          <w:rFonts w:asciiTheme="majorBidi" w:hAnsiTheme="majorBidi" w:cstheme="majorBidi"/>
        </w:rPr>
        <w:t xml:space="preserve"> with </w:t>
      </w:r>
      <w:del w:id="710" w:author="יפתח עמיר" w:date="2020-01-12T13:49:00Z">
        <w:r w:rsidR="00D65379" w:rsidDel="00A459B6">
          <w:rPr>
            <w:rFonts w:asciiTheme="majorBidi" w:hAnsiTheme="majorBidi" w:cstheme="majorBidi"/>
          </w:rPr>
          <w:delText>working memory</w:delText>
        </w:r>
      </w:del>
      <w:ins w:id="711" w:author="יפתח עמיר" w:date="2020-01-12T13:49:00Z">
        <w:r w:rsidR="00A459B6">
          <w:rPr>
            <w:rFonts w:asciiTheme="majorBidi" w:hAnsiTheme="majorBidi" w:cstheme="majorBidi"/>
            <w:lang w:val="en-IL"/>
          </w:rPr>
          <w:t>WM</w:t>
        </w:r>
      </w:ins>
      <w:r w:rsidR="00F80E33">
        <w:rPr>
          <w:rFonts w:asciiTheme="majorBidi" w:hAnsiTheme="majorBidi" w:cstheme="majorBidi"/>
        </w:rPr>
        <w:t>,</w:t>
      </w:r>
      <w:r w:rsidR="00D65379">
        <w:rPr>
          <w:rFonts w:asciiTheme="majorBidi" w:hAnsiTheme="majorBidi" w:cstheme="majorBidi"/>
        </w:rPr>
        <w:t xml:space="preserve"> affective states</w:t>
      </w:r>
      <w:r w:rsidR="006763F1">
        <w:rPr>
          <w:rFonts w:asciiTheme="majorBidi" w:hAnsiTheme="majorBidi" w:cstheme="majorBidi"/>
        </w:rPr>
        <w:t xml:space="preserve">, and how such </w:t>
      </w:r>
      <w:r w:rsidR="006B4D4E">
        <w:rPr>
          <w:rFonts w:asciiTheme="majorBidi" w:hAnsiTheme="majorBidi" w:cstheme="majorBidi"/>
        </w:rPr>
        <w:t xml:space="preserve">components </w:t>
      </w:r>
      <w:r w:rsidR="008906FC">
        <w:rPr>
          <w:rFonts w:asciiTheme="majorBidi" w:hAnsiTheme="majorBidi" w:cstheme="majorBidi"/>
        </w:rPr>
        <w:t xml:space="preserve">of the dynamic system </w:t>
      </w:r>
      <w:r w:rsidR="006763F1">
        <w:rPr>
          <w:rFonts w:asciiTheme="majorBidi" w:hAnsiTheme="majorBidi" w:cstheme="majorBidi"/>
        </w:rPr>
        <w:t xml:space="preserve">feedback </w:t>
      </w:r>
      <w:r w:rsidR="008906FC">
        <w:rPr>
          <w:rFonts w:asciiTheme="majorBidi" w:hAnsiTheme="majorBidi" w:cstheme="majorBidi"/>
        </w:rPr>
        <w:t xml:space="preserve">onto and thereby </w:t>
      </w:r>
      <w:r w:rsidR="009D4646">
        <w:rPr>
          <w:rFonts w:asciiTheme="majorBidi" w:hAnsiTheme="majorBidi" w:cstheme="majorBidi"/>
        </w:rPr>
        <w:t xml:space="preserve">influence </w:t>
      </w:r>
      <w:r w:rsidR="006B4D4E">
        <w:rPr>
          <w:rFonts w:asciiTheme="majorBidi" w:hAnsiTheme="majorBidi" w:cstheme="majorBidi"/>
        </w:rPr>
        <w:t>internal attention</w:t>
      </w:r>
      <w:r w:rsidR="008906FC">
        <w:rPr>
          <w:rFonts w:asciiTheme="majorBidi" w:hAnsiTheme="majorBidi" w:cstheme="majorBidi"/>
        </w:rPr>
        <w:t xml:space="preserve">al selection </w:t>
      </w:r>
      <w:r w:rsidR="009D4646">
        <w:rPr>
          <w:rFonts w:asciiTheme="majorBidi" w:hAnsiTheme="majorBidi" w:cstheme="majorBidi"/>
        </w:rPr>
        <w:t xml:space="preserve">of </w:t>
      </w:r>
      <w:r w:rsidR="002F4900">
        <w:rPr>
          <w:rFonts w:asciiTheme="majorBidi" w:hAnsiTheme="majorBidi" w:cstheme="majorBidi"/>
        </w:rPr>
        <w:t>thought content</w:t>
      </w:r>
      <w:r w:rsidR="006763F1">
        <w:rPr>
          <w:rFonts w:asciiTheme="majorBidi" w:hAnsiTheme="majorBidi" w:cstheme="majorBidi"/>
        </w:rPr>
        <w:t>;</w:t>
      </w:r>
      <w:r w:rsidR="00085EC9">
        <w:rPr>
          <w:rFonts w:asciiTheme="majorBidi" w:hAnsiTheme="majorBidi" w:cstheme="majorBidi"/>
        </w:rPr>
        <w:t xml:space="preserve"> (c) </w:t>
      </w:r>
      <w:r w:rsidR="00AD0BD1">
        <w:rPr>
          <w:rFonts w:asciiTheme="majorBidi" w:hAnsiTheme="majorBidi" w:cstheme="majorBidi"/>
        </w:rPr>
        <w:t>how</w:t>
      </w:r>
      <w:r w:rsidR="00085EC9">
        <w:rPr>
          <w:rFonts w:asciiTheme="majorBidi" w:hAnsiTheme="majorBidi" w:cstheme="majorBidi"/>
        </w:rPr>
        <w:t xml:space="preserve"> high and low contextual demands for focused attention to task-relevant information</w:t>
      </w:r>
      <w:r w:rsidR="00AD0BD1">
        <w:rPr>
          <w:rFonts w:asciiTheme="majorBidi" w:hAnsiTheme="majorBidi" w:cstheme="majorBidi"/>
        </w:rPr>
        <w:t xml:space="preserve"> may moderate </w:t>
      </w:r>
      <w:del w:id="712" w:author="יפתח עמיר" w:date="2020-01-12T13:48:00Z">
        <w:r w:rsidR="00AD0BD1" w:rsidDel="00A459B6">
          <w:rPr>
            <w:rFonts w:asciiTheme="majorBidi" w:hAnsiTheme="majorBidi" w:cstheme="majorBidi"/>
          </w:rPr>
          <w:delText>XXXXX</w:delText>
        </w:r>
      </w:del>
      <w:ins w:id="713" w:author="יפתח עמיר" w:date="2020-01-12T13:48:00Z">
        <w:r w:rsidR="00A459B6">
          <w:rPr>
            <w:rFonts w:asciiTheme="majorBidi" w:hAnsiTheme="majorBidi" w:cstheme="majorBidi"/>
            <w:lang w:val="en-IL"/>
          </w:rPr>
          <w:t xml:space="preserve">relations of internal </w:t>
        </w:r>
        <w:r w:rsidR="00A459B6">
          <w:rPr>
            <w:rFonts w:asciiTheme="majorBidi" w:hAnsiTheme="majorBidi" w:cstheme="majorBidi"/>
            <w:lang w:val="en-IL"/>
          </w:rPr>
          <w:lastRenderedPageBreak/>
          <w:t>a</w:t>
        </w:r>
      </w:ins>
      <w:ins w:id="714" w:author="יפתח עמיר" w:date="2020-01-12T13:49:00Z">
        <w:r w:rsidR="00A459B6">
          <w:rPr>
            <w:rFonts w:asciiTheme="majorBidi" w:hAnsiTheme="majorBidi" w:cstheme="majorBidi"/>
            <w:lang w:val="en-IL"/>
          </w:rPr>
          <w:t>ttention, WM and affect</w:t>
        </w:r>
      </w:ins>
      <w:r w:rsidR="00085EC9">
        <w:rPr>
          <w:rFonts w:asciiTheme="majorBidi" w:hAnsiTheme="majorBidi" w:cstheme="majorBidi"/>
        </w:rPr>
        <w:t>;</w:t>
      </w:r>
      <w:r w:rsidR="00647B42" w:rsidRPr="00E97991">
        <w:rPr>
          <w:rFonts w:asciiTheme="majorBidi" w:hAnsiTheme="majorBidi" w:cstheme="majorBidi"/>
        </w:rPr>
        <w:t xml:space="preserve"> and</w:t>
      </w:r>
      <w:r w:rsidR="00594F05">
        <w:rPr>
          <w:rFonts w:asciiTheme="majorBidi" w:hAnsiTheme="majorBidi" w:cstheme="majorBidi"/>
        </w:rPr>
        <w:t xml:space="preserve"> </w:t>
      </w:r>
      <w:r w:rsidR="00472551">
        <w:rPr>
          <w:rFonts w:asciiTheme="majorBidi" w:hAnsiTheme="majorBidi" w:cstheme="majorBidi"/>
        </w:rPr>
        <w:t>(</w:t>
      </w:r>
      <w:r w:rsidR="00085EC9">
        <w:rPr>
          <w:rFonts w:asciiTheme="majorBidi" w:hAnsiTheme="majorBidi" w:cstheme="majorBidi"/>
        </w:rPr>
        <w:t>d</w:t>
      </w:r>
      <w:r w:rsidR="00472551">
        <w:rPr>
          <w:rFonts w:asciiTheme="majorBidi" w:hAnsiTheme="majorBidi" w:cstheme="majorBidi"/>
        </w:rPr>
        <w:t xml:space="preserve">) </w:t>
      </w:r>
      <w:r w:rsidR="006763F1">
        <w:rPr>
          <w:rFonts w:asciiTheme="majorBidi" w:hAnsiTheme="majorBidi" w:cstheme="majorBidi"/>
        </w:rPr>
        <w:t xml:space="preserve">how </w:t>
      </w:r>
      <w:r w:rsidR="00874F58">
        <w:rPr>
          <w:rFonts w:asciiTheme="majorBidi" w:hAnsiTheme="majorBidi" w:cstheme="majorBidi"/>
        </w:rPr>
        <w:t xml:space="preserve">individual differences in </w:t>
      </w:r>
      <w:del w:id="715" w:author="יפתח עמיר" w:date="2020-01-12T13:50:00Z">
        <w:r w:rsidR="009D4646" w:rsidDel="00A459B6">
          <w:rPr>
            <w:rFonts w:asciiTheme="majorBidi" w:hAnsiTheme="majorBidi" w:cstheme="majorBidi"/>
          </w:rPr>
          <w:delText xml:space="preserve">causal </w:delText>
        </w:r>
      </w:del>
      <w:ins w:id="716" w:author="יפתח עמיר" w:date="2020-01-12T13:50:00Z">
        <w:r w:rsidR="00A459B6">
          <w:rPr>
            <w:rFonts w:asciiTheme="majorBidi" w:hAnsiTheme="majorBidi" w:cstheme="majorBidi"/>
            <w:lang w:val="en-IL"/>
          </w:rPr>
          <w:t>magnitude</w:t>
        </w:r>
        <w:r w:rsidR="00A459B6">
          <w:rPr>
            <w:rFonts w:asciiTheme="majorBidi" w:hAnsiTheme="majorBidi" w:cstheme="majorBidi"/>
          </w:rPr>
          <w:t xml:space="preserve"> </w:t>
        </w:r>
        <w:r w:rsidR="00A459B6">
          <w:rPr>
            <w:rFonts w:asciiTheme="majorBidi" w:hAnsiTheme="majorBidi" w:cstheme="majorBidi"/>
            <w:lang w:val="en-IL"/>
          </w:rPr>
          <w:t xml:space="preserve">of </w:t>
        </w:r>
      </w:ins>
      <w:r w:rsidR="009D4646">
        <w:rPr>
          <w:rFonts w:asciiTheme="majorBidi" w:hAnsiTheme="majorBidi" w:cstheme="majorBidi"/>
        </w:rPr>
        <w:t>influence</w:t>
      </w:r>
      <w:del w:id="717" w:author="יפתח עמיר" w:date="2020-01-12T13:50:00Z">
        <w:r w:rsidR="009D4646" w:rsidDel="00A459B6">
          <w:rPr>
            <w:rFonts w:asciiTheme="majorBidi" w:hAnsiTheme="majorBidi" w:cstheme="majorBidi"/>
          </w:rPr>
          <w:delText>s</w:delText>
        </w:r>
      </w:del>
      <w:r w:rsidR="009D4646">
        <w:rPr>
          <w:rFonts w:asciiTheme="majorBidi" w:hAnsiTheme="majorBidi" w:cstheme="majorBidi"/>
        </w:rPr>
        <w:t xml:space="preserve"> between </w:t>
      </w:r>
      <w:del w:id="718" w:author="יפתח עמיר" w:date="2020-01-12T13:51:00Z">
        <w:r w:rsidR="009D4646" w:rsidDel="00A459B6">
          <w:rPr>
            <w:rFonts w:asciiTheme="majorBidi" w:hAnsiTheme="majorBidi" w:cstheme="majorBidi"/>
          </w:rPr>
          <w:delText>working-memory</w:delText>
        </w:r>
      </w:del>
      <w:ins w:id="719" w:author="יפתח עמיר" w:date="2020-01-12T13:51:00Z">
        <w:r w:rsidR="00A459B6">
          <w:rPr>
            <w:rFonts w:asciiTheme="majorBidi" w:hAnsiTheme="majorBidi" w:cstheme="majorBidi"/>
            <w:lang w:val="en-IL"/>
          </w:rPr>
          <w:t>WM</w:t>
        </w:r>
      </w:ins>
      <w:r w:rsidR="009D4646">
        <w:rPr>
          <w:rFonts w:asciiTheme="majorBidi" w:hAnsiTheme="majorBidi" w:cstheme="majorBidi"/>
        </w:rPr>
        <w:t>,</w:t>
      </w:r>
      <w:ins w:id="720" w:author="יפתח עמיר" w:date="2020-01-12T13:51:00Z">
        <w:r w:rsidR="00A459B6">
          <w:rPr>
            <w:rFonts w:asciiTheme="majorBidi" w:hAnsiTheme="majorBidi" w:cstheme="majorBidi"/>
            <w:lang w:val="en-IL"/>
          </w:rPr>
          <w:t xml:space="preserve"> </w:t>
        </w:r>
      </w:ins>
      <w:del w:id="721" w:author="יפתח עמיר" w:date="2020-01-12T13:49:00Z">
        <w:r w:rsidR="009D4646" w:rsidDel="00A459B6">
          <w:rPr>
            <w:rFonts w:asciiTheme="majorBidi" w:hAnsiTheme="majorBidi" w:cstheme="majorBidi"/>
          </w:rPr>
          <w:delText xml:space="preserve"> </w:delText>
        </w:r>
      </w:del>
      <w:r w:rsidR="009D4646">
        <w:rPr>
          <w:rFonts w:asciiTheme="majorBidi" w:hAnsiTheme="majorBidi" w:cstheme="majorBidi"/>
        </w:rPr>
        <w:t>affect and internal attention</w:t>
      </w:r>
      <w:r w:rsidR="001F2C1F">
        <w:rPr>
          <w:rFonts w:asciiTheme="majorBidi" w:hAnsiTheme="majorBidi" w:cstheme="majorBidi"/>
        </w:rPr>
        <w:t xml:space="preserve"> </w:t>
      </w:r>
      <w:commentRangeStart w:id="722"/>
      <w:del w:id="723" w:author="יפתח עמיר" w:date="2020-01-12T13:51:00Z">
        <w:r w:rsidR="00EE6BCB" w:rsidDel="00A459B6">
          <w:rPr>
            <w:rFonts w:asciiTheme="majorBidi" w:hAnsiTheme="majorBidi" w:cstheme="majorBidi"/>
          </w:rPr>
          <w:delText>emerge as various forms of</w:delText>
        </w:r>
        <w:r w:rsidR="00647B42" w:rsidRPr="00E97991" w:rsidDel="00A459B6">
          <w:rPr>
            <w:rFonts w:asciiTheme="majorBidi" w:hAnsiTheme="majorBidi" w:cstheme="majorBidi"/>
          </w:rPr>
          <w:delText xml:space="preserve"> vulnerability</w:delText>
        </w:r>
      </w:del>
      <w:ins w:id="724" w:author="יפתח עמיר" w:date="2020-01-12T13:51:00Z">
        <w:r w:rsidR="00A459B6">
          <w:rPr>
            <w:rFonts w:asciiTheme="majorBidi" w:hAnsiTheme="majorBidi" w:cstheme="majorBidi"/>
            <w:lang w:val="en-IL"/>
          </w:rPr>
          <w:t xml:space="preserve">affect </w:t>
        </w:r>
      </w:ins>
      <w:commentRangeEnd w:id="722"/>
      <w:r w:rsidR="006E47CD">
        <w:rPr>
          <w:rStyle w:val="CommentReference"/>
        </w:rPr>
        <w:commentReference w:id="722"/>
      </w:r>
      <w:ins w:id="725" w:author="יפתח עמיר" w:date="2020-01-12T13:51:00Z">
        <w:del w:id="726" w:author="עמית ברנשטיין" w:date="2020-03-11T11:46:00Z">
          <w:r w:rsidR="00A459B6" w:rsidDel="006E47CD">
            <w:rPr>
              <w:rFonts w:asciiTheme="majorBidi" w:hAnsiTheme="majorBidi" w:cstheme="majorBidi"/>
              <w:lang w:val="en-IL"/>
            </w:rPr>
            <w:delText xml:space="preserve">likely </w:delText>
          </w:r>
        </w:del>
        <w:r w:rsidR="00A459B6">
          <w:rPr>
            <w:rFonts w:asciiTheme="majorBidi" w:hAnsiTheme="majorBidi" w:cstheme="majorBidi"/>
            <w:lang w:val="en-IL"/>
          </w:rPr>
          <w:t>trajectories of the system</w:t>
        </w:r>
      </w:ins>
      <w:r w:rsidR="00647B42" w:rsidRPr="00E97991">
        <w:rPr>
          <w:rFonts w:asciiTheme="majorBidi" w:hAnsiTheme="majorBidi" w:cstheme="majorBidi"/>
        </w:rPr>
        <w:t>.</w:t>
      </w:r>
      <w:ins w:id="727" w:author="יפתח עמיר" w:date="2020-01-12T13:53:00Z">
        <w:r w:rsidR="00551FAB">
          <w:rPr>
            <w:rFonts w:asciiTheme="majorBidi" w:hAnsiTheme="majorBidi" w:cstheme="majorBidi"/>
            <w:lang w:val="en-IL"/>
          </w:rPr>
          <w:t xml:space="preserve"> </w:t>
        </w:r>
      </w:ins>
      <w:moveToRangeStart w:id="728" w:author="יפתח עמיר" w:date="2020-01-12T13:53:00Z" w:name="move29729618"/>
      <w:moveTo w:id="729" w:author="יפתח עמיר" w:date="2020-01-12T13:53:00Z">
        <w:r w:rsidR="00551FAB">
          <w:t xml:space="preserve">By </w:t>
        </w:r>
        <w:del w:id="730" w:author="יפתח עמיר" w:date="2020-01-28T11:01:00Z">
          <w:r w:rsidR="00551FAB" w:rsidDel="00254746">
            <w:delText xml:space="preserve">attempting to </w:delText>
          </w:r>
        </w:del>
        <w:r w:rsidR="00551FAB">
          <w:t>address</w:t>
        </w:r>
      </w:moveTo>
      <w:ins w:id="731" w:author="יפתח עמיר" w:date="2020-01-28T11:01:00Z">
        <w:r w:rsidR="00254746">
          <w:rPr>
            <w:lang w:val="en-IL"/>
          </w:rPr>
          <w:t>ing</w:t>
        </w:r>
      </w:ins>
      <w:moveTo w:id="732" w:author="יפתח עמיר" w:date="2020-01-12T13:53:00Z">
        <w:r w:rsidR="00551FAB">
          <w:t xml:space="preserve"> </w:t>
        </w:r>
        <w:proofErr w:type="spellStart"/>
        <w:r w:rsidR="00551FAB">
          <w:t>th</w:t>
        </w:r>
        <w:proofErr w:type="spellEnd"/>
        <w:del w:id="733" w:author="יפתח עמיר" w:date="2020-01-28T11:01:00Z">
          <w:r w:rsidR="00551FAB" w:rsidDel="00254746">
            <w:delText>i</w:delText>
          </w:r>
        </w:del>
      </w:moveTo>
      <w:ins w:id="734" w:author="יפתח עמיר" w:date="2020-01-28T11:01:00Z">
        <w:r w:rsidR="00254746">
          <w:rPr>
            <w:lang w:val="en-IL"/>
          </w:rPr>
          <w:t>e</w:t>
        </w:r>
      </w:ins>
      <w:moveTo w:id="735" w:author="יפתח עמיר" w:date="2020-01-12T13:53:00Z">
        <w:r w:rsidR="00551FAB">
          <w:t>s</w:t>
        </w:r>
      </w:moveTo>
      <w:ins w:id="736" w:author="יפתח עמיר" w:date="2020-01-28T11:01:00Z">
        <w:r w:rsidR="00254746">
          <w:rPr>
            <w:lang w:val="en-IL"/>
          </w:rPr>
          <w:t>e</w:t>
        </w:r>
      </w:ins>
      <w:moveTo w:id="737" w:author="יפתח עמיר" w:date="2020-01-12T13:53:00Z">
        <w:r w:rsidR="00551FAB">
          <w:t xml:space="preserve"> questions using the A2T model, we then demonstrate implications of key patterns of those temporal features or dynamics of internal focus of attention </w:t>
        </w:r>
        <w:del w:id="738" w:author="יפתח עמיר" w:date="2020-01-28T11:02:00Z">
          <w:r w:rsidR="00551FAB" w:rsidDel="00254746">
            <w:delText xml:space="preserve"> </w:delText>
          </w:r>
        </w:del>
        <w:r w:rsidR="00551FAB">
          <w:t>in time for higher-level cognition</w:t>
        </w:r>
      </w:moveTo>
      <w:ins w:id="739" w:author="עמית ברנשטיין" w:date="2020-03-11T11:47:00Z">
        <w:r w:rsidR="006E47CD">
          <w:t xml:space="preserve"> and XXXX. To illustrate, we focus on </w:t>
        </w:r>
      </w:ins>
      <w:ins w:id="740" w:author="יפתח עמיר" w:date="2020-01-12T13:53:00Z">
        <w:del w:id="741" w:author="עמית ברנשטיין" w:date="2020-03-11T11:47:00Z">
          <w:r w:rsidR="00551FAB" w:rsidDel="006E47CD">
            <w:rPr>
              <w:lang w:val="en-IL"/>
            </w:rPr>
            <w:delText>, such as</w:delText>
          </w:r>
        </w:del>
      </w:ins>
      <w:moveTo w:id="742" w:author="יפתח עמיר" w:date="2020-01-12T13:53:00Z">
        <w:del w:id="743" w:author="עמית ברנשטיין" w:date="2020-03-11T11:47:00Z">
          <w:r w:rsidR="00551FAB" w:rsidDel="006E47CD">
            <w:delText xml:space="preserve"> and mental-health and</w:delText>
          </w:r>
        </w:del>
      </w:moveTo>
      <w:ins w:id="744" w:author="עמית ברנשטיין" w:date="2020-03-11T11:47:00Z">
        <w:r w:rsidR="006E47CD">
          <w:t xml:space="preserve">higher-level cognition central to </w:t>
        </w:r>
      </w:ins>
      <w:ins w:id="745" w:author="עמית ברנשטיין" w:date="2020-03-11T11:48:00Z">
        <w:r w:rsidR="006E47CD">
          <w:t>mental health.</w:t>
        </w:r>
        <w:commentRangeStart w:id="746"/>
        <w:r w:rsidR="006E47CD">
          <w:t xml:space="preserve"> Specifically, using A2T, we illustrate</w:t>
        </w:r>
      </w:ins>
      <w:moveTo w:id="747" w:author="יפתח עמיר" w:date="2020-01-12T13:53:00Z">
        <w:del w:id="748" w:author="עמית ברנשטיין" w:date="2020-03-11T11:48:00Z">
          <w:r w:rsidR="00551FAB" w:rsidDel="006E47CD">
            <w:delText xml:space="preserve"> respective cognitive vulnerabilities (</w:delText>
          </w:r>
        </w:del>
      </w:moveTo>
      <w:ins w:id="749" w:author="יפתח עמיר" w:date="2020-01-28T11:02:00Z">
        <w:del w:id="750" w:author="עמית ברנשטיין" w:date="2020-03-11T11:48:00Z">
          <w:r w:rsidR="00254746" w:rsidDel="006E47CD">
            <w:rPr>
              <w:lang w:val="en-IL"/>
            </w:rPr>
            <w:delText>–</w:delText>
          </w:r>
        </w:del>
        <w:r w:rsidR="00254746">
          <w:rPr>
            <w:lang w:val="en-IL"/>
          </w:rPr>
          <w:t xml:space="preserve"> </w:t>
        </w:r>
      </w:ins>
      <w:moveTo w:id="751" w:author="יפתח עמיר" w:date="2020-01-12T13:53:00Z">
        <w:del w:id="752" w:author="עמית ברנשטיין" w:date="2020-03-11T11:48:00Z">
          <w:r w:rsidR="00551FAB" w:rsidDel="006E47CD">
            <w:delText xml:space="preserve">i.e., </w:delText>
          </w:r>
        </w:del>
      </w:moveTo>
      <w:ins w:id="753" w:author="יפתח עמיר" w:date="2020-01-28T11:02:00Z">
        <w:del w:id="754" w:author="עמית ברנשטיין" w:date="2020-03-11T11:48:00Z">
          <w:r w:rsidR="00254746" w:rsidDel="006E47CD">
            <w:rPr>
              <w:lang w:val="en-IL"/>
            </w:rPr>
            <w:delText xml:space="preserve">a) </w:delText>
          </w:r>
        </w:del>
      </w:ins>
      <w:moveTo w:id="755" w:author="יפתח עמיר" w:date="2020-01-12T13:53:00Z">
        <w:r w:rsidR="00551FAB">
          <w:t xml:space="preserve">how does internal attention </w:t>
        </w:r>
      </w:moveTo>
      <w:ins w:id="756" w:author="עמית ברנשטיין" w:date="2020-03-11T11:48:00Z">
        <w:r w:rsidR="006E47CD">
          <w:t xml:space="preserve">may </w:t>
        </w:r>
      </w:ins>
      <w:proofErr w:type="spellStart"/>
      <w:moveTo w:id="757" w:author="יפתח עמיר" w:date="2020-01-12T13:53:00Z">
        <w:r w:rsidR="00551FAB">
          <w:t>subserve</w:t>
        </w:r>
        <w:proofErr w:type="spellEnd"/>
        <w:r w:rsidR="00551FAB">
          <w:t xml:space="preserve"> various </w:t>
        </w:r>
        <w:del w:id="758" w:author="עמית ברנשטיין" w:date="2020-03-11T11:48:00Z">
          <w:r w:rsidR="00551FAB" w:rsidDel="006E47CD">
            <w:delText>types</w:delText>
          </w:r>
        </w:del>
      </w:moveTo>
      <w:ins w:id="759" w:author="עמית ברנשטיין" w:date="2020-03-11T11:48:00Z">
        <w:r w:rsidR="006E47CD">
          <w:t xml:space="preserve">forms </w:t>
        </w:r>
      </w:ins>
      <w:commentRangeEnd w:id="746"/>
      <w:ins w:id="760" w:author="עמית ברנשטיין" w:date="2020-03-11T11:49:00Z">
        <w:r w:rsidR="006E47CD">
          <w:rPr>
            <w:rStyle w:val="CommentReference"/>
          </w:rPr>
          <w:commentReference w:id="746"/>
        </w:r>
      </w:ins>
      <w:moveTo w:id="761" w:author="יפתח עמיר" w:date="2020-01-12T13:53:00Z">
        <w:del w:id="762" w:author="עמית ברנשטיין" w:date="2020-03-11T11:48:00Z">
          <w:r w:rsidR="00551FAB" w:rsidDel="006E47CD">
            <w:delText xml:space="preserve"> </w:delText>
          </w:r>
        </w:del>
        <w:r w:rsidR="00551FAB">
          <w:t xml:space="preserve">of cognitive </w:t>
        </w:r>
        <w:del w:id="763" w:author="עמית ברנשטיין" w:date="2020-03-11T11:48:00Z">
          <w:r w:rsidR="00551FAB" w:rsidDel="006E47CD">
            <w:delText>vulnerabili</w:delText>
          </w:r>
        </w:del>
      </w:moveTo>
      <w:ins w:id="764" w:author="עמית ברנשטיין" w:date="2020-03-11T11:48:00Z">
        <w:r w:rsidR="006E47CD">
          <w:t>vulnerability</w:t>
        </w:r>
      </w:ins>
      <w:moveTo w:id="765" w:author="יפתח עמיר" w:date="2020-01-12T13:53:00Z">
        <w:del w:id="766" w:author="עמית ברנשטיין" w:date="2020-03-11T11:48:00Z">
          <w:r w:rsidR="00551FAB" w:rsidDel="006E47CD">
            <w:delText>ties</w:delText>
          </w:r>
        </w:del>
        <w:r w:rsidR="00551FAB">
          <w:t>?</w:t>
        </w:r>
      </w:moveTo>
      <w:ins w:id="767" w:author="יפתח עמיר" w:date="2020-01-28T11:02:00Z">
        <w:r w:rsidR="00254746">
          <w:rPr>
            <w:lang w:val="en-IL"/>
          </w:rPr>
          <w:t>; and b) how</w:t>
        </w:r>
      </w:ins>
      <w:ins w:id="768" w:author="יפתח עמיר" w:date="2020-01-28T11:03:00Z">
        <w:r w:rsidR="00254746">
          <w:rPr>
            <w:lang w:val="en-IL"/>
          </w:rPr>
          <w:t xml:space="preserve"> does A2T model account for these </w:t>
        </w:r>
        <w:commentRangeStart w:id="769"/>
        <w:r w:rsidR="00254746">
          <w:rPr>
            <w:lang w:val="en-IL"/>
          </w:rPr>
          <w:t>phenomena</w:t>
        </w:r>
      </w:ins>
      <w:commentRangeEnd w:id="769"/>
      <w:r w:rsidR="006E47CD">
        <w:rPr>
          <w:rStyle w:val="CommentReference"/>
        </w:rPr>
        <w:commentReference w:id="769"/>
      </w:r>
      <w:ins w:id="770" w:author="יפתח עמיר" w:date="2020-01-28T11:03:00Z">
        <w:r w:rsidR="00254746">
          <w:rPr>
            <w:lang w:val="en-IL"/>
          </w:rPr>
          <w:t>?</w:t>
        </w:r>
      </w:ins>
      <w:moveTo w:id="771" w:author="יפתח עמיר" w:date="2020-01-12T13:53:00Z">
        <w:del w:id="772" w:author="יפתח עמיר" w:date="2020-01-28T11:03:00Z">
          <w:r w:rsidR="00551FAB" w:rsidDel="00254746">
            <w:delText>)</w:delText>
          </w:r>
        </w:del>
        <w:r w:rsidR="00551FAB">
          <w:t xml:space="preserve">. </w:t>
        </w:r>
        <w:commentRangeStart w:id="773"/>
        <w:commentRangeEnd w:id="773"/>
        <w:r w:rsidR="00551FAB">
          <w:rPr>
            <w:rStyle w:val="CommentReference"/>
          </w:rPr>
          <w:commentReference w:id="773"/>
        </w:r>
      </w:moveTo>
      <w:moveToRangeEnd w:id="728"/>
    </w:p>
    <w:p w14:paraId="097ADFA3" w14:textId="7E0A3D61" w:rsidR="00526BEC" w:rsidRDefault="00526BEC" w:rsidP="00201C78">
      <w:pPr>
        <w:ind w:firstLine="0"/>
        <w:rPr>
          <w:rFonts w:cstheme="majorBidi"/>
        </w:rPr>
      </w:pPr>
    </w:p>
    <w:p w14:paraId="69E1A759" w14:textId="456F8BB1" w:rsidR="00D634FB" w:rsidRPr="00D634FB" w:rsidRDefault="00081232" w:rsidP="00081232">
      <w:pPr>
        <w:ind w:firstLine="0"/>
        <w:rPr>
          <w:rFonts w:cstheme="majorBidi"/>
        </w:rPr>
      </w:pPr>
      <w:r>
        <w:rPr>
          <w:rFonts w:cstheme="majorBidi"/>
          <w:noProof/>
        </w:rPr>
        <w:drawing>
          <wp:anchor distT="0" distB="0" distL="114300" distR="114300" simplePos="0" relativeHeight="251679744" behindDoc="0" locked="0" layoutInCell="1" allowOverlap="1" wp14:anchorId="46D3D3DD" wp14:editId="3773C924">
            <wp:simplePos x="0" y="0"/>
            <wp:positionH relativeFrom="column">
              <wp:posOffset>-476250</wp:posOffset>
            </wp:positionH>
            <wp:positionV relativeFrom="paragraph">
              <wp:posOffset>-1905</wp:posOffset>
            </wp:positionV>
            <wp:extent cx="7326379" cy="2106000"/>
            <wp:effectExtent l="0" t="0" r="8255" b="889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26379" cy="2106000"/>
                    </a:xfrm>
                    <a:prstGeom prst="rect">
                      <a:avLst/>
                    </a:prstGeom>
                    <a:noFill/>
                  </pic:spPr>
                </pic:pic>
              </a:graphicData>
            </a:graphic>
          </wp:anchor>
        </w:drawing>
      </w:r>
    </w:p>
    <w:tbl>
      <w:tblPr>
        <w:tblStyle w:val="ListTable7Colorful-Accent5"/>
        <w:tblW w:w="9781" w:type="dxa"/>
        <w:tblLook w:val="04A0" w:firstRow="1" w:lastRow="0" w:firstColumn="1" w:lastColumn="0" w:noHBand="0" w:noVBand="1"/>
      </w:tblPr>
      <w:tblGrid>
        <w:gridCol w:w="2268"/>
        <w:gridCol w:w="1556"/>
        <w:gridCol w:w="1163"/>
        <w:gridCol w:w="4794"/>
      </w:tblGrid>
      <w:tr w:rsidR="00C25EAA" w14:paraId="060531A6" w14:textId="77777777" w:rsidTr="00C25E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56CC17" w14:textId="77777777" w:rsidR="001D22BB" w:rsidRPr="001346C3" w:rsidRDefault="001D22BB" w:rsidP="0085574F">
            <w:pPr>
              <w:ind w:firstLine="0"/>
              <w:jc w:val="left"/>
              <w:rPr>
                <w:b/>
                <w:bCs/>
                <w:color w:val="000000" w:themeColor="text1"/>
              </w:rPr>
            </w:pPr>
            <w:bookmarkStart w:id="774" w:name="_Hlk20904154"/>
            <w:r>
              <w:rPr>
                <w:color w:val="000000" w:themeColor="text1"/>
              </w:rPr>
              <w:t>TERM</w:t>
            </w:r>
          </w:p>
        </w:tc>
        <w:tc>
          <w:tcPr>
            <w:tcW w:w="1556" w:type="dxa"/>
          </w:tcPr>
          <w:p w14:paraId="1D9411A6" w14:textId="5135FC4A" w:rsidR="001D22BB" w:rsidRPr="004E4B37" w:rsidRDefault="001D22BB" w:rsidP="0085574F">
            <w:pPr>
              <w:ind w:firstLine="0"/>
              <w:jc w:val="left"/>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CATEGORY</w:t>
            </w:r>
          </w:p>
        </w:tc>
        <w:tc>
          <w:tcPr>
            <w:tcW w:w="1163" w:type="dxa"/>
          </w:tcPr>
          <w:p w14:paraId="1957265E" w14:textId="3C26919D" w:rsidR="001D22BB" w:rsidRPr="001D22BB" w:rsidRDefault="001D22BB" w:rsidP="0085574F">
            <w:pPr>
              <w:ind w:firstLine="0"/>
              <w:jc w:val="left"/>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SCALE</w:t>
            </w:r>
          </w:p>
        </w:tc>
        <w:tc>
          <w:tcPr>
            <w:tcW w:w="4794" w:type="dxa"/>
          </w:tcPr>
          <w:p w14:paraId="1BE046B4" w14:textId="6338E933" w:rsidR="001D22BB" w:rsidRPr="001346C3" w:rsidRDefault="001D22BB" w:rsidP="0085574F">
            <w:pPr>
              <w:ind w:firstLine="0"/>
              <w:jc w:val="left"/>
              <w:cnfStyle w:val="100000000000" w:firstRow="1" w:lastRow="0" w:firstColumn="0" w:lastColumn="0" w:oddVBand="0" w:evenVBand="0" w:oddHBand="0" w:evenHBand="0" w:firstRowFirstColumn="0" w:firstRowLastColumn="0" w:lastRowFirstColumn="0" w:lastRowLastColumn="0"/>
              <w:rPr>
                <w:b/>
                <w:bCs/>
                <w:color w:val="000000" w:themeColor="text1"/>
              </w:rPr>
            </w:pPr>
            <w:r>
              <w:rPr>
                <w:color w:val="000000" w:themeColor="text1"/>
              </w:rPr>
              <w:t>DEFINITION</w:t>
            </w:r>
          </w:p>
        </w:tc>
      </w:tr>
      <w:tr w:rsidR="00C25EAA" w14:paraId="47A3A1B4" w14:textId="77777777" w:rsidTr="00C25E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68" w:type="dxa"/>
          </w:tcPr>
          <w:p w14:paraId="7292703F" w14:textId="77777777" w:rsidR="001D22BB" w:rsidRPr="00812313" w:rsidRDefault="001D22BB" w:rsidP="0085574F">
            <w:pPr>
              <w:ind w:firstLine="0"/>
              <w:jc w:val="left"/>
              <w:rPr>
                <w:i w:val="0"/>
                <w:iCs w:val="0"/>
                <w:color w:val="000000" w:themeColor="text1"/>
              </w:rPr>
            </w:pPr>
            <w:r w:rsidRPr="00812313">
              <w:rPr>
                <w:i w:val="0"/>
                <w:iCs w:val="0"/>
                <w:color w:val="000000" w:themeColor="text1"/>
              </w:rPr>
              <w:t>Context</w:t>
            </w:r>
          </w:p>
          <w:p w14:paraId="39E377A8" w14:textId="53DABB7D" w:rsidR="001D22BB" w:rsidRPr="00812313" w:rsidRDefault="001D22BB" w:rsidP="00D4712A">
            <w:pPr>
              <w:ind w:firstLine="0"/>
              <w:jc w:val="left"/>
              <w:rPr>
                <w:i w:val="0"/>
                <w:iCs w:val="0"/>
                <w:color w:val="000000" w:themeColor="text1"/>
              </w:rPr>
            </w:pPr>
          </w:p>
        </w:tc>
        <w:tc>
          <w:tcPr>
            <w:tcW w:w="1556" w:type="dxa"/>
          </w:tcPr>
          <w:p w14:paraId="45B09BF9" w14:textId="6AF306E6" w:rsidR="001D22BB" w:rsidRPr="004E4B37" w:rsidRDefault="001D22BB" w:rsidP="0085574F">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Pr>
                <w:rFonts w:cstheme="majorBidi"/>
                <w:color w:val="000000" w:themeColor="text1"/>
              </w:rPr>
              <w:t>System component</w:t>
            </w:r>
          </w:p>
        </w:tc>
        <w:tc>
          <w:tcPr>
            <w:tcW w:w="1163" w:type="dxa"/>
          </w:tcPr>
          <w:p w14:paraId="047E434F" w14:textId="351D2534" w:rsidR="001D22BB" w:rsidRPr="001D22BB" w:rsidRDefault="001D22BB" w:rsidP="0085574F">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Pr>
                <w:rFonts w:cstheme="majorBidi"/>
                <w:color w:val="000000" w:themeColor="text1"/>
              </w:rPr>
              <w:t>Seconds</w:t>
            </w:r>
          </w:p>
        </w:tc>
        <w:tc>
          <w:tcPr>
            <w:tcW w:w="4794" w:type="dxa"/>
          </w:tcPr>
          <w:p w14:paraId="2595847A" w14:textId="3F6799A6" w:rsidR="001D22BB" w:rsidRDefault="001D22BB" w:rsidP="0085574F">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sidRPr="00D4712A">
              <w:rPr>
                <w:rFonts w:cstheme="majorBidi"/>
                <w:color w:val="000000" w:themeColor="text1"/>
              </w:rPr>
              <w:t xml:space="preserve">Degree that </w:t>
            </w:r>
            <w:r>
              <w:rPr>
                <w:rFonts w:cstheme="majorBidi"/>
                <w:color w:val="000000" w:themeColor="text1"/>
              </w:rPr>
              <w:t xml:space="preserve">current </w:t>
            </w:r>
            <w:r w:rsidRPr="00D4712A">
              <w:rPr>
                <w:rFonts w:cstheme="majorBidi"/>
                <w:color w:val="000000" w:themeColor="text1"/>
              </w:rPr>
              <w:t>context demands goal-directed focused attention</w:t>
            </w:r>
            <w:r>
              <w:rPr>
                <w:rFonts w:cstheme="majorBidi"/>
                <w:color w:val="000000" w:themeColor="text1"/>
              </w:rPr>
              <w:t>.</w:t>
            </w:r>
          </w:p>
          <w:p w14:paraId="66723D39" w14:textId="056F9AE2" w:rsidR="001D22BB" w:rsidRPr="006D4AA9" w:rsidRDefault="001D22BB" w:rsidP="0085574F">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p>
        </w:tc>
      </w:tr>
      <w:tr w:rsidR="00C25EAA" w14:paraId="77A0B8F7" w14:textId="77777777" w:rsidTr="00C25EAA">
        <w:trPr>
          <w:trHeight w:val="227"/>
        </w:trPr>
        <w:tc>
          <w:tcPr>
            <w:cnfStyle w:val="001000000000" w:firstRow="0" w:lastRow="0" w:firstColumn="1" w:lastColumn="0" w:oddVBand="0" w:evenVBand="0" w:oddHBand="0" w:evenHBand="0" w:firstRowFirstColumn="0" w:firstRowLastColumn="0" w:lastRowFirstColumn="0" w:lastRowLastColumn="0"/>
            <w:tcW w:w="2268" w:type="dxa"/>
          </w:tcPr>
          <w:p w14:paraId="2E51E8C0" w14:textId="7F12553B" w:rsidR="001D22BB" w:rsidRPr="00C25EAA" w:rsidRDefault="001D22BB" w:rsidP="002D3EC2">
            <w:pPr>
              <w:ind w:firstLine="0"/>
              <w:jc w:val="left"/>
              <w:rPr>
                <w:i w:val="0"/>
                <w:iCs w:val="0"/>
                <w:color w:val="auto"/>
              </w:rPr>
            </w:pPr>
            <w:r w:rsidRPr="00C25EAA">
              <w:rPr>
                <w:i w:val="0"/>
                <w:iCs w:val="0"/>
                <w:color w:val="auto"/>
              </w:rPr>
              <w:t>Internal Attentional Selection</w:t>
            </w:r>
          </w:p>
          <w:p w14:paraId="49CF538E" w14:textId="757CA7EF" w:rsidR="001D22BB" w:rsidRPr="00C25EAA" w:rsidRDefault="001D22BB" w:rsidP="002D3EC2">
            <w:pPr>
              <w:ind w:firstLine="0"/>
              <w:jc w:val="left"/>
              <w:rPr>
                <w:i w:val="0"/>
                <w:iCs w:val="0"/>
                <w:color w:val="auto"/>
              </w:rPr>
            </w:pPr>
          </w:p>
        </w:tc>
        <w:tc>
          <w:tcPr>
            <w:tcW w:w="1556" w:type="dxa"/>
          </w:tcPr>
          <w:p w14:paraId="2E050604" w14:textId="217A6D20" w:rsidR="001D22BB" w:rsidRPr="00C25EAA"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r w:rsidRPr="00C25EAA">
              <w:rPr>
                <w:rFonts w:cstheme="majorBidi"/>
                <w:color w:val="auto"/>
              </w:rPr>
              <w:t>System component</w:t>
            </w:r>
          </w:p>
        </w:tc>
        <w:tc>
          <w:tcPr>
            <w:tcW w:w="1163" w:type="dxa"/>
          </w:tcPr>
          <w:p w14:paraId="5394A733" w14:textId="790A738D" w:rsidR="001D22BB" w:rsidRPr="00C25EAA" w:rsidRDefault="00C87CF3"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r w:rsidRPr="00C25EAA">
              <w:rPr>
                <w:rFonts w:cstheme="majorBidi"/>
                <w:color w:val="auto"/>
              </w:rPr>
              <w:t>Seconds</w:t>
            </w:r>
          </w:p>
        </w:tc>
        <w:tc>
          <w:tcPr>
            <w:tcW w:w="4794" w:type="dxa"/>
          </w:tcPr>
          <w:p w14:paraId="250DFC59" w14:textId="05C79164" w:rsidR="001D22BB" w:rsidRPr="00C25EAA"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r w:rsidRPr="00C25EAA">
              <w:rPr>
                <w:rFonts w:cstheme="majorBidi"/>
                <w:color w:val="auto"/>
              </w:rPr>
              <w:t>Momentary probability of internal selection given previous state</w:t>
            </w:r>
          </w:p>
          <w:p w14:paraId="31C542CE" w14:textId="3562F0A5" w:rsidR="001D22BB" w:rsidRPr="00C25EAA"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p>
        </w:tc>
      </w:tr>
      <w:tr w:rsidR="00C25EAA" w14:paraId="1FEC7680" w14:textId="77777777" w:rsidTr="00C25E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68" w:type="dxa"/>
          </w:tcPr>
          <w:p w14:paraId="2E26E36F" w14:textId="00A4AF54" w:rsidR="001D22BB" w:rsidRPr="00812313" w:rsidRDefault="001D22BB" w:rsidP="002D3EC2">
            <w:pPr>
              <w:ind w:firstLine="0"/>
              <w:jc w:val="left"/>
              <w:rPr>
                <w:i w:val="0"/>
                <w:iCs w:val="0"/>
                <w:color w:val="000000" w:themeColor="text1"/>
              </w:rPr>
            </w:pPr>
            <w:r w:rsidRPr="00812313">
              <w:rPr>
                <w:i w:val="0"/>
                <w:iCs w:val="0"/>
                <w:color w:val="000000" w:themeColor="text1"/>
              </w:rPr>
              <w:t>Representations in WM</w:t>
            </w:r>
          </w:p>
        </w:tc>
        <w:tc>
          <w:tcPr>
            <w:tcW w:w="1556" w:type="dxa"/>
          </w:tcPr>
          <w:p w14:paraId="3C3950C7" w14:textId="790E278E" w:rsidR="001D22BB" w:rsidRPr="006D4AA9" w:rsidRDefault="001D22BB"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sidRPr="002D3EC2">
              <w:rPr>
                <w:rFonts w:cstheme="majorBidi"/>
                <w:color w:val="000000" w:themeColor="text1"/>
              </w:rPr>
              <w:t>System component</w:t>
            </w:r>
          </w:p>
        </w:tc>
        <w:tc>
          <w:tcPr>
            <w:tcW w:w="1163" w:type="dxa"/>
          </w:tcPr>
          <w:p w14:paraId="7528C279" w14:textId="6DF03531" w:rsidR="001D22BB" w:rsidRPr="006D4AA9" w:rsidRDefault="00C87CF3"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Pr>
                <w:rFonts w:cstheme="majorBidi"/>
                <w:color w:val="000000" w:themeColor="text1"/>
              </w:rPr>
              <w:t>Seconds</w:t>
            </w:r>
          </w:p>
        </w:tc>
        <w:tc>
          <w:tcPr>
            <w:tcW w:w="4794" w:type="dxa"/>
          </w:tcPr>
          <w:p w14:paraId="4C49575C" w14:textId="77777777" w:rsidR="001D22BB" w:rsidRDefault="001D22BB"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sidRPr="006D4AA9">
              <w:rPr>
                <w:rFonts w:cstheme="majorBidi"/>
                <w:color w:val="000000" w:themeColor="text1"/>
              </w:rPr>
              <w:t xml:space="preserve">Representations momentarily </w:t>
            </w:r>
            <w:r>
              <w:rPr>
                <w:rFonts w:cstheme="majorBidi"/>
                <w:color w:val="000000" w:themeColor="text1"/>
              </w:rPr>
              <w:t>stored and accessible</w:t>
            </w:r>
            <w:r w:rsidRPr="006D4AA9">
              <w:rPr>
                <w:rFonts w:cstheme="majorBidi"/>
                <w:color w:val="000000" w:themeColor="text1"/>
              </w:rPr>
              <w:t xml:space="preserve"> in working memory</w:t>
            </w:r>
          </w:p>
          <w:p w14:paraId="24EFD5DE" w14:textId="708C2A8D" w:rsidR="00C87CF3" w:rsidRPr="00D40307" w:rsidRDefault="00C87CF3"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p>
        </w:tc>
      </w:tr>
      <w:tr w:rsidR="00C25EAA" w14:paraId="493E12B5" w14:textId="77777777" w:rsidTr="00C25EAA">
        <w:trPr>
          <w:trHeight w:val="227"/>
        </w:trPr>
        <w:tc>
          <w:tcPr>
            <w:cnfStyle w:val="001000000000" w:firstRow="0" w:lastRow="0" w:firstColumn="1" w:lastColumn="0" w:oddVBand="0" w:evenVBand="0" w:oddHBand="0" w:evenHBand="0" w:firstRowFirstColumn="0" w:firstRowLastColumn="0" w:lastRowFirstColumn="0" w:lastRowLastColumn="0"/>
            <w:tcW w:w="2268" w:type="dxa"/>
          </w:tcPr>
          <w:p w14:paraId="35382531" w14:textId="6B7B17DC" w:rsidR="001D22BB" w:rsidRPr="00812313" w:rsidRDefault="001D22BB" w:rsidP="002D3EC2">
            <w:pPr>
              <w:ind w:firstLine="0"/>
              <w:jc w:val="left"/>
              <w:rPr>
                <w:i w:val="0"/>
                <w:iCs w:val="0"/>
                <w:color w:val="000000" w:themeColor="text1"/>
              </w:rPr>
            </w:pPr>
            <w:r w:rsidRPr="00812313">
              <w:rPr>
                <w:i w:val="0"/>
                <w:iCs w:val="0"/>
                <w:color w:val="000000" w:themeColor="text1"/>
              </w:rPr>
              <w:t>Affect</w:t>
            </w:r>
          </w:p>
        </w:tc>
        <w:tc>
          <w:tcPr>
            <w:tcW w:w="1556" w:type="dxa"/>
          </w:tcPr>
          <w:p w14:paraId="48FCBEF9" w14:textId="7B56454A" w:rsidR="001D22BB" w:rsidRPr="006D4AA9"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000000" w:themeColor="text1"/>
              </w:rPr>
            </w:pPr>
            <w:r w:rsidRPr="002D3EC2">
              <w:rPr>
                <w:rFonts w:cstheme="majorBidi"/>
                <w:color w:val="000000" w:themeColor="text1"/>
              </w:rPr>
              <w:t>System component</w:t>
            </w:r>
          </w:p>
        </w:tc>
        <w:tc>
          <w:tcPr>
            <w:tcW w:w="1163" w:type="dxa"/>
          </w:tcPr>
          <w:p w14:paraId="00759B70" w14:textId="364A799C" w:rsidR="001D22BB" w:rsidRPr="006D4AA9" w:rsidRDefault="00C87CF3"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000000" w:themeColor="text1"/>
              </w:rPr>
            </w:pPr>
            <w:r>
              <w:rPr>
                <w:rFonts w:cstheme="majorBidi"/>
                <w:color w:val="000000" w:themeColor="text1"/>
              </w:rPr>
              <w:t>Seconds</w:t>
            </w:r>
          </w:p>
        </w:tc>
        <w:tc>
          <w:tcPr>
            <w:tcW w:w="4794" w:type="dxa"/>
          </w:tcPr>
          <w:p w14:paraId="3D7457DF" w14:textId="5421650C" w:rsidR="001D22BB"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000000" w:themeColor="text1"/>
              </w:rPr>
            </w:pPr>
            <w:r w:rsidRPr="006D4AA9">
              <w:rPr>
                <w:rFonts w:cstheme="majorBidi"/>
                <w:color w:val="000000" w:themeColor="text1"/>
              </w:rPr>
              <w:t>The momentary the subjectively experienced hedonic tone (degree of positive and negative affect)</w:t>
            </w:r>
          </w:p>
          <w:p w14:paraId="45F7A9E8" w14:textId="55C33926" w:rsidR="00C87CF3" w:rsidRPr="00D40307" w:rsidRDefault="00C87CF3"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000000" w:themeColor="text1"/>
              </w:rPr>
            </w:pPr>
          </w:p>
        </w:tc>
      </w:tr>
      <w:tr w:rsidR="00C25EAA" w14:paraId="120E501E" w14:textId="77777777" w:rsidTr="00C25E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268" w:type="dxa"/>
          </w:tcPr>
          <w:p w14:paraId="104E6102" w14:textId="38B5AF50" w:rsidR="001D22BB" w:rsidRPr="00812313" w:rsidRDefault="001D22BB" w:rsidP="002D3EC2">
            <w:pPr>
              <w:ind w:firstLine="0"/>
              <w:jc w:val="left"/>
              <w:rPr>
                <w:i w:val="0"/>
                <w:iCs w:val="0"/>
                <w:color w:val="000000" w:themeColor="text1"/>
              </w:rPr>
            </w:pPr>
            <w:r w:rsidRPr="00812313">
              <w:rPr>
                <w:i w:val="0"/>
                <w:iCs w:val="0"/>
                <w:color w:val="000000" w:themeColor="text1"/>
              </w:rPr>
              <w:t>State in context</w:t>
            </w:r>
          </w:p>
        </w:tc>
        <w:tc>
          <w:tcPr>
            <w:tcW w:w="1556" w:type="dxa"/>
          </w:tcPr>
          <w:p w14:paraId="11123DB7" w14:textId="2D2CE893" w:rsidR="001D22BB" w:rsidRDefault="001D22BB"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Pr>
                <w:rFonts w:cstheme="majorBidi"/>
                <w:color w:val="000000" w:themeColor="text1"/>
              </w:rPr>
              <w:t>Emergent</w:t>
            </w:r>
            <w:r w:rsidRPr="002D3EC2">
              <w:rPr>
                <w:rFonts w:cstheme="majorBidi"/>
                <w:color w:val="000000" w:themeColor="text1"/>
              </w:rPr>
              <w:t xml:space="preserve"> </w:t>
            </w:r>
            <w:r>
              <w:rPr>
                <w:rFonts w:cstheme="majorBidi"/>
                <w:color w:val="000000" w:themeColor="text1"/>
              </w:rPr>
              <w:t>characteristic</w:t>
            </w:r>
          </w:p>
        </w:tc>
        <w:tc>
          <w:tcPr>
            <w:tcW w:w="1163" w:type="dxa"/>
          </w:tcPr>
          <w:p w14:paraId="70ABC9F9" w14:textId="6F341AD1" w:rsidR="001D22BB" w:rsidRDefault="00C87CF3"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Pr>
                <w:rFonts w:cstheme="majorBidi"/>
                <w:color w:val="000000" w:themeColor="text1"/>
              </w:rPr>
              <w:t>Seconds</w:t>
            </w:r>
          </w:p>
        </w:tc>
        <w:tc>
          <w:tcPr>
            <w:tcW w:w="4794" w:type="dxa"/>
          </w:tcPr>
          <w:p w14:paraId="29EC49F1" w14:textId="202E4E49" w:rsidR="001D22BB" w:rsidRPr="009E6BF7" w:rsidRDefault="001D22BB"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r>
              <w:rPr>
                <w:rFonts w:cstheme="majorBidi"/>
                <w:color w:val="000000" w:themeColor="text1"/>
              </w:rPr>
              <w:t xml:space="preserve">Momentary constellation of the components of model – i.e., momentary context, momentary </w:t>
            </w:r>
            <w:r>
              <w:rPr>
                <w:rFonts w:cstheme="majorBidi"/>
                <w:color w:val="000000" w:themeColor="text1"/>
              </w:rPr>
              <w:lastRenderedPageBreak/>
              <w:t>affective state, momentary representations stored in working memory)</w:t>
            </w:r>
          </w:p>
          <w:p w14:paraId="68DD6F93" w14:textId="77777777" w:rsidR="001D22BB" w:rsidRPr="00D40307" w:rsidRDefault="001D22BB"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000000" w:themeColor="text1"/>
              </w:rPr>
            </w:pPr>
          </w:p>
        </w:tc>
      </w:tr>
      <w:tr w:rsidR="00C25EAA" w14:paraId="579CBC14" w14:textId="77777777" w:rsidTr="00C25EAA">
        <w:tc>
          <w:tcPr>
            <w:cnfStyle w:val="001000000000" w:firstRow="0" w:lastRow="0" w:firstColumn="1" w:lastColumn="0" w:oddVBand="0" w:evenVBand="0" w:oddHBand="0" w:evenHBand="0" w:firstRowFirstColumn="0" w:firstRowLastColumn="0" w:lastRowFirstColumn="0" w:lastRowLastColumn="0"/>
            <w:tcW w:w="2268" w:type="dxa"/>
          </w:tcPr>
          <w:p w14:paraId="779D1399" w14:textId="6E4FF352" w:rsidR="001D22BB" w:rsidRPr="00C25EAA" w:rsidRDefault="001D22BB" w:rsidP="002D3EC2">
            <w:pPr>
              <w:ind w:firstLine="0"/>
              <w:jc w:val="left"/>
              <w:rPr>
                <w:i w:val="0"/>
                <w:iCs w:val="0"/>
                <w:color w:val="auto"/>
              </w:rPr>
            </w:pPr>
            <w:r w:rsidRPr="00C25EAA">
              <w:rPr>
                <w:i w:val="0"/>
                <w:iCs w:val="0"/>
                <w:color w:val="auto"/>
              </w:rPr>
              <w:t>Trajectory</w:t>
            </w:r>
          </w:p>
        </w:tc>
        <w:tc>
          <w:tcPr>
            <w:tcW w:w="1556" w:type="dxa"/>
          </w:tcPr>
          <w:p w14:paraId="1B077569" w14:textId="77777777" w:rsidR="001D22BB" w:rsidRPr="00C25EAA"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r w:rsidRPr="00C25EAA">
              <w:rPr>
                <w:rFonts w:cstheme="majorBidi"/>
                <w:color w:val="auto"/>
              </w:rPr>
              <w:t>Emergent characteristic</w:t>
            </w:r>
          </w:p>
          <w:p w14:paraId="4F54E9B1" w14:textId="7163C19C" w:rsidR="001D22BB" w:rsidRPr="00C25EAA"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p>
        </w:tc>
        <w:tc>
          <w:tcPr>
            <w:tcW w:w="1163" w:type="dxa"/>
          </w:tcPr>
          <w:p w14:paraId="32CA2637" w14:textId="5B1247D1" w:rsidR="001D22BB" w:rsidRPr="00C25EAA" w:rsidRDefault="00C87CF3"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r w:rsidRPr="00C25EAA">
              <w:rPr>
                <w:rFonts w:cstheme="majorBidi"/>
                <w:color w:val="auto"/>
              </w:rPr>
              <w:t>Minute(s)</w:t>
            </w:r>
          </w:p>
        </w:tc>
        <w:tc>
          <w:tcPr>
            <w:tcW w:w="4794" w:type="dxa"/>
          </w:tcPr>
          <w:p w14:paraId="6005BBC2" w14:textId="09704315" w:rsidR="001D22BB" w:rsidRPr="00C25EAA"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r w:rsidRPr="00C25EAA">
              <w:rPr>
                <w:rFonts w:cstheme="majorBidi"/>
                <w:color w:val="auto"/>
              </w:rPr>
              <w:t>States in context in time</w:t>
            </w:r>
          </w:p>
          <w:p w14:paraId="5700DFF6" w14:textId="77777777" w:rsidR="001D22BB" w:rsidRPr="00C25EAA"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p>
        </w:tc>
      </w:tr>
      <w:tr w:rsidR="00C25EAA" w14:paraId="3508AF31" w14:textId="77777777" w:rsidTr="00C25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F232EDD" w14:textId="77777777" w:rsidR="001D22BB" w:rsidRPr="00C25EAA" w:rsidRDefault="001D22BB" w:rsidP="002D3EC2">
            <w:pPr>
              <w:ind w:firstLine="0"/>
              <w:jc w:val="left"/>
              <w:rPr>
                <w:i w:val="0"/>
                <w:iCs w:val="0"/>
                <w:color w:val="auto"/>
              </w:rPr>
            </w:pPr>
            <w:r w:rsidRPr="00C25EAA">
              <w:rPr>
                <w:i w:val="0"/>
                <w:iCs w:val="0"/>
                <w:color w:val="auto"/>
              </w:rPr>
              <w:t>Episodes of potential risk</w:t>
            </w:r>
          </w:p>
          <w:p w14:paraId="32E831B2" w14:textId="23EB2625" w:rsidR="001D22BB" w:rsidRPr="00C25EAA" w:rsidRDefault="001D22BB" w:rsidP="002D3EC2">
            <w:pPr>
              <w:ind w:firstLine="0"/>
              <w:jc w:val="left"/>
              <w:rPr>
                <w:i w:val="0"/>
                <w:iCs w:val="0"/>
                <w:color w:val="auto"/>
              </w:rPr>
            </w:pPr>
          </w:p>
        </w:tc>
        <w:tc>
          <w:tcPr>
            <w:tcW w:w="1556" w:type="dxa"/>
          </w:tcPr>
          <w:p w14:paraId="6A636391" w14:textId="77777777" w:rsidR="001D22BB" w:rsidRPr="00C25EAA" w:rsidRDefault="001D22BB"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auto"/>
              </w:rPr>
            </w:pPr>
            <w:r w:rsidRPr="00C25EAA">
              <w:rPr>
                <w:rFonts w:cstheme="majorBidi"/>
                <w:color w:val="auto"/>
              </w:rPr>
              <w:t>Emergent characteristic</w:t>
            </w:r>
          </w:p>
          <w:p w14:paraId="2263FB56" w14:textId="029D5F73" w:rsidR="001D22BB" w:rsidRPr="00C25EAA" w:rsidRDefault="001D22BB"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auto"/>
              </w:rPr>
            </w:pPr>
          </w:p>
        </w:tc>
        <w:tc>
          <w:tcPr>
            <w:tcW w:w="1163" w:type="dxa"/>
          </w:tcPr>
          <w:p w14:paraId="499663A1" w14:textId="77777777" w:rsidR="001D22BB" w:rsidRPr="00C25EAA" w:rsidRDefault="00C87CF3"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auto"/>
              </w:rPr>
            </w:pPr>
            <w:r w:rsidRPr="00C25EAA">
              <w:rPr>
                <w:rFonts w:cstheme="majorBidi"/>
                <w:color w:val="auto"/>
              </w:rPr>
              <w:t>Hours, days</w:t>
            </w:r>
          </w:p>
          <w:p w14:paraId="0AEEA782" w14:textId="73958183" w:rsidR="00812313" w:rsidRPr="00C25EAA" w:rsidRDefault="00812313"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auto"/>
              </w:rPr>
            </w:pPr>
          </w:p>
        </w:tc>
        <w:tc>
          <w:tcPr>
            <w:tcW w:w="4794" w:type="dxa"/>
          </w:tcPr>
          <w:p w14:paraId="10C738C2" w14:textId="1028DE8E" w:rsidR="001D22BB" w:rsidRPr="00C25EAA" w:rsidRDefault="001D22BB"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auto"/>
              </w:rPr>
            </w:pPr>
            <w:r w:rsidRPr="00C25EAA">
              <w:rPr>
                <w:rFonts w:cstheme="majorBidi"/>
                <w:color w:val="auto"/>
              </w:rPr>
              <w:t>Trajectories</w:t>
            </w:r>
          </w:p>
          <w:p w14:paraId="45D91BB4" w14:textId="77777777" w:rsidR="001D22BB" w:rsidRPr="00C25EAA" w:rsidRDefault="001D22BB" w:rsidP="002D3EC2">
            <w:pPr>
              <w:ind w:firstLine="0"/>
              <w:jc w:val="left"/>
              <w:cnfStyle w:val="000000100000" w:firstRow="0" w:lastRow="0" w:firstColumn="0" w:lastColumn="0" w:oddVBand="0" w:evenVBand="0" w:oddHBand="1" w:evenHBand="0" w:firstRowFirstColumn="0" w:firstRowLastColumn="0" w:lastRowFirstColumn="0" w:lastRowLastColumn="0"/>
              <w:rPr>
                <w:rFonts w:cstheme="majorBidi"/>
                <w:color w:val="auto"/>
              </w:rPr>
            </w:pPr>
          </w:p>
        </w:tc>
      </w:tr>
      <w:tr w:rsidR="00C25EAA" w14:paraId="5349B1D5" w14:textId="77777777" w:rsidTr="00C25EAA">
        <w:tc>
          <w:tcPr>
            <w:cnfStyle w:val="001000000000" w:firstRow="0" w:lastRow="0" w:firstColumn="1" w:lastColumn="0" w:oddVBand="0" w:evenVBand="0" w:oddHBand="0" w:evenHBand="0" w:firstRowFirstColumn="0" w:firstRowLastColumn="0" w:lastRowFirstColumn="0" w:lastRowLastColumn="0"/>
            <w:tcW w:w="2268" w:type="dxa"/>
          </w:tcPr>
          <w:p w14:paraId="2935CCBC" w14:textId="24D7FEFC" w:rsidR="001D22BB" w:rsidRPr="00C25EAA" w:rsidRDefault="001D22BB" w:rsidP="002D3EC2">
            <w:pPr>
              <w:ind w:firstLine="0"/>
              <w:jc w:val="left"/>
              <w:rPr>
                <w:i w:val="0"/>
                <w:iCs w:val="0"/>
                <w:color w:val="auto"/>
              </w:rPr>
            </w:pPr>
            <w:r w:rsidRPr="00C25EAA">
              <w:rPr>
                <w:i w:val="0"/>
                <w:iCs w:val="0"/>
                <w:color w:val="auto"/>
              </w:rPr>
              <w:t>Vulnerability</w:t>
            </w:r>
          </w:p>
        </w:tc>
        <w:tc>
          <w:tcPr>
            <w:tcW w:w="1556" w:type="dxa"/>
          </w:tcPr>
          <w:p w14:paraId="596988C5" w14:textId="7F5C6F81" w:rsidR="001D22BB" w:rsidRPr="00C25EAA"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r w:rsidRPr="00C25EAA">
              <w:rPr>
                <w:rFonts w:cstheme="majorBidi"/>
                <w:color w:val="auto"/>
              </w:rPr>
              <w:t>Emergent characteristic</w:t>
            </w:r>
          </w:p>
        </w:tc>
        <w:tc>
          <w:tcPr>
            <w:tcW w:w="1163" w:type="dxa"/>
          </w:tcPr>
          <w:p w14:paraId="1EB16509" w14:textId="7D5F8874" w:rsidR="001D22BB" w:rsidRPr="00C25EAA" w:rsidRDefault="00C87CF3"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r w:rsidRPr="00C25EAA">
              <w:rPr>
                <w:rFonts w:cstheme="majorBidi"/>
                <w:color w:val="auto"/>
              </w:rPr>
              <w:t>Days, months, years</w:t>
            </w:r>
          </w:p>
        </w:tc>
        <w:tc>
          <w:tcPr>
            <w:tcW w:w="4794" w:type="dxa"/>
          </w:tcPr>
          <w:p w14:paraId="0FFC0B49" w14:textId="009CE95E" w:rsidR="001D22BB" w:rsidRPr="00C25EAA" w:rsidRDefault="001D22BB" w:rsidP="002D3EC2">
            <w:pPr>
              <w:ind w:firstLine="0"/>
              <w:jc w:val="left"/>
              <w:cnfStyle w:val="000000000000" w:firstRow="0" w:lastRow="0" w:firstColumn="0" w:lastColumn="0" w:oddVBand="0" w:evenVBand="0" w:oddHBand="0" w:evenHBand="0" w:firstRowFirstColumn="0" w:firstRowLastColumn="0" w:lastRowFirstColumn="0" w:lastRowLastColumn="0"/>
              <w:rPr>
                <w:rFonts w:cstheme="majorBidi"/>
                <w:color w:val="auto"/>
              </w:rPr>
            </w:pPr>
            <w:r w:rsidRPr="00C25EAA">
              <w:rPr>
                <w:rFonts w:cstheme="majorBidi"/>
                <w:color w:val="auto"/>
              </w:rPr>
              <w:t>Chronicity of trajectory or states in time, over longer time epics and across contexts</w:t>
            </w:r>
          </w:p>
        </w:tc>
      </w:tr>
      <w:bookmarkEnd w:id="774"/>
    </w:tbl>
    <w:p w14:paraId="0504D03A" w14:textId="77777777" w:rsidR="00835EB2" w:rsidRPr="00835EB2" w:rsidRDefault="00835EB2" w:rsidP="001E1B61"/>
    <w:p w14:paraId="50F80358" w14:textId="5E424816" w:rsidR="00614E11" w:rsidDel="00551FAB" w:rsidRDefault="00835EB2" w:rsidP="0075551C">
      <w:pPr>
        <w:pStyle w:val="Heading2"/>
        <w:rPr>
          <w:del w:id="775" w:author="יפתח עמיר" w:date="2020-01-12T13:53:00Z"/>
        </w:rPr>
        <w:pPrChange w:id="776" w:author="עמית ברנשטיין" w:date="2020-03-12T16:17:00Z">
          <w:pPr>
            <w:pStyle w:val="Heading2"/>
          </w:pPr>
        </w:pPrChange>
      </w:pPr>
      <w:commentRangeStart w:id="777"/>
      <w:del w:id="778" w:author="יפתח עמיר" w:date="2020-01-12T13:53:00Z">
        <w:r w:rsidDel="00551FAB">
          <w:delText xml:space="preserve">Attention-to-Thoughts </w:delText>
        </w:r>
        <w:r w:rsidR="00614E11" w:rsidDel="00551FAB">
          <w:delText xml:space="preserve">(A2T) </w:delText>
        </w:r>
        <w:r w:rsidR="00E10C4C" w:rsidRPr="00E10C4C" w:rsidDel="00551FAB">
          <w:delText>Model</w:delText>
        </w:r>
        <w:r w:rsidDel="00551FAB">
          <w:delText>: Ai</w:delText>
        </w:r>
        <w:r w:rsidR="00570795" w:rsidDel="00551FAB">
          <w:delText xml:space="preserve">ms </w:delText>
        </w:r>
      </w:del>
    </w:p>
    <w:p w14:paraId="74B7A645" w14:textId="0CD3261D" w:rsidR="00E777C0" w:rsidDel="00551FAB" w:rsidRDefault="00FF68B3" w:rsidP="0075551C">
      <w:pPr>
        <w:pStyle w:val="Heading2"/>
        <w:rPr>
          <w:del w:id="779" w:author="יפתח עמיר" w:date="2020-01-12T13:53:00Z"/>
        </w:rPr>
        <w:pPrChange w:id="780" w:author="עמית ברנשטיין" w:date="2020-03-12T16:17:00Z">
          <w:pPr/>
        </w:pPrChange>
      </w:pPr>
      <w:del w:id="781" w:author="יפתח עמיר" w:date="2020-01-12T13:53:00Z">
        <w:r w:rsidDel="00551FAB">
          <w:delText>Accordingly, t</w:delText>
        </w:r>
        <w:r w:rsidR="006B4D4E" w:rsidDel="00551FAB">
          <w:delText xml:space="preserve">he </w:delText>
        </w:r>
        <w:r w:rsidDel="00551FAB">
          <w:delText>A2T</w:delText>
        </w:r>
        <w:r w:rsidR="006B4D4E" w:rsidDel="00551FAB">
          <w:delText xml:space="preserve"> model</w:delText>
        </w:r>
        <w:r w:rsidR="00072021" w:rsidDel="00551FAB">
          <w:delText xml:space="preserve"> focuses on</w:delText>
        </w:r>
        <w:r w:rsidR="008906FC" w:rsidDel="00551FAB">
          <w:delText>,</w:delText>
        </w:r>
        <w:r w:rsidR="00072021" w:rsidDel="00551FAB">
          <w:delText xml:space="preserve"> and </w:delText>
        </w:r>
        <w:r w:rsidR="00270281" w:rsidDel="00551FAB">
          <w:delText>aims to</w:delText>
        </w:r>
        <w:r w:rsidR="006B4D4E" w:rsidDel="00551FAB">
          <w:delText xml:space="preserve"> account for</w:delText>
        </w:r>
        <w:r w:rsidR="008906FC" w:rsidDel="00551FAB">
          <w:delText>,</w:delText>
        </w:r>
        <w:r w:rsidR="006B4D4E" w:rsidDel="00551FAB">
          <w:delText xml:space="preserve"> three </w:delText>
        </w:r>
        <w:r w:rsidR="00DF6FA9" w:rsidDel="00551FAB">
          <w:delText xml:space="preserve">key questions and implications of internal attention within </w:delText>
        </w:r>
        <w:r w:rsidR="00830B2A" w:rsidDel="00551FAB">
          <w:delText xml:space="preserve">this dynamic system of </w:delText>
        </w:r>
        <w:r w:rsidR="002F4900" w:rsidDel="00551FAB">
          <w:delText xml:space="preserve">thoughts </w:delText>
        </w:r>
        <w:r w:rsidR="00830B2A" w:rsidDel="00551FAB">
          <w:delText>and emotion</w:delText>
        </w:r>
        <w:r w:rsidR="00270281" w:rsidDel="00551FAB">
          <w:delText>:</w:delText>
        </w:r>
        <w:r w:rsidR="006B4D4E" w:rsidDel="00551FAB">
          <w:delText xml:space="preserve"> </w:delText>
        </w:r>
        <w:r w:rsidR="00270281" w:rsidDel="00551FAB">
          <w:delText xml:space="preserve">(1) What </w:delText>
        </w:r>
        <w:r w:rsidR="00892042" w:rsidDel="00551FAB">
          <w:delText>guides</w:delText>
        </w:r>
        <w:r w:rsidR="00270281" w:rsidDel="00551FAB">
          <w:delText xml:space="preserve"> the c</w:delText>
        </w:r>
        <w:r w:rsidR="00E777C0" w:rsidDel="00551FAB">
          <w:delText xml:space="preserve">urrent momentary focus of internal attention or </w:delText>
        </w:r>
        <w:r w:rsidR="002C5207" w:rsidDel="00551FAB">
          <w:delText xml:space="preserve">selection of </w:delText>
        </w:r>
        <w:r w:rsidR="00E777C0" w:rsidDel="00551FAB">
          <w:delText>present moment thought content</w:delText>
        </w:r>
        <w:r w:rsidR="00CA64BA" w:rsidDel="00551FAB">
          <w:delText xml:space="preserve"> (i.e., </w:delText>
        </w:r>
        <w:r w:rsidR="002F4900" w:rsidDel="00551FAB">
          <w:delText>which internal representations are selected into WM</w:delText>
        </w:r>
        <w:r w:rsidR="00CA64BA" w:rsidDel="00551FAB">
          <w:delText>?)</w:delText>
        </w:r>
        <w:r w:rsidR="00892042" w:rsidDel="00551FAB">
          <w:delText xml:space="preserve">; </w:delText>
        </w:r>
        <w:r w:rsidR="00E777C0" w:rsidDel="00551FAB">
          <w:delText xml:space="preserve">(2) </w:delText>
        </w:r>
        <w:r w:rsidR="00892042" w:rsidDel="00551FAB">
          <w:delText xml:space="preserve">the </w:delText>
        </w:r>
        <w:r w:rsidR="00E777C0" w:rsidDel="00551FAB">
          <w:delText xml:space="preserve">temporal features or </w:delText>
        </w:r>
        <w:r w:rsidR="00EB1883" w:rsidDel="00551FAB">
          <w:delText>dynamics</w:delText>
        </w:r>
        <w:r w:rsidR="00E777C0" w:rsidDel="00551FAB">
          <w:delText xml:space="preserve"> of that </w:delText>
        </w:r>
        <w:r w:rsidR="00EB1883" w:rsidDel="00551FAB">
          <w:delText>internal</w:delText>
        </w:r>
        <w:r w:rsidR="00E777C0" w:rsidDel="00551FAB">
          <w:delText xml:space="preserve"> focus or thought content in time</w:delText>
        </w:r>
        <w:r w:rsidR="00CA64BA" w:rsidDel="00551FAB">
          <w:delText xml:space="preserve"> (i.e.,., </w:delText>
        </w:r>
        <w:r w:rsidR="002F4900" w:rsidDel="00551FAB">
          <w:delText>what drives stability and variability in thought content over time?</w:delText>
        </w:r>
        <w:r w:rsidR="00CA64BA" w:rsidDel="00551FAB">
          <w:delText>)</w:delText>
        </w:r>
        <w:r w:rsidR="005B5341" w:rsidDel="00551FAB">
          <w:delText xml:space="preserve">. </w:delText>
        </w:r>
      </w:del>
      <w:moveFromRangeStart w:id="782" w:author="יפתח עמיר" w:date="2020-01-12T13:53:00Z" w:name="move29729618"/>
      <w:moveFrom w:id="783" w:author="יפתח עמיר" w:date="2020-01-12T13:53:00Z">
        <w:del w:id="784" w:author="יפתח עמיר" w:date="2020-01-12T13:53:00Z">
          <w:r w:rsidR="005B5341" w:rsidDel="00551FAB">
            <w:delText>By attempting to address this questions using the A2T model, we then demonstrate</w:delText>
          </w:r>
          <w:r w:rsidR="00892042" w:rsidDel="00551FAB">
            <w:delText xml:space="preserve"> </w:delText>
          </w:r>
          <w:r w:rsidR="00E777C0" w:rsidDel="00551FAB">
            <w:delText>implications of key patterns of those temporal features or dynamics of internal focus of attention  in time for higher-level cognition and</w:delText>
          </w:r>
          <w:r w:rsidR="005B5341" w:rsidDel="00551FAB">
            <w:delText xml:space="preserve"> mental-health and</w:delText>
          </w:r>
          <w:r w:rsidR="00E777C0" w:rsidDel="00551FAB">
            <w:delText xml:space="preserve"> respective</w:delText>
          </w:r>
          <w:r w:rsidR="0026693A" w:rsidDel="00551FAB">
            <w:delText xml:space="preserve"> </w:delText>
          </w:r>
          <w:r w:rsidR="00892042" w:rsidDel="00551FAB">
            <w:delText>cognitive vulnerabilities</w:delText>
          </w:r>
          <w:r w:rsidR="00CA64BA" w:rsidDel="00551FAB">
            <w:delText xml:space="preserve"> (i.e., </w:delText>
          </w:r>
          <w:r w:rsidR="002F4900" w:rsidDel="00551FAB">
            <w:delText>how does internal attention subserve various types of cognitive vulnerabilities</w:delText>
          </w:r>
          <w:r w:rsidR="00CA64BA" w:rsidDel="00551FAB">
            <w:delText>?)</w:delText>
          </w:r>
          <w:r w:rsidR="0026693A" w:rsidDel="00551FAB">
            <w:delText>.</w:delText>
          </w:r>
          <w:r w:rsidR="00E777C0" w:rsidDel="00551FAB">
            <w:delText xml:space="preserve"> </w:delText>
          </w:r>
          <w:commentRangeEnd w:id="777"/>
          <w:r w:rsidR="0061369D" w:rsidDel="00551FAB">
            <w:rPr>
              <w:rStyle w:val="CommentReference"/>
            </w:rPr>
            <w:commentReference w:id="777"/>
          </w:r>
        </w:del>
      </w:moveFrom>
      <w:moveFromRangeEnd w:id="782"/>
    </w:p>
    <w:p w14:paraId="447289D8" w14:textId="788F73C3" w:rsidR="00E777C0" w:rsidDel="005B5341" w:rsidRDefault="0026693A" w:rsidP="0075551C">
      <w:pPr>
        <w:pStyle w:val="Heading2"/>
        <w:rPr>
          <w:del w:id="785" w:author="יפתח עמיר" w:date="2019-12-11T15:00:00Z"/>
        </w:rPr>
        <w:pPrChange w:id="786" w:author="עמית ברנשטיין" w:date="2020-03-12T16:17:00Z">
          <w:pPr/>
        </w:pPrChange>
      </w:pPr>
      <w:del w:id="787" w:author="יפתח עמיר" w:date="2019-12-11T15:00:00Z">
        <w:r w:rsidDel="005B5341">
          <w:delText>Accordingly, the model</w:delText>
        </w:r>
        <w:r w:rsidR="00892042" w:rsidDel="005B5341">
          <w:delText xml:space="preserve"> focuses on </w:delText>
        </w:r>
        <w:r w:rsidR="00341F7B" w:rsidRPr="001A1425" w:rsidDel="005B5341">
          <w:delText>two</w:delText>
        </w:r>
        <w:r w:rsidR="00892042" w:rsidDel="005B5341">
          <w:delText xml:space="preserve"> key explanatory levels. First,</w:delText>
        </w:r>
        <w:r w:rsidR="00E777C0" w:rsidRPr="00A261C4" w:rsidDel="005B5341">
          <w:delText xml:space="preserve"> </w:delText>
        </w:r>
        <w:r w:rsidR="00892042" w:rsidRPr="00A261C4" w:rsidDel="005B5341">
          <w:rPr>
            <w:bCs/>
          </w:rPr>
          <w:delText>m</w:delText>
        </w:r>
        <w:r w:rsidR="00E777C0" w:rsidRPr="00A261C4" w:rsidDel="005B5341">
          <w:rPr>
            <w:bCs/>
          </w:rPr>
          <w:delText xml:space="preserve">omentary </w:delText>
        </w:r>
        <w:r w:rsidR="00892042" w:rsidRPr="00A261C4" w:rsidDel="005B5341">
          <w:rPr>
            <w:bCs/>
          </w:rPr>
          <w:delText>states</w:delText>
        </w:r>
        <w:r w:rsidR="00892042" w:rsidDel="005B5341">
          <w:rPr>
            <w:bCs/>
          </w:rPr>
          <w:delText xml:space="preserve"> in context</w:delText>
        </w:r>
        <w:r w:rsidR="00830B2A" w:rsidDel="005B5341">
          <w:delText xml:space="preserve"> - </w:delText>
        </w:r>
        <w:r w:rsidR="00892042" w:rsidDel="005B5341">
          <w:delText xml:space="preserve">how the components of the model causally </w:delText>
        </w:r>
        <w:r w:rsidR="00830B2A" w:rsidDel="005B5341">
          <w:delText xml:space="preserve">inter- and trans-act </w:delText>
        </w:r>
      </w:del>
      <w:del w:id="788" w:author="יפתח עמיר" w:date="2019-12-05T10:55:00Z">
        <w:r w:rsidR="008906FC" w:rsidDel="002157D4">
          <w:delText xml:space="preserve">from </w:delText>
        </w:r>
      </w:del>
      <w:del w:id="789" w:author="יפתח עמיר" w:date="2019-12-11T15:00:00Z">
        <w:r w:rsidR="008906FC" w:rsidDel="005B5341">
          <w:delText>moment</w:delText>
        </w:r>
      </w:del>
      <w:del w:id="790" w:author="יפתח עמיר" w:date="2019-12-05T10:55:00Z">
        <w:r w:rsidR="008906FC" w:rsidDel="002157D4">
          <w:delText>-to-moment</w:delText>
        </w:r>
        <w:r w:rsidR="007B4796" w:rsidDel="002157D4">
          <w:delText xml:space="preserve"> </w:delText>
        </w:r>
        <w:r w:rsidR="00892042" w:rsidDel="002157D4">
          <w:delText>in time</w:delText>
        </w:r>
      </w:del>
      <w:del w:id="791" w:author="יפתח עמיר" w:date="2019-12-11T15:00:00Z">
        <w:r w:rsidR="00E777C0" w:rsidDel="005B5341">
          <w:delText xml:space="preserve"> (temporal resolution: seconds)</w:delText>
        </w:r>
        <w:r w:rsidR="008906FC" w:rsidDel="005B5341">
          <w:delText>.</w:delText>
        </w:r>
        <w:r w:rsidR="00E777C0" w:rsidDel="005B5341">
          <w:delText xml:space="preserve"> </w:delText>
        </w:r>
        <w:r w:rsidR="007B4796" w:rsidDel="005B5341">
          <w:delText>Second,</w:delText>
        </w:r>
        <w:r w:rsidR="00E777C0" w:rsidDel="005B5341">
          <w:delText xml:space="preserve"> </w:delText>
        </w:r>
        <w:r w:rsidR="007B4796" w:rsidDel="005B5341">
          <w:rPr>
            <w:bCs/>
          </w:rPr>
          <w:delText>t</w:delText>
        </w:r>
        <w:r w:rsidR="007B4796" w:rsidRPr="00A06BFB" w:rsidDel="005B5341">
          <w:rPr>
            <w:bCs/>
          </w:rPr>
          <w:delText>rajectories</w:delText>
        </w:r>
        <w:r w:rsidR="00830B2A" w:rsidDel="005B5341">
          <w:rPr>
            <w:bCs/>
          </w:rPr>
          <w:delText xml:space="preserve"> - </w:delText>
        </w:r>
        <w:r w:rsidR="00830B2A" w:rsidDel="005B5341">
          <w:delText xml:space="preserve">how </w:delText>
        </w:r>
        <w:r w:rsidR="00892042" w:rsidDel="005B5341">
          <w:delText xml:space="preserve">states </w:delText>
        </w:r>
        <w:r w:rsidR="00830B2A" w:rsidDel="005B5341">
          <w:delText>of the dynamic system unfold in time and conte</w:delText>
        </w:r>
        <w:r w:rsidR="00341F7B" w:rsidDel="005B5341">
          <w:delText>n</w:delText>
        </w:r>
        <w:r w:rsidR="00830B2A" w:rsidDel="005B5341">
          <w:delText xml:space="preserve">t, from moment-to-moment </w:delText>
        </w:r>
        <w:r w:rsidR="00E777C0" w:rsidDel="005B5341">
          <w:delText>(temporal resolution: minutes</w:delText>
        </w:r>
        <w:r w:rsidR="00DF6FA9" w:rsidDel="005B5341">
          <w:delText>, hours</w:delText>
        </w:r>
        <w:r w:rsidR="00E777C0" w:rsidDel="005B5341">
          <w:delText>)</w:delText>
        </w:r>
        <w:r w:rsidR="007B4796" w:rsidDel="005B5341">
          <w:delText xml:space="preserve">. </w:delText>
        </w:r>
      </w:del>
      <w:del w:id="792" w:author="יפתח עמיר" w:date="2019-12-05T10:57:00Z">
        <w:r w:rsidR="008906FC" w:rsidRPr="00A261C4" w:rsidDel="002157D4">
          <w:rPr>
            <w:highlight w:val="yellow"/>
          </w:rPr>
          <w:delText>Third, w</w:delText>
        </w:r>
        <w:r w:rsidR="007B4796" w:rsidRPr="00A261C4" w:rsidDel="002157D4">
          <w:rPr>
            <w:highlight w:val="yellow"/>
          </w:rPr>
          <w:delText xml:space="preserve">e then apply the model to </w:delText>
        </w:r>
        <w:r w:rsidR="00DF6FA9" w:rsidRPr="00A261C4" w:rsidDel="002157D4">
          <w:rPr>
            <w:highlight w:val="yellow"/>
          </w:rPr>
          <w:delText>describe</w:delText>
        </w:r>
        <w:r w:rsidR="007B4796" w:rsidRPr="00A261C4" w:rsidDel="002157D4">
          <w:rPr>
            <w:highlight w:val="yellow"/>
          </w:rPr>
          <w:delText xml:space="preserve"> maladaptive trajectories that</w:delText>
        </w:r>
        <w:r w:rsidR="00DF6FA9" w:rsidRPr="00A261C4" w:rsidDel="002157D4">
          <w:rPr>
            <w:highlight w:val="yellow"/>
          </w:rPr>
          <w:delText>,</w:delText>
        </w:r>
        <w:r w:rsidR="007B4796" w:rsidRPr="00A261C4" w:rsidDel="002157D4">
          <w:rPr>
            <w:highlight w:val="yellow"/>
          </w:rPr>
          <w:delText xml:space="preserve"> when sustain</w:delText>
        </w:r>
        <w:r w:rsidR="00570795" w:rsidRPr="00A261C4" w:rsidDel="002157D4">
          <w:rPr>
            <w:highlight w:val="yellow"/>
          </w:rPr>
          <w:delText>ed</w:delText>
        </w:r>
        <w:r w:rsidR="007B4796" w:rsidRPr="00A261C4" w:rsidDel="002157D4">
          <w:rPr>
            <w:highlight w:val="yellow"/>
          </w:rPr>
          <w:delText xml:space="preserve"> over time emerge as</w:delText>
        </w:r>
        <w:r w:rsidR="00DF6FA9" w:rsidRPr="00A261C4" w:rsidDel="002157D4">
          <w:rPr>
            <w:highlight w:val="yellow"/>
          </w:rPr>
          <w:delText xml:space="preserve"> a third level of e</w:delText>
        </w:r>
        <w:commentRangeStart w:id="793"/>
        <w:r w:rsidR="00DF6FA9" w:rsidRPr="00A261C4" w:rsidDel="002157D4">
          <w:rPr>
            <w:highlight w:val="yellow"/>
          </w:rPr>
          <w:delText>xplanation –</w:delText>
        </w:r>
        <w:r w:rsidR="007B4796" w:rsidRPr="00A261C4" w:rsidDel="002157D4">
          <w:rPr>
            <w:highlight w:val="yellow"/>
          </w:rPr>
          <w:delText xml:space="preserve"> </w:delText>
        </w:r>
        <w:commentRangeStart w:id="794"/>
        <w:r w:rsidR="007B4796" w:rsidRPr="00A261C4" w:rsidDel="002157D4">
          <w:rPr>
            <w:bCs/>
            <w:highlight w:val="yellow"/>
          </w:rPr>
          <w:delText>episodes</w:delText>
        </w:r>
        <w:r w:rsidR="007B4796" w:rsidDel="002157D4">
          <w:delText xml:space="preserve"> of cognitive vulnerability</w:delText>
        </w:r>
        <w:r w:rsidR="00DF6FA9" w:rsidDel="002157D4">
          <w:delText xml:space="preserve"> (temporal resolution: days, weeks</w:delText>
        </w:r>
        <w:r w:rsidR="008906FC" w:rsidDel="002157D4">
          <w:delText>, months</w:delText>
        </w:r>
        <w:commentRangeEnd w:id="794"/>
        <w:r w:rsidR="00DE74AA" w:rsidDel="002157D4">
          <w:rPr>
            <w:rStyle w:val="CommentReference"/>
          </w:rPr>
          <w:commentReference w:id="794"/>
        </w:r>
        <w:commentRangeEnd w:id="793"/>
        <w:r w:rsidR="00DE74AA" w:rsidDel="002157D4">
          <w:rPr>
            <w:rStyle w:val="CommentReference"/>
          </w:rPr>
          <w:commentReference w:id="793"/>
        </w:r>
        <w:r w:rsidR="00DF6FA9" w:rsidDel="002157D4">
          <w:delText>)</w:delText>
        </w:r>
        <w:r w:rsidR="007B4796" w:rsidDel="002157D4">
          <w:delText xml:space="preserve">. </w:delText>
        </w:r>
        <w:r w:rsidR="00DF6FA9" w:rsidRPr="00A261C4" w:rsidDel="002157D4">
          <w:rPr>
            <w:highlight w:val="yellow"/>
          </w:rPr>
          <w:delText>Finally, we illustrate</w:delText>
        </w:r>
        <w:r w:rsidR="007B4796" w:rsidRPr="00A261C4" w:rsidDel="002157D4">
          <w:rPr>
            <w:highlight w:val="yellow"/>
          </w:rPr>
          <w:delText xml:space="preserve"> how individual differences in key paths </w:delText>
        </w:r>
        <w:r w:rsidR="00DF6FA9" w:rsidRPr="00A261C4" w:rsidDel="002157D4">
          <w:rPr>
            <w:highlight w:val="yellow"/>
          </w:rPr>
          <w:delText>in</w:delText>
        </w:r>
        <w:r w:rsidR="007B4796" w:rsidRPr="00A261C4" w:rsidDel="002157D4">
          <w:rPr>
            <w:highlight w:val="yellow"/>
          </w:rPr>
          <w:delText xml:space="preserve"> the model</w:delText>
        </w:r>
        <w:r w:rsidR="00DF6FA9" w:rsidRPr="00A261C4" w:rsidDel="002157D4">
          <w:rPr>
            <w:highlight w:val="yellow"/>
          </w:rPr>
          <w:delText xml:space="preserve"> </w:delText>
        </w:r>
        <w:r w:rsidR="00341F7B" w:rsidRPr="00A261C4" w:rsidDel="002157D4">
          <w:rPr>
            <w:highlight w:val="yellow"/>
          </w:rPr>
          <w:delText>account for</w:delText>
        </w:r>
        <w:r w:rsidR="00DF6FA9" w:rsidRPr="00A261C4" w:rsidDel="002157D4">
          <w:rPr>
            <w:highlight w:val="yellow"/>
          </w:rPr>
          <w:delText xml:space="preserve"> individual differences </w:delText>
        </w:r>
        <w:r w:rsidR="00341F7B" w:rsidRPr="00A261C4" w:rsidDel="002157D4">
          <w:rPr>
            <w:highlight w:val="yellow"/>
          </w:rPr>
          <w:delText xml:space="preserve">in XXXXX of momentary states of the system as well as in XXXXXX trajectories </w:delText>
        </w:r>
        <w:r w:rsidR="00DF6FA9" w:rsidRPr="00A261C4" w:rsidDel="002157D4">
          <w:rPr>
            <w:highlight w:val="yellow"/>
          </w:rPr>
          <w:delText xml:space="preserve"> </w:delText>
        </w:r>
        <w:r w:rsidR="00570795" w:rsidRPr="00A261C4" w:rsidDel="002157D4">
          <w:rPr>
            <w:highlight w:val="yellow"/>
          </w:rPr>
          <w:delText>each of the explanatory levels</w:delText>
        </w:r>
        <w:r w:rsidR="007B4796" w:rsidDel="002157D4">
          <w:delText>.</w:delText>
        </w:r>
        <w:r w:rsidR="00E777C0" w:rsidDel="002157D4">
          <w:delText xml:space="preserve"> </w:delText>
        </w:r>
      </w:del>
    </w:p>
    <w:p w14:paraId="073B20FD" w14:textId="77777777" w:rsidR="00570795" w:rsidRDefault="00570795" w:rsidP="0075551C">
      <w:pPr>
        <w:pStyle w:val="Heading2"/>
      </w:pPr>
      <w:r w:rsidRPr="00E10C4C">
        <w:t xml:space="preserve">Model </w:t>
      </w:r>
      <w:r>
        <w:t>s</w:t>
      </w:r>
      <w:r w:rsidRPr="00E10C4C">
        <w:t>ynopsis</w:t>
      </w:r>
    </w:p>
    <w:p w14:paraId="6FA77900" w14:textId="268F24BC" w:rsidR="00DE74AA" w:rsidRDefault="00C2612B" w:rsidP="00DE74AA">
      <w:r>
        <w:t>F</w:t>
      </w:r>
      <w:r w:rsidR="00545D9E" w:rsidRPr="00170716">
        <w:t xml:space="preserve">irst, </w:t>
      </w:r>
      <w:r w:rsidR="00DD6BEF" w:rsidRPr="002B1E74">
        <w:t xml:space="preserve">the proposed </w:t>
      </w:r>
      <w:r w:rsidR="00AC271E">
        <w:t xml:space="preserve">A2T </w:t>
      </w:r>
      <w:r w:rsidR="00DD6BEF">
        <w:t>model characterizes the</w:t>
      </w:r>
      <w:r w:rsidR="00BF6391" w:rsidRPr="00BF6391">
        <w:t xml:space="preserve"> dynamic, inter- and trans-action, from moment-to-moment in time, </w:t>
      </w:r>
      <w:r w:rsidR="00DD6BEF">
        <w:t xml:space="preserve">of </w:t>
      </w:r>
      <w:r w:rsidR="00B96076">
        <w:t xml:space="preserve">four </w:t>
      </w:r>
      <w:r w:rsidR="00BF6391" w:rsidRPr="00C23F96">
        <w:t xml:space="preserve">key </w:t>
      </w:r>
      <w:r w:rsidR="00855127" w:rsidRPr="00C51C23">
        <w:t>cognitive-</w:t>
      </w:r>
      <w:r w:rsidR="00E23484" w:rsidRPr="00C51C23">
        <w:t xml:space="preserve">affective </w:t>
      </w:r>
      <w:r w:rsidR="002B1E74">
        <w:t>components.</w:t>
      </w:r>
      <w:r w:rsidR="00DD6BEF" w:rsidRPr="00C51C23">
        <w:t xml:space="preserve"> </w:t>
      </w:r>
      <w:r w:rsidR="002B1E74">
        <w:t xml:space="preserve">These </w:t>
      </w:r>
      <w:r w:rsidR="002B1E74" w:rsidRPr="00E57FDA">
        <w:t xml:space="preserve">components </w:t>
      </w:r>
      <w:r w:rsidR="00EE774C">
        <w:t>constitute</w:t>
      </w:r>
      <w:r w:rsidR="00170716" w:rsidRPr="00E57FDA">
        <w:t xml:space="preserve"> the</w:t>
      </w:r>
      <w:r w:rsidR="00EE774C">
        <w:t xml:space="preserve"> repeated momentary</w:t>
      </w:r>
      <w:r w:rsidR="00170716" w:rsidRPr="00E57FDA">
        <w:t xml:space="preserve"> </w:t>
      </w:r>
      <w:r w:rsidR="00BD1D58" w:rsidRPr="00E57FDA">
        <w:t xml:space="preserve">process </w:t>
      </w:r>
      <w:r w:rsidR="00EE774C">
        <w:t>of</w:t>
      </w:r>
      <w:r w:rsidR="00527B1A" w:rsidRPr="00E57FDA">
        <w:t xml:space="preserve"> </w:t>
      </w:r>
      <w:r w:rsidR="00EE774C">
        <w:t>s</w:t>
      </w:r>
      <w:r w:rsidR="00BD1D58" w:rsidRPr="00E57FDA">
        <w:t>elective</w:t>
      </w:r>
      <w:r w:rsidR="00EE774C">
        <w:t>ly</w:t>
      </w:r>
      <w:r w:rsidR="00BD1D58" w:rsidRPr="00E57FDA">
        <w:t xml:space="preserve"> attending to</w:t>
      </w:r>
      <w:r w:rsidR="00734182" w:rsidRPr="00E57FDA">
        <w:t xml:space="preserve"> </w:t>
      </w:r>
      <w:r w:rsidR="00BD1D58" w:rsidRPr="00E57FDA">
        <w:t>int</w:t>
      </w:r>
      <w:r w:rsidR="00BD1D58" w:rsidRPr="00C51C23">
        <w:t>ernal</w:t>
      </w:r>
      <w:r w:rsidR="00BD1D58">
        <w:t xml:space="preserve"> representations</w:t>
      </w:r>
      <w:r w:rsidR="00BD18DB" w:rsidRPr="00BD18DB">
        <w:t xml:space="preserve"> </w:t>
      </w:r>
      <w:r w:rsidR="00BD18DB" w:rsidRPr="001A1425">
        <w:t>into</w:t>
      </w:r>
      <w:r w:rsidR="00BD18DB">
        <w:t xml:space="preserve"> working-memory</w:t>
      </w:r>
      <w:r w:rsidR="00EE774C">
        <w:t>,</w:t>
      </w:r>
      <w:r w:rsidR="00B96076">
        <w:t xml:space="preserve"> </w:t>
      </w:r>
      <w:r w:rsidR="00B96076" w:rsidRPr="00E57FDA">
        <w:t xml:space="preserve">such as </w:t>
      </w:r>
      <w:r w:rsidR="00C51C23" w:rsidRPr="00E57FDA">
        <w:t>verbal thoughts and memories</w:t>
      </w:r>
      <w:r w:rsidR="00F111EB">
        <w:t xml:space="preserve"> </w:t>
      </w:r>
      <w:r w:rsidR="00F111EB">
        <w:fldChar w:fldCharType="begin" w:fldLock="1"/>
      </w:r>
      <w:r w:rsidR="00E570C4">
        <w:instrText>ADDIN CSL_CITATION {"citationItems":[{"id":"ITEM-1","itemData":{"DOI":"10.1037/bul0000021","ISBN":"1939-1455(Electronic),0033-2909(Print)","abstract":"Inner speech—also known as covert speech or verbal thinking—has been implicated in theories of cognitive development, speech monitoring, executive function, and psychopathology. Despite a growing body of knowledge on its phenomenology, development, and function, approaches to the scientific study of inner speech have remained diffuse and largely unintegrated. This review examines prominent theoretical approaches to inner speech and methodological challenges in its study, before reviewing current evidence on inner speech in children and adults from both typical and atypical populations. We conclude by considering prospects for an integrated cognitive science of inner speech, and present a multicomponent model of the phenomenon informed by developmental, cognitive, and psycholinguistic considerations. Despite its variability among individuals and across the life span, inner speech appears to perform significant functions in human cognition, which in some cases reflect its developmental origins and its sharing of resources with other cognitive processes. (PsycINFO Database Record (c) 2016 APA, all rights reserved)","author":[{"dropping-particle":"","family":"Alderson-Day","given":"Ben","non-dropping-particle":"","parse-names":false,"suffix":""},{"dropping-particle":"","family":"Fernyhough","given":"Charles","non-dropping-particle":"","parse-names":false,"suffix":""}],"container-title":"Psychological Bulletin","id":"ITEM-1","issue":"5","issued":{"date-parts":[["2015"]]},"page":"931-965","publisher":"American Psychological Association","publisher-place":"Alderson-Day, Ben: Hearing the Voice, c/o School of Education, Durham University, Durham, United Kingdom, DH1 1SZ, benjamin.aldersonday@durham.ac.uk","title":"Inner speech: Development, cognitive functions, phenomenology, and neurobiology.","type":"article-journal","volume":"141"},"uris":["http://www.mendeley.com/documents/?uuid=e62df9a0-7957-4e47-b06d-a9c5181c3573"]},{"id":"ITEM-2","itemData":{"DOI":"10.1111/nyas.12360","author":[{"dropping-particle":"","family":"Andrews-hanna","given":"Jessica R","non-dropping-particle":"","parse-names":false,"suffix":""},{"dropping-particle":"","family":"Smallwood","given":"Jonathan","non-dropping-particle":"","parse-names":false,"suffix":""},{"dropping-particle":"","family":"Spreng","given":"R Nathan","non-dropping-particle":"","parse-names":false,"suffix":""}],"id":"ITEM-2","issued":{"date-parts":[["2014"]]},"title":"The default network and self-generated thought : component processes , dynamic control , and clinical relevance","type":"article-journal"},"uris":["http://www.mendeley.com/documents/?uuid=3451210c-0569-4189-8faa-494fdeb05dcb"]},{"id":"ITEM-3","itemData":{"DOI":"10.1016/j.neuropsychologia.2014.05.024","ISBN":"1873-3514 (Electronic)\\r0028-3932 (Linking)","ISSN":"18733514","PMID":"24912071","abstract":"Externally directed cognition (EDC) involves attending to stimuli in the external environment, whereas internally directed cognition (IDC) involves attending internally to thoughts, memories and mental imagery. To date, most studies have focused on the competition or trade-offs between these modes of cognition. However, both EDC and IDC include a variety of cognitive states that differ along multiple dimensions. These dimensions may influence the way in which EDC and IDC relate to each other. In this review, we present a novel framework that considers whether cognitive resources are oriented externally or internally, and also whether a given cognitive state involves intentional (i.e., voluntary) or spontaneous (i.e., involuntary) processing. Within this framework, we examine the conditions under which EDC and IDC are expected to either compete, or co-occur without interference. We argue that EDC and IDC are not inherently antagonistic, but when both involve higher levels of intentionality they are increasingly likely to compete, due to the capacity limitations of intentional processing. In contrast, if one or both involve spontaneous processing, EDC and IDC can co-occur with minimal interference given that involuntary processes are not subject to the same capacity constraints. A review of the brain regions implicated in EDC and IDC suggests that their neural substrates are partially segregated and partially convergent. Both EDC and IDC recruit the lateral prefrontal cortex (PFC) during intentional processing, and may therefore compete over the processes and representational space it supports. However, at lower levels of intentionality, EDC and IDC rely on largely distinct neural structures, which may enable their co-occurrence without interference. The proposal that EDC and IDC can in some cases co-occur, provides a framework for understanding the complex mental states that underlie theory of mind, creativity, the influence of self-evaluative processing on cognitive control, and memory-guided attention.","author":[{"dropping-particle":"","family":"Dixon","given":"Matthew L.","non-dropping-particle":"","parse-names":false,"suffix":""},{"dropping-particle":"","family":"Fox","given":"Kieran C.R.","non-dropping-particle":"","parse-names":false,"suffix":""},{"dropping-particle":"","family":"Christoff","given":"Kalina","non-dropping-particle":"","parse-names":false,"suffix":""}],"container-title":"Neuropsychologia","id":"ITEM-3","issued":{"date-parts":[["2014"]]},"page":"321-330","publisher":"Elsevier","title":"A framework for understanding the relationship between externally and internally directed cognition","type":"article-journal","volume":"62"},"uris":["http://www.mendeley.com/documents/?uuid=11e83528-dd44-49f7-87fc-68ac955e0efc"]},{"id":"ITEM-4","itemData":{"DOI":"https://doi.org/10.1016/j.neuropsychologia.2011.07.022","ISSN":"0028-3932","abstract":"Attention can be oriented to different spatial locations yielding faster processing of attended compared to unattended stimuli. Similarly attention can be oriented to a semantic category such as “animals” or “tools”. Words from the attended category will also be recognized faster than words from an unattended category. Here, we asked whether it is possible to orient attention to an emotional category, for example, “negative emotional stimuli”. Furthermore, we investigated which mechanisms facilitate processing of attended stimuli. In an attentional orienting paradigm in which cues are informative with regard to the spatial location, semantic category, or emotional category of subsequent target words, we found attention effects in all three cue conditions. Words at attended locations or of the attended semantic or emotional category were responded to faster than unattended categories. While spatial attention acted upon early visual processing and amplified occipital N1-P2 potentials, semantic cues modulated the N400 amplitude indexing semantic processing. Emotional cues also yielded an N400 modulation; however, in addition, a left anterior P2 effect was observed. The data clearly show that attention can be oriented to emotional categories. Emotional orienting yields facilitated processing of an attended emotional category through the modulation of early and late word processing stages.","author":[{"dropping-particle":"","family":"Kanske","given":"Philipp","non-dropping-particle":"","parse-names":false,"suffix":""},{"dropping-particle":"","family":"Plitschka","given":"Jan","non-dropping-particle":"","parse-names":false,"suffix":""},{"dropping-particle":"","family":"Kotz","given":"Sonja A","non-dropping-particle":"","parse-names":false,"suffix":""}],"container-title":"Neuropsychologia","id":"ITEM-4","issue":"11","issued":{"date-parts":[["2011"]]},"page":"3121-3129","title":"Attentional orienting towards emotion: P2 and N400 ERP effects","type":"article-journal","volume":"49"},"uris":["http://www.mendeley.com/documents/?uuid=1cc81f37-2325-402d-87cb-d17d5b8238fb"]}],"mendeley":{"formattedCitation":"(Alderson-Day &amp; Fernyhough, 2015; Andrews-hanna, Smallwood, &amp; Spreng, 2014; Dixon et al., 2014; Kanske, Plitschka, &amp; Kotz, 2011)","plainTextFormattedCitation":"(Alderson-Day &amp; Fernyhough, 2015; Andrews-hanna, Smallwood, &amp; Spreng, 2014; Dixon et al., 2014; Kanske, Plitschka, &amp; Kotz, 2011)","previouslyFormattedCitation":"(Alderson-Day &amp; Fernyhough, 2015; Andrews-hanna, Smallwood, &amp; Spreng, 2014; Dixon et al., 2014; Kanske, Plitschka, &amp; Kotz, 2011)"},"properties":{"noteIndex":0},"schema":"https://github.com/citation-style-language/schema/raw/master/csl-citation.json"}</w:instrText>
      </w:r>
      <w:r w:rsidR="00F111EB">
        <w:fldChar w:fldCharType="separate"/>
      </w:r>
      <w:r w:rsidR="00E570C4" w:rsidRPr="00E570C4">
        <w:rPr>
          <w:noProof/>
        </w:rPr>
        <w:t>(Alderson-Day &amp; Fernyhough, 2015; Andrews-hanna, Smallwood, &amp; Spreng, 2014; Dixon et al., 2014; Kanske, Plitschka, &amp; Kotz, 2011)</w:t>
      </w:r>
      <w:r w:rsidR="00F111EB">
        <w:fldChar w:fldCharType="end"/>
      </w:r>
      <w:r w:rsidR="00EE774C">
        <w:t>, and their influence on affective state</w:t>
      </w:r>
      <w:r w:rsidR="00BD18DB">
        <w:t xml:space="preserve"> </w:t>
      </w:r>
      <w:r w:rsidR="00BD18DB">
        <w:fldChar w:fldCharType="begin" w:fldLock="1"/>
      </w:r>
      <w:r w:rsidR="00721B45">
        <w:instrText>ADDIN CSL_CITATION {"citationItems":[{"id":"ITEM-1","itemData":{"DOI":"10.1073/pnas.1619316114","ISBN":"1091-6490 (Electronic) 0027-8424 (Linking)","ISSN":"0027-8424","PMID":"28202735","abstract":"Emotional states of consciousness, or what are typically called emotional feelings, are traditionally viewed as being innately programmed in subcortical areas of the brain, and are often treated as different from cognitive states of consciousness, such as those related to the perception of external stimuli. We argue that conscious experiences, regardless of their content, arise from one system in the brain. In this view, what differs in emotional and nonemotional states are the kinds of inputs that are processed by a general cortical network of cognition, a network essential for conscious experiences. Although subcortical circuits are not di-rectly responsible for conscious feelings, they provide noncon-scious inputs that coalesce with other kinds of neural signals in the cognitive assembly of conscious emotional experiences. In building the case for this proposal, we defend a modified version of what is known as the higher-order theory of consciousness. fear | amygdala | working memory | introspection | self M uch progress has been made in conceptualizing con-sciousness in recent years. This work has focused on the question of how we come to be aware of our sensory world, and has suggested that perceptual consciousness emerges via cognitive processing in cortical circuits that assemble conscious experiences in real-time. Emotional states of consciousness, on the other hand, have traditionally been viewed as involving innately programmed experiences that arise from subcortical circuits. Our thesis is that the brain mechanisms that give rise to con-scious emotional feelings are not fundamentally different from those that give rise to perceptual conscious experiences. Both, we propose, involve higher-order representations (HORs) of lower-order information by cortically based general networks of cog-nition (GNC). Thus, subcortical circuits are not responsible for feelings, but instead provide lower-order, nonconscious inputs that coalesce with other kinds of neural signals in the cognitive assembly of conscious emotional experiences by cortical circuits (the distinction between cortical and subcortical circuits is de-fined in SI Appendix, Box 1). Our theory goes beyond traditional higher-order theory (HOT), arguing that self-centered higher-order states are essential for emotional experiences. Emotion, Consciousness, and the Brain Detailed understanding of the emotional brain, and theorizing about it, is largely based on studies that fall under the heading…","author":[{"dropping-particle":"","family":"LeDoux","given":"Joseph E.","non-dropping-particle":"","parse-names":false,"suffix":""},{"dropping-particle":"","family":"Brown","given":"Richard","non-dropping-particle":"","parse-names":false,"suffix":""}],"container-title":"Proceedings of the National Academy of Sciences","id":"ITEM-1","issue":"10","issued":{"date-parts":[["2017","3","7"]]},"page":"E2016 LP  - E2025","title":"A higher-order theory of emotional consciousness","type":"article-journal","volume":"114"},"uris":["http://www.mendeley.com/documents/?uuid=436ed5c3-2001-41d0-af5a-1285f38fd568"]}],"mendeley":{"formattedCitation":"(LeDoux &amp; Brown, 2017)","plainTextFormattedCitation":"(LeDoux &amp; Brown, 2017)","previouslyFormattedCitation":"(LeDoux &amp; Brown, 2017)"},"properties":{"noteIndex":0},"schema":"https://github.com/citation-style-language/schema/raw/master/csl-citation.json"}</w:instrText>
      </w:r>
      <w:r w:rsidR="00BD18DB">
        <w:fldChar w:fldCharType="separate"/>
      </w:r>
      <w:r w:rsidR="00BD18DB" w:rsidRPr="00BD18DB">
        <w:rPr>
          <w:noProof/>
        </w:rPr>
        <w:t>(LeDoux &amp; Brown, 2017)</w:t>
      </w:r>
      <w:r w:rsidR="00BD18DB">
        <w:fldChar w:fldCharType="end"/>
      </w:r>
      <w:r w:rsidR="00B96076">
        <w:t>. The model components</w:t>
      </w:r>
      <w:r w:rsidR="00577116">
        <w:rPr>
          <w:rStyle w:val="FootnoteReference"/>
        </w:rPr>
        <w:footnoteReference w:id="1"/>
      </w:r>
      <w:r w:rsidR="00B96076">
        <w:t xml:space="preserve"> are:</w:t>
      </w:r>
      <w:r w:rsidR="00BF6391">
        <w:t xml:space="preserve"> </w:t>
      </w:r>
      <w:bookmarkStart w:id="795" w:name="_Hlk8642143"/>
      <w:r w:rsidR="00BF6391">
        <w:t xml:space="preserve">(1) </w:t>
      </w:r>
      <w:r w:rsidR="00DD6BEF" w:rsidRPr="002E4F9D">
        <w:rPr>
          <w:i/>
          <w:iCs/>
        </w:rPr>
        <w:t>Contextual Demand</w:t>
      </w:r>
      <w:r w:rsidR="00DD6BEF">
        <w:t>: D</w:t>
      </w:r>
      <w:r w:rsidR="00BF6391" w:rsidRPr="00BF6391">
        <w:t xml:space="preserve">egree </w:t>
      </w:r>
      <w:r w:rsidR="00DD6BEF">
        <w:t>that</w:t>
      </w:r>
      <w:r w:rsidR="00DD6BEF" w:rsidRPr="00BF6391">
        <w:t xml:space="preserve"> </w:t>
      </w:r>
      <w:r w:rsidR="00DD6BEF">
        <w:t>context demands</w:t>
      </w:r>
      <w:r w:rsidR="00BF6391" w:rsidRPr="00BF6391">
        <w:t xml:space="preserve"> goal-directed focused attention</w:t>
      </w:r>
      <w:r w:rsidR="00F31E20">
        <w:t xml:space="preserve"> </w:t>
      </w:r>
      <w:r w:rsidR="0006521D">
        <w:t xml:space="preserve">ranging from </w:t>
      </w:r>
      <w:r w:rsidR="00F31E20">
        <w:t xml:space="preserve">high-demand task-oriented states </w:t>
      </w:r>
      <w:r w:rsidR="0006521D">
        <w:t xml:space="preserve">to </w:t>
      </w:r>
      <w:r w:rsidR="00BD18DB">
        <w:t>low</w:t>
      </w:r>
      <w:r w:rsidR="00F31E20">
        <w:t>-demand mind-wandering states</w:t>
      </w:r>
      <w:r w:rsidR="00DD6BEF">
        <w:t>;</w:t>
      </w:r>
      <w:r w:rsidR="00BF6391">
        <w:t xml:space="preserve"> (2)</w:t>
      </w:r>
      <w:r w:rsidR="00BF6391" w:rsidRPr="00BF6391">
        <w:t xml:space="preserve"> </w:t>
      </w:r>
      <w:r w:rsidR="00DD6BEF" w:rsidRPr="002E4F9D">
        <w:rPr>
          <w:i/>
          <w:iCs/>
        </w:rPr>
        <w:t>Internal Attentional Selection</w:t>
      </w:r>
      <w:r w:rsidR="00DD6BEF">
        <w:t>: S</w:t>
      </w:r>
      <w:r w:rsidR="00BF6391" w:rsidRPr="00BF6391">
        <w:t xml:space="preserve">election of internal </w:t>
      </w:r>
      <w:r w:rsidR="00DE74AA">
        <w:t xml:space="preserve">mental </w:t>
      </w:r>
      <w:r w:rsidR="007767CC">
        <w:t>representation</w:t>
      </w:r>
      <w:r w:rsidR="00DE74AA">
        <w:t>(s)</w:t>
      </w:r>
      <w:r w:rsidR="007767CC" w:rsidRPr="00BF6391">
        <w:t xml:space="preserve"> </w:t>
      </w:r>
      <w:r w:rsidR="00BF6391" w:rsidRPr="00BF6391">
        <w:t>for preferential processing and thereby access to working memory</w:t>
      </w:r>
      <w:r w:rsidR="00DD6BEF">
        <w:t>;</w:t>
      </w:r>
      <w:r w:rsidR="00B96076">
        <w:t xml:space="preserve"> </w:t>
      </w:r>
      <w:r w:rsidR="00BF6391">
        <w:t>(3)</w:t>
      </w:r>
      <w:r w:rsidR="00BF6391" w:rsidRPr="00BF6391">
        <w:t xml:space="preserve"> </w:t>
      </w:r>
      <w:r w:rsidR="00DD6BEF" w:rsidRPr="002E4F9D">
        <w:rPr>
          <w:i/>
          <w:iCs/>
        </w:rPr>
        <w:t>Representation</w:t>
      </w:r>
      <w:r w:rsidR="00C35C3C">
        <w:rPr>
          <w:i/>
          <w:iCs/>
        </w:rPr>
        <w:t>s</w:t>
      </w:r>
      <w:r w:rsidR="00DD6BEF" w:rsidRPr="002E4F9D">
        <w:rPr>
          <w:i/>
          <w:iCs/>
        </w:rPr>
        <w:t xml:space="preserve"> in Working Memory</w:t>
      </w:r>
      <w:r w:rsidR="00DD6BEF">
        <w:t xml:space="preserve">: </w:t>
      </w:r>
      <w:r w:rsidR="00C35C3C">
        <w:t>R</w:t>
      </w:r>
      <w:r w:rsidR="00BF6391" w:rsidRPr="00BF6391">
        <w:t>epresentations momentarily active in working memory</w:t>
      </w:r>
      <w:r w:rsidR="0074772D">
        <w:t>;</w:t>
      </w:r>
      <w:r w:rsidR="00B96076">
        <w:t xml:space="preserve"> and </w:t>
      </w:r>
      <w:r w:rsidR="0074772D">
        <w:t xml:space="preserve"> (4) </w:t>
      </w:r>
      <w:r w:rsidR="00347EB1" w:rsidRPr="00C51C23">
        <w:rPr>
          <w:i/>
          <w:iCs/>
        </w:rPr>
        <w:t>A</w:t>
      </w:r>
      <w:r w:rsidR="0074772D" w:rsidRPr="00C51C23">
        <w:rPr>
          <w:i/>
          <w:iCs/>
        </w:rPr>
        <w:t>ffect</w:t>
      </w:r>
      <w:r w:rsidR="00347EB1">
        <w:t xml:space="preserve">: </w:t>
      </w:r>
      <w:r w:rsidR="00350937">
        <w:t xml:space="preserve">The momentary </w:t>
      </w:r>
      <w:r w:rsidR="00EC36EA">
        <w:t xml:space="preserve">subjective hedonic tone </w:t>
      </w:r>
      <w:r w:rsidR="00DE74AA">
        <w:t xml:space="preserve">of experience </w:t>
      </w:r>
      <w:r w:rsidR="00EC36EA">
        <w:t>(degree of positive and negative affect)</w:t>
      </w:r>
      <w:r w:rsidR="00BF6391" w:rsidRPr="00BF6391">
        <w:t>.</w:t>
      </w:r>
      <w:bookmarkEnd w:id="795"/>
    </w:p>
    <w:p w14:paraId="2EE25613" w14:textId="02753D6D" w:rsidR="00C96E88" w:rsidDel="00AC271E" w:rsidRDefault="00545D9E" w:rsidP="00C96E88">
      <w:pPr>
        <w:rPr>
          <w:del w:id="796" w:author="יפתח עמיר" w:date="2019-12-05T11:03:00Z"/>
        </w:rPr>
      </w:pPr>
      <w:del w:id="797" w:author="יפתח עמיר" w:date="2019-12-05T11:03:00Z">
        <w:r w:rsidDel="00AC271E">
          <w:lastRenderedPageBreak/>
          <w:delText xml:space="preserve">Second, </w:delText>
        </w:r>
        <w:r w:rsidR="00C96E88" w:rsidDel="00AC271E">
          <w:delText>t</w:delText>
        </w:r>
        <w:r w:rsidR="00DE74AA" w:rsidDel="00AC271E">
          <w:delText xml:space="preserve">he </w:delText>
        </w:r>
        <w:commentRangeStart w:id="798"/>
        <w:r w:rsidR="00BF6391" w:rsidRPr="00BF6391" w:rsidDel="00AC271E">
          <w:delText xml:space="preserve">model </w:delText>
        </w:r>
        <w:r w:rsidR="00E12BBC" w:rsidDel="00AC271E">
          <w:delText>aims to delineate</w:delText>
        </w:r>
        <w:r w:rsidR="00C96E88" w:rsidDel="00AC271E">
          <w:delText xml:space="preserve"> the following</w:delText>
        </w:r>
        <w:commentRangeStart w:id="799"/>
        <w:r w:rsidR="002A26A2" w:rsidDel="00AC271E">
          <w:delText xml:space="preserve">: </w:delText>
        </w:r>
        <w:r w:rsidR="00BF6391" w:rsidDel="00AC271E">
          <w:delText xml:space="preserve">(a) </w:delText>
        </w:r>
        <w:r w:rsidR="00BF6391" w:rsidRPr="00BF6391" w:rsidDel="00AC271E">
          <w:delText xml:space="preserve">the </w:delText>
        </w:r>
        <w:r w:rsidR="00BF6391" w:rsidRPr="002E4F9D" w:rsidDel="00AC271E">
          <w:rPr>
            <w:b/>
            <w:bCs/>
          </w:rPr>
          <w:delText>functional role</w:delText>
        </w:r>
        <w:r w:rsidR="00BF6391" w:rsidRPr="00BF6391" w:rsidDel="00AC271E">
          <w:delText xml:space="preserve"> of each </w:delText>
        </w:r>
        <w:r w:rsidR="0002232B" w:rsidDel="00AC271E">
          <w:delText>component</w:delText>
        </w:r>
        <w:r w:rsidR="00BF6391" w:rsidRPr="00BF6391" w:rsidDel="00AC271E">
          <w:delText xml:space="preserve"> with respect to one another</w:delText>
        </w:r>
        <w:r w:rsidR="00EC36EA" w:rsidDel="00AC271E">
          <w:delText xml:space="preserve"> (i.e., their trans-action)</w:delText>
        </w:r>
        <w:r w:rsidR="000836C2" w:rsidDel="00AC271E">
          <w:delText xml:space="preserve">; </w:delText>
        </w:r>
        <w:r w:rsidR="00EC36EA" w:rsidDel="00AC271E">
          <w:delText xml:space="preserve">(b) </w:delText>
        </w:r>
        <w:r w:rsidR="00EC36EA" w:rsidRPr="00BF6391" w:rsidDel="00AC271E">
          <w:delText xml:space="preserve">the central </w:delText>
        </w:r>
        <w:r w:rsidR="00EC36EA" w:rsidRPr="003A7FF6" w:rsidDel="00AC271E">
          <w:rPr>
            <w:b/>
            <w:bCs/>
          </w:rPr>
          <w:delText xml:space="preserve">mediating </w:delText>
        </w:r>
        <w:r w:rsidR="00EC36EA" w:rsidRPr="00B05527" w:rsidDel="00AC271E">
          <w:rPr>
            <w:b/>
            <w:bCs/>
          </w:rPr>
          <w:delText>role of internal attentional selection</w:delText>
        </w:r>
        <w:r w:rsidR="00EC36EA" w:rsidRPr="00BF6391" w:rsidDel="00AC271E">
          <w:delText xml:space="preserve"> in determining </w:delText>
        </w:r>
        <w:r w:rsidR="00EC36EA" w:rsidDel="00AC271E">
          <w:delText>th</w:delText>
        </w:r>
        <w:commentRangeEnd w:id="799"/>
        <w:r w:rsidR="00DE74AA" w:rsidDel="00AC271E">
          <w:rPr>
            <w:rStyle w:val="CommentReference"/>
          </w:rPr>
          <w:commentReference w:id="799"/>
        </w:r>
        <w:r w:rsidR="00EC36EA" w:rsidDel="00AC271E">
          <w:delText>e contents of working memory and thus awareness and affect;</w:delText>
        </w:r>
        <w:r w:rsidR="00BF6391" w:rsidRPr="00BF6391" w:rsidDel="00AC271E">
          <w:delText xml:space="preserve"> </w:delText>
        </w:r>
        <w:r w:rsidR="00BF6391" w:rsidDel="00AC271E">
          <w:delText>(</w:delText>
        </w:r>
        <w:r w:rsidR="00EC36EA" w:rsidDel="00AC271E">
          <w:delText>c</w:delText>
        </w:r>
        <w:r w:rsidR="00BF6391" w:rsidDel="00AC271E">
          <w:delText xml:space="preserve">) </w:delText>
        </w:r>
        <w:r w:rsidR="0002232B" w:rsidDel="00AC271E">
          <w:delText xml:space="preserve">the </w:delText>
        </w:r>
        <w:r w:rsidR="0002232B" w:rsidRPr="003A7FF6" w:rsidDel="00AC271E">
          <w:rPr>
            <w:b/>
            <w:bCs/>
          </w:rPr>
          <w:delText xml:space="preserve">dynamic </w:delText>
        </w:r>
        <w:r w:rsidR="00BA69E0" w:rsidRPr="003A7FF6" w:rsidDel="00AC271E">
          <w:rPr>
            <w:b/>
            <w:bCs/>
          </w:rPr>
          <w:delText>expression</w:delText>
        </w:r>
        <w:r w:rsidR="00BA69E0" w:rsidDel="00AC271E">
          <w:delText xml:space="preserve"> and transaction of these cognitive processes from moment-to-moment in time</w:delText>
        </w:r>
        <w:r w:rsidR="00B362FB" w:rsidDel="00AC271E">
          <w:delText xml:space="preserve"> (i.e., their interaction in time)</w:delText>
        </w:r>
        <w:r w:rsidR="002A26A2" w:rsidDel="00AC271E">
          <w:delText>;</w:delText>
        </w:r>
        <w:r w:rsidR="00BF6391" w:rsidRPr="00BF6391" w:rsidDel="00AC271E">
          <w:delText xml:space="preserve"> </w:delText>
        </w:r>
        <w:r w:rsidR="00BF6391" w:rsidDel="00AC271E">
          <w:delText xml:space="preserve">(d) </w:delText>
        </w:r>
        <w:r w:rsidR="00BF6391" w:rsidRPr="00BF6391" w:rsidDel="00AC271E">
          <w:delText xml:space="preserve">common </w:delText>
        </w:r>
        <w:r w:rsidR="00BF6391" w:rsidRPr="002A2A1A" w:rsidDel="00AC271E">
          <w:rPr>
            <w:b/>
            <w:bCs/>
          </w:rPr>
          <w:delText>temporal trajectories</w:delText>
        </w:r>
        <w:r w:rsidR="00BF6391" w:rsidRPr="00BF6391" w:rsidDel="00AC271E">
          <w:delText xml:space="preserve"> </w:delText>
        </w:r>
        <w:r w:rsidR="00BA69E0" w:rsidDel="00AC271E">
          <w:delText>likely to emerge</w:delText>
        </w:r>
        <w:r w:rsidR="00BF6391" w:rsidRPr="00BF6391" w:rsidDel="00AC271E">
          <w:delText xml:space="preserve"> from the dynamic system as a function of various </w:delText>
        </w:r>
        <w:r w:rsidR="00124F5E" w:rsidDel="00AC271E">
          <w:delText>outcomes of internal attentional selection</w:delText>
        </w:r>
        <w:r w:rsidR="002F4766" w:rsidDel="00AC271E">
          <w:delText>, affect</w:delText>
        </w:r>
        <w:r w:rsidR="00124F5E" w:rsidDel="00AC271E">
          <w:delText>ive responses</w:delText>
        </w:r>
        <w:r w:rsidR="00DE0C19" w:rsidDel="00AC271E">
          <w:delText xml:space="preserve"> </w:delText>
        </w:r>
        <w:r w:rsidR="00FC3F8B" w:rsidDel="00AC271E">
          <w:delText>and contextual</w:delText>
        </w:r>
        <w:r w:rsidR="00BF6391" w:rsidRPr="00BF6391" w:rsidDel="00AC271E">
          <w:delText xml:space="preserve"> </w:delText>
        </w:r>
        <w:r w:rsidR="002F4766" w:rsidDel="00AC271E">
          <w:delText>demands</w:delText>
        </w:r>
        <w:r w:rsidR="000836C2" w:rsidDel="00AC271E">
          <w:delText>;</w:delText>
        </w:r>
        <w:r w:rsidR="000836C2" w:rsidRPr="00BF6391" w:rsidDel="00AC271E">
          <w:delText xml:space="preserve"> </w:delText>
        </w:r>
        <w:r w:rsidR="00BF6391" w:rsidRPr="00BF6391" w:rsidDel="00AC271E">
          <w:delText>and critically</w:delText>
        </w:r>
        <w:r w:rsidR="002A26A2" w:rsidDel="00AC271E">
          <w:delText xml:space="preserve"> </w:delText>
        </w:r>
        <w:r w:rsidR="00BF6391" w:rsidDel="00AC271E">
          <w:delText xml:space="preserve">(e) </w:delText>
        </w:r>
        <w:commentRangeStart w:id="800"/>
        <w:r w:rsidR="0082380C" w:rsidDel="00AC271E">
          <w:delText xml:space="preserve">how individual differences in key paths in the model </w:delText>
        </w:r>
        <w:commentRangeEnd w:id="800"/>
        <w:r w:rsidR="00C96E88" w:rsidDel="00AC271E">
          <w:rPr>
            <w:rStyle w:val="CommentReference"/>
          </w:rPr>
          <w:commentReference w:id="800"/>
        </w:r>
        <w:r w:rsidR="0082380C" w:rsidDel="00AC271E">
          <w:delText xml:space="preserve">(cognitive- and emotional- reactivity) help to explain individual differences in presence and </w:delText>
        </w:r>
        <w:r w:rsidR="005078AF" w:rsidDel="00AC271E">
          <w:delText>degrees</w:delText>
        </w:r>
        <w:r w:rsidR="0082380C" w:rsidDel="00AC271E">
          <w:delText xml:space="preserve"> of </w:delText>
        </w:r>
        <w:commentRangeEnd w:id="798"/>
        <w:r w:rsidR="003556F8" w:rsidDel="00AC271E">
          <w:rPr>
            <w:rStyle w:val="CommentReference"/>
          </w:rPr>
          <w:commentReference w:id="798"/>
        </w:r>
        <w:r w:rsidR="0082380C" w:rsidDel="00AC271E">
          <w:delText>cognitive vulnerabilities</w:delText>
        </w:r>
        <w:r w:rsidR="00C96E88" w:rsidDel="00AC271E">
          <w:delText xml:space="preserve"> </w:delText>
        </w:r>
        <w:r w:rsidR="00C96E88" w:rsidRPr="00E57FDA" w:rsidDel="00AC271E">
          <w:rPr>
            <w:highlight w:val="yellow"/>
          </w:rPr>
          <w:delText>[</w:delText>
        </w:r>
        <w:r w:rsidR="00C96E88" w:rsidRPr="00E57FDA" w:rsidDel="00AC271E">
          <w:rPr>
            <w:rFonts w:asciiTheme="majorBidi" w:hAnsiTheme="majorBidi" w:cstheme="majorBidi"/>
            <w:highlight w:val="yellow"/>
          </w:rPr>
          <w:delText xml:space="preserve">in addition to characterizing and computationally defining </w:delText>
        </w:r>
        <w:r w:rsidR="00C96E88" w:rsidRPr="00E57FDA" w:rsidDel="00AC271E">
          <w:rPr>
            <w:rFonts w:asciiTheme="majorBidi" w:hAnsiTheme="majorBidi" w:cstheme="majorBidi"/>
            <w:i/>
            <w:iCs/>
            <w:highlight w:val="yellow"/>
          </w:rPr>
          <w:delText>momentary states</w:delText>
        </w:r>
        <w:r w:rsidR="00C96E88" w:rsidRPr="00E57FDA" w:rsidDel="00AC271E">
          <w:rPr>
            <w:rFonts w:asciiTheme="majorBidi" w:hAnsiTheme="majorBidi" w:cstheme="majorBidi"/>
            <w:highlight w:val="yellow"/>
          </w:rPr>
          <w:delText xml:space="preserve"> of this dynamic system of attention, thought and emotion, the model is also able to characterize and predict differential trajectories of this dynamic system that thereby help account for individual differences in multiple common forms of cognitive vulnerability and thereby mental health.]</w:delText>
        </w:r>
      </w:del>
    </w:p>
    <w:p w14:paraId="106B13DC" w14:textId="6EECA847" w:rsidR="009F0F29" w:rsidRPr="00E54BA5" w:rsidDel="00B177F7" w:rsidRDefault="00B878D7" w:rsidP="00201C78">
      <w:pPr>
        <w:rPr>
          <w:del w:id="801" w:author="יפתח עמיר" w:date="2019-12-12T10:27:00Z"/>
        </w:rPr>
      </w:pPr>
      <w:del w:id="802" w:author="יפתח עמיר" w:date="2019-12-05T11:04:00Z">
        <w:r w:rsidRPr="00E57FDA" w:rsidDel="00AC271E">
          <w:rPr>
            <w:highlight w:val="cyan"/>
          </w:rPr>
          <w:delText>Third</w:delText>
        </w:r>
      </w:del>
      <w:del w:id="803" w:author="יפתח עמיר" w:date="2019-12-12T10:27:00Z">
        <w:r w:rsidR="000D141F" w:rsidDel="00B177F7">
          <w:delText xml:space="preserve">, </w:delText>
        </w:r>
        <w:r w:rsidR="00BA2DB8" w:rsidRPr="00016842" w:rsidDel="00B177F7">
          <w:delText>the</w:delText>
        </w:r>
        <w:r w:rsidR="00BA2DB8" w:rsidDel="00B177F7">
          <w:delText xml:space="preserve"> proposed model </w:delText>
        </w:r>
        <w:r w:rsidR="00C96E88" w:rsidDel="00B177F7">
          <w:delText xml:space="preserve">is not only a conceptual characterization of how attention, thought and </w:delText>
        </w:r>
      </w:del>
      <w:del w:id="804" w:author="יפתח עמיר" w:date="2019-12-05T11:03:00Z">
        <w:r w:rsidR="00C96E88" w:rsidDel="00AC271E">
          <w:delText xml:space="preserve">emotion </w:delText>
        </w:r>
      </w:del>
      <w:del w:id="805" w:author="יפתח עמיר" w:date="2019-12-12T10:27:00Z">
        <w:r w:rsidR="00C96E88" w:rsidDel="00B177F7">
          <w:delText>may unfold in time</w:delText>
        </w:r>
      </w:del>
      <w:del w:id="806" w:author="יפתח עמיר" w:date="2019-12-05T11:04:00Z">
        <w:r w:rsidR="00C96E88" w:rsidDel="00AC271E">
          <w:delText xml:space="preserve"> and in cognitive vulnerability over-time</w:delText>
        </w:r>
      </w:del>
      <w:del w:id="807" w:author="יפתח עמיר" w:date="2019-12-12T10:27:00Z">
        <w:r w:rsidR="00C96E88" w:rsidDel="00B177F7">
          <w:delText xml:space="preserve">, but </w:delText>
        </w:r>
        <w:r w:rsidR="00BA2DB8" w:rsidDel="00B177F7">
          <w:delText xml:space="preserve">may be </w:delText>
        </w:r>
        <w:r w:rsidR="003556F8" w:rsidDel="00B177F7">
          <w:delText>computationally</w:delText>
        </w:r>
        <w:r w:rsidR="00C96E88" w:rsidDel="00B177F7">
          <w:delText xml:space="preserve"> </w:delText>
        </w:r>
      </w:del>
      <w:del w:id="808" w:author="יפתח עמיר" w:date="2019-12-05T11:05:00Z">
        <w:r w:rsidR="00C96E88" w:rsidDel="00AC271E">
          <w:delText>formalized</w:delText>
        </w:r>
        <w:r w:rsidR="00BA2DB8" w:rsidDel="00AC271E">
          <w:delText xml:space="preserve"> </w:delText>
        </w:r>
      </w:del>
      <w:del w:id="809" w:author="יפתח עמיר" w:date="2019-12-12T10:27:00Z">
        <w:r w:rsidR="00BA2DB8" w:rsidDel="00B177F7">
          <w:delText xml:space="preserve">as a markov-chain with random-walks. This is because </w:delText>
        </w:r>
        <w:r w:rsidR="004F0E4B" w:rsidRPr="00340536" w:rsidDel="00B177F7">
          <w:delText xml:space="preserve">momentary states (Time </w:delText>
        </w:r>
        <w:r w:rsidR="004F0E4B" w:rsidRPr="00340536" w:rsidDel="00B177F7">
          <w:rPr>
            <w:i/>
            <w:iCs/>
          </w:rPr>
          <w:delText>n</w:delText>
        </w:r>
        <w:r w:rsidR="004F0E4B" w:rsidRPr="00340536" w:rsidDel="00B177F7">
          <w:delText xml:space="preserve">) are </w:delText>
        </w:r>
        <w:r w:rsidR="004F0E4B" w:rsidDel="00B177F7">
          <w:delText>strongly influenced</w:delText>
        </w:r>
        <w:r w:rsidR="004F0E4B" w:rsidRPr="00340536" w:rsidDel="00B177F7">
          <w:delText xml:space="preserve"> by the </w:delText>
        </w:r>
        <w:r w:rsidR="004F0E4B" w:rsidDel="00B177F7">
          <w:delText xml:space="preserve">immediately preceeding </w:delText>
        </w:r>
        <w:r w:rsidR="004F0E4B" w:rsidRPr="00340536" w:rsidDel="00B177F7">
          <w:delText xml:space="preserve">state of the system (Time </w:delText>
        </w:r>
        <w:r w:rsidR="004F0E4B" w:rsidRPr="00340536" w:rsidDel="00B177F7">
          <w:rPr>
            <w:i/>
            <w:iCs/>
          </w:rPr>
          <w:delText>n-1</w:delText>
        </w:r>
        <w:r w:rsidR="004F0E4B" w:rsidRPr="00340536" w:rsidDel="00B177F7">
          <w:delText>)</w:delText>
        </w:r>
        <w:r w:rsidR="004F0E4B" w:rsidDel="00B177F7">
          <w:delText xml:space="preserve"> (see below) – i.e., they are “chained” together in time. </w:delText>
        </w:r>
        <w:r w:rsidR="00F1008F" w:rsidDel="00B177F7">
          <w:delText>Moreover, a</w:delText>
        </w:r>
        <w:r w:rsidR="004F0E4B" w:rsidDel="00B177F7">
          <w:delText xml:space="preserve"> random-walk can be implemented to simulate</w:delText>
        </w:r>
        <w:r w:rsidR="00DE0078" w:rsidRPr="00340536" w:rsidDel="00B177F7">
          <w:delText xml:space="preserve"> </w:delText>
        </w:r>
        <w:r w:rsidR="00F1008F" w:rsidDel="00B177F7">
          <w:delText xml:space="preserve">momentary outcomes of </w:delText>
        </w:r>
        <w:r w:rsidR="00016842" w:rsidDel="00B177F7">
          <w:delText>internal attentional selection</w:delText>
        </w:r>
        <w:r w:rsidR="00BA2DB8" w:rsidDel="00B177F7">
          <w:delText xml:space="preserve"> </w:delText>
        </w:r>
        <w:r w:rsidR="00F1008F" w:rsidDel="00B177F7">
          <w:delText xml:space="preserve">as </w:delText>
        </w:r>
        <w:r w:rsidR="00BA2DB8" w:rsidDel="00B177F7">
          <w:delText>a</w:delText>
        </w:r>
        <w:r w:rsidR="00BA2DB8" w:rsidRPr="00671021" w:rsidDel="00B177F7">
          <w:delText xml:space="preserve"> </w:delText>
        </w:r>
        <w:r w:rsidR="00F1008F" w:rsidDel="00B177F7">
          <w:delText xml:space="preserve">likelihood and </w:delText>
        </w:r>
        <w:r w:rsidR="00BA2DB8" w:rsidRPr="00671021" w:rsidDel="00B177F7">
          <w:delText xml:space="preserve">partially stochastic </w:delText>
        </w:r>
        <w:r w:rsidR="00614E11" w:rsidDel="00B177F7">
          <w:delText xml:space="preserve">(i.e., random XXX) </w:delText>
        </w:r>
        <w:r w:rsidR="00BA2DB8" w:rsidDel="00B177F7">
          <w:delText>process</w:delText>
        </w:r>
        <w:r w:rsidR="00D227A2" w:rsidDel="00B177F7">
          <w:delText>.</w:delText>
        </w:r>
        <w:r w:rsidR="0001075D" w:rsidDel="00B177F7">
          <w:delText xml:space="preserve"> </w:delText>
        </w:r>
        <w:commentRangeStart w:id="810"/>
        <w:r w:rsidR="003A1206" w:rsidDel="00B177F7">
          <w:delText>T</w:delText>
        </w:r>
        <w:r w:rsidR="0001075D" w:rsidDel="00B177F7">
          <w:delText>hereby</w:delText>
        </w:r>
        <w:r w:rsidR="003A1206" w:rsidDel="00B177F7">
          <w:delText xml:space="preserve">, </w:delText>
        </w:r>
        <w:r w:rsidR="00A00D03" w:rsidDel="00B177F7">
          <w:delText xml:space="preserve">we demonstrate how this can be </w:delText>
        </w:r>
        <w:r w:rsidR="0001075D" w:rsidDel="00B177F7">
          <w:delText xml:space="preserve">applied </w:delText>
        </w:r>
        <w:r w:rsidR="00A00D03" w:rsidDel="00B177F7">
          <w:delText>to simulate the</w:delText>
        </w:r>
        <w:r w:rsidR="0001075D" w:rsidDel="00B177F7">
          <w:delText xml:space="preserve"> model</w:delText>
        </w:r>
        <w:r w:rsidR="00A00D03" w:rsidDel="00B177F7">
          <w:delText xml:space="preserve"> and</w:delText>
        </w:r>
        <w:r w:rsidR="0001075D" w:rsidDel="00B177F7">
          <w:delText xml:space="preserve"> </w:delText>
        </w:r>
        <w:r w:rsidR="005D0DA0" w:rsidDel="00B177F7">
          <w:delText xml:space="preserve">the unfolding of </w:delText>
        </w:r>
        <w:commentRangeStart w:id="811"/>
        <w:r w:rsidR="00E11A69" w:rsidDel="00B177F7">
          <w:delText xml:space="preserve">adaptive and maladaptive states </w:delText>
        </w:r>
        <w:commentRangeEnd w:id="811"/>
        <w:r w:rsidR="00DA20D0" w:rsidDel="00B177F7">
          <w:rPr>
            <w:rStyle w:val="CommentReference"/>
          </w:rPr>
          <w:commentReference w:id="811"/>
        </w:r>
        <w:r w:rsidR="00E11A69" w:rsidDel="00B177F7">
          <w:delText xml:space="preserve">(such as </w:delText>
        </w:r>
        <w:r w:rsidR="00CD0D79" w:rsidDel="00B177F7">
          <w:delText xml:space="preserve">mindwandering and </w:delText>
        </w:r>
        <w:r w:rsidR="00E11A69" w:rsidDel="00B177F7">
          <w:delText>repetitive negative thinking</w:delText>
        </w:r>
        <w:r w:rsidR="00267596" w:rsidDel="00B177F7">
          <w:delText>)</w:delText>
        </w:r>
        <w:r w:rsidR="008106D8" w:rsidDel="00B177F7">
          <w:delText xml:space="preserve"> that emerge from the </w:delText>
        </w:r>
        <w:commentRangeStart w:id="812"/>
        <w:r w:rsidR="00A00D03" w:rsidDel="00B177F7">
          <w:delText>different initial states and individual differences of the</w:delText>
        </w:r>
        <w:r w:rsidR="008106D8" w:rsidDel="00B177F7">
          <w:delText xml:space="preserve"> </w:delText>
        </w:r>
        <w:r w:rsidR="00A00D03" w:rsidDel="00B177F7">
          <w:delText>simulation</w:delText>
        </w:r>
        <w:commentRangeEnd w:id="810"/>
        <w:r w:rsidR="00614E11" w:rsidDel="00B177F7">
          <w:rPr>
            <w:rStyle w:val="CommentReference"/>
          </w:rPr>
          <w:commentReference w:id="810"/>
        </w:r>
        <w:r w:rsidR="0001075D" w:rsidDel="00B177F7">
          <w:delText>.</w:delText>
        </w:r>
        <w:commentRangeEnd w:id="812"/>
        <w:r w:rsidR="003556F8" w:rsidDel="00B177F7">
          <w:rPr>
            <w:rStyle w:val="CommentReference"/>
          </w:rPr>
          <w:commentReference w:id="812"/>
        </w:r>
      </w:del>
    </w:p>
    <w:p w14:paraId="13E6B6E0" w14:textId="71B3A4EC" w:rsidR="00BA786B" w:rsidRDefault="00B2635D" w:rsidP="00201C78">
      <w:pPr>
        <w:ind w:firstLine="0"/>
      </w:pPr>
      <w:r>
        <w:rPr>
          <w:noProof/>
        </w:rPr>
        <w:drawing>
          <wp:anchor distT="0" distB="0" distL="114300" distR="114300" simplePos="0" relativeHeight="251676672" behindDoc="0" locked="0" layoutInCell="1" allowOverlap="1" wp14:anchorId="3C1E97D4" wp14:editId="6FF84770">
            <wp:simplePos x="0" y="0"/>
            <wp:positionH relativeFrom="page">
              <wp:align>center</wp:align>
            </wp:positionH>
            <wp:positionV relativeFrom="paragraph">
              <wp:posOffset>238125</wp:posOffset>
            </wp:positionV>
            <wp:extent cx="4658400" cy="3880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8400" cy="3880800"/>
                    </a:xfrm>
                    <a:prstGeom prst="rect">
                      <a:avLst/>
                    </a:prstGeom>
                    <a:noFill/>
                  </pic:spPr>
                </pic:pic>
              </a:graphicData>
            </a:graphic>
            <wp14:sizeRelH relativeFrom="margin">
              <wp14:pctWidth>0</wp14:pctWidth>
            </wp14:sizeRelH>
            <wp14:sizeRelV relativeFrom="margin">
              <wp14:pctHeight>0</wp14:pctHeight>
            </wp14:sizeRelV>
          </wp:anchor>
        </w:drawing>
      </w:r>
    </w:p>
    <w:p w14:paraId="5F530063" w14:textId="6CD83598" w:rsidR="00BA786B" w:rsidRDefault="00BA786B" w:rsidP="00201C78">
      <w:pPr>
        <w:ind w:firstLine="0"/>
      </w:pPr>
    </w:p>
    <w:p w14:paraId="3D8CFDA2" w14:textId="27B99F83" w:rsidR="00DA20D0" w:rsidRDefault="00DA20D0" w:rsidP="0075551C">
      <w:pPr>
        <w:pStyle w:val="Heading2"/>
      </w:pPr>
      <w:r>
        <w:t xml:space="preserve">Model </w:t>
      </w:r>
      <w:commentRangeStart w:id="813"/>
      <w:r>
        <w:t>components</w:t>
      </w:r>
      <w:commentRangeEnd w:id="813"/>
      <w:r w:rsidR="00723B9E">
        <w:rPr>
          <w:rStyle w:val="CommentReference"/>
          <w:rFonts w:eastAsiaTheme="minorHAnsi" w:cstheme="minorBidi"/>
          <w:b w:val="0"/>
        </w:rPr>
        <w:commentReference w:id="813"/>
      </w:r>
    </w:p>
    <w:p w14:paraId="4162CC0C" w14:textId="4DF5FD9C" w:rsidR="00192FAB" w:rsidRDefault="009F0F29" w:rsidP="00411DB0">
      <w:r w:rsidRPr="000242B0">
        <w:rPr>
          <w:b/>
          <w:bCs/>
        </w:rPr>
        <w:t>First</w:t>
      </w:r>
      <w:r w:rsidRPr="0077258A">
        <w:rPr>
          <w:b/>
          <w:bCs/>
        </w:rPr>
        <w:t xml:space="preserve">, </w:t>
      </w:r>
      <w:r w:rsidR="00F954BF" w:rsidRPr="0077258A">
        <w:rPr>
          <w:b/>
          <w:bCs/>
          <w:i/>
          <w:iCs/>
        </w:rPr>
        <w:t xml:space="preserve">internal </w:t>
      </w:r>
      <w:r w:rsidR="00F954BF" w:rsidRPr="00EA5B99">
        <w:rPr>
          <w:b/>
          <w:bCs/>
          <w:i/>
          <w:iCs/>
        </w:rPr>
        <w:t>attentional selection</w:t>
      </w:r>
      <w:r w:rsidR="009F2F13">
        <w:rPr>
          <w:b/>
          <w:bCs/>
        </w:rPr>
        <w:t xml:space="preserve"> </w:t>
      </w:r>
      <w:r w:rsidR="009F2F13">
        <w:t>is at the functional</w:t>
      </w:r>
      <w:r w:rsidR="009F2F13" w:rsidRPr="00911D0F">
        <w:t xml:space="preserve"> center of </w:t>
      </w:r>
      <w:r w:rsidR="009F2F13">
        <w:t xml:space="preserve">the </w:t>
      </w:r>
      <w:r w:rsidR="003556F8">
        <w:t xml:space="preserve">proposed dynamic </w:t>
      </w:r>
      <w:commentRangeStart w:id="814"/>
      <w:r w:rsidR="003556F8">
        <w:t>system of attention</w:t>
      </w:r>
      <w:commentRangeEnd w:id="814"/>
      <w:r w:rsidR="00723B9E">
        <w:rPr>
          <w:rStyle w:val="CommentReference"/>
        </w:rPr>
        <w:commentReference w:id="814"/>
      </w:r>
      <w:r w:rsidR="003556F8">
        <w:t>, thought and emotion and thus the A2T model</w:t>
      </w:r>
      <w:r w:rsidR="005645DE" w:rsidRPr="00CA6633">
        <w:t>.</w:t>
      </w:r>
      <w:r w:rsidR="005645DE">
        <w:rPr>
          <w:b/>
          <w:bCs/>
        </w:rPr>
        <w:t xml:space="preserve"> </w:t>
      </w:r>
      <w:r w:rsidR="00FC3F8B">
        <w:t>At each moment in time</w:t>
      </w:r>
      <w:r w:rsidR="00AA0A43">
        <w:t>,</w:t>
      </w:r>
      <w:r w:rsidR="00FC3F8B">
        <w:t xml:space="preserve"> </w:t>
      </w:r>
      <w:r w:rsidR="00AA0A43" w:rsidRPr="009F58DE">
        <w:t xml:space="preserve">various </w:t>
      </w:r>
      <w:r w:rsidR="00821AA4">
        <w:t xml:space="preserve">sources </w:t>
      </w:r>
      <w:r w:rsidR="000C288F">
        <w:t>for</w:t>
      </w:r>
      <w:r w:rsidR="00821AA4">
        <w:t xml:space="preserve"> internal information</w:t>
      </w:r>
      <w:r w:rsidR="00FC3F8B">
        <w:t xml:space="preserve">, such as stimulus-driven spontaneous associative thoughts and memories as well as goal-directed thoughts, compete for processing. </w:t>
      </w:r>
      <w:r w:rsidR="005645DE">
        <w:t>Th</w:t>
      </w:r>
      <w:r w:rsidR="00E95868">
        <w:t>e</w:t>
      </w:r>
      <w:r w:rsidR="00FC3F8B">
        <w:t xml:space="preserve"> selection</w:t>
      </w:r>
      <w:r w:rsidR="005645DE">
        <w:t xml:space="preserve"> determines what </w:t>
      </w:r>
      <w:r w:rsidR="005645DE" w:rsidRPr="009F58DE">
        <w:t xml:space="preserve">internal </w:t>
      </w:r>
      <w:r w:rsidR="001F6E11">
        <w:t xml:space="preserve">information </w:t>
      </w:r>
      <w:r w:rsidR="00AA0A43">
        <w:t>receive</w:t>
      </w:r>
      <w:r w:rsidR="001F6E11">
        <w:t>s</w:t>
      </w:r>
      <w:r w:rsidR="00AA0A43">
        <w:t xml:space="preserve"> </w:t>
      </w:r>
      <w:r w:rsidR="00FC3F8B">
        <w:t>processing</w:t>
      </w:r>
      <w:r w:rsidR="00EE39DF">
        <w:t xml:space="preserve"> priority</w:t>
      </w:r>
      <w:r w:rsidR="00FC3F8B">
        <w:t xml:space="preserve"> from </w:t>
      </w:r>
      <w:r w:rsidR="00395D98">
        <w:t xml:space="preserve">the </w:t>
      </w:r>
      <w:r w:rsidR="00FC3F8B">
        <w:t>limited</w:t>
      </w:r>
      <w:r w:rsidRPr="005645DE">
        <w:t xml:space="preserve"> </w:t>
      </w:r>
      <w:r w:rsidR="00AA0A43">
        <w:t xml:space="preserve">capacity in </w:t>
      </w:r>
      <w:r w:rsidRPr="005645DE">
        <w:t>working</w:t>
      </w:r>
      <w:r w:rsidR="00AA0A43">
        <w:t xml:space="preserve"> </w:t>
      </w:r>
      <w:r w:rsidRPr="005645DE">
        <w:t>memory</w:t>
      </w:r>
      <w:r w:rsidR="00F80078">
        <w:t xml:space="preserve"> (see</w:t>
      </w:r>
      <w:r w:rsidR="00D90B12">
        <w:t xml:space="preserve"> Figure 2A</w:t>
      </w:r>
      <w:r w:rsidR="00F80078">
        <w:t>)</w:t>
      </w:r>
      <w:r w:rsidRPr="005645DE">
        <w:t>.</w:t>
      </w:r>
      <w:ins w:id="815" w:author="יפתח עמיר" w:date="2020-01-14T11:17:00Z">
        <w:r w:rsidR="005A30B1">
          <w:rPr>
            <w:lang w:val="en-IL"/>
          </w:rPr>
          <w:t xml:space="preserve"> Selection can be based on any number of dimensions ref</w:t>
        </w:r>
      </w:ins>
      <w:ins w:id="816" w:author="יפתח עמיר" w:date="2020-01-14T11:18:00Z">
        <w:r w:rsidR="005A30B1">
          <w:rPr>
            <w:lang w:val="en-IL"/>
          </w:rPr>
          <w:t xml:space="preserve">lecting the </w:t>
        </w:r>
      </w:ins>
      <w:ins w:id="817" w:author="יפתח עמיר" w:date="2020-01-28T13:37:00Z">
        <w:r w:rsidR="006025CE">
          <w:rPr>
            <w:lang w:val="en-IL"/>
          </w:rPr>
          <w:t xml:space="preserve"> </w:t>
        </w:r>
      </w:ins>
      <w:ins w:id="818" w:author="יפתח עמיר" w:date="2020-01-14T11:18:00Z">
        <w:r w:rsidR="005A30B1">
          <w:rPr>
            <w:lang w:val="en-IL"/>
          </w:rPr>
          <w:t>‘features’ of thought content (e.g.,</w:t>
        </w:r>
      </w:ins>
      <w:ins w:id="819" w:author="יפתח עמיר" w:date="2020-01-14T11:20:00Z">
        <w:r w:rsidR="005A30B1">
          <w:rPr>
            <w:lang w:val="en-IL"/>
          </w:rPr>
          <w:t xml:space="preserve"> degrees of</w:t>
        </w:r>
      </w:ins>
      <w:ins w:id="820" w:author="יפתח עמיר" w:date="2020-01-14T11:18:00Z">
        <w:r w:rsidR="005A30B1">
          <w:rPr>
            <w:lang w:val="en-IL"/>
          </w:rPr>
          <w:t xml:space="preserve"> emotionally-associated valence,</w:t>
        </w:r>
      </w:ins>
      <w:ins w:id="821" w:author="יפתח עמיר" w:date="2020-01-14T11:20:00Z">
        <w:r w:rsidR="005A30B1">
          <w:rPr>
            <w:lang w:val="en-IL"/>
          </w:rPr>
          <w:t xml:space="preserve"> self-referentiality,</w:t>
        </w:r>
      </w:ins>
      <w:ins w:id="822" w:author="יפתח עמיר" w:date="2020-01-14T11:18:00Z">
        <w:r w:rsidR="005A30B1">
          <w:rPr>
            <w:lang w:val="en-IL"/>
          </w:rPr>
          <w:t xml:space="preserve"> </w:t>
        </w:r>
      </w:ins>
      <w:ins w:id="823" w:author="יפתח עמיר" w:date="2020-01-14T11:27:00Z">
        <w:r w:rsidR="005C698D">
          <w:rPr>
            <w:lang w:val="en-IL"/>
          </w:rPr>
          <w:t>temporal orientation</w:t>
        </w:r>
      </w:ins>
      <w:ins w:id="824" w:author="יפתח עמיר" w:date="2020-01-14T11:18:00Z">
        <w:r w:rsidR="005A30B1">
          <w:rPr>
            <w:lang w:val="en-IL"/>
          </w:rPr>
          <w:t>, etc.</w:t>
        </w:r>
      </w:ins>
      <w:ins w:id="825" w:author="יפתח עמיר" w:date="2020-01-14T11:20:00Z">
        <w:r w:rsidR="005A30B1">
          <w:rPr>
            <w:lang w:val="en-IL"/>
          </w:rPr>
          <w:t xml:space="preserve">; see </w:t>
        </w:r>
      </w:ins>
      <w:ins w:id="826" w:author="יפתח עמיר" w:date="2020-01-14T11:21:00Z">
        <w:r w:rsidR="005A30B1">
          <w:rPr>
            <w:lang w:val="en-IL"/>
          </w:rPr>
          <w:fldChar w:fldCharType="begin" w:fldLock="1"/>
        </w:r>
      </w:ins>
      <w:r w:rsidR="00503EEC">
        <w:rPr>
          <w:lang w:val="en-IL"/>
        </w:rPr>
        <w:instrText>ADDIN CSL_CITATION {"citationItems":[{"id":"ITEM-1","itemData":{"DOI":"10.3389/fpsyg.2013.00900","ISBN":"1664-1078","abstract":"A core aspect of human cognition involves overcoming the constraints of the present environment by mentally simulating another time, place, or perspective. Although these self-generated processes confer many benefits, they can come at an important cost, and this cost is greater for some individuals than for others. Here we explore the possibility that the costs and benefits of self-generated thought depend, in part, upon its phenomenological content. To test these hypotheses, we first developed a novel thought sampling paradigm and explored normative ratings of multiple thought content variables (i.e. valence, specificity, self-relevance, etc.) across a large sample of young adults. Next, we examined multi-level relationships among these content variables, and used a hierarchical clustering approach to partition self-generated thought into multiple dimensions. Finally, we investigated whether these content dimensions predicted individual differences in the costs and benefits of the experience, assessed with questionnaires measuring emotional health and wellbeing. Individuals who characterized their thoughts as more negative and more personally-significant exhibited scored higher on constructs associated with Depression and Trait Negative Affect, whereas those who characterized their thoughts as less specific scored higher on constructs linked to Rumination. In contrast, individuals who characterized their thoughts as more positive, less personally-significant, and more specific scored higher on constructs linked to improved wellbeing (Mindfulness). Collectively, these findings suggest that the content of people’s inner thoughts can 1) be productively examined, 2) be distilled into several major dimensions, and 3) account for a large portion of variability in their functional outcomes.","author":[{"dropping-particle":"","family":"Andrews-Hanna","given":"Jessica R","non-dropping-particle":"","parse-names":false,"suffix":""},{"dropping-particle":"","family":"Kaiser","given":"Roselinde H","non-dropping-particle":"","parse-names":false,"suffix":""},{"dropping-particle":"","family":"Turner","given":"Amy E J","non-dropping-particle":"","parse-names":false,"suffix":""},{"dropping-particle":"","family":"Reineberg","given":"Andrew E","non-dropping-particle":"","parse-names":false,"suffix":""},{"dropping-particle":"","family":"Godinez","given":"Detre","non-dropping-particle":"","parse-names":false,"suffix":""},{"dropping-particle":"","family":"Dimidjian","given":"Sona","non-dropping-particle":"","parse-names":false,"suffix":""},{"dropping-particle":"","family":"Banich","given":"Marie T","non-dropping-particle":"","parse-names":false,"suffix":""}],"container-title":"Frontiers in Psychology","id":"ITEM-1","issue":"November","issued":{"date-parts":[["2013"]]},"page":"900","title":"A penny for your thoughts: dimensions of self-generated thought content and relationships with individual differences in emotional wellbeing","type":"article-journal","volume":"4"},"uris":["http://www.mendeley.com/documents/?uuid=f097ba78-2e93-4e41-9b42-9e3ff09ce043"]}],"mendeley":{"formattedCitation":"(Andrews-Hanna et al., 2013)","plainTextFormattedCitation":"(Andrews-Hanna et al., 2013)","previouslyFormattedCitation":"(Andrews-Hanna et al., 2013)"},"properties":{"noteIndex":0},"schema":"https://github.com/citation-style-language/schema/raw/master/csl-citation.json"}</w:instrText>
      </w:r>
      <w:r w:rsidR="005A30B1">
        <w:rPr>
          <w:lang w:val="en-IL"/>
        </w:rPr>
        <w:fldChar w:fldCharType="separate"/>
      </w:r>
      <w:del w:id="827" w:author="עמית ברנשטיין" w:date="2020-03-11T11:53:00Z">
        <w:r w:rsidR="005A30B1" w:rsidRPr="005A30B1" w:rsidDel="00723B9E">
          <w:rPr>
            <w:noProof/>
            <w:lang w:val="en-IL"/>
          </w:rPr>
          <w:delText>(</w:delText>
        </w:r>
      </w:del>
      <w:r w:rsidR="005A30B1" w:rsidRPr="005A30B1">
        <w:rPr>
          <w:noProof/>
          <w:lang w:val="en-IL"/>
        </w:rPr>
        <w:t>Andrews-Hanna et al., 2013)</w:t>
      </w:r>
      <w:ins w:id="828" w:author="יפתח עמיר" w:date="2020-01-14T11:21:00Z">
        <w:r w:rsidR="005A30B1">
          <w:rPr>
            <w:lang w:val="en-IL"/>
          </w:rPr>
          <w:fldChar w:fldCharType="end"/>
        </w:r>
      </w:ins>
      <w:ins w:id="829" w:author="יפתח עמיר" w:date="2020-01-14T11:18:00Z">
        <w:r w:rsidR="005A30B1">
          <w:rPr>
            <w:lang w:val="en-IL"/>
          </w:rPr>
          <w:t>)</w:t>
        </w:r>
      </w:ins>
      <w:ins w:id="830" w:author="יפתח עמיר" w:date="2020-01-14T11:21:00Z">
        <w:r w:rsidR="005A30B1">
          <w:rPr>
            <w:lang w:val="en-IL"/>
          </w:rPr>
          <w:t xml:space="preserve">. </w:t>
        </w:r>
      </w:ins>
      <w:ins w:id="831" w:author="יפתח עמיר" w:date="2020-01-14T11:22:00Z">
        <w:r w:rsidR="005A30B1">
          <w:rPr>
            <w:lang w:val="en-IL"/>
          </w:rPr>
          <w:t>For simplicity in</w:t>
        </w:r>
      </w:ins>
      <w:ins w:id="832" w:author="יפתח עמיר" w:date="2020-01-14T11:27:00Z">
        <w:r w:rsidR="005C698D">
          <w:rPr>
            <w:lang w:val="en-IL"/>
          </w:rPr>
          <w:t xml:space="preserve"> outlining and</w:t>
        </w:r>
      </w:ins>
      <w:ins w:id="833" w:author="יפתח עמיר" w:date="2020-01-14T11:22:00Z">
        <w:r w:rsidR="005A30B1">
          <w:rPr>
            <w:lang w:val="en-IL"/>
          </w:rPr>
          <w:t xml:space="preserve"> illustratin</w:t>
        </w:r>
      </w:ins>
      <w:ins w:id="834" w:author="יפתח עמיר" w:date="2020-01-14T11:27:00Z">
        <w:r w:rsidR="005C698D">
          <w:rPr>
            <w:lang w:val="en-IL"/>
          </w:rPr>
          <w:t>g</w:t>
        </w:r>
      </w:ins>
      <w:ins w:id="835" w:author="יפתח עמיר" w:date="2020-01-14T11:22:00Z">
        <w:r w:rsidR="005A30B1">
          <w:rPr>
            <w:lang w:val="en-IL"/>
          </w:rPr>
          <w:t xml:space="preserve"> the model, i</w:t>
        </w:r>
      </w:ins>
      <w:ins w:id="836" w:author="יפתח עמיר" w:date="2020-01-14T11:21:00Z">
        <w:r w:rsidR="005A30B1">
          <w:rPr>
            <w:lang w:val="en-IL"/>
          </w:rPr>
          <w:t xml:space="preserve">n this paper we focus on </w:t>
        </w:r>
      </w:ins>
      <w:ins w:id="837" w:author="יפתח עמיר" w:date="2020-01-14T11:23:00Z">
        <w:r w:rsidR="005A30B1">
          <w:rPr>
            <w:lang w:val="en-IL"/>
          </w:rPr>
          <w:t>(</w:t>
        </w:r>
      </w:ins>
      <w:ins w:id="838" w:author="יפתח עמיר" w:date="2020-01-14T11:22:00Z">
        <w:r w:rsidR="005A30B1">
          <w:rPr>
            <w:lang w:val="en-IL"/>
          </w:rPr>
          <w:t>degree of</w:t>
        </w:r>
      </w:ins>
      <w:ins w:id="839" w:author="יפתח עמיר" w:date="2020-01-14T11:23:00Z">
        <w:r w:rsidR="005A30B1">
          <w:rPr>
            <w:lang w:val="en-IL"/>
          </w:rPr>
          <w:t>)</w:t>
        </w:r>
      </w:ins>
      <w:ins w:id="840" w:author="יפתח עמיר" w:date="2020-01-14T11:22:00Z">
        <w:r w:rsidR="005A30B1">
          <w:rPr>
            <w:lang w:val="en-IL"/>
          </w:rPr>
          <w:t xml:space="preserve"> negative</w:t>
        </w:r>
      </w:ins>
      <w:ins w:id="841" w:author="יפתח עמיר" w:date="2020-01-14T11:21:00Z">
        <w:r w:rsidR="005A30B1">
          <w:rPr>
            <w:lang w:val="en-IL"/>
          </w:rPr>
          <w:t xml:space="preserve"> valence</w:t>
        </w:r>
      </w:ins>
      <w:ins w:id="842" w:author="יפתח עמיר" w:date="2020-01-14T11:23:00Z">
        <w:r w:rsidR="005A30B1">
          <w:rPr>
            <w:lang w:val="en-IL"/>
          </w:rPr>
          <w:t xml:space="preserve"> as the key dimension </w:t>
        </w:r>
        <w:r w:rsidR="005A30B1">
          <w:rPr>
            <w:lang w:val="en-IL"/>
          </w:rPr>
          <w:lastRenderedPageBreak/>
          <w:t>on which selection is based</w:t>
        </w:r>
      </w:ins>
      <w:ins w:id="843" w:author="יפתח עמיר" w:date="2020-01-14T11:24:00Z">
        <w:r w:rsidR="00B878DC">
          <w:rPr>
            <w:rStyle w:val="FootnoteReference"/>
            <w:lang w:val="en-IL"/>
          </w:rPr>
          <w:footnoteReference w:id="2"/>
        </w:r>
      </w:ins>
      <w:ins w:id="852" w:author="יפתח עמיר" w:date="2020-01-14T11:23:00Z">
        <w:r w:rsidR="005A30B1">
          <w:rPr>
            <w:lang w:val="en-IL"/>
          </w:rPr>
          <w:t>.</w:t>
        </w:r>
      </w:ins>
      <w:ins w:id="853" w:author="יפתח עמיר" w:date="2020-01-14T11:22:00Z">
        <w:r w:rsidR="005A30B1">
          <w:rPr>
            <w:lang w:val="en-IL"/>
          </w:rPr>
          <w:t xml:space="preserve"> </w:t>
        </w:r>
      </w:ins>
      <w:del w:id="854" w:author="יפתח עמיר" w:date="2020-01-14T11:23:00Z">
        <w:r w:rsidR="005645DE" w:rsidDel="005A30B1">
          <w:delText xml:space="preserve"> </w:delText>
        </w:r>
      </w:del>
      <w:r>
        <w:t xml:space="preserve">The </w:t>
      </w:r>
      <w:ins w:id="855" w:author="יפתח עמיר" w:date="2020-01-28T13:38:00Z">
        <w:r w:rsidR="006025CE">
          <w:rPr>
            <w:lang w:val="en-IL"/>
          </w:rPr>
          <w:t xml:space="preserve">momentary state of internal attentional </w:t>
        </w:r>
      </w:ins>
      <w:r>
        <w:t xml:space="preserve">selection </w:t>
      </w:r>
      <w:del w:id="856" w:author="יפתח עמיר" w:date="2020-01-28T13:38:00Z">
        <w:r w:rsidDel="006025CE">
          <w:delText xml:space="preserve">process </w:delText>
        </w:r>
      </w:del>
      <w:r>
        <w:t xml:space="preserve">is represented, and may be formalized, as a </w:t>
      </w:r>
      <w:del w:id="857" w:author="יפתח עמיר" w:date="2020-01-14T11:28:00Z">
        <w:r w:rsidDel="005C698D">
          <w:delText>likelihood ratio</w:delText>
        </w:r>
      </w:del>
      <w:ins w:id="858" w:author="יפתח עמיר" w:date="2020-01-14T11:28:00Z">
        <w:r w:rsidR="005C698D">
          <w:rPr>
            <w:lang w:val="en-IL"/>
          </w:rPr>
          <w:t>probability distribution</w:t>
        </w:r>
      </w:ins>
      <w:r>
        <w:t xml:space="preserve"> biasing selection </w:t>
      </w:r>
      <w:del w:id="859" w:author="יפתח עמיר" w:date="2020-01-14T11:28:00Z">
        <w:r w:rsidDel="005C698D">
          <w:delText xml:space="preserve">for </w:delText>
        </w:r>
      </w:del>
      <w:ins w:id="860" w:author="יפתח עמיר" w:date="2020-01-14T11:28:00Z">
        <w:r w:rsidR="005C698D">
          <w:rPr>
            <w:lang w:val="en-IL"/>
          </w:rPr>
          <w:t>in favor of</w:t>
        </w:r>
        <w:r w:rsidR="005C698D">
          <w:t xml:space="preserve"> </w:t>
        </w:r>
      </w:ins>
      <w:r>
        <w:t xml:space="preserve">certain </w:t>
      </w:r>
      <w:r w:rsidR="00145A55">
        <w:t xml:space="preserve">representations </w:t>
      </w:r>
      <w:r>
        <w:t>over others</w:t>
      </w:r>
      <w:r w:rsidR="00E95868">
        <w:t xml:space="preserve"> </w:t>
      </w:r>
      <w:r w:rsidR="00D90B12">
        <w:t xml:space="preserve">in any given moment </w:t>
      </w:r>
      <w:r w:rsidR="00E95868">
        <w:t>(see Figure 2B)</w:t>
      </w:r>
      <w:r>
        <w:t xml:space="preserve">. </w:t>
      </w:r>
      <w:r w:rsidR="00CA411E">
        <w:t>Critically</w:t>
      </w:r>
      <w:r>
        <w:t>,</w:t>
      </w:r>
      <w:r w:rsidR="00ED0DA0">
        <w:t xml:space="preserve"> in each moment</w:t>
      </w:r>
      <w:r>
        <w:t xml:space="preserve"> </w:t>
      </w:r>
      <w:r w:rsidR="00411DB0">
        <w:t xml:space="preserve">this </w:t>
      </w:r>
      <w:r w:rsidR="00192FAB">
        <w:t>selection</w:t>
      </w:r>
      <w:r w:rsidR="00497F8D">
        <w:t xml:space="preserve"> </w:t>
      </w:r>
      <w:del w:id="861" w:author="יפתח עמיר" w:date="2020-01-14T11:29:00Z">
        <w:r w:rsidR="00497F8D" w:rsidDel="005C698D">
          <w:delText xml:space="preserve">ratios </w:delText>
        </w:r>
      </w:del>
      <w:ins w:id="862" w:author="יפתח עמיר" w:date="2020-01-14T11:29:00Z">
        <w:r w:rsidR="005C698D">
          <w:rPr>
            <w:lang w:val="en-IL"/>
          </w:rPr>
          <w:t>probability distribution</w:t>
        </w:r>
        <w:r w:rsidR="005C698D">
          <w:t xml:space="preserve"> </w:t>
        </w:r>
      </w:ins>
      <w:r w:rsidR="00497F8D">
        <w:t>change</w:t>
      </w:r>
      <w:ins w:id="863" w:author="יפתח עמיר" w:date="2020-01-28T13:39:00Z">
        <w:r w:rsidR="006025CE">
          <w:rPr>
            <w:lang w:val="en-IL"/>
          </w:rPr>
          <w:t>s</w:t>
        </w:r>
      </w:ins>
      <w:r w:rsidR="00497F8D">
        <w:t xml:space="preserve"> as a function of</w:t>
      </w:r>
      <w:r w:rsidR="0057765D">
        <w:t xml:space="preserve"> </w:t>
      </w:r>
      <w:r w:rsidR="001520FB">
        <w:t>momentary states of the other components (their mechanism of influence is explained below)</w:t>
      </w:r>
      <w:r w:rsidR="00934CEB">
        <w:t>.</w:t>
      </w:r>
      <w:r w:rsidR="001520FB">
        <w:t xml:space="preserve"> </w:t>
      </w:r>
      <w:r w:rsidR="00934CEB">
        <w:t>An additional source of influence on selection are</w:t>
      </w:r>
      <w:r>
        <w:t xml:space="preserve"> stochastic/random </w:t>
      </w:r>
      <w:r w:rsidR="00B211AB">
        <w:t>factors</w:t>
      </w:r>
      <w:r w:rsidRPr="00CA411E">
        <w:t xml:space="preserve"> such as </w:t>
      </w:r>
      <w:r w:rsidR="00CA411E">
        <w:t>random neural (system) noise</w:t>
      </w:r>
      <w:r w:rsidR="00C621BD">
        <w:t xml:space="preserve"> </w:t>
      </w:r>
      <w:r w:rsidR="00C621BD">
        <w:fldChar w:fldCharType="begin" w:fldLock="1"/>
      </w:r>
      <w:r w:rsidR="001F5F14">
        <w:instrText>ADDIN CSL_CITATION {"citationItems":[{"id":"ITEM-1","itemData":{"DOI":"https://doi.org/10.1016/0959-4388(94)90059-0","ISSN":"0959-4388","abstract":"Cortical circuitry must facilitate information transfer in accordance with a neural code. In this article we examine two candidate neural codes: information is represented in the spike rate of neurons, or information is represented in the precise timing of individual spikes. These codes can be distinguished by examining the physiological basis of the highly irregular interspike intervals typically observed in cerebral cortex. Recent advances in our understanding of cortical microcircuitry suggest that the timing of neuronal spikes conveys little, if any, information. The cortex is likely to propagate a noisy rate code through redundant, patchy interconnections.","author":[{"dropping-particle":"","family":"Shadlen","given":"Michael N","non-dropping-particle":"","parse-names":false,"suffix":""},{"dropping-particle":"","family":"Newsome","given":"William T","non-dropping-particle":"","parse-names":false,"suffix":""}],"container-title":"Current Opinion in Neurobiology","id":"ITEM-1","issue":"4","issued":{"date-parts":[["1994"]]},"page":"569-579","title":"Noise, neural codes and cortical organization","type":"article-journal","volume":"4"},"uris":["http://www.mendeley.com/documents/?uuid=69ae1d46-f081-4a06-8848-860059793480"]},{"id":"ITEM-2","itemData":{"DOI":"10.1126/science.aar7186","abstract":"What are the neuronal mechanisms that enable conscious perception? Why do some images remain subliminal? Van Vugt et al. trained monkeys to detect low-contrast images and compared neuronal activity in brain areas V1, V4, and the dorsolateral prefrontal cortex. Some stimuli made it into consciousness, and others were subliminal depending on their propagation, which can be variable for weak stimuli (see the Perspective by Mashour). Strongly propagated stimuli initiated a state in the higher brain areas called “ignition” that caused information about a brief stimulus to become sustained and broadcasted back through recurrent interactions between many brain areas.Science, this issue p. 537; see also p. 493Why are some visual stimuli consciously detected, whereas others remain subliminal? We investigated the fate of weak visual stimuli in the visual and frontal cortex of awake monkeys trained to report stimulus presence. Reported stimuli were associated with strong sustained activity in the frontal cortex, and frontal activity was weaker and quickly decayed for unreported stimuli. Information about weak stimuli could be lost at successive stages en route from the visual to the frontal cortex, and these propagation failures were confirmed through microstimulation of area V1. Fluctuations in response bias and sensitivity during perception of identical stimuli were traced back to prestimulus brain-state markers. A model in which stimuli become consciously reportable when they elicit a nonlinear ignition process in higher cortical areas explained our results.","author":[{"dropping-particle":"","family":"Vugt","given":"Bram","non-dropping-particle":"van","parse-names":false,"suffix":""},{"dropping-particle":"","family":"Dagnino","given":"Bruno","non-dropping-particle":"","parse-names":false,"suffix":""},{"dropping-particle":"","family":"Vartak","given":"Devavrat","non-dropping-particle":"","parse-names":false,"suffix":""},{"dropping-particle":"","family":"Safaai","given":"Houman","non-dropping-particle":"","parse-names":false,"suffix":""},{"dropping-particle":"","family":"Panzeri","given":"Stefano","non-dropping-particle":"","parse-names":false,"suffix":""},{"dropping-particle":"","family":"Dehaene","given":"Stanislas","non-dropping-particle":"","parse-names":false,"suffix":""},{"dropping-particle":"","family":"Roelfsema","given":"Pieter R","non-dropping-particle":"","parse-names":false,"suffix":""}],"container-title":"Science","id":"ITEM-2","issue":"6388","issued":{"date-parts":[["2018","5","4"]]},"page":"537 LP - 542","title":"The threshold for conscious report: Signal loss and response bias in visual and frontal cortex","type":"article-journal","volume":"360"},"uris":["http://www.mendeley.com/documents/?uuid=883ef760-3cb5-439e-891c-b24bb8d27ec3"]},{"id":"ITEM-3","itemData":{"DOI":"10.1093/acprof:oso/9780195301069.001.0001","ISBN":"0-19-530106-4 (Hardcover); 978-0-19-530106-9 (Hardcover)","abstract":"Studies of mechanisms in the brain that allow complicated things to happen in a coordinated fashion have produced some of the most spectacular discoveries in neuroscience. This book provides eloquent support for the idea that spontaneous neuron activity, far from being mere noise, is actually the source of our cognitive abilities. It takes a fresh look at the coevolution of structure and function in the mammalian brain, illustrating how self-emerged oscillatory timing is the brain's fundamental organizer of neuronal information. The small-world-like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György Buzsáki guides the reader from the physics of oscillations through neuronal assembly organization to complex cognitive processing and memory storage. His clear, fluid writing--accessible to any reader with some scientific knowledge--is supplemented by extensive footnotes and references that make it just as gratifying and instructive a read for the specialist. The coherent view of a single author who has been at the forefront of research in this exciting field, this volume is essential reading for anyone interested in our rapidly evolving understanding of the brain. (PsycINFO Database Record (c) 2016 APA, all rights reserved)","author":[{"dropping-particle":"","family":"Buzsáki","given":"György","non-dropping-particle":"","parse-names":false,"suffix":""}],"container-title":"Rhythms of the brain.","id":"ITEM-3","issued":{"date-parts":[["2006"]]},"page":"xv, 448-xv, 448","publisher":"Oxford University Press","publisher-place":"New York,  NY,  US","title":"Rhythms of the brain.","type":"article"},"uris":["http://www.mendeley.com/documents/?uuid=c9dcd42f-d707-4938-b91e-47ff4c7feb88"]}],"mendeley":{"formattedCitation":"(Buzsáki, 2006; Shadlen &amp; Newsome, 1994; van Vugt et al., 2018)","plainTextFormattedCitation":"(Buzsáki, 2006; Shadlen &amp; Newsome, 1994; van Vugt et al., 2018)","previouslyFormattedCitation":"(Buzsáki, 2006; Shadlen &amp; Newsome, 1994; van Vugt et al., 2018)"},"properties":{"noteIndex":0},"schema":"https://github.com/citation-style-language/schema/raw/master/csl-citation.json"}</w:instrText>
      </w:r>
      <w:r w:rsidR="00C621BD">
        <w:fldChar w:fldCharType="separate"/>
      </w:r>
      <w:r w:rsidR="004C2A57" w:rsidRPr="004C2A57">
        <w:rPr>
          <w:noProof/>
        </w:rPr>
        <w:t>(Buzsáki, 2006; Shadlen &amp; Newsome, 1994; van Vugt et al., 2018)</w:t>
      </w:r>
      <w:r w:rsidR="00C621BD">
        <w:fldChar w:fldCharType="end"/>
      </w:r>
      <w:r>
        <w:t>.</w:t>
      </w:r>
      <w:r w:rsidR="00BA786B">
        <w:t xml:space="preserve"> </w:t>
      </w:r>
      <w:r w:rsidR="00843B55">
        <w:t xml:space="preserve">This </w:t>
      </w:r>
      <w:proofErr w:type="spellStart"/>
      <w:r w:rsidR="00843B55">
        <w:t>randonmness</w:t>
      </w:r>
      <w:proofErr w:type="spellEnd"/>
      <w:r w:rsidR="00843B55">
        <w:t xml:space="preserve"> is essential </w:t>
      </w:r>
      <w:r w:rsidR="003556F8">
        <w:t xml:space="preserve">to ensure </w:t>
      </w:r>
      <w:r w:rsidR="00E95868">
        <w:t xml:space="preserve">a degree of </w:t>
      </w:r>
      <w:r w:rsidR="00E95868" w:rsidRPr="00B211AB">
        <w:rPr>
          <w:i/>
          <w:iCs/>
        </w:rPr>
        <w:t>flexibility</w:t>
      </w:r>
      <w:r w:rsidR="00A86994">
        <w:t xml:space="preserve"> </w:t>
      </w:r>
      <w:r w:rsidR="00A86994" w:rsidRPr="00B211AB">
        <w:rPr>
          <w:i/>
          <w:iCs/>
        </w:rPr>
        <w:t>over time</w:t>
      </w:r>
      <w:r w:rsidR="00E95868">
        <w:t xml:space="preserve"> such</w:t>
      </w:r>
      <w:r w:rsidR="00843B55">
        <w:t xml:space="preserve"> that</w:t>
      </w:r>
      <w:r w:rsidR="00D71639">
        <w:t xml:space="preserve"> </w:t>
      </w:r>
      <w:r w:rsidR="00A86994">
        <w:t xml:space="preserve">the system does not become ‘stuck’ indefinitely in a certain </w:t>
      </w:r>
      <w:ins w:id="864" w:author="יפתח עמיר" w:date="2019-12-24T11:46:00Z">
        <w:r w:rsidR="00C11968">
          <w:t xml:space="preserve">(biased likelihood) </w:t>
        </w:r>
      </w:ins>
      <w:r w:rsidR="00A86994">
        <w:t>state due to internal feedback loops</w:t>
      </w:r>
      <w:r w:rsidR="003556F8">
        <w:t xml:space="preserve"> without an intervening stochastic event</w:t>
      </w:r>
      <w:r w:rsidR="00EE39DF">
        <w:t xml:space="preserve"> (see </w:t>
      </w:r>
      <w:r w:rsidR="00EE39DF">
        <w:rPr>
          <w:i/>
          <w:iCs/>
        </w:rPr>
        <w:t>Common temporal trajectories</w:t>
      </w:r>
      <w:r w:rsidR="00EE39DF">
        <w:t xml:space="preserve"> section below)</w:t>
      </w:r>
      <w:r w:rsidR="00843B55">
        <w:t>.</w:t>
      </w:r>
      <w:ins w:id="865" w:author="עמית ברנשטיין" w:date="2020-03-11T11:54:00Z">
        <w:r w:rsidR="00723B9E">
          <w:t xml:space="preserve"> </w:t>
        </w:r>
      </w:ins>
    </w:p>
    <w:p w14:paraId="47368F32" w14:textId="0387C476" w:rsidR="003B5474" w:rsidRPr="00770282" w:rsidRDefault="009F0F29" w:rsidP="003B5474">
      <w:r w:rsidRPr="00DC0DE5">
        <w:rPr>
          <w:b/>
          <w:bCs/>
        </w:rPr>
        <w:t xml:space="preserve">Second, </w:t>
      </w:r>
      <w:r w:rsidRPr="00095224">
        <w:t>the contents or</w:t>
      </w:r>
      <w:r>
        <w:rPr>
          <w:b/>
          <w:bCs/>
        </w:rPr>
        <w:t xml:space="preserve"> </w:t>
      </w:r>
      <w:r w:rsidR="00315276" w:rsidRPr="00E530EB">
        <w:rPr>
          <w:b/>
          <w:bCs/>
          <w:i/>
          <w:iCs/>
        </w:rPr>
        <w:t>representation</w:t>
      </w:r>
      <w:r w:rsidRPr="00E530EB">
        <w:rPr>
          <w:b/>
          <w:bCs/>
          <w:i/>
          <w:iCs/>
        </w:rPr>
        <w:t xml:space="preserve">s in </w:t>
      </w:r>
      <w:r w:rsidR="00D00051">
        <w:rPr>
          <w:b/>
          <w:bCs/>
          <w:i/>
          <w:iCs/>
        </w:rPr>
        <w:t>working memory</w:t>
      </w:r>
      <w:r w:rsidR="00826C8D">
        <w:rPr>
          <w:b/>
          <w:bCs/>
        </w:rPr>
        <w:t xml:space="preserve"> </w:t>
      </w:r>
      <w:r w:rsidR="00826C8D" w:rsidRPr="009A4A56">
        <w:t>are the momentary outcomes of internal selection</w:t>
      </w:r>
      <w:r w:rsidR="006C6610">
        <w:t xml:space="preserve">. These </w:t>
      </w:r>
      <w:r w:rsidR="00826C8D" w:rsidRPr="00117659">
        <w:t>include</w:t>
      </w:r>
      <w:r w:rsidR="00EE39DF">
        <w:t xml:space="preserve"> mental experiences such</w:t>
      </w:r>
      <w:r w:rsidR="00826C8D">
        <w:rPr>
          <w:b/>
          <w:bCs/>
        </w:rPr>
        <w:t xml:space="preserve"> </w:t>
      </w:r>
      <w:ins w:id="866" w:author="עמית ברנשטיין" w:date="2020-03-11T11:54:00Z">
        <w:r w:rsidR="00723B9E">
          <w:t xml:space="preserve">as </w:t>
        </w:r>
      </w:ins>
      <w:r w:rsidRPr="00346BEE">
        <w:t>verbal thoughts (internal speech)</w:t>
      </w:r>
      <w:r w:rsidR="003B5474">
        <w:t>,</w:t>
      </w:r>
      <w:r w:rsidRPr="00346BEE">
        <w:t xml:space="preserve"> internal </w:t>
      </w:r>
      <w:r w:rsidR="003B5474" w:rsidRPr="00346BEE">
        <w:t>image</w:t>
      </w:r>
      <w:r w:rsidR="003B5474">
        <w:t>ry and associative memories</w:t>
      </w:r>
      <w:r w:rsidR="00B462F8">
        <w:t xml:space="preserve"> </w:t>
      </w:r>
      <w:r w:rsidR="00B462F8">
        <w:fldChar w:fldCharType="begin" w:fldLock="1"/>
      </w:r>
      <w:r w:rsidR="006F42A0">
        <w:instrText>ADDIN CSL_CITATION {"citationItems":[{"id":"ITEM-1","itemData":{"DOI":"10.1037/bul0000021","ISBN":"1939-1455(Electronic),0033-2909(Print)","abstract":"Inner speech—also known as covert speech or verbal thinking—has been implicated in theories of cognitive development, speech monitoring, executive function, and psychopathology. Despite a growing body of knowledge on its phenomenology, development, and function, approaches to the scientific study of inner speech have remained diffuse and largely unintegrated. This review examines prominent theoretical approaches to inner speech and methodological challenges in its study, before reviewing current evidence on inner speech in children and adults from both typical and atypical populations. We conclude by considering prospects for an integrated cognitive science of inner speech, and present a multicomponent model of the phenomenon informed by developmental, cognitive, and psycholinguistic considerations. Despite its variability among individuals and across the life span, inner speech appears to perform significant functions in human cognition, which in some cases reflect its developmental origins and its sharing of resources with other cognitive processes. (PsycINFO Database Record (c) 2016 APA, all rights reserved)","author":[{"dropping-particle":"","family":"Alderson-Day","given":"Ben","non-dropping-particle":"","parse-names":false,"suffix":""},{"dropping-particle":"","family":"Fernyhough","given":"Charles","non-dropping-particle":"","parse-names":false,"suffix":""}],"container-title":"Psychological Bulletin","id":"ITEM-1","issue":"5","issued":{"date-parts":[["2015"]]},"page":"931-965","publisher":"American Psychological Association","publisher-place":"Alderson-Day, Ben: Hearing the Voice, c/o School of Education, Durham University, Durham, United Kingdom, DH1 1SZ, benjamin.aldersonday@durham.ac.uk","title":"Inner speech: Development, cognitive functions, phenomenology, and neurobiology.","type":"article-journal","volume":"141"},"uris":["http://www.mendeley.com/documents/?uuid=e62df9a0-7957-4e47-b06d-a9c5181c3573"]},{"id":"ITEM-2","itemData":{"DOI":"10.1177/0963721412444727","ISSN":"0963-7214","abstract":"Working memory retains information and makes it available for processing. People often need to hold several chunks of information available while concentrating on only one of them. This process requires selective attention to the contents of working memory. In this article, we summarize evidence for both a broad focus of attention with a capacity of approximately four chunks and a narrow focus of attention that selects a single chunk at a time.","author":[{"dropping-particle":"","family":"Oberauer","given":"Klaus","non-dropping-particle":"","parse-names":false,"suffix":""},{"dropping-particle":"","family":"Hein","given":"Laura","non-dropping-particle":"","parse-names":false,"suffix":""}],"container-title":"Current Directions in Psychological Science","id":"ITEM-2","issue":"3","issued":{"date-parts":[["2012","5","30"]]},"note":"doi: 10.1177/0963721412444727","page":"164-169","publisher":"SAGE Publications Inc","title":"Attention to Information in Working Memory","type":"article-journal","volume":"21"},"uris":["http://www.mendeley.com/documents/?uuid=6cbd9ca0-5154-428e-8ce0-8f42167172c1"]}],"mendeley":{"formattedCitation":"(Alderson-Day &amp; Fernyhough, 2015; Oberauer &amp; Hein, 2012)","plainTextFormattedCitation":"(Alderson-Day &amp; Fernyhough, 2015; Oberauer &amp; Hein, 2012)","previouslyFormattedCitation":"(Alderson-Day &amp; Fernyhough, 2015; Oberauer &amp; Hein, 2012)"},"properties":{"noteIndex":0},"schema":"https://github.com/citation-style-language/schema/raw/master/csl-citation.json"}</w:instrText>
      </w:r>
      <w:r w:rsidR="00B462F8">
        <w:fldChar w:fldCharType="separate"/>
      </w:r>
      <w:r w:rsidR="00B462F8" w:rsidRPr="00B462F8">
        <w:rPr>
          <w:noProof/>
        </w:rPr>
        <w:t>(Alderson-Day &amp; Fernyhough, 2015; Oberauer &amp; Hein, 2012)</w:t>
      </w:r>
      <w:r w:rsidR="00B462F8">
        <w:fldChar w:fldCharType="end"/>
      </w:r>
      <w:r w:rsidR="001043FD" w:rsidRPr="00B462F8">
        <w:t>.</w:t>
      </w:r>
      <w:r w:rsidR="003874A1">
        <w:t xml:space="preserve"> </w:t>
      </w:r>
      <w:r>
        <w:t xml:space="preserve">These </w:t>
      </w:r>
      <w:r w:rsidR="009A4A56">
        <w:t>representations</w:t>
      </w:r>
      <w:r>
        <w:t xml:space="preserve"> are</w:t>
      </w:r>
      <w:ins w:id="867" w:author="יפתח עמיר" w:date="2019-12-06T11:40:00Z">
        <w:r w:rsidR="00770282">
          <w:t xml:space="preserve"> stored in</w:t>
        </w:r>
      </w:ins>
      <w:ins w:id="868" w:author="יפתח עמיר" w:date="2019-12-06T11:41:00Z">
        <w:r w:rsidR="00770282">
          <w:t>- and</w:t>
        </w:r>
      </w:ins>
      <w:r>
        <w:t xml:space="preserve"> </w:t>
      </w:r>
      <w:ins w:id="869" w:author="יפתח עמיר" w:date="2019-12-06T11:41:00Z">
        <w:r w:rsidR="00770282">
          <w:t xml:space="preserve">as such </w:t>
        </w:r>
      </w:ins>
      <w:r>
        <w:t>subject to the constraints of</w:t>
      </w:r>
      <w:ins w:id="870" w:author="יפתח עמיר" w:date="2019-12-06T11:41:00Z">
        <w:r w:rsidR="00770282">
          <w:t>-</w:t>
        </w:r>
      </w:ins>
      <w:r>
        <w:t xml:space="preserve"> </w:t>
      </w:r>
      <w:r w:rsidR="00346BEE">
        <w:t>short-term memory</w:t>
      </w:r>
      <w:r>
        <w:t xml:space="preserve"> and accordingly ‘exist’ for short </w:t>
      </w:r>
      <w:r w:rsidR="00A0115F">
        <w:t xml:space="preserve">periods of </w:t>
      </w:r>
      <w:r>
        <w:t>time (until decaying or reattended/selected)</w:t>
      </w:r>
      <w:r w:rsidR="006C6610">
        <w:t xml:space="preserve"> </w:t>
      </w:r>
      <w:r w:rsidR="009A4A56">
        <w:fldChar w:fldCharType="begin" w:fldLock="1"/>
      </w:r>
      <w:r w:rsidR="00B462F8">
        <w:instrText>ADDIN CSL_CITATION {"citationItems":[{"id":"ITEM-1","itemData":{"DOI":"10.1146/annurev-psych-120710-100422","ISSN":"0066-4308","abstract":"I present an account of the origins and development of the multicomponent approach to working memory, making a distinction between the overall theoretical framework, which has remained relatively stable, and the attempts to build more specific models within this framework. I follow this with a brief discussion of alternative models and their relationship to the framework. I conclude with speculations on further developments and a comment on the value of attempting to apply models and theories beyond the laboratory studies on which they are typically based.","author":[{"dropping-particle":"","family":"Baddeley","given":"Alan","non-dropping-particle":"","parse-names":false,"suffix":""}],"container-title":"Annual Review of Psychology","id":"ITEM-1","issue":"1","issued":{"date-parts":[["2011","11","30"]]},"note":"doi: 10.1146/annurev-psych-120710-100422","page":"1-29","publisher":"Annual Reviews","title":"Working Memory: Theories, Models, and Controversies","type":"article-journal","volume":"63"},"uris":["http://www.mendeley.com/documents/?uuid=64255f03-c967-461a-a745-d9b4a17fff8b"]}],"mendeley":{"formattedCitation":"(Baddeley, 2011)","plainTextFormattedCitation":"(Baddeley, 2011)","previouslyFormattedCitation":"(Baddeley, 2011)"},"properties":{"noteIndex":0},"schema":"https://github.com/citation-style-language/schema/raw/master/csl-citation.json"}</w:instrText>
      </w:r>
      <w:r w:rsidR="009A4A56">
        <w:fldChar w:fldCharType="separate"/>
      </w:r>
      <w:r w:rsidR="009A4A56" w:rsidRPr="009A4A56">
        <w:rPr>
          <w:noProof/>
        </w:rPr>
        <w:t>(Baddeley, 2011)</w:t>
      </w:r>
      <w:r w:rsidR="009A4A56">
        <w:fldChar w:fldCharType="end"/>
      </w:r>
      <w:ins w:id="871" w:author="יפתח עמיר" w:date="2019-12-06T11:42:00Z">
        <w:r w:rsidR="00770282">
          <w:rPr>
            <w:rStyle w:val="FootnoteReference"/>
          </w:rPr>
          <w:footnoteReference w:id="3"/>
        </w:r>
      </w:ins>
      <w:r>
        <w:t xml:space="preserve">. During these time periods, these </w:t>
      </w:r>
      <w:r w:rsidR="00B462F8">
        <w:t>representations</w:t>
      </w:r>
      <w:r>
        <w:t xml:space="preserve"> have brief (i.e., phasic) influence over likelihoods of selection (</w:t>
      </w:r>
      <w:r w:rsidR="004B4EB6">
        <w:t xml:space="preserve">Internal attentional selection </w:t>
      </w:r>
      <w:r w:rsidR="00346BEE">
        <w:t>component</w:t>
      </w:r>
      <w:r>
        <w:t xml:space="preserve">) by biasing likelihoods in favor of content-congruent internal </w:t>
      </w:r>
      <w:r w:rsidR="001624B1">
        <w:t>representations</w:t>
      </w:r>
      <w:ins w:id="881" w:author="יפתח עמיר" w:date="2019-12-15T13:35:00Z">
        <w:r w:rsidR="0043422B">
          <w:t xml:space="preserve"> </w:t>
        </w:r>
      </w:ins>
      <w:ins w:id="882" w:author="יפתח עמיר" w:date="2019-12-15T13:36:00Z">
        <w:r w:rsidR="0043422B">
          <w:fldChar w:fldCharType="begin" w:fldLock="1"/>
        </w:r>
      </w:ins>
      <w:r w:rsidR="00B825A4">
        <w:instrText>ADDIN CSL_CITATION {"citationItems":[{"id":"ITEM-1","itemData":{"DOI":"10.3758/APP.71.4.936","ISSN":"1943-393X","abstract":"We investigated the interactions among visual working memory (VWM), attention, and gaze control in a visual search task that was performed while a color was held in VWM for a concurrent discrimination task. In the search task, participants were required to foveate a cued item within a circular array of colored objects. During the saccade to the target, the array was sometimes rotated so that the eyes landed midway between the target object and an adjacent distractor object, necessitating a second saccade to foveate the target. When the color of the adjacent distractor matched a color being maintained in VWM, execution of this secondary saccade was impaired, indicating that the current contents of VWM bias saccade targeting mechanisms that direct gaze toward target objects during visual search.","author":[{"dropping-particle":"","family":"Hollingworth","given":"Andrew","non-dropping-particle":"","parse-names":false,"suffix":""},{"dropping-particle":"","family":"Luck","given":"Steven J","non-dropping-particle":"","parse-names":false,"suffix":""}],"container-title":"Attention, Perception, &amp; Psychophysics","id":"ITEM-1","issue":"4","issued":{"date-parts":[["2009"]]},"page":"936-949","title":"The role of visual working memory (VWM) in the control of gaze during visual search","type":"article-journal","volume":"71"},"uris":["http://www.mendeley.com/documents/?uuid=475a128b-0ae2-4e4e-a33b-d8e2907f3d85"]}],"mendeley":{"formattedCitation":"(Hollingworth &amp; Luck, 2009)","plainTextFormattedCitation":"(Hollingworth &amp; Luck, 2009)","previouslyFormattedCitation":"(Hollingworth &amp; Luck, 2009)"},"properties":{"noteIndex":0},"schema":"https://github.com/citation-style-language/schema/raw/master/csl-citation.json"}</w:instrText>
      </w:r>
      <w:r w:rsidR="0043422B">
        <w:fldChar w:fldCharType="separate"/>
      </w:r>
      <w:r w:rsidR="0043422B" w:rsidRPr="0043422B">
        <w:rPr>
          <w:noProof/>
        </w:rPr>
        <w:t>(Hollingworth &amp; Luck, 2009)</w:t>
      </w:r>
      <w:ins w:id="883" w:author="יפתח עמיר" w:date="2019-12-15T13:36:00Z">
        <w:r w:rsidR="0043422B">
          <w:fldChar w:fldCharType="end"/>
        </w:r>
      </w:ins>
      <w:r w:rsidR="00CE114F">
        <w:t xml:space="preserve">, similar to the biasing effects of selection history on external attention </w:t>
      </w:r>
      <w:r w:rsidR="00CE114F">
        <w:fldChar w:fldCharType="begin" w:fldLock="1"/>
      </w:r>
      <w:r w:rsidR="00CE114F">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dichotomy","type":"article-journal","volume":"16"},"uris":["http://www.mendeley.com/documents/?uuid=4680b46f-6879-4b35-b60d-dafd353cc943"]}],"mendeley":{"formattedCitation":"(Awh,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CE114F">
        <w:fldChar w:fldCharType="separate"/>
      </w:r>
      <w:r w:rsidR="00CE114F" w:rsidRPr="00CE114F">
        <w:rPr>
          <w:noProof/>
        </w:rPr>
        <w:t>(Awh, Belopolsky, &amp; Theeuwes, 2012)</w:t>
      </w:r>
      <w:r w:rsidR="00CE114F">
        <w:fldChar w:fldCharType="end"/>
      </w:r>
      <w:r w:rsidR="001043FD">
        <w:t>. See Figure 1A.</w:t>
      </w:r>
      <w:r w:rsidR="00300063">
        <w:t xml:space="preserve"> </w:t>
      </w:r>
      <w:r w:rsidR="00886DC0">
        <w:t xml:space="preserve">This momentary selection bias </w:t>
      </w:r>
      <w:r w:rsidR="00DB4E9D">
        <w:t xml:space="preserve">is driven by a mechanism of </w:t>
      </w:r>
      <w:r w:rsidR="00DB4E9D">
        <w:lastRenderedPageBreak/>
        <w:t>spreading activation along a network of associations related to the representations</w:t>
      </w:r>
      <w:r w:rsidR="00654A34">
        <w:t xml:space="preserve"> active</w:t>
      </w:r>
      <w:r w:rsidR="00DB4E9D">
        <w:t xml:space="preserve"> in </w:t>
      </w:r>
      <w:r w:rsidR="00D2276C">
        <w:t xml:space="preserve">working memory </w:t>
      </w:r>
      <w:r w:rsidR="00DB4E9D">
        <w:fldChar w:fldCharType="begin" w:fldLock="1"/>
      </w:r>
      <w:r w:rsidR="006035C6">
        <w:instrText>ADDIN CSL_CITATION {"citationItems":[{"id":"ITEM-1","itemData":{"ISBN":"0-8058-2816-8 (Hardcover); 0-8058-2817-6 (Paperback)","abstract":"Presents a mathematical human thought model that argues that there exist both basic and symbolic units of thought, both for declarative and procedural knowledge. The authors' theory accounts for data across a wide variety of cognitive activities, and challenges other views that attempt to explain cognition. The book also provides pointers to corresponding simulations on the World Wide Web. (PsycINFO Database Record (c) 2016 APA, all rights reserved)","author":[{"dropping-particle":"","family":"Anderson","given":"John Robert","non-dropping-particle":"","parse-names":false,"suffix":""},{"dropping-particle":"","family":"Lebiere","given":"Christian","non-dropping-particle":"","parse-names":false,"suffix":""}],"container-title":"The atomic components of thought.","id":"ITEM-1","issued":{"date-parts":[["1998"]]},"number-of-pages":"xi, 490-xi, 490","publisher":"Lawrence Erlbaum Associates Publishers","publisher-place":"Mahwah,  NJ,  US","title":"The atomic components of thought.","type":"book"},"uris":["http://www.mendeley.com/documents/?uuid=7dab50a6-def2-4d5f-8773-6877c468921b"]},{"id":"ITEM-2","itemData":{"DOI":"https://doi.org/10.1016/S0079-7421(09)51002-X","ISBN":"0079-7421","abstract":"Starting from the premise that working memory is a system for providing access to representations for complex cognition, six requirements for a working memory system are delineated: (1) maintaining structural representations by dynamic bindings, (2) manipulating structural representations, (3) flexible reconfiguration, (4) partial decoupling from long-term memory, (5) controlled retrieval from long-term memory, and (6) encoding of new structures into long-term memory. The chapter proposes an architecture for a system that meets these requirements. The working memory system consists of a declarative and a procedural part, each of which has three embedded components: the activated part of long-term memory, a component for creating new structural representations by dynamic bindings (the “region of direct access” for declarative working memory, and the “bridge” for procedural working memory), and a mechanism for selecting a single element (“focus of attention” for declarative working memory, and “response focus” for procedural working memory). The architecture affords two modes of information processing, an analytical and an associative mode. This distinction provides a theoretically founded formulation of a dual-process theory of reasoning.","author":[{"dropping-particle":"","family":"Oberauer","given":"Klaus","non-dropping-particle":"","parse-names":false,"suffix":""}],"container-title":"The Psychology of Learning and Motivation","id":"ITEM-2","issued":{"date-parts":[["2009"]]},"page":"45-100","publisher":"Academic Press","title":"Design for a Working Memory","type":"chapter","volume":"51"},"uris":["http://www.mendeley.com/documents/?uuid=5c7a3fde-3bc1-4aa8-aa67-9c2fc9dd15a5"]}],"mendeley":{"formattedCitation":"(Anderson &amp; Lebiere, 1998; Oberauer, 2009)","plainTextFormattedCitation":"(Anderson &amp; Lebiere, 1998; Oberauer, 2009)","previouslyFormattedCitation":"(Anderson &amp; Lebiere, 1998; Oberauer, 2009)"},"properties":{"noteIndex":0},"schema":"https://github.com/citation-style-language/schema/raw/master/csl-citation.json"}</w:instrText>
      </w:r>
      <w:r w:rsidR="00DB4E9D">
        <w:fldChar w:fldCharType="separate"/>
      </w:r>
      <w:r w:rsidR="00DB4E9D" w:rsidRPr="00DB4E9D">
        <w:rPr>
          <w:noProof/>
        </w:rPr>
        <w:t>(Anderson &amp; Lebiere, 1998; Oberauer, 2009)</w:t>
      </w:r>
      <w:r w:rsidR="00DB4E9D">
        <w:fldChar w:fldCharType="end"/>
      </w:r>
      <w:r w:rsidR="00DB4E9D">
        <w:t>.</w:t>
      </w:r>
    </w:p>
    <w:p w14:paraId="19A4786C" w14:textId="43410DB0" w:rsidR="00D93D33" w:rsidRPr="003B5474" w:rsidRDefault="003B5474" w:rsidP="003B5474">
      <w:r w:rsidRPr="00EE4B00">
        <w:rPr>
          <w:b/>
          <w:bCs/>
        </w:rPr>
        <w:t>Third,</w:t>
      </w:r>
      <w:r w:rsidRPr="00EE4B00">
        <w:t xml:space="preserve"> the </w:t>
      </w:r>
      <w:r w:rsidRPr="00EE4B00">
        <w:rPr>
          <w:b/>
          <w:bCs/>
        </w:rPr>
        <w:t>affect</w:t>
      </w:r>
      <w:r w:rsidRPr="00EE4B00">
        <w:t xml:space="preserve"> component reflects the</w:t>
      </w:r>
      <w:r>
        <w:t xml:space="preserve"> </w:t>
      </w:r>
      <w:del w:id="884" w:author="יפתח עמיר" w:date="2019-11-26T10:46:00Z">
        <w:r w:rsidRPr="00346BEE" w:rsidDel="00095224">
          <w:delText>effect</w:delText>
        </w:r>
      </w:del>
      <w:ins w:id="885" w:author="יפתח עמיר" w:date="2019-11-26T10:46:00Z">
        <w:r w:rsidR="00095224">
          <w:t>consequence</w:t>
        </w:r>
      </w:ins>
      <w:r w:rsidRPr="00346BEE">
        <w:t>(s) of the</w:t>
      </w:r>
      <w:r>
        <w:t xml:space="preserve"> representation in working memory</w:t>
      </w:r>
      <w:r w:rsidRPr="00346BEE">
        <w:t xml:space="preserve"> on </w:t>
      </w:r>
      <w:r>
        <w:t xml:space="preserve">current </w:t>
      </w:r>
      <w:r w:rsidR="00EA5B99">
        <w:t xml:space="preserve">negative affective </w:t>
      </w:r>
      <w:r>
        <w:t>state</w:t>
      </w:r>
      <w:r w:rsidRPr="00346BEE">
        <w:t xml:space="preserve"> (i.e.,</w:t>
      </w:r>
      <w:r w:rsidR="0077258A">
        <w:t xml:space="preserve"> </w:t>
      </w:r>
      <w:ins w:id="886" w:author="יפתח עמיר" w:date="2019-12-24T11:42:00Z">
        <w:r w:rsidR="00F8319C">
          <w:t xml:space="preserve">the </w:t>
        </w:r>
      </w:ins>
      <w:r w:rsidR="0077258A">
        <w:t>more</w:t>
      </w:r>
      <w:r w:rsidRPr="00346BEE">
        <w:t xml:space="preserve"> negative </w:t>
      </w:r>
      <w:r w:rsidR="0077258A">
        <w:t>representations in WM</w:t>
      </w:r>
      <w:r w:rsidR="0077258A" w:rsidRPr="00346BEE">
        <w:t xml:space="preserve"> </w:t>
      </w:r>
      <w:r w:rsidRPr="00346BEE">
        <w:t xml:space="preserve">trigger more negative </w:t>
      </w:r>
      <w:r>
        <w:t>affect;</w:t>
      </w:r>
      <w:ins w:id="887" w:author="יפתח עמיר" w:date="2020-01-27T08:28:00Z">
        <w:r w:rsidR="00D35AF8">
          <w:rPr>
            <w:lang w:val="en-IL"/>
          </w:rPr>
          <w:t xml:space="preserve"> </w:t>
        </w:r>
        <w:r w:rsidR="00D35AF8">
          <w:fldChar w:fldCharType="begin" w:fldLock="1"/>
        </w:r>
      </w:ins>
      <w:r w:rsidR="008562A8">
        <w:instrText>ADDIN CSL_CITATION {"citationItems":[{"id":"ITEM-1","itemData":{"DOI":"10.1016/j.tics.2018.07.015","ISBN":"1364-6613, 1879-307X","ISSN":"1879307X","PMID":"30122359","abstract":"Memories play a ubiquitous role in our emotional lives, both causing vivid emotional experiences in their own right and imbuing perception of the external world with emotional significance. Controlling the emotional impact of memories therefore poses a major emotion-regulation challenge, suggesting that there might be a hitherto unexplored link between the neurocognitive mechanisms underlying memory control (MC) and emotion regulation. We present here a theoretical account of how the mechanisms of MC constitute core component processes of cognitive emotion regulation (CER), and how this observation may help to understand its basic mechanisms and their disruption in psychiatric disorders.","author":[{"dropping-particle":"","family":"Engen","given":"Haakon G.","non-dropping-particle":"","parse-names":false,"suffix":""},{"dropping-particle":"","family":"Anderson","given":"Michael C.","non-dropping-particle":"","parse-names":false,"suffix":""}],"container-title":"Trends in Cognitive Sciences","id":"ITEM-1","issue":"11","issued":{"date-parts":[["2018"]]},"page":"982-995","publisher":"Elsevier Ltd","title":"Memory Control: A Fundamental Mechanism of Emotion Regulation","type":"article-journal","volume":"22"},"uris":["http://www.mendeley.com/documents/?uuid=29a1038e-dbd7-4856-b4f9-e86cf94dcc8c"]},{"id":"ITEM-2","itemData":{"DOI":"10.1037/1528-3542.5.3.296","ISBN":"1931-1516(Electronic),1528-3542(Print)","abstract":"Three studies tested the assumption of a dispositional theory of moods that mood-related cognitions constitute essential parts of the phenomenal mood experience. In Study 1, after a hot- versus a cold-, sad-, or angry-mood induction, participants reported their momentary moods and their momentary mood-related cognitions. Self-reported moods and mood-related cognitions changed in a strictly parallel fashion in all mood induction groups. A mediation analysis showed that the influences of distraction on moods were completely mediated by changes in mood-related cognitions. Study 2 replicated the central findings of Study 1 with a musical mood induction procedure. Study 3 showed that the findings do not depend on the explicit manipulation of moods. The results support the tested assumption. (PsycINFO Database Record (c) 2016 APA, all rights reserved)","author":[{"dropping-particle":"","family":"Siemer","given":"Matthias","non-dropping-particle":"","parse-names":false,"suffix":""}],"container-title":"Emotion","id":"ITEM-2","issue":"3","issued":{"date-parts":[["2005"]]},"page":"296-308","publisher":"American Psychological Association","publisher-place":"Siemer, Matthias: Department of Psychology, Stanford University, Stanford, CA, US, 94305, masiemer@psych.stanford.edu","title":"Mood-congruent cognitions constitute mood experience.","type":"article","volume":"5"},"uris":["http://www.mendeley.com/documents/?uuid=7d913726-ec1c-4bba-a629-8cfa79010746"]},{"id":"ITEM-3","itemData":{"abstract":"Recent work has highlighted that the generation of thoughts unrelated to the current environment may be both a cause and a consequence of unhappiness. The current study used lag analysis to examine whether the relationship between self-generated thought and negative affect depends on the content of the thoughts themselves. We found that the emotional content could strongly predict subsequent mood (e.g. negative thoughts were associated with subsequent negative mood). However, this direct relationship was modulated by the socio-temporal content of the thoughts: thoughts that were past- and other-related were associated with subsequent negative mood, even if current thought content was positive. By contrast, future- and self-related thoughts preceded improvements of mood, even when current thought content was negative. These results highlight the important link between self-generated thought and mood and suggest that the socio-temporal content plays an important role in determining whether an individual's future affective state will be happy or sad.","author":[{"dropping-particle":"","family":"Ruby","given":"Florence J M","non-dropping-particle":"","parse-names":false,"suffix":""},{"dropping-particle":"","family":"Smallwood","given":"Jonathan","non-dropping-particle":"","parse-names":false,"suffix":""},{"dropping-particle":"","family":"Engen","given":"Haakon","non-dropping-particle":"","parse-names":false,"suffix":""},{"dropping-particle":"","family":"Singer","given":"Tania","non-dropping-particle":"","parse-names":false,"suffix":""}],"container-title":"PLOS ONE","id":"ITEM-3","issue":"10","issued":{"date-parts":[["2013","10","23"]]},"page":"e77554","publisher":"Public Library of Science","title":"How Self-Generated Thought Shapes Mood—The Relation between Mind-Wandering and Mood Depends on the Socio-Temporal Content of Thoughts","type":"article-journal","volume":"8"},"uris":["http://www.mendeley.com/documents/?uuid=376f23ae-52e4-43e8-a0e7-39b5a29ceada"]}],"mendeley":{"formattedCitation":"(Engen &amp; Anderson, 2018; Ruby et al., 2013; Siemer, 2005)","plainTextFormattedCitation":"(Engen &amp; Anderson, 2018; Ruby et al., 2013; Siemer, 2005)","previouslyFormattedCitation":"(Engen &amp; Anderson, 2018; Ruby et al., 2013; Siemer, 2005)"},"properties":{"noteIndex":0},"schema":"https://github.com/citation-style-language/schema/raw/master/csl-citation.json"}</w:instrText>
      </w:r>
      <w:r w:rsidR="00D35AF8">
        <w:fldChar w:fldCharType="separate"/>
      </w:r>
      <w:r w:rsidR="00D35AF8" w:rsidRPr="00D35AF8">
        <w:rPr>
          <w:noProof/>
        </w:rPr>
        <w:t>(Engen &amp; Anderson, 2018; Ruby et al., 2013; Siemer, 2005)</w:t>
      </w:r>
      <w:ins w:id="888" w:author="יפתח עמיר" w:date="2020-01-27T08:28:00Z">
        <w:r w:rsidR="00D35AF8">
          <w:fldChar w:fldCharType="end"/>
        </w:r>
      </w:ins>
      <w:del w:id="889" w:author="יפתח עמיר" w:date="2020-01-27T08:28:00Z">
        <w:r w:rsidDel="00D35AF8">
          <w:delText xml:space="preserve"> </w:delText>
        </w:r>
        <w:r w:rsidDel="00D35AF8">
          <w:fldChar w:fldCharType="begin" w:fldLock="1"/>
        </w:r>
        <w:r w:rsidR="00613BB5" w:rsidRPr="00D35AF8" w:rsidDel="00D35AF8">
          <w:delInstrText>ADDIN CSL_CITATION {"citationItems":[{"id":"ITEM-1","itemData":{"DOI":"10.1016/j.tics.2018.07.015","ISBN":"1364-6613, 1879-307X","ISSN":"1879307X","PMID":"30122359","abstract":"Memories play a ubiquitous role in our emotional lives, both causing vivid emotional experiences in their own right and imbuing perception of the external world with emotional significance. Controlling the emotional impact of memories therefore poses a major emotion-regulation challenge, suggesting that there might be a hitherto unexplored link between the neurocognitive mechanisms underlying memory control (MC) and emotion regulation. We present here a theoretical account of how the mechanisms of MC constitute core component proces</w:delInstrText>
        </w:r>
        <w:r w:rsidR="00613BB5" w:rsidRPr="00B85293" w:rsidDel="00D35AF8">
          <w:delInstrText>ses of cognitive emotion regulation (CER), and how this observation may help to understand its basic mechanisms and their disruption in psychiatric disorders.","author":[{"dropping-particle":"","family":"Engen","given":"Haakon G.","non-dropping-particle":"</w:delInstrText>
        </w:r>
        <w:r w:rsidR="00613BB5" w:rsidRPr="008F731D" w:rsidDel="00D35AF8">
          <w:delInstrText>","parse-names":false,"suffix":""},{"dropping-particle":"","family":"Anderson","given":"Michael C.","non-dropping-particle":"","parse-names":false,"suffix":""}],"container-title":"Trends in Cognitive Sciences","id":"ITEM-1","issue":"11","issued":{"date-par</w:delInstrText>
        </w:r>
        <w:r w:rsidR="00613BB5" w:rsidRPr="00D35AF8" w:rsidDel="00D35AF8">
          <w:delInstrText>ts":[["2018"]]},"page":"982-995","publisher":"Elsevier Ltd","title":"Memory Control: A Fundamental Mechanism of Emotion Regulation","type":"article-journal","volume":"22"},"uris":["http://www.mendeley.com/documents/?uuid=29a1038e-dbd7-4856-b4f9-e86cf94dcc8c"]},{"id":"ITEM-2","itemData":{"DOI":"10.1037/1528-3542.5.3.296","ISBN":"1931-1516(Electronic),1528-3542(Print)","abstract":"Three studies tested the assumption of a dispositional theory of moods that mood-related cognitions constitute essential parts of the phenomenal mood experience. In Study 1, after a hot- versus a cold-, sad-, or angry-mood induction, participants reported their momentary moods and their momentary mood-related cognitions. Self-reported moods and mood-related cognitions changed in a strictly parallel fashion in all mood induction groups. A mediation analysis showed that the influences of distraction on moods were completely mediated by changes in mood-related cognitions. Study 2 replicated the central findings of Study 1 with a musical mood induction procedure. Study 3 showed that the findings do not depend on the explicit manipulation of moods. The results support the tested assumption. (PsycINFO Database Record (c) 2016 APA, all rights reserved)","author":[{"dropping-particle":"","family":"Siemer","given":"Matthias","non-dropping-particle":"","parse-names":false,"suffix":""}],"container-title":"Emotion","id":"ITEM-2","issue":"3","issued":{"date-parts":[["2005"]]},"page":"296-308","publisher":"American Psychological Association","publisher-place":"Siemer, Matthias: Department of Psychology, Stanford University, Stanford, CA, US, 94305, masiemer@psych.stanford.edu","title":"Mood-congruent cognitions constitute mood experience.","type":"article","volume":"5"},"uris":["http://www.mendeley.com/documents/?uuid=7d913726-ec1c-4bba-a629-8cfa79010746"]}],"mendeley":{"formattedCitation":"(Engen &amp; Anderson, 2018; Siemer, 2005)","manualFormatting":"Engen &amp; Anderson, 2018; Siemer, 2005)","plainTextFormattedCitation":"(Engen &amp; Anderson, 2018; Siemer, 2005)","previouslyFormattedCitation":"(Engen &amp; Anderson, 2018; Siemer, 2005)"},"properties":{"noteIndex":0},"schema":"https://github.com/citation-style-language/schema/raw/master/csl-citation.json"}</w:delInstrText>
        </w:r>
        <w:r w:rsidDel="00D35AF8">
          <w:fldChar w:fldCharType="separate"/>
        </w:r>
        <w:r w:rsidRPr="00D35AF8" w:rsidDel="00D35AF8">
          <w:rPr>
            <w:noProof/>
          </w:rPr>
          <w:delText>Engen &amp; Anderson, 2018; Siemer, 2005)</w:delText>
        </w:r>
        <w:r w:rsidDel="00D35AF8">
          <w:fldChar w:fldCharType="end"/>
        </w:r>
      </w:del>
      <w:r w:rsidRPr="00346BEE">
        <w:t>.</w:t>
      </w:r>
      <w:r>
        <w:t xml:space="preserve"> Like the </w:t>
      </w:r>
      <w:r w:rsidR="007C6C57" w:rsidRPr="00E530EB">
        <w:rPr>
          <w:b/>
          <w:bCs/>
          <w:i/>
          <w:iCs/>
        </w:rPr>
        <w:t xml:space="preserve">representations in </w:t>
      </w:r>
      <w:r w:rsidR="007C6C57">
        <w:rPr>
          <w:b/>
          <w:bCs/>
          <w:i/>
          <w:iCs/>
        </w:rPr>
        <w:t>working memory</w:t>
      </w:r>
      <w:r w:rsidR="007C6C57">
        <w:rPr>
          <w:b/>
          <w:bCs/>
        </w:rPr>
        <w:t xml:space="preserve"> </w:t>
      </w:r>
      <w:r>
        <w:t>component</w:t>
      </w:r>
      <w:r w:rsidR="007C6C57">
        <w:t xml:space="preserve"> of the model</w:t>
      </w:r>
      <w:r>
        <w:t xml:space="preserve">, affect has phasic influence over likelihoods of selection by biasing </w:t>
      </w:r>
      <w:r w:rsidR="006F42A0">
        <w:t xml:space="preserve">selection </w:t>
      </w:r>
      <w:r>
        <w:t>in favor of affect</w:t>
      </w:r>
      <w:r w:rsidR="001043FD">
        <w:t>-</w:t>
      </w:r>
      <w:r>
        <w:t>congruent internal representations</w:t>
      </w:r>
      <w:r w:rsidR="007C6C57">
        <w:t xml:space="preserve">. This </w:t>
      </w:r>
      <w:r w:rsidR="00157A34">
        <w:t>similar</w:t>
      </w:r>
      <w:r w:rsidR="00EA5B99">
        <w:t>l</w:t>
      </w:r>
      <w:r w:rsidR="00157A34">
        <w:t xml:space="preserve">y </w:t>
      </w:r>
      <w:r w:rsidR="007C6C57">
        <w:t xml:space="preserve">occurs </w:t>
      </w:r>
      <w:r w:rsidR="00157A34" w:rsidRPr="00124EAE">
        <w:t xml:space="preserve">through </w:t>
      </w:r>
      <w:r>
        <w:t xml:space="preserve">spreading activation along a </w:t>
      </w:r>
      <w:r w:rsidR="00157A34">
        <w:t xml:space="preserve">shared associative </w:t>
      </w:r>
      <w:r>
        <w:t xml:space="preserve">network </w:t>
      </w:r>
      <w:r w:rsidR="00157A34">
        <w:t>between</w:t>
      </w:r>
      <w:r>
        <w:t xml:space="preserve"> the current affect </w:t>
      </w:r>
      <w:r w:rsidR="00EA5B99">
        <w:t xml:space="preserve">tone </w:t>
      </w:r>
      <w:r w:rsidR="00157A34">
        <w:t>and long-term memory representations</w:t>
      </w:r>
      <w:r>
        <w:t xml:space="preserve"> (e.g., negative affect increases activation levels of memories</w:t>
      </w:r>
      <w:r w:rsidR="00EA5B99">
        <w:t xml:space="preserve"> associated with negative affective experience</w:t>
      </w:r>
      <w:r>
        <w:t>)</w:t>
      </w:r>
      <w:r w:rsidR="001043FD">
        <w:t xml:space="preserve"> </w:t>
      </w:r>
      <w:r w:rsidR="001043FD">
        <w:fldChar w:fldCharType="begin" w:fldLock="1"/>
      </w:r>
      <w:r w:rsidR="00475797">
        <w:instrText>ADDIN CSL_CITATION {"citationItems":[{"id":"ITEM-1","itemData":{"DOI":"10.1111/j.1467-9280.1995.tb00309.x","ISSN":"0956-7976","abstract":"Though it has sometimes been shown that events encoded in a certain state of affect or mood are most retrievable in that state, neither the circumstances under which mood dependent memory (MDM) occurs nor the mechanisms that enable its emergence are as yet well understood The purpose of the research reviewed here is to clarify these circumstances and mechanisms To this end, the research focuses on four factors that appear to play pivotal roles in the occurrence of MDM These factors are (a) the nature of the target events or the manner in which they are encoded (i e, are events generated through internal mental processes such as reasoning, imagination, or thought more apt to be forgotten following a shift in mood state than are events that emanate mainly from external sources?), (b) the nature of the retrieval task (is it possible to demonstrate mood dependence using implicit rather than explicit measures of memory?), (c) efficacy of mood modification (do strong, stable, and authentic affective states promote the appearance of MDM?), and (d) whether alterations in affect are one-dimensional or two-dimensional (does a shift along both the pleasure and the arousal dimensions of mood impair memory more than does a shift along the pleasure dimension alone?) Exploring these four factors in detail may make it possible to resolve much of the controversy that now surrounds MDM, and to acquire fresh insights into its cognitive and affective foundations","author":[{"dropping-particle":"","family":"Eich","given":"Eric","non-dropping-particle":"","parse-names":false,"suffix":""}],"container-title":"Psychological Science","id":"ITEM-1","issue":"2","issued":{"date-parts":[["1995","3","1"]]},"note":"doi: 10.1111/j.1467-9280.1995.tb00309.x","page":"67-75","publisher":"SAGE Publications Inc","title":"Searching for Mood Dependent Memory","type":"article-journal","volume":"6"},"uris":["http://www.mendeley.com/documents/?uuid=1075cbc8-c419-417e-b903-159503599005"]},{"id":"ITEM-2","itemData":{"DOI":"10.1037/0033-2909.133.1.122","ISBN":"1939-1455(Electronic),0033-2909(Print)","abstract":"The authors review research showing that when recalling autobiographical events, many emotionally disturbed patients summarize categories of events rather than retrieving a single episode. The mechanisms underlying such overgeneral memory are examined, with a focus on M. A. Conway and C. W. Pleydell-Pearce's (2000) hierarchical search model of personal event retrieval. An elaboration of this model is proposed to account for overgeneral memory, focusing on how memory search can be affected by (a) capture and rumination processes, when mnemonic information used in retrieval activates ruminative thinking; (b) functional avoidance, when episodic material threatens to cause affective disturbance; and (c) impairment in executive capacity and control that limits an individual's ability to remain focused on retrieval in the face of distraction. (PsycINFO Database Record (c) 2016 APA, all rights reserved)","author":[{"dropping-particle":"","family":"Williams","given":"J Mark G","non-dropping-particle":"","parse-names":false,"suffix":""},{"dropping-particle":"","family":"Barnhofer","given":"Thorsten","non-dropping-particle":"","parse-names":false,"suffix":""},{"dropping-particle":"","family":"Crane","given":"Catherine","non-dropping-particle":"","parse-names":false,"suffix":""},{"dropping-particle":"","family":"Herman","given":"Dirk","non-dropping-particle":"","parse-names":false,"suffix":""},{"dropping-particle":"","family":"Raes","given":"Filip","non-dropping-particle":"","parse-names":false,"suffix":""},{"dropping-particle":"","family":"Watkins","given":"Ed","non-dropping-particle":"","parse-names":false,"suffix":""},{"dropping-particle":"","family":"Dalgleish","given":"Tim","non-dropping-particle":"","parse-names":false,"suffix":""}],"container-title":"Psychological Bulletin","id":"ITEM-2","issue":"1","issued":{"date-parts":[["2007"]]},"page":"122-148","publisher":"American Psychological Association","publisher-place":"Williams, J. Mark G.: University of Oxford, Department of Psychiatry, Warneford Hospital, Oxford, United Kingdom, OX3 7JX, mark.williams@psych.ox.ac.uk","title":"Autobiographical memory specificity and emotional disorder.","type":"article","volume":"133"},"uris":["http://www.mendeley.com/documents/?uuid=db2ad8f0-0e41-4385-892e-ec59232c0f44"]}],"mendeley":{"formattedCitation":"(Eich, 1995; Williams et al., 2007)","plainTextFormattedCitation":"(Eich, 1995; Williams et al., 2007)","previouslyFormattedCitation":"(Eich, 1995; Williams et al., 2007)"},"properties":{"noteIndex":0},"schema":"https://github.com/citation-style-language/schema/raw/master/csl-citation.json"}</w:instrText>
      </w:r>
      <w:r w:rsidR="001043FD">
        <w:fldChar w:fldCharType="separate"/>
      </w:r>
      <w:r w:rsidR="001043FD" w:rsidRPr="001043FD">
        <w:rPr>
          <w:noProof/>
        </w:rPr>
        <w:t>(Eich, 1995; Williams et al., 2007)</w:t>
      </w:r>
      <w:r w:rsidR="001043FD">
        <w:fldChar w:fldCharType="end"/>
      </w:r>
      <w:del w:id="890" w:author="עמית ברנשטיין" w:date="2020-03-11T11:58:00Z">
        <w:r w:rsidDel="00723B9E">
          <w:delText>.</w:delText>
        </w:r>
      </w:del>
    </w:p>
    <w:p w14:paraId="571450F5" w14:textId="6902EAA2" w:rsidR="00D93D33" w:rsidRDefault="003B5474" w:rsidP="00201C78">
      <w:r>
        <w:rPr>
          <w:noProof/>
        </w:rPr>
        <w:drawing>
          <wp:anchor distT="0" distB="0" distL="114300" distR="114300" simplePos="0" relativeHeight="251678720" behindDoc="0" locked="0" layoutInCell="1" allowOverlap="1" wp14:anchorId="34D6492F" wp14:editId="22D979F7">
            <wp:simplePos x="0" y="0"/>
            <wp:positionH relativeFrom="page">
              <wp:posOffset>1962150</wp:posOffset>
            </wp:positionH>
            <wp:positionV relativeFrom="paragraph">
              <wp:posOffset>230505</wp:posOffset>
            </wp:positionV>
            <wp:extent cx="3859200" cy="3430800"/>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430800"/>
                    </a:xfrm>
                    <a:prstGeom prst="rect">
                      <a:avLst/>
                    </a:prstGeom>
                    <a:noFill/>
                  </pic:spPr>
                </pic:pic>
              </a:graphicData>
            </a:graphic>
            <wp14:sizeRelH relativeFrom="margin">
              <wp14:pctWidth>0</wp14:pctWidth>
            </wp14:sizeRelH>
            <wp14:sizeRelV relativeFrom="margin">
              <wp14:pctHeight>0</wp14:pctHeight>
            </wp14:sizeRelV>
          </wp:anchor>
        </w:drawing>
      </w:r>
    </w:p>
    <w:p w14:paraId="67A7F815" w14:textId="52BDAE95" w:rsidR="00D93D33" w:rsidRPr="003B6063" w:rsidRDefault="00D93D33" w:rsidP="00201C78"/>
    <w:p w14:paraId="64300478" w14:textId="42418CAA" w:rsidR="00641A64" w:rsidRDefault="009F0F29" w:rsidP="002F7EA2">
      <w:commentRangeStart w:id="891"/>
      <w:r w:rsidRPr="00E530EB">
        <w:rPr>
          <w:b/>
          <w:bCs/>
        </w:rPr>
        <w:lastRenderedPageBreak/>
        <w:t>The</w:t>
      </w:r>
      <w:commentRangeEnd w:id="891"/>
      <w:r w:rsidR="00322982">
        <w:rPr>
          <w:rStyle w:val="CommentReference"/>
        </w:rPr>
        <w:commentReference w:id="891"/>
      </w:r>
      <w:r w:rsidRPr="00E530EB">
        <w:rPr>
          <w:b/>
          <w:bCs/>
        </w:rPr>
        <w:t xml:space="preserve"> </w:t>
      </w:r>
      <w:r w:rsidR="00A23E5B">
        <w:rPr>
          <w:b/>
          <w:bCs/>
        </w:rPr>
        <w:t>fourth</w:t>
      </w:r>
      <w:r w:rsidR="00EE4B00">
        <w:rPr>
          <w:b/>
          <w:bCs/>
        </w:rPr>
        <w:t xml:space="preserve"> component,</w:t>
      </w:r>
      <w:r w:rsidR="00A23E5B">
        <w:rPr>
          <w:b/>
          <w:bCs/>
        </w:rPr>
        <w:t xml:space="preserve"> </w:t>
      </w:r>
      <w:r w:rsidRPr="00A86994">
        <w:rPr>
          <w:b/>
          <w:bCs/>
          <w:i/>
          <w:iCs/>
        </w:rPr>
        <w:t xml:space="preserve">contextual demands </w:t>
      </w:r>
      <w:r w:rsidRPr="00124EAE">
        <w:rPr>
          <w:b/>
          <w:bCs/>
          <w:i/>
          <w:iCs/>
        </w:rPr>
        <w:t>for focused attention</w:t>
      </w:r>
      <w:r w:rsidR="00EE4B00">
        <w:rPr>
          <w:b/>
          <w:bCs/>
        </w:rPr>
        <w:t>,</w:t>
      </w:r>
      <w:r w:rsidRPr="00C431E5">
        <w:rPr>
          <w:b/>
          <w:bCs/>
        </w:rPr>
        <w:t xml:space="preserve"> </w:t>
      </w:r>
      <w:r w:rsidR="001F6574">
        <w:t>reflect</w:t>
      </w:r>
      <w:r w:rsidR="002F7EA2">
        <w:t>s</w:t>
      </w:r>
      <w:r w:rsidR="001F6574">
        <w:t xml:space="preserve"> the </w:t>
      </w:r>
      <w:r w:rsidRPr="00295F23">
        <w:t>degree</w:t>
      </w:r>
      <w:r w:rsidR="00537C77">
        <w:t xml:space="preserve"> to which</w:t>
      </w:r>
      <w:r w:rsidRPr="00295F23">
        <w:t xml:space="preserve"> </w:t>
      </w:r>
      <w:r w:rsidR="00EE39DF">
        <w:t>a person</w:t>
      </w:r>
      <w:r w:rsidRPr="00295F23">
        <w:t xml:space="preserve">, at each moment in time, is </w:t>
      </w:r>
      <w:r w:rsidR="002F7EA2">
        <w:t xml:space="preserve">under (external or internal) demands </w:t>
      </w:r>
      <w:r w:rsidR="00A74361">
        <w:t>to</w:t>
      </w:r>
      <w:r w:rsidR="002F7EA2">
        <w:t xml:space="preserve"> selective</w:t>
      </w:r>
      <w:r w:rsidR="00A74361">
        <w:t>ly</w:t>
      </w:r>
      <w:r w:rsidR="002F7EA2">
        <w:t xml:space="preserve"> atten</w:t>
      </w:r>
      <w:r w:rsidR="00A74361">
        <w:t>d</w:t>
      </w:r>
      <w:r w:rsidR="003E05BF">
        <w:t xml:space="preserve"> </w:t>
      </w:r>
      <w:r w:rsidR="002F7EA2">
        <w:t>to</w:t>
      </w:r>
      <w:r w:rsidR="003E05BF">
        <w:t xml:space="preserve"> specific information</w:t>
      </w:r>
      <w:r w:rsidR="005911EB">
        <w:t xml:space="preserve"> </w:t>
      </w:r>
      <w:r w:rsidR="00C0139A">
        <w:fldChar w:fldCharType="begin" w:fldLock="1"/>
      </w:r>
      <w:r w:rsidR="00572CE0">
        <w:instrText>ADDIN CSL_CITATION {"citationItems":[{"id":"ITEM-1","itemData":{"DOI":"10.1037/xge0000213","ISBN":"1939-2222(Electronic),0096-3445(Print)","abstract":"It has been shown that when humans require a brief moment of concentration or mental effort, they tend to avert their gaze away from the attended location (or even blink). Similarly, participants tend to miss unexpected events when they are highly focused on a task. We present an engagement theory of distractibility that is meant to capture the relationship between participants’ engagement in a task and reduction in sensitivity to new sensory events in a broad range of situations. In a series of experiments, we asked participants to perform different cognitive tasks of varying degrees of difficulty while we measured spontaneous oculomotor capture by new images that were completely unrelated to the participants’ task. The images appeared while participants were cognitively engaged in the task. Our results showed that increased cognitive engagement produced decreased sensitivity to visual events. We propose that individual differences in intrinsic motivation play a large role in determining sensitivity to task unrelated events. In addition, our results also indicate that changes in task difficulty on a trial-to-trial basis do not generate trial-by-trial differences in oculomotor capture. Importantly, we believe our framework provides us with a promising way of extending laboratory findings to many real world situations. (PsycINFO Database Record (c) 2016 APA, all rights reserved)","author":[{"dropping-particle":"","family":"Buetti","given":"Simona","non-dropping-particle":"","parse-names":false,"suffix":""},{"dropping-particle":"","family":"Lleras","given":"Alejandro","non-dropping-particle":"","parse-names":false,"suffix":""}],"container-title":"Journal of Experimental Psychology: General","id":"ITEM-1","issue":"10","issued":{"date-parts":[["2016"]]},"page":"1382-1405","publisher":"American Psychological Association","publisher-place":"Buetti, Simona: Department of Psychology, University of Illinois at Urbana-Champaign, 603 East Daniel Street, Champaign, IL, US, 61820, buetti@illinois.edu","title":"Distractibility is a function of engagement, not task difficulty: Evidence from a new oculomotor capture paradigm.","type":"article","volume":"145"},"uris":["http://www.mendeley.com/documents/?uuid=2ac577a9-9b1f-46df-925c-493bf782b53e"]},{"id":"ITEM-2","itemData":{"DOI":"10.1037/0096-1523.21.3.451","ISBN":"1939-1277(Electronic),0096-1523(Print)","abstract":"The early and late selection debate may be resolved if perceptual load of relevant information determines the selective processing of irrelevant information. This hypothesis was tested in 3 studies; all used a variation of the response competition paradigm to measure irrelevant processing when load in the relevant processing was varied. Perceptual load was manipulated by relevant display set size or by different processing requirements for identical displays. These included the requirement to process conjunctions versus isolated features and the requirement to perform simple detection of a character's presence versus difficult identification of its size and position. Distractors' interference was found only under low-load conditions. Because the distractor was usually clearly distinct from the target, it is concluded that physical separation is not a sufficient condition for selective perception; overloading perception is also required. This allows a compromise between early and late selection views and resolves apparent discrepancies in previous work. (PsycINFO Database Record (c) 2016 APA, all rights reserved)","author":[{"dropping-particle":"","family":"Lavie","given":"Nilli","non-dropping-particle":"","parse-names":false,"suffix":""}],"container-title":"Journal of Experimental Psychology: Human Perception and Performance","id":"ITEM-2","issue":"3","issued":{"date-parts":[["1995"]]},"page":"451-468","publisher":"American Psychological Association","publisher-place":"US","title":"Perceptual load as a necessary condition for selective attention.","type":"article","volume":"21"},"uris":["http://www.mendeley.com/documents/?uuid=af650044-c527-407a-827f-dba1132308d0"]},{"id":"ITEM-3","itemData":{"DOI":"10.1037/a0030010","ISBN":"1939-1455(Electronic),0033-2909(Print)","abstract":"Cognition can unfold with little regard to the events taking place in the environment, and such self-generated mental activity poses a specific set of challenges for its scientific analysis in both cognitive science and neuroscience. One problem is that the spontaneous onset of self-generated mental activity makes it hard to distinguish the events that control the occurrence of the experience from those processes that ensure the continuity of an internal train of thought once initiated. This review demonstrates that a distinction between process and occurrence (a) provides theoretical clarity that has been absent from current discussions of self-generated mental activity, (b) affords conceptual leverage on seemingly disparate results associating the state with both domain-general processes and task error, and (c) draws attention to important questions for understanding unconstrained thought in contexts such as psychopathology and education. It is suggested that identifying the moment that self-generated mental events begin is a necessary next step in moving toward a testable account of why the mind has evolved to neglect the present in favor of ruminations on the past or imaginary musings of what may yet come to pass. (PsycINFO Database Record (c) 2019 APA, all rights reserved)","author":[{"dropping-particle":"","family":"Smallwood","given":"Jonathan","non-dropping-particle":"","parse-names":false,"suffix":""}],"container-title":"Psychological Bulletin","id":"ITEM-3","issue":"3","issued":{"date-parts":[["2013"]]},"page":"519-535","publisher":"American Psychological Association","publisher-place":"Smallwood, Jonathan: Max Planck Institute for Human Cognitive and Brain Sciences, Stephanstrasse 1A, Leipzig, Germany, smallwood@cbs.mpg.de","title":"Distinguishing how from why the mind wanders: A process–occurrence framework for self-generated mental activity.","type":"article","volume":"139"},"uris":["http://www.mendeley.com/documents/?uuid=f98aee5b-f62a-4453-86b1-e3860ff51a55"]}],"mendeley":{"formattedCitation":"(Buetti &amp; Lleras, 2016; Lavie, 1995; Smallwood, 2013)","plainTextFormattedCitation":"(Buetti &amp; Lleras, 2016; Lavie, 1995; Smallwood, 2013)","previouslyFormattedCitation":"(Buetti &amp; Lleras, 2016; Lavie, 1995; Smallwood, 2013)"},"properties":{"noteIndex":0},"schema":"https://github.com/citation-style-language/schema/raw/master/csl-citation.json"}</w:instrText>
      </w:r>
      <w:r w:rsidR="00C0139A">
        <w:fldChar w:fldCharType="separate"/>
      </w:r>
      <w:r w:rsidR="00572CE0" w:rsidRPr="00572CE0">
        <w:rPr>
          <w:noProof/>
        </w:rPr>
        <w:t>(Buetti &amp; Lleras, 2016; Lavie, 1995; Smallwood, 2013)</w:t>
      </w:r>
      <w:r w:rsidR="00C0139A">
        <w:fldChar w:fldCharType="end"/>
      </w:r>
      <w:r w:rsidR="00C0139A">
        <w:t xml:space="preserve"> </w:t>
      </w:r>
      <w:r w:rsidR="005911EB">
        <w:t>(see Figure 4)</w:t>
      </w:r>
      <w:r w:rsidR="003E05BF">
        <w:t>.</w:t>
      </w:r>
      <w:r w:rsidR="004E02D3">
        <w:t xml:space="preserve"> For example, external </w:t>
      </w:r>
      <w:r w:rsidR="00EE4B00">
        <w:t xml:space="preserve">contextual </w:t>
      </w:r>
      <w:r w:rsidR="004E02D3">
        <w:t>high</w:t>
      </w:r>
      <w:r w:rsidR="007C6C57">
        <w:t>-</w:t>
      </w:r>
      <w:r w:rsidR="004E02D3">
        <w:t>demands</w:t>
      </w:r>
      <w:r w:rsidR="007C6C57">
        <w:t xml:space="preserve"> for focused attention</w:t>
      </w:r>
      <w:r w:rsidR="004E02D3">
        <w:t xml:space="preserve"> may be participating in a cognitively demanding experiment</w:t>
      </w:r>
      <w:r w:rsidR="007C6C57">
        <w:t>;</w:t>
      </w:r>
      <w:r w:rsidR="004E02D3">
        <w:t xml:space="preserve"> a</w:t>
      </w:r>
      <w:r w:rsidR="007C6C57">
        <w:t xml:space="preserve">n </w:t>
      </w:r>
      <w:r w:rsidR="00946895">
        <w:t>internal</w:t>
      </w:r>
      <w:r w:rsidR="007C6C57">
        <w:t xml:space="preserve"> </w:t>
      </w:r>
      <w:r w:rsidR="004E02D3">
        <w:t>high</w:t>
      </w:r>
      <w:r w:rsidR="007C6C57">
        <w:t>-</w:t>
      </w:r>
      <w:r w:rsidR="004E02D3">
        <w:t xml:space="preserve">demand may </w:t>
      </w:r>
      <w:r w:rsidR="007C6C57">
        <w:t>occur when a person tries</w:t>
      </w:r>
      <w:r w:rsidR="004E02D3">
        <w:t xml:space="preserve"> to recall important details from a specific autobiographical memory.</w:t>
      </w:r>
      <w:r w:rsidR="00EE39DF">
        <w:t xml:space="preserve"> </w:t>
      </w:r>
      <w:r w:rsidR="001C4E90">
        <w:t>We thus</w:t>
      </w:r>
      <w:r w:rsidR="00EE39DF">
        <w:t xml:space="preserve"> refer to high</w:t>
      </w:r>
      <w:r w:rsidR="001C4E90">
        <w:t>-</w:t>
      </w:r>
      <w:r w:rsidR="00EE39DF">
        <w:t>demand</w:t>
      </w:r>
      <w:r w:rsidR="001C4E90">
        <w:t xml:space="preserve"> contexts</w:t>
      </w:r>
      <w:r w:rsidR="00EE39DF">
        <w:t xml:space="preserve"> as task-oriented states and low</w:t>
      </w:r>
      <w:r w:rsidR="001C4E90">
        <w:t>-</w:t>
      </w:r>
      <w:r w:rsidR="00EE39DF">
        <w:t>demand</w:t>
      </w:r>
      <w:r w:rsidR="001C4E90">
        <w:t xml:space="preserve"> contexts</w:t>
      </w:r>
      <w:r w:rsidR="00EE39DF">
        <w:t xml:space="preserve"> as mind</w:t>
      </w:r>
      <w:r w:rsidR="00F31E20">
        <w:t>-</w:t>
      </w:r>
      <w:r w:rsidR="00EE39DF">
        <w:t>wandering states</w:t>
      </w:r>
      <w:r w:rsidR="00E234B2">
        <w:t xml:space="preserve"> </w:t>
      </w:r>
      <w:r w:rsidR="00946895">
        <w:fldChar w:fldCharType="begin" w:fldLock="1"/>
      </w:r>
      <w:r w:rsidR="00F40684">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framework","type":"article-journal","volume":"17"},"uris":["http://www.mendeley.com/documents/?uuid=ed007f4a-720b-4e9c-97dc-92a773e6b2ec"]}],"mendeley":{"formattedCitation":"(Christoff et al., 2016)","plainTextFormattedCitation":"(Christoff et al., 2016)","previouslyFormattedCitation":"(Christoff et al., 2016)"},"properties":{"noteIndex":0},"schema":"https://github.com/citation-style-language/schema/raw/master/csl-citation.json"}</w:instrText>
      </w:r>
      <w:r w:rsidR="00946895">
        <w:fldChar w:fldCharType="separate"/>
      </w:r>
      <w:r w:rsidR="00946895" w:rsidRPr="00946895">
        <w:rPr>
          <w:noProof/>
        </w:rPr>
        <w:t>(Christoff et al., 2016)</w:t>
      </w:r>
      <w:r w:rsidR="00946895">
        <w:fldChar w:fldCharType="end"/>
      </w:r>
      <w:r w:rsidR="00EE39DF">
        <w:t>.</w:t>
      </w:r>
      <w:r w:rsidR="003E05BF">
        <w:t xml:space="preserve"> </w:t>
      </w:r>
      <w:r w:rsidR="00A74361">
        <w:t>With</w:t>
      </w:r>
      <w:del w:id="892" w:author="עמית ברנשטיין" w:date="2020-03-11T11:58:00Z">
        <w:r w:rsidR="00A74361" w:rsidDel="00723B9E">
          <w:delText>-</w:delText>
        </w:r>
      </w:del>
      <w:r w:rsidR="00A74361">
        <w:t xml:space="preserve">in the model, </w:t>
      </w:r>
      <w:r w:rsidR="006E473D">
        <w:t>greater</w:t>
      </w:r>
      <w:r w:rsidR="003E05BF">
        <w:t xml:space="preserve"> demand</w:t>
      </w:r>
      <w:r w:rsidR="002F53C6">
        <w:t xml:space="preserve"> </w:t>
      </w:r>
      <w:r w:rsidR="003E05BF">
        <w:t xml:space="preserve">is translated into </w:t>
      </w:r>
      <w:r w:rsidR="006E473D">
        <w:t xml:space="preserve">greater constraints the momentary </w:t>
      </w:r>
      <w:r w:rsidR="003E05BF">
        <w:t xml:space="preserve">attentional selection </w:t>
      </w:r>
      <w:r w:rsidR="006E473D">
        <w:t>bias to negative</w:t>
      </w:r>
      <w:r w:rsidRPr="00295F23">
        <w:t xml:space="preserve"> </w:t>
      </w:r>
      <w:r w:rsidR="00644F38">
        <w:t>representations</w:t>
      </w:r>
      <w:r w:rsidR="006E473D">
        <w:t xml:space="preserve"> (i.e., more contextual demands reduces inter</w:t>
      </w:r>
      <w:r w:rsidR="00C21AE3">
        <w:t>n</w:t>
      </w:r>
      <w:r w:rsidR="006E473D">
        <w:t>al selection bias driven by the current emotional state of the system)</w:t>
      </w:r>
      <w:r w:rsidR="003E05BF">
        <w:t xml:space="preserve"> </w:t>
      </w:r>
      <w:r w:rsidR="003E05BF">
        <w:fldChar w:fldCharType="begin" w:fldLock="1"/>
      </w:r>
      <w:r w:rsidR="000C5B36">
        <w:instrText>ADDIN CSL_CITATION {"citationItems":[{"id":"ITEM-1","itemData":{"DOI":"10.1037/a0030923","ISBN":"0033-2909","ISSN":"00332909","PMID":"23244316","abstract":"Rumination,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Bulletin","id":"ITEM-1","issue":"5","issued":{"date-parts":[["2013"]]},"page":"1036-1061","title":"An attentional scope model of rumination","type":"article-journal","volume":"139"},"uris":["http://www.mendeley.com/documents/?uuid=fbfdb4d1-f746-4774-8048-dfc079cacac1"]},{"id":"ITEM-2","itemData":{"DOI":"10.1038/nrn.2016.113","ISBN":"0894-0282","ISSN":"14710048","PMID":"27654862","abstract":"Most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Neuroscience","id":"ITEM-2","issue":"11","issued":{"date-parts":[["2016","9","22"]]},"page":"718","publisher":"Nature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framework","type":"article-journal","volume":"17"},"uris":["http://www.mendeley.com/documents/?uuid=ed007f4a-720b-4e9c-97dc-92a773e6b2ec"]}],"mendeley":{"formattedCitation":"(Christoff et al., 2016; Whitmer &amp; Gotlib, 2013)","plainTextFormattedCitation":"(Christoff et al., 2016; Whitmer &amp; Gotlib, 2013)","previouslyFormattedCitation":"(Christoff et al., 2016; Whitmer &amp; Gotlib, 2013)"},"properties":{"noteIndex":0},"schema":"https://github.com/citation-style-language/schema/raw/master/csl-citation.json"}</w:instrText>
      </w:r>
      <w:r w:rsidR="003E05BF">
        <w:fldChar w:fldCharType="separate"/>
      </w:r>
      <w:r w:rsidR="003E05BF" w:rsidRPr="003E05BF">
        <w:rPr>
          <w:noProof/>
        </w:rPr>
        <w:t>(Christoff et al., 2016; Whitmer &amp; Gotlib, 2013)</w:t>
      </w:r>
      <w:r w:rsidR="003E05BF">
        <w:fldChar w:fldCharType="end"/>
      </w:r>
      <w:r w:rsidR="002F7EA2">
        <w:t>.</w:t>
      </w:r>
      <w:r w:rsidR="007659AE">
        <w:t xml:space="preserve"> </w:t>
      </w:r>
      <w:r w:rsidR="00C771B1">
        <w:t>S</w:t>
      </w:r>
      <w:r w:rsidR="00A74361">
        <w:t>imilar to the influence of representations in WM, context</w:t>
      </w:r>
      <w:r w:rsidR="00816CAB">
        <w:t>ual</w:t>
      </w:r>
      <w:r w:rsidR="00A74361">
        <w:t xml:space="preserve"> </w:t>
      </w:r>
      <w:r w:rsidR="00A74361" w:rsidRPr="00901B5C">
        <w:t xml:space="preserve">demands </w:t>
      </w:r>
      <w:r w:rsidR="00A74361">
        <w:t xml:space="preserve">bias selection </w:t>
      </w:r>
      <w:r w:rsidR="00816CAB">
        <w:t xml:space="preserve">by the spreading </w:t>
      </w:r>
      <w:r w:rsidR="00816CAB" w:rsidRPr="00946895">
        <w:rPr>
          <w:szCs w:val="24"/>
        </w:rPr>
        <w:t xml:space="preserve">activation </w:t>
      </w:r>
      <w:r w:rsidR="00A74361" w:rsidRPr="00946895">
        <w:rPr>
          <w:szCs w:val="24"/>
        </w:rPr>
        <w:t>of associative network</w:t>
      </w:r>
      <w:r w:rsidR="00816CAB" w:rsidRPr="00946895">
        <w:rPr>
          <w:szCs w:val="24"/>
        </w:rPr>
        <w:t>s</w:t>
      </w:r>
      <w:r w:rsidR="00A74361" w:rsidRPr="00946895">
        <w:rPr>
          <w:szCs w:val="24"/>
        </w:rPr>
        <w:t xml:space="preserve"> </w:t>
      </w:r>
      <w:r w:rsidR="00816CAB" w:rsidRPr="00946895">
        <w:rPr>
          <w:szCs w:val="24"/>
        </w:rPr>
        <w:t>related to the specific features of (the current)</w:t>
      </w:r>
      <w:r w:rsidR="00A74361" w:rsidRPr="00946895">
        <w:rPr>
          <w:szCs w:val="24"/>
        </w:rPr>
        <w:t xml:space="preserve"> task-related representations</w:t>
      </w:r>
      <w:r w:rsidR="00987B6D">
        <w:rPr>
          <w:szCs w:val="24"/>
        </w:rPr>
        <w:t xml:space="preserve"> </w:t>
      </w:r>
      <w:r w:rsidR="00091CC7" w:rsidRPr="00946895">
        <w:rPr>
          <w:rStyle w:val="CommentReference"/>
          <w:sz w:val="24"/>
          <w:szCs w:val="24"/>
        </w:rPr>
        <w:fldChar w:fldCharType="begin" w:fldLock="1"/>
      </w:r>
      <w:r w:rsidR="00861DAC">
        <w:rPr>
          <w:rStyle w:val="CommentReference"/>
          <w:sz w:val="24"/>
          <w:szCs w:val="24"/>
        </w:rPr>
        <w:instrText>ADDIN CSL_CITATION {"citationItems":[{"id":"ITEM-1","itemData":{"DOI":"10.1038/36846","ISSN":"1476-4687","abstract":"Short-term memory storage can be divided into separate subsystems for verbal information and visual information1, and recent studies have begun to delineate the neural substrates of these working-memory systems2,3,4,5,6. Although the verbal storage system has been well characterized, the storage capacity of visual working memory has not yet been established for simple, suprathreshold features or for conjunctions of features. Here we demonstrate that it is possible to retain information about only four colours or orientations in visual working memory at one time. However, it is also possible to retain both the colour and the orientation of four objects, indicating that visual working memory stores integrated objects rather than individual features. Indeed, objects defined by a conjunction of four features can be retained in working memory just as well as single-feature objects, allowing sixteen individual features to be retained when distributed across four objects. Thus, the capacity of visual working memory must be understood in terms of integrated objects rather than individual features, which places significant constraints on cognitive and neurobiological models of the temporary storage of visual information7.","author":[{"dropping-particle":"","family":"Luck","given":"Steven J","non-dropping-particle":"","parse-names":false,"suffix":""},{"dropping-particle":"","family":"Vogel","given":"Edward K","non-dropping-particle":"","parse-names":false,"suffix":""}],"container-title":"Nature","id":"ITEM-1","issue":"6657","issued":{"date-parts":[["1997"]]},"page":"279-281","title":"The capacity of visual working memory for features and conjunctions","type":"article-journal","volume":"390"},"uris":["http://www.mendeley.com/documents/?uuid=12d4843e-1d2f-4999-846e-51022626a805"]},{"id":"ITEM-2","itemData":{"DOI":"https://doi.org/10.1016/S0079-7421(09)51002-X","ISBN":"0079-7421","abstract":"Starting from the premise that working memory is a system for providing access to representations for complex cognition, six requirements for a working memory system are delineated: (1) maintaining structural representations by dynamic bindings, (2) manipulating structural representations, (3) flexible reconfiguration, (4) partial decoupling from long-term memory, (5) controlled retrieval from long-term memory, and (6) encoding of new structures into long-term memory. The chapter proposes an architecture for a system that meets these requirements. The working memory system consists of a declarative and a procedural part, each of which has three embedded components: the activated part of long-term memory, a component for creating new structural representations by dynamic bindings (the “region of direct access” for declarative working memory, and the “bridge” for procedural working memory), and a mechanism for selecting a single element (“focus of attention” for declarative working memory, and “response focus” for procedural working memory). The architecture affords two modes of information processing, an analytical and an associative mode. This distinction provides a theoretically founded formulation of a dual-process theory of reasoning.","author":[{"dropping-particle":"","family":"Oberauer","given":"Klaus","non-dropping-particle":"","parse-names":false,"suffix":""}],"container-title":"The Psychology of Learning and Motivation","id":"ITEM-2","issued":{"date-parts":[["2009"]]},"page":"45-100","publisher":"Academic Press","title":"Design for a Working Memory","type":"chapter","volume":"51"},"uris":["http://www.mendeley.com/documents/?uuid=5c7a3fde-3bc1-4aa8-aa67-9c2fc9dd15a5"]},{"id":"ITEM-3","itemData":{"DOI":"10.1016/j.copsyc.2018.11.005","ISSN":"2352250X","abstract":"The concept of a preattentive feature has been central to vision and attention research for about half a century. A preattentive feature is a feature that guides attention in visual search and that cannot be decomposed into simpler features. While that definition seems straightforward, there is no simple diagnostic test that infallibly identifies a preattentive feature. This paper briefly reviews the criteria that have been proposed and illustrates some of the difficulties of definition.","author":[{"dropping-particle":"","family":"Wolfe","given":"Jeremy M.","non-dropping-particle":"","parse-names":false,"suffix":""},{"dropping-particle":"","family":"Utochkin","given":"Igor S.","non-dropping-particle":"","parse-names":false,"suffix":""}],"container-title":"Current Opinion in Psychology","id":"ITEM-3","issued":{"date-parts":[["2019"]]},"page":"19-26","publisher":"Elsevier Ltd","title":"What is a preattentive feature?","type":"article-journal","volume":"29"},"uris":["http://www.mendeley.com/documents/?uuid=02c99eed-e658-403f-bbee-bdc8206ec8eb"]}],"mendeley":{"formattedCitation":"(Luck &amp; Vogel, 1997; Oberauer, 2009; Wolfe &amp; Utochkin, 2019)","plainTextFormattedCitation":"(Luck &amp; Vogel, 1997; Oberauer, 2009; Wolfe &amp; Utochkin, 2019)","previouslyFormattedCitation":"(Luck &amp; Vogel, 1997; Oberauer, 2009; Wolfe &amp; Utochkin, 2019)"},"properties":{"noteIndex":0},"schema":"https://github.com/citation-style-language/schema/raw/master/csl-citation.json"}</w:instrText>
      </w:r>
      <w:r w:rsidR="00091CC7" w:rsidRPr="00946895">
        <w:rPr>
          <w:rStyle w:val="CommentReference"/>
          <w:sz w:val="24"/>
          <w:szCs w:val="24"/>
        </w:rPr>
        <w:fldChar w:fldCharType="separate"/>
      </w:r>
      <w:r w:rsidR="005A5C34" w:rsidRPr="005A5C34">
        <w:rPr>
          <w:rStyle w:val="CommentReference"/>
          <w:noProof/>
          <w:sz w:val="24"/>
          <w:szCs w:val="24"/>
        </w:rPr>
        <w:t>(Luck &amp; Vogel, 1997; Oberauer, 2009; Wolfe &amp; Utochkin, 2019)</w:t>
      </w:r>
      <w:r w:rsidR="00091CC7" w:rsidRPr="00946895">
        <w:rPr>
          <w:rStyle w:val="CommentReference"/>
          <w:sz w:val="24"/>
          <w:szCs w:val="24"/>
        </w:rPr>
        <w:fldChar w:fldCharType="end"/>
      </w:r>
      <w:r w:rsidR="00A74361" w:rsidRPr="00946895">
        <w:rPr>
          <w:szCs w:val="24"/>
        </w:rPr>
        <w:t>.</w:t>
      </w:r>
      <w:r w:rsidR="00816CAB" w:rsidRPr="00946895">
        <w:rPr>
          <w:szCs w:val="24"/>
        </w:rPr>
        <w:t xml:space="preserve"> For example</w:t>
      </w:r>
      <w:r w:rsidR="00816CAB">
        <w:t>, if the goal is to remember events from this morning, activation spreads to memories associated with that temporal</w:t>
      </w:r>
      <w:r w:rsidR="004F5FBF">
        <w:t xml:space="preserve"> time-stamp</w:t>
      </w:r>
      <w:r w:rsidR="00816CAB">
        <w:t xml:space="preserve"> feature</w:t>
      </w:r>
      <w:r w:rsidR="00091CC7">
        <w:t>, increasing the likelihood they will be selected for further processing</w:t>
      </w:r>
      <w:r w:rsidR="00816CAB">
        <w:t>.</w:t>
      </w:r>
      <w:r w:rsidR="00A74361">
        <w:t xml:space="preserve"> </w:t>
      </w:r>
      <w:r w:rsidR="00091CC7">
        <w:t>In contrast</w:t>
      </w:r>
      <w:r w:rsidR="002F7EA2">
        <w:t xml:space="preserve">, as </w:t>
      </w:r>
      <w:r w:rsidR="00987B6D">
        <w:t>contextual demands</w:t>
      </w:r>
      <w:r w:rsidR="002F7EA2">
        <w:t xml:space="preserve"> </w:t>
      </w:r>
      <w:r w:rsidR="000C5B36">
        <w:t xml:space="preserve">decrease </w:t>
      </w:r>
      <w:r w:rsidR="00857F3F">
        <w:t xml:space="preserve">the probability for </w:t>
      </w:r>
      <w:proofErr w:type="spellStart"/>
      <w:r w:rsidR="00857F3F">
        <w:t>mindwandering</w:t>
      </w:r>
      <w:proofErr w:type="spellEnd"/>
      <w:r w:rsidR="00857F3F">
        <w:t xml:space="preserve"> increases, i.e.,</w:t>
      </w:r>
      <w:r w:rsidR="002F7EA2">
        <w:t xml:space="preserve"> </w:t>
      </w:r>
      <w:r w:rsidR="00857F3F">
        <w:t xml:space="preserve">attentional selection expands beyond task-related </w:t>
      </w:r>
      <w:r w:rsidR="00644F38">
        <w:t>representations</w:t>
      </w:r>
      <w:r w:rsidR="00CC6581">
        <w:t xml:space="preserve"> (See Figure 4)</w:t>
      </w:r>
      <w:r w:rsidRPr="00295F23">
        <w:t>.</w:t>
      </w:r>
      <w:r w:rsidR="005A5C34">
        <w:t xml:space="preserve"> The less contextual demands, i.e., more </w:t>
      </w:r>
      <w:proofErr w:type="spellStart"/>
      <w:r w:rsidR="005A5C34">
        <w:t>m</w:t>
      </w:r>
      <w:r w:rsidR="002A57D0">
        <w:t>indwandering</w:t>
      </w:r>
      <w:proofErr w:type="spellEnd"/>
      <w:r w:rsidR="005A5C34">
        <w:t xml:space="preserve"> state,</w:t>
      </w:r>
      <w:r w:rsidR="002A57D0">
        <w:t xml:space="preserve"> </w:t>
      </w:r>
      <w:r w:rsidR="005A5C34">
        <w:t>the less</w:t>
      </w:r>
      <w:r w:rsidR="0034659D">
        <w:t xml:space="preserve"> bias </w:t>
      </w:r>
      <w:r w:rsidR="00644F38">
        <w:t xml:space="preserve">selection </w:t>
      </w:r>
      <w:r w:rsidR="0034659D">
        <w:t xml:space="preserve">in </w:t>
      </w:r>
      <w:r w:rsidR="003A1E45">
        <w:t xml:space="preserve">favor of particular </w:t>
      </w:r>
      <w:r w:rsidR="00644F38">
        <w:t>representations</w:t>
      </w:r>
      <w:r w:rsidR="005A5C34">
        <w:t>. This leads to greater influence of bottom-up signals on</w:t>
      </w:r>
      <w:r w:rsidR="002A57D0">
        <w:t xml:space="preserve"> internal selection </w:t>
      </w:r>
      <w:r w:rsidR="005A5C34">
        <w:t>such as</w:t>
      </w:r>
      <w:r w:rsidR="003A1E45">
        <w:t xml:space="preserve"> the propensity to </w:t>
      </w:r>
      <w:proofErr w:type="spellStart"/>
      <w:r w:rsidR="003A1E45">
        <w:t>mindwander</w:t>
      </w:r>
      <w:proofErr w:type="spellEnd"/>
      <w:r w:rsidR="003A1E45">
        <w:t xml:space="preserve"> to certain content (e.g., negative</w:t>
      </w:r>
      <w:r w:rsidR="00A0115F">
        <w:t xml:space="preserve"> spontaneous</w:t>
      </w:r>
      <w:r w:rsidR="003A1E45">
        <w:t xml:space="preserve"> thoughts;</w:t>
      </w:r>
      <w:ins w:id="893" w:author="יפתח עמיר" w:date="2020-01-27T16:29:00Z">
        <w:r w:rsidR="00572CE0">
          <w:rPr>
            <w:lang w:val="en-IL"/>
          </w:rPr>
          <w:t xml:space="preserve"> </w:t>
        </w:r>
        <w:r w:rsidR="00572CE0">
          <w:rPr>
            <w:lang w:val="en-IL"/>
          </w:rPr>
          <w:fldChar w:fldCharType="begin" w:fldLock="1"/>
        </w:r>
      </w:ins>
      <w:r w:rsidR="000857F2">
        <w:rPr>
          <w:lang w:val="en-IL"/>
        </w:rPr>
        <w:instrText>ADDIN CSL_CITATION {"citationItems":[{"id":"ITEM-1","itemData":{"DOI":"10.1177/2167702615622383","ISBN":"2167-7026","ISSN":"21677034","PMID":"28785510","abstract":"There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spontaneous thought mostly focuses on unattained goals and evaluates the discrepancy between current and desired status (Klinger, 1971, 2013a). In individuals who stably (i.e., trait negative affectivity) or transitorily (i.e., stress) experience negative emotions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Science","id":"ITEM-1","issue":"5","issued":{"date-parts":[["2016"]]},"page":"835-857","title":"Spontaneous thought and vulnerability to mood disorders: The dark side of the wandering mind","type":"article-journal","volume":"4"},"uris":["http://www.mendeley.com/documents/?uuid=fdcfa52d-ea8b-4394-b2fb-539340b2902a"]},{"id":"ITEM-2","itemData":{"DOI":"10.1037/a0030010","ISBN":"1939-1455(Electronic),0033-2909(Print)","abstract":"Cognition can unfold with little regard to the events taking place in the environment, and such self-generated mental activity poses a specific set of challenges for its scientific analysis in both cognitive science and neuroscience. One problem is that the spontaneous onset of self-generated mental activity makes it hard to distinguish the events that control the occurrence of the experience from those processes that ensure the continuity of an internal train of thought once initiated. This review demonstrates that a distinction between process and occurrence (a) provides theoretical clarity that has been absent from current discussions of self-generated mental activity, (b) affords conceptual leverage on seemingly disparate results associating the state with both domain-general processes and task error, and (c) draws attention to important questions for understanding unconstrained thought in contexts such as psychopathology and education. It is suggested that identifying the moment that self-generated mental events begin is a necessary next step in moving toward a testable account of why the mind has evolved to neglect the present in favor of ruminations on the past or imaginary musings of what may yet come to pass. (PsycINFO Database Record (c) 2019 APA, all rights reserved)","author":[{"dropping-particle":"","family":"Smallwood","given":"Jonathan","non-dropping-particle":"","parse-names":false,"suffix":""}],"container-title":"Psychological Bulletin","id":"ITEM-2","issue":"3","issued":{"date-parts":[["2013"]]},"page":"519-535","publisher":"American Psychological Association","publisher-place":"Smallwood, Jonathan: Max Planck Institute for Human Cognitive and Brain Sciences, Stephanstrasse 1A, Leipzig, Germany, smallwood@cbs.mpg.de","title":"Distinguishing how from why the mind wanders: A process–occurrence framework for self-generated mental activity.","type":"article","volume":"139"},"uris":["http://www.mendeley.com/documents/?uuid=f98aee5b-f62a-4453-86b1-e3860ff51a55"]}],"mendeley":{"formattedCitation":"(Marchetti, Koster, Klinger, &amp; Alloy, 2016; Smallwood, 2013)","plainTextFormattedCitation":"(Marchetti, Koster, Klinger, &amp; Alloy, 2016; Smallwood, 2013)","previouslyFormattedCitation":"(Marchetti, Koster, Klinger, &amp; Alloy, 2016; Smallwood, 2013)"},"properties":{"noteIndex":0},"schema":"https://github.com/citation-style-language/schema/raw/master/csl-citation.json"}</w:instrText>
      </w:r>
      <w:r w:rsidR="00572CE0">
        <w:rPr>
          <w:lang w:val="en-IL"/>
        </w:rPr>
        <w:fldChar w:fldCharType="separate"/>
      </w:r>
      <w:r w:rsidR="00572CE0" w:rsidRPr="00572CE0">
        <w:rPr>
          <w:noProof/>
          <w:lang w:val="en-IL"/>
        </w:rPr>
        <w:t>(Marchetti, Koster, Klinger, &amp; Alloy, 2016; Smallwood, 2013)</w:t>
      </w:r>
      <w:ins w:id="894" w:author="יפתח עמיר" w:date="2020-01-27T16:29:00Z">
        <w:r w:rsidR="00572CE0">
          <w:rPr>
            <w:lang w:val="en-IL"/>
          </w:rPr>
          <w:fldChar w:fldCharType="end"/>
        </w:r>
      </w:ins>
      <w:del w:id="895" w:author="יפתח עמיר" w:date="2020-01-27T16:29:00Z">
        <w:r w:rsidR="003A1E45" w:rsidDel="00572CE0">
          <w:delText xml:space="preserve"> </w:delText>
        </w:r>
        <w:r w:rsidR="00FE3D89" w:rsidDel="00572CE0">
          <w:fldChar w:fldCharType="begin" w:fldLock="1"/>
        </w:r>
        <w:r w:rsidR="00572CE0" w:rsidRPr="00572CE0" w:rsidDel="00572CE0">
          <w:delInstrText>ADDIN CSL_CITATION {"citationItems":[{"id":"ITEM-1","itemData":{"DOI":"10.1177/2167702615622383","ISBN":"2167-7026","ISSN":"21677034","PMID":"28785510","abstract":"There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w:delInstrText>
        </w:r>
        <w:r w:rsidR="00572CE0" w:rsidRPr="00B5357A" w:rsidDel="00572CE0">
          <w:delInstrText>ontaneous thought mostly focuses on unattained goals and evaluates the discrepancy between current and desired status (Klinger, 1971, 2013a). In individuals who stably (i.e., trait negative affectivity) or transitorily (i.e., stress) experience negative em</w:delInstrText>
        </w:r>
        <w:r w:rsidR="00572CE0" w:rsidRPr="00572CE0" w:rsidDel="00572CE0">
          <w:delInstrText>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Science","id":"ITEM-1","issue":"5","issued":{"date-parts":[["2016"]]},"page":"835-857","title":"Spontaneous thought and vulnerability to mood disorders: The dark side of the wandering mind","type":"article-journal","volume":"4"},"uris":["http://www.mendeley.com/documents/?uuid=fdcfa52d-ea8b-4394-b2fb-539340b2902a"]}],"mendeley":{"formattedCitation":"(Marchetti, Koster, et al., 2016)","manualFormatting":"Marchetti, Koster, Klinger, &amp; Alloy, 2016)","plainTextFormattedCitation":"(Marchetti, Koster, et al., 2016)","previouslyFormattedCitation":"(Marchetti, Koster, Klinger, &amp; Alloy, 2016)"},"properties":{"noteIndex":0},"schema":"https://github.com/citation-style-language/schema/raw/master/csl-citation.json"}</w:delInstrText>
        </w:r>
        <w:r w:rsidR="00FE3D89" w:rsidDel="00572CE0">
          <w:fldChar w:fldCharType="separate"/>
        </w:r>
        <w:r w:rsidR="00FE3D89" w:rsidRPr="00572CE0" w:rsidDel="00572CE0">
          <w:rPr>
            <w:noProof/>
          </w:rPr>
          <w:delText>Marchetti, Koster, Klinger, &amp; Alloy, 2016)</w:delText>
        </w:r>
        <w:r w:rsidR="00FE3D89" w:rsidDel="00572CE0">
          <w:fldChar w:fldCharType="end"/>
        </w:r>
      </w:del>
      <w:r w:rsidR="005A5C34">
        <w:t>.</w:t>
      </w:r>
      <w:ins w:id="896" w:author="יפתח עמיר" w:date="2020-01-28T14:20:00Z">
        <w:r w:rsidR="0077511B">
          <w:rPr>
            <w:lang w:val="en-IL"/>
          </w:rPr>
          <w:t xml:space="preserve"> Accordingly, </w:t>
        </w:r>
      </w:ins>
      <w:ins w:id="897" w:author="עמית ברנשטיין" w:date="2020-03-11T11:59:00Z">
        <w:r w:rsidR="00723B9E">
          <w:t xml:space="preserve">the A2T </w:t>
        </w:r>
      </w:ins>
      <w:ins w:id="898" w:author="יפתח עמיר" w:date="2020-01-28T14:20:00Z">
        <w:r w:rsidR="0077511B">
          <w:rPr>
            <w:lang w:val="en-IL"/>
          </w:rPr>
          <w:t>contextual demand</w:t>
        </w:r>
      </w:ins>
      <w:ins w:id="899" w:author="עמית ברנשטיין" w:date="2020-03-11T11:59:00Z">
        <w:r w:rsidR="00723B9E">
          <w:t xml:space="preserve"> model </w:t>
        </w:r>
        <w:commentRangeStart w:id="900"/>
        <w:r w:rsidR="00723B9E">
          <w:t>component</w:t>
        </w:r>
      </w:ins>
      <w:ins w:id="901" w:author="יפתח עמיר" w:date="2020-01-28T14:20:00Z">
        <w:del w:id="902" w:author="עמית ברנשטיין" w:date="2020-03-11T11:59:00Z">
          <w:r w:rsidR="0077511B" w:rsidDel="00723B9E">
            <w:rPr>
              <w:lang w:val="en-IL"/>
            </w:rPr>
            <w:delText>s</w:delText>
          </w:r>
        </w:del>
        <w:r w:rsidR="0077511B">
          <w:rPr>
            <w:lang w:val="en-IL"/>
          </w:rPr>
          <w:t xml:space="preserve"> has two </w:t>
        </w:r>
      </w:ins>
      <w:ins w:id="903" w:author="יפתח עמיר" w:date="2020-01-28T14:21:00Z">
        <w:r w:rsidR="0077511B">
          <w:rPr>
            <w:lang w:val="en-IL"/>
          </w:rPr>
          <w:t xml:space="preserve">computational </w:t>
        </w:r>
      </w:ins>
      <w:ins w:id="904" w:author="יפתח עמיר" w:date="2020-01-28T14:20:00Z">
        <w:r w:rsidR="0077511B">
          <w:rPr>
            <w:lang w:val="en-IL"/>
          </w:rPr>
          <w:t>functions</w:t>
        </w:r>
      </w:ins>
      <w:ins w:id="905" w:author="עמית ברנשטיין" w:date="2020-03-11T11:59:00Z">
        <w:r w:rsidR="00723B9E">
          <w:t xml:space="preserve">, to </w:t>
        </w:r>
      </w:ins>
      <w:ins w:id="906" w:author="יפתח עמיר" w:date="2020-01-28T14:22:00Z">
        <w:del w:id="907" w:author="עמית ברנשטיין" w:date="2020-03-11T11:59:00Z">
          <w:r w:rsidR="0077511B" w:rsidDel="00723B9E">
            <w:rPr>
              <w:lang w:val="en-IL"/>
            </w:rPr>
            <w:delText xml:space="preserve"> in A2T –</w:delText>
          </w:r>
        </w:del>
      </w:ins>
      <w:ins w:id="908" w:author="יפתח עמיר" w:date="2020-01-28T14:20:00Z">
        <w:del w:id="909" w:author="עמית ברנשטיין" w:date="2020-03-11T11:59:00Z">
          <w:r w:rsidR="0077511B" w:rsidDel="00723B9E">
            <w:rPr>
              <w:lang w:val="en-IL"/>
            </w:rPr>
            <w:delText xml:space="preserve"> setting</w:delText>
          </w:r>
        </w:del>
      </w:ins>
      <w:ins w:id="910" w:author="עמית ברנשטיין" w:date="2020-03-11T11:59:00Z">
        <w:r w:rsidR="00723B9E">
          <w:t>set</w:t>
        </w:r>
      </w:ins>
      <w:ins w:id="911" w:author="יפתח עמיר" w:date="2020-01-28T14:20:00Z">
        <w:r w:rsidR="0077511B">
          <w:rPr>
            <w:lang w:val="en-IL"/>
          </w:rPr>
          <w:t xml:space="preserve"> </w:t>
        </w:r>
      </w:ins>
      <w:ins w:id="912" w:author="יפתח עמיר" w:date="2020-01-28T14:22:00Z">
        <w:r w:rsidR="0077511B">
          <w:rPr>
            <w:lang w:val="en-IL"/>
          </w:rPr>
          <w:t xml:space="preserve">(1) </w:t>
        </w:r>
      </w:ins>
      <w:ins w:id="913" w:author="יפתח עמיר" w:date="2020-01-28T14:20:00Z">
        <w:del w:id="914" w:author="עמית ברנשטיין" w:date="2020-03-11T11:59:00Z">
          <w:r w:rsidR="0077511B" w:rsidDel="00723B9E">
            <w:rPr>
              <w:lang w:val="en-IL"/>
            </w:rPr>
            <w:delText>what is</w:delText>
          </w:r>
        </w:del>
      </w:ins>
      <w:ins w:id="915" w:author="עמית ברנשטיין" w:date="2020-03-11T11:59:00Z">
        <w:r w:rsidR="00723B9E">
          <w:t>the</w:t>
        </w:r>
      </w:ins>
      <w:ins w:id="916" w:author="יפתח עמיר" w:date="2020-01-28T14:20:00Z">
        <w:r w:rsidR="0077511B">
          <w:rPr>
            <w:lang w:val="en-IL"/>
          </w:rPr>
          <w:t xml:space="preserve"> context (i.e., task) relevant information</w:t>
        </w:r>
      </w:ins>
      <w:ins w:id="917" w:author="יפתח עמיר" w:date="2020-01-28T14:22:00Z">
        <w:r w:rsidR="0077511B">
          <w:rPr>
            <w:lang w:val="en-IL"/>
          </w:rPr>
          <w:t>,</w:t>
        </w:r>
      </w:ins>
      <w:ins w:id="918" w:author="יפתח עמיר" w:date="2020-01-28T14:20:00Z">
        <w:r w:rsidR="0077511B">
          <w:rPr>
            <w:lang w:val="en-IL"/>
          </w:rPr>
          <w:t xml:space="preserve"> and (2) the degree of moderation of the </w:t>
        </w:r>
        <w:r w:rsidR="0077511B">
          <w:rPr>
            <w:lang w:val="en-IL"/>
          </w:rPr>
          <w:lastRenderedPageBreak/>
          <w:t>influences of representations in WM and affect on internal attentional selection</w:t>
        </w:r>
      </w:ins>
      <w:commentRangeEnd w:id="900"/>
      <w:r w:rsidR="00723B9E">
        <w:rPr>
          <w:rStyle w:val="CommentReference"/>
        </w:rPr>
        <w:commentReference w:id="900"/>
      </w:r>
      <w:ins w:id="919" w:author="יפתח עמיר" w:date="2020-01-28T14:20:00Z">
        <w:r w:rsidR="0077511B">
          <w:rPr>
            <w:lang w:val="en-IL"/>
          </w:rPr>
          <w:t>.</w:t>
        </w:r>
      </w:ins>
      <w:r w:rsidR="00641A64">
        <w:t xml:space="preserve"> Finally, it is notable that contextual demand has a strong </w:t>
      </w:r>
      <w:r w:rsidR="00641A64" w:rsidRPr="001E7D28">
        <w:t>tonic</w:t>
      </w:r>
      <w:r w:rsidR="00972F43">
        <w:t xml:space="preserve"> </w:t>
      </w:r>
      <w:r w:rsidR="00972F43">
        <w:fldChar w:fldCharType="begin" w:fldLock="1"/>
      </w:r>
      <w:r w:rsidR="00613BB5">
        <w:instrText>ADDIN CSL_CITATION {"citationItems":[{"id":"ITEM-1","itemData":{"DOI":"10.1037/xge0000213","ISBN":"1939-2222(Electronic),0096-3445(Print)","abstract":"It has been shown that when humans require a brief moment of concentration or mental effort, they tend to avert their gaze away from the attended location (or even blink). Similarly, participants tend to miss unexpected events when they are highly focused on a task. We present an engagement theory of distractibility that is meant to capture the relationship between participants’ engagement in a task and reduction in sensitivity to new sensory events in a broad range of situations. In a series of experiments, we asked participants to perform different cognitive tasks of varying degrees of difficulty while we measured spontaneous oculomotor capture by new images that were completely unrelated to the participants’ task. The images appeared while participants were cognitively engaged in the task. Our results showed that increased cognitive engagement produced decreased sensitivity to visual events. We propose that individual differences in intrinsic motivation play a large role in determining sensitivity to task unrelated events. In addition, our results also indicate that changes in task difficulty on a trial-to-trial basis do not generate trial-by-trial differences in oculomotor capture. Importantly, we believe our framework provides us with a promising way of extending laboratory findings to many real world situations. (PsycINFO Database Record (c) 2016 APA, all rights reserved)","author":[{"dropping-particle":"","family":"Buetti","given":"Simona","non-dropping-particle":"","parse-names":false,"suffix":""},{"dropping-particle":"","family":"Lleras","given":"Alejandro","non-dropping-particle":"","parse-names":false,"suffix":""}],"container-title":"Journal of Experimental Psychology: General","id":"ITEM-1","issue":"10","issued":{"date-parts":[["2016"]]},"page":"1382-1405","publisher":"American Psychological Association","publisher-place":"Buetti, Simona: Department of Psychology, University of Illinois at Urbana-Champaign, 603 East Daniel Street, Champaign, IL, US, 61820, buetti@illinois.edu","title":"Distractibility is a function of engagement, not task difficulty: Evidence from a new oculomotor capture paradigm.","type":"article","volume":"145"},"uris":["http://www.mendeley.com/documents/?uuid=2ac577a9-9b1f-46df-925c-493bf782b53e"]}],"mendeley":{"formattedCitation":"(Buetti &amp; Lleras, 2016)","plainTextFormattedCitation":"(Buetti &amp; Lleras, 2016)","previouslyFormattedCitation":"(Buetti &amp; Lleras, 2016)"},"properties":{"noteIndex":0},"schema":"https://github.com/citation-style-language/schema/raw/master/csl-citation.json"}</w:instrText>
      </w:r>
      <w:r w:rsidR="00972F43">
        <w:fldChar w:fldCharType="separate"/>
      </w:r>
      <w:r w:rsidR="00972F43" w:rsidRPr="00C0139A">
        <w:rPr>
          <w:noProof/>
        </w:rPr>
        <w:t>(Buetti &amp; Lleras, 2016)</w:t>
      </w:r>
      <w:r w:rsidR="00972F43">
        <w:fldChar w:fldCharType="end"/>
      </w:r>
      <w:r w:rsidR="00641A64" w:rsidRPr="001E7D28">
        <w:t xml:space="preserve"> effect on </w:t>
      </w:r>
      <w:r w:rsidR="00F1606A">
        <w:t>internal</w:t>
      </w:r>
      <w:r w:rsidR="00641A64">
        <w:t xml:space="preserve"> </w:t>
      </w:r>
      <w:r w:rsidR="00641A64" w:rsidRPr="001E7D28">
        <w:t>selection</w:t>
      </w:r>
      <w:r w:rsidR="00641A64">
        <w:t xml:space="preserve"> and thereby </w:t>
      </w:r>
      <w:r w:rsidR="005911EB">
        <w:t>the contents of WM and affect</w:t>
      </w:r>
      <w:r w:rsidR="00641A64">
        <w:t xml:space="preserve">. Indeed, relative to </w:t>
      </w:r>
      <w:r w:rsidR="00641A64">
        <w:rPr>
          <w:i/>
          <w:iCs/>
        </w:rPr>
        <w:t>representation</w:t>
      </w:r>
      <w:r w:rsidR="005911EB">
        <w:rPr>
          <w:i/>
          <w:iCs/>
        </w:rPr>
        <w:t>s</w:t>
      </w:r>
      <w:r w:rsidR="00641A64">
        <w:rPr>
          <w:i/>
          <w:iCs/>
        </w:rPr>
        <w:t xml:space="preserve"> in </w:t>
      </w:r>
      <w:r w:rsidR="00D00051">
        <w:rPr>
          <w:i/>
          <w:iCs/>
        </w:rPr>
        <w:t>working memory</w:t>
      </w:r>
      <w:r w:rsidR="00641A64">
        <w:t xml:space="preserve">, its </w:t>
      </w:r>
      <w:r w:rsidR="005911EB">
        <w:t xml:space="preserve">direction of </w:t>
      </w:r>
      <w:r w:rsidR="00641A64">
        <w:t>influence on selection biases</w:t>
      </w:r>
      <w:r w:rsidR="008A6F23">
        <w:t xml:space="preserve"> (i.e., degree of biasing selection in favor of task-relevant representations) is more consistent</w:t>
      </w:r>
      <w:r w:rsidR="005911EB">
        <w:t xml:space="preserve"> </w:t>
      </w:r>
      <w:r w:rsidR="00641A64">
        <w:t>over longer periods of time. This is because unlike the representations component which decays quickly due to constraints of short-term memory</w:t>
      </w:r>
      <w:r w:rsidR="00EE4B00">
        <w:t xml:space="preserve"> (e.g., </w:t>
      </w:r>
      <w:r w:rsidR="00C11968">
        <w:t>seconds</w:t>
      </w:r>
      <w:r w:rsidR="00EE4B00">
        <w:t>)</w:t>
      </w:r>
      <w:r w:rsidR="00641A64">
        <w:t xml:space="preserve">, the contextual component is set by external factors </w:t>
      </w:r>
      <w:r w:rsidR="00EE4B00">
        <w:t xml:space="preserve">may often </w:t>
      </w:r>
      <w:r w:rsidR="00641A64">
        <w:t>persist over longer time periods</w:t>
      </w:r>
      <w:r w:rsidR="00EE4B00">
        <w:t xml:space="preserve"> (e.g., </w:t>
      </w:r>
      <w:r w:rsidR="00C11968">
        <w:t>minutes</w:t>
      </w:r>
      <w:r w:rsidR="00EE4B00">
        <w:t>)</w:t>
      </w:r>
      <w:r w:rsidR="00641A64">
        <w:t>.</w:t>
      </w:r>
    </w:p>
    <w:p w14:paraId="088FA281" w14:textId="4199ECA0" w:rsidR="00B06259" w:rsidRPr="008707F5" w:rsidRDefault="008707F5" w:rsidP="0075551C">
      <w:pPr>
        <w:pStyle w:val="Heading2"/>
      </w:pPr>
      <w:r>
        <w:t>Model paths</w:t>
      </w:r>
      <w:r w:rsidR="00A44BE2">
        <w:t xml:space="preserve">: Feedforward &amp; Feedback </w:t>
      </w:r>
    </w:p>
    <w:p w14:paraId="771D274D" w14:textId="695ADBF4" w:rsidR="00083B93" w:rsidDel="00322982" w:rsidRDefault="00B06259" w:rsidP="00DC4CB4">
      <w:pPr>
        <w:rPr>
          <w:del w:id="920" w:author="עמית ברנשטיין" w:date="2020-03-11T12:13:00Z"/>
        </w:rPr>
        <w:pPrChange w:id="921" w:author="עמית ברנשטיין" w:date="2020-03-12T14:07:00Z">
          <w:pPr/>
        </w:pPrChange>
      </w:pPr>
      <w:r>
        <w:t xml:space="preserve">The components of the system are </w:t>
      </w:r>
      <w:r w:rsidR="00605DE9">
        <w:t>linked</w:t>
      </w:r>
      <w:r>
        <w:t xml:space="preserve"> through a number of </w:t>
      </w:r>
      <w:r w:rsidR="008707F5">
        <w:t xml:space="preserve">feedforward (see Figure 1 paths </w:t>
      </w:r>
      <w:r w:rsidR="008707F5">
        <w:rPr>
          <w:i/>
          <w:iCs/>
        </w:rPr>
        <w:t>a</w:t>
      </w:r>
      <w:r w:rsidR="008707F5">
        <w:t>,</w:t>
      </w:r>
      <w:r w:rsidR="008707F5">
        <w:rPr>
          <w:i/>
          <w:iCs/>
        </w:rPr>
        <w:t xml:space="preserve"> b</w:t>
      </w:r>
      <w:r w:rsidR="008707F5">
        <w:t xml:space="preserve"> and </w:t>
      </w:r>
      <w:r w:rsidR="008707F5">
        <w:rPr>
          <w:i/>
          <w:iCs/>
        </w:rPr>
        <w:t>c</w:t>
      </w:r>
      <w:r w:rsidR="008707F5">
        <w:t>) and feedback paths (</w:t>
      </w:r>
      <w:r w:rsidR="008707F5">
        <w:rPr>
          <w:i/>
          <w:iCs/>
        </w:rPr>
        <w:t>d</w:t>
      </w:r>
      <w:r w:rsidR="008707F5">
        <w:t xml:space="preserve"> and </w:t>
      </w:r>
      <w:r w:rsidR="008707F5">
        <w:rPr>
          <w:i/>
          <w:iCs/>
        </w:rPr>
        <w:t>e</w:t>
      </w:r>
      <w:r w:rsidR="008707F5">
        <w:t>)</w:t>
      </w:r>
      <w:r>
        <w:t>.</w:t>
      </w:r>
      <w:r w:rsidR="00605DE9">
        <w:t xml:space="preserve"> For simplicity, the strengths of causal links are assumed to be constant between </w:t>
      </w:r>
      <w:r w:rsidR="00A44BE2">
        <w:t>people</w:t>
      </w:r>
      <w:r w:rsidR="00605DE9">
        <w:t>, except for</w:t>
      </w:r>
      <w:r w:rsidR="008707F5">
        <w:t xml:space="preserve"> </w:t>
      </w:r>
      <w:r>
        <w:t xml:space="preserve">two important paths </w:t>
      </w:r>
      <w:r w:rsidR="00605DE9">
        <w:t xml:space="preserve">we believe are </w:t>
      </w:r>
      <w:r>
        <w:t xml:space="preserve">crucial </w:t>
      </w:r>
      <w:r w:rsidR="008707F5">
        <w:t>for</w:t>
      </w:r>
      <w:r>
        <w:t xml:space="preserve"> </w:t>
      </w:r>
      <w:r w:rsidR="00B21B02">
        <w:t>accounting for</w:t>
      </w:r>
      <w:r>
        <w:t xml:space="preserve"> </w:t>
      </w:r>
      <w:commentRangeStart w:id="922"/>
      <w:r>
        <w:t>individual</w:t>
      </w:r>
      <w:commentRangeEnd w:id="922"/>
      <w:r w:rsidR="00322982">
        <w:rPr>
          <w:rStyle w:val="CommentReference"/>
        </w:rPr>
        <w:commentReference w:id="922"/>
      </w:r>
      <w:r>
        <w:t xml:space="preserve"> differences</w:t>
      </w:r>
      <w:r w:rsidR="00004D15">
        <w:t xml:space="preserve"> –</w:t>
      </w:r>
      <w:del w:id="923" w:author="יפתח עמיר" w:date="2020-01-13T11:58:00Z">
        <w:r w:rsidR="00004D15" w:rsidDel="00C825C7">
          <w:delText xml:space="preserve"> emotional </w:delText>
        </w:r>
      </w:del>
      <w:ins w:id="924" w:author="יפתח עמיר" w:date="2020-01-13T11:58:00Z">
        <w:r w:rsidR="00C825C7">
          <w:rPr>
            <w:lang w:val="en-IL"/>
          </w:rPr>
          <w:t xml:space="preserve"> </w:t>
        </w:r>
      </w:ins>
      <w:ins w:id="925" w:author="יפתח עמיר" w:date="2020-01-29T14:00:00Z">
        <w:r w:rsidR="005D193C">
          <w:rPr>
            <w:lang w:val="en-IL"/>
          </w:rPr>
          <w:t xml:space="preserve">(affective) </w:t>
        </w:r>
      </w:ins>
      <w:r w:rsidR="00004D15" w:rsidRPr="005D193C">
        <w:rPr>
          <w:i/>
          <w:iCs/>
          <w:rPrChange w:id="926" w:author="יפתח עמיר" w:date="2020-01-29T14:01:00Z">
            <w:rPr/>
          </w:rPrChange>
        </w:rPr>
        <w:t>reactivity</w:t>
      </w:r>
      <w:ins w:id="927" w:author="יפתח עמיר" w:date="2020-01-13T11:58:00Z">
        <w:r w:rsidR="00C825C7" w:rsidRPr="005D193C">
          <w:rPr>
            <w:i/>
            <w:iCs/>
            <w:lang w:val="en-IL"/>
            <w:rPrChange w:id="928" w:author="יפתח עמיר" w:date="2020-01-29T14:01:00Z">
              <w:rPr>
                <w:lang w:val="en-IL"/>
              </w:rPr>
            </w:rPrChange>
          </w:rPr>
          <w:t xml:space="preserve"> to representations in WM</w:t>
        </w:r>
      </w:ins>
      <w:r w:rsidR="00004D15">
        <w:t xml:space="preserve"> (path </w:t>
      </w:r>
      <w:r w:rsidR="00004D15" w:rsidRPr="00C825C7">
        <w:rPr>
          <w:i/>
          <w:iCs/>
        </w:rPr>
        <w:t>c</w:t>
      </w:r>
      <w:r w:rsidR="00004D15">
        <w:t xml:space="preserve">) and </w:t>
      </w:r>
      <w:ins w:id="929" w:author="יפתח עמיר" w:date="2020-01-29T14:01:00Z">
        <w:r w:rsidR="005D193C">
          <w:rPr>
            <w:lang w:val="en-IL"/>
          </w:rPr>
          <w:t xml:space="preserve">(attentional) </w:t>
        </w:r>
      </w:ins>
      <w:del w:id="930" w:author="יפתח עמיר" w:date="2020-01-13T11:58:00Z">
        <w:r w:rsidR="00004D15" w:rsidRPr="005D193C" w:rsidDel="00C825C7">
          <w:rPr>
            <w:i/>
            <w:iCs/>
            <w:rPrChange w:id="931" w:author="יפתח עמיר" w:date="2020-01-29T14:01:00Z">
              <w:rPr/>
            </w:rPrChange>
          </w:rPr>
          <w:delText xml:space="preserve">cognitive </w:delText>
        </w:r>
      </w:del>
      <w:r w:rsidR="00004D15" w:rsidRPr="005D193C">
        <w:rPr>
          <w:i/>
          <w:iCs/>
          <w:rPrChange w:id="932" w:author="יפתח עמיר" w:date="2020-01-29T14:01:00Z">
            <w:rPr/>
          </w:rPrChange>
        </w:rPr>
        <w:t>reactivity</w:t>
      </w:r>
      <w:ins w:id="933" w:author="יפתח עמיר" w:date="2020-01-13T11:58:00Z">
        <w:r w:rsidR="00C825C7" w:rsidRPr="005D193C">
          <w:rPr>
            <w:i/>
            <w:iCs/>
            <w:lang w:val="en-IL"/>
            <w:rPrChange w:id="934" w:author="יפתח עמיר" w:date="2020-01-29T14:01:00Z">
              <w:rPr>
                <w:lang w:val="en-IL"/>
              </w:rPr>
            </w:rPrChange>
          </w:rPr>
          <w:t xml:space="preserve"> to affect</w:t>
        </w:r>
      </w:ins>
      <w:ins w:id="935" w:author="יפתח עמיר" w:date="2020-01-14T10:14:00Z">
        <w:r w:rsidR="00345445" w:rsidRPr="005D193C">
          <w:rPr>
            <w:i/>
            <w:iCs/>
            <w:lang w:val="en-IL"/>
            <w:rPrChange w:id="936" w:author="יפתח עמיר" w:date="2020-01-29T14:01:00Z">
              <w:rPr>
                <w:lang w:val="en-IL"/>
              </w:rPr>
            </w:rPrChange>
          </w:rPr>
          <w:t>ive</w:t>
        </w:r>
      </w:ins>
      <w:ins w:id="937" w:author="יפתח עמיר" w:date="2020-01-13T11:58:00Z">
        <w:r w:rsidR="00C825C7" w:rsidRPr="005D193C">
          <w:rPr>
            <w:i/>
            <w:iCs/>
            <w:lang w:val="en-IL"/>
            <w:rPrChange w:id="938" w:author="יפתח עמיר" w:date="2020-01-29T14:01:00Z">
              <w:rPr>
                <w:lang w:val="en-IL"/>
              </w:rPr>
            </w:rPrChange>
          </w:rPr>
          <w:t xml:space="preserve"> state</w:t>
        </w:r>
      </w:ins>
      <w:r w:rsidR="00004D15">
        <w:t xml:space="preserve"> (path </w:t>
      </w:r>
      <w:r w:rsidR="00004D15" w:rsidRPr="00C825C7">
        <w:rPr>
          <w:i/>
          <w:iCs/>
        </w:rPr>
        <w:t>e</w:t>
      </w:r>
      <w:r w:rsidR="00004D15">
        <w:t>).</w:t>
      </w:r>
      <w:r w:rsidR="00750AA3">
        <w:t xml:space="preserve"> </w:t>
      </w:r>
      <w:r w:rsidR="00B249E1">
        <w:t xml:space="preserve">These paths are crucial to understanding why </w:t>
      </w:r>
      <w:r w:rsidR="00750AA3">
        <w:t>certain trajectories</w:t>
      </w:r>
      <w:r w:rsidR="00B249E1">
        <w:t xml:space="preserve"> are</w:t>
      </w:r>
      <w:r w:rsidR="00203ECB">
        <w:t xml:space="preserve"> likely</w:t>
      </w:r>
      <w:r w:rsidR="00B249E1">
        <w:t xml:space="preserve"> </w:t>
      </w:r>
      <w:ins w:id="939" w:author="יפתח עמיר" w:date="2020-01-13T11:59:00Z">
        <w:r w:rsidR="00C825C7">
          <w:rPr>
            <w:lang w:val="en-IL"/>
          </w:rPr>
          <w:t xml:space="preserve">to </w:t>
        </w:r>
      </w:ins>
      <w:r w:rsidR="009361CC">
        <w:t>occur</w:t>
      </w:r>
      <w:r w:rsidR="00B249E1">
        <w:t xml:space="preserve"> more frequently in certain individual</w:t>
      </w:r>
      <w:ins w:id="940" w:author="עמית ברנשטיין" w:date="2020-03-11T12:12:00Z">
        <w:r w:rsidR="00322982">
          <w:t>s</w:t>
        </w:r>
      </w:ins>
      <w:r w:rsidR="00B249E1">
        <w:t xml:space="preserve"> relative to others</w:t>
      </w:r>
      <w:r w:rsidR="009361CC">
        <w:t xml:space="preserve"> (see </w:t>
      </w:r>
      <w:r w:rsidR="009361CC">
        <w:rPr>
          <w:i/>
          <w:iCs/>
        </w:rPr>
        <w:t>Common temporal trajectories</w:t>
      </w:r>
      <w:r w:rsidR="009361CC">
        <w:t xml:space="preserve"> below)</w:t>
      </w:r>
      <w:r w:rsidR="00750AA3">
        <w:t xml:space="preserve">. </w:t>
      </w:r>
      <w:commentRangeStart w:id="941"/>
      <w:ins w:id="942" w:author="עמית ברנשטיין" w:date="2020-03-11T12:14:00Z">
        <w:r w:rsidR="00322982">
          <w:t>Accordingly</w:t>
        </w:r>
        <w:commentRangeEnd w:id="941"/>
        <w:r w:rsidR="00322982">
          <w:rPr>
            <w:rStyle w:val="CommentReference"/>
          </w:rPr>
          <w:commentReference w:id="941"/>
        </w:r>
        <w:r w:rsidR="00322982">
          <w:t xml:space="preserve">, the paths of reactivity to representations in WM (path </w:t>
        </w:r>
        <w:r w:rsidR="00322982">
          <w:rPr>
            <w:i/>
            <w:iCs/>
          </w:rPr>
          <w:t>c</w:t>
        </w:r>
        <w:r w:rsidR="00322982">
          <w:t>) and reactivity to affective state (path</w:t>
        </w:r>
        <w:r w:rsidR="00322982">
          <w:rPr>
            <w:i/>
            <w:iCs/>
          </w:rPr>
          <w:t xml:space="preserve"> e</w:t>
        </w:r>
        <w:r w:rsidR="00322982">
          <w:t xml:space="preserve">) are the only two elements in the model that may vary between individuals in their relative causal strength. As such, these paths or </w:t>
        </w:r>
        <w:r w:rsidR="00322982" w:rsidRPr="00C825C7">
          <w:t xml:space="preserve">processes </w:t>
        </w:r>
        <w:r w:rsidR="00322982">
          <w:t>are</w:t>
        </w:r>
        <w:r w:rsidR="00322982" w:rsidRPr="00C825C7">
          <w:t xml:space="preserve"> not predicted by the model</w:t>
        </w:r>
        <w:r w:rsidR="00322982">
          <w:t>,</w:t>
        </w:r>
        <w:r w:rsidR="00322982" w:rsidRPr="00C825C7">
          <w:t xml:space="preserve"> </w:t>
        </w:r>
        <w:r w:rsidR="00322982">
          <w:t>r</w:t>
        </w:r>
        <w:r w:rsidR="00322982" w:rsidRPr="00C825C7">
          <w:t xml:space="preserve">ather, between person variability in these paths are </w:t>
        </w:r>
        <w:r w:rsidR="00322982">
          <w:t>moderated</w:t>
        </w:r>
        <w:r w:rsidR="00322982" w:rsidRPr="00C825C7">
          <w:t xml:space="preserve"> by factors extraneous to the system</w:t>
        </w:r>
        <w:r w:rsidR="00322982">
          <w:t xml:space="preserve"> </w:t>
        </w:r>
        <w:commentRangeStart w:id="943"/>
        <w:r w:rsidR="00322982">
          <w:fldChar w:fldCharType="begin" w:fldLock="1"/>
        </w:r>
        <w:r w:rsidR="00322982">
          <w:instrText>ADDIN CSL_CITATION {"citationItems":[{"id":"ITEM-1","itemData":{"DOI":"10.1177/1745691617705892","ISSN":"1745-6916","abstract":"Since the introduction of mental disorders as networks of causally interacting symptoms, this novel framework has received considerable attention. The past years have resulted in over 40 scientific publications and numerous conference symposia and workshops. Now is an excellent moment to take stock of the network approach: What are its most fundamental challenges, and what are potential ways forward in addressing them? After a brief conceptual introduction, we first discuss challenges to network theory: (1) What is the validity of the network approach beyond some commonly investigated disorders such as major depression? (2) How do we best define psychopathological networks and their constituent elements? And (3) how can we gain a better understanding of the causal nature and real-life underpinnings of associations among symptoms? Next, after a short technical introduction to network modeling, we discuss challenges to network methodology: (4) heterogeneity of samples studied with network analytic models, and (5) a lurking replicability crisis in this strongly data-driven and exploratory field. Addressing these challenges may propel the network approach from its adolescence into adulthood and promises advances in understanding psychopathology both at the nomothetic and idiographic level.","author":[{"dropping-particle":"","family":"Fried","given":"Eiko I","non-dropping-particle":"","parse-names":false,"suffix":""},{"dropping-particle":"","family":"Cramer","given":"Angélique O J","non-dropping-particle":"","parse-names":false,"suffix":""}],"container-title":"Perspectives on Psychological Science","id":"ITEM-1","issue":"6","issued":{"date-parts":[["2017","9","5"]]},"note":"doi: 10.1177/1745691617705892","page":"999-1020","publisher":"SAGE Publications Inc","title":"Moving Forward: Challenges and Directions for Psychopathological Network Theory and Methodology","type":"article-journal","volume":"12"},"uris":["http://www.mendeley.com/documents/?uuid=4bddf96c-db3b-4cc3-acb4-23ee18c94c8b"]}],"mendeley":{"formattedCitation":"(Fried &amp; Cramer, 2017)","plainTextFormattedCitation":"(Fried &amp; Cramer, 2017)","previouslyFormattedCitation":"(Fried &amp; Cramer, 2017)"},"properties":{"noteIndex":0},"schema":"https://github.com/citation-style-language/schema/raw/master/csl-citation.json"}</w:instrText>
        </w:r>
        <w:r w:rsidR="00322982">
          <w:fldChar w:fldCharType="separate"/>
        </w:r>
        <w:r w:rsidR="00322982" w:rsidRPr="00F96494">
          <w:rPr>
            <w:noProof/>
          </w:rPr>
          <w:t>(Fried &amp; Cramer, 2017)</w:t>
        </w:r>
        <w:r w:rsidR="00322982">
          <w:fldChar w:fldCharType="end"/>
        </w:r>
        <w:commentRangeEnd w:id="943"/>
        <w:r w:rsidR="00322982">
          <w:rPr>
            <w:rStyle w:val="CommentReference"/>
          </w:rPr>
          <w:commentReference w:id="943"/>
        </w:r>
        <w:r w:rsidR="00322982">
          <w:t xml:space="preserve">. </w:t>
        </w:r>
      </w:ins>
      <w:r w:rsidR="00B249E1">
        <w:t xml:space="preserve">As such, </w:t>
      </w:r>
      <w:r w:rsidR="00750AA3">
        <w:t>individual differences</w:t>
      </w:r>
      <w:r w:rsidR="00B249E1">
        <w:t xml:space="preserve"> in these paths</w:t>
      </w:r>
      <w:r w:rsidR="00750AA3">
        <w:t xml:space="preserve"> are crucial for generalizing and applying the model to fields of research </w:t>
      </w:r>
      <w:r w:rsidR="00B249E1">
        <w:t>in which</w:t>
      </w:r>
      <w:r w:rsidR="00750AA3">
        <w:t xml:space="preserve"> core questions and interest</w:t>
      </w:r>
      <w:r w:rsidR="009361CC">
        <w:t>s</w:t>
      </w:r>
      <w:r w:rsidR="00750AA3">
        <w:t xml:space="preserve"> deal with between-person variability – for example, </w:t>
      </w:r>
      <w:r w:rsidR="00203ECB">
        <w:t xml:space="preserve">individual differences </w:t>
      </w:r>
      <w:r w:rsidR="00203ECB">
        <w:lastRenderedPageBreak/>
        <w:t>in</w:t>
      </w:r>
      <w:r>
        <w:t xml:space="preserve"> cognitive vulnerabilities</w:t>
      </w:r>
      <w:r w:rsidR="00203ECB">
        <w:t xml:space="preserve"> to depression and anxiety</w:t>
      </w:r>
      <w:r w:rsidR="008707F5">
        <w:t xml:space="preserve"> (see </w:t>
      </w:r>
      <w:r w:rsidR="008707F5">
        <w:rPr>
          <w:i/>
          <w:iCs/>
        </w:rPr>
        <w:t>Higher-level processes: cognitive vulnerabilities</w:t>
      </w:r>
      <w:r w:rsidR="008707F5">
        <w:t xml:space="preserve"> below)</w:t>
      </w:r>
      <w:r w:rsidR="00605DE9">
        <w:t>.</w:t>
      </w:r>
      <w:ins w:id="944" w:author="עמית ברנשטיין" w:date="2020-03-11T12:13:00Z">
        <w:r w:rsidR="00322982">
          <w:t xml:space="preserve"> </w:t>
        </w:r>
      </w:ins>
    </w:p>
    <w:p w14:paraId="55D491BA" w14:textId="2123E946" w:rsidR="00B06259" w:rsidRPr="00605DE9" w:rsidDel="00322982" w:rsidRDefault="008707F5" w:rsidP="00DC4CB4">
      <w:pPr>
        <w:rPr>
          <w:del w:id="945" w:author="עמית ברנשטיין" w:date="2020-03-11T12:14:00Z"/>
        </w:rPr>
        <w:pPrChange w:id="946" w:author="עמית ברנשטיין" w:date="2020-03-12T14:07:00Z">
          <w:pPr/>
        </w:pPrChange>
      </w:pPr>
      <w:del w:id="947" w:author="עמית ברנשטיין" w:date="2020-03-11T12:14:00Z">
        <w:r w:rsidDel="00322982">
          <w:delText xml:space="preserve">Accordingly, </w:delText>
        </w:r>
        <w:r w:rsidR="008C0705" w:rsidDel="00322982">
          <w:delText xml:space="preserve">the paths of </w:delText>
        </w:r>
        <w:r w:rsidDel="00322982">
          <w:delText>emotional reactivity</w:delText>
        </w:r>
      </w:del>
      <w:ins w:id="948" w:author="יפתח עמיר" w:date="2020-01-13T12:02:00Z">
        <w:del w:id="949" w:author="עמית ברנשטיין" w:date="2020-03-11T12:14:00Z">
          <w:r w:rsidR="00C825C7" w:rsidDel="00322982">
            <w:delText>reactivity to representations in WM</w:delText>
          </w:r>
        </w:del>
      </w:ins>
      <w:del w:id="950" w:author="עמית ברנשטיין" w:date="2020-03-11T12:14:00Z">
        <w:r w:rsidDel="00322982">
          <w:delText xml:space="preserve"> (path </w:delText>
        </w:r>
        <w:r w:rsidR="00165967" w:rsidDel="00322982">
          <w:rPr>
            <w:i/>
            <w:iCs/>
          </w:rPr>
          <w:delText>c</w:delText>
        </w:r>
        <w:r w:rsidDel="00322982">
          <w:delText xml:space="preserve">) and cognitive reactivity </w:delText>
        </w:r>
      </w:del>
      <w:ins w:id="951" w:author="יפתח עמיר" w:date="2020-01-14T10:14:00Z">
        <w:del w:id="952" w:author="עמית ברנשטיין" w:date="2020-03-11T12:14:00Z">
          <w:r w:rsidR="00345445" w:rsidDel="00322982">
            <w:delText xml:space="preserve">reactivity to affective state </w:delText>
          </w:r>
        </w:del>
      </w:ins>
      <w:del w:id="953" w:author="עמית ברנשטיין" w:date="2020-03-11T12:14:00Z">
        <w:r w:rsidDel="00322982">
          <w:delText>(path</w:delText>
        </w:r>
        <w:r w:rsidDel="00322982">
          <w:rPr>
            <w:i/>
            <w:iCs/>
          </w:rPr>
          <w:delText xml:space="preserve"> </w:delText>
        </w:r>
        <w:r w:rsidR="00165967" w:rsidDel="00322982">
          <w:rPr>
            <w:i/>
            <w:iCs/>
          </w:rPr>
          <w:delText>e</w:delText>
        </w:r>
        <w:r w:rsidDel="00322982">
          <w:delText xml:space="preserve">) are the only two elements in the model that </w:delText>
        </w:r>
        <w:r w:rsidR="00605DE9" w:rsidDel="00322982">
          <w:delText>may</w:delText>
        </w:r>
        <w:r w:rsidDel="00322982">
          <w:delText xml:space="preserve"> var</w:delText>
        </w:r>
        <w:r w:rsidR="00605DE9" w:rsidDel="00322982">
          <w:delText xml:space="preserve">y </w:delText>
        </w:r>
        <w:r w:rsidDel="00322982">
          <w:delText>between individuals</w:delText>
        </w:r>
        <w:r w:rsidR="00605DE9" w:rsidDel="00322982">
          <w:delText xml:space="preserve"> in their</w:delText>
        </w:r>
        <w:r w:rsidR="00A44BE2" w:rsidDel="00322982">
          <w:delText xml:space="preserve"> relative causal</w:delText>
        </w:r>
        <w:r w:rsidR="00605DE9" w:rsidDel="00322982">
          <w:delText xml:space="preserve"> </w:delText>
        </w:r>
        <w:r w:rsidR="00B21B02" w:rsidDel="00322982">
          <w:delText>strength</w:delText>
        </w:r>
        <w:r w:rsidR="00B06259" w:rsidDel="00322982">
          <w:delText>.</w:delText>
        </w:r>
        <w:r w:rsidR="00605DE9" w:rsidDel="00322982">
          <w:delText xml:space="preserve"> </w:delText>
        </w:r>
        <w:r w:rsidR="00D00580" w:rsidDel="00322982">
          <w:delText>As such</w:delText>
        </w:r>
        <w:r w:rsidR="00605DE9" w:rsidDel="00322982">
          <w:delText xml:space="preserve">, </w:delText>
        </w:r>
        <w:r w:rsidR="008C0705" w:rsidDel="00322982">
          <w:delText>these</w:delText>
        </w:r>
        <w:r w:rsidR="00605DE9" w:rsidDel="00322982">
          <w:delText xml:space="preserve"> paths or </w:delText>
        </w:r>
        <w:r w:rsidR="00605DE9" w:rsidRPr="00C825C7" w:rsidDel="00322982">
          <w:delText xml:space="preserve">processes </w:delText>
        </w:r>
        <w:r w:rsidR="00F96494" w:rsidDel="00322982">
          <w:delText>are</w:delText>
        </w:r>
        <w:r w:rsidR="00F96494" w:rsidRPr="00C825C7" w:rsidDel="00322982">
          <w:delText xml:space="preserve"> </w:delText>
        </w:r>
        <w:r w:rsidR="00605DE9" w:rsidRPr="00C825C7" w:rsidDel="00322982">
          <w:delText xml:space="preserve">not </w:delText>
        </w:r>
        <w:r w:rsidR="00083B93" w:rsidRPr="00C825C7" w:rsidDel="00322982">
          <w:delText xml:space="preserve">predicted </w:delText>
        </w:r>
        <w:r w:rsidR="00605DE9" w:rsidRPr="00C825C7" w:rsidDel="00322982">
          <w:delText>by the model</w:delText>
        </w:r>
        <w:r w:rsidR="00F96494" w:rsidDel="00322982">
          <w:delText>,</w:delText>
        </w:r>
        <w:r w:rsidR="00F96494" w:rsidRPr="00C825C7" w:rsidDel="00322982">
          <w:delText xml:space="preserve"> </w:delText>
        </w:r>
        <w:r w:rsidR="00F96494" w:rsidDel="00322982">
          <w:delText>r</w:delText>
        </w:r>
        <w:r w:rsidR="00F96494" w:rsidRPr="00C825C7" w:rsidDel="00322982">
          <w:delText xml:space="preserve">ather, between person variability in these paths are </w:delText>
        </w:r>
        <w:r w:rsidR="00F96494" w:rsidDel="00322982">
          <w:delText>moderated</w:delText>
        </w:r>
        <w:r w:rsidR="00F96494" w:rsidRPr="00C825C7" w:rsidDel="00322982">
          <w:delText xml:space="preserve"> by factors extraneous to the system</w:delText>
        </w:r>
        <w:r w:rsidR="00F96494" w:rsidDel="00322982">
          <w:delText xml:space="preserve"> </w:delText>
        </w:r>
        <w:commentRangeStart w:id="954"/>
        <w:r w:rsidR="00F96494" w:rsidDel="00322982">
          <w:fldChar w:fldCharType="begin" w:fldLock="1"/>
        </w:r>
        <w:r w:rsidR="00B94A9E" w:rsidDel="00322982">
          <w:delInstrText>ADDIN CSL_CITATION {"citationItems":[{"id":"ITEM-1","itemData":{"DOI":"10.1177/1745691617705892","ISSN":"1745-6916","abstract":"Since the introduction of mental disorders as networks of causally interacting symptoms, this novel framework has received considerable attention. The past years have resulted in over 40 scientific publications and numerous conference symposia and workshops. Now is an excellent moment to take stock of the network approach: What are its most fundamental challenges, and what are potential ways forward in addressing them? After a brief conceptual introduction, we first discuss challenges to network theory: (1) What is the validity of the network approach beyond some commonly investigated disorders such as major depression? (2) How do we best define psychopathological networks and their constituent elements? And (3) how can we gain a better understanding of the causal nature and real-life underpinnings of associations among symptoms? Next, after a short technical introduction to network modeling, we discuss challenges to network methodology: (4) heterogeneity of samples studied with network analytic models, and (5) a lurking replicability crisis in this strongly data-driven and exploratory field. Addressing these challenges may propel the network approach from its adolescence into adulthood and promises advances in understanding psychopathology both at the nomothetic and idiographic level.","author":[{"dropping-particle":"","family":"Fried","given":"Eiko I","non-dropping-particle":"","parse-names":false,"suffix":""},{"dropping-particle":"","family":"Cramer","given":"Angélique O J","non-dropping-particle":"","parse-names":false,"suffix":""}],"container-title":"Perspectives on Psychological Science","id":"ITEM-1","issue":"6","issued":{"date-parts":[["2017","9","5"]]},"note":"doi: 10.1177/1745691617705892","page":"999-1020","publisher":"SAGE Publications Inc","title":"Moving Forward: Challenges and Directions for Psychopathological Network Theory and Methodology","type":"article-journal","volume":"12"},"uris":["http://www.mendeley.com/documents/?uuid=4bddf96c-db3b-4cc3-acb4-23ee18c94c8b"]}],"mendeley":{"formattedCitation":"(Fried &amp; Cramer, 2017)","plainTextFormattedCitation":"(Fried &amp; Cramer, 2017)","previouslyFormattedCitation":"(Fried &amp; Cramer, 2017)"},"properties":{"noteIndex":0},"schema":"https://github.com/citation-style-language/schema/raw/master/csl-citation.json"}</w:delInstrText>
        </w:r>
        <w:r w:rsidR="00F96494" w:rsidDel="00322982">
          <w:fldChar w:fldCharType="separate"/>
        </w:r>
        <w:r w:rsidR="00F96494" w:rsidRPr="00F96494" w:rsidDel="00322982">
          <w:rPr>
            <w:noProof/>
          </w:rPr>
          <w:delText>(Fried &amp; Cramer, 2017)</w:delText>
        </w:r>
        <w:r w:rsidR="00F96494" w:rsidDel="00322982">
          <w:fldChar w:fldCharType="end"/>
        </w:r>
        <w:commentRangeEnd w:id="954"/>
        <w:r w:rsidR="00322982" w:rsidDel="00322982">
          <w:rPr>
            <w:rStyle w:val="CommentReference"/>
          </w:rPr>
          <w:commentReference w:id="954"/>
        </w:r>
        <w:r w:rsidR="00605DE9" w:rsidDel="00322982">
          <w:delText>.</w:delText>
        </w:r>
      </w:del>
    </w:p>
    <w:p w14:paraId="2BACC9C9" w14:textId="77777777" w:rsidR="00322982" w:rsidRDefault="00322982" w:rsidP="00DC4CB4">
      <w:pPr>
        <w:rPr>
          <w:ins w:id="955" w:author="עמית ברנשטיין" w:date="2020-03-11T12:14:00Z"/>
          <w:b/>
          <w:bCs/>
        </w:rPr>
      </w:pPr>
    </w:p>
    <w:p w14:paraId="09E2B2B2" w14:textId="6E67D7AD" w:rsidR="00B06259" w:rsidRPr="00B21B02" w:rsidRDefault="00B21B02" w:rsidP="00322982">
      <w:r w:rsidRPr="00CD5E00">
        <w:rPr>
          <w:b/>
          <w:bCs/>
        </w:rPr>
        <w:t>First</w:t>
      </w:r>
      <w:r w:rsidR="00333301" w:rsidRPr="00CD5E00">
        <w:rPr>
          <w:b/>
          <w:bCs/>
        </w:rPr>
        <w:t xml:space="preserve">, </w:t>
      </w:r>
      <w:del w:id="956" w:author="יפתח עמיר" w:date="2020-01-13T12:02:00Z">
        <w:r w:rsidR="00333301" w:rsidRPr="00CD5E00" w:rsidDel="00C825C7">
          <w:rPr>
            <w:b/>
            <w:bCs/>
            <w:i/>
            <w:iCs/>
          </w:rPr>
          <w:delText>e</w:delText>
        </w:r>
        <w:r w:rsidR="00B06259" w:rsidRPr="00CD5E00" w:rsidDel="00C825C7">
          <w:rPr>
            <w:b/>
            <w:bCs/>
            <w:i/>
            <w:iCs/>
          </w:rPr>
          <w:delText>motional reactivity</w:delText>
        </w:r>
      </w:del>
      <w:ins w:id="957" w:author="יפתח עמיר" w:date="2020-01-13T12:02:00Z">
        <w:r w:rsidR="00C825C7">
          <w:rPr>
            <w:b/>
            <w:bCs/>
            <w:i/>
            <w:iCs/>
          </w:rPr>
          <w:t>reactivity to representations in WM</w:t>
        </w:r>
      </w:ins>
      <w:r w:rsidR="00A44BE2">
        <w:rPr>
          <w:b/>
          <w:bCs/>
          <w:i/>
          <w:iCs/>
        </w:rPr>
        <w:t xml:space="preserve"> </w:t>
      </w:r>
      <w:r w:rsidR="00A44BE2">
        <w:t xml:space="preserve">(path </w:t>
      </w:r>
      <w:r w:rsidR="00A44BE2">
        <w:rPr>
          <w:i/>
          <w:iCs/>
        </w:rPr>
        <w:t>c</w:t>
      </w:r>
      <w:r w:rsidR="00A44BE2">
        <w:t>)</w:t>
      </w:r>
      <w:ins w:id="958" w:author="יפתח עמיר" w:date="2020-01-13T12:02:00Z">
        <w:del w:id="959" w:author="עמית ברנשטיין" w:date="2020-03-11T12:15:00Z">
          <w:r w:rsidR="00C825C7" w:rsidDel="000C4B20">
            <w:rPr>
              <w:lang w:val="en-IL"/>
            </w:rPr>
            <w:delText>,</w:delText>
          </w:r>
        </w:del>
      </w:ins>
      <w:ins w:id="960" w:author="יפתח עמיר" w:date="2020-01-13T12:04:00Z">
        <w:del w:id="961" w:author="עמית ברנשטיין" w:date="2020-03-11T12:15:00Z">
          <w:r w:rsidR="003C32D0" w:rsidDel="000C4B20">
            <w:rPr>
              <w:lang w:val="en-IL"/>
            </w:rPr>
            <w:delText xml:space="preserve"> sometimes also term</w:delText>
          </w:r>
        </w:del>
      </w:ins>
      <w:ins w:id="962" w:author="יפתח עמיר" w:date="2020-01-14T10:15:00Z">
        <w:del w:id="963" w:author="עמית ברנשטיין" w:date="2020-03-11T12:15:00Z">
          <w:r w:rsidR="00345445" w:rsidDel="000C4B20">
            <w:rPr>
              <w:lang w:val="en-IL"/>
            </w:rPr>
            <w:delText>ed</w:delText>
          </w:r>
        </w:del>
      </w:ins>
      <w:ins w:id="964" w:author="יפתח עמיר" w:date="2020-01-13T12:04:00Z">
        <w:del w:id="965" w:author="עמית ברנשטיין" w:date="2020-03-11T12:15:00Z">
          <w:r w:rsidR="003C32D0" w:rsidDel="000C4B20">
            <w:rPr>
              <w:lang w:val="en-IL"/>
            </w:rPr>
            <w:delText xml:space="preserve"> </w:delText>
          </w:r>
        </w:del>
      </w:ins>
      <w:ins w:id="966" w:author="עמית ברנשטיין" w:date="2020-03-11T12:15:00Z">
        <w:r w:rsidR="000C4B20">
          <w:t xml:space="preserve"> or </w:t>
        </w:r>
      </w:ins>
      <w:ins w:id="967" w:author="יפתח עמיר" w:date="2020-01-13T12:04:00Z">
        <w:r w:rsidR="003C32D0">
          <w:rPr>
            <w:lang w:val="en-IL"/>
          </w:rPr>
          <w:t>“emotional reactivity”</w:t>
        </w:r>
      </w:ins>
      <w:ins w:id="968" w:author="יפתח עמיר" w:date="2020-01-29T14:02:00Z">
        <w:del w:id="969" w:author="עמית ברנשטיין" w:date="2020-03-11T12:15:00Z">
          <w:r w:rsidR="005D193C" w:rsidDel="000C4B20">
            <w:rPr>
              <w:lang w:val="en-IL"/>
            </w:rPr>
            <w:delText xml:space="preserve"> </w:delText>
          </w:r>
        </w:del>
      </w:ins>
      <w:ins w:id="970" w:author="יפתח עמיר" w:date="2020-01-13T12:04:00Z">
        <w:del w:id="971" w:author="עמית ברנשטיין" w:date="2020-03-11T12:15:00Z">
          <w:r w:rsidR="003C32D0" w:rsidDel="000C4B20">
            <w:rPr>
              <w:lang w:val="en-IL"/>
            </w:rPr>
            <w:delText>,</w:delText>
          </w:r>
        </w:del>
      </w:ins>
      <w:r w:rsidR="00A44BE2">
        <w:t xml:space="preserve"> </w:t>
      </w:r>
      <w:r w:rsidR="00B06259">
        <w:t xml:space="preserve">refers to the change in emotional state and its intensity (peak amplitude) in response to emotional information </w:t>
      </w:r>
      <w:r w:rsidR="00B06259">
        <w:fldChar w:fldCharType="begin" w:fldLock="1"/>
      </w:r>
      <w:r w:rsidR="00B06259">
        <w:instrText>ADDIN CSL_CITATION {"citationItems":[{"id":"ITEM-1","itemData":{"DOI":"10.1080/026999398379628","ISSN":"0269-9931","author":[{"dropping-particle":"","family":"Davidson","given":"Richard J","non-dropping-particle":"","parse-names":false,"suffix":""}],"container-title":"Cognition and Emotion","id":"ITEM-1","issue":"3","issued":{"date-parts":[["1998","5","1"]]},"note":"doi: 10.1080/026999398379628","page":"307-330","publisher":"Routledge","title":"Affective Style and Affective Disorders: Perspectives from Affective Neuroscience","type":"article-journal","volume":"12"},"uris":["http://www.mendeley.com/documents/?uuid=1816d31c-e52a-4e0d-a1c8-a2b6bbf49409"]}],"mendeley":{"formattedCitation":"(Davidson, 1998)","plainTextFormattedCitation":"(Davidson, 1998)","previouslyFormattedCitation":"(Davidson, 1998)"},"properties":{"noteIndex":0},"schema":"https://github.com/citation-style-language/schema/raw/master/csl-citation.json"}</w:instrText>
      </w:r>
      <w:r w:rsidR="00B06259">
        <w:fldChar w:fldCharType="separate"/>
      </w:r>
      <w:r w:rsidR="00B06259" w:rsidRPr="00945548">
        <w:rPr>
          <w:noProof/>
        </w:rPr>
        <w:t>(Davidson, 1998)</w:t>
      </w:r>
      <w:r w:rsidR="00B06259">
        <w:fldChar w:fldCharType="end"/>
      </w:r>
      <w:r w:rsidR="00B06259">
        <w:t xml:space="preserve">. </w:t>
      </w:r>
      <w:del w:id="972" w:author="יפתח עמיר" w:date="2020-01-13T12:04:00Z">
        <w:r w:rsidR="00D00580" w:rsidDel="003C32D0">
          <w:delText>Emotional reactivity</w:delText>
        </w:r>
      </w:del>
      <w:ins w:id="973" w:author="יפתח עמיר" w:date="2020-01-13T12:04:00Z">
        <w:r w:rsidR="003C32D0">
          <w:t>Reactivity to representations in WM</w:t>
        </w:r>
        <w:del w:id="974" w:author="עמית ברנשטיין" w:date="2020-03-11T12:15:00Z">
          <w:r w:rsidR="003C32D0" w:rsidDel="000C4B20">
            <w:delText xml:space="preserve"> </w:delText>
          </w:r>
        </w:del>
      </w:ins>
      <w:r w:rsidR="00D00580">
        <w:t xml:space="preserve"> is an important i</w:t>
      </w:r>
      <w:r w:rsidR="00B06259">
        <w:t>ndividual</w:t>
      </w:r>
      <w:r w:rsidR="00D00580">
        <w:t xml:space="preserve"> difference</w:t>
      </w:r>
      <w:r w:rsidR="00B06259">
        <w:t>s</w:t>
      </w:r>
      <w:r w:rsidR="00D00580">
        <w:t xml:space="preserve"> factor in mental health, as persons</w:t>
      </w:r>
      <w:r w:rsidR="00B06259">
        <w:t xml:space="preserve"> high on repetitive thinking, depression or anxiety show increased negative emotional response when instructed to direct attention to</w:t>
      </w:r>
      <w:r w:rsidR="00613BB5">
        <w:t xml:space="preserve"> negative</w:t>
      </w:r>
      <w:r w:rsidR="00B06259">
        <w:t xml:space="preserve"> </w:t>
      </w:r>
      <w:r w:rsidR="00B06259" w:rsidRPr="00824B0E">
        <w:rPr>
          <w:i/>
          <w:iCs/>
        </w:rPr>
        <w:t>internal</w:t>
      </w:r>
      <w:r w:rsidR="00B06259">
        <w:t xml:space="preserve"> experiences (mostly through instructions such as “Think how you feel inside.”</w:t>
      </w:r>
      <w:r w:rsidR="00AB3835">
        <w:t xml:space="preserve"> </w:t>
      </w:r>
      <w:r w:rsidR="00AB3835">
        <w:fldChar w:fldCharType="begin" w:fldLock="1"/>
      </w:r>
      <w:r w:rsidR="00F96494">
        <w:instrText>ADDIN CSL_CITATION {"citationItems":[{"id":"ITEM-1","itemData":{"DOI":"10.1037/0033-2909.134.2.163","ISBN":"0033-2909","ISSN":"00332909","PMID":"18298268","abstract":"The author reviews research showing that repetitive thought (RT) can have constructive or unconstructive consequences. The main unconstructive consequences of RT are (a) depression, (b) anxiety, and (c) difficulties in physical health. The main constructive consequences of RT are (a) recovery from upsetting and traumatic events, (b) adaptive preparation and anticipatory planning, (c) recovery from depression, and (d) uptake of health-promoting behaviors. Several potential principles accounting for these distinct consequences of RT are identified within this review: (a) the valence of thought content, (b) the intrapersonal and situational context in which RT occurs, and (c) the level of construal (abstract vs. concrete processing) adopted during RT. Of the existing models of RT, it is proposed that an elaborated version of the control theory account provides the best theoretical framework to account for its distinct consequences.","author":[{"dropping-particle":"","family":"Watkins","given":"Edward R.","non-dropping-particle":"","parse-names":false,"suffix":""}],"container-title":"Psychological Bulletin","id":"ITEM-1","issue":"2","issued":{"date-parts":[["2008"]]},"page":"163-206","title":"Constructive and Unconstructive Repetitive Thought","type":"article-journal","volume":"134"},"uris":["http://www.mendeley.com/documents/?uuid=3c9e3a8a-44da-486c-8edf-cf5049a1fafe"]},{"id":"ITEM-2","itemData":{"DOI":"10.1111/j.1745-6924.2008.00088.x","ISBN":"1745-6916","ISSN":"1745-6916","abstract":"The response styles theory (Nolen-Hoeksema, 1991) was proposed to explain the insidious relationship between rumination and depression. We review the aspects of the response styles theory that have been well-supported, including evidence that rumination exacerbates depression, enhances negative thinking, impairs problem solving, interferes with instrumental behavior, and erodes social support. Next, we address contradictory and new findings. Specifically, rumination appears to more consistently predict the onset of depression rather than the duration, but rumination interacts with negative cognitive styles to predict the duration of depressive symptoms. Contrary to original predictions, the use of positive distractions has not consistently been correlated with lower levels of depressive symptoms in correlational studies, although dozens of experimental studies show positive distractions relieve depressed mood. Further, evidence now suggests that rumination is associated with psychopathologies in addition to depression, including anxiety, binge eating, binge drinking, and self-harm. We discuss the relationships between rumination and worry and between rumination and other coping or emotion-regulation strategies. Finally, we highlight recent research on the distinction between rumination and more adaptive forms of self-reflection, on basic cognitive deficits or biases in rumination, on its neural and genetic correlates, and on possible interventions to combat rumination. (PsycINFO Database Record (c) 2012 APA, all rights reserved) (journal abstract)","author":[{"dropping-particle":"","family":"Nolen-Hoeksema","given":"Susan","non-dropping-particle":"","parse-names":false,"suffix":""},{"dropping-particle":"","family":"Wisco","given":"Blair E.","non-dropping-particle":"","parse-names":false,"suffix":""},{"dropping-particle":"","family":"Lyubomirsky","given":"Sonja","non-dropping-particle":"","parse-names":false,"suffix":""}],"container-title":"Perspectives on Psychological Science","id":"ITEM-2","issue":"5","issued":{"date-parts":[["2008"]]},"page":"400-424","title":"Rethinking rumination","type":"article-journal","volume":"3"},"uris":["http://www.mendeley.com/documents/?uuid=5327a9d9-8141-4559-98a2-9e3617070a38"]}],"mendeley":{"formattedCitation":"(Susan Nolen-Hoeksema, Wisco, &amp; Lyubomirsky, 2008; Watkins, 2008)","plainTextFormattedCitation":"(Susan Nolen-Hoeksema, Wisco, &amp; Lyubomirsky, 2008; Watkins, 2008)","previouslyFormattedCitation":"(Susan Nolen-Hoeksema, Wisco, &amp; Lyubomirsky, 2008; Watkins, 2008)"},"properties":{"noteIndex":0},"schema":"https://github.com/citation-style-language/schema/raw/master/csl-citation.json"}</w:instrText>
      </w:r>
      <w:r w:rsidR="00AB3835">
        <w:fldChar w:fldCharType="separate"/>
      </w:r>
      <w:r w:rsidR="00AB3835" w:rsidRPr="00AB3835">
        <w:rPr>
          <w:noProof/>
        </w:rPr>
        <w:t>(Susan Nolen-Hoeksema, Wisco, &amp; Lyubomirsky, 2008; Watkins, 2008)</w:t>
      </w:r>
      <w:r w:rsidR="00AB3835">
        <w:fldChar w:fldCharType="end"/>
      </w:r>
      <w:r w:rsidR="005F7665">
        <w:t>.</w:t>
      </w:r>
      <w:r w:rsidR="00B06259">
        <w:t xml:space="preserve"> In the </w:t>
      </w:r>
      <w:r w:rsidR="008070C2">
        <w:t>proposed A2T</w:t>
      </w:r>
      <w:r w:rsidR="00B06259">
        <w:t xml:space="preserve"> model, </w:t>
      </w:r>
      <w:del w:id="975" w:author="יפתח עמיר" w:date="2020-01-13T12:04:00Z">
        <w:r w:rsidR="00B06259" w:rsidDel="003C32D0">
          <w:delText>emotional reactivity</w:delText>
        </w:r>
      </w:del>
      <w:ins w:id="976" w:author="יפתח עמיר" w:date="2020-01-13T12:04:00Z">
        <w:r w:rsidR="003C32D0">
          <w:t>reactivity to representations in WM</w:t>
        </w:r>
      </w:ins>
      <w:r w:rsidR="00B06259">
        <w:t xml:space="preserve"> is reflected in the effect of cognitive representation</w:t>
      </w:r>
      <w:r w:rsidR="00083B93">
        <w:t>s</w:t>
      </w:r>
      <w:r w:rsidR="00B06259">
        <w:t xml:space="preserve"> in WM on </w:t>
      </w:r>
      <w:r w:rsidR="008070C2">
        <w:t>a</w:t>
      </w:r>
      <w:r>
        <w:t>ffect</w:t>
      </w:r>
      <w:r w:rsidR="00B06259">
        <w:t xml:space="preserve"> (see Path </w:t>
      </w:r>
      <w:r w:rsidR="00B06259">
        <w:rPr>
          <w:i/>
          <w:iCs/>
        </w:rPr>
        <w:t>c</w:t>
      </w:r>
      <w:r w:rsidR="00B06259">
        <w:t xml:space="preserve"> in Figure 1A). Accordingly, when an emotional</w:t>
      </w:r>
      <w:ins w:id="977" w:author="יפתח עמיר" w:date="2020-01-14T10:17:00Z">
        <w:r w:rsidR="00345445">
          <w:rPr>
            <w:lang w:val="en-IL"/>
          </w:rPr>
          <w:t xml:space="preserve">ly </w:t>
        </w:r>
      </w:ins>
      <w:ins w:id="978" w:author="יפתח עמיר" w:date="2020-01-14T10:18:00Z">
        <w:r w:rsidR="00345445">
          <w:rPr>
            <w:lang w:val="en-IL"/>
          </w:rPr>
          <w:t>associated</w:t>
        </w:r>
      </w:ins>
      <w:r w:rsidR="00B06259">
        <w:t xml:space="preserve"> representation is selected into WM it activates a corresponding</w:t>
      </w:r>
      <w:commentRangeStart w:id="979"/>
      <w:r w:rsidR="00B06259">
        <w:t xml:space="preserve"> </w:t>
      </w:r>
      <w:r>
        <w:t>affect</w:t>
      </w:r>
      <w:r w:rsidR="00B06259">
        <w:t xml:space="preserve"> state (</w:t>
      </w:r>
      <w:r>
        <w:t>affective/</w:t>
      </w:r>
      <w:r w:rsidR="00B06259">
        <w:t>emotional reaction).</w:t>
      </w:r>
      <w:r>
        <w:t xml:space="preserve"> The “higher” an individual is on </w:t>
      </w:r>
      <w:del w:id="980" w:author="יפתח עמיר" w:date="2020-01-13T12:04:00Z">
        <w:r w:rsidDel="003C32D0">
          <w:delText>emotional reactivity</w:delText>
        </w:r>
      </w:del>
      <w:ins w:id="981" w:author="יפתח עמיר" w:date="2020-01-13T12:04:00Z">
        <w:r w:rsidR="003C32D0">
          <w:t>reactivity to representations in WM</w:t>
        </w:r>
      </w:ins>
      <w:ins w:id="982" w:author="עמית ברנשטיין" w:date="2020-03-11T12:16:00Z">
        <w:r w:rsidR="000C4B20">
          <w:t>,</w:t>
        </w:r>
      </w:ins>
      <w:r>
        <w:t xml:space="preserve"> the stronger </w:t>
      </w:r>
      <w:r w:rsidR="00165967">
        <w:t>the</w:t>
      </w:r>
      <w:r>
        <w:t xml:space="preserve"> negative representation</w:t>
      </w:r>
      <w:r w:rsidR="00165967">
        <w:t>s</w:t>
      </w:r>
      <w:r>
        <w:t xml:space="preserve"> in WM trigger a momentary negative affect</w:t>
      </w:r>
      <w:commentRangeEnd w:id="979"/>
      <w:r w:rsidR="000C4B20">
        <w:rPr>
          <w:rStyle w:val="CommentReference"/>
        </w:rPr>
        <w:commentReference w:id="979"/>
      </w:r>
      <w:r>
        <w:t>.</w:t>
      </w:r>
    </w:p>
    <w:p w14:paraId="6D3CF139" w14:textId="7F76A020" w:rsidR="00362657" w:rsidRDefault="00B21B02" w:rsidP="008A5BAB">
      <w:pPr>
        <w:rPr>
          <w:ins w:id="983" w:author="יפתח עמיר" w:date="2020-01-21T14:00:00Z"/>
        </w:rPr>
      </w:pPr>
      <w:r>
        <w:rPr>
          <w:b/>
          <w:bCs/>
        </w:rPr>
        <w:t xml:space="preserve">Second, </w:t>
      </w:r>
      <w:del w:id="984" w:author="יפתח עמיר" w:date="2020-01-13T12:05:00Z">
        <w:r w:rsidRPr="00CD5E00" w:rsidDel="003C32D0">
          <w:rPr>
            <w:b/>
            <w:bCs/>
            <w:i/>
            <w:iCs/>
          </w:rPr>
          <w:delText>c</w:delText>
        </w:r>
        <w:r w:rsidR="00B06259" w:rsidRPr="00CD5E00" w:rsidDel="003C32D0">
          <w:rPr>
            <w:b/>
            <w:bCs/>
            <w:i/>
            <w:iCs/>
          </w:rPr>
          <w:delText>ognitive reactivity</w:delText>
        </w:r>
      </w:del>
      <w:del w:id="985" w:author="יפתח עמיר" w:date="2020-01-14T10:14:00Z">
        <w:r w:rsidR="00B06259" w:rsidDel="00345445">
          <w:delText xml:space="preserve"> </w:delText>
        </w:r>
      </w:del>
      <w:ins w:id="986" w:author="יפתח עמיר" w:date="2020-01-14T10:14:00Z">
        <w:r w:rsidR="00345445">
          <w:rPr>
            <w:b/>
            <w:bCs/>
            <w:i/>
            <w:iCs/>
          </w:rPr>
          <w:t xml:space="preserve">reactivity to affective state </w:t>
        </w:r>
      </w:ins>
      <w:r w:rsidR="00A44BE2">
        <w:t xml:space="preserve">(path </w:t>
      </w:r>
      <w:r w:rsidR="00A44BE2">
        <w:rPr>
          <w:i/>
          <w:iCs/>
        </w:rPr>
        <w:t>e</w:t>
      </w:r>
      <w:r w:rsidR="00A44BE2">
        <w:t>)</w:t>
      </w:r>
      <w:ins w:id="987" w:author="יפתח עמיר" w:date="2020-01-13T12:05:00Z">
        <w:del w:id="988" w:author="עמית ברנשטיין" w:date="2020-03-11T12:16:00Z">
          <w:r w:rsidR="003C32D0" w:rsidDel="000C4B20">
            <w:rPr>
              <w:lang w:val="en-IL"/>
            </w:rPr>
            <w:delText xml:space="preserve">, </w:delText>
          </w:r>
        </w:del>
      </w:ins>
      <w:ins w:id="989" w:author="יפתח עמיר" w:date="2020-01-13T12:06:00Z">
        <w:del w:id="990" w:author="עמית ברנשטיין" w:date="2020-03-11T12:16:00Z">
          <w:r w:rsidR="003C32D0" w:rsidDel="000C4B20">
            <w:rPr>
              <w:lang w:val="en-IL"/>
            </w:rPr>
            <w:delText xml:space="preserve">sometimes also called </w:delText>
          </w:r>
        </w:del>
      </w:ins>
      <w:ins w:id="991" w:author="עמית ברנשטיין" w:date="2020-03-11T12:16:00Z">
        <w:r w:rsidR="000C4B20">
          <w:t xml:space="preserve"> or </w:t>
        </w:r>
      </w:ins>
      <w:ins w:id="992" w:author="יפתח עמיר" w:date="2020-01-13T12:06:00Z">
        <w:r w:rsidR="003C32D0">
          <w:rPr>
            <w:lang w:val="en-IL"/>
          </w:rPr>
          <w:t>“cognitive reactivity”</w:t>
        </w:r>
      </w:ins>
      <w:ins w:id="993" w:author="יפתח עמיר" w:date="2020-01-28T14:24:00Z">
        <w:del w:id="994" w:author="עמית ברנשטיין" w:date="2020-03-11T12:16:00Z">
          <w:r w:rsidR="001F5F14" w:rsidDel="000C4B20">
            <w:rPr>
              <w:lang w:val="en-IL"/>
            </w:rPr>
            <w:delText xml:space="preserve"> </w:delText>
          </w:r>
          <w:r w:rsidR="001F5F14" w:rsidDel="000C4B20">
            <w:rPr>
              <w:lang w:val="en-IL"/>
            </w:rPr>
            <w:fldChar w:fldCharType="begin" w:fldLock="1"/>
          </w:r>
        </w:del>
      </w:ins>
      <w:del w:id="995" w:author="עמית ברנשטיין" w:date="2020-03-11T12:16:00Z">
        <w:r w:rsidR="005D193C" w:rsidDel="000C4B20">
          <w:rPr>
            <w:lang w:val="en-IL"/>
          </w:rPr>
          <w:delInstrText>ADDIN CSL_CITATION {"citationItems":[{"id":"ITEM-1","itemData":{"DOI":"https://doi.org/10.1016/j.cpr.2005.01.005","ISSN":"0272-7358","abstract":"Cognitive vulnerability is a central concept in cognitive theories of unipolar depression. This idea suggests that negative cognitive factors emerge during stressful situations, and that this cognitive reactivity is critical for the onset, relapse, and recurrence of depression. The number of empirical investigations that model the diathesis-stress nature of cognitive reactivity has substantially increased within the last decade. This review examines this literature, with a focus on priming and longitudinal designs. Extant research supports the concept of cognitive vulnerability to depression among adults, and support is accruing for the validity of this concept among children. Research that examines direct links between cognitive vulnerability and depression onset, relapse, and recurrence and the attachment origins of cognitive vulnerability is also accruing, although at a slower pace.","author":[{"dropping-particle":"","family":"Scher","given":"Christine D","non-dropping-particle":"","parse-names":false,"suffix":""},{"dropping-particle":"","family":"Ingram","given":"Rick E","non-dropping-particle":"","parse-names":false,"suffix":""},{"dropping-particle":"V","family":"Segal","given":"Zindel","non-dropping-particle":"","parse-names":false,"suffix":""}],"container-title":"Clinical Psychology Review","id":"ITEM-1","issue":"4","issued":{"date-parts":[["2005"]]},"page":"487-510","title":"Cognitive reactivity and vulnerability: Empirical evaluation of construct activation and cognitive diatheses in unipolar depression","type":"article-journal","volume":"25"},"uris":["http://www.mendeley.com/documents/?uuid=d6c96c2b-eae3-4872-baaa-97329537ef38"]}],"mendeley":{"formattedCitation":"(Scher, Ingram, &amp; Segal, 2005)","plainTextFormattedCitation":"(Scher, Ingram, &amp; Segal, 2005)","previouslyFormattedCitation":"(Scher, Ingram, &amp; Segal, 2005)"},"properties":{"noteIndex":0},"schema":"https://github.com/citation-style-language/schema/raw/master/csl-citation.json"}</w:delInstrText>
        </w:r>
        <w:r w:rsidR="001F5F14" w:rsidDel="000C4B20">
          <w:rPr>
            <w:lang w:val="en-IL"/>
          </w:rPr>
          <w:fldChar w:fldCharType="separate"/>
        </w:r>
        <w:r w:rsidR="001F5F14" w:rsidRPr="001F5F14" w:rsidDel="000C4B20">
          <w:rPr>
            <w:noProof/>
            <w:lang w:val="en-IL"/>
          </w:rPr>
          <w:delText>(Scher, Ingram, &amp; Segal, 2005)</w:delText>
        </w:r>
      </w:del>
      <w:ins w:id="996" w:author="יפתח עמיר" w:date="2020-01-28T14:24:00Z">
        <w:del w:id="997" w:author="עמית ברנשטיין" w:date="2020-03-11T12:16:00Z">
          <w:r w:rsidR="001F5F14" w:rsidDel="000C4B20">
            <w:rPr>
              <w:lang w:val="en-IL"/>
            </w:rPr>
            <w:fldChar w:fldCharType="end"/>
          </w:r>
        </w:del>
      </w:ins>
      <w:ins w:id="998" w:author="יפתח עמיר" w:date="2020-01-13T12:06:00Z">
        <w:r w:rsidR="003C32D0">
          <w:rPr>
            <w:lang w:val="en-IL"/>
          </w:rPr>
          <w:t>,</w:t>
        </w:r>
      </w:ins>
      <w:r w:rsidR="00A44BE2">
        <w:t xml:space="preserve"> </w:t>
      </w:r>
      <w:r w:rsidR="00B06259">
        <w:t xml:space="preserve">refers to </w:t>
      </w:r>
      <w:del w:id="999" w:author="יפתח עמיר" w:date="2020-01-13T12:12:00Z">
        <w:r w:rsidR="00B06259" w:rsidDel="005370E1">
          <w:delText xml:space="preserve">a broad concept of cognitive factors such as dysfunctional thinking which emerge in response to stress in individuals vulnerable to depression </w:delText>
        </w:r>
        <w:r w:rsidR="00B06259" w:rsidDel="005370E1">
          <w:fldChar w:fldCharType="begin" w:fldLock="1"/>
        </w:r>
        <w:r w:rsidR="00B06259" w:rsidDel="005370E1">
          <w:delInstrText>ADDIN CSL_CITATION {"citationItems":[{"id":"ITEM-1","itemData":{"DOI":"https://doi.org/10.1016/j.cpr.2005.01.005","ISSN":"0272-7358","abstract":"Cognitive vulnerability is a central concept in cognitive theories of unipolar depression. This idea suggests that negative cognitive factors emerge during stressful situations, and that this cognitive reactivity is critical for the onset, relapse, and recurrence of depression. The number of empirical investigations that model the diathesis-stress nature of cognitive reactivity has substantially increased within the last decade. This review examines this literature, with a focus on priming and longitudinal designs. Extant research supports the concept of cognitive vulnerability to depression among adults, and support is accruing for the validity of this concept among children. Research that examines direct links between cognitive vulnerability and depression onset, relapse, and recurrence and the attachment origins of cognitive vulnerability is also accruing, although at a slower pace.","author":[{"dropping-particle":"","family":"Scher","given":"Christine D","non-dropping-particle":"","parse-names":false,"suffix":""},{"dropping-particle":"","family":"Ingram","given":"Rick E","non-dropping-particle":"","parse-names":false,"suffix":""},{"dropping-particle":"V","family":"Segal","given":"Zindel","non-dropping-particle":"","parse-names":false,"suffix":""}],"container-title":"Clinical Psychology Review","id":"ITEM-1","issue":"4","issued":{"date-parts":[["2005"]]},"page":"487-510","title":"Cognitive reactivity and vulnerability: Empirical evaluation of construct activation and cognitive diatheses in unipolar depression","type":"article-journal","volume":"25"},"uris":["http://www.mendeley.com/documents/?uuid=d6c96c2b-eae3-4872-baaa-97329537ef38"]}],"mendeley":{"formattedCitation":"(Scher, Ingram, &amp; Segal, 2005)","plainTextFormattedCitation":"(Scher, Ingram, &amp; Segal, 2005)","previouslyFormattedCitation":"(Scher, Ingram, &amp; Segal, 2005)"},"properties":{"noteIndex":0},"schema":"https://github.com/citation-style-language/schema/raw/master/csl-citation.json"}</w:delInstrText>
        </w:r>
        <w:r w:rsidR="00B06259" w:rsidDel="005370E1">
          <w:fldChar w:fldCharType="separate"/>
        </w:r>
        <w:r w:rsidR="00B06259" w:rsidRPr="00B162A5" w:rsidDel="005370E1">
          <w:rPr>
            <w:noProof/>
          </w:rPr>
          <w:delText>(Scher, Ingram, &amp; Segal, 2005)</w:delText>
        </w:r>
        <w:r w:rsidR="00B06259" w:rsidDel="005370E1">
          <w:fldChar w:fldCharType="end"/>
        </w:r>
        <w:r w:rsidR="00B06259" w:rsidDel="005370E1">
          <w:delText xml:space="preserve">. </w:delText>
        </w:r>
      </w:del>
      <w:del w:id="1000" w:author="יפתח עמיר" w:date="2020-01-13T12:06:00Z">
        <w:r w:rsidR="00B06259" w:rsidDel="003C32D0">
          <w:delText>Cognitive reactivity</w:delText>
        </w:r>
      </w:del>
      <w:del w:id="1001" w:author="יפתח עמיר" w:date="2020-01-13T12:12:00Z">
        <w:r w:rsidR="00B06259" w:rsidDel="005370E1">
          <w:delText xml:space="preserve"> has been shown to contribute to both the onset and relapse of depression </w:delText>
        </w:r>
        <w:r w:rsidR="00B06259" w:rsidDel="005370E1">
          <w:fldChar w:fldCharType="begin" w:fldLock="1"/>
        </w:r>
        <w:r w:rsidR="00B06259" w:rsidDel="005370E1">
          <w:delInstrText>ADDIN CSL_CITATION {"citationItems":[{"id":"ITEM-1","itemData":{"DOI":"https://doi.org/10.1016/j.cpr.2005.01.005","ISSN":"0272-7358","abstract":"Cognitive vulnerability is a central concept in cognitive theories of unipolar depression. This idea suggests that negative cognitive factors emerge during stressful situations, and that this cognitive reactivity is critical for the onset, relapse, and recurrence of depression. The number of empirical investigations that model the diathesis-stress nature of cognitive reactivity has substantially increased within the last decade. This review examines this literature, with a focus on priming and longitudinal designs. Extant research supports the concept of cognitive vulnerability to depression among adults, and support is accruing for the validity of this concept among children. Research that examines direct links between cognitive vulnerability and depression onset, relapse, and recurrence and the attachment origins of cognitive vulnerability is also accruing, although at a slower pace.","author":[{"dropping-particle":"","family":"Scher","given":"Christine D","non-dropping-particle":"","parse-names":false,"suffix":""},{"dropping-particle":"","family":"Ingram","given":"Rick E","non-dropping-particle":"","parse-names":false,"suffix":""},{"dropping-particle":"V","family":"Segal","given":"Zindel","non-dropping-particle":"","parse-names":false,"suffix":""}],"container-title":"Clinical Psychology Review","id":"ITEM-1","issue":"4","issued":{"date-parts":[["2005"]]},"page":"487-510","title":"Cognitive reactivity and vulnerability: Empirical evaluation of construct activation and cognitive diatheses in unipolar depression","type":"article-journal","volume":"25"},"uris":["http://www.mendeley.com/documents/?uuid=d6c96c2b-eae3-4872-baaa-97329537ef38"]}],"mendeley":{"formattedCitation":"(Scher et al., 2005)","plainTextFormattedCitation":"(Scher et al., 2005)","previouslyFormattedCitation":"(Scher et al., 2005)"},"properties":{"noteIndex":0},"schema":"https://github.com/citation-style-language/schema/raw/master/csl-citation.json"}</w:delInstrText>
        </w:r>
        <w:r w:rsidR="00B06259" w:rsidDel="005370E1">
          <w:fldChar w:fldCharType="separate"/>
        </w:r>
        <w:r w:rsidR="00B06259" w:rsidRPr="00B162A5" w:rsidDel="005370E1">
          <w:rPr>
            <w:noProof/>
          </w:rPr>
          <w:delText>(Scher et al., 2005)</w:delText>
        </w:r>
        <w:r w:rsidR="00B06259" w:rsidDel="005370E1">
          <w:fldChar w:fldCharType="end"/>
        </w:r>
        <w:r w:rsidR="00B06259" w:rsidDel="005370E1">
          <w:delText xml:space="preserve">. Here we refer to a narrower and more specific form or conceptualization of </w:delText>
        </w:r>
      </w:del>
      <w:del w:id="1002" w:author="יפתח עמיר" w:date="2020-01-13T12:06:00Z">
        <w:r w:rsidR="00B06259" w:rsidDel="003C32D0">
          <w:delText>cognitive reactivity</w:delText>
        </w:r>
      </w:del>
      <w:del w:id="1003" w:author="יפתח עמיר" w:date="2020-01-13T12:12:00Z">
        <w:r w:rsidR="00B06259" w:rsidDel="005370E1">
          <w:delText xml:space="preserve"> – </w:delText>
        </w:r>
      </w:del>
      <w:r w:rsidR="00B06259">
        <w:t>the</w:t>
      </w:r>
      <w:ins w:id="1004" w:author="יפתח עמיר" w:date="2020-01-14T10:18:00Z">
        <w:r w:rsidR="00345445">
          <w:rPr>
            <w:lang w:val="en-IL"/>
          </w:rPr>
          <w:t xml:space="preserve"> </w:t>
        </w:r>
      </w:ins>
      <w:ins w:id="1005" w:author="יפתח עמיר" w:date="2020-01-14T10:19:00Z">
        <w:r w:rsidR="00345445">
          <w:rPr>
            <w:lang w:val="en-IL"/>
          </w:rPr>
          <w:t>magnitude of</w:t>
        </w:r>
      </w:ins>
      <w:r w:rsidR="00B06259">
        <w:t xml:space="preserve"> </w:t>
      </w:r>
      <w:commentRangeStart w:id="1006"/>
      <w:r w:rsidR="00B06259">
        <w:t xml:space="preserve">increase in </w:t>
      </w:r>
      <w:ins w:id="1007" w:author="יפתח עמיר" w:date="2020-01-14T10:19:00Z">
        <w:r w:rsidR="00345445">
          <w:rPr>
            <w:lang w:val="en-IL"/>
          </w:rPr>
          <w:t xml:space="preserve">probability of </w:t>
        </w:r>
      </w:ins>
      <w:r w:rsidR="00B06259">
        <w:t xml:space="preserve">negative </w:t>
      </w:r>
      <w:commentRangeEnd w:id="1006"/>
      <w:r w:rsidR="000C4B20">
        <w:rPr>
          <w:rStyle w:val="CommentReference"/>
        </w:rPr>
        <w:commentReference w:id="1006"/>
      </w:r>
      <w:r w:rsidR="00B06259">
        <w:t xml:space="preserve">cognitions (thoughts) in response to negative </w:t>
      </w:r>
      <w:del w:id="1008" w:author="יפתח עמיר" w:date="2020-01-14T10:19:00Z">
        <w:r w:rsidR="00B06259" w:rsidDel="00345445">
          <w:delText>emotions</w:delText>
        </w:r>
      </w:del>
      <w:ins w:id="1009" w:author="יפתח עמיר" w:date="2020-01-14T10:19:00Z">
        <w:r w:rsidR="00345445">
          <w:rPr>
            <w:lang w:val="en-IL"/>
          </w:rPr>
          <w:t>affect</w:t>
        </w:r>
      </w:ins>
      <w:ins w:id="1010" w:author="עמית ברנשטיין" w:date="2020-03-11T12:16:00Z">
        <w:r w:rsidR="000C4B20">
          <w:t xml:space="preserve"> </w:t>
        </w:r>
        <w:r w:rsidR="000C4B20">
          <w:rPr>
            <w:lang w:val="en-IL"/>
          </w:rPr>
          <w:fldChar w:fldCharType="begin" w:fldLock="1"/>
        </w:r>
        <w:r w:rsidR="000C4B20">
          <w:rPr>
            <w:lang w:val="en-IL"/>
          </w:rPr>
          <w:instrText>ADDIN CSL_CITATION {"citationItems":[{"id":"ITEM-1","itemData":{"DOI":"https://doi.org/10.1016/j.cpr.2005.01.005","ISSN":"0272-7358","abstract":"Cognitive vulnerability is a central concept in cognitive theories of unipolar depression. This idea suggests that negative cognitive factors emerge during stressful situations, and that this cognitive reactivity is critical for the onset, relapse, and recurrence of depression. The number of empirical investigations that model the diathesis-stress nature of cognitive reactivity has substantially increased within the last decade. This review examines this literature, with a focus on priming and longitudinal designs. Extant research supports the concept of cognitive vulnerability to depression among adults, and support is accruing for the validity of this concept among children. Research that examines direct links between cognitive vulnerability and depression onset, relapse, and recurrence and the attachment origins of cognitive vulnerability is also accruing, although at a slower pace.","author":[{"dropping-particle":"","family":"Scher","given":"Christine D","non-dropping-particle":"","parse-names":false,"suffix":""},{"dropping-particle":"","family":"Ingram","given":"Rick E","non-dropping-particle":"","parse-names":false,"suffix":""},{"dropping-particle":"V","family":"Segal","given":"Zindel","non-dropping-particle":"","parse-names":false,"suffix":""}],"container-title":"Clinical Psychology Review","id":"ITEM-1","issue":"4","issued":{"date-parts":[["2005"]]},"page":"487-510","title":"Cognitive reactivity and vulnerability: Empirical evaluation of construct activation and cognitive diatheses in unipolar depression","type":"article-journal","volume":"25"},"uris":["http://www.mendeley.com/documents/?uuid=d6c96c2b-eae3-4872-baaa-97329537ef38"]}],"mendeley":{"formattedCitation":"(Scher, Ingram, &amp; Segal, 2005)","plainTextFormattedCitation":"(Scher, Ingram, &amp; Segal, 2005)","previouslyFormattedCitation":"(Scher, Ingram, &amp; Segal, 2005)"},"properties":{"noteIndex":0},"schema":"https://github.com/citation-style-language/schema/raw/master/csl-citation.json"}</w:instrText>
        </w:r>
        <w:r w:rsidR="000C4B20">
          <w:rPr>
            <w:lang w:val="en-IL"/>
          </w:rPr>
          <w:fldChar w:fldCharType="separate"/>
        </w:r>
        <w:r w:rsidR="000C4B20" w:rsidRPr="001F5F14">
          <w:rPr>
            <w:noProof/>
            <w:lang w:val="en-IL"/>
          </w:rPr>
          <w:t>(Scher, Ingram, &amp; Segal, 2005)</w:t>
        </w:r>
        <w:r w:rsidR="000C4B20">
          <w:rPr>
            <w:lang w:val="en-IL"/>
          </w:rPr>
          <w:fldChar w:fldCharType="end"/>
        </w:r>
      </w:ins>
      <w:r w:rsidR="00B06259">
        <w:t xml:space="preserve">. </w:t>
      </w:r>
      <w:r w:rsidR="008A5BAB">
        <w:t>In the model, t</w:t>
      </w:r>
      <w:r w:rsidR="00B06259">
        <w:t xml:space="preserve">his is reflected in the influence of </w:t>
      </w:r>
      <w:del w:id="1011" w:author="יפתח עמיר" w:date="2020-01-29T14:04:00Z">
        <w:r w:rsidR="008A5BAB" w:rsidDel="005D193C">
          <w:delText>A</w:delText>
        </w:r>
        <w:r w:rsidR="008B5FEA" w:rsidDel="005D193C">
          <w:delText>ffect</w:delText>
        </w:r>
        <w:r w:rsidR="00B06259" w:rsidDel="005D193C">
          <w:delText xml:space="preserve"> </w:delText>
        </w:r>
      </w:del>
      <w:ins w:id="1012" w:author="יפתח עמיר" w:date="2020-01-29T14:04:00Z">
        <w:r w:rsidR="005D193C">
          <w:rPr>
            <w:lang w:val="en-IL"/>
          </w:rPr>
          <w:t>a</w:t>
        </w:r>
        <w:proofErr w:type="spellStart"/>
        <w:r w:rsidR="005D193C">
          <w:t>ffect</w:t>
        </w:r>
        <w:proofErr w:type="spellEnd"/>
        <w:r w:rsidR="005D193C">
          <w:t xml:space="preserve"> </w:t>
        </w:r>
      </w:ins>
      <w:r w:rsidR="00B06259">
        <w:t xml:space="preserve">on the </w:t>
      </w:r>
      <w:ins w:id="1013" w:author="עמית ברנשטיין" w:date="2020-03-11T12:17:00Z">
        <w:r w:rsidR="000C4B20">
          <w:t>i</w:t>
        </w:r>
      </w:ins>
      <w:del w:id="1014" w:author="עמית ברנשטיין" w:date="2020-03-11T12:17:00Z">
        <w:r w:rsidR="008A5BAB" w:rsidDel="000C4B20">
          <w:delText>I</w:delText>
        </w:r>
      </w:del>
      <w:r w:rsidR="008A5BAB">
        <w:t xml:space="preserve">nternal attention </w:t>
      </w:r>
      <w:r w:rsidR="00B06259">
        <w:t xml:space="preserve">selection likelihoods in favor of </w:t>
      </w:r>
      <w:r w:rsidR="008B5FEA">
        <w:t>affect</w:t>
      </w:r>
      <w:r w:rsidR="00B06259">
        <w:t xml:space="preserve">-congruent </w:t>
      </w:r>
      <w:r w:rsidR="008A5BAB">
        <w:t>representations</w:t>
      </w:r>
      <w:r w:rsidR="00B06259">
        <w:t xml:space="preserve"> (Figure 1A</w:t>
      </w:r>
      <w:r w:rsidR="00B06259" w:rsidDel="006005EA">
        <w:t xml:space="preserve"> </w:t>
      </w:r>
      <w:r w:rsidR="00B06259">
        <w:t xml:space="preserve">Path </w:t>
      </w:r>
      <w:commentRangeStart w:id="1015"/>
      <w:r w:rsidR="00B06259">
        <w:rPr>
          <w:i/>
          <w:iCs/>
        </w:rPr>
        <w:t>e</w:t>
      </w:r>
      <w:commentRangeEnd w:id="1015"/>
      <w:r w:rsidR="000C4B20">
        <w:rPr>
          <w:rStyle w:val="CommentReference"/>
        </w:rPr>
        <w:commentReference w:id="1015"/>
      </w:r>
      <w:r w:rsidR="00B06259">
        <w:t>).</w:t>
      </w:r>
    </w:p>
    <w:p w14:paraId="3AEBAAAC" w14:textId="0513E50B" w:rsidR="000242B0" w:rsidRPr="00CD5E00" w:rsidRDefault="000242B0" w:rsidP="0075551C">
      <w:pPr>
        <w:pStyle w:val="Heading2"/>
      </w:pPr>
      <w:r w:rsidRPr="00E75CE5">
        <w:rPr>
          <w:rStyle w:val="Heading4Char"/>
          <w:b/>
          <w:bCs w:val="0"/>
          <w:i w:val="0"/>
          <w:iCs w:val="0"/>
        </w:rPr>
        <w:t>Heuristic formulation of momentary states of the system</w:t>
      </w:r>
      <w:r w:rsidRPr="008707F5">
        <w:rPr>
          <w:rStyle w:val="Heading4Char"/>
          <w:b/>
          <w:bCs w:val="0"/>
          <w:i w:val="0"/>
          <w:iCs w:val="0"/>
        </w:rPr>
        <w:t>.</w:t>
      </w:r>
    </w:p>
    <w:p w14:paraId="35670A4E" w14:textId="4A9A224F" w:rsidR="0033661F" w:rsidRDefault="000242B0" w:rsidP="000242B0">
      <w:pPr>
        <w:rPr>
          <w:ins w:id="1016" w:author="יפתח עמיר" w:date="2020-01-21T15:01:00Z"/>
          <w:lang w:val="en-IL"/>
        </w:rPr>
      </w:pPr>
      <w:commentRangeStart w:id="1017"/>
      <w:r>
        <w:t>As</w:t>
      </w:r>
      <w:commentRangeEnd w:id="1017"/>
      <w:r w:rsidR="00C72A00">
        <w:rPr>
          <w:rStyle w:val="CommentReference"/>
        </w:rPr>
        <w:commentReference w:id="1017"/>
      </w:r>
      <w:r>
        <w:t xml:space="preserve"> detailed above </w:t>
      </w:r>
      <w:r w:rsidRPr="007A1590">
        <w:rPr>
          <w:i/>
          <w:iCs/>
        </w:rPr>
        <w:t>internal attentional selection</w:t>
      </w:r>
      <w:r>
        <w:rPr>
          <w:b/>
          <w:bCs/>
        </w:rPr>
        <w:t xml:space="preserve"> </w:t>
      </w:r>
      <w:r>
        <w:t>is at the functional</w:t>
      </w:r>
      <w:r w:rsidRPr="00911D0F">
        <w:t xml:space="preserve"> center of </w:t>
      </w:r>
      <w:del w:id="1018" w:author="עמית ברנשטיין" w:date="2020-03-11T12:25:00Z">
        <w:r w:rsidDel="00C72A00">
          <w:delText xml:space="preserve">the </w:delText>
        </w:r>
      </w:del>
      <w:ins w:id="1019" w:author="עמית ברנשטיין" w:date="2020-03-11T12:25:00Z">
        <w:r w:rsidR="00C72A00">
          <w:t xml:space="preserve">the A2T </w:t>
        </w:r>
      </w:ins>
      <w:r w:rsidRPr="00911D0F">
        <w:t>model</w:t>
      </w:r>
      <w:ins w:id="1020" w:author="עמית ברנשטיין" w:date="2020-03-11T12:25:00Z">
        <w:r w:rsidR="00C72A00">
          <w:t xml:space="preserve"> and </w:t>
        </w:r>
        <w:r w:rsidR="00C72A00" w:rsidRPr="00C72A00">
          <w:rPr>
            <w:highlight w:val="yellow"/>
            <w:rPrChange w:id="1021" w:author="עמית ברנשטיין" w:date="2020-03-11T12:26:00Z">
              <w:rPr/>
            </w:rPrChange>
          </w:rPr>
          <w:t>XXXXXX</w:t>
        </w:r>
        <w:r w:rsidR="00C72A00">
          <w:t xml:space="preserve"> ph</w:t>
        </w:r>
      </w:ins>
      <w:ins w:id="1022" w:author="עמית ברנשטיין" w:date="2020-03-11T12:26:00Z">
        <w:r w:rsidR="00C72A00">
          <w:t>enomena</w:t>
        </w:r>
      </w:ins>
      <w:r>
        <w:t xml:space="preserve">. </w:t>
      </w:r>
      <w:del w:id="1023" w:author="עמית ברנשטיין" w:date="2020-03-11T12:26:00Z">
        <w:r w:rsidDel="00C72A00">
          <w:delText>Accordingly, the</w:delText>
        </w:r>
      </w:del>
      <w:ins w:id="1024" w:author="עמית ברנשטיין" w:date="2020-03-11T12:26:00Z">
        <w:r w:rsidR="00C72A00">
          <w:t>Indeed, the</w:t>
        </w:r>
      </w:ins>
      <w:r>
        <w:t xml:space="preserve"> momentary states of each component converge onto </w:t>
      </w:r>
      <w:del w:id="1025" w:author="יפתח עמיר" w:date="2020-01-29T14:04:00Z">
        <w:r w:rsidR="008070C2" w:rsidDel="00CF5904">
          <w:delText>I</w:delText>
        </w:r>
        <w:r w:rsidDel="00CF5904">
          <w:delText xml:space="preserve">nternal </w:delText>
        </w:r>
      </w:del>
      <w:ins w:id="1026" w:author="יפתח עמיר" w:date="2020-01-29T14:04:00Z">
        <w:r w:rsidR="00CF5904">
          <w:rPr>
            <w:lang w:val="en-IL"/>
          </w:rPr>
          <w:t>i</w:t>
        </w:r>
        <w:proofErr w:type="spellStart"/>
        <w:r w:rsidR="00CF5904">
          <w:t>nternal</w:t>
        </w:r>
        <w:proofErr w:type="spellEnd"/>
        <w:r w:rsidR="00CF5904">
          <w:t xml:space="preserve"> </w:t>
        </w:r>
      </w:ins>
      <w:r>
        <w:t>attentional</w:t>
      </w:r>
      <w:ins w:id="1027" w:author="יפתח עמיר" w:date="2020-01-22T11:17:00Z">
        <w:r w:rsidR="00044F1B">
          <w:rPr>
            <w:lang w:val="en-IL"/>
          </w:rPr>
          <w:t xml:space="preserve"> selection</w:t>
        </w:r>
      </w:ins>
      <w:r>
        <w:t xml:space="preserve">, </w:t>
      </w:r>
      <w:del w:id="1028" w:author="עמית ברנשטיין" w:date="2020-03-11T12:26:00Z">
        <w:r w:rsidDel="00C72A00">
          <w:delText xml:space="preserve">thus </w:delText>
        </w:r>
      </w:del>
      <w:ins w:id="1029" w:author="עמית ברנשטיין" w:date="2020-03-11T12:26:00Z">
        <w:r w:rsidR="00C72A00">
          <w:t xml:space="preserve">thereby systemically </w:t>
        </w:r>
      </w:ins>
      <w:r>
        <w:t xml:space="preserve">determining the state of the internal attention </w:t>
      </w:r>
      <w:r>
        <w:lastRenderedPageBreak/>
        <w:t xml:space="preserve">component at Time </w:t>
      </w:r>
      <w:r>
        <w:rPr>
          <w:i/>
          <w:iCs/>
        </w:rPr>
        <w:t>n</w:t>
      </w:r>
      <w:r>
        <w:t xml:space="preserve"> </w:t>
      </w:r>
      <w:del w:id="1030" w:author="עמית ברנשטיין" w:date="2020-03-11T12:26:00Z">
        <w:r w:rsidDel="00C72A00">
          <w:delText xml:space="preserve">– </w:delText>
        </w:r>
      </w:del>
      <w:del w:id="1031" w:author="יפתח עמיר" w:date="2020-01-27T11:58:00Z">
        <w:r w:rsidDel="004C2AFE">
          <w:delText xml:space="preserve">the </w:delText>
        </w:r>
      </w:del>
      <w:r>
        <w:t>likelihood of attending to a negative representation</w:t>
      </w:r>
      <w:del w:id="1032" w:author="יפתח עמיר" w:date="2020-01-21T09:33:00Z">
        <w:r w:rsidDel="000952E0">
          <w:delText xml:space="preserve"> or momentary selection bias</w:delText>
        </w:r>
      </w:del>
      <w:r>
        <w:t>.</w:t>
      </w:r>
      <w:ins w:id="1033" w:author="עמית ברנשטיין" w:date="2020-03-11T12:28:00Z">
        <w:r w:rsidR="00C72A00">
          <w:t xml:space="preserve"> </w:t>
        </w:r>
        <w:commentRangeStart w:id="1034"/>
        <w:r w:rsidR="00C72A00">
          <w:t>To reiterate, although we here focus on negative XXXX representations, the model XXXXXX</w:t>
        </w:r>
        <w:commentRangeEnd w:id="1034"/>
        <w:r w:rsidR="00C72A00">
          <w:rPr>
            <w:rStyle w:val="CommentReference"/>
          </w:rPr>
          <w:commentReference w:id="1034"/>
        </w:r>
        <w:r w:rsidR="00C72A00">
          <w:t>XX.</w:t>
        </w:r>
      </w:ins>
      <w:ins w:id="1035" w:author="יפתח עמיר" w:date="2020-01-29T14:05:00Z">
        <w:r w:rsidR="005C7603">
          <w:rPr>
            <w:lang w:val="en-IL"/>
          </w:rPr>
          <w:t xml:space="preserve"> </w:t>
        </w:r>
      </w:ins>
      <w:ins w:id="1036" w:author="יפתח עמיר" w:date="2020-01-29T14:08:00Z">
        <w:r w:rsidR="005C7603">
          <w:rPr>
            <w:lang w:val="en-IL"/>
          </w:rPr>
          <w:t>Computationally,</w:t>
        </w:r>
      </w:ins>
      <w:ins w:id="1037" w:author="יפתח עמיר" w:date="2020-01-29T14:09:00Z">
        <w:r w:rsidR="005C7603">
          <w:rPr>
            <w:lang w:val="en-IL"/>
          </w:rPr>
          <w:t xml:space="preserve"> t</w:t>
        </w:r>
      </w:ins>
      <w:ins w:id="1038" w:author="יפתח עמיר" w:date="2020-01-29T14:05:00Z">
        <w:r w:rsidR="005C7603">
          <w:rPr>
            <w:lang w:val="en-IL"/>
          </w:rPr>
          <w:t xml:space="preserve">his likelihood </w:t>
        </w:r>
      </w:ins>
      <w:ins w:id="1039" w:author="יפתח עמיר" w:date="2020-01-29T14:07:00Z">
        <w:r w:rsidR="005C7603">
          <w:rPr>
            <w:lang w:val="en-IL"/>
          </w:rPr>
          <w:t xml:space="preserve">is </w:t>
        </w:r>
      </w:ins>
      <w:ins w:id="1040" w:author="יפתח עמיר" w:date="2020-01-29T14:08:00Z">
        <w:r w:rsidR="005C7603">
          <w:rPr>
            <w:lang w:val="en-IL"/>
          </w:rPr>
          <w:t>drawn</w:t>
        </w:r>
      </w:ins>
      <w:ins w:id="1041" w:author="יפתח עמיר" w:date="2020-01-29T14:09:00Z">
        <w:r w:rsidR="005C7603">
          <w:rPr>
            <w:lang w:val="en-IL"/>
          </w:rPr>
          <w:t xml:space="preserve"> </w:t>
        </w:r>
      </w:ins>
      <w:ins w:id="1042" w:author="יפתח עמיר" w:date="2020-01-29T14:08:00Z">
        <w:r w:rsidR="005C7603">
          <w:rPr>
            <w:lang w:val="en-IL"/>
          </w:rPr>
          <w:t>from</w:t>
        </w:r>
      </w:ins>
      <w:ins w:id="1043" w:author="יפתח עמיר" w:date="2020-01-29T14:09:00Z">
        <w:r w:rsidR="005C7603">
          <w:rPr>
            <w:lang w:val="en-IL"/>
          </w:rPr>
          <w:t xml:space="preserve"> an exgaussian distribution</w:t>
        </w:r>
      </w:ins>
      <w:ins w:id="1044" w:author="יפתח עמיר" w:date="2020-01-29T14:08:00Z">
        <w:r w:rsidR="005C7603">
          <w:rPr>
            <w:lang w:val="en-IL"/>
          </w:rPr>
          <w:t xml:space="preserve"> </w:t>
        </w:r>
      </w:ins>
      <w:ins w:id="1045" w:author="יפתח עמיר" w:date="2020-01-29T14:12:00Z">
        <w:r w:rsidR="00FD1A1E">
          <w:rPr>
            <w:lang w:val="en-IL"/>
          </w:rPr>
          <w:t>whose</w:t>
        </w:r>
      </w:ins>
      <w:ins w:id="1046" w:author="יפתח עמיר" w:date="2020-01-23T08:20:00Z">
        <w:r w:rsidR="00566470">
          <w:rPr>
            <w:lang w:val="en-IL"/>
          </w:rPr>
          <w:t xml:space="preserve"> </w:t>
        </w:r>
      </w:ins>
      <w:ins w:id="1047" w:author="יפתח עמיר" w:date="2020-01-22T09:40:00Z">
        <w:r w:rsidR="004A02B9">
          <w:rPr>
            <w:lang w:val="en-IL"/>
          </w:rPr>
          <w:t>parameter</w:t>
        </w:r>
      </w:ins>
      <w:ins w:id="1048" w:author="יפתח עמיר" w:date="2020-01-22T11:18:00Z">
        <w:r w:rsidR="00044F1B">
          <w:rPr>
            <w:lang w:val="en-IL"/>
          </w:rPr>
          <w:t>s</w:t>
        </w:r>
      </w:ins>
      <w:ins w:id="1049" w:author="יפתח עמיר" w:date="2020-01-27T11:59:00Z">
        <w:r w:rsidR="004C2AFE">
          <w:rPr>
            <w:lang w:val="en-IL"/>
          </w:rPr>
          <w:t xml:space="preserve"> (mean</w:t>
        </w:r>
      </w:ins>
      <w:ins w:id="1050" w:author="יפתח עמיר" w:date="2020-01-27T12:00:00Z">
        <w:r w:rsidR="004C2AFE">
          <w:rPr>
            <w:lang w:val="en-IL"/>
          </w:rPr>
          <w:t>,</w:t>
        </w:r>
      </w:ins>
      <w:ins w:id="1051" w:author="יפתח עמיר" w:date="2020-01-27T11:59:00Z">
        <w:r w:rsidR="004C2AFE">
          <w:rPr>
            <w:lang w:val="en-IL"/>
          </w:rPr>
          <w:t xml:space="preserve"> variance</w:t>
        </w:r>
      </w:ins>
      <w:ins w:id="1052" w:author="יפתח עמיר" w:date="2020-01-27T12:00:00Z">
        <w:r w:rsidR="004C2AFE">
          <w:rPr>
            <w:lang w:val="en-IL"/>
          </w:rPr>
          <w:t xml:space="preserve"> and</w:t>
        </w:r>
      </w:ins>
      <w:ins w:id="1053" w:author="יפתח עמיר" w:date="2020-01-27T11:59:00Z">
        <w:r w:rsidR="004C2AFE">
          <w:rPr>
            <w:lang w:val="en-IL"/>
          </w:rPr>
          <w:t xml:space="preserve"> exponential rate; see Table </w:t>
        </w:r>
      </w:ins>
      <w:ins w:id="1054" w:author="יפתח עמיר" w:date="2020-01-27T12:00:00Z">
        <w:r w:rsidR="004C2AFE">
          <w:rPr>
            <w:lang w:val="en-IL"/>
          </w:rPr>
          <w:t>2</w:t>
        </w:r>
      </w:ins>
      <w:ins w:id="1055" w:author="יפתח עמיר" w:date="2020-01-27T11:59:00Z">
        <w:r w:rsidR="004C2AFE">
          <w:rPr>
            <w:lang w:val="en-IL"/>
          </w:rPr>
          <w:t>)</w:t>
        </w:r>
      </w:ins>
      <w:ins w:id="1056" w:author="יפתח עמיר" w:date="2020-01-22T09:40:00Z">
        <w:r w:rsidR="004A02B9">
          <w:rPr>
            <w:lang w:val="en-IL"/>
          </w:rPr>
          <w:t xml:space="preserve"> </w:t>
        </w:r>
      </w:ins>
      <w:ins w:id="1057" w:author="יפתח עמיר" w:date="2020-01-29T14:12:00Z">
        <w:r w:rsidR="00FD1A1E">
          <w:rPr>
            <w:lang w:val="en-IL"/>
          </w:rPr>
          <w:t>change</w:t>
        </w:r>
      </w:ins>
      <w:ins w:id="1058" w:author="עמית ברנשטיין" w:date="2020-03-11T12:27:00Z">
        <w:r w:rsidR="00C72A00">
          <w:t>,</w:t>
        </w:r>
      </w:ins>
      <w:ins w:id="1059" w:author="יפתח עמיר" w:date="2020-01-29T14:12:00Z">
        <w:r w:rsidR="00FD1A1E">
          <w:rPr>
            <w:lang w:val="en-IL"/>
          </w:rPr>
          <w:t xml:space="preserve"> from moment-to-moment</w:t>
        </w:r>
      </w:ins>
      <w:ins w:id="1060" w:author="עמית ברנשטיין" w:date="2020-03-11T12:27:00Z">
        <w:r w:rsidR="00C72A00">
          <w:t>,</w:t>
        </w:r>
      </w:ins>
      <w:ins w:id="1061" w:author="יפתח עמיר" w:date="2020-01-29T14:12:00Z">
        <w:r w:rsidR="00FD1A1E">
          <w:rPr>
            <w:lang w:val="en-IL"/>
          </w:rPr>
          <w:t xml:space="preserve"> as a function</w:t>
        </w:r>
      </w:ins>
      <w:ins w:id="1062" w:author="יפתח עמיר" w:date="2020-01-22T09:40:00Z">
        <w:r w:rsidR="004A02B9">
          <w:rPr>
            <w:lang w:val="en-IL"/>
          </w:rPr>
          <w:t xml:space="preserve"> </w:t>
        </w:r>
      </w:ins>
      <w:ins w:id="1063" w:author="יפתח עמיר" w:date="2020-01-29T14:12:00Z">
        <w:r w:rsidR="00FD1A1E">
          <w:rPr>
            <w:lang w:val="en-IL"/>
          </w:rPr>
          <w:t>of</w:t>
        </w:r>
      </w:ins>
      <w:ins w:id="1064" w:author="יפתח עמיר" w:date="2020-01-22T09:40:00Z">
        <w:r w:rsidR="004A02B9">
          <w:rPr>
            <w:lang w:val="en-IL"/>
          </w:rPr>
          <w:t xml:space="preserve"> the </w:t>
        </w:r>
      </w:ins>
      <w:ins w:id="1065" w:author="יפתח עמיר" w:date="2020-01-22T10:01:00Z">
        <w:r w:rsidR="00151DC4">
          <w:rPr>
            <w:lang w:val="en-IL"/>
          </w:rPr>
          <w:t>state of</w:t>
        </w:r>
      </w:ins>
      <w:ins w:id="1066" w:author="יפתח עמיר" w:date="2020-01-27T12:00:00Z">
        <w:r w:rsidR="004C2AFE">
          <w:rPr>
            <w:lang w:val="en-IL"/>
          </w:rPr>
          <w:t xml:space="preserve"> different</w:t>
        </w:r>
      </w:ins>
      <w:ins w:id="1067" w:author="יפתח עמיר" w:date="2020-01-22T10:01:00Z">
        <w:r w:rsidR="00151DC4">
          <w:rPr>
            <w:lang w:val="en-IL"/>
          </w:rPr>
          <w:t xml:space="preserve"> </w:t>
        </w:r>
      </w:ins>
      <w:ins w:id="1068" w:author="יפתח עמיר" w:date="2020-01-22T09:40:00Z">
        <w:r w:rsidR="004A02B9">
          <w:rPr>
            <w:lang w:val="en-IL"/>
          </w:rPr>
          <w:t>system components</w:t>
        </w:r>
      </w:ins>
      <w:ins w:id="1069" w:author="יפתח עמיר" w:date="2020-01-21T09:36:00Z">
        <w:r w:rsidR="000952E0">
          <w:rPr>
            <w:lang w:val="en-IL"/>
          </w:rPr>
          <w:t>.</w:t>
        </w:r>
      </w:ins>
      <w:ins w:id="1070" w:author="יפתח עמיר" w:date="2020-01-21T12:13:00Z">
        <w:r w:rsidR="00033E95">
          <w:rPr>
            <w:lang w:val="en-IL"/>
          </w:rPr>
          <w:t xml:space="preserve"> </w:t>
        </w:r>
      </w:ins>
      <w:ins w:id="1071" w:author="יפתח עמיר" w:date="2020-01-22T11:18:00Z">
        <w:r w:rsidR="00044F1B">
          <w:rPr>
            <w:lang w:val="en-IL"/>
          </w:rPr>
          <w:t>T</w:t>
        </w:r>
      </w:ins>
      <w:ins w:id="1072" w:author="יפתח עמיר" w:date="2020-01-21T09:37:00Z">
        <w:r w:rsidR="000952E0">
          <w:rPr>
            <w:lang w:val="en-IL"/>
          </w:rPr>
          <w:t xml:space="preserve">he </w:t>
        </w:r>
      </w:ins>
      <w:ins w:id="1073" w:author="יפתח עמיר" w:date="2020-01-21T12:14:00Z">
        <w:r w:rsidR="00033E95" w:rsidRPr="006B60AE">
          <w:rPr>
            <w:i/>
            <w:iCs/>
            <w:lang w:val="en-IL"/>
          </w:rPr>
          <w:t>mean</w:t>
        </w:r>
      </w:ins>
      <w:ins w:id="1074" w:author="יפתח עמיר" w:date="2020-01-21T09:38:00Z">
        <w:r w:rsidR="001E177D">
          <w:rPr>
            <w:lang w:val="en-IL"/>
          </w:rPr>
          <w:t xml:space="preserve"> </w:t>
        </w:r>
      </w:ins>
      <w:ins w:id="1075" w:author="יפתח עמיר" w:date="2020-01-21T12:14:00Z">
        <w:r w:rsidR="00033E95">
          <w:rPr>
            <w:lang w:val="en-IL"/>
          </w:rPr>
          <w:t>parameter</w:t>
        </w:r>
      </w:ins>
      <w:ins w:id="1076" w:author="יפתח עמיר" w:date="2020-01-21T09:38:00Z">
        <w:r w:rsidR="001E177D">
          <w:rPr>
            <w:lang w:val="en-IL"/>
          </w:rPr>
          <w:t xml:space="preserve"> </w:t>
        </w:r>
      </w:ins>
      <w:ins w:id="1077" w:author="יפתח עמיר" w:date="2020-01-27T12:01:00Z">
        <w:r w:rsidR="006D242B">
          <w:rPr>
            <w:lang w:val="en-IL"/>
          </w:rPr>
          <w:t>is determined by</w:t>
        </w:r>
      </w:ins>
      <w:ins w:id="1078" w:author="יפתח עמיר" w:date="2020-01-21T09:38:00Z">
        <w:r w:rsidR="001E177D">
          <w:rPr>
            <w:lang w:val="en-IL"/>
          </w:rPr>
          <w:t xml:space="preserve"> </w:t>
        </w:r>
      </w:ins>
      <w:ins w:id="1079" w:author="יפתח עמיר" w:date="2020-01-23T08:21:00Z">
        <w:r w:rsidR="00566470">
          <w:rPr>
            <w:lang w:val="en-IL"/>
          </w:rPr>
          <w:t>information from contextual demands of</w:t>
        </w:r>
      </w:ins>
      <w:ins w:id="1080" w:author="יפתח עמיר" w:date="2020-01-23T08:22:00Z">
        <w:r w:rsidR="00566470">
          <w:rPr>
            <w:lang w:val="en-IL"/>
          </w:rPr>
          <w:t xml:space="preserve"> what is task-relevant information, or more specifically,</w:t>
        </w:r>
      </w:ins>
      <w:ins w:id="1081" w:author="יפתח עמיר" w:date="2020-01-23T08:21:00Z">
        <w:r w:rsidR="00566470">
          <w:rPr>
            <w:lang w:val="en-IL"/>
          </w:rPr>
          <w:t xml:space="preserve"> </w:t>
        </w:r>
      </w:ins>
      <w:ins w:id="1082" w:author="יפתח עמיר" w:date="2020-01-21T09:38:00Z">
        <w:r w:rsidR="001E177D">
          <w:rPr>
            <w:lang w:val="en-IL"/>
          </w:rPr>
          <w:t>the</w:t>
        </w:r>
      </w:ins>
      <w:ins w:id="1083" w:author="יפתח עמיר" w:date="2020-01-21T12:14:00Z">
        <w:r w:rsidR="00033E95">
          <w:rPr>
            <w:lang w:val="en-IL"/>
          </w:rPr>
          <w:t xml:space="preserve"> </w:t>
        </w:r>
      </w:ins>
      <w:ins w:id="1084" w:author="יפתח עמיר" w:date="2020-01-21T12:18:00Z">
        <w:r w:rsidR="00033E95">
          <w:rPr>
            <w:lang w:val="en-IL"/>
          </w:rPr>
          <w:t>degree</w:t>
        </w:r>
      </w:ins>
      <w:ins w:id="1085" w:author="יפתח עמיר" w:date="2020-01-21T12:45:00Z">
        <w:r w:rsidR="00FC7CBC">
          <w:rPr>
            <w:lang w:val="en-IL"/>
          </w:rPr>
          <w:t xml:space="preserve"> (from 0 to 1)</w:t>
        </w:r>
      </w:ins>
      <w:ins w:id="1086" w:author="יפתח עמיר" w:date="2020-01-21T12:19:00Z">
        <w:r w:rsidR="00033E95">
          <w:rPr>
            <w:lang w:val="en-IL"/>
          </w:rPr>
          <w:t xml:space="preserve"> t</w:t>
        </w:r>
      </w:ins>
      <w:ins w:id="1087" w:author="יפתח עמיר" w:date="2020-01-21T12:18:00Z">
        <w:r w:rsidR="00033E95">
          <w:rPr>
            <w:lang w:val="en-IL"/>
          </w:rPr>
          <w:t xml:space="preserve">o which </w:t>
        </w:r>
      </w:ins>
      <w:ins w:id="1088" w:author="יפתח עמיר" w:date="2020-01-21T12:48:00Z">
        <w:r w:rsidR="00FC7CBC">
          <w:rPr>
            <w:lang w:val="en-IL"/>
          </w:rPr>
          <w:t xml:space="preserve">emotionally </w:t>
        </w:r>
      </w:ins>
      <w:ins w:id="1089" w:author="יפתח עמיר" w:date="2020-01-21T12:24:00Z">
        <w:r w:rsidR="006E0C44">
          <w:rPr>
            <w:lang w:val="en-IL"/>
          </w:rPr>
          <w:t>negative</w:t>
        </w:r>
      </w:ins>
      <w:ins w:id="1090" w:author="יפתח עמיר" w:date="2020-01-21T12:48:00Z">
        <w:r w:rsidR="00FC7CBC">
          <w:rPr>
            <w:lang w:val="en-IL"/>
          </w:rPr>
          <w:t xml:space="preserve"> or neutral information is task</w:t>
        </w:r>
      </w:ins>
      <w:ins w:id="1091" w:author="עמית ברנשטיין" w:date="2020-03-11T12:28:00Z">
        <w:r w:rsidR="00C72A00">
          <w:t>-</w:t>
        </w:r>
      </w:ins>
      <w:ins w:id="1092" w:author="יפתח עמיר" w:date="2020-01-21T12:48:00Z">
        <w:del w:id="1093" w:author="עמית ברנשטיין" w:date="2020-03-11T12:28:00Z">
          <w:r w:rsidR="00FC7CBC" w:rsidDel="00C72A00">
            <w:rPr>
              <w:lang w:val="en-IL"/>
            </w:rPr>
            <w:delText xml:space="preserve"> </w:delText>
          </w:r>
        </w:del>
        <w:r w:rsidR="00FC7CBC">
          <w:rPr>
            <w:lang w:val="en-IL"/>
          </w:rPr>
          <w:t>relevant</w:t>
        </w:r>
      </w:ins>
      <w:ins w:id="1094" w:author="יפתח עמיר" w:date="2020-01-21T14:57:00Z">
        <w:r w:rsidR="00CE7864">
          <w:rPr>
            <w:rStyle w:val="FootnoteReference"/>
            <w:lang w:val="en-IL"/>
          </w:rPr>
          <w:footnoteReference w:id="4"/>
        </w:r>
      </w:ins>
      <w:ins w:id="1104" w:author="יפתח עמיר" w:date="2020-01-21T12:16:00Z">
        <w:r w:rsidR="00033E95">
          <w:rPr>
            <w:lang w:val="en-IL"/>
          </w:rPr>
          <w:t xml:space="preserve">. For example, </w:t>
        </w:r>
      </w:ins>
      <w:ins w:id="1105" w:author="יפתח עמיר" w:date="2020-01-21T12:20:00Z">
        <w:r w:rsidR="00033E95">
          <w:rPr>
            <w:lang w:val="en-IL"/>
          </w:rPr>
          <w:t>the mean</w:t>
        </w:r>
      </w:ins>
      <w:ins w:id="1106" w:author="יפתח עמיר" w:date="2020-01-29T14:13:00Z">
        <w:r w:rsidR="00FD1A1E">
          <w:rPr>
            <w:lang w:val="en-IL"/>
          </w:rPr>
          <w:t xml:space="preserve"> parameter</w:t>
        </w:r>
      </w:ins>
      <w:ins w:id="1107" w:author="יפתח עמיר" w:date="2020-01-21T12:20:00Z">
        <w:r w:rsidR="00033E95">
          <w:rPr>
            <w:lang w:val="en-IL"/>
          </w:rPr>
          <w:t xml:space="preserve"> will be .</w:t>
        </w:r>
      </w:ins>
      <w:ins w:id="1108" w:author="יפתח עמיר" w:date="2020-01-21T12:21:00Z">
        <w:r w:rsidR="00033E95">
          <w:rPr>
            <w:lang w:val="en-IL"/>
          </w:rPr>
          <w:t xml:space="preserve">5 </w:t>
        </w:r>
      </w:ins>
      <w:ins w:id="1109" w:author="יפתח עמיר" w:date="2020-01-21T12:20:00Z">
        <w:r w:rsidR="00033E95">
          <w:rPr>
            <w:lang w:val="en-IL"/>
          </w:rPr>
          <w:t xml:space="preserve">when </w:t>
        </w:r>
      </w:ins>
      <w:ins w:id="1110" w:author="יפתח עמיר" w:date="2020-01-21T12:21:00Z">
        <w:r w:rsidR="00033E95">
          <w:rPr>
            <w:lang w:val="en-IL"/>
          </w:rPr>
          <w:t>modelling a</w:t>
        </w:r>
      </w:ins>
      <w:ins w:id="1111" w:author="יפתח עמיר" w:date="2020-01-21T12:24:00Z">
        <w:r w:rsidR="006E0C44">
          <w:rPr>
            <w:lang w:val="en-IL"/>
          </w:rPr>
          <w:t xml:space="preserve">n individual </w:t>
        </w:r>
      </w:ins>
      <w:ins w:id="1112" w:author="יפתח עמיר" w:date="2020-01-21T12:20:00Z">
        <w:r w:rsidR="00033E95">
          <w:rPr>
            <w:lang w:val="en-IL"/>
          </w:rPr>
          <w:t xml:space="preserve">trying to recall a list </w:t>
        </w:r>
      </w:ins>
      <w:ins w:id="1113" w:author="יפתח עמיר" w:date="2020-01-21T12:21:00Z">
        <w:r w:rsidR="00033E95">
          <w:rPr>
            <w:lang w:val="en-IL"/>
          </w:rPr>
          <w:t>with</w:t>
        </w:r>
      </w:ins>
      <w:ins w:id="1114" w:author="יפתח עמיר" w:date="2020-01-21T12:20:00Z">
        <w:r w:rsidR="00033E95">
          <w:rPr>
            <w:lang w:val="en-IL"/>
          </w:rPr>
          <w:t xml:space="preserve"> equal number</w:t>
        </w:r>
      </w:ins>
      <w:ins w:id="1115" w:author="יפתח עמיר" w:date="2020-01-21T12:21:00Z">
        <w:r w:rsidR="00033E95">
          <w:rPr>
            <w:lang w:val="en-IL"/>
          </w:rPr>
          <w:t xml:space="preserve"> (50%/50%)</w:t>
        </w:r>
      </w:ins>
      <w:ins w:id="1116" w:author="יפתח עמיר" w:date="2020-01-21T12:20:00Z">
        <w:r w:rsidR="00033E95">
          <w:rPr>
            <w:lang w:val="en-IL"/>
          </w:rPr>
          <w:t xml:space="preserve"> of emotionally neutral and negative</w:t>
        </w:r>
      </w:ins>
      <w:ins w:id="1117" w:author="יפתח עמיר" w:date="2020-01-21T12:22:00Z">
        <w:r w:rsidR="00033E95">
          <w:rPr>
            <w:lang w:val="en-IL"/>
          </w:rPr>
          <w:t xml:space="preserve"> words. The </w:t>
        </w:r>
        <w:r w:rsidR="00033E95" w:rsidRPr="006B60AE">
          <w:rPr>
            <w:i/>
            <w:iCs/>
            <w:lang w:val="en-IL"/>
          </w:rPr>
          <w:t>variance</w:t>
        </w:r>
        <w:r w:rsidR="00033E95">
          <w:rPr>
            <w:lang w:val="en-IL"/>
          </w:rPr>
          <w:t xml:space="preserve"> parameter represents the stochastic element of internal attentional selection</w:t>
        </w:r>
      </w:ins>
      <w:ins w:id="1118" w:author="יפתח עמיר" w:date="2020-01-22T09:42:00Z">
        <w:r w:rsidR="00E931BD">
          <w:rPr>
            <w:lang w:val="en-IL"/>
          </w:rPr>
          <w:t>, such that the greater the stochas</w:t>
        </w:r>
      </w:ins>
      <w:ins w:id="1119" w:author="יפתח עמיר" w:date="2020-01-22T09:43:00Z">
        <w:r w:rsidR="00E931BD">
          <w:rPr>
            <w:lang w:val="en-IL"/>
          </w:rPr>
          <w:t>tic element</w:t>
        </w:r>
      </w:ins>
      <w:ins w:id="1120" w:author="עמית ברנשטיין" w:date="2020-03-11T12:29:00Z">
        <w:r w:rsidR="00C72A00">
          <w:t>,</w:t>
        </w:r>
      </w:ins>
      <w:ins w:id="1121" w:author="יפתח עמיר" w:date="2020-01-22T09:43:00Z">
        <w:r w:rsidR="00E931BD">
          <w:rPr>
            <w:lang w:val="en-IL"/>
          </w:rPr>
          <w:t xml:space="preserve"> the less the selection likelihood distribution constrains around </w:t>
        </w:r>
      </w:ins>
      <w:ins w:id="1122" w:author="יפתח עמיר" w:date="2020-01-22T11:37:00Z">
        <w:r w:rsidR="006B60AE">
          <w:rPr>
            <w:lang w:val="en-IL"/>
          </w:rPr>
          <w:t>the mean</w:t>
        </w:r>
      </w:ins>
      <w:ins w:id="1123" w:author="יפתח עמיר" w:date="2020-01-21T12:22:00Z">
        <w:r w:rsidR="00033E95">
          <w:rPr>
            <w:lang w:val="en-IL"/>
          </w:rPr>
          <w:t>. Finally</w:t>
        </w:r>
      </w:ins>
      <w:ins w:id="1124" w:author="יפתח עמיר" w:date="2020-01-21T12:26:00Z">
        <w:r w:rsidR="00F44F3D">
          <w:rPr>
            <w:lang w:val="en-IL"/>
          </w:rPr>
          <w:t>,</w:t>
        </w:r>
      </w:ins>
      <w:ins w:id="1125" w:author="יפתח עמיר" w:date="2020-01-21T12:22:00Z">
        <w:r w:rsidR="00033E95">
          <w:rPr>
            <w:lang w:val="en-IL"/>
          </w:rPr>
          <w:t xml:space="preserve"> </w:t>
        </w:r>
      </w:ins>
      <w:ins w:id="1126" w:author="יפתח עמיר" w:date="2020-01-21T09:34:00Z">
        <w:r w:rsidR="000952E0">
          <w:rPr>
            <w:lang w:val="en-IL"/>
          </w:rPr>
          <w:t>the</w:t>
        </w:r>
      </w:ins>
      <w:ins w:id="1127" w:author="יפתח עמיר" w:date="2020-01-21T12:23:00Z">
        <w:r w:rsidR="00033E95">
          <w:rPr>
            <w:lang w:val="en-IL"/>
          </w:rPr>
          <w:t xml:space="preserve"> </w:t>
        </w:r>
        <w:r w:rsidR="00033E95" w:rsidRPr="006B60AE">
          <w:rPr>
            <w:i/>
            <w:iCs/>
            <w:lang w:val="en-IL"/>
          </w:rPr>
          <w:t>exponential</w:t>
        </w:r>
        <w:r w:rsidR="00033E95">
          <w:rPr>
            <w:lang w:val="en-IL"/>
          </w:rPr>
          <w:t xml:space="preserve"> </w:t>
        </w:r>
        <w:r w:rsidR="00033E95" w:rsidRPr="006B60AE">
          <w:rPr>
            <w:i/>
            <w:iCs/>
            <w:lang w:val="en-IL"/>
          </w:rPr>
          <w:t>rate</w:t>
        </w:r>
        <w:r w:rsidR="00033E95">
          <w:rPr>
            <w:lang w:val="en-IL"/>
          </w:rPr>
          <w:t xml:space="preserve"> (tau) parameter reflects the degree of </w:t>
        </w:r>
        <w:r w:rsidR="006E0C44">
          <w:rPr>
            <w:lang w:val="en-IL"/>
          </w:rPr>
          <w:t xml:space="preserve">momentary </w:t>
        </w:r>
      </w:ins>
      <w:ins w:id="1128" w:author="יפתח עמיר" w:date="2020-01-23T08:23:00Z">
        <w:r w:rsidR="00566470">
          <w:rPr>
            <w:lang w:val="en-IL"/>
          </w:rPr>
          <w:t xml:space="preserve">selection </w:t>
        </w:r>
      </w:ins>
      <w:ins w:id="1129" w:author="יפתח עמיר" w:date="2020-01-21T12:23:00Z">
        <w:r w:rsidR="006E0C44">
          <w:rPr>
            <w:lang w:val="en-IL"/>
          </w:rPr>
          <w:t>bias to negative</w:t>
        </w:r>
      </w:ins>
      <w:ins w:id="1130" w:author="יפתח עמיר" w:date="2020-01-21T12:26:00Z">
        <w:r w:rsidR="00F44F3D">
          <w:rPr>
            <w:lang w:val="en-IL"/>
          </w:rPr>
          <w:t xml:space="preserve"> representations.</w:t>
        </w:r>
      </w:ins>
      <w:ins w:id="1131" w:author="יפתח עמיר" w:date="2020-01-22T09:45:00Z">
        <w:r w:rsidR="00E931BD">
          <w:rPr>
            <w:lang w:val="en-IL"/>
          </w:rPr>
          <w:t xml:space="preserve"> </w:t>
        </w:r>
      </w:ins>
      <w:ins w:id="1132" w:author="יפתח עמיר" w:date="2020-01-27T12:02:00Z">
        <w:r w:rsidR="006D242B">
          <w:rPr>
            <w:lang w:val="en-IL"/>
          </w:rPr>
          <w:t>Rate</w:t>
        </w:r>
      </w:ins>
      <w:ins w:id="1133" w:author="יפתח עמיר" w:date="2020-01-22T09:45:00Z">
        <w:r w:rsidR="00E931BD">
          <w:rPr>
            <w:lang w:val="en-IL"/>
          </w:rPr>
          <w:t xml:space="preserve"> is determined by </w:t>
        </w:r>
      </w:ins>
      <w:ins w:id="1134" w:author="יפתח עמיר" w:date="2020-01-22T09:46:00Z">
        <w:r w:rsidR="00E931BD">
          <w:rPr>
            <w:lang w:val="en-IL"/>
          </w:rPr>
          <w:t>the</w:t>
        </w:r>
      </w:ins>
      <w:ins w:id="1135" w:author="יפתח עמיר" w:date="2020-01-22T10:03:00Z">
        <w:r w:rsidR="00151DC4">
          <w:rPr>
            <w:lang w:val="en-IL"/>
          </w:rPr>
          <w:t xml:space="preserve"> moment</w:t>
        </w:r>
      </w:ins>
      <w:ins w:id="1136" w:author="יפתח עמיר" w:date="2020-01-22T10:04:00Z">
        <w:r w:rsidR="00151DC4">
          <w:rPr>
            <w:lang w:val="en-IL"/>
          </w:rPr>
          <w:t>ary</w:t>
        </w:r>
      </w:ins>
      <w:ins w:id="1137" w:author="יפתח עמיר" w:date="2020-01-22T09:46:00Z">
        <w:r w:rsidR="00E931BD">
          <w:rPr>
            <w:lang w:val="en-IL"/>
          </w:rPr>
          <w:t xml:space="preserve"> interaction of representations in WM, affect and contextual demands (see Equation 1 below)</w:t>
        </w:r>
      </w:ins>
      <w:ins w:id="1138" w:author="יפתח עמיר" w:date="2020-01-22T09:48:00Z">
        <w:r w:rsidR="00E931BD">
          <w:rPr>
            <w:lang w:val="en-IL"/>
          </w:rPr>
          <w:t>.</w:t>
        </w:r>
      </w:ins>
      <w:ins w:id="1139" w:author="יפתח עמיר" w:date="2020-01-22T09:46:00Z">
        <w:r w:rsidR="00E931BD">
          <w:rPr>
            <w:lang w:val="en-IL"/>
          </w:rPr>
          <w:t xml:space="preserve"> </w:t>
        </w:r>
      </w:ins>
      <w:commentRangeStart w:id="1140"/>
      <w:ins w:id="1141" w:author="יפתח עמיר" w:date="2020-01-22T09:49:00Z">
        <w:r w:rsidR="003A5791">
          <w:rPr>
            <w:lang w:val="en-IL"/>
          </w:rPr>
          <w:t>Essentially</w:t>
        </w:r>
      </w:ins>
      <w:commentRangeEnd w:id="1140"/>
      <w:r w:rsidR="00C72A00">
        <w:rPr>
          <w:rStyle w:val="CommentReference"/>
        </w:rPr>
        <w:commentReference w:id="1140"/>
      </w:r>
      <w:ins w:id="1142" w:author="יפתח עמיר" w:date="2020-01-22T09:49:00Z">
        <w:r w:rsidR="003A5791">
          <w:rPr>
            <w:lang w:val="en-IL"/>
          </w:rPr>
          <w:t>, a</w:t>
        </w:r>
      </w:ins>
      <w:ins w:id="1143" w:author="יפתח עמיר" w:date="2020-01-21T12:26:00Z">
        <w:r w:rsidR="00F44F3D">
          <w:rPr>
            <w:lang w:val="en-IL"/>
          </w:rPr>
          <w:t>s</w:t>
        </w:r>
      </w:ins>
      <w:ins w:id="1144" w:author="יפתח עמיר" w:date="2020-01-21T15:00:00Z">
        <w:r w:rsidR="00C67E94">
          <w:rPr>
            <w:lang w:val="en-IL"/>
          </w:rPr>
          <w:t xml:space="preserve"> </w:t>
        </w:r>
      </w:ins>
      <w:ins w:id="1145" w:author="יפתח עמיר" w:date="2020-01-27T12:03:00Z">
        <w:r w:rsidR="006D242B">
          <w:rPr>
            <w:lang w:val="en-IL"/>
          </w:rPr>
          <w:t>rate</w:t>
        </w:r>
      </w:ins>
      <w:ins w:id="1146" w:author="יפתח עמיר" w:date="2020-01-21T15:00:00Z">
        <w:r w:rsidR="00C67E94">
          <w:rPr>
            <w:lang w:val="en-IL"/>
          </w:rPr>
          <w:t xml:space="preserve"> </w:t>
        </w:r>
      </w:ins>
      <w:ins w:id="1147" w:author="יפתח עמיר" w:date="2020-01-22T09:49:00Z">
        <w:r w:rsidR="003A5791">
          <w:rPr>
            <w:lang w:val="en-IL"/>
          </w:rPr>
          <w:t>(</w:t>
        </w:r>
      </w:ins>
      <w:ins w:id="1148" w:author="יפתח עמיר" w:date="2020-01-21T15:00:00Z">
        <w:r w:rsidR="00C67E94">
          <w:rPr>
            <w:lang w:val="en-IL"/>
          </w:rPr>
          <w:t>i.e.,</w:t>
        </w:r>
      </w:ins>
      <w:ins w:id="1149" w:author="יפתח עמיר" w:date="2020-01-21T12:26:00Z">
        <w:r w:rsidR="00F44F3D">
          <w:rPr>
            <w:lang w:val="en-IL"/>
          </w:rPr>
          <w:t xml:space="preserve"> </w:t>
        </w:r>
      </w:ins>
      <w:ins w:id="1150" w:author="יפתח עמיר" w:date="2020-01-22T09:49:00Z">
        <w:r w:rsidR="003A5791">
          <w:rPr>
            <w:lang w:val="en-IL"/>
          </w:rPr>
          <w:t xml:space="preserve">negative </w:t>
        </w:r>
      </w:ins>
      <w:ins w:id="1151" w:author="יפתח עמיר" w:date="2020-01-21T12:27:00Z">
        <w:r w:rsidR="00F44F3D">
          <w:rPr>
            <w:lang w:val="en-IL"/>
          </w:rPr>
          <w:t>bias</w:t>
        </w:r>
      </w:ins>
      <w:ins w:id="1152" w:author="יפתח עמיר" w:date="2020-01-22T09:49:00Z">
        <w:r w:rsidR="003A5791">
          <w:rPr>
            <w:lang w:val="en-IL"/>
          </w:rPr>
          <w:t>)</w:t>
        </w:r>
      </w:ins>
      <w:ins w:id="1153" w:author="יפתח עמיר" w:date="2020-01-21T12:27:00Z">
        <w:r w:rsidR="00F44F3D">
          <w:rPr>
            <w:lang w:val="en-IL"/>
          </w:rPr>
          <w:t xml:space="preserve"> increases</w:t>
        </w:r>
      </w:ins>
      <w:ins w:id="1154" w:author="עמית ברנשטיין" w:date="2020-03-11T12:29:00Z">
        <w:r w:rsidR="00C72A00">
          <w:t>,</w:t>
        </w:r>
      </w:ins>
      <w:ins w:id="1155" w:author="יפתח עמיר" w:date="2020-01-21T12:28:00Z">
        <w:r w:rsidR="00F44F3D">
          <w:rPr>
            <w:lang w:val="en-IL"/>
          </w:rPr>
          <w:t xml:space="preserve"> the distribution</w:t>
        </w:r>
      </w:ins>
      <w:ins w:id="1156" w:author="יפתח עמיר" w:date="2020-01-23T08:24:00Z">
        <w:r w:rsidR="00566470">
          <w:rPr>
            <w:lang w:val="en-IL"/>
          </w:rPr>
          <w:t xml:space="preserve"> accordingly</w:t>
        </w:r>
      </w:ins>
      <w:ins w:id="1157" w:author="עמית ברנשטיין" w:date="2020-03-11T12:29:00Z">
        <w:r w:rsidR="00C72A00">
          <w:t xml:space="preserve"> </w:t>
        </w:r>
      </w:ins>
      <w:ins w:id="1158" w:author="יפתח עמיר" w:date="2020-01-21T12:28:00Z">
        <w:del w:id="1159" w:author="עמית ברנשטיין" w:date="2020-03-11T12:29:00Z">
          <w:r w:rsidR="00F44F3D" w:rsidDel="00C72A00">
            <w:rPr>
              <w:lang w:val="en-IL"/>
            </w:rPr>
            <w:delText xml:space="preserve"> </w:delText>
          </w:r>
        </w:del>
      </w:ins>
      <w:ins w:id="1160" w:author="יפתח עמיר" w:date="2020-01-27T12:03:00Z">
        <w:r w:rsidR="006D242B">
          <w:rPr>
            <w:lang w:val="en-IL"/>
          </w:rPr>
          <w:t>biases/</w:t>
        </w:r>
      </w:ins>
      <w:ins w:id="1161" w:author="יפתח עמיר" w:date="2020-01-21T12:28:00Z">
        <w:r w:rsidR="00F44F3D">
          <w:rPr>
            <w:lang w:val="en-IL"/>
          </w:rPr>
          <w:t xml:space="preserve">shifts towards </w:t>
        </w:r>
      </w:ins>
      <w:ins w:id="1162" w:author="יפתח עמיר" w:date="2020-01-21T12:29:00Z">
        <w:r w:rsidR="00A16A64">
          <w:rPr>
            <w:lang w:val="en-IL"/>
          </w:rPr>
          <w:t xml:space="preserve">overall </w:t>
        </w:r>
        <w:r w:rsidR="00F44F3D">
          <w:rPr>
            <w:lang w:val="en-IL"/>
          </w:rPr>
          <w:t>greater likelihood of attending to negative representations</w:t>
        </w:r>
      </w:ins>
      <w:ins w:id="1163" w:author="יפתח עמיר" w:date="2020-01-22T09:49:00Z">
        <w:r w:rsidR="003A5791">
          <w:rPr>
            <w:lang w:val="en-IL"/>
          </w:rPr>
          <w:t xml:space="preserve"> (see</w:t>
        </w:r>
      </w:ins>
      <w:ins w:id="1164" w:author="יפתח עמיר" w:date="2020-01-22T09:50:00Z">
        <w:r w:rsidR="003A5791">
          <w:rPr>
            <w:lang w:val="en-IL"/>
          </w:rPr>
          <w:t xml:space="preserve"> Figure 5)</w:t>
        </w:r>
      </w:ins>
      <w:ins w:id="1165" w:author="יפתח עמיר" w:date="2020-01-21T12:29:00Z">
        <w:r w:rsidR="00F44F3D">
          <w:rPr>
            <w:lang w:val="en-IL"/>
          </w:rPr>
          <w:t>.</w:t>
        </w:r>
      </w:ins>
      <w:ins w:id="1166" w:author="יפתח עמיר" w:date="2020-01-22T11:38:00Z">
        <w:r w:rsidR="006B60AE">
          <w:rPr>
            <w:lang w:val="en-IL"/>
          </w:rPr>
          <w:t xml:space="preserve"> </w:t>
        </w:r>
      </w:ins>
      <w:del w:id="1167" w:author="יפתח עמיר" w:date="2020-01-21T13:32:00Z">
        <w:r w:rsidDel="0033661F">
          <w:delText xml:space="preserve"> </w:delText>
        </w:r>
      </w:del>
    </w:p>
    <w:p w14:paraId="20546520" w14:textId="7AD65859" w:rsidR="00C67E94" w:rsidRDefault="00C67E94" w:rsidP="00C67E94">
      <w:pPr>
        <w:ind w:firstLine="0"/>
        <w:rPr>
          <w:ins w:id="1168" w:author="יפתח עמיר" w:date="2020-01-21T15:01:00Z"/>
          <w:lang w:val="en-IL"/>
        </w:rPr>
      </w:pPr>
    </w:p>
    <w:tbl>
      <w:tblPr>
        <w:tblStyle w:val="ListTable7Colorful-Accent6"/>
        <w:tblW w:w="7229" w:type="dxa"/>
        <w:tblInd w:w="567" w:type="dxa"/>
        <w:tblLook w:val="04A0" w:firstRow="1" w:lastRow="0" w:firstColumn="1" w:lastColumn="0" w:noHBand="0" w:noVBand="1"/>
      </w:tblPr>
      <w:tblGrid>
        <w:gridCol w:w="1843"/>
        <w:gridCol w:w="5386"/>
      </w:tblGrid>
      <w:tr w:rsidR="00C92E05" w:rsidRPr="00935469" w14:paraId="3DE289B7" w14:textId="77777777" w:rsidTr="005664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4FC96670" w14:textId="51994AD7" w:rsidR="00C92E05" w:rsidRPr="00935469" w:rsidRDefault="00C92E05" w:rsidP="00935469">
            <w:pPr>
              <w:ind w:firstLine="0"/>
              <w:rPr>
                <w:b/>
                <w:bCs/>
                <w:color w:val="auto"/>
                <w:sz w:val="24"/>
                <w:szCs w:val="24"/>
                <w:lang w:val="en-IL"/>
              </w:rPr>
            </w:pPr>
            <w:r w:rsidRPr="00935469">
              <w:rPr>
                <w:b/>
                <w:bCs/>
                <w:color w:val="auto"/>
                <w:sz w:val="24"/>
                <w:szCs w:val="24"/>
                <w:lang w:val="en-IL"/>
              </w:rPr>
              <w:t>Parameter</w:t>
            </w:r>
          </w:p>
        </w:tc>
        <w:tc>
          <w:tcPr>
            <w:tcW w:w="5386" w:type="dxa"/>
          </w:tcPr>
          <w:p w14:paraId="4ACD37CD" w14:textId="78773C26" w:rsidR="00C92E05" w:rsidRPr="00935469" w:rsidRDefault="00C92E05" w:rsidP="00935469">
            <w:pPr>
              <w:ind w:firstLine="0"/>
              <w:cnfStyle w:val="100000000000" w:firstRow="1" w:lastRow="0" w:firstColumn="0" w:lastColumn="0" w:oddVBand="0" w:evenVBand="0" w:oddHBand="0" w:evenHBand="0" w:firstRowFirstColumn="0" w:firstRowLastColumn="0" w:lastRowFirstColumn="0" w:lastRowLastColumn="0"/>
              <w:rPr>
                <w:b/>
                <w:bCs/>
                <w:color w:val="auto"/>
                <w:sz w:val="24"/>
                <w:szCs w:val="24"/>
                <w:lang w:val="en-IL"/>
              </w:rPr>
            </w:pPr>
            <w:r w:rsidRPr="00935469">
              <w:rPr>
                <w:b/>
                <w:bCs/>
                <w:color w:val="auto"/>
                <w:sz w:val="24"/>
                <w:szCs w:val="24"/>
                <w:lang w:val="en-IL"/>
              </w:rPr>
              <w:t>Meaning</w:t>
            </w:r>
          </w:p>
        </w:tc>
      </w:tr>
      <w:tr w:rsidR="00C92E05" w:rsidRPr="00935469" w14:paraId="60FC7B4C" w14:textId="77777777" w:rsidTr="00566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554D20" w14:textId="6139D3F6" w:rsidR="00566470" w:rsidRPr="00FD1A1E" w:rsidRDefault="00566470" w:rsidP="00935469">
            <w:pPr>
              <w:ind w:firstLine="0"/>
              <w:rPr>
                <w:b/>
                <w:bCs/>
                <w:i w:val="0"/>
                <w:iCs w:val="0"/>
                <w:color w:val="auto"/>
                <w:szCs w:val="24"/>
                <w:lang w:val="en-IL"/>
                <w:rPrChange w:id="1169" w:author="יפתח עמיר" w:date="2020-01-29T14:15:00Z">
                  <w:rPr>
                    <w:i w:val="0"/>
                    <w:iCs w:val="0"/>
                    <w:color w:val="auto"/>
                    <w:szCs w:val="24"/>
                    <w:lang w:val="en-IL"/>
                  </w:rPr>
                </w:rPrChange>
              </w:rPr>
            </w:pPr>
            <w:r w:rsidRPr="00FD1A1E">
              <w:rPr>
                <w:b/>
                <w:bCs/>
                <w:szCs w:val="24"/>
                <w:lang w:val="en-IL"/>
                <w:rPrChange w:id="1170" w:author="יפתח עמיר" w:date="2020-01-29T14:15:00Z">
                  <w:rPr>
                    <w:szCs w:val="24"/>
                    <w:lang w:val="en-IL"/>
                  </w:rPr>
                </w:rPrChange>
              </w:rPr>
              <w:t>Mean</w:t>
            </w:r>
          </w:p>
          <w:p w14:paraId="36CA0DF1" w14:textId="1658D0F7" w:rsidR="00C92E05" w:rsidRPr="00935469" w:rsidRDefault="00C92E05" w:rsidP="00935469">
            <w:pPr>
              <w:ind w:firstLine="0"/>
              <w:rPr>
                <w:color w:val="auto"/>
                <w:sz w:val="24"/>
                <w:szCs w:val="24"/>
                <w:lang w:val="en-IL"/>
              </w:rPr>
            </w:pPr>
            <w:r w:rsidRPr="00935469">
              <w:rPr>
                <w:color w:val="auto"/>
                <w:sz w:val="24"/>
                <w:szCs w:val="24"/>
                <w:lang w:val="en-IL"/>
              </w:rPr>
              <w:t>(mu</w:t>
            </w:r>
            <w:r>
              <w:rPr>
                <w:color w:val="auto"/>
                <w:sz w:val="24"/>
                <w:szCs w:val="24"/>
                <w:lang w:val="en-IL"/>
              </w:rPr>
              <w:t xml:space="preserve">; </w:t>
            </w:r>
            <w:r>
              <w:rPr>
                <w:rFonts w:cstheme="majorHAnsi"/>
                <w:color w:val="auto"/>
                <w:sz w:val="24"/>
                <w:szCs w:val="24"/>
                <w:lang w:val="en-IL"/>
              </w:rPr>
              <w:t>µ</w:t>
            </w:r>
            <w:r w:rsidRPr="00935469">
              <w:rPr>
                <w:color w:val="auto"/>
                <w:sz w:val="24"/>
                <w:szCs w:val="24"/>
                <w:lang w:val="en-IL"/>
              </w:rPr>
              <w:t>)</w:t>
            </w:r>
          </w:p>
        </w:tc>
        <w:tc>
          <w:tcPr>
            <w:tcW w:w="5386" w:type="dxa"/>
          </w:tcPr>
          <w:p w14:paraId="7BED9665" w14:textId="7AFE1A38" w:rsidR="00C92E05" w:rsidRDefault="003A5791" w:rsidP="00935469">
            <w:pPr>
              <w:ind w:firstLine="0"/>
              <w:cnfStyle w:val="000000100000" w:firstRow="0" w:lastRow="0" w:firstColumn="0" w:lastColumn="0" w:oddVBand="0" w:evenVBand="0" w:oddHBand="1" w:evenHBand="0" w:firstRowFirstColumn="0" w:firstRowLastColumn="0" w:lastRowFirstColumn="0" w:lastRowLastColumn="0"/>
              <w:rPr>
                <w:color w:val="auto"/>
                <w:szCs w:val="24"/>
                <w:lang w:val="en-IL"/>
              </w:rPr>
            </w:pPr>
            <w:r>
              <w:rPr>
                <w:color w:val="auto"/>
                <w:szCs w:val="24"/>
                <w:lang w:val="en-IL"/>
              </w:rPr>
              <w:t>Proportion</w:t>
            </w:r>
            <w:r w:rsidRPr="00935469">
              <w:rPr>
                <w:color w:val="auto"/>
                <w:szCs w:val="24"/>
                <w:lang w:val="en-IL"/>
              </w:rPr>
              <w:t xml:space="preserve"> </w:t>
            </w:r>
            <w:r w:rsidR="00C92E05" w:rsidRPr="00935469">
              <w:rPr>
                <w:color w:val="auto"/>
                <w:szCs w:val="24"/>
                <w:lang w:val="en-IL"/>
              </w:rPr>
              <w:t xml:space="preserve">to which negative information is </w:t>
            </w:r>
            <w:r w:rsidR="005527B8">
              <w:rPr>
                <w:color w:val="auto"/>
                <w:szCs w:val="24"/>
                <w:lang w:val="en-IL"/>
              </w:rPr>
              <w:t>context-/</w:t>
            </w:r>
            <w:r w:rsidR="00C92E05" w:rsidRPr="00935469">
              <w:rPr>
                <w:color w:val="auto"/>
                <w:szCs w:val="24"/>
                <w:lang w:val="en-IL"/>
              </w:rPr>
              <w:t>task-</w:t>
            </w:r>
            <w:r w:rsidR="005527B8">
              <w:rPr>
                <w:color w:val="auto"/>
                <w:szCs w:val="24"/>
                <w:lang w:val="en-IL"/>
              </w:rPr>
              <w:t xml:space="preserve"> </w:t>
            </w:r>
            <w:r w:rsidR="00C92E05" w:rsidRPr="00935469">
              <w:rPr>
                <w:color w:val="auto"/>
                <w:szCs w:val="24"/>
                <w:lang w:val="en-IL"/>
              </w:rPr>
              <w:t>relevant</w:t>
            </w:r>
            <w:r w:rsidR="005527B8">
              <w:rPr>
                <w:color w:val="auto"/>
                <w:szCs w:val="24"/>
                <w:lang w:val="en-IL"/>
              </w:rPr>
              <w:t>. The more the current task/context requires prioritizing negative representations the distribution cente</w:t>
            </w:r>
            <w:r w:rsidR="009E4870">
              <w:rPr>
                <w:color w:val="auto"/>
                <w:szCs w:val="24"/>
                <w:lang w:val="en-IL"/>
              </w:rPr>
              <w:t>r</w:t>
            </w:r>
            <w:r w:rsidR="005527B8">
              <w:rPr>
                <w:color w:val="auto"/>
                <w:szCs w:val="24"/>
                <w:lang w:val="en-IL"/>
              </w:rPr>
              <w:t xml:space="preserve"> accordingly shifts to “higher” selective bias.</w:t>
            </w:r>
          </w:p>
          <w:p w14:paraId="24A1746F" w14:textId="66DE5EF4" w:rsidR="005527B8" w:rsidRPr="00935469" w:rsidRDefault="005527B8" w:rsidP="005527B8">
            <w:pPr>
              <w:ind w:firstLine="0"/>
              <w:cnfStyle w:val="000000100000" w:firstRow="0" w:lastRow="0" w:firstColumn="0" w:lastColumn="0" w:oddVBand="0" w:evenVBand="0" w:oddHBand="1" w:evenHBand="0" w:firstRowFirstColumn="0" w:firstRowLastColumn="0" w:lastRowFirstColumn="0" w:lastRowLastColumn="0"/>
              <w:rPr>
                <w:color w:val="auto"/>
                <w:szCs w:val="24"/>
                <w:lang w:val="en-IL"/>
              </w:rPr>
            </w:pPr>
          </w:p>
        </w:tc>
      </w:tr>
      <w:tr w:rsidR="00C92E05" w:rsidRPr="00935469" w14:paraId="4344EF9F" w14:textId="77777777" w:rsidTr="00566470">
        <w:tc>
          <w:tcPr>
            <w:cnfStyle w:val="001000000000" w:firstRow="0" w:lastRow="0" w:firstColumn="1" w:lastColumn="0" w:oddVBand="0" w:evenVBand="0" w:oddHBand="0" w:evenHBand="0" w:firstRowFirstColumn="0" w:firstRowLastColumn="0" w:lastRowFirstColumn="0" w:lastRowLastColumn="0"/>
            <w:tcW w:w="1843" w:type="dxa"/>
          </w:tcPr>
          <w:p w14:paraId="5F8D1C77" w14:textId="41FBD105" w:rsidR="00566470" w:rsidRPr="00FD1A1E" w:rsidRDefault="00566470" w:rsidP="00935469">
            <w:pPr>
              <w:ind w:firstLine="0"/>
              <w:rPr>
                <w:b/>
                <w:bCs/>
                <w:i w:val="0"/>
                <w:iCs w:val="0"/>
                <w:color w:val="auto"/>
                <w:szCs w:val="24"/>
                <w:lang w:val="en-IL"/>
                <w:rPrChange w:id="1171" w:author="יפתח עמיר" w:date="2020-01-29T14:15:00Z">
                  <w:rPr>
                    <w:i w:val="0"/>
                    <w:iCs w:val="0"/>
                    <w:color w:val="auto"/>
                    <w:szCs w:val="24"/>
                    <w:lang w:val="en-IL"/>
                  </w:rPr>
                </w:rPrChange>
              </w:rPr>
            </w:pPr>
            <w:r w:rsidRPr="00FD1A1E">
              <w:rPr>
                <w:b/>
                <w:bCs/>
                <w:szCs w:val="24"/>
                <w:lang w:val="en-IL"/>
                <w:rPrChange w:id="1172" w:author="יפתח עמיר" w:date="2020-01-29T14:15:00Z">
                  <w:rPr>
                    <w:szCs w:val="24"/>
                    <w:lang w:val="en-IL"/>
                  </w:rPr>
                </w:rPrChange>
              </w:rPr>
              <w:t>Variance</w:t>
            </w:r>
          </w:p>
          <w:p w14:paraId="5113080F" w14:textId="2FA81DD4" w:rsidR="00C92E05" w:rsidRPr="00935469" w:rsidRDefault="00C92E05" w:rsidP="00935469">
            <w:pPr>
              <w:ind w:firstLine="0"/>
              <w:rPr>
                <w:color w:val="auto"/>
                <w:sz w:val="24"/>
                <w:szCs w:val="24"/>
                <w:lang w:val="en-IL"/>
              </w:rPr>
            </w:pPr>
            <w:r w:rsidRPr="00935469">
              <w:rPr>
                <w:color w:val="auto"/>
                <w:sz w:val="24"/>
                <w:szCs w:val="24"/>
                <w:lang w:val="en-IL"/>
              </w:rPr>
              <w:t>(sigma</w:t>
            </w:r>
            <w:r>
              <w:rPr>
                <w:color w:val="auto"/>
                <w:sz w:val="24"/>
                <w:szCs w:val="24"/>
                <w:lang w:val="en-IL"/>
              </w:rPr>
              <w:t xml:space="preserve">; </w:t>
            </w:r>
            <w:r w:rsidR="00AB27DD" w:rsidRPr="00AB27DD">
              <w:rPr>
                <w:color w:val="auto"/>
                <w:sz w:val="24"/>
                <w:szCs w:val="24"/>
                <w:lang w:val="en-IL"/>
              </w:rPr>
              <w:t>σ</w:t>
            </w:r>
            <w:r w:rsidRPr="00935469">
              <w:rPr>
                <w:color w:val="auto"/>
                <w:sz w:val="24"/>
                <w:szCs w:val="24"/>
                <w:lang w:val="en-IL"/>
              </w:rPr>
              <w:t>)</w:t>
            </w:r>
          </w:p>
        </w:tc>
        <w:tc>
          <w:tcPr>
            <w:tcW w:w="5386" w:type="dxa"/>
          </w:tcPr>
          <w:p w14:paraId="418579E3" w14:textId="31D8E3A0" w:rsidR="00C92E05" w:rsidRDefault="00C92E05" w:rsidP="00935469">
            <w:pPr>
              <w:ind w:firstLine="0"/>
              <w:cnfStyle w:val="000000000000" w:firstRow="0" w:lastRow="0" w:firstColumn="0" w:lastColumn="0" w:oddVBand="0" w:evenVBand="0" w:oddHBand="0" w:evenHBand="0" w:firstRowFirstColumn="0" w:firstRowLastColumn="0" w:lastRowFirstColumn="0" w:lastRowLastColumn="0"/>
              <w:rPr>
                <w:color w:val="auto"/>
                <w:szCs w:val="24"/>
                <w:lang w:val="en-IL"/>
              </w:rPr>
            </w:pPr>
            <w:r>
              <w:rPr>
                <w:color w:val="auto"/>
                <w:szCs w:val="24"/>
                <w:lang w:val="en-IL"/>
              </w:rPr>
              <w:t>Degree of stochastic element of internal attention</w:t>
            </w:r>
            <w:r w:rsidR="005527B8">
              <w:rPr>
                <w:color w:val="auto"/>
                <w:szCs w:val="24"/>
                <w:lang w:val="en-IL"/>
              </w:rPr>
              <w:t xml:space="preserve">. As the stochastic element increases the wider the </w:t>
            </w:r>
            <w:r w:rsidR="005527B8">
              <w:rPr>
                <w:color w:val="auto"/>
                <w:szCs w:val="24"/>
                <w:lang w:val="en-IL"/>
              </w:rPr>
              <w:lastRenderedPageBreak/>
              <w:t>distribution becomes</w:t>
            </w:r>
            <w:r w:rsidR="003A5791">
              <w:rPr>
                <w:color w:val="auto"/>
                <w:szCs w:val="24"/>
                <w:lang w:val="en-IL"/>
              </w:rPr>
              <w:t xml:space="preserve"> and so selection likelihood </w:t>
            </w:r>
            <w:r w:rsidR="009E4870">
              <w:rPr>
                <w:color w:val="auto"/>
                <w:szCs w:val="24"/>
                <w:lang w:val="en-IL"/>
              </w:rPr>
              <w:t xml:space="preserve">randomly </w:t>
            </w:r>
            <w:r w:rsidR="003A5791">
              <w:rPr>
                <w:color w:val="auto"/>
                <w:szCs w:val="24"/>
                <w:lang w:val="en-IL"/>
              </w:rPr>
              <w:t>varies more from moment-to-moment.</w:t>
            </w:r>
          </w:p>
          <w:p w14:paraId="5B6816F1" w14:textId="64AFA623" w:rsidR="005527B8" w:rsidRPr="00935469" w:rsidRDefault="005527B8" w:rsidP="005527B8">
            <w:pPr>
              <w:ind w:firstLine="0"/>
              <w:cnfStyle w:val="000000000000" w:firstRow="0" w:lastRow="0" w:firstColumn="0" w:lastColumn="0" w:oddVBand="0" w:evenVBand="0" w:oddHBand="0" w:evenHBand="0" w:firstRowFirstColumn="0" w:firstRowLastColumn="0" w:lastRowFirstColumn="0" w:lastRowLastColumn="0"/>
              <w:rPr>
                <w:color w:val="auto"/>
                <w:szCs w:val="24"/>
                <w:lang w:val="en-IL"/>
              </w:rPr>
            </w:pPr>
          </w:p>
        </w:tc>
      </w:tr>
      <w:tr w:rsidR="00C92E05" w:rsidRPr="00935469" w14:paraId="09923FED" w14:textId="77777777" w:rsidTr="00566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331E862" w14:textId="617E6D77" w:rsidR="00566470" w:rsidRPr="00FD1A1E" w:rsidRDefault="00C92E05" w:rsidP="00935469">
            <w:pPr>
              <w:ind w:firstLine="0"/>
              <w:rPr>
                <w:b/>
                <w:bCs/>
                <w:i w:val="0"/>
                <w:iCs w:val="0"/>
                <w:color w:val="auto"/>
                <w:szCs w:val="24"/>
                <w:lang w:val="en-IL"/>
                <w:rPrChange w:id="1173" w:author="יפתח עמיר" w:date="2020-01-29T14:15:00Z">
                  <w:rPr>
                    <w:i w:val="0"/>
                    <w:iCs w:val="0"/>
                    <w:color w:val="auto"/>
                    <w:szCs w:val="24"/>
                    <w:lang w:val="en-IL"/>
                  </w:rPr>
                </w:rPrChange>
              </w:rPr>
            </w:pPr>
            <w:r w:rsidRPr="00FD1A1E">
              <w:rPr>
                <w:b/>
                <w:bCs/>
                <w:szCs w:val="24"/>
                <w:lang w:val="en-IL"/>
                <w:rPrChange w:id="1174" w:author="יפתח עמיר" w:date="2020-01-29T14:15:00Z">
                  <w:rPr>
                    <w:szCs w:val="24"/>
                    <w:lang w:val="en-IL"/>
                  </w:rPr>
                </w:rPrChange>
              </w:rPr>
              <w:t xml:space="preserve">Exponential </w:t>
            </w:r>
            <w:commentRangeStart w:id="1175"/>
            <w:r w:rsidR="00566470" w:rsidRPr="00FD1A1E">
              <w:rPr>
                <w:b/>
                <w:bCs/>
                <w:szCs w:val="24"/>
                <w:lang w:val="en-IL"/>
                <w:rPrChange w:id="1176" w:author="יפתח עמיר" w:date="2020-01-29T14:15:00Z">
                  <w:rPr>
                    <w:szCs w:val="24"/>
                    <w:lang w:val="en-IL"/>
                  </w:rPr>
                </w:rPrChange>
              </w:rPr>
              <w:t>rate</w:t>
            </w:r>
            <w:commentRangeEnd w:id="1175"/>
            <w:r w:rsidR="00C72A00">
              <w:rPr>
                <w:rStyle w:val="CommentReference"/>
                <w:rFonts w:ascii="Times New Roman" w:eastAsiaTheme="minorHAnsi" w:hAnsi="Times New Roman" w:cstheme="minorBidi"/>
                <w:i w:val="0"/>
                <w:iCs w:val="0"/>
                <w:color w:val="auto"/>
              </w:rPr>
              <w:commentReference w:id="1175"/>
            </w:r>
          </w:p>
          <w:p w14:paraId="1E2E4E4E" w14:textId="07402757" w:rsidR="00C92E05" w:rsidRPr="00935469" w:rsidRDefault="00C92E05" w:rsidP="00935469">
            <w:pPr>
              <w:ind w:firstLine="0"/>
              <w:rPr>
                <w:color w:val="auto"/>
                <w:sz w:val="24"/>
                <w:szCs w:val="24"/>
                <w:lang w:val="en-IL"/>
              </w:rPr>
            </w:pPr>
            <w:r w:rsidRPr="00935469">
              <w:rPr>
                <w:color w:val="auto"/>
                <w:sz w:val="24"/>
                <w:szCs w:val="24"/>
                <w:lang w:val="en-IL"/>
              </w:rPr>
              <w:t>(tau</w:t>
            </w:r>
            <w:r w:rsidR="00AB27DD">
              <w:rPr>
                <w:color w:val="auto"/>
                <w:sz w:val="24"/>
                <w:szCs w:val="24"/>
                <w:lang w:val="en-IL"/>
              </w:rPr>
              <w:t xml:space="preserve">; </w:t>
            </w:r>
            <w:r w:rsidR="00AB27DD" w:rsidRPr="00BD49C6">
              <w:rPr>
                <w:i w:val="0"/>
                <w:iCs w:val="0"/>
                <w:highlight w:val="magenta"/>
                <w:rPrChange w:id="1177" w:author="עמית ברנשטיין" w:date="2020-03-12T14:10:00Z">
                  <w:rPr>
                    <w:i w:val="0"/>
                    <w:iCs w:val="0"/>
                  </w:rPr>
                </w:rPrChange>
              </w:rPr>
              <w:t>λ</w:t>
            </w:r>
            <w:r w:rsidRPr="00935469">
              <w:rPr>
                <w:color w:val="auto"/>
                <w:sz w:val="24"/>
                <w:szCs w:val="24"/>
                <w:lang w:val="en-IL"/>
              </w:rPr>
              <w:t>)</w:t>
            </w:r>
          </w:p>
        </w:tc>
        <w:tc>
          <w:tcPr>
            <w:tcW w:w="5386" w:type="dxa"/>
          </w:tcPr>
          <w:p w14:paraId="3131A029" w14:textId="46358D8B" w:rsidR="00C92E05" w:rsidRDefault="00C92E05" w:rsidP="00935469">
            <w:pPr>
              <w:ind w:firstLine="0"/>
              <w:cnfStyle w:val="000000100000" w:firstRow="0" w:lastRow="0" w:firstColumn="0" w:lastColumn="0" w:oddVBand="0" w:evenVBand="0" w:oddHBand="1" w:evenHBand="0" w:firstRowFirstColumn="0" w:firstRowLastColumn="0" w:lastRowFirstColumn="0" w:lastRowLastColumn="0"/>
              <w:rPr>
                <w:color w:val="auto"/>
                <w:szCs w:val="24"/>
                <w:lang w:val="en-IL"/>
              </w:rPr>
            </w:pPr>
            <w:r>
              <w:rPr>
                <w:color w:val="auto"/>
                <w:szCs w:val="24"/>
                <w:lang w:val="en-IL"/>
              </w:rPr>
              <w:t>Degree of bias to negative information</w:t>
            </w:r>
            <w:r w:rsidR="005527B8">
              <w:rPr>
                <w:color w:val="auto"/>
                <w:szCs w:val="24"/>
                <w:lang w:val="en-IL"/>
              </w:rPr>
              <w:t>.</w:t>
            </w:r>
            <w:r w:rsidR="009E4870">
              <w:rPr>
                <w:color w:val="auto"/>
                <w:szCs w:val="24"/>
                <w:lang w:val="en-IL"/>
              </w:rPr>
              <w:t xml:space="preserve"> Integrates the states of representations in WM and affect (Time n-1) and contextual demands (Time n).</w:t>
            </w:r>
            <w:r w:rsidR="00727851">
              <w:rPr>
                <w:color w:val="auto"/>
                <w:szCs w:val="24"/>
                <w:lang w:val="en-IL"/>
              </w:rPr>
              <w:t xml:space="preserve"> </w:t>
            </w:r>
            <w:r w:rsidR="00763316">
              <w:rPr>
                <w:color w:val="auto"/>
                <w:szCs w:val="24"/>
                <w:lang w:val="en-IL"/>
              </w:rPr>
              <w:t xml:space="preserve">As tau increases the distribution shifts more toward higher negatively biased selection likelihoods. </w:t>
            </w:r>
          </w:p>
          <w:p w14:paraId="2A513CB2" w14:textId="38A1C5E4" w:rsidR="005527B8" w:rsidRPr="00935469" w:rsidRDefault="005527B8" w:rsidP="005527B8">
            <w:pPr>
              <w:ind w:firstLine="0"/>
              <w:cnfStyle w:val="000000100000" w:firstRow="0" w:lastRow="0" w:firstColumn="0" w:lastColumn="0" w:oddVBand="0" w:evenVBand="0" w:oddHBand="1" w:evenHBand="0" w:firstRowFirstColumn="0" w:firstRowLastColumn="0" w:lastRowFirstColumn="0" w:lastRowLastColumn="0"/>
              <w:rPr>
                <w:color w:val="auto"/>
                <w:szCs w:val="24"/>
                <w:lang w:val="en-IL"/>
              </w:rPr>
            </w:pPr>
          </w:p>
        </w:tc>
      </w:tr>
    </w:tbl>
    <w:p w14:paraId="0C084A61" w14:textId="351A26A8" w:rsidR="00C67E94" w:rsidRDefault="00C67E94" w:rsidP="00C67E94">
      <w:pPr>
        <w:ind w:firstLine="0"/>
        <w:rPr>
          <w:lang w:val="en-IL"/>
        </w:rPr>
      </w:pPr>
    </w:p>
    <w:p w14:paraId="625365AE" w14:textId="77777777" w:rsidR="003F6E81" w:rsidRDefault="003F6E81" w:rsidP="00935469">
      <w:pPr>
        <w:jc w:val="center"/>
        <w:sectPr w:rsidR="003F6E81">
          <w:pgSz w:w="12240" w:h="15840"/>
          <w:pgMar w:top="1440" w:right="1440" w:bottom="1440" w:left="1440" w:header="708" w:footer="708" w:gutter="0"/>
          <w:cols w:space="708"/>
          <w:docGrid w:linePitch="360"/>
        </w:sectPr>
      </w:pPr>
    </w:p>
    <w:p w14:paraId="509B8722" w14:textId="7426A023" w:rsidR="00935469" w:rsidRDefault="00B70ED5" w:rsidP="00935469">
      <w:pPr>
        <w:jc w:val="center"/>
      </w:pPr>
      <w:ins w:id="1178" w:author="יפתח עמיר" w:date="2020-01-27T11:56:00Z">
        <w:r>
          <w:rPr>
            <w:noProof/>
          </w:rPr>
          <w:lastRenderedPageBreak/>
          <mc:AlternateContent>
            <mc:Choice Requires="wps">
              <w:drawing>
                <wp:anchor distT="45720" distB="45720" distL="114300" distR="114300" simplePos="0" relativeHeight="251719680" behindDoc="0" locked="0" layoutInCell="1" allowOverlap="1" wp14:anchorId="28A5DEFE" wp14:editId="0C28D053">
                  <wp:simplePos x="0" y="0"/>
                  <wp:positionH relativeFrom="column">
                    <wp:posOffset>4210050</wp:posOffset>
                  </wp:positionH>
                  <wp:positionV relativeFrom="paragraph">
                    <wp:posOffset>-85725</wp:posOffset>
                  </wp:positionV>
                  <wp:extent cx="381000" cy="4191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419100"/>
                          </a:xfrm>
                          <a:prstGeom prst="rect">
                            <a:avLst/>
                          </a:prstGeom>
                          <a:noFill/>
                          <a:ln w="9525">
                            <a:noFill/>
                            <a:miter lim="800000"/>
                            <a:headEnd/>
                            <a:tailEnd/>
                          </a:ln>
                        </wps:spPr>
                        <wps:txbx>
                          <w:txbxContent>
                            <w:p w14:paraId="5BE92A8D" w14:textId="2A89206B" w:rsidR="00BD49C6" w:rsidRPr="002E55FC" w:rsidRDefault="00BD49C6" w:rsidP="00B70ED5">
                              <w:pPr>
                                <w:ind w:firstLine="0"/>
                                <w:rPr>
                                  <w:b/>
                                  <w:bCs/>
                                  <w:color w:val="0070C0"/>
                                  <w:sz w:val="36"/>
                                  <w:szCs w:val="32"/>
                                  <w:lang w:val="en-IL"/>
                                </w:rPr>
                              </w:pPr>
                              <w:r>
                                <w:rPr>
                                  <w:b/>
                                  <w:bCs/>
                                  <w:color w:val="0070C0"/>
                                  <w:sz w:val="36"/>
                                  <w:szCs w:val="32"/>
                                  <w:lang w:val="en-IL"/>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A5DEFE" id="_x0000_t202" coordsize="21600,21600" o:spt="202" path="m,l,21600r21600,l21600,xe">
                  <v:stroke joinstyle="miter"/>
                  <v:path gradientshapeok="t" o:connecttype="rect"/>
                </v:shapetype>
                <v:shape id="Text Box 2" o:spid="_x0000_s1026" type="#_x0000_t202" style="position:absolute;left:0;text-align:left;margin-left:331.5pt;margin-top:-6.75pt;width:30pt;height:33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" filled="f" stroked="f">
                  <v:textbox>
                    <w:txbxContent>
                      <w:p w14:paraId="5BE92A8D" w14:textId="2A89206B" w:rsidR="00BD49C6" w:rsidRPr="002E55FC" w:rsidRDefault="00BD49C6" w:rsidP="00B70ED5">
                        <w:pPr>
                          <w:ind w:firstLine="0"/>
                          <w:rPr>
                            <w:b/>
                            <w:bCs/>
                            <w:color w:val="0070C0"/>
                            <w:sz w:val="36"/>
                            <w:szCs w:val="32"/>
                            <w:lang w:val="en-IL"/>
                          </w:rPr>
                        </w:pPr>
                        <w:r>
                          <w:rPr>
                            <w:b/>
                            <w:bCs/>
                            <w:color w:val="0070C0"/>
                            <w:sz w:val="36"/>
                            <w:szCs w:val="32"/>
                            <w:lang w:val="en-IL"/>
                          </w:rPr>
                          <w:t>B</w:t>
                        </w:r>
                      </w:p>
                    </w:txbxContent>
                  </v:textbox>
                </v:shape>
              </w:pict>
            </mc:Fallback>
          </mc:AlternateContent>
        </w:r>
      </w:ins>
      <w:ins w:id="1179" w:author="יפתח עמיר" w:date="2020-01-27T11:54:00Z">
        <w:r>
          <w:rPr>
            <w:noProof/>
          </w:rPr>
          <mc:AlternateContent>
            <mc:Choice Requires="wps">
              <w:drawing>
                <wp:anchor distT="45720" distB="45720" distL="114300" distR="114300" simplePos="0" relativeHeight="251717632" behindDoc="0" locked="0" layoutInCell="1" allowOverlap="1" wp14:anchorId="27EBB7BA" wp14:editId="14CCC098">
                  <wp:simplePos x="0" y="0"/>
                  <wp:positionH relativeFrom="column">
                    <wp:posOffset>190500</wp:posOffset>
                  </wp:positionH>
                  <wp:positionV relativeFrom="paragraph">
                    <wp:posOffset>-85725</wp:posOffset>
                  </wp:positionV>
                  <wp:extent cx="381000" cy="419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419100"/>
                          </a:xfrm>
                          <a:prstGeom prst="rect">
                            <a:avLst/>
                          </a:prstGeom>
                          <a:noFill/>
                          <a:ln w="9525">
                            <a:noFill/>
                            <a:miter lim="800000"/>
                            <a:headEnd/>
                            <a:tailEnd/>
                          </a:ln>
                        </wps:spPr>
                        <wps:txbx>
                          <w:txbxContent>
                            <w:p w14:paraId="06828EA2" w14:textId="733AD0BD" w:rsidR="00BD49C6" w:rsidRPr="002E55FC" w:rsidRDefault="00BD49C6" w:rsidP="00B70ED5">
                              <w:pPr>
                                <w:ind w:firstLine="0"/>
                                <w:rPr>
                                  <w:b/>
                                  <w:bCs/>
                                  <w:color w:val="0070C0"/>
                                  <w:sz w:val="36"/>
                                  <w:szCs w:val="32"/>
                                  <w:lang w:val="en-IL"/>
                                </w:rPr>
                              </w:pPr>
                              <w:r w:rsidRPr="00B70ED5">
                                <w:rPr>
                                  <w:b/>
                                  <w:bCs/>
                                  <w:color w:val="0070C0"/>
                                  <w:sz w:val="36"/>
                                  <w:szCs w:val="32"/>
                                  <w:lang w:val="en-IL"/>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BB7BA" id="_x0000_s1027" type="#_x0000_t202" style="position:absolute;left:0;text-align:left;margin-left:15pt;margin-top:-6.75pt;width:30pt;height:33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" filled="f" stroked="f">
                  <v:textbox>
                    <w:txbxContent>
                      <w:p w14:paraId="06828EA2" w14:textId="733AD0BD" w:rsidR="00BD49C6" w:rsidRPr="002E55FC" w:rsidRDefault="00BD49C6" w:rsidP="00B70ED5">
                        <w:pPr>
                          <w:ind w:firstLine="0"/>
                          <w:rPr>
                            <w:b/>
                            <w:bCs/>
                            <w:color w:val="0070C0"/>
                            <w:sz w:val="36"/>
                            <w:szCs w:val="32"/>
                            <w:lang w:val="en-IL"/>
                          </w:rPr>
                        </w:pPr>
                        <w:r w:rsidRPr="00B70ED5">
                          <w:rPr>
                            <w:b/>
                            <w:bCs/>
                            <w:color w:val="0070C0"/>
                            <w:sz w:val="36"/>
                            <w:szCs w:val="32"/>
                            <w:lang w:val="en-IL"/>
                          </w:rPr>
                          <w:t>A</w:t>
                        </w:r>
                      </w:p>
                    </w:txbxContent>
                  </v:textbox>
                </v:shape>
              </w:pict>
            </mc:Fallback>
          </mc:AlternateContent>
        </w:r>
      </w:ins>
      <w:ins w:id="1180" w:author="יפתח עמיר" w:date="2020-01-27T11:49:00Z">
        <w:r>
          <w:rPr>
            <w:b/>
            <w:bCs/>
            <w:noProof/>
            <w:sz w:val="22"/>
            <w:szCs w:val="20"/>
            <w:lang w:val="en-IL"/>
          </w:rPr>
          <w:drawing>
            <wp:anchor distT="0" distB="0" distL="114300" distR="114300" simplePos="0" relativeHeight="251714560" behindDoc="0" locked="0" layoutInCell="1" allowOverlap="1" wp14:anchorId="514E379D" wp14:editId="0E0542CA">
              <wp:simplePos x="0" y="0"/>
              <wp:positionH relativeFrom="column">
                <wp:posOffset>4210050</wp:posOffset>
              </wp:positionH>
              <wp:positionV relativeFrom="page">
                <wp:posOffset>914400</wp:posOffset>
              </wp:positionV>
              <wp:extent cx="4156659" cy="35909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5412"/>
                      <a:stretch/>
                    </pic:blipFill>
                    <pic:spPr bwMode="auto">
                      <a:xfrm>
                        <a:off x="0" y="0"/>
                        <a:ext cx="4156659" cy="359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181" w:author="יפתח עמיר" w:date="2020-01-27T11:53:00Z">
        <w:r>
          <w:rPr>
            <w:b/>
            <w:bCs/>
            <w:noProof/>
            <w:sz w:val="22"/>
            <w:szCs w:val="20"/>
            <w:lang w:val="en-IL"/>
          </w:rPr>
          <w:drawing>
            <wp:anchor distT="0" distB="0" distL="114300" distR="114300" simplePos="0" relativeHeight="251715584" behindDoc="0" locked="0" layoutInCell="1" allowOverlap="1" wp14:anchorId="0DEC480A" wp14:editId="7AE0025E">
              <wp:simplePos x="0" y="0"/>
              <wp:positionH relativeFrom="column">
                <wp:posOffset>123825</wp:posOffset>
              </wp:positionH>
              <wp:positionV relativeFrom="paragraph">
                <wp:posOffset>0</wp:posOffset>
              </wp:positionV>
              <wp:extent cx="4159373" cy="3657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373" cy="3657600"/>
                      </a:xfrm>
                      <a:prstGeom prst="rect">
                        <a:avLst/>
                      </a:prstGeom>
                      <a:noFill/>
                    </pic:spPr>
                  </pic:pic>
                </a:graphicData>
              </a:graphic>
              <wp14:sizeRelH relativeFrom="margin">
                <wp14:pctWidth>0</wp14:pctWidth>
              </wp14:sizeRelH>
              <wp14:sizeRelV relativeFrom="margin">
                <wp14:pctHeight>0</wp14:pctHeight>
              </wp14:sizeRelV>
            </wp:anchor>
          </w:drawing>
        </w:r>
      </w:ins>
      <w:del w:id="1182" w:author="יפתח עמיר" w:date="2020-01-27T11:53:00Z">
        <w:r w:rsidR="00922B92" w:rsidDel="00B70ED5">
          <w:rPr>
            <w:noProof/>
          </w:rPr>
          <w:drawing>
            <wp:anchor distT="0" distB="0" distL="114300" distR="114300" simplePos="0" relativeHeight="251701248" behindDoc="0" locked="0" layoutInCell="1" allowOverlap="1" wp14:anchorId="72527B31" wp14:editId="7EC7B8D2">
              <wp:simplePos x="0" y="0"/>
              <wp:positionH relativeFrom="column">
                <wp:posOffset>28575</wp:posOffset>
              </wp:positionH>
              <wp:positionV relativeFrom="page">
                <wp:posOffset>914399</wp:posOffset>
              </wp:positionV>
              <wp:extent cx="4381500" cy="3787359"/>
              <wp:effectExtent l="0" t="0" r="0" b="381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gauss figure.svg"/>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4769" r="8466"/>
                      <a:stretch/>
                    </pic:blipFill>
                    <pic:spPr bwMode="auto">
                      <a:xfrm>
                        <a:off x="0" y="0"/>
                        <a:ext cx="4384706" cy="3790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183" w:author="יפתח עמיר" w:date="2020-01-27T11:47:00Z">
        <w:r w:rsidR="003F6E81" w:rsidDel="00C66CF3">
          <w:rPr>
            <w:b/>
            <w:bCs/>
            <w:noProof/>
            <w:sz w:val="22"/>
            <w:szCs w:val="20"/>
            <w:lang w:val="en-IL"/>
          </w:rPr>
          <w:drawing>
            <wp:anchor distT="0" distB="0" distL="114300" distR="114300" simplePos="0" relativeHeight="251702272" behindDoc="0" locked="0" layoutInCell="1" allowOverlap="1" wp14:anchorId="398B1FDF" wp14:editId="4F0A470D">
              <wp:simplePos x="0" y="0"/>
              <wp:positionH relativeFrom="column">
                <wp:posOffset>4562474</wp:posOffset>
              </wp:positionH>
              <wp:positionV relativeFrom="page">
                <wp:posOffset>914400</wp:posOffset>
              </wp:positionV>
              <wp:extent cx="3648075" cy="3803624"/>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6858" cy="3812781"/>
                      </a:xfrm>
                      <a:prstGeom prst="rect">
                        <a:avLst/>
                      </a:prstGeom>
                      <a:noFill/>
                    </pic:spPr>
                  </pic:pic>
                </a:graphicData>
              </a:graphic>
              <wp14:sizeRelH relativeFrom="margin">
                <wp14:pctWidth>0</wp14:pctWidth>
              </wp14:sizeRelH>
              <wp14:sizeRelV relativeFrom="margin">
                <wp14:pctHeight>0</wp14:pctHeight>
              </wp14:sizeRelV>
            </wp:anchor>
          </w:drawing>
        </w:r>
      </w:del>
    </w:p>
    <w:p w14:paraId="5776F5A2" w14:textId="375DDCBE" w:rsidR="003F6E81" w:rsidRDefault="003F6E81" w:rsidP="00935469">
      <w:pPr>
        <w:spacing w:line="276" w:lineRule="auto"/>
        <w:ind w:left="567" w:right="855" w:firstLine="0"/>
        <w:rPr>
          <w:b/>
          <w:bCs/>
          <w:sz w:val="22"/>
          <w:szCs w:val="20"/>
          <w:lang w:val="en-IL"/>
        </w:rPr>
      </w:pPr>
    </w:p>
    <w:p w14:paraId="129CB8CE" w14:textId="52E206A8" w:rsidR="003F6E81" w:rsidRDefault="003F6E81" w:rsidP="00935469">
      <w:pPr>
        <w:spacing w:line="276" w:lineRule="auto"/>
        <w:ind w:left="567" w:right="855" w:firstLine="0"/>
        <w:rPr>
          <w:b/>
          <w:bCs/>
          <w:sz w:val="22"/>
          <w:szCs w:val="20"/>
          <w:lang w:val="en-IL"/>
        </w:rPr>
      </w:pPr>
    </w:p>
    <w:p w14:paraId="5293DDC7" w14:textId="14A61BC1" w:rsidR="003F6E81" w:rsidRDefault="003F6E81" w:rsidP="00935469">
      <w:pPr>
        <w:spacing w:line="276" w:lineRule="auto"/>
        <w:ind w:left="567" w:right="855" w:firstLine="0"/>
        <w:rPr>
          <w:b/>
          <w:bCs/>
          <w:sz w:val="22"/>
          <w:szCs w:val="20"/>
          <w:lang w:val="en-IL"/>
        </w:rPr>
      </w:pPr>
    </w:p>
    <w:p w14:paraId="1385C01B" w14:textId="67C6388E" w:rsidR="003F6E81" w:rsidRDefault="003F6E81" w:rsidP="00935469">
      <w:pPr>
        <w:spacing w:line="276" w:lineRule="auto"/>
        <w:ind w:left="567" w:right="855" w:firstLine="0"/>
        <w:rPr>
          <w:b/>
          <w:bCs/>
          <w:sz w:val="22"/>
          <w:szCs w:val="20"/>
          <w:lang w:val="en-IL"/>
        </w:rPr>
      </w:pPr>
    </w:p>
    <w:p w14:paraId="3DC29F30" w14:textId="7016DE5D" w:rsidR="003F6E81" w:rsidRDefault="003F6E81" w:rsidP="00935469">
      <w:pPr>
        <w:spacing w:line="276" w:lineRule="auto"/>
        <w:ind w:left="567" w:right="855" w:firstLine="0"/>
        <w:rPr>
          <w:b/>
          <w:bCs/>
          <w:sz w:val="22"/>
          <w:szCs w:val="20"/>
          <w:lang w:val="en-IL"/>
        </w:rPr>
      </w:pPr>
    </w:p>
    <w:p w14:paraId="4C447D30" w14:textId="17C434E8" w:rsidR="003F6E81" w:rsidRDefault="003F6E81" w:rsidP="00935469">
      <w:pPr>
        <w:spacing w:line="276" w:lineRule="auto"/>
        <w:ind w:left="567" w:right="855" w:firstLine="0"/>
        <w:rPr>
          <w:b/>
          <w:bCs/>
          <w:sz w:val="22"/>
          <w:szCs w:val="20"/>
          <w:lang w:val="en-IL"/>
        </w:rPr>
      </w:pPr>
    </w:p>
    <w:p w14:paraId="50ADA40D" w14:textId="0FD8D5F9" w:rsidR="003F6E81" w:rsidRDefault="003F6E81" w:rsidP="00935469">
      <w:pPr>
        <w:spacing w:line="276" w:lineRule="auto"/>
        <w:ind w:left="567" w:right="855" w:firstLine="0"/>
        <w:rPr>
          <w:b/>
          <w:bCs/>
          <w:sz w:val="22"/>
          <w:szCs w:val="20"/>
          <w:lang w:val="en-IL"/>
        </w:rPr>
      </w:pPr>
    </w:p>
    <w:p w14:paraId="6F5167E9" w14:textId="6592583A" w:rsidR="003F6E81" w:rsidRPr="003F6E81" w:rsidRDefault="003F6E81" w:rsidP="00935469">
      <w:pPr>
        <w:spacing w:line="276" w:lineRule="auto"/>
        <w:ind w:left="567" w:right="855" w:firstLine="0"/>
        <w:rPr>
          <w:b/>
          <w:bCs/>
          <w:sz w:val="22"/>
          <w:szCs w:val="20"/>
          <w:lang w:val="en-IL"/>
        </w:rPr>
      </w:pPr>
    </w:p>
    <w:p w14:paraId="522AA7DE" w14:textId="77777777" w:rsidR="003F6E81" w:rsidRDefault="003F6E81" w:rsidP="00935469">
      <w:pPr>
        <w:spacing w:line="276" w:lineRule="auto"/>
        <w:ind w:left="567" w:right="855" w:firstLine="0"/>
        <w:rPr>
          <w:b/>
          <w:bCs/>
          <w:sz w:val="22"/>
          <w:szCs w:val="20"/>
          <w:lang w:val="en-IL"/>
        </w:rPr>
      </w:pPr>
    </w:p>
    <w:p w14:paraId="50F86B5C" w14:textId="77777777" w:rsidR="003F6E81" w:rsidRDefault="003F6E81" w:rsidP="00935469">
      <w:pPr>
        <w:spacing w:line="276" w:lineRule="auto"/>
        <w:ind w:left="567" w:right="855" w:firstLine="0"/>
        <w:rPr>
          <w:b/>
          <w:bCs/>
          <w:sz w:val="22"/>
          <w:szCs w:val="20"/>
          <w:lang w:val="en-IL"/>
        </w:rPr>
      </w:pPr>
    </w:p>
    <w:p w14:paraId="7B0407E9" w14:textId="77777777" w:rsidR="003F6E81" w:rsidRDefault="003F6E81" w:rsidP="00935469">
      <w:pPr>
        <w:spacing w:line="276" w:lineRule="auto"/>
        <w:ind w:left="567" w:right="855" w:firstLine="0"/>
        <w:rPr>
          <w:b/>
          <w:bCs/>
          <w:sz w:val="22"/>
          <w:szCs w:val="20"/>
          <w:lang w:val="en-IL"/>
        </w:rPr>
      </w:pPr>
    </w:p>
    <w:p w14:paraId="778D8606" w14:textId="77777777" w:rsidR="003F6E81" w:rsidRDefault="003F6E81" w:rsidP="00935469">
      <w:pPr>
        <w:spacing w:line="276" w:lineRule="auto"/>
        <w:ind w:left="567" w:right="855" w:firstLine="0"/>
        <w:rPr>
          <w:b/>
          <w:bCs/>
          <w:sz w:val="22"/>
          <w:szCs w:val="20"/>
          <w:lang w:val="en-IL"/>
        </w:rPr>
      </w:pPr>
    </w:p>
    <w:p w14:paraId="66532830" w14:textId="77777777" w:rsidR="003F6E81" w:rsidRDefault="003F6E81" w:rsidP="00935469">
      <w:pPr>
        <w:spacing w:line="276" w:lineRule="auto"/>
        <w:ind w:left="567" w:right="855" w:firstLine="0"/>
        <w:rPr>
          <w:b/>
          <w:bCs/>
          <w:sz w:val="22"/>
          <w:szCs w:val="20"/>
          <w:lang w:val="en-IL"/>
        </w:rPr>
      </w:pPr>
    </w:p>
    <w:p w14:paraId="4455B16A" w14:textId="77777777" w:rsidR="003F6E81" w:rsidRDefault="003F6E81" w:rsidP="00935469">
      <w:pPr>
        <w:spacing w:line="276" w:lineRule="auto"/>
        <w:ind w:left="567" w:right="855" w:firstLine="0"/>
        <w:rPr>
          <w:b/>
          <w:bCs/>
          <w:sz w:val="22"/>
          <w:szCs w:val="20"/>
          <w:lang w:val="en-IL"/>
        </w:rPr>
      </w:pPr>
    </w:p>
    <w:p w14:paraId="5CFFB621" w14:textId="77777777" w:rsidR="003F6E81" w:rsidRDefault="003F6E81" w:rsidP="00935469">
      <w:pPr>
        <w:spacing w:line="276" w:lineRule="auto"/>
        <w:ind w:left="567" w:right="855" w:firstLine="0"/>
        <w:rPr>
          <w:b/>
          <w:bCs/>
          <w:sz w:val="22"/>
          <w:szCs w:val="20"/>
          <w:lang w:val="en-IL"/>
        </w:rPr>
      </w:pPr>
    </w:p>
    <w:p w14:paraId="4A928337" w14:textId="77777777" w:rsidR="003F6E81" w:rsidRDefault="003F6E81" w:rsidP="00935469">
      <w:pPr>
        <w:spacing w:line="276" w:lineRule="auto"/>
        <w:ind w:left="567" w:right="855" w:firstLine="0"/>
        <w:rPr>
          <w:b/>
          <w:bCs/>
          <w:sz w:val="22"/>
          <w:szCs w:val="20"/>
          <w:lang w:val="en-IL"/>
        </w:rPr>
      </w:pPr>
    </w:p>
    <w:p w14:paraId="7D88CF76" w14:textId="77777777" w:rsidR="003F6E81" w:rsidRDefault="003F6E81" w:rsidP="00935469">
      <w:pPr>
        <w:spacing w:line="276" w:lineRule="auto"/>
        <w:ind w:left="567" w:right="855" w:firstLine="0"/>
        <w:rPr>
          <w:b/>
          <w:bCs/>
          <w:sz w:val="22"/>
          <w:szCs w:val="20"/>
          <w:lang w:val="en-IL"/>
        </w:rPr>
      </w:pPr>
    </w:p>
    <w:p w14:paraId="377E223F" w14:textId="77777777" w:rsidR="003F6E81" w:rsidRDefault="003F6E81" w:rsidP="00935469">
      <w:pPr>
        <w:spacing w:line="276" w:lineRule="auto"/>
        <w:ind w:left="567" w:right="855" w:firstLine="0"/>
        <w:rPr>
          <w:b/>
          <w:bCs/>
          <w:sz w:val="22"/>
          <w:szCs w:val="20"/>
          <w:lang w:val="en-IL"/>
        </w:rPr>
      </w:pPr>
    </w:p>
    <w:p w14:paraId="4FB7EE3D" w14:textId="77777777" w:rsidR="003F6E81" w:rsidRDefault="003F6E81" w:rsidP="00935469">
      <w:pPr>
        <w:spacing w:line="276" w:lineRule="auto"/>
        <w:ind w:left="567" w:right="855" w:firstLine="0"/>
        <w:rPr>
          <w:b/>
          <w:bCs/>
          <w:sz w:val="22"/>
          <w:szCs w:val="20"/>
          <w:lang w:val="en-IL"/>
        </w:rPr>
      </w:pPr>
    </w:p>
    <w:p w14:paraId="05236A45" w14:textId="77777777" w:rsidR="003F6E81" w:rsidRDefault="003F6E81" w:rsidP="00935469">
      <w:pPr>
        <w:spacing w:line="276" w:lineRule="auto"/>
        <w:ind w:left="567" w:right="855" w:firstLine="0"/>
        <w:rPr>
          <w:b/>
          <w:bCs/>
          <w:sz w:val="22"/>
          <w:szCs w:val="20"/>
          <w:lang w:val="en-IL"/>
        </w:rPr>
      </w:pPr>
    </w:p>
    <w:p w14:paraId="799C0AAD" w14:textId="2F326598" w:rsidR="00935469" w:rsidRPr="007C6422" w:rsidRDefault="00935469" w:rsidP="00935469">
      <w:pPr>
        <w:spacing w:line="276" w:lineRule="auto"/>
        <w:ind w:left="567" w:right="855" w:firstLine="0"/>
        <w:rPr>
          <w:sz w:val="22"/>
          <w:szCs w:val="20"/>
          <w:lang w:val="en-IL"/>
        </w:rPr>
      </w:pPr>
      <w:r w:rsidRPr="007A0D19">
        <w:rPr>
          <w:b/>
          <w:bCs/>
          <w:sz w:val="22"/>
          <w:szCs w:val="20"/>
          <w:lang w:val="en-IL"/>
        </w:rPr>
        <w:t>Figure 5.</w:t>
      </w:r>
      <w:r w:rsidRPr="007A0D19">
        <w:rPr>
          <w:sz w:val="22"/>
          <w:szCs w:val="20"/>
          <w:lang w:val="en-IL"/>
        </w:rPr>
        <w:t xml:space="preserve"> </w:t>
      </w:r>
      <w:r w:rsidR="003F7E12" w:rsidRPr="003F7E12">
        <w:rPr>
          <w:b/>
          <w:bCs/>
          <w:sz w:val="22"/>
          <w:szCs w:val="20"/>
          <w:lang w:val="en-IL"/>
        </w:rPr>
        <w:t xml:space="preserve">A) </w:t>
      </w:r>
      <w:r w:rsidRPr="007A0D19">
        <w:rPr>
          <w:b/>
          <w:bCs/>
          <w:sz w:val="22"/>
          <w:szCs w:val="20"/>
          <w:lang w:val="en-IL"/>
        </w:rPr>
        <w:t xml:space="preserve">Illustration </w:t>
      </w:r>
      <w:commentRangeStart w:id="1184"/>
      <w:r w:rsidRPr="007A0D19">
        <w:rPr>
          <w:b/>
          <w:bCs/>
          <w:sz w:val="22"/>
          <w:szCs w:val="20"/>
          <w:lang w:val="en-IL"/>
        </w:rPr>
        <w:t>of</w:t>
      </w:r>
      <w:commentRangeEnd w:id="1184"/>
      <w:r w:rsidR="00C72A00">
        <w:rPr>
          <w:rStyle w:val="CommentReference"/>
        </w:rPr>
        <w:commentReference w:id="1184"/>
      </w:r>
      <w:r w:rsidRPr="007A0D19">
        <w:rPr>
          <w:b/>
          <w:bCs/>
          <w:sz w:val="22"/>
          <w:szCs w:val="20"/>
          <w:lang w:val="en-IL"/>
        </w:rPr>
        <w:t xml:space="preserve"> change of ex-gaussian distribution as a function of tau values.</w:t>
      </w:r>
      <w:r w:rsidRPr="007A0D19">
        <w:rPr>
          <w:sz w:val="22"/>
          <w:szCs w:val="20"/>
          <w:lang w:val="en-IL"/>
        </w:rPr>
        <w:t xml:space="preserve"> As tau increases</w:t>
      </w:r>
      <w:ins w:id="1185" w:author="עמית ברנשטיין" w:date="2020-03-11T12:30:00Z">
        <w:r w:rsidR="00C72A00">
          <w:rPr>
            <w:sz w:val="22"/>
            <w:szCs w:val="20"/>
          </w:rPr>
          <w:t xml:space="preserve"> (i.e., </w:t>
        </w:r>
        <w:commentRangeStart w:id="1186"/>
        <w:r w:rsidR="00C72A00">
          <w:rPr>
            <w:sz w:val="22"/>
            <w:szCs w:val="20"/>
          </w:rPr>
          <w:t>XXXX</w:t>
        </w:r>
      </w:ins>
      <w:commentRangeEnd w:id="1186"/>
      <w:ins w:id="1187" w:author="עמית ברנשטיין" w:date="2020-03-11T12:32:00Z">
        <w:r w:rsidR="00C72A00">
          <w:rPr>
            <w:rStyle w:val="CommentReference"/>
          </w:rPr>
          <w:commentReference w:id="1186"/>
        </w:r>
      </w:ins>
      <w:ins w:id="1188" w:author="עמית ברנשטיין" w:date="2020-03-11T12:30:00Z">
        <w:r w:rsidR="00C72A00">
          <w:rPr>
            <w:sz w:val="22"/>
            <w:szCs w:val="20"/>
          </w:rPr>
          <w:t>),</w:t>
        </w:r>
      </w:ins>
      <w:r w:rsidRPr="007A0D19">
        <w:rPr>
          <w:sz w:val="22"/>
          <w:szCs w:val="20"/>
          <w:lang w:val="en-IL"/>
        </w:rPr>
        <w:t xml:space="preserve"> the more the distribution is skewed to higher levels of selective bias to negative representations.</w:t>
      </w:r>
      <w:r w:rsidR="003F7E12">
        <w:rPr>
          <w:sz w:val="22"/>
          <w:szCs w:val="20"/>
          <w:lang w:val="en-IL"/>
        </w:rPr>
        <w:t xml:space="preserve"> </w:t>
      </w:r>
      <w:r w:rsidR="003F7E12" w:rsidRPr="004037A7">
        <w:rPr>
          <w:b/>
          <w:bCs/>
          <w:sz w:val="22"/>
          <w:szCs w:val="20"/>
          <w:lang w:val="en-IL"/>
        </w:rPr>
        <w:t>B)</w:t>
      </w:r>
      <w:r w:rsidR="003F7E12">
        <w:rPr>
          <w:sz w:val="22"/>
          <w:szCs w:val="20"/>
          <w:lang w:val="en-IL"/>
        </w:rPr>
        <w:t xml:space="preserve"> Illustration of computational procedure of determining selection bias at Time </w:t>
      </w:r>
      <w:r w:rsidR="003F7E12" w:rsidRPr="003F7E12">
        <w:rPr>
          <w:i/>
          <w:iCs/>
          <w:sz w:val="22"/>
          <w:szCs w:val="20"/>
          <w:lang w:val="en-IL"/>
        </w:rPr>
        <w:t>n</w:t>
      </w:r>
      <w:r w:rsidR="003F7E12">
        <w:rPr>
          <w:sz w:val="22"/>
          <w:szCs w:val="20"/>
          <w:lang w:val="en-IL"/>
        </w:rPr>
        <w:t xml:space="preserve">. In brief, first the states of contextual demands (Time </w:t>
      </w:r>
      <w:r w:rsidR="003F7E12" w:rsidRPr="003F7E12">
        <w:rPr>
          <w:i/>
          <w:iCs/>
          <w:sz w:val="22"/>
          <w:szCs w:val="20"/>
          <w:lang w:val="en-IL"/>
        </w:rPr>
        <w:t>n</w:t>
      </w:r>
      <w:r w:rsidR="003F7E12">
        <w:rPr>
          <w:sz w:val="22"/>
          <w:szCs w:val="20"/>
          <w:lang w:val="en-IL"/>
        </w:rPr>
        <w:t xml:space="preserve">), representations in WM (Time </w:t>
      </w:r>
      <w:r w:rsidR="003F7E12" w:rsidRPr="003F7E12">
        <w:rPr>
          <w:i/>
          <w:iCs/>
          <w:sz w:val="22"/>
          <w:szCs w:val="20"/>
          <w:lang w:val="en-IL"/>
        </w:rPr>
        <w:t>n</w:t>
      </w:r>
      <w:r w:rsidR="003F7E12">
        <w:rPr>
          <w:i/>
          <w:iCs/>
          <w:sz w:val="22"/>
          <w:szCs w:val="20"/>
          <w:lang w:val="en-IL"/>
        </w:rPr>
        <w:t>-1</w:t>
      </w:r>
      <w:r w:rsidR="003F7E12">
        <w:rPr>
          <w:sz w:val="22"/>
          <w:szCs w:val="20"/>
          <w:lang w:val="en-IL"/>
        </w:rPr>
        <w:t xml:space="preserve">) and affect (Time </w:t>
      </w:r>
      <w:r w:rsidR="003F7E12" w:rsidRPr="003F7E12">
        <w:rPr>
          <w:i/>
          <w:iCs/>
          <w:sz w:val="22"/>
          <w:szCs w:val="20"/>
          <w:lang w:val="en-IL"/>
        </w:rPr>
        <w:t>n</w:t>
      </w:r>
      <w:r w:rsidR="003F7E12">
        <w:rPr>
          <w:i/>
          <w:iCs/>
          <w:sz w:val="22"/>
          <w:szCs w:val="20"/>
          <w:lang w:val="en-IL"/>
        </w:rPr>
        <w:t>-1</w:t>
      </w:r>
      <w:r w:rsidR="003F7E12">
        <w:rPr>
          <w:sz w:val="22"/>
          <w:szCs w:val="20"/>
          <w:lang w:val="en-IL"/>
        </w:rPr>
        <w:t xml:space="preserve">) are integrated using formula to determine the tau parameter (part I) together with the mean and variance (part II). </w:t>
      </w:r>
      <w:commentRangeStart w:id="1189"/>
      <w:r w:rsidR="003F7E12">
        <w:rPr>
          <w:sz w:val="22"/>
          <w:szCs w:val="20"/>
          <w:lang w:val="en-IL"/>
        </w:rPr>
        <w:t xml:space="preserve">Third. From this </w:t>
      </w:r>
      <w:commentRangeEnd w:id="1189"/>
      <w:r w:rsidR="00C72A00">
        <w:rPr>
          <w:rStyle w:val="CommentReference"/>
        </w:rPr>
        <w:commentReference w:id="1189"/>
      </w:r>
      <w:r w:rsidR="003F7E12">
        <w:rPr>
          <w:sz w:val="22"/>
          <w:szCs w:val="20"/>
          <w:lang w:val="en-IL"/>
        </w:rPr>
        <w:t xml:space="preserve">distribution function a single value is randomly sampled. This </w:t>
      </w:r>
      <w:ins w:id="1190" w:author="עמית ברנשטיין" w:date="2020-03-11T12:34:00Z">
        <w:r w:rsidR="00C72A00">
          <w:rPr>
            <w:sz w:val="22"/>
            <w:szCs w:val="20"/>
          </w:rPr>
          <w:t xml:space="preserve">XXX value </w:t>
        </w:r>
      </w:ins>
      <w:r w:rsidR="003F7E12">
        <w:rPr>
          <w:sz w:val="22"/>
          <w:szCs w:val="20"/>
          <w:lang w:val="en-IL"/>
        </w:rPr>
        <w:t xml:space="preserve">determines the selection likelihood at Time </w:t>
      </w:r>
      <w:r w:rsidR="003F7E12" w:rsidRPr="003F7E12">
        <w:rPr>
          <w:i/>
          <w:iCs/>
          <w:sz w:val="22"/>
          <w:szCs w:val="20"/>
          <w:lang w:val="en-IL"/>
        </w:rPr>
        <w:t>n</w:t>
      </w:r>
      <w:r w:rsidR="003F7E12">
        <w:rPr>
          <w:sz w:val="22"/>
          <w:szCs w:val="20"/>
          <w:lang w:val="en-IL"/>
        </w:rPr>
        <w:t xml:space="preserve">. </w:t>
      </w:r>
      <w:r w:rsidR="00096667">
        <w:rPr>
          <w:sz w:val="22"/>
          <w:szCs w:val="20"/>
          <w:lang w:val="en-IL"/>
        </w:rPr>
        <w:t>Finally, i</w:t>
      </w:r>
      <w:r w:rsidR="003F7E12">
        <w:rPr>
          <w:sz w:val="22"/>
          <w:szCs w:val="20"/>
          <w:lang w:val="en-IL"/>
        </w:rPr>
        <w:t xml:space="preserve">n simulations of the model, </w:t>
      </w:r>
      <w:ins w:id="1191" w:author="יפתח עמיר" w:date="2020-01-27T12:09:00Z">
        <w:r w:rsidR="007C6422">
          <w:rPr>
            <w:sz w:val="22"/>
            <w:szCs w:val="20"/>
            <w:lang w:val="en-IL"/>
          </w:rPr>
          <w:t>to constrain values between 0 and 1</w:t>
        </w:r>
      </w:ins>
      <w:ins w:id="1192" w:author="עמית ברנשטיין" w:date="2020-03-11T12:34:00Z">
        <w:r w:rsidR="00C72A00">
          <w:rPr>
            <w:sz w:val="22"/>
            <w:szCs w:val="20"/>
          </w:rPr>
          <w:t>,</w:t>
        </w:r>
      </w:ins>
      <w:ins w:id="1193" w:author="יפתח עמיר" w:date="2020-01-27T12:09:00Z">
        <w:r w:rsidR="007C6422">
          <w:rPr>
            <w:sz w:val="22"/>
            <w:szCs w:val="20"/>
            <w:lang w:val="en-IL"/>
          </w:rPr>
          <w:t xml:space="preserve"> this selection likelihood is converted with tangent hyperbolic function with 0 imputed for values &lt;</w:t>
        </w:r>
        <w:commentRangeStart w:id="1194"/>
        <w:r w:rsidR="007C6422">
          <w:rPr>
            <w:sz w:val="22"/>
            <w:szCs w:val="20"/>
            <w:lang w:val="en-IL"/>
          </w:rPr>
          <w:t xml:space="preserve"> </w:t>
        </w:r>
      </w:ins>
      <w:commentRangeEnd w:id="1194"/>
      <w:r w:rsidR="00C72A00">
        <w:rPr>
          <w:rStyle w:val="CommentReference"/>
        </w:rPr>
        <w:commentReference w:id="1194"/>
      </w:r>
      <w:ins w:id="1195" w:author="יפתח עמיר" w:date="2020-01-27T12:09:00Z">
        <w:r w:rsidR="007C6422">
          <w:rPr>
            <w:sz w:val="22"/>
            <w:szCs w:val="20"/>
            <w:lang w:val="en-IL"/>
          </w:rPr>
          <w:t xml:space="preserve">0. </w:t>
        </w:r>
      </w:ins>
      <w:del w:id="1196" w:author="יפתח עמיר" w:date="2020-01-27T12:09:00Z">
        <w:r w:rsidR="003F7E12" w:rsidDel="007C6422">
          <w:rPr>
            <w:sz w:val="22"/>
            <w:szCs w:val="20"/>
            <w:lang w:val="en-IL"/>
          </w:rPr>
          <w:delText>b</w:delText>
        </w:r>
      </w:del>
      <w:ins w:id="1197" w:author="יפתח עמיר" w:date="2020-01-27T12:09:00Z">
        <w:r w:rsidR="007C6422">
          <w:rPr>
            <w:sz w:val="22"/>
            <w:szCs w:val="20"/>
            <w:lang w:val="en-IL"/>
          </w:rPr>
          <w:t>B</w:t>
        </w:r>
      </w:ins>
      <w:r w:rsidR="003F7E12">
        <w:rPr>
          <w:sz w:val="22"/>
          <w:szCs w:val="20"/>
          <w:lang w:val="en-IL"/>
        </w:rPr>
        <w:t>ased on this selection likelihood value an “uneven</w:t>
      </w:r>
      <w:r w:rsidR="00AF6874">
        <w:rPr>
          <w:sz w:val="22"/>
          <w:szCs w:val="20"/>
          <w:lang w:val="en-IL"/>
        </w:rPr>
        <w:t xml:space="preserve"> coin-toss</w:t>
      </w:r>
      <w:r w:rsidR="003F7E12">
        <w:rPr>
          <w:sz w:val="22"/>
          <w:szCs w:val="20"/>
          <w:lang w:val="en-IL"/>
        </w:rPr>
        <w:t xml:space="preserve">” </w:t>
      </w:r>
      <w:r w:rsidR="00AF6874">
        <w:rPr>
          <w:sz w:val="22"/>
          <w:szCs w:val="20"/>
          <w:lang w:val="en-IL"/>
        </w:rPr>
        <w:t>is simulated to decide whether a negative or neutral representation is selected/entered into WM.</w:t>
      </w:r>
      <w:ins w:id="1198" w:author="יפתח עמיר" w:date="2020-01-27T12:07:00Z">
        <w:r w:rsidR="007C6422">
          <w:rPr>
            <w:sz w:val="22"/>
            <w:szCs w:val="20"/>
            <w:lang w:val="en-IL"/>
          </w:rPr>
          <w:t xml:space="preserve"> </w:t>
        </w:r>
      </w:ins>
    </w:p>
    <w:p w14:paraId="4749D672" w14:textId="4BB4C434" w:rsidR="00C67E94" w:rsidRDefault="003F6E81">
      <w:pPr>
        <w:tabs>
          <w:tab w:val="left" w:pos="3525"/>
        </w:tabs>
        <w:ind w:firstLine="0"/>
        <w:rPr>
          <w:ins w:id="1199" w:author="יפתח עמיר" w:date="2020-01-21T13:32:00Z"/>
        </w:rPr>
        <w:pPrChange w:id="1200" w:author="יפתח עמיר" w:date="2020-01-21T15:01:00Z">
          <w:pPr/>
        </w:pPrChange>
      </w:pPr>
      <w:r>
        <w:tab/>
      </w:r>
    </w:p>
    <w:p w14:paraId="613535D4" w14:textId="77777777" w:rsidR="003F6E81" w:rsidRDefault="003F6E81">
      <w:pPr>
        <w:contextualSpacing w:val="0"/>
        <w:rPr>
          <w:lang w:val="en-IL"/>
        </w:rPr>
        <w:sectPr w:rsidR="003F6E81" w:rsidSect="003F6E81">
          <w:pgSz w:w="15840" w:h="12240" w:orient="landscape"/>
          <w:pgMar w:top="1440" w:right="1440" w:bottom="1440" w:left="1440" w:header="709" w:footer="709" w:gutter="0"/>
          <w:cols w:space="708"/>
          <w:docGrid w:linePitch="360"/>
        </w:sectPr>
      </w:pPr>
    </w:p>
    <w:p w14:paraId="4E25A57B" w14:textId="437CBF61" w:rsidR="000242B0" w:rsidRDefault="00FD0929">
      <w:pPr>
        <w:ind w:firstLine="567"/>
        <w:contextualSpacing w:val="0"/>
        <w:rPr>
          <w:ins w:id="1201" w:author="יפתח עמיר" w:date="2020-01-21T12:27:00Z"/>
        </w:rPr>
        <w:pPrChange w:id="1202" w:author="יפתח עמיר" w:date="2020-01-22T09:55:00Z">
          <w:pPr/>
        </w:pPrChange>
      </w:pPr>
      <w:ins w:id="1203" w:author="יפתח עמיר" w:date="2020-01-22T11:41:00Z">
        <w:r>
          <w:rPr>
            <w:lang w:val="en-IL"/>
          </w:rPr>
          <w:lastRenderedPageBreak/>
          <w:t>The mean and variance parameters</w:t>
        </w:r>
      </w:ins>
      <w:ins w:id="1204" w:author="יפתח עמיר" w:date="2020-01-27T12:04:00Z">
        <w:r w:rsidR="007C6422">
          <w:rPr>
            <w:lang w:val="en-IL"/>
          </w:rPr>
          <w:t xml:space="preserve"> reflect typically stable factors (</w:t>
        </w:r>
      </w:ins>
      <w:ins w:id="1205" w:author="יפתח עמיר" w:date="2020-01-27T12:05:00Z">
        <w:r w:rsidR="007C6422">
          <w:rPr>
            <w:lang w:val="en-IL"/>
          </w:rPr>
          <w:t>e.g., context is usually stable over short periods of time) and as such</w:t>
        </w:r>
      </w:ins>
      <w:ins w:id="1206" w:author="יפתח עמיר" w:date="2020-01-22T11:41:00Z">
        <w:r>
          <w:rPr>
            <w:lang w:val="en-IL"/>
          </w:rPr>
          <w:t xml:space="preserve"> </w:t>
        </w:r>
      </w:ins>
      <w:ins w:id="1207" w:author="יפתח עמיר" w:date="2020-01-27T12:05:00Z">
        <w:r w:rsidR="007C6422">
          <w:rPr>
            <w:lang w:val="en-IL"/>
          </w:rPr>
          <w:t>do not vary from moment-to-moment</w:t>
        </w:r>
      </w:ins>
      <w:ins w:id="1208" w:author="יפתח עמיר" w:date="2020-01-22T11:41:00Z">
        <w:r>
          <w:rPr>
            <w:lang w:val="en-IL"/>
          </w:rPr>
          <w:t xml:space="preserve">. In contrast, the </w:t>
        </w:r>
      </w:ins>
      <w:ins w:id="1209" w:author="יפתח עמיר" w:date="2020-01-27T12:04:00Z">
        <w:r w:rsidR="007C6422">
          <w:rPr>
            <w:lang w:val="en-IL"/>
          </w:rPr>
          <w:t>rate</w:t>
        </w:r>
      </w:ins>
      <w:ins w:id="1210" w:author="יפתח עמיר" w:date="2020-01-22T11:41:00Z">
        <w:r>
          <w:rPr>
            <w:lang w:val="en-IL"/>
          </w:rPr>
          <w:t xml:space="preserve"> parameter</w:t>
        </w:r>
      </w:ins>
      <w:ins w:id="1211" w:author="יפתח עמיר" w:date="2020-01-22T11:42:00Z">
        <w:r>
          <w:rPr>
            <w:lang w:val="en-IL"/>
          </w:rPr>
          <w:t>, representing</w:t>
        </w:r>
      </w:ins>
      <w:ins w:id="1212" w:author="יפתח עמיר" w:date="2020-01-22T11:43:00Z">
        <w:r>
          <w:rPr>
            <w:lang w:val="en-IL"/>
          </w:rPr>
          <w:t xml:space="preserve"> selection bias,</w:t>
        </w:r>
      </w:ins>
      <w:ins w:id="1213" w:author="יפתח עמיר" w:date="2020-01-22T11:41:00Z">
        <w:r w:rsidRPr="00FD0929">
          <w:rPr>
            <w:lang w:val="en-IL"/>
          </w:rPr>
          <w:t xml:space="preserve"> </w:t>
        </w:r>
        <w:r>
          <w:rPr>
            <w:lang w:val="en-IL"/>
          </w:rPr>
          <w:t xml:space="preserve">is most subject to change from moment-to-moment since it is determined the momentary states of the system components. As such, the </w:t>
        </w:r>
      </w:ins>
      <w:ins w:id="1214" w:author="יפתח עמיר" w:date="2020-01-27T12:06:00Z">
        <w:r w:rsidR="007C6422">
          <w:rPr>
            <w:lang w:val="en-IL"/>
          </w:rPr>
          <w:t>rate</w:t>
        </w:r>
      </w:ins>
      <w:ins w:id="1215" w:author="יפתח עמיר" w:date="2020-01-22T11:41:00Z">
        <w:r>
          <w:rPr>
            <w:lang w:val="en-IL"/>
          </w:rPr>
          <w:t xml:space="preserve"> parameter is central to understanding </w:t>
        </w:r>
      </w:ins>
      <w:ins w:id="1216" w:author="יפתח עמיר" w:date="2020-01-22T11:42:00Z">
        <w:r>
          <w:rPr>
            <w:lang w:val="en-IL"/>
          </w:rPr>
          <w:t>how the model trajectories unfold over time.</w:t>
        </w:r>
      </w:ins>
      <w:ins w:id="1217" w:author="יפתח עמיר" w:date="2020-01-22T11:41:00Z">
        <w:r>
          <w:rPr>
            <w:lang w:val="en-IL"/>
          </w:rPr>
          <w:t xml:space="preserve"> </w:t>
        </w:r>
      </w:ins>
      <w:r w:rsidR="000242B0">
        <w:t>This selection bias</w:t>
      </w:r>
      <w:ins w:id="1218" w:author="יפתח עמיר" w:date="2020-01-22T11:43:00Z">
        <w:r>
          <w:rPr>
            <w:lang w:val="en-IL"/>
          </w:rPr>
          <w:t xml:space="preserve"> (</w:t>
        </w:r>
      </w:ins>
      <w:ins w:id="1219" w:author="יפתח עמיר" w:date="2020-01-27T12:06:00Z">
        <w:r w:rsidR="007C6422">
          <w:rPr>
            <w:lang w:val="en-IL"/>
          </w:rPr>
          <w:t xml:space="preserve">exponential rate, </w:t>
        </w:r>
      </w:ins>
      <w:ins w:id="1220" w:author="יפתח עמיר" w:date="2020-01-22T11:43:00Z">
        <w:r>
          <w:rPr>
            <w:lang w:val="en-IL"/>
          </w:rPr>
          <w:t>tau)</w:t>
        </w:r>
      </w:ins>
      <w:r w:rsidR="000242B0">
        <w:t xml:space="preserve"> can be represented as a heuristic formula (Equation 1):</w:t>
      </w:r>
    </w:p>
    <w:p w14:paraId="4D5A4DEC" w14:textId="1C6C28EF" w:rsidR="00F44F3D" w:rsidRDefault="00F44F3D" w:rsidP="00F44F3D">
      <w:pPr>
        <w:ind w:firstLine="0"/>
      </w:pPr>
    </w:p>
    <w:bookmarkStart w:id="1221" w:name="_Hlk22892373"/>
    <w:p w14:paraId="154A4271" w14:textId="62B4EE47" w:rsidR="000242B0" w:rsidRDefault="00BD49C6" w:rsidP="00C67E94">
      <w:pPr>
        <w:ind w:firstLine="0"/>
      </w:pPr>
      <m:oMathPara>
        <m:oMath>
          <m:sSub>
            <m:sSubPr>
              <m:ctrlPr>
                <w:rPr>
                  <w:rFonts w:ascii="Cambria Math" w:eastAsiaTheme="minorEastAsia" w:hAnsi="Cambria Math"/>
                  <w:i/>
                  <w:iCs/>
                  <w:color w:val="000000" w:themeColor="text1"/>
                  <w:kern w:val="24"/>
                  <w:szCs w:val="24"/>
                </w:rPr>
              </m:ctrlPr>
            </m:sSubPr>
            <m:e>
              <m:eqArr>
                <m:eqArrPr>
                  <m:ctrlPr>
                    <w:rPr>
                      <w:rFonts w:ascii="Cambria Math" w:eastAsiaTheme="minorEastAsia" w:hAnsi="Cambria Math"/>
                      <w:i/>
                      <w:iCs/>
                      <w:color w:val="000000" w:themeColor="text1"/>
                      <w:kern w:val="24"/>
                      <w:szCs w:val="24"/>
                    </w:rPr>
                  </m:ctrlPr>
                </m:eqArrPr>
                <m:e>
                  <m:r>
                    <w:rPr>
                      <w:rFonts w:ascii="Cambria Math" w:hAnsi="Cambria Math"/>
                      <w:color w:val="000000" w:themeColor="text1"/>
                      <w:kern w:val="24"/>
                    </w:rPr>
                    <m:t>Selection</m:t>
                  </m:r>
                </m:e>
                <m:e>
                  <m:r>
                    <w:rPr>
                      <w:rFonts w:ascii="Cambria Math" w:hAnsi="Cambria Math"/>
                      <w:color w:val="000000" w:themeColor="text1"/>
                      <w:kern w:val="24"/>
                    </w:rPr>
                    <m:t>bias</m:t>
                  </m:r>
                </m:e>
              </m:eqArr>
            </m:e>
            <m:sub>
              <m:r>
                <w:rPr>
                  <w:rFonts w:ascii="Cambria Math" w:hAnsi="Cambria Math"/>
                  <w:color w:val="000000" w:themeColor="text1"/>
                  <w:kern w:val="24"/>
                </w:rPr>
                <m:t>i, n</m:t>
              </m:r>
            </m:sub>
          </m:sSub>
          <m:r>
            <w:rPr>
              <w:rFonts w:ascii="Cambria Math" w:hAnsi="Cambria Math"/>
              <w:color w:val="000000" w:themeColor="text1"/>
              <w:kern w:val="24"/>
            </w:rPr>
            <m:t>=</m:t>
          </m:r>
          <m:r>
            <w:ins w:id="1222" w:author="יפתח עמיר" w:date="2020-01-22T11:44:00Z">
              <w:rPr>
                <w:rFonts w:ascii="Cambria Math" w:hAnsi="Cambria Math"/>
                <w:color w:val="000000" w:themeColor="text1"/>
                <w:kern w:val="24"/>
              </w:rPr>
              <m:t>tau=</m:t>
            </w:ins>
          </m:r>
          <m:f>
            <m:fPr>
              <m:ctrlPr>
                <w:ins w:id="1223" w:author="יפתח עמיר" w:date="2020-01-27T11:38:00Z">
                  <w:rPr>
                    <w:rFonts w:ascii="Cambria Math" w:hAnsi="Cambria Math"/>
                    <w:i/>
                    <w:color w:val="000000" w:themeColor="text1"/>
                    <w:kern w:val="24"/>
                  </w:rPr>
                </w:ins>
              </m:ctrlPr>
            </m:fPr>
            <m:num>
              <m:sSub>
                <m:sSubPr>
                  <m:ctrlPr>
                    <w:ins w:id="1224" w:author="יפתח עמיר" w:date="2020-01-27T11:38:00Z">
                      <w:rPr>
                        <w:rFonts w:ascii="Cambria Math" w:eastAsia="Cambria Math" w:hAnsi="Cambria Math"/>
                        <w:i/>
                        <w:iCs/>
                        <w:color w:val="000000" w:themeColor="text1"/>
                        <w:kern w:val="24"/>
                        <w:szCs w:val="24"/>
                      </w:rPr>
                    </w:ins>
                  </m:ctrlPr>
                </m:sSubPr>
                <m:e>
                  <m:eqArr>
                    <m:eqArrPr>
                      <m:ctrlPr>
                        <w:ins w:id="1225" w:author="יפתח עמיר" w:date="2020-01-27T11:38:00Z">
                          <w:rPr>
                            <w:rFonts w:ascii="Cambria Math" w:eastAsia="Cambria Math" w:hAnsi="Cambria Math"/>
                            <w:i/>
                            <w:color w:val="000000" w:themeColor="text1"/>
                            <w:kern w:val="24"/>
                            <w:szCs w:val="24"/>
                          </w:rPr>
                        </w:ins>
                      </m:ctrlPr>
                    </m:eqArrPr>
                    <m:e>
                      <m:r>
                        <w:ins w:id="1226" w:author="יפתח עמיר" w:date="2020-01-27T11:38:00Z">
                          <w:rPr>
                            <w:rFonts w:ascii="Cambria Math" w:eastAsia="Cambria Math" w:hAnsi="Cambria Math"/>
                            <w:color w:val="000000" w:themeColor="text1"/>
                            <w:kern w:val="24"/>
                            <w:szCs w:val="24"/>
                          </w:rPr>
                          <m:t>Representations</m:t>
                        </w:ins>
                      </m:r>
                    </m:e>
                    <m:e>
                      <m:r>
                        <w:ins w:id="1227" w:author="יפתח עמיר" w:date="2020-01-27T11:38:00Z">
                          <w:rPr>
                            <w:rFonts w:ascii="Cambria Math" w:eastAsia="Cambria Math" w:hAnsi="Cambria Math"/>
                            <w:color w:val="000000" w:themeColor="text1"/>
                            <w:kern w:val="24"/>
                            <w:szCs w:val="24"/>
                          </w:rPr>
                          <m:t>in WM</m:t>
                        </w:ins>
                      </m:r>
                    </m:e>
                  </m:eqArr>
                </m:e>
                <m:sub>
                  <m:r>
                    <w:ins w:id="1228" w:author="יפתח עמיר" w:date="2020-01-27T11:38:00Z">
                      <w:rPr>
                        <w:rFonts w:ascii="Cambria Math" w:eastAsia="Cambria Math" w:hAnsi="Cambria Math"/>
                        <w:color w:val="000000" w:themeColor="text1"/>
                        <w:kern w:val="24"/>
                        <w:szCs w:val="24"/>
                      </w:rPr>
                      <m:t>i,n-1</m:t>
                    </w:ins>
                  </m:r>
                </m:sub>
              </m:sSub>
              <m:r>
                <w:ins w:id="1229" w:author="יפתח עמיר" w:date="2020-01-27T11:38:00Z">
                  <w:rPr>
                    <w:rFonts w:ascii="Cambria Math" w:eastAsia="Cambria Math" w:hAnsi="Cambria Math"/>
                    <w:color w:val="000000" w:themeColor="text1"/>
                    <w:kern w:val="24"/>
                    <w:szCs w:val="24"/>
                  </w:rPr>
                  <m:t>+(</m:t>
                </w:ins>
              </m:r>
              <m:sSub>
                <m:sSubPr>
                  <m:ctrlPr>
                    <w:ins w:id="1230" w:author="יפתח עמיר" w:date="2020-01-27T11:38:00Z">
                      <w:rPr>
                        <w:rFonts w:ascii="Cambria Math" w:eastAsia="Cambria Math" w:hAnsi="Cambria Math"/>
                        <w:i/>
                        <w:iCs/>
                        <w:color w:val="000000" w:themeColor="text1"/>
                        <w:kern w:val="24"/>
                        <w:szCs w:val="24"/>
                      </w:rPr>
                    </w:ins>
                  </m:ctrlPr>
                </m:sSubPr>
                <m:e>
                  <m:r>
                    <w:ins w:id="1231" w:author="יפתח עמיר" w:date="2020-01-27T11:38:00Z">
                      <w:rPr>
                        <w:rFonts w:ascii="Cambria Math" w:eastAsiaTheme="minorEastAsia" w:hAnsi="Cambria Math"/>
                        <w:color w:val="000000" w:themeColor="text1"/>
                        <w:kern w:val="24"/>
                        <w:szCs w:val="24"/>
                      </w:rPr>
                      <m:t>Affect</m:t>
                    </w:ins>
                  </m:r>
                </m:e>
                <m:sub>
                  <m:r>
                    <w:ins w:id="1232" w:author="יפתח עמיר" w:date="2020-01-27T11:38:00Z">
                      <w:rPr>
                        <w:rFonts w:ascii="Cambria Math" w:eastAsia="Cambria Math" w:hAnsi="Cambria Math"/>
                        <w:color w:val="000000" w:themeColor="text1"/>
                        <w:kern w:val="24"/>
                        <w:szCs w:val="24"/>
                      </w:rPr>
                      <m:t>n-1</m:t>
                    </w:ins>
                  </m:r>
                </m:sub>
              </m:sSub>
              <m:r>
                <w:ins w:id="1233" w:author="יפתח עמיר" w:date="2020-01-27T11:38:00Z">
                  <w:rPr>
                    <w:rFonts w:ascii="Cambria Math" w:eastAsia="Cambria Math" w:hAnsi="Cambria Math"/>
                    <w:color w:val="000000" w:themeColor="text1"/>
                    <w:kern w:val="24"/>
                    <w:szCs w:val="24"/>
                  </w:rPr>
                  <m:t>×</m:t>
                </w:ins>
              </m:r>
              <m:sSub>
                <m:sSubPr>
                  <m:ctrlPr>
                    <w:ins w:id="1234" w:author="יפתח עמיר" w:date="2020-01-27T11:38:00Z">
                      <w:rPr>
                        <w:rFonts w:ascii="Cambria Math" w:eastAsia="Cambria Math" w:hAnsi="Cambria Math"/>
                        <w:i/>
                        <w:iCs/>
                        <w:color w:val="000000" w:themeColor="text1"/>
                        <w:kern w:val="24"/>
                        <w:szCs w:val="24"/>
                      </w:rPr>
                    </w:ins>
                  </m:ctrlPr>
                </m:sSubPr>
                <m:e>
                  <m:eqArr>
                    <m:eqArrPr>
                      <m:ctrlPr>
                        <w:ins w:id="1235" w:author="יפתח עמיר" w:date="2020-01-27T11:38:00Z">
                          <w:rPr>
                            <w:rFonts w:ascii="Cambria Math" w:eastAsia="Cambria Math" w:hAnsi="Cambria Math"/>
                            <w:i/>
                            <w:iCs/>
                            <w:color w:val="000000" w:themeColor="text1"/>
                            <w:kern w:val="24"/>
                            <w:szCs w:val="24"/>
                          </w:rPr>
                        </w:ins>
                      </m:ctrlPr>
                    </m:eqArrPr>
                    <m:e>
                      <m:r>
                        <w:ins w:id="1236" w:author="יפתח עמיר" w:date="2020-01-27T11:38:00Z">
                          <w:rPr>
                            <w:rFonts w:ascii="Cambria Math" w:eastAsia="Cambria Math" w:hAnsi="Cambria Math"/>
                            <w:color w:val="000000" w:themeColor="text1"/>
                            <w:kern w:val="24"/>
                            <w:szCs w:val="24"/>
                          </w:rPr>
                          <m:t>Reactivity</m:t>
                        </w:ins>
                      </m:r>
                    </m:e>
                    <m:e>
                      <m:r>
                        <w:ins w:id="1237" w:author="יפתח עמיר" w:date="2020-01-27T11:38:00Z">
                          <w:rPr>
                            <w:rFonts w:ascii="Cambria Math" w:eastAsia="Cambria Math" w:hAnsi="Cambria Math"/>
                            <w:color w:val="000000" w:themeColor="text1"/>
                            <w:kern w:val="24"/>
                            <w:szCs w:val="24"/>
                          </w:rPr>
                          <m:t>to Affect</m:t>
                        </w:ins>
                      </m:r>
                    </m:e>
                  </m:eqArr>
                </m:e>
                <m:sub>
                  <m:r>
                    <w:ins w:id="1238" w:author="יפתח עמיר" w:date="2020-01-27T11:38:00Z">
                      <w:rPr>
                        <w:rFonts w:ascii="Cambria Math" w:eastAsia="Cambria Math" w:hAnsi="Cambria Math"/>
                        <w:color w:val="000000" w:themeColor="text1"/>
                        <w:kern w:val="24"/>
                        <w:szCs w:val="24"/>
                      </w:rPr>
                      <m:t>i</m:t>
                    </w:ins>
                  </m:r>
                </m:sub>
              </m:sSub>
              <m:r>
                <w:ins w:id="1239" w:author="יפתח עמיר" w:date="2020-01-27T11:38:00Z">
                  <w:rPr>
                    <w:rFonts w:ascii="Cambria Math" w:eastAsia="Cambria Math" w:hAnsi="Cambria Math"/>
                    <w:color w:val="000000" w:themeColor="text1"/>
                    <w:kern w:val="24"/>
                    <w:szCs w:val="24"/>
                  </w:rPr>
                  <m:t>)</m:t>
                </w:ins>
              </m:r>
            </m:num>
            <m:den>
              <m:r>
                <w:ins w:id="1240" w:author="יפתח עמיר" w:date="2020-01-27T11:38:00Z">
                  <w:rPr>
                    <w:rFonts w:ascii="Cambria Math" w:hAnsi="Cambria Math"/>
                    <w:color w:val="000000" w:themeColor="text1"/>
                    <w:kern w:val="24"/>
                  </w:rPr>
                  <m:t xml:space="preserve">2+ </m:t>
                </w:ins>
              </m:r>
              <m:sSup>
                <m:sSupPr>
                  <m:ctrlPr>
                    <w:ins w:id="1241" w:author="יפתח עמיר" w:date="2020-01-27T11:38:00Z">
                      <w:rPr>
                        <w:rFonts w:ascii="Cambria Math" w:eastAsiaTheme="minorEastAsia" w:hAnsi="Cambria Math"/>
                        <w:i/>
                        <w:iCs/>
                        <w:color w:val="000000" w:themeColor="text1"/>
                        <w:kern w:val="24"/>
                        <w:szCs w:val="24"/>
                      </w:rPr>
                    </w:ins>
                  </m:ctrlPr>
                </m:sSupPr>
                <m:e>
                  <m:r>
                    <w:ins w:id="1242" w:author="יפתח עמיר" w:date="2020-01-27T11:38:00Z">
                      <w:rPr>
                        <w:rFonts w:ascii="Cambria Math" w:eastAsiaTheme="minorEastAsia" w:hAnsi="Cambria Math"/>
                        <w:color w:val="000000" w:themeColor="text1"/>
                        <w:kern w:val="24"/>
                        <w:szCs w:val="24"/>
                      </w:rPr>
                      <m:t>(</m:t>
                    </w:ins>
                  </m:r>
                  <m:sSub>
                    <m:sSubPr>
                      <m:ctrlPr>
                        <w:ins w:id="1243" w:author="יפתח עמיר" w:date="2020-01-27T11:38:00Z">
                          <w:rPr>
                            <w:rFonts w:ascii="Cambria Math" w:eastAsiaTheme="minorEastAsia" w:hAnsi="Cambria Math"/>
                            <w:i/>
                            <w:iCs/>
                            <w:color w:val="000000" w:themeColor="text1"/>
                            <w:kern w:val="24"/>
                            <w:szCs w:val="24"/>
                          </w:rPr>
                        </w:ins>
                      </m:ctrlPr>
                    </m:sSubPr>
                    <m:e>
                      <m:r>
                        <w:ins w:id="1244" w:author="יפתח עמיר" w:date="2020-01-27T11:38:00Z">
                          <w:rPr>
                            <w:rFonts w:ascii="Cambria Math" w:hAnsi="Cambria Math"/>
                            <w:color w:val="000000" w:themeColor="text1"/>
                            <w:kern w:val="24"/>
                          </w:rPr>
                          <m:t>Context</m:t>
                        </w:ins>
                      </m:r>
                    </m:e>
                    <m:sub>
                      <m:r>
                        <w:ins w:id="1245" w:author="יפתח עמיר" w:date="2020-01-27T11:38:00Z">
                          <w:rPr>
                            <w:rFonts w:ascii="Cambria Math" w:hAnsi="Cambria Math"/>
                            <w:color w:val="000000" w:themeColor="text1"/>
                            <w:kern w:val="24"/>
                          </w:rPr>
                          <m:t>i,n</m:t>
                        </w:ins>
                      </m:r>
                    </m:sub>
                  </m:sSub>
                </m:e>
                <m:sup>
                  <m:r>
                    <w:ins w:id="1246" w:author="יפתח עמיר" w:date="2020-01-27T11:38:00Z">
                      <w:rPr>
                        <w:rFonts w:ascii="Cambria Math" w:hAnsi="Cambria Math"/>
                        <w:color w:val="000000" w:themeColor="text1"/>
                        <w:kern w:val="24"/>
                        <w:szCs w:val="24"/>
                      </w:rPr>
                      <m:t>2</m:t>
                    </w:ins>
                  </m:r>
                </m:sup>
              </m:sSup>
              <m:r>
                <w:ins w:id="1247" w:author="יפתח עמיר" w:date="2020-01-27T11:38:00Z">
                  <w:rPr>
                    <w:rFonts w:ascii="Cambria Math" w:eastAsiaTheme="minorEastAsia" w:hAnsi="Cambria Math"/>
                    <w:color w:val="000000" w:themeColor="text1"/>
                    <w:kern w:val="24"/>
                    <w:szCs w:val="24"/>
                  </w:rPr>
                  <m:t>)</m:t>
                </w:ins>
              </m:r>
            </m:den>
          </m:f>
          <m:r>
            <w:del w:id="1248" w:author="יפתח עמיר" w:date="2020-01-27T11:38:00Z">
              <w:rPr>
                <w:rFonts w:ascii="Cambria Math" w:hAnsi="Cambria Math"/>
                <w:color w:val="000000" w:themeColor="text1"/>
                <w:kern w:val="24"/>
              </w:rPr>
              <m:t xml:space="preserve"> </m:t>
            </w:del>
          </m:r>
          <m:func>
            <m:funcPr>
              <m:ctrlPr>
                <w:del w:id="1249" w:author="יפתח עמיר" w:date="2020-01-27T11:38:00Z">
                  <w:rPr>
                    <w:rFonts w:ascii="Cambria Math" w:hAnsi="Cambria Math"/>
                    <w:i/>
                    <w:color w:val="000000" w:themeColor="text1"/>
                    <w:kern w:val="24"/>
                  </w:rPr>
                </w:del>
              </m:ctrlPr>
            </m:funcPr>
            <m:fName>
              <m:r>
                <w:del w:id="1250" w:author="יפתח עמיר" w:date="2020-01-27T11:38:00Z">
                  <m:rPr>
                    <m:sty m:val="p"/>
                  </m:rPr>
                  <w:rPr>
                    <w:rFonts w:ascii="Cambria Math" w:hAnsi="Cambria Math"/>
                    <w:color w:val="000000" w:themeColor="text1"/>
                    <w:kern w:val="24"/>
                  </w:rPr>
                  <m:t>tanh</m:t>
                </w:del>
              </m:r>
            </m:fName>
            <m:e>
              <m:f>
                <m:fPr>
                  <m:ctrlPr>
                    <w:del w:id="1251" w:author="יפתח עמיר" w:date="2020-01-27T11:38:00Z">
                      <w:rPr>
                        <w:rFonts w:ascii="Cambria Math" w:hAnsi="Cambria Math"/>
                        <w:i/>
                        <w:color w:val="000000" w:themeColor="text1"/>
                        <w:kern w:val="24"/>
                      </w:rPr>
                    </w:del>
                  </m:ctrlPr>
                </m:fPr>
                <m:num>
                  <m:sSub>
                    <m:sSubPr>
                      <m:ctrlPr>
                        <w:del w:id="1252" w:author="יפתח עמיר" w:date="2020-01-27T11:38:00Z">
                          <w:rPr>
                            <w:rFonts w:ascii="Cambria Math" w:eastAsia="Cambria Math" w:hAnsi="Cambria Math"/>
                            <w:i/>
                            <w:iCs/>
                            <w:color w:val="000000" w:themeColor="text1"/>
                            <w:kern w:val="24"/>
                            <w:szCs w:val="24"/>
                          </w:rPr>
                        </w:del>
                      </m:ctrlPr>
                    </m:sSubPr>
                    <m:e/>
                    <m:sub>
                      <m:r>
                        <w:del w:id="1253" w:author="יפתח עמיר" w:date="2020-01-27T11:38:00Z">
                          <w:rPr>
                            <w:rFonts w:ascii="Cambria Math" w:eastAsia="Cambria Math" w:hAnsi="Cambria Math"/>
                            <w:color w:val="000000" w:themeColor="text1"/>
                            <w:kern w:val="24"/>
                            <w:szCs w:val="24"/>
                          </w:rPr>
                          <m:t>i,n-1</m:t>
                        </w:del>
                      </m:r>
                    </m:sub>
                  </m:sSub>
                  <m:r>
                    <w:del w:id="1254" w:author="יפתח עמיר" w:date="2020-01-27T11:38:00Z">
                      <w:rPr>
                        <w:rFonts w:ascii="Cambria Math" w:eastAsia="Cambria Math" w:hAnsi="Cambria Math"/>
                        <w:color w:val="000000" w:themeColor="text1"/>
                        <w:kern w:val="24"/>
                        <w:szCs w:val="24"/>
                      </w:rPr>
                      <m:t>+(</m:t>
                    </w:del>
                  </m:r>
                  <m:sSub>
                    <m:sSubPr>
                      <m:ctrlPr>
                        <w:del w:id="1255" w:author="יפתח עמיר" w:date="2020-01-27T11:38:00Z">
                          <w:rPr>
                            <w:rFonts w:ascii="Cambria Math" w:eastAsia="Cambria Math" w:hAnsi="Cambria Math"/>
                            <w:i/>
                            <w:iCs/>
                            <w:color w:val="000000" w:themeColor="text1"/>
                            <w:kern w:val="24"/>
                            <w:szCs w:val="24"/>
                          </w:rPr>
                        </w:del>
                      </m:ctrlPr>
                    </m:sSubPr>
                    <m:e>
                      <m:r>
                        <w:del w:id="1256" w:author="יפתח עמיר" w:date="2020-01-27T11:38:00Z">
                          <w:rPr>
                            <w:rFonts w:ascii="Cambria Math" w:eastAsiaTheme="minorEastAsia" w:hAnsi="Cambria Math"/>
                            <w:color w:val="000000" w:themeColor="text1"/>
                            <w:kern w:val="24"/>
                            <w:szCs w:val="24"/>
                          </w:rPr>
                          <m:t>Affect</m:t>
                        </w:del>
                      </m:r>
                    </m:e>
                    <m:sub>
                      <m:r>
                        <w:del w:id="1257" w:author="יפתח עמיר" w:date="2020-01-27T11:38:00Z">
                          <w:rPr>
                            <w:rFonts w:ascii="Cambria Math" w:eastAsia="Cambria Math" w:hAnsi="Cambria Math"/>
                            <w:color w:val="000000" w:themeColor="text1"/>
                            <w:kern w:val="24"/>
                            <w:szCs w:val="24"/>
                          </w:rPr>
                          <m:t>n-1</m:t>
                        </w:del>
                      </m:r>
                    </m:sub>
                  </m:sSub>
                  <m:r>
                    <w:del w:id="1258" w:author="יפתח עמיר" w:date="2020-01-27T11:38:00Z">
                      <w:rPr>
                        <w:rFonts w:ascii="Cambria Math" w:eastAsia="Cambria Math" w:hAnsi="Cambria Math"/>
                        <w:color w:val="000000" w:themeColor="text1"/>
                        <w:kern w:val="24"/>
                        <w:szCs w:val="24"/>
                      </w:rPr>
                      <m:t>×</m:t>
                    </w:del>
                  </m:r>
                  <m:sSub>
                    <m:sSubPr>
                      <m:ctrlPr>
                        <w:del w:id="1259" w:author="יפתח עמיר" w:date="2020-01-27T11:38:00Z">
                          <w:rPr>
                            <w:rFonts w:ascii="Cambria Math" w:eastAsia="Cambria Math" w:hAnsi="Cambria Math"/>
                            <w:i/>
                            <w:iCs/>
                            <w:color w:val="000000" w:themeColor="text1"/>
                            <w:kern w:val="24"/>
                            <w:szCs w:val="24"/>
                          </w:rPr>
                        </w:del>
                      </m:ctrlPr>
                    </m:sSubPr>
                    <m:e/>
                    <m:sub>
                      <m:r>
                        <w:del w:id="1260" w:author="יפתח עמיר" w:date="2020-01-27T11:38:00Z">
                          <w:rPr>
                            <w:rFonts w:ascii="Cambria Math" w:eastAsia="Cambria Math" w:hAnsi="Cambria Math"/>
                            <w:color w:val="000000" w:themeColor="text1"/>
                            <w:kern w:val="24"/>
                            <w:szCs w:val="24"/>
                          </w:rPr>
                          <m:t>i</m:t>
                        </w:del>
                      </m:r>
                    </m:sub>
                  </m:sSub>
                  <m:r>
                    <w:del w:id="1261" w:author="יפתח עמיר" w:date="2020-01-27T11:38:00Z">
                      <w:rPr>
                        <w:rFonts w:ascii="Cambria Math" w:eastAsia="Cambria Math" w:hAnsi="Cambria Math"/>
                        <w:color w:val="000000" w:themeColor="text1"/>
                        <w:kern w:val="24"/>
                        <w:szCs w:val="24"/>
                      </w:rPr>
                      <m:t>)</m:t>
                    </w:del>
                  </m:r>
                </m:num>
                <m:den>
                  <m:r>
                    <w:del w:id="1262" w:author="יפתח עמיר" w:date="2020-01-27T11:38:00Z">
                      <w:rPr>
                        <w:rFonts w:ascii="Cambria Math" w:hAnsi="Cambria Math"/>
                        <w:color w:val="000000" w:themeColor="text1"/>
                        <w:kern w:val="24"/>
                      </w:rPr>
                      <m:t xml:space="preserve">2+ </m:t>
                    </w:del>
                  </m:r>
                  <m:sSup>
                    <m:sSupPr>
                      <m:ctrlPr>
                        <w:del w:id="1263" w:author="יפתח עמיר" w:date="2020-01-27T11:38:00Z">
                          <w:rPr>
                            <w:rFonts w:ascii="Cambria Math" w:eastAsiaTheme="minorEastAsia" w:hAnsi="Cambria Math"/>
                            <w:i/>
                            <w:iCs/>
                            <w:color w:val="000000" w:themeColor="text1"/>
                            <w:kern w:val="24"/>
                            <w:szCs w:val="24"/>
                          </w:rPr>
                        </w:del>
                      </m:ctrlPr>
                    </m:sSupPr>
                    <m:e>
                      <m:r>
                        <w:del w:id="1264" w:author="יפתח עמיר" w:date="2020-01-27T11:38:00Z">
                          <w:rPr>
                            <w:rFonts w:ascii="Cambria Math" w:eastAsiaTheme="minorEastAsia" w:hAnsi="Cambria Math"/>
                            <w:color w:val="000000" w:themeColor="text1"/>
                            <w:kern w:val="24"/>
                            <w:szCs w:val="24"/>
                          </w:rPr>
                          <m:t>(</m:t>
                        </w:del>
                      </m:r>
                      <m:sSub>
                        <m:sSubPr>
                          <m:ctrlPr>
                            <w:del w:id="1265" w:author="יפתח עמיר" w:date="2020-01-27T11:38:00Z">
                              <w:rPr>
                                <w:rFonts w:ascii="Cambria Math" w:eastAsiaTheme="minorEastAsia" w:hAnsi="Cambria Math"/>
                                <w:i/>
                                <w:iCs/>
                                <w:color w:val="000000" w:themeColor="text1"/>
                                <w:kern w:val="24"/>
                                <w:szCs w:val="24"/>
                              </w:rPr>
                            </w:del>
                          </m:ctrlPr>
                        </m:sSubPr>
                        <m:e>
                          <m:r>
                            <w:del w:id="1266" w:author="יפתח עמיר" w:date="2020-01-27T11:38:00Z">
                              <w:rPr>
                                <w:rFonts w:ascii="Cambria Math" w:hAnsi="Cambria Math"/>
                                <w:color w:val="000000" w:themeColor="text1"/>
                                <w:kern w:val="24"/>
                              </w:rPr>
                              <m:t>Context</m:t>
                            </w:del>
                          </m:r>
                        </m:e>
                        <m:sub>
                          <m:r>
                            <w:del w:id="1267" w:author="יפתח עמיר" w:date="2020-01-27T11:38:00Z">
                              <w:rPr>
                                <w:rFonts w:ascii="Cambria Math" w:hAnsi="Cambria Math"/>
                                <w:color w:val="000000" w:themeColor="text1"/>
                                <w:kern w:val="24"/>
                              </w:rPr>
                              <m:t>i,n</m:t>
                            </w:del>
                          </m:r>
                        </m:sub>
                      </m:sSub>
                    </m:e>
                    <m:sup>
                      <m:r>
                        <w:del w:id="1268" w:author="יפתח עמיר" w:date="2020-01-27T11:38:00Z">
                          <w:rPr>
                            <w:rFonts w:ascii="Cambria Math" w:hAnsi="Cambria Math"/>
                            <w:color w:val="000000" w:themeColor="text1"/>
                            <w:kern w:val="24"/>
                            <w:szCs w:val="24"/>
                          </w:rPr>
                          <m:t>2</m:t>
                        </w:del>
                      </m:r>
                    </m:sup>
                  </m:sSup>
                  <m:r>
                    <w:del w:id="1269" w:author="יפתח עמיר" w:date="2020-01-27T11:38:00Z">
                      <w:rPr>
                        <w:rFonts w:ascii="Cambria Math" w:eastAsiaTheme="minorEastAsia" w:hAnsi="Cambria Math"/>
                        <w:color w:val="000000" w:themeColor="text1"/>
                        <w:kern w:val="24"/>
                        <w:szCs w:val="24"/>
                      </w:rPr>
                      <m:t>)</m:t>
                    </w:del>
                  </m:r>
                </m:den>
              </m:f>
            </m:e>
          </m:func>
        </m:oMath>
      </m:oMathPara>
      <w:bookmarkEnd w:id="1221"/>
    </w:p>
    <w:p w14:paraId="1D0190AC" w14:textId="77777777" w:rsidR="005F7665" w:rsidRDefault="005F7665" w:rsidP="000242B0">
      <w:pPr>
        <w:ind w:firstLine="0"/>
        <w:rPr>
          <w:rFonts w:eastAsiaTheme="minorEastAsia"/>
          <w:iCs/>
          <w:color w:val="000000" w:themeColor="text1"/>
          <w:kern w:val="24"/>
          <w:szCs w:val="24"/>
        </w:rPr>
      </w:pPr>
    </w:p>
    <w:p w14:paraId="2457A046" w14:textId="40A6677E" w:rsidR="00554402" w:rsidRPr="000242B0" w:rsidRDefault="000242B0" w:rsidP="00CD5E00">
      <w:r>
        <w:t xml:space="preserve">where </w:t>
      </w:r>
      <w:proofErr w:type="spellStart"/>
      <w:r>
        <w:rPr>
          <w:i/>
          <w:iCs/>
        </w:rPr>
        <w:t>i</w:t>
      </w:r>
      <w:proofErr w:type="spellEnd"/>
      <w:r>
        <w:rPr>
          <w:i/>
          <w:iCs/>
        </w:rPr>
        <w:t xml:space="preserve"> </w:t>
      </w:r>
      <w:r>
        <w:t>represents the individual person</w:t>
      </w:r>
      <w:ins w:id="1270" w:author="יפתח עמיר" w:date="2020-01-22T09:56:00Z">
        <w:r w:rsidR="007664B8">
          <w:rPr>
            <w:lang w:val="en-IL"/>
          </w:rPr>
          <w:t>/model</w:t>
        </w:r>
      </w:ins>
      <w:r>
        <w:t xml:space="preserve">, </w:t>
      </w:r>
      <w:r>
        <w:rPr>
          <w:i/>
          <w:iCs/>
        </w:rPr>
        <w:t>n</w:t>
      </w:r>
      <w:r>
        <w:t xml:space="preserve"> the specific moment in time.</w:t>
      </w:r>
      <w:ins w:id="1271" w:author="יפתח עמיר" w:date="2020-01-22T11:44:00Z">
        <w:r w:rsidR="00FD0929">
          <w:rPr>
            <w:lang w:val="en-IL"/>
          </w:rPr>
          <w:t xml:space="preserve"> </w:t>
        </w:r>
      </w:ins>
      <w:ins w:id="1272" w:author="יפתח עמיר" w:date="2020-01-22T11:45:00Z">
        <w:r w:rsidR="00FD0929">
          <w:rPr>
            <w:lang w:val="en-IL"/>
          </w:rPr>
          <w:t>Accordingly,</w:t>
        </w:r>
      </w:ins>
      <w:r>
        <w:t xml:space="preserve"> </w:t>
      </w:r>
      <w:del w:id="1273" w:author="יפתח עמיר" w:date="2020-01-29T14:16:00Z">
        <w:r w:rsidDel="008F5C1D">
          <w:rPr>
            <w:i/>
            <w:iCs/>
          </w:rPr>
          <w:delText xml:space="preserve">Selection </w:delText>
        </w:r>
      </w:del>
      <w:ins w:id="1274" w:author="יפתח עמיר" w:date="2020-01-29T14:16:00Z">
        <w:r w:rsidR="008F5C1D">
          <w:rPr>
            <w:i/>
            <w:iCs/>
            <w:lang w:val="en-IL"/>
          </w:rPr>
          <w:t>s</w:t>
        </w:r>
        <w:r w:rsidR="008F5C1D">
          <w:rPr>
            <w:i/>
            <w:iCs/>
          </w:rPr>
          <w:t xml:space="preserve">election </w:t>
        </w:r>
      </w:ins>
      <w:r>
        <w:rPr>
          <w:i/>
          <w:iCs/>
        </w:rPr>
        <w:t>bias</w:t>
      </w:r>
      <w:r>
        <w:t xml:space="preserve"> is a </w:t>
      </w:r>
      <w:del w:id="1275" w:author="יפתח עמיר" w:date="2020-01-14T10:21:00Z">
        <w:r w:rsidDel="00F8791A">
          <w:delText xml:space="preserve">likelihood </w:delText>
        </w:r>
      </w:del>
      <w:ins w:id="1276" w:author="יפתח עמיר" w:date="2020-01-14T10:21:00Z">
        <w:r w:rsidR="00F8791A">
          <w:rPr>
            <w:lang w:val="en-IL"/>
          </w:rPr>
          <w:t>value</w:t>
        </w:r>
        <w:r w:rsidR="00F8791A">
          <w:t xml:space="preserve"> </w:t>
        </w:r>
      </w:ins>
      <w:r>
        <w:t xml:space="preserve">between 0 (no bias to non-negative stimuli) to </w:t>
      </w:r>
      <w:del w:id="1277" w:author="יפתח עמיר" w:date="2020-01-29T14:18:00Z">
        <w:r w:rsidDel="008F5C1D">
          <w:delText xml:space="preserve">1 </w:delText>
        </w:r>
      </w:del>
      <w:ins w:id="1278" w:author="יפתח עמיר" w:date="2020-01-29T14:18:00Z">
        <w:r w:rsidR="008F5C1D">
          <w:rPr>
            <w:lang w:val="en-IL"/>
          </w:rPr>
          <w:t>5</w:t>
        </w:r>
        <w:r w:rsidR="008F5C1D">
          <w:t xml:space="preserve"> </w:t>
        </w:r>
      </w:ins>
      <w:r>
        <w:t>(complete bias to negative representations) and is determined by values of the following elements: (a)</w:t>
      </w:r>
      <w:r w:rsidR="00165967">
        <w:t xml:space="preserve"> the product of </w:t>
      </w:r>
      <w:r w:rsidR="00221B6A">
        <w:rPr>
          <w:i/>
          <w:iCs/>
          <w:lang w:val="en-IL"/>
        </w:rPr>
        <w:t>a</w:t>
      </w:r>
      <w:proofErr w:type="spellStart"/>
      <w:r>
        <w:rPr>
          <w:i/>
          <w:iCs/>
        </w:rPr>
        <w:t>ffect</w:t>
      </w:r>
      <w:proofErr w:type="spellEnd"/>
      <w:ins w:id="1279" w:author="יפתח עמיר" w:date="2020-01-29T14:19:00Z">
        <w:r w:rsidR="008F5C1D" w:rsidRPr="008F5C1D">
          <w:rPr>
            <w:i/>
            <w:iCs/>
            <w:vertAlign w:val="subscript"/>
            <w:lang w:val="en-IL"/>
            <w:rPrChange w:id="1280" w:author="יפתח עמיר" w:date="2020-01-29T14:19:00Z">
              <w:rPr>
                <w:i/>
                <w:iCs/>
                <w:lang w:val="en-IL"/>
              </w:rPr>
            </w:rPrChange>
          </w:rPr>
          <w:t>n-1</w:t>
        </w:r>
      </w:ins>
      <w:r>
        <w:t xml:space="preserve"> </w:t>
      </w:r>
      <w:r w:rsidR="00165967">
        <w:t xml:space="preserve">and </w:t>
      </w:r>
      <w:del w:id="1281" w:author="יפתח עמיר" w:date="2020-01-13T12:04:00Z">
        <w:r w:rsidDel="003C32D0">
          <w:rPr>
            <w:i/>
            <w:iCs/>
          </w:rPr>
          <w:delText>Emotional reactivity</w:delText>
        </w:r>
      </w:del>
      <w:del w:id="1282" w:author="יפתח עמיר" w:date="2020-01-29T14:19:00Z">
        <w:r w:rsidR="00221B6A" w:rsidDel="008F5C1D">
          <w:rPr>
            <w:i/>
            <w:iCs/>
            <w:lang w:val="en-IL"/>
          </w:rPr>
          <w:delText>r</w:delText>
        </w:r>
      </w:del>
      <w:ins w:id="1283" w:author="יפתח עמיר" w:date="2020-01-29T14:19:00Z">
        <w:r w:rsidR="008F5C1D">
          <w:rPr>
            <w:i/>
            <w:iCs/>
          </w:rPr>
          <w:t>reactivity</w:t>
        </w:r>
      </w:ins>
      <w:ins w:id="1284" w:author="יפתח עמיר" w:date="2020-01-13T12:04:00Z">
        <w:r w:rsidR="003C32D0">
          <w:rPr>
            <w:i/>
            <w:iCs/>
          </w:rPr>
          <w:t xml:space="preserve"> to </w:t>
        </w:r>
      </w:ins>
      <w:ins w:id="1285" w:author="יפתח עמיר" w:date="2020-01-14T10:31:00Z">
        <w:r w:rsidR="0095033A">
          <w:rPr>
            <w:i/>
            <w:iCs/>
            <w:lang w:val="en-IL"/>
          </w:rPr>
          <w:t>affective state</w:t>
        </w:r>
      </w:ins>
      <w:r w:rsidR="00165967">
        <w:t xml:space="preserve">, and (b) the valence of </w:t>
      </w:r>
      <w:del w:id="1286" w:author="יפתח עמיר" w:date="2020-01-29T14:19:00Z">
        <w:r w:rsidR="00165967" w:rsidDel="008F5C1D">
          <w:rPr>
            <w:i/>
            <w:iCs/>
          </w:rPr>
          <w:delText xml:space="preserve">Representations </w:delText>
        </w:r>
      </w:del>
      <w:ins w:id="1287" w:author="יפתח עמיר" w:date="2020-01-29T14:19:00Z">
        <w:r w:rsidR="008F5C1D">
          <w:rPr>
            <w:i/>
            <w:iCs/>
            <w:lang w:val="en-IL"/>
          </w:rPr>
          <w:t>r</w:t>
        </w:r>
        <w:proofErr w:type="spellStart"/>
        <w:r w:rsidR="008F5C1D">
          <w:rPr>
            <w:i/>
            <w:iCs/>
          </w:rPr>
          <w:t>epresentations</w:t>
        </w:r>
        <w:proofErr w:type="spellEnd"/>
        <w:r w:rsidR="008F5C1D">
          <w:rPr>
            <w:i/>
            <w:iCs/>
          </w:rPr>
          <w:t xml:space="preserve"> </w:t>
        </w:r>
      </w:ins>
      <w:r w:rsidR="00165967">
        <w:rPr>
          <w:i/>
          <w:iCs/>
        </w:rPr>
        <w:t>in WM</w:t>
      </w:r>
      <w:ins w:id="1288" w:author="יפתח עמיר" w:date="2020-01-29T14:19:00Z">
        <w:r w:rsidR="008F5C1D" w:rsidRPr="008F5C1D">
          <w:rPr>
            <w:i/>
            <w:iCs/>
            <w:vertAlign w:val="subscript"/>
            <w:lang w:val="en-IL"/>
          </w:rPr>
          <w:t xml:space="preserve"> </w:t>
        </w:r>
        <w:r w:rsidR="008F5C1D" w:rsidRPr="007F1591">
          <w:rPr>
            <w:i/>
            <w:iCs/>
            <w:vertAlign w:val="subscript"/>
            <w:lang w:val="en-IL"/>
          </w:rPr>
          <w:t>n-1</w:t>
        </w:r>
      </w:ins>
      <w:r w:rsidR="00165967">
        <w:t>;</w:t>
      </w:r>
      <w:r>
        <w:t xml:space="preserve"> The </w:t>
      </w:r>
      <w:r w:rsidR="00F73F0E">
        <w:t>average</w:t>
      </w:r>
      <w:r>
        <w:t xml:space="preserve"> of these </w:t>
      </w:r>
      <w:del w:id="1289" w:author="יפתח עמיר" w:date="2020-01-22T11:45:00Z">
        <w:r w:rsidR="00F73F0E" w:rsidDel="00FD0929">
          <w:delText>2</w:delText>
        </w:r>
        <w:r w:rsidDel="00FD0929">
          <w:delText xml:space="preserve"> </w:delText>
        </w:r>
      </w:del>
      <w:ins w:id="1290" w:author="יפתח עמיר" w:date="2020-01-22T11:45:00Z">
        <w:r w:rsidR="00FD0929">
          <w:rPr>
            <w:lang w:val="en-IL"/>
          </w:rPr>
          <w:t>two</w:t>
        </w:r>
        <w:r w:rsidR="00FD0929">
          <w:t xml:space="preserve"> </w:t>
        </w:r>
      </w:ins>
      <w:r>
        <w:t xml:space="preserve">elements is divided by (c) </w:t>
      </w:r>
      <w:r>
        <w:rPr>
          <w:i/>
          <w:iCs/>
        </w:rPr>
        <w:t>Context</w:t>
      </w:r>
      <w:ins w:id="1291" w:author="יפתח עמיר" w:date="2020-01-29T14:26:00Z">
        <w:r w:rsidR="00930AFF" w:rsidRPr="007F1591">
          <w:rPr>
            <w:i/>
            <w:iCs/>
            <w:vertAlign w:val="subscript"/>
            <w:lang w:val="en-IL"/>
          </w:rPr>
          <w:t>n</w:t>
        </w:r>
      </w:ins>
      <w:r>
        <w:t xml:space="preserve">, the demand for focused attention at that moment in time. </w:t>
      </w:r>
      <w:r>
        <w:rPr>
          <w:i/>
          <w:iCs/>
        </w:rPr>
        <w:t>Context</w:t>
      </w:r>
      <w:r>
        <w:t xml:space="preserve"> is</w:t>
      </w:r>
      <w:ins w:id="1292" w:author="יפתח עמיר" w:date="2020-01-22T11:46:00Z">
        <w:r w:rsidR="00FD0929">
          <w:rPr>
            <w:lang w:val="en-IL"/>
          </w:rPr>
          <w:t xml:space="preserve"> squared and</w:t>
        </w:r>
      </w:ins>
      <w:r>
        <w:t xml:space="preserve"> placed in the denominator to reflect the strong influence of contextual demands on internal attentional processes. </w:t>
      </w:r>
      <w:moveFromRangeStart w:id="1293" w:author="יפתח עמיר" w:date="2020-01-22T11:47:00Z" w:name="move30586064"/>
      <w:moveFrom w:id="1294" w:author="יפתח עמיר" w:date="2020-01-22T11:47:00Z">
        <w:r w:rsidDel="00FD0929">
          <w:t>Finally, the final selection likelihood</w:t>
        </w:r>
        <w:r w:rsidR="00B06259" w:rsidDel="00FD0929">
          <w:t xml:space="preserve"> at Time </w:t>
        </w:r>
        <w:r w:rsidR="00B06259" w:rsidRPr="00CD5E00" w:rsidDel="00FD0929">
          <w:rPr>
            <w:i/>
            <w:iCs/>
          </w:rPr>
          <w:t>n</w:t>
        </w:r>
        <w:r w:rsidDel="00FD0929">
          <w:t xml:space="preserve"> is sampled from a normal distribution with Selection bias as the mean and the stochastic factor as variance.</w:t>
        </w:r>
      </w:moveFrom>
      <w:moveFromRangeEnd w:id="1293"/>
    </w:p>
    <w:p w14:paraId="50AC747F" w14:textId="361A4ADC" w:rsidR="00554402" w:rsidRDefault="00554402" w:rsidP="00554402">
      <w:commentRangeStart w:id="1295"/>
      <w:r>
        <w:t>The</w:t>
      </w:r>
      <w:commentRangeEnd w:id="1295"/>
      <w:r w:rsidR="00C861E7">
        <w:rPr>
          <w:rStyle w:val="CommentReference"/>
        </w:rPr>
        <w:commentReference w:id="1295"/>
      </w:r>
      <w:r>
        <w:t xml:space="preserve"> degree of </w:t>
      </w:r>
      <w:commentRangeStart w:id="1296"/>
      <w:r>
        <w:t xml:space="preserve">experienced </w:t>
      </w:r>
      <w:commentRangeEnd w:id="1296"/>
      <w:r w:rsidR="00C861E7">
        <w:rPr>
          <w:rStyle w:val="CommentReference"/>
        </w:rPr>
        <w:commentReference w:id="1296"/>
      </w:r>
      <w:r>
        <w:t xml:space="preserve">negative </w:t>
      </w:r>
      <w:del w:id="1297" w:author="יפתח עמיר" w:date="2020-01-29T14:26:00Z">
        <w:r w:rsidR="00B06259" w:rsidDel="00930AFF">
          <w:rPr>
            <w:i/>
            <w:iCs/>
          </w:rPr>
          <w:delText>Affect</w:delText>
        </w:r>
        <w:r w:rsidDel="00930AFF">
          <w:delText xml:space="preserve"> </w:delText>
        </w:r>
      </w:del>
      <w:ins w:id="1298" w:author="יפתח עמיר" w:date="2020-01-29T14:26:00Z">
        <w:r w:rsidR="00930AFF">
          <w:rPr>
            <w:i/>
            <w:iCs/>
            <w:lang w:val="en-IL"/>
          </w:rPr>
          <w:t>a</w:t>
        </w:r>
        <w:proofErr w:type="spellStart"/>
        <w:r w:rsidR="00930AFF">
          <w:rPr>
            <w:i/>
            <w:iCs/>
          </w:rPr>
          <w:t>ffect</w:t>
        </w:r>
        <w:proofErr w:type="spellEnd"/>
        <w:r w:rsidR="00930AFF">
          <w:t xml:space="preserve"> </w:t>
        </w:r>
      </w:ins>
      <w:r>
        <w:t xml:space="preserve">is determined by </w:t>
      </w:r>
      <w:r w:rsidR="00B06259">
        <w:t xml:space="preserve">affective valence of </w:t>
      </w:r>
      <w:r>
        <w:t xml:space="preserve">representations active in working memory (which is determined by internal attentional selection) and </w:t>
      </w:r>
      <w:del w:id="1299" w:author="יפתח עמיר" w:date="2020-01-13T12:06:00Z">
        <w:r w:rsidDel="003C32D0">
          <w:delText>cognitive reactivity</w:delText>
        </w:r>
      </w:del>
      <w:ins w:id="1300" w:author="יפתח עמיר" w:date="2020-01-13T12:06:00Z">
        <w:r w:rsidR="003C32D0">
          <w:t xml:space="preserve">reactivity to </w:t>
        </w:r>
      </w:ins>
      <w:ins w:id="1301" w:author="יפתח עמיר" w:date="2020-01-14T10:32:00Z">
        <w:r w:rsidR="0095033A">
          <w:rPr>
            <w:lang w:val="en-IL"/>
          </w:rPr>
          <w:t>representations in WM</w:t>
        </w:r>
      </w:ins>
      <w:r>
        <w:t>. This can also be represented in a heuristic formula (Equation 2):</w:t>
      </w:r>
    </w:p>
    <w:p w14:paraId="02FE0887" w14:textId="77777777" w:rsidR="00554402" w:rsidRDefault="00554402" w:rsidP="00554402"/>
    <w:p w14:paraId="6699D518" w14:textId="0DF820DC" w:rsidR="00554402" w:rsidRPr="00D67258" w:rsidRDefault="00BD49C6" w:rsidP="00554402">
      <w:pPr>
        <w:ind w:firstLine="0"/>
      </w:pPr>
      <m:oMathPara>
        <m:oMath>
          <m:sSub>
            <m:sSubPr>
              <m:ctrlPr>
                <w:rPr>
                  <w:rFonts w:ascii="Cambria Math" w:eastAsiaTheme="minorEastAsia" w:hAnsi="Cambria Math"/>
                  <w:i/>
                  <w:iCs/>
                  <w:color w:val="000000" w:themeColor="text1"/>
                  <w:kern w:val="24"/>
                  <w:szCs w:val="24"/>
                </w:rPr>
              </m:ctrlPr>
            </m:sSubPr>
            <m:e>
              <m:r>
                <w:rPr>
                  <w:rFonts w:ascii="Cambria Math" w:eastAsiaTheme="minorEastAsia" w:hAnsi="Cambria Math"/>
                  <w:color w:val="000000" w:themeColor="text1"/>
                  <w:kern w:val="24"/>
                </w:rPr>
                <m:t>Affect</m:t>
              </m:r>
            </m:e>
            <m:sub>
              <m:r>
                <w:rPr>
                  <w:rFonts w:ascii="Cambria Math" w:eastAsiaTheme="minorEastAsia" w:hAnsi="Cambria Math"/>
                  <w:color w:val="000000" w:themeColor="text1"/>
                  <w:kern w:val="24"/>
                </w:rPr>
                <m:t>i,n-1</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szCs w:val="24"/>
                </w:rPr>
              </m:ctrlPr>
            </m:sSubPr>
            <m:e>
              <m:eqArr>
                <m:eqArrPr>
                  <m:ctrlPr>
                    <w:rPr>
                      <w:rFonts w:ascii="Cambria Math" w:eastAsiaTheme="minorEastAsia" w:hAnsi="Cambria Math"/>
                      <w:i/>
                      <w:iCs/>
                      <w:color w:val="000000" w:themeColor="text1"/>
                      <w:kern w:val="24"/>
                      <w:szCs w:val="24"/>
                    </w:rPr>
                  </m:ctrlPr>
                </m:eqArrPr>
                <m:e>
                  <m:r>
                    <w:del w:id="1302" w:author="יפתח עמיר" w:date="2020-01-14T10:32:00Z">
                      <w:rPr>
                        <w:rFonts w:ascii="Cambria Math" w:eastAsiaTheme="minorEastAsia" w:hAnsi="Cambria Math"/>
                        <w:color w:val="000000" w:themeColor="text1"/>
                        <w:kern w:val="24"/>
                      </w:rPr>
                      <m:t>Cognitive</m:t>
                    </w:del>
                  </m:r>
                  <m:r>
                    <w:ins w:id="1303" w:author="יפתח עמיר" w:date="2020-01-14T10:32:00Z">
                      <w:rPr>
                        <w:rFonts w:ascii="Cambria Math" w:eastAsiaTheme="minorEastAsia" w:hAnsi="Cambria Math"/>
                        <w:color w:val="000000" w:themeColor="text1"/>
                        <w:kern w:val="24"/>
                      </w:rPr>
                      <m:t>Reactivity to</m:t>
                    </w:ins>
                  </m:r>
                </m:e>
                <m:e>
                  <m:r>
                    <w:del w:id="1304" w:author="יפתח עמיר" w:date="2020-01-14T10:32:00Z">
                      <w:rPr>
                        <w:rFonts w:ascii="Cambria Math" w:eastAsiaTheme="minorEastAsia" w:hAnsi="Cambria Math"/>
                        <w:color w:val="000000" w:themeColor="text1"/>
                        <w:kern w:val="24"/>
                      </w:rPr>
                      <m:t>Reactivity</m:t>
                    </w:del>
                  </m:r>
                  <m:r>
                    <w:ins w:id="1305" w:author="יפתח עמיר" w:date="2020-01-14T10:32:00Z">
                      <w:rPr>
                        <w:rFonts w:ascii="Cambria Math" w:eastAsiaTheme="minorEastAsia" w:hAnsi="Cambria Math"/>
                        <w:color w:val="000000" w:themeColor="text1"/>
                        <w:kern w:val="24"/>
                      </w:rPr>
                      <m:t>representations in WM</m:t>
                    </w:ins>
                  </m:r>
                </m:e>
              </m:eqArr>
            </m:e>
            <m:sub>
              <m:r>
                <w:rPr>
                  <w:rFonts w:ascii="Cambria Math" w:eastAsiaTheme="minorEastAsia" w:hAnsi="Cambria Math"/>
                  <w:color w:val="000000" w:themeColor="text1"/>
                  <w:kern w:val="24"/>
                </w:rPr>
                <m:t>i</m:t>
              </m:r>
            </m:sub>
          </m:sSub>
          <m:sSub>
            <m:sSubPr>
              <m:ctrlPr>
                <w:rPr>
                  <w:rFonts w:ascii="Cambria Math" w:eastAsiaTheme="minorEastAsia" w:hAnsi="Cambria Math"/>
                  <w:i/>
                  <w:iCs/>
                  <w:color w:val="000000" w:themeColor="text1"/>
                  <w:kern w:val="24"/>
                  <w:szCs w:val="24"/>
                </w:rPr>
              </m:ctrlPr>
            </m:sSubPr>
            <m:e>
              <m:r>
                <w:rPr>
                  <w:rFonts w:ascii="Cambria Math" w:eastAsia="Cambria Math" w:hAnsi="Cambria Math"/>
                  <w:color w:val="000000" w:themeColor="text1"/>
                  <w:kern w:val="24"/>
                </w:rPr>
                <m:t>×</m:t>
              </m:r>
              <m:eqArr>
                <m:eqArrPr>
                  <m:ctrlPr>
                    <w:rPr>
                      <w:rFonts w:ascii="Cambria Math" w:eastAsiaTheme="minorEastAsia" w:hAnsi="Cambria Math"/>
                      <w:i/>
                      <w:iCs/>
                      <w:color w:val="000000" w:themeColor="text1"/>
                      <w:kern w:val="24"/>
                      <w:szCs w:val="24"/>
                    </w:rPr>
                  </m:ctrlPr>
                </m:eqArrPr>
                <m:e>
                  <m:r>
                    <w:rPr>
                      <w:rFonts w:ascii="Cambria Math" w:eastAsiaTheme="minorEastAsia" w:hAnsi="Cambria Math"/>
                      <w:color w:val="000000" w:themeColor="text1"/>
                      <w:kern w:val="24"/>
                    </w:rPr>
                    <m:t>WM</m:t>
                  </m:r>
                </m:e>
                <m:e>
                  <m:r>
                    <w:rPr>
                      <w:rFonts w:ascii="Cambria Math" w:eastAsiaTheme="minorEastAsia" w:hAnsi="Cambria Math"/>
                      <w:color w:val="000000" w:themeColor="text1"/>
                      <w:kern w:val="24"/>
                    </w:rPr>
                    <m:t>represention</m:t>
                  </m:r>
                </m:e>
              </m:eqArr>
            </m:e>
            <m:sub>
              <m:r>
                <w:rPr>
                  <w:rFonts w:ascii="Cambria Math" w:eastAsiaTheme="minorEastAsia" w:hAnsi="Cambria Math"/>
                  <w:color w:val="000000" w:themeColor="text1"/>
                  <w:kern w:val="24"/>
                </w:rPr>
                <m:t>i,n-1</m:t>
              </m:r>
            </m:sub>
          </m:sSub>
        </m:oMath>
      </m:oMathPara>
    </w:p>
    <w:p w14:paraId="3690E073" w14:textId="25C968E7" w:rsidR="00554402" w:rsidRPr="007A1590" w:rsidRDefault="00FD0929" w:rsidP="00554402">
      <w:moveToRangeStart w:id="1306" w:author="יפתח עמיר" w:date="2020-01-22T11:47:00Z" w:name="move30586064"/>
      <w:commentRangeStart w:id="1307"/>
      <w:moveTo w:id="1308" w:author="יפתח עמיר" w:date="2020-01-22T11:47:00Z">
        <w:r>
          <w:t>Finally</w:t>
        </w:r>
      </w:moveTo>
      <w:commentRangeEnd w:id="1307"/>
      <w:r w:rsidR="00C861E7">
        <w:rPr>
          <w:rStyle w:val="CommentReference"/>
        </w:rPr>
        <w:commentReference w:id="1307"/>
      </w:r>
      <w:moveTo w:id="1309" w:author="יפתח עמיר" w:date="2020-01-22T11:47:00Z">
        <w:r>
          <w:t>,</w:t>
        </w:r>
      </w:moveTo>
      <w:ins w:id="1310" w:author="יפתח עמיר" w:date="2020-01-22T11:47:00Z">
        <w:r>
          <w:rPr>
            <w:lang w:val="en-IL"/>
          </w:rPr>
          <w:t xml:space="preserve"> after the</w:t>
        </w:r>
      </w:ins>
      <w:ins w:id="1311" w:author="יפתח עמיר" w:date="2020-01-22T11:48:00Z">
        <w:r>
          <w:rPr>
            <w:lang w:val="en-IL"/>
          </w:rPr>
          <w:t xml:space="preserve"> selection</w:t>
        </w:r>
      </w:ins>
      <w:ins w:id="1312" w:author="יפתח עמיר" w:date="2020-01-22T11:47:00Z">
        <w:r>
          <w:rPr>
            <w:lang w:val="en-IL"/>
          </w:rPr>
          <w:t xml:space="preserve"> likeli</w:t>
        </w:r>
      </w:ins>
      <w:ins w:id="1313" w:author="יפתח עמיר" w:date="2020-01-22T11:48:00Z">
        <w:r>
          <w:rPr>
            <w:lang w:val="en-IL"/>
          </w:rPr>
          <w:t>hood distribution has been determined by the parameters (m</w:t>
        </w:r>
      </w:ins>
      <w:ins w:id="1314" w:author="יפתח עמיר" w:date="2020-01-22T11:49:00Z">
        <w:r>
          <w:rPr>
            <w:lang w:val="en-IL"/>
          </w:rPr>
          <w:t>ean, variance, tau)</w:t>
        </w:r>
      </w:ins>
      <w:moveTo w:id="1315" w:author="יפתח עמיר" w:date="2020-01-22T11:47:00Z">
        <w:r>
          <w:t xml:space="preserve"> </w:t>
        </w:r>
        <w:del w:id="1316" w:author="יפתח עמיר" w:date="2020-01-22T11:49:00Z">
          <w:r w:rsidDel="00FD0929">
            <w:delText>the</w:delText>
          </w:r>
        </w:del>
      </w:moveTo>
      <w:ins w:id="1317" w:author="יפתח עמיר" w:date="2020-01-22T11:49:00Z">
        <w:r>
          <w:rPr>
            <w:lang w:val="en-IL"/>
          </w:rPr>
          <w:t>a</w:t>
        </w:r>
      </w:ins>
      <w:moveTo w:id="1318" w:author="יפתח עמיר" w:date="2020-01-22T11:47:00Z">
        <w:r>
          <w:t xml:space="preserve"> </w:t>
        </w:r>
        <w:del w:id="1319" w:author="יפתח עמיר" w:date="2020-01-22T11:49:00Z">
          <w:r w:rsidDel="00FD0929">
            <w:delText>final</w:delText>
          </w:r>
        </w:del>
      </w:moveTo>
      <w:ins w:id="1320" w:author="יפתח עמיר" w:date="2020-01-22T11:49:00Z">
        <w:r>
          <w:rPr>
            <w:lang w:val="en-IL"/>
          </w:rPr>
          <w:t>single</w:t>
        </w:r>
      </w:ins>
      <w:moveTo w:id="1321" w:author="יפתח עמיר" w:date="2020-01-22T11:47:00Z">
        <w:r>
          <w:t xml:space="preserve"> </w:t>
        </w:r>
        <w:del w:id="1322" w:author="יפתח עמיר" w:date="2020-01-29T14:27:00Z">
          <w:r w:rsidDel="00930AFF">
            <w:delText>selection likelihood</w:delText>
          </w:r>
        </w:del>
      </w:moveTo>
      <w:ins w:id="1323" w:author="יפתח עמיר" w:date="2020-01-29T14:27:00Z">
        <w:r w:rsidR="00930AFF">
          <w:rPr>
            <w:lang w:val="en-IL"/>
          </w:rPr>
          <w:t>value</w:t>
        </w:r>
      </w:ins>
      <w:moveTo w:id="1324" w:author="יפתח עמיר" w:date="2020-01-22T11:47:00Z">
        <w:r>
          <w:t xml:space="preserve"> at Time </w:t>
        </w:r>
        <w:r w:rsidRPr="00CD5E00">
          <w:rPr>
            <w:i/>
            <w:iCs/>
          </w:rPr>
          <w:t>n</w:t>
        </w:r>
        <w:r>
          <w:t xml:space="preserve"> is sampled from </w:t>
        </w:r>
        <w:del w:id="1325" w:author="יפתח עמיר" w:date="2020-01-22T12:18:00Z">
          <w:r w:rsidDel="00460E11">
            <w:delText>a normal distribution with Selection bias as the mean and the stochastic factor as variance</w:delText>
          </w:r>
        </w:del>
      </w:moveTo>
      <w:ins w:id="1326" w:author="יפתח עמיר" w:date="2020-01-22T12:18:00Z">
        <w:r w:rsidR="00460E11">
          <w:rPr>
            <w:lang w:val="en-IL"/>
          </w:rPr>
          <w:t>the exgau</w:t>
        </w:r>
      </w:ins>
      <w:ins w:id="1327" w:author="יפתח עמיר" w:date="2020-01-22T12:19:00Z">
        <w:r w:rsidR="00460E11">
          <w:rPr>
            <w:lang w:val="en-IL"/>
          </w:rPr>
          <w:t>ssian selection likelihood distribution</w:t>
        </w:r>
      </w:ins>
      <w:moveTo w:id="1328" w:author="יפתח עמיר" w:date="2020-01-22T11:47:00Z">
        <w:r>
          <w:t>.</w:t>
        </w:r>
      </w:moveTo>
      <w:moveToRangeEnd w:id="1306"/>
      <w:ins w:id="1329" w:author="יפתח עמיר" w:date="2020-01-23T08:58:00Z">
        <w:r w:rsidR="00FF48A3" w:rsidRPr="00FF48A3">
          <w:rPr>
            <w:sz w:val="22"/>
            <w:szCs w:val="20"/>
            <w:lang w:val="en-IL"/>
          </w:rPr>
          <w:t xml:space="preserve"> </w:t>
        </w:r>
        <w:r w:rsidR="00FF48A3">
          <w:rPr>
            <w:sz w:val="22"/>
            <w:szCs w:val="20"/>
            <w:lang w:val="en-IL"/>
          </w:rPr>
          <w:t xml:space="preserve">Finally, in simulations of the model, </w:t>
        </w:r>
      </w:ins>
      <w:ins w:id="1330" w:author="יפתח עמיר" w:date="2020-01-27T12:14:00Z">
        <w:r w:rsidR="004C17A4" w:rsidRPr="004C17A4">
          <w:rPr>
            <w:sz w:val="22"/>
            <w:szCs w:val="20"/>
            <w:lang w:val="en-IL"/>
          </w:rPr>
          <w:t>to constrain values between 0 and 1</w:t>
        </w:r>
      </w:ins>
      <w:ins w:id="1331" w:author="עמית ברנשטיין" w:date="2020-03-11T12:38:00Z">
        <w:r w:rsidR="00C861E7">
          <w:rPr>
            <w:sz w:val="22"/>
            <w:szCs w:val="20"/>
          </w:rPr>
          <w:t>,</w:t>
        </w:r>
      </w:ins>
      <w:ins w:id="1332" w:author="יפתח עמיר" w:date="2020-01-27T12:14:00Z">
        <w:r w:rsidR="004C17A4" w:rsidRPr="004C17A4">
          <w:rPr>
            <w:sz w:val="22"/>
            <w:szCs w:val="20"/>
            <w:lang w:val="en-IL"/>
          </w:rPr>
          <w:t xml:space="preserve"> this </w:t>
        </w:r>
      </w:ins>
      <w:ins w:id="1333" w:author="יפתח עמיר" w:date="2020-01-29T14:27:00Z">
        <w:r w:rsidR="00930AFF">
          <w:rPr>
            <w:sz w:val="22"/>
            <w:szCs w:val="20"/>
            <w:lang w:val="en-IL"/>
          </w:rPr>
          <w:t>value</w:t>
        </w:r>
      </w:ins>
      <w:ins w:id="1334" w:author="יפתח עמיר" w:date="2020-01-27T12:14:00Z">
        <w:r w:rsidR="004C17A4" w:rsidRPr="004C17A4">
          <w:rPr>
            <w:sz w:val="22"/>
            <w:szCs w:val="20"/>
            <w:lang w:val="en-IL"/>
          </w:rPr>
          <w:t xml:space="preserve"> is converted </w:t>
        </w:r>
        <w:r w:rsidR="004C17A4">
          <w:rPr>
            <w:sz w:val="22"/>
            <w:szCs w:val="20"/>
            <w:lang w:val="en-IL"/>
          </w:rPr>
          <w:t>using</w:t>
        </w:r>
        <w:r w:rsidR="004C17A4" w:rsidRPr="004C17A4">
          <w:rPr>
            <w:sz w:val="22"/>
            <w:szCs w:val="20"/>
            <w:lang w:val="en-IL"/>
          </w:rPr>
          <w:t xml:space="preserve"> </w:t>
        </w:r>
      </w:ins>
      <w:ins w:id="1335" w:author="עמית ברנשטיין" w:date="2020-03-11T12:38:00Z">
        <w:r w:rsidR="00C861E7">
          <w:rPr>
            <w:sz w:val="22"/>
            <w:szCs w:val="20"/>
          </w:rPr>
          <w:t xml:space="preserve">the </w:t>
        </w:r>
      </w:ins>
      <w:ins w:id="1336" w:author="יפתח עמיר" w:date="2020-01-27T12:14:00Z">
        <w:r w:rsidR="004C17A4" w:rsidRPr="004C17A4">
          <w:rPr>
            <w:sz w:val="22"/>
            <w:szCs w:val="20"/>
            <w:lang w:val="en-IL"/>
          </w:rPr>
          <w:t>tangent hyperbolic function with 0 imputed for values &lt; 0.</w:t>
        </w:r>
        <w:r w:rsidR="004C17A4">
          <w:rPr>
            <w:sz w:val="22"/>
            <w:szCs w:val="20"/>
            <w:lang w:val="en-IL"/>
          </w:rPr>
          <w:t xml:space="preserve"> B</w:t>
        </w:r>
      </w:ins>
      <w:ins w:id="1337" w:author="יפתח עמיר" w:date="2020-01-23T08:58:00Z">
        <w:r w:rsidR="00FF48A3">
          <w:rPr>
            <w:sz w:val="22"/>
            <w:szCs w:val="20"/>
            <w:lang w:val="en-IL"/>
          </w:rPr>
          <w:t xml:space="preserve">ased on this </w:t>
        </w:r>
      </w:ins>
      <w:ins w:id="1338" w:author="יפתח עמיר" w:date="2020-01-29T14:28:00Z">
        <w:r w:rsidR="00930AFF">
          <w:rPr>
            <w:sz w:val="22"/>
            <w:szCs w:val="20"/>
            <w:lang w:val="en-IL"/>
          </w:rPr>
          <w:t xml:space="preserve">final </w:t>
        </w:r>
      </w:ins>
      <w:ins w:id="1339" w:author="יפתח עמיר" w:date="2020-01-23T08:58:00Z">
        <w:r w:rsidR="00FF48A3">
          <w:rPr>
            <w:sz w:val="22"/>
            <w:szCs w:val="20"/>
            <w:lang w:val="en-IL"/>
          </w:rPr>
          <w:t>selection likelihood value an “uneven coin-toss” is simulated to decide whether a negative or neutral representation is selected/entered into WM.</w:t>
        </w:r>
      </w:ins>
      <w:ins w:id="1340" w:author="יפתח עמיר" w:date="2020-01-23T09:00:00Z">
        <w:r w:rsidR="00FF48A3">
          <w:rPr>
            <w:sz w:val="22"/>
            <w:szCs w:val="20"/>
            <w:lang w:val="en-IL"/>
          </w:rPr>
          <w:t xml:space="preserve"> This simulates how, from a</w:t>
        </w:r>
      </w:ins>
      <w:ins w:id="1341" w:author="יפתח עמיר" w:date="2020-01-29T14:28:00Z">
        <w:r w:rsidR="00930AFF">
          <w:rPr>
            <w:sz w:val="22"/>
            <w:szCs w:val="20"/>
            <w:lang w:val="en-IL"/>
          </w:rPr>
          <w:t>ny</w:t>
        </w:r>
      </w:ins>
      <w:ins w:id="1342" w:author="יפתח עמיר" w:date="2020-01-23T09:00:00Z">
        <w:r w:rsidR="00FF48A3">
          <w:rPr>
            <w:sz w:val="22"/>
            <w:szCs w:val="20"/>
            <w:lang w:val="en-IL"/>
          </w:rPr>
          <w:t xml:space="preserve"> number of different representations competing for selection into WM, a single representation is </w:t>
        </w:r>
      </w:ins>
      <w:ins w:id="1343" w:author="יפתח עמיר" w:date="2020-01-23T09:01:00Z">
        <w:r w:rsidR="00FF48A3">
          <w:rPr>
            <w:sz w:val="22"/>
            <w:szCs w:val="20"/>
            <w:lang w:val="en-IL"/>
          </w:rPr>
          <w:t>selected, and this selection is influenced by the momentary bias of the internal attentional selection component.</w:t>
        </w:r>
      </w:ins>
    </w:p>
    <w:p w14:paraId="19AE4B99" w14:textId="735D2008" w:rsidR="00B177F7" w:rsidRPr="00D03022" w:rsidRDefault="00554402" w:rsidP="003B7C2A">
      <w:commentRangeStart w:id="1344"/>
      <w:r>
        <w:t>Th</w:t>
      </w:r>
      <w:r w:rsidR="00221B6A">
        <w:rPr>
          <w:lang w:val="en-IL"/>
        </w:rPr>
        <w:t>e</w:t>
      </w:r>
      <w:r>
        <w:t>s</w:t>
      </w:r>
      <w:r w:rsidR="00221B6A">
        <w:rPr>
          <w:lang w:val="en-IL"/>
        </w:rPr>
        <w:t>e</w:t>
      </w:r>
      <w:commentRangeEnd w:id="1344"/>
      <w:r w:rsidR="00C861E7">
        <w:rPr>
          <w:rStyle w:val="CommentReference"/>
        </w:rPr>
        <w:commentReference w:id="1344"/>
      </w:r>
      <w:r>
        <w:t xml:space="preserve"> heuristic equations help to illustrate how (a) the system state in context converges on internal attention and is aggregated into in a single value of Selection </w:t>
      </w:r>
      <w:proofErr w:type="spellStart"/>
      <w:r w:rsidR="00B06259">
        <w:t>likelihood</w:t>
      </w:r>
      <w:r w:rsidRPr="00F73623">
        <w:rPr>
          <w:vertAlign w:val="subscript"/>
        </w:rPr>
        <w:t>n</w:t>
      </w:r>
      <w:proofErr w:type="spellEnd"/>
      <w:r>
        <w:t xml:space="preserve"> and (b) is in</w:t>
      </w:r>
      <w:r w:rsidR="008070C2">
        <w:t xml:space="preserve"> </w:t>
      </w:r>
      <w:r>
        <w:t xml:space="preserve">large part influenced by the values of </w:t>
      </w:r>
      <w:r>
        <w:rPr>
          <w:i/>
          <w:iCs/>
        </w:rPr>
        <w:t>representations in WM</w:t>
      </w:r>
      <w:r>
        <w:t xml:space="preserve"> </w:t>
      </w:r>
      <w:ins w:id="1345" w:author="יפתח עמיר" w:date="2019-12-25T16:12:00Z">
        <w:r w:rsidR="00301882">
          <w:t xml:space="preserve">and </w:t>
        </w:r>
      </w:ins>
      <w:ins w:id="1346" w:author="יפתח עמיר" w:date="2020-01-29T14:29:00Z">
        <w:r w:rsidR="00930AFF">
          <w:rPr>
            <w:i/>
            <w:iCs/>
            <w:lang w:val="en-IL"/>
          </w:rPr>
          <w:t>a</w:t>
        </w:r>
      </w:ins>
      <w:proofErr w:type="spellStart"/>
      <w:ins w:id="1347" w:author="יפתח עמיר" w:date="2019-12-25T16:13:00Z">
        <w:r w:rsidR="00301882">
          <w:rPr>
            <w:i/>
            <w:iCs/>
          </w:rPr>
          <w:t>ffect</w:t>
        </w:r>
        <w:proofErr w:type="spellEnd"/>
        <w:r w:rsidR="00301882">
          <w:rPr>
            <w:i/>
            <w:iCs/>
          </w:rPr>
          <w:t xml:space="preserve"> </w:t>
        </w:r>
      </w:ins>
      <w:r>
        <w:t xml:space="preserve">at Time </w:t>
      </w:r>
      <w:r w:rsidRPr="00D03022">
        <w:rPr>
          <w:i/>
          <w:iCs/>
        </w:rPr>
        <w:t>n-1</w:t>
      </w:r>
      <w:r>
        <w:t xml:space="preserve">; which itself is influenced by the probabilistic outcome of selection likelihoods of the </w:t>
      </w:r>
      <w:r w:rsidRPr="00D03022">
        <w:rPr>
          <w:i/>
          <w:iCs/>
        </w:rPr>
        <w:t>internal attention</w:t>
      </w:r>
      <w:r>
        <w:t xml:space="preserve"> component at Time </w:t>
      </w:r>
      <w:r w:rsidRPr="00D03022">
        <w:rPr>
          <w:i/>
          <w:iCs/>
        </w:rPr>
        <w:t>n-1</w:t>
      </w:r>
      <w:r>
        <w:t>. Critically, this represents through the equation the</w:t>
      </w:r>
      <w:ins w:id="1348" w:author="יפתח עמיר" w:date="2019-12-25T16:14:00Z">
        <w:r w:rsidR="00301882">
          <w:t xml:space="preserve"> temporal and</w:t>
        </w:r>
      </w:ins>
      <w:r>
        <w:t xml:space="preserve"> dynamic nature of the model – that the components of the model inter- and trans- act from moment-to-moment in time</w:t>
      </w:r>
      <w:ins w:id="1349" w:author="יפתח עמיר" w:date="2020-01-14T10:33:00Z">
        <w:r w:rsidR="00564BEA">
          <w:rPr>
            <w:lang w:val="en-IL"/>
          </w:rPr>
          <w:t xml:space="preserve"> (see Figure 1B)</w:t>
        </w:r>
      </w:ins>
      <w:r>
        <w:t>.</w:t>
      </w:r>
      <w:ins w:id="1350" w:author="יפתח עמיר" w:date="2019-12-25T16:17:00Z">
        <w:r w:rsidR="00301882">
          <w:t xml:space="preserve"> For example, while </w:t>
        </w:r>
      </w:ins>
      <w:ins w:id="1351" w:author="יפתח עמיר" w:date="2020-01-29T14:30:00Z">
        <w:r w:rsidR="00930AFF">
          <w:rPr>
            <w:lang w:val="en-IL"/>
          </w:rPr>
          <w:t>a</w:t>
        </w:r>
      </w:ins>
      <w:proofErr w:type="spellStart"/>
      <w:ins w:id="1352" w:author="יפתח עמיר" w:date="2019-12-25T16:17:00Z">
        <w:r w:rsidR="00301882">
          <w:t>ffect</w:t>
        </w:r>
        <w:proofErr w:type="spellEnd"/>
        <w:r w:rsidR="00301882">
          <w:t xml:space="preserve"> at </w:t>
        </w:r>
      </w:ins>
      <w:ins w:id="1353" w:author="יפתח עמיר" w:date="2019-12-25T16:18:00Z">
        <w:r w:rsidR="00301882">
          <w:t xml:space="preserve">Time </w:t>
        </w:r>
        <w:r w:rsidR="00301882" w:rsidRPr="00301882">
          <w:rPr>
            <w:i/>
            <w:iCs/>
          </w:rPr>
          <w:t>n</w:t>
        </w:r>
        <w:r w:rsidR="00301882">
          <w:t xml:space="preserve"> </w:t>
        </w:r>
      </w:ins>
      <w:ins w:id="1354" w:author="יפתח עמיר" w:date="2019-12-25T16:17:00Z">
        <w:r w:rsidR="00301882" w:rsidRPr="00301882">
          <w:t>is</w:t>
        </w:r>
        <w:r w:rsidR="00301882">
          <w:t xml:space="preserve"> determined by </w:t>
        </w:r>
      </w:ins>
      <w:ins w:id="1355" w:author="יפתח עמיר" w:date="2019-12-25T16:18:00Z">
        <w:r w:rsidR="00301882">
          <w:t xml:space="preserve">the </w:t>
        </w:r>
      </w:ins>
      <w:ins w:id="1356" w:author="יפתח עמיר" w:date="2020-01-29T14:30:00Z">
        <w:r w:rsidR="00930AFF">
          <w:rPr>
            <w:lang w:val="en-IL"/>
          </w:rPr>
          <w:t>r</w:t>
        </w:r>
      </w:ins>
      <w:proofErr w:type="spellStart"/>
      <w:ins w:id="1357" w:author="יפתח עמיר" w:date="2019-12-25T16:18:00Z">
        <w:r w:rsidR="00301882">
          <w:t>epresentations</w:t>
        </w:r>
        <w:proofErr w:type="spellEnd"/>
        <w:r w:rsidR="00301882">
          <w:t xml:space="preserve"> in WM at </w:t>
        </w:r>
      </w:ins>
      <w:ins w:id="1358" w:author="יפתח עמיר" w:date="2019-12-25T16:20:00Z">
        <w:r w:rsidR="003B7C2A">
          <w:t>that</w:t>
        </w:r>
      </w:ins>
      <w:ins w:id="1359" w:author="יפתח עמיר" w:date="2019-12-25T16:18:00Z">
        <w:r w:rsidR="00301882">
          <w:t xml:space="preserve"> moment in time, </w:t>
        </w:r>
      </w:ins>
      <w:ins w:id="1360" w:author="יפתח עמיר" w:date="2020-01-29T14:30:00Z">
        <w:r w:rsidR="00930AFF">
          <w:rPr>
            <w:lang w:val="en-IL"/>
          </w:rPr>
          <w:t>a</w:t>
        </w:r>
      </w:ins>
      <w:proofErr w:type="spellStart"/>
      <w:ins w:id="1361" w:author="יפתח עמיר" w:date="2019-12-25T16:18:00Z">
        <w:r w:rsidR="00EC7748">
          <w:t>ffect</w:t>
        </w:r>
        <w:proofErr w:type="spellEnd"/>
        <w:r w:rsidR="00EC7748">
          <w:t xml:space="preserve"> also influences </w:t>
        </w:r>
      </w:ins>
      <w:ins w:id="1362" w:author="יפתח עמיר" w:date="2020-01-29T14:30:00Z">
        <w:r w:rsidR="00930AFF">
          <w:rPr>
            <w:lang w:val="en-IL"/>
          </w:rPr>
          <w:t>i</w:t>
        </w:r>
      </w:ins>
      <w:proofErr w:type="spellStart"/>
      <w:ins w:id="1363" w:author="יפתח עמיר" w:date="2019-12-25T16:18:00Z">
        <w:r w:rsidR="00EC7748">
          <w:t>nternal</w:t>
        </w:r>
        <w:proofErr w:type="spellEnd"/>
        <w:r w:rsidR="00EC7748">
          <w:t xml:space="preserve"> </w:t>
        </w:r>
      </w:ins>
      <w:ins w:id="1364" w:author="יפתח עמיר" w:date="2020-01-29T14:30:00Z">
        <w:r w:rsidR="00930AFF">
          <w:rPr>
            <w:lang w:val="en-IL"/>
          </w:rPr>
          <w:t>a</w:t>
        </w:r>
      </w:ins>
      <w:proofErr w:type="spellStart"/>
      <w:ins w:id="1365" w:author="יפתח עמיר" w:date="2019-12-25T16:18:00Z">
        <w:r w:rsidR="00EC7748">
          <w:t>ttention</w:t>
        </w:r>
        <w:proofErr w:type="spellEnd"/>
        <w:r w:rsidR="00EC7748">
          <w:t xml:space="preserve"> at Time </w:t>
        </w:r>
        <w:r w:rsidR="00EC7748">
          <w:rPr>
            <w:i/>
            <w:iCs/>
          </w:rPr>
          <w:t xml:space="preserve">n+1 </w:t>
        </w:r>
        <w:r w:rsidR="00EC7748">
          <w:t>which</w:t>
        </w:r>
      </w:ins>
      <w:ins w:id="1366" w:author="עמית ברנשטיין" w:date="2020-03-11T12:39:00Z">
        <w:r w:rsidR="00C861E7">
          <w:t>,</w:t>
        </w:r>
      </w:ins>
      <w:ins w:id="1367" w:author="יפתח עמיר" w:date="2019-12-25T16:18:00Z">
        <w:r w:rsidR="00EC7748">
          <w:t xml:space="preserve"> in turn</w:t>
        </w:r>
      </w:ins>
      <w:ins w:id="1368" w:author="עמית ברנשטיין" w:date="2020-03-11T12:39:00Z">
        <w:r w:rsidR="00C861E7">
          <w:t>,</w:t>
        </w:r>
      </w:ins>
      <w:ins w:id="1369" w:author="יפתח עמיר" w:date="2019-12-25T16:18:00Z">
        <w:r w:rsidR="00EC7748">
          <w:t xml:space="preserve"> will </w:t>
        </w:r>
      </w:ins>
      <w:ins w:id="1370" w:author="יפתח עמיר" w:date="2019-12-25T16:19:00Z">
        <w:r w:rsidR="00EC7748">
          <w:t>determine</w:t>
        </w:r>
      </w:ins>
      <w:ins w:id="1371" w:author="יפתח עמיר" w:date="2019-12-25T16:18:00Z">
        <w:r w:rsidR="00EC7748">
          <w:t xml:space="preserve"> </w:t>
        </w:r>
      </w:ins>
      <w:ins w:id="1372" w:author="יפתח עמיר" w:date="2020-01-29T14:30:00Z">
        <w:del w:id="1373" w:author="עמית ברנשטיין" w:date="2020-03-12T14:13:00Z">
          <w:r w:rsidR="00930AFF" w:rsidDel="00BD49C6">
            <w:rPr>
              <w:lang w:val="en-IL"/>
            </w:rPr>
            <w:delText>r</w:delText>
          </w:r>
        </w:del>
      </w:ins>
      <w:ins w:id="1374" w:author="יפתח עמיר" w:date="2019-12-25T16:19:00Z">
        <w:del w:id="1375" w:author="עמית ברנשטיין" w:date="2020-03-12T14:13:00Z">
          <w:r w:rsidR="00EC7748" w:rsidDel="00BD49C6">
            <w:delText>epresentations</w:delText>
          </w:r>
        </w:del>
      </w:ins>
      <w:ins w:id="1376" w:author="עמית ברנשטיין" w:date="2020-03-12T14:13:00Z">
        <w:r w:rsidR="00BD49C6">
          <w:t>representations</w:t>
        </w:r>
      </w:ins>
      <w:ins w:id="1377" w:author="יפתח עמיר" w:date="2019-12-25T16:19:00Z">
        <w:r w:rsidR="00EC7748">
          <w:t xml:space="preserve"> in WM</w:t>
        </w:r>
      </w:ins>
      <w:ins w:id="1378" w:author="יפתח עמיר" w:date="2020-01-14T10:34:00Z">
        <w:r w:rsidR="00564BEA">
          <w:rPr>
            <w:lang w:val="en-IL"/>
          </w:rPr>
          <w:t xml:space="preserve"> and so on</w:t>
        </w:r>
      </w:ins>
      <w:ins w:id="1379" w:author="יפתח עמיר" w:date="2019-12-25T16:19:00Z">
        <w:r w:rsidR="00EC7748">
          <w:t>.</w:t>
        </w:r>
      </w:ins>
      <w:r>
        <w:t xml:space="preserve"> </w:t>
      </w:r>
      <w:del w:id="1380" w:author="יפתח עמיר" w:date="2019-12-25T16:21:00Z">
        <w:r w:rsidDel="003B7C2A">
          <w:delText>Essentially</w:delText>
        </w:r>
      </w:del>
      <w:ins w:id="1381" w:author="יפתח עמיר" w:date="2019-12-25T16:21:00Z">
        <w:del w:id="1382" w:author="עמית ברנשטיין" w:date="2020-03-11T12:39:00Z">
          <w:r w:rsidR="003B7C2A" w:rsidDel="00C861E7">
            <w:delText>As such</w:delText>
          </w:r>
        </w:del>
      </w:ins>
      <w:ins w:id="1383" w:author="עמית ברנשטיין" w:date="2020-03-11T12:39:00Z">
        <w:r w:rsidR="00C861E7">
          <w:t>Accordingly</w:t>
        </w:r>
      </w:ins>
      <w:r>
        <w:t>, to understand the current state of the system</w:t>
      </w:r>
      <w:r w:rsidR="008070C2">
        <w:t>, at any moment in time,</w:t>
      </w:r>
      <w:r>
        <w:t xml:space="preserve"> </w:t>
      </w:r>
      <w:r w:rsidR="008070C2">
        <w:t>it is essential to understand the</w:t>
      </w:r>
      <w:ins w:id="1384" w:author="יפתח עמיר" w:date="2020-01-14T10:37:00Z">
        <w:r w:rsidR="00564BEA">
          <w:rPr>
            <w:lang w:val="en-IL"/>
          </w:rPr>
          <w:t xml:space="preserve"> preceding stat</w:t>
        </w:r>
      </w:ins>
      <w:ins w:id="1385" w:author="יפתח עמיר" w:date="2020-01-14T10:38:00Z">
        <w:r w:rsidR="00564BEA">
          <w:rPr>
            <w:lang w:val="en-IL"/>
          </w:rPr>
          <w:t>e(s).</w:t>
        </w:r>
      </w:ins>
      <w:ins w:id="1386" w:author="יפתח עמיר" w:date="2020-01-14T10:39:00Z">
        <w:r w:rsidR="00564BEA">
          <w:rPr>
            <w:lang w:val="en-IL"/>
          </w:rPr>
          <w:t xml:space="preserve"> </w:t>
        </w:r>
      </w:ins>
      <w:ins w:id="1387" w:author="יפתח עמיר" w:date="2020-01-14T10:41:00Z">
        <w:r w:rsidR="00EF6703">
          <w:rPr>
            <w:lang w:val="en-IL"/>
          </w:rPr>
          <w:t>Consequently, b</w:t>
        </w:r>
      </w:ins>
      <w:ins w:id="1388" w:author="יפתח עמיר" w:date="2020-01-14T10:39:00Z">
        <w:r w:rsidR="00564BEA">
          <w:rPr>
            <w:lang w:val="en-IL"/>
          </w:rPr>
          <w:t>y</w:t>
        </w:r>
      </w:ins>
      <w:ins w:id="1389" w:author="עמית ברנשטיין" w:date="2020-03-11T12:40:00Z">
        <w:r w:rsidR="00C861E7">
          <w:t xml:space="preserve"> computationally</w:t>
        </w:r>
      </w:ins>
      <w:ins w:id="1390" w:author="יפתח עמיר" w:date="2020-01-14T10:39:00Z">
        <w:r w:rsidR="00564BEA">
          <w:rPr>
            <w:lang w:val="en-IL"/>
          </w:rPr>
          <w:t xml:space="preserve"> linking together a series of preceding and subsequent states (i.e., momentary state in context at Time </w:t>
        </w:r>
        <w:r w:rsidR="00564BEA" w:rsidRPr="00564BEA">
          <w:rPr>
            <w:i/>
            <w:iCs/>
            <w:lang w:val="en-IL"/>
            <w:rPrChange w:id="1391" w:author="יפתח עמיר" w:date="2020-01-14T10:39:00Z">
              <w:rPr>
                <w:lang w:val="en-IL"/>
              </w:rPr>
            </w:rPrChange>
          </w:rPr>
          <w:t>1</w:t>
        </w:r>
        <w:r w:rsidR="00564BEA">
          <w:rPr>
            <w:lang w:val="en-IL"/>
          </w:rPr>
          <w:t xml:space="preserve"> to </w:t>
        </w:r>
        <w:r w:rsidR="00564BEA" w:rsidRPr="00564BEA">
          <w:rPr>
            <w:i/>
            <w:iCs/>
            <w:lang w:val="en-IL"/>
            <w:rPrChange w:id="1392" w:author="יפתח עמיר" w:date="2020-01-14T10:39:00Z">
              <w:rPr>
                <w:lang w:val="en-IL"/>
              </w:rPr>
            </w:rPrChange>
          </w:rPr>
          <w:t>n</w:t>
        </w:r>
        <w:r w:rsidR="00564BEA">
          <w:rPr>
            <w:lang w:val="en-IL"/>
          </w:rPr>
          <w:t>)</w:t>
        </w:r>
      </w:ins>
      <w:ins w:id="1393" w:author="עמית ברנשטיין" w:date="2020-03-11T12:40:00Z">
        <w:r w:rsidR="00C861E7">
          <w:t>,</w:t>
        </w:r>
      </w:ins>
      <w:r w:rsidR="008070C2">
        <w:t xml:space="preserve"> </w:t>
      </w:r>
      <w:ins w:id="1394" w:author="יפתח עמיר" w:date="2020-01-14T10:39:00Z">
        <w:r w:rsidR="00564BEA">
          <w:rPr>
            <w:lang w:val="en-IL"/>
          </w:rPr>
          <w:t xml:space="preserve">a </w:t>
        </w:r>
      </w:ins>
      <w:r w:rsidR="008070C2">
        <w:t>dynamic trajectory</w:t>
      </w:r>
      <w:ins w:id="1395" w:author="יפתח עמיר" w:date="2020-01-14T10:40:00Z">
        <w:r w:rsidR="00564BEA">
          <w:rPr>
            <w:lang w:val="en-IL"/>
          </w:rPr>
          <w:t xml:space="preserve"> </w:t>
        </w:r>
      </w:ins>
      <w:ins w:id="1396" w:author="יפתח עמיר" w:date="2020-01-14T10:42:00Z">
        <w:r w:rsidR="00EF6703">
          <w:rPr>
            <w:lang w:val="en-IL"/>
          </w:rPr>
          <w:t>(</w:t>
        </w:r>
      </w:ins>
      <w:ins w:id="1397" w:author="יפתח עמיר" w:date="2020-01-14T10:40:00Z">
        <w:r w:rsidR="00564BEA">
          <w:rPr>
            <w:lang w:val="en-IL"/>
          </w:rPr>
          <w:t>i.e.</w:t>
        </w:r>
      </w:ins>
      <w:ins w:id="1398" w:author="יפתח עמיר" w:date="2020-01-14T10:42:00Z">
        <w:r w:rsidR="00EF6703">
          <w:rPr>
            <w:lang w:val="en-IL"/>
          </w:rPr>
          <w:t>,</w:t>
        </w:r>
      </w:ins>
      <w:ins w:id="1399" w:author="יפתח עמיר" w:date="2020-01-14T10:40:00Z">
        <w:r w:rsidR="00564BEA">
          <w:rPr>
            <w:lang w:val="en-IL"/>
          </w:rPr>
          <w:t xml:space="preserve"> a</w:t>
        </w:r>
      </w:ins>
      <w:ins w:id="1400" w:author="יפתח עמיר" w:date="2020-01-14T10:41:00Z">
        <w:r w:rsidR="00564BEA">
          <w:rPr>
            <w:lang w:val="en-IL"/>
          </w:rPr>
          <w:t xml:space="preserve"> “greater whole”</w:t>
        </w:r>
      </w:ins>
      <w:ins w:id="1401" w:author="יפתח עמיר" w:date="2020-01-14T10:42:00Z">
        <w:r w:rsidR="00EF6703">
          <w:rPr>
            <w:lang w:val="en-IL"/>
          </w:rPr>
          <w:t>)</w:t>
        </w:r>
      </w:ins>
      <w:r w:rsidR="008070C2">
        <w:t xml:space="preserve"> </w:t>
      </w:r>
      <w:del w:id="1402" w:author="יפתח עמיר" w:date="2020-01-14T10:39:00Z">
        <w:r w:rsidR="008070C2" w:rsidDel="00564BEA">
          <w:delText xml:space="preserve">of </w:delText>
        </w:r>
        <w:r w:rsidR="00FC1DE9" w:rsidDel="00564BEA">
          <w:delText>the</w:delText>
        </w:r>
        <w:r w:rsidR="008070C2" w:rsidDel="00564BEA">
          <w:delText xml:space="preserve"> immediately preceding states</w:delText>
        </w:r>
        <w:r w:rsidR="00FC1DE9" w:rsidDel="00564BEA">
          <w:delText xml:space="preserve"> of the system</w:delText>
        </w:r>
      </w:del>
      <w:ins w:id="1403" w:author="יפתח עמיר" w:date="2020-01-14T10:39:00Z">
        <w:r w:rsidR="00564BEA">
          <w:rPr>
            <w:lang w:val="en-IL"/>
          </w:rPr>
          <w:t xml:space="preserve">emerges </w:t>
        </w:r>
      </w:ins>
      <w:ins w:id="1404" w:author="יפתח עמיר" w:date="2020-01-14T10:41:00Z">
        <w:r w:rsidR="00564BEA">
          <w:rPr>
            <w:lang w:val="en-IL"/>
          </w:rPr>
          <w:t>representing the unfolding of</w:t>
        </w:r>
      </w:ins>
      <w:del w:id="1405" w:author="יפתח עמיר" w:date="2020-01-14T10:40:00Z">
        <w:r w:rsidR="00FC1DE9" w:rsidDel="00564BEA">
          <w:delText xml:space="preserve"> of</w:delText>
        </w:r>
      </w:del>
      <w:r w:rsidR="00FC1DE9">
        <w:t xml:space="preserve"> attention, thought and affect</w:t>
      </w:r>
      <w:ins w:id="1406" w:author="יפתח עמיר" w:date="2020-01-14T10:41:00Z">
        <w:r w:rsidR="00564BEA">
          <w:rPr>
            <w:lang w:val="en-IL"/>
          </w:rPr>
          <w:t xml:space="preserve"> from moment-to-moment in time</w:t>
        </w:r>
      </w:ins>
      <w:ins w:id="1407" w:author="עמית ברנשטיין" w:date="2020-03-11T12:40:00Z">
        <w:r w:rsidR="00C861E7">
          <w:t>, as detai</w:t>
        </w:r>
      </w:ins>
      <w:ins w:id="1408" w:author="עמית ברנשטיין" w:date="2020-03-11T12:41:00Z">
        <w:r w:rsidR="00C861E7">
          <w:t xml:space="preserve">led </w:t>
        </w:r>
        <w:commentRangeStart w:id="1409"/>
        <w:r w:rsidR="00C861E7">
          <w:t>below</w:t>
        </w:r>
        <w:commentRangeEnd w:id="1409"/>
        <w:r w:rsidR="00C861E7">
          <w:rPr>
            <w:rStyle w:val="CommentReference"/>
          </w:rPr>
          <w:commentReference w:id="1409"/>
        </w:r>
      </w:ins>
      <w:r>
        <w:t>.</w:t>
      </w:r>
      <w:ins w:id="1410" w:author="עמית ברנשטיין" w:date="2020-03-11T12:40:00Z">
        <w:r w:rsidR="00C861E7">
          <w:t xml:space="preserve"> </w:t>
        </w:r>
      </w:ins>
      <w:del w:id="1411" w:author="עמית ברנשטיין" w:date="2020-03-11T12:40:00Z">
        <w:r w:rsidDel="00C861E7">
          <w:delText xml:space="preserve"> </w:delText>
        </w:r>
      </w:del>
    </w:p>
    <w:p w14:paraId="63F6D924" w14:textId="1F54A064" w:rsidR="008E0E69" w:rsidRDefault="008E0E69" w:rsidP="0075551C">
      <w:pPr>
        <w:pStyle w:val="Heading2"/>
      </w:pPr>
      <w:r>
        <w:lastRenderedPageBreak/>
        <w:t xml:space="preserve">Common </w:t>
      </w:r>
      <w:r w:rsidR="003874A1">
        <w:t>t</w:t>
      </w:r>
      <w:r>
        <w:t xml:space="preserve">emporal </w:t>
      </w:r>
      <w:r w:rsidR="003874A1">
        <w:t>t</w:t>
      </w:r>
      <w:r>
        <w:t>rajectories</w:t>
      </w:r>
      <w:r w:rsidR="00E06614">
        <w:t xml:space="preserve"> of the dynamic system</w:t>
      </w:r>
    </w:p>
    <w:p w14:paraId="3479E327" w14:textId="10EC56F8" w:rsidR="002411AE" w:rsidRDefault="00F31E20" w:rsidP="005A3858">
      <w:pPr>
        <w:rPr>
          <w:ins w:id="1412" w:author="יפתח עמיר" w:date="2020-01-14T11:34:00Z"/>
        </w:rPr>
      </w:pPr>
      <w:r>
        <w:t>A central function</w:t>
      </w:r>
      <w:r w:rsidR="008E0E69">
        <w:t xml:space="preserve"> of the </w:t>
      </w:r>
      <w:r w:rsidR="008B4A81">
        <w:t>A2T</w:t>
      </w:r>
      <w:r>
        <w:t xml:space="preserve"> </w:t>
      </w:r>
      <w:r w:rsidR="008E0E69">
        <w:t xml:space="preserve">model is its capacity to </w:t>
      </w:r>
      <w:r w:rsidR="00864EF4">
        <w:t xml:space="preserve">characterize </w:t>
      </w:r>
      <w:r w:rsidR="008E0E69">
        <w:t xml:space="preserve">and make predictions about </w:t>
      </w:r>
      <w:r w:rsidR="00AB1FA1">
        <w:t xml:space="preserve">how </w:t>
      </w:r>
      <w:del w:id="1413" w:author="עמית ברנשטיין" w:date="2020-03-11T14:01:00Z">
        <w:r w:rsidR="00AB1FA1" w:rsidDel="00D7329F">
          <w:delText xml:space="preserve">the </w:delText>
        </w:r>
      </w:del>
      <w:ins w:id="1414" w:author="עמית ברנשטיין" w:date="2020-03-11T14:02:00Z">
        <w:r w:rsidR="00D7329F">
          <w:t>one</w:t>
        </w:r>
      </w:ins>
      <w:ins w:id="1415" w:author="עמית ברנשטיין" w:date="2020-03-11T14:01:00Z">
        <w:r w:rsidR="00D7329F">
          <w:t xml:space="preserve"> momentary </w:t>
        </w:r>
      </w:ins>
      <w:r w:rsidR="00AB1FA1">
        <w:t>state</w:t>
      </w:r>
      <w:ins w:id="1416" w:author="עמית ברנשטיין" w:date="2020-03-11T14:01:00Z">
        <w:r w:rsidR="00D7329F">
          <w:t>,</w:t>
        </w:r>
      </w:ins>
      <w:r w:rsidR="00623C8D">
        <w:t xml:space="preserve"> in context</w:t>
      </w:r>
      <w:ins w:id="1417" w:author="עמית ברנשטיין" w:date="2020-03-11T14:01:00Z">
        <w:r w:rsidR="00D7329F">
          <w:t>,</w:t>
        </w:r>
      </w:ins>
      <w:r w:rsidR="00AB1FA1">
        <w:t xml:space="preserve"> </w:t>
      </w:r>
      <w:del w:id="1418" w:author="עמית ברנשטיין" w:date="2020-03-11T14:01:00Z">
        <w:r w:rsidR="00AB1FA1" w:rsidDel="00D7329F">
          <w:delText xml:space="preserve">of the system at one moment </w:delText>
        </w:r>
      </w:del>
      <w:r w:rsidR="00AB1FA1">
        <w:t xml:space="preserve">leads </w:t>
      </w:r>
      <w:del w:id="1419" w:author="עמית ברנשטיין" w:date="2020-03-11T14:02:00Z">
        <w:r w:rsidR="00AB1FA1" w:rsidDel="00D7329F">
          <w:delText xml:space="preserve">to a likely state the following </w:delText>
        </w:r>
      </w:del>
      <w:ins w:id="1420" w:author="עמית ברנשטיין" w:date="2020-03-11T14:02:00Z">
        <w:r w:rsidR="00D7329F">
          <w:t xml:space="preserve">to the (likely) next momentary state, </w:t>
        </w:r>
      </w:ins>
      <w:del w:id="1421" w:author="עמית ברנשטיין" w:date="2020-03-11T14:02:00Z">
        <w:r w:rsidR="00AB1FA1" w:rsidDel="00D7329F">
          <w:delText xml:space="preserve">moment </w:delText>
        </w:r>
      </w:del>
      <w:r w:rsidR="00AB1FA1">
        <w:t>and so on</w:t>
      </w:r>
      <w:r w:rsidR="00AD2F39">
        <w:t xml:space="preserve">, </w:t>
      </w:r>
      <w:r w:rsidR="00952BA1">
        <w:t>emerging</w:t>
      </w:r>
      <w:r w:rsidR="00AD2F39">
        <w:t xml:space="preserve"> over-time as a </w:t>
      </w:r>
      <w:r w:rsidR="00AD2F39" w:rsidRPr="001E133A">
        <w:rPr>
          <w:i/>
          <w:iCs/>
        </w:rPr>
        <w:t>trajectory</w:t>
      </w:r>
      <w:r w:rsidR="008E0E69">
        <w:t xml:space="preserve">. The dynamic </w:t>
      </w:r>
      <w:r w:rsidR="004E4B37">
        <w:t>trajectories</w:t>
      </w:r>
      <w:r w:rsidR="00AB1FA1">
        <w:t xml:space="preserve"> </w:t>
      </w:r>
      <w:r w:rsidR="008E0E69">
        <w:t>of the system</w:t>
      </w:r>
      <w:r w:rsidR="00795F6C">
        <w:t xml:space="preserve"> </w:t>
      </w:r>
      <w:commentRangeStart w:id="1422"/>
      <w:r w:rsidR="008E0E69">
        <w:t xml:space="preserve">are a function of </w:t>
      </w:r>
      <w:r w:rsidR="008E0E69" w:rsidRPr="003874A1">
        <w:t>the values of each model element</w:t>
      </w:r>
      <w:commentRangeEnd w:id="1422"/>
      <w:r w:rsidR="002823C0">
        <w:rPr>
          <w:rStyle w:val="CommentReference"/>
        </w:rPr>
        <w:commentReference w:id="1422"/>
      </w:r>
      <w:r w:rsidR="008E0E69" w:rsidRPr="003874A1">
        <w:t xml:space="preserve">, and critically, the inter- and trans-actional feedback </w:t>
      </w:r>
      <w:r w:rsidR="008B4A81">
        <w:t>(</w:t>
      </w:r>
      <w:r w:rsidR="008B4A81" w:rsidRPr="006A190A">
        <w:t xml:space="preserve">paths </w:t>
      </w:r>
      <w:r w:rsidR="00AC142E">
        <w:rPr>
          <w:i/>
          <w:iCs/>
        </w:rPr>
        <w:t>d</w:t>
      </w:r>
      <w:r w:rsidR="003A49F4">
        <w:t xml:space="preserve"> and </w:t>
      </w:r>
      <w:r w:rsidR="003A49F4" w:rsidRPr="006A190A">
        <w:rPr>
          <w:i/>
          <w:iCs/>
        </w:rPr>
        <w:t>e</w:t>
      </w:r>
      <w:r w:rsidR="008B4A81">
        <w:t xml:space="preserve">) </w:t>
      </w:r>
      <w:r w:rsidR="008E0E69" w:rsidRPr="003874A1">
        <w:t xml:space="preserve">between the </w:t>
      </w:r>
      <w:r w:rsidR="00156921">
        <w:t>components</w:t>
      </w:r>
      <w:r w:rsidR="006A190A">
        <w:rPr>
          <w:lang w:val="en-IL"/>
        </w:rPr>
        <w:t xml:space="preserve"> and inter-component paths</w:t>
      </w:r>
      <w:r w:rsidR="00156921">
        <w:t xml:space="preserve"> </w:t>
      </w:r>
      <w:r w:rsidR="008E0E69">
        <w:t>within the system</w:t>
      </w:r>
      <w:r w:rsidR="00795F6C">
        <w:t xml:space="preserve"> from moment-to-moment</w:t>
      </w:r>
      <w:r w:rsidR="008E0E69">
        <w:t xml:space="preserve"> in time.</w:t>
      </w:r>
      <w:r w:rsidR="00AD2F39">
        <w:t xml:space="preserve"> </w:t>
      </w:r>
      <w:r w:rsidR="00952BA1">
        <w:t>Accordingly,</w:t>
      </w:r>
      <w:r w:rsidR="00AD2F39">
        <w:t xml:space="preserve"> one constellation of initial values of the components is </w:t>
      </w:r>
      <w:r w:rsidR="00B63493">
        <w:t xml:space="preserve">more </w:t>
      </w:r>
      <w:r w:rsidR="00AD2F39">
        <w:t xml:space="preserve">likely to lead to a </w:t>
      </w:r>
      <w:r w:rsidR="00D22947">
        <w:t xml:space="preserve">specific </w:t>
      </w:r>
      <w:r w:rsidR="00B63493">
        <w:t>trajectory</w:t>
      </w:r>
      <w:r w:rsidR="00D22947">
        <w:t xml:space="preserve"> than</w:t>
      </w:r>
      <w:r w:rsidR="00AD2F39">
        <w:t xml:space="preserve"> </w:t>
      </w:r>
      <w:r w:rsidR="00D22947">
        <w:t>other</w:t>
      </w:r>
      <w:r w:rsidR="00AD2F39">
        <w:t xml:space="preserve"> constellation</w:t>
      </w:r>
      <w:r w:rsidR="00D22947">
        <w:t>s</w:t>
      </w:r>
      <w:r w:rsidR="00AD2F39">
        <w:t xml:space="preserve"> of initial values</w:t>
      </w:r>
      <w:r w:rsidR="00D22947">
        <w:t>.</w:t>
      </w:r>
      <w:r w:rsidR="00D22947" w:rsidRPr="00D22947">
        <w:t xml:space="preserve"> </w:t>
      </w:r>
      <w:r w:rsidR="00D22947">
        <w:t>For example, an initial state of low contextual demands concurrently with a negative affect state</w:t>
      </w:r>
      <w:r w:rsidR="00D22947" w:rsidRPr="00D22947">
        <w:t xml:space="preserve"> </w:t>
      </w:r>
      <w:r w:rsidR="00D22947">
        <w:t>is</w:t>
      </w:r>
      <w:r w:rsidR="00303587">
        <w:t xml:space="preserve"> more</w:t>
      </w:r>
      <w:r w:rsidR="00D22947">
        <w:t xml:space="preserve"> likely to lead to a trajectory of repeated negative content in WM and negative affect (i.e., repetitive negative thinking)</w:t>
      </w:r>
      <w:r w:rsidR="00D22947" w:rsidRPr="00D22947">
        <w:t xml:space="preserve"> </w:t>
      </w:r>
      <w:r w:rsidR="00D22947">
        <w:t>than would an initial state of high contextual demands with a neutral affect state</w:t>
      </w:r>
      <w:r w:rsidR="00AD2F39">
        <w:t>.</w:t>
      </w:r>
      <w:r w:rsidR="008E0E69">
        <w:t xml:space="preserve"> Thus, from different </w:t>
      </w:r>
      <w:r w:rsidR="00660E94">
        <w:t xml:space="preserve">initial states in context (i.e., </w:t>
      </w:r>
      <w:r w:rsidR="00AB1FA1">
        <w:t>momentary constellations</w:t>
      </w:r>
      <w:r w:rsidR="004E4B37">
        <w:t xml:space="preserve"> of the components</w:t>
      </w:r>
      <w:r w:rsidR="00AB1FA1">
        <w:t xml:space="preserve"> </w:t>
      </w:r>
      <w:r w:rsidR="008E0E69">
        <w:t>within the system</w:t>
      </w:r>
      <w:r w:rsidR="00660E94">
        <w:t>)</w:t>
      </w:r>
      <w:r w:rsidR="008E0E69">
        <w:t>, we are also able to characterize more and less adaptive cognitive process trajectories</w:t>
      </w:r>
      <w:r w:rsidR="002C1F4C">
        <w:t>.</w:t>
      </w:r>
    </w:p>
    <w:p w14:paraId="2F1AD653" w14:textId="514371A3" w:rsidR="005A3858" w:rsidRPr="009428A3" w:rsidRDefault="002411AE" w:rsidP="005A3858">
      <w:pPr>
        <w:rPr>
          <w:lang w:val="en-IL"/>
          <w:rPrChange w:id="1423" w:author="יפתח עמיר" w:date="2020-01-23T14:29:00Z">
            <w:rPr/>
          </w:rPrChange>
        </w:rPr>
      </w:pPr>
      <w:ins w:id="1424" w:author="יפתח עמיר" w:date="2020-01-14T11:34:00Z">
        <w:r>
          <w:rPr>
            <w:lang w:val="en-IL"/>
          </w:rPr>
          <w:t xml:space="preserve">For example, trajectories may </w:t>
        </w:r>
      </w:ins>
      <w:ins w:id="1425" w:author="יפתח עמיר" w:date="2020-01-14T11:49:00Z">
        <w:r w:rsidR="00503EEC">
          <w:rPr>
            <w:lang w:val="en-IL"/>
          </w:rPr>
          <w:t>be characterized by</w:t>
        </w:r>
      </w:ins>
      <w:ins w:id="1426" w:author="יפתח עמיר" w:date="2020-01-14T11:36:00Z">
        <w:r>
          <w:rPr>
            <w:lang w:val="en-IL"/>
          </w:rPr>
          <w:t xml:space="preserve"> </w:t>
        </w:r>
      </w:ins>
      <w:ins w:id="1427" w:author="יפתח עמיר" w:date="2020-01-14T11:49:00Z">
        <w:r w:rsidR="00503EEC">
          <w:rPr>
            <w:lang w:val="en-IL"/>
          </w:rPr>
          <w:t>greater</w:t>
        </w:r>
      </w:ins>
      <w:ins w:id="1428" w:author="יפתח עמיר" w:date="2020-01-14T11:36:00Z">
        <w:r>
          <w:rPr>
            <w:lang w:val="en-IL"/>
          </w:rPr>
          <w:t xml:space="preserve"> stability or</w:t>
        </w:r>
      </w:ins>
      <w:ins w:id="1429" w:author="יפתח עמיר" w:date="2020-01-23T14:25:00Z">
        <w:r w:rsidR="00ED0D8F">
          <w:rPr>
            <w:lang w:val="en-IL"/>
          </w:rPr>
          <w:t>,</w:t>
        </w:r>
      </w:ins>
      <w:ins w:id="1430" w:author="יפתח עמיר" w:date="2020-01-14T11:36:00Z">
        <w:r>
          <w:rPr>
            <w:lang w:val="en-IL"/>
          </w:rPr>
          <w:t xml:space="preserve"> </w:t>
        </w:r>
      </w:ins>
      <w:ins w:id="1431" w:author="יפתח עמיר" w:date="2020-01-23T14:25:00Z">
        <w:r w:rsidR="00ED0D8F">
          <w:rPr>
            <w:lang w:val="en-IL"/>
          </w:rPr>
          <w:t xml:space="preserve">conversely, </w:t>
        </w:r>
      </w:ins>
      <w:ins w:id="1432" w:author="יפתח עמיר" w:date="2020-01-14T11:36:00Z">
        <w:r>
          <w:rPr>
            <w:lang w:val="en-IL"/>
          </w:rPr>
          <w:t>variability in thought content</w:t>
        </w:r>
      </w:ins>
      <w:ins w:id="1433" w:author="עמית ברנשטיין" w:date="2020-03-11T14:04:00Z">
        <w:r w:rsidR="002823C0">
          <w:t xml:space="preserve"> </w:t>
        </w:r>
      </w:ins>
      <w:ins w:id="1434" w:author="יפתח עמיר" w:date="2020-01-16T08:35:00Z">
        <w:del w:id="1435" w:author="עמית ברנשטיין" w:date="2020-03-11T14:04:00Z">
          <w:r w:rsidR="009E10B6" w:rsidDel="002823C0">
            <w:rPr>
              <w:lang w:val="en-IL"/>
            </w:rPr>
            <w:delText xml:space="preserve"> </w:delText>
          </w:r>
        </w:del>
        <w:r w:rsidR="009E10B6">
          <w:rPr>
            <w:lang w:val="en-IL"/>
          </w:rPr>
          <w:t>(i.e., representations in WM)</w:t>
        </w:r>
      </w:ins>
      <w:ins w:id="1436" w:author="יפתח עמיר" w:date="2020-01-14T11:36:00Z">
        <w:r>
          <w:rPr>
            <w:lang w:val="en-IL"/>
          </w:rPr>
          <w:t xml:space="preserve"> </w:t>
        </w:r>
      </w:ins>
      <w:ins w:id="1437" w:author="עמית ברנשטיין" w:date="2020-03-11T14:04:00Z">
        <w:r w:rsidR="002823C0" w:rsidRPr="002823C0">
          <w:rPr>
            <w:highlight w:val="yellow"/>
            <w:rPrChange w:id="1438" w:author="עמית ברנשטיין" w:date="2020-03-11T14:04:00Z">
              <w:rPr/>
            </w:rPrChange>
          </w:rPr>
          <w:t>and related XXXXX</w:t>
        </w:r>
        <w:r w:rsidR="002823C0">
          <w:t xml:space="preserve"> </w:t>
        </w:r>
      </w:ins>
      <w:ins w:id="1439" w:author="יפתח עמיר" w:date="2020-01-14T11:36:00Z">
        <w:r>
          <w:rPr>
            <w:lang w:val="en-IL"/>
          </w:rPr>
          <w:t xml:space="preserve">over time. </w:t>
        </w:r>
      </w:ins>
      <w:ins w:id="1440" w:author="יפתח עמיר" w:date="2020-01-14T11:50:00Z">
        <w:r w:rsidR="00503EEC">
          <w:rPr>
            <w:lang w:val="en-IL"/>
          </w:rPr>
          <w:t>S</w:t>
        </w:r>
      </w:ins>
      <w:ins w:id="1441" w:author="יפתח עמיר" w:date="2020-01-14T11:36:00Z">
        <w:r>
          <w:rPr>
            <w:lang w:val="en-IL"/>
          </w:rPr>
          <w:t>tability is reflected in</w:t>
        </w:r>
      </w:ins>
      <w:ins w:id="1442" w:author="יפתח עמיר" w:date="2020-01-14T11:37:00Z">
        <w:r>
          <w:rPr>
            <w:lang w:val="en-IL"/>
          </w:rPr>
          <w:t xml:space="preserve"> </w:t>
        </w:r>
      </w:ins>
      <w:ins w:id="1443" w:author="יפתח עמיר" w:date="2020-01-14T11:38:00Z">
        <w:r>
          <w:rPr>
            <w:lang w:val="en-IL"/>
          </w:rPr>
          <w:t>temporal</w:t>
        </w:r>
      </w:ins>
      <w:ins w:id="1444" w:author="יפתח עמיר" w:date="2020-01-14T11:36:00Z">
        <w:r>
          <w:rPr>
            <w:lang w:val="en-IL"/>
          </w:rPr>
          <w:t xml:space="preserve"> </w:t>
        </w:r>
      </w:ins>
      <w:ins w:id="1445" w:author="יפתח עמיר" w:date="2020-01-14T11:37:00Z">
        <w:r>
          <w:rPr>
            <w:lang w:val="en-IL"/>
          </w:rPr>
          <w:t xml:space="preserve">sequences of </w:t>
        </w:r>
      </w:ins>
      <w:ins w:id="1446" w:author="יפתח עמיר" w:date="2020-01-23T14:25:00Z">
        <w:r w:rsidR="00ED0D8F">
          <w:rPr>
            <w:lang w:val="en-IL"/>
          </w:rPr>
          <w:t xml:space="preserve">thematically similar/related </w:t>
        </w:r>
      </w:ins>
      <w:ins w:id="1447" w:author="יפתח עמיר" w:date="2020-01-14T11:37:00Z">
        <w:r>
          <w:rPr>
            <w:lang w:val="en-IL"/>
          </w:rPr>
          <w:t>thought content (e.g., a series of task</w:t>
        </w:r>
      </w:ins>
      <w:ins w:id="1448" w:author="יפתח עמיר" w:date="2020-01-14T11:39:00Z">
        <w:r>
          <w:rPr>
            <w:lang w:val="en-IL"/>
          </w:rPr>
          <w:t>-related</w:t>
        </w:r>
      </w:ins>
      <w:ins w:id="1449" w:author="יפתח עמיר" w:date="2020-01-14T11:37:00Z">
        <w:r>
          <w:rPr>
            <w:lang w:val="en-IL"/>
          </w:rPr>
          <w:t xml:space="preserve"> thoughts)</w:t>
        </w:r>
      </w:ins>
      <w:ins w:id="1450" w:author="עמית ברנשטיין" w:date="2020-03-11T14:05:00Z">
        <w:r w:rsidR="002823C0">
          <w:t>. Temporal v</w:t>
        </w:r>
      </w:ins>
      <w:ins w:id="1451" w:author="יפתח עמיר" w:date="2020-01-14T11:37:00Z">
        <w:del w:id="1452" w:author="עמית ברנשטיין" w:date="2020-03-11T14:05:00Z">
          <w:r w:rsidDel="002823C0">
            <w:rPr>
              <w:lang w:val="en-IL"/>
            </w:rPr>
            <w:delText xml:space="preserve"> and v</w:delText>
          </w:r>
        </w:del>
        <w:r>
          <w:rPr>
            <w:lang w:val="en-IL"/>
          </w:rPr>
          <w:t xml:space="preserve">ariability </w:t>
        </w:r>
        <w:del w:id="1453" w:author="עמית ברנשטיין" w:date="2020-03-11T14:05:00Z">
          <w:r w:rsidDel="002823C0">
            <w:rPr>
              <w:lang w:val="en-IL"/>
            </w:rPr>
            <w:delText>as</w:delText>
          </w:r>
        </w:del>
      </w:ins>
      <w:ins w:id="1454" w:author="עמית ברנשטיין" w:date="2020-03-11T14:05:00Z">
        <w:r w:rsidR="002823C0">
          <w:t>reflects</w:t>
        </w:r>
      </w:ins>
      <w:ins w:id="1455" w:author="יפתח עמיר" w:date="2020-01-14T11:37:00Z">
        <w:r>
          <w:rPr>
            <w:lang w:val="en-IL"/>
          </w:rPr>
          <w:t xml:space="preserve"> the oppos</w:t>
        </w:r>
      </w:ins>
      <w:ins w:id="1456" w:author="יפתח עמיר" w:date="2020-01-14T11:38:00Z">
        <w:r>
          <w:rPr>
            <w:lang w:val="en-IL"/>
          </w:rPr>
          <w:t>ite – sequences of thoughts that are</w:t>
        </w:r>
      </w:ins>
      <w:ins w:id="1457" w:author="יפתח עמיר" w:date="2020-01-23T14:25:00Z">
        <w:r w:rsidR="00ED0D8F">
          <w:rPr>
            <w:lang w:val="en-IL"/>
          </w:rPr>
          <w:t xml:space="preserve"> thematically</w:t>
        </w:r>
      </w:ins>
      <w:ins w:id="1458" w:author="יפתח עמיר" w:date="2020-01-14T11:38:00Z">
        <w:r>
          <w:rPr>
            <w:lang w:val="en-IL"/>
          </w:rPr>
          <w:t xml:space="preserve"> unrelated</w:t>
        </w:r>
      </w:ins>
      <w:ins w:id="1459" w:author="יפתח עמיר" w:date="2020-01-14T11:50:00Z">
        <w:r w:rsidR="00503EEC">
          <w:rPr>
            <w:lang w:val="en-IL"/>
          </w:rPr>
          <w:t xml:space="preserve"> to each other</w:t>
        </w:r>
      </w:ins>
      <w:ins w:id="1460" w:author="יפתח עמיר" w:date="2020-01-14T11:38:00Z">
        <w:r>
          <w:rPr>
            <w:lang w:val="en-IL"/>
          </w:rPr>
          <w:t xml:space="preserve"> (e.g., </w:t>
        </w:r>
      </w:ins>
      <w:ins w:id="1461" w:author="יפתח עמיר" w:date="2020-01-14T11:39:00Z">
        <w:r>
          <w:rPr>
            <w:lang w:val="en-IL"/>
          </w:rPr>
          <w:t xml:space="preserve">frequent shifts in thought content such </w:t>
        </w:r>
      </w:ins>
      <w:ins w:id="1462" w:author="יפתח עמיר" w:date="2020-01-23T14:25:00Z">
        <w:r w:rsidR="00ED0D8F">
          <w:rPr>
            <w:lang w:val="en-IL"/>
          </w:rPr>
          <w:t xml:space="preserve">as between </w:t>
        </w:r>
      </w:ins>
      <w:ins w:id="1463" w:author="יפתח עמיר" w:date="2020-01-14T11:39:00Z">
        <w:r>
          <w:rPr>
            <w:lang w:val="en-IL"/>
          </w:rPr>
          <w:t xml:space="preserve">task- related/unrelated thoughts). </w:t>
        </w:r>
        <w:del w:id="1464" w:author="עמית ברנשטיין" w:date="2020-03-11T14:07:00Z">
          <w:r w:rsidDel="00293FDF">
            <w:rPr>
              <w:lang w:val="en-IL"/>
            </w:rPr>
            <w:delText>In s</w:delText>
          </w:r>
        </w:del>
      </w:ins>
      <w:ins w:id="1465" w:author="יפתח עמיר" w:date="2020-01-14T11:40:00Z">
        <w:del w:id="1466" w:author="עמית ברנשטיין" w:date="2020-03-11T14:07:00Z">
          <w:r w:rsidDel="00293FDF">
            <w:rPr>
              <w:lang w:val="en-IL"/>
            </w:rPr>
            <w:delText>ome situations</w:delText>
          </w:r>
        </w:del>
      </w:ins>
      <w:ins w:id="1467" w:author="יפתח עמיר" w:date="2020-01-23T14:26:00Z">
        <w:del w:id="1468" w:author="עמית ברנשטיין" w:date="2020-03-11T14:07:00Z">
          <w:r w:rsidR="00ED0D8F" w:rsidDel="00293FDF">
            <w:rPr>
              <w:lang w:val="en-IL"/>
            </w:rPr>
            <w:delText xml:space="preserve"> </w:delText>
          </w:r>
        </w:del>
      </w:ins>
      <w:ins w:id="1469" w:author="יפתח עמיר" w:date="2020-01-14T11:40:00Z">
        <w:del w:id="1470" w:author="עמית ברנשטיין" w:date="2020-03-11T14:07:00Z">
          <w:r w:rsidDel="00293FDF">
            <w:rPr>
              <w:lang w:val="en-IL"/>
            </w:rPr>
            <w:delText>stability may be more adaptive</w:delText>
          </w:r>
        </w:del>
      </w:ins>
      <w:ins w:id="1471" w:author="עמית ברנשטיין" w:date="2020-03-11T14:06:00Z">
        <w:r w:rsidR="00293FDF">
          <w:t xml:space="preserve">The degree to which stability or variability is (mal)adaptive is context dependent (CITE). </w:t>
        </w:r>
      </w:ins>
      <w:ins w:id="1472" w:author="עמית ברנשטיין" w:date="2020-03-11T14:07:00Z">
        <w:r w:rsidR="00293FDF">
          <w:t>For example, in</w:t>
        </w:r>
        <w:r w:rsidR="00293FDF">
          <w:rPr>
            <w:lang w:val="en-IL"/>
          </w:rPr>
          <w:t xml:space="preserve"> some situations</w:t>
        </w:r>
        <w:r w:rsidR="00293FDF">
          <w:t xml:space="preserve"> (e.g., a chess game),</w:t>
        </w:r>
        <w:r w:rsidR="00293FDF">
          <w:rPr>
            <w:lang w:val="en-IL"/>
          </w:rPr>
          <w:t xml:space="preserve"> stability may be more adaptive</w:t>
        </w:r>
        <w:r w:rsidR="00293FDF">
          <w:t>.</w:t>
        </w:r>
      </w:ins>
      <w:ins w:id="1473" w:author="יפתח עמיר" w:date="2020-01-14T11:40:00Z">
        <w:del w:id="1474" w:author="עמית ברנשטיין" w:date="2020-03-11T14:06:00Z">
          <w:r w:rsidDel="00293FDF">
            <w:rPr>
              <w:lang w:val="en-IL"/>
            </w:rPr>
            <w:delText>, f</w:delText>
          </w:r>
        </w:del>
        <w:del w:id="1475" w:author="עמית ברנשטיין" w:date="2020-03-11T14:07:00Z">
          <w:r w:rsidDel="00293FDF">
            <w:rPr>
              <w:lang w:val="en-IL"/>
            </w:rPr>
            <w:delText xml:space="preserve">or example </w:delText>
          </w:r>
        </w:del>
      </w:ins>
      <w:ins w:id="1476" w:author="יפתח עמיר" w:date="2020-01-14T11:41:00Z">
        <w:del w:id="1477" w:author="עמית ברנשטיין" w:date="2020-03-11T14:07:00Z">
          <w:r w:rsidDel="00293FDF">
            <w:rPr>
              <w:lang w:val="en-IL"/>
            </w:rPr>
            <w:delText>a chess player trying to calculate the best possible move</w:delText>
          </w:r>
        </w:del>
      </w:ins>
      <w:ins w:id="1478" w:author="יפתח עמיר" w:date="2020-01-14T11:40:00Z">
        <w:del w:id="1479" w:author="עמית ברנשטיין" w:date="2020-03-11T14:07:00Z">
          <w:r w:rsidDel="00293FDF">
            <w:rPr>
              <w:lang w:val="en-IL"/>
            </w:rPr>
            <w:delText>.</w:delText>
          </w:r>
        </w:del>
      </w:ins>
      <w:ins w:id="1480" w:author="יפתח עמיר" w:date="2020-01-14T11:41:00Z">
        <w:r w:rsidR="00503EEC">
          <w:rPr>
            <w:lang w:val="en-IL"/>
          </w:rPr>
          <w:t xml:space="preserve"> In other context</w:t>
        </w:r>
      </w:ins>
      <w:ins w:id="1481" w:author="יפתח עמיר" w:date="2020-01-14T11:50:00Z">
        <w:r w:rsidR="00503EEC">
          <w:rPr>
            <w:lang w:val="en-IL"/>
          </w:rPr>
          <w:t>s</w:t>
        </w:r>
      </w:ins>
      <w:ins w:id="1482" w:author="עמית ברנשטיין" w:date="2020-03-11T14:07:00Z">
        <w:r w:rsidR="00293FDF">
          <w:t xml:space="preserve"> (e.g., when trying </w:t>
        </w:r>
      </w:ins>
      <w:ins w:id="1483" w:author="עמית ברנשטיין" w:date="2020-03-11T14:08:00Z">
        <w:r w:rsidR="00293FDF">
          <w:t>to</w:t>
        </w:r>
      </w:ins>
      <w:ins w:id="1484" w:author="עמית ברנשטיין" w:date="2020-03-11T14:07:00Z">
        <w:r w:rsidR="00293FDF">
          <w:t xml:space="preserve"> brain-storm)</w:t>
        </w:r>
      </w:ins>
      <w:ins w:id="1485" w:author="עמית ברנשטיין" w:date="2020-03-11T14:06:00Z">
        <w:r w:rsidR="00293FDF">
          <w:t>,</w:t>
        </w:r>
      </w:ins>
      <w:ins w:id="1486" w:author="יפתח עמיר" w:date="2020-01-14T11:41:00Z">
        <w:r w:rsidR="00503EEC">
          <w:rPr>
            <w:lang w:val="en-IL"/>
          </w:rPr>
          <w:t xml:space="preserve"> variability may be more</w:t>
        </w:r>
      </w:ins>
      <w:r w:rsidR="00E251B5">
        <w:t xml:space="preserve"> </w:t>
      </w:r>
      <w:ins w:id="1487" w:author="יפתח עמיר" w:date="2020-01-14T11:41:00Z">
        <w:r w:rsidR="00503EEC">
          <w:rPr>
            <w:lang w:val="en-IL"/>
          </w:rPr>
          <w:t>adaptive</w:t>
        </w:r>
        <w:del w:id="1488" w:author="עמית ברנשטיין" w:date="2020-03-11T14:08:00Z">
          <w:r w:rsidR="00503EEC" w:rsidDel="00293FDF">
            <w:rPr>
              <w:lang w:val="en-IL"/>
            </w:rPr>
            <w:delText xml:space="preserve">, for example </w:delText>
          </w:r>
        </w:del>
      </w:ins>
      <w:ins w:id="1489" w:author="יפתח עמיר" w:date="2020-01-14T11:50:00Z">
        <w:del w:id="1490" w:author="עמית ברנשטיין" w:date="2020-03-11T14:08:00Z">
          <w:r w:rsidR="00503EEC" w:rsidDel="00293FDF">
            <w:rPr>
              <w:lang w:val="en-IL"/>
            </w:rPr>
            <w:delText>during</w:delText>
          </w:r>
        </w:del>
      </w:ins>
      <w:ins w:id="1491" w:author="יפתח עמיר" w:date="2020-01-14T11:41:00Z">
        <w:del w:id="1492" w:author="עמית ברנשטיין" w:date="2020-03-11T14:08:00Z">
          <w:r w:rsidR="00503EEC" w:rsidDel="00293FDF">
            <w:rPr>
              <w:lang w:val="en-IL"/>
            </w:rPr>
            <w:delText xml:space="preserve"> brainstorming sessions</w:delText>
          </w:r>
        </w:del>
        <w:r w:rsidR="00503EEC">
          <w:rPr>
            <w:lang w:val="en-IL"/>
          </w:rPr>
          <w:t>.</w:t>
        </w:r>
      </w:ins>
      <w:ins w:id="1493" w:author="יפתח עמיר" w:date="2020-01-14T11:42:00Z">
        <w:r w:rsidR="00503EEC">
          <w:rPr>
            <w:lang w:val="en-IL"/>
          </w:rPr>
          <w:t xml:space="preserve"> </w:t>
        </w:r>
      </w:ins>
      <w:ins w:id="1494" w:author="יפתח עמיר" w:date="2020-01-23T14:27:00Z">
        <w:r w:rsidR="00ED0D8F">
          <w:rPr>
            <w:lang w:val="en-IL"/>
          </w:rPr>
          <w:t>However</w:t>
        </w:r>
      </w:ins>
      <w:ins w:id="1495" w:author="יפתח עמיר" w:date="2020-01-14T11:42:00Z">
        <w:r w:rsidR="00503EEC">
          <w:rPr>
            <w:lang w:val="en-IL"/>
          </w:rPr>
          <w:t>,</w:t>
        </w:r>
      </w:ins>
      <w:ins w:id="1496" w:author="יפתח עמיר" w:date="2020-01-23T14:27:00Z">
        <w:r w:rsidR="00ED0D8F">
          <w:rPr>
            <w:lang w:val="en-IL"/>
          </w:rPr>
          <w:t xml:space="preserve"> trajectories of high</w:t>
        </w:r>
      </w:ins>
      <w:ins w:id="1497" w:author="יפתח עמיר" w:date="2020-01-14T11:42:00Z">
        <w:r w:rsidR="00503EEC">
          <w:rPr>
            <w:lang w:val="en-IL"/>
          </w:rPr>
          <w:t xml:space="preserve"> stability </w:t>
        </w:r>
      </w:ins>
      <w:ins w:id="1498" w:author="יפתח עמיר" w:date="2020-01-23T14:27:00Z">
        <w:r w:rsidR="00ED0D8F">
          <w:rPr>
            <w:lang w:val="en-IL"/>
          </w:rPr>
          <w:t>or</w:t>
        </w:r>
      </w:ins>
      <w:ins w:id="1499" w:author="יפתח עמיר" w:date="2020-01-14T11:42:00Z">
        <w:r w:rsidR="00503EEC">
          <w:rPr>
            <w:lang w:val="en-IL"/>
          </w:rPr>
          <w:t xml:space="preserve"> variability may</w:t>
        </w:r>
      </w:ins>
      <w:ins w:id="1500" w:author="יפתח עמיר" w:date="2020-01-14T11:51:00Z">
        <w:r w:rsidR="00503EEC">
          <w:rPr>
            <w:lang w:val="en-IL"/>
          </w:rPr>
          <w:t xml:space="preserve"> also</w:t>
        </w:r>
      </w:ins>
      <w:ins w:id="1501" w:author="יפתח עמיר" w:date="2020-01-14T11:42:00Z">
        <w:r w:rsidR="00503EEC">
          <w:rPr>
            <w:lang w:val="en-IL"/>
          </w:rPr>
          <w:t xml:space="preserve"> be maladaptive</w:t>
        </w:r>
      </w:ins>
      <w:ins w:id="1502" w:author="יפתח עמיר" w:date="2020-01-23T14:27:00Z">
        <w:r w:rsidR="00ED0D8F">
          <w:rPr>
            <w:lang w:val="en-IL"/>
          </w:rPr>
          <w:t>, especially when such trajectories become chronic</w:t>
        </w:r>
      </w:ins>
      <w:ins w:id="1503" w:author="עמית ברנשטיין" w:date="2020-03-11T14:08:00Z">
        <w:r w:rsidR="006F2AF5">
          <w:t xml:space="preserve"> or so habituated that they are </w:t>
        </w:r>
        <w:r w:rsidR="006F2AF5">
          <w:lastRenderedPageBreak/>
          <w:t>insensitive to contextual demand</w:t>
        </w:r>
      </w:ins>
      <w:ins w:id="1504" w:author="יפתח עמיר" w:date="2020-01-23T14:27:00Z">
        <w:del w:id="1505" w:author="עמית ברנשטיין" w:date="2020-03-11T14:08:00Z">
          <w:r w:rsidR="00ED0D8F" w:rsidDel="006F2AF5">
            <w:rPr>
              <w:lang w:val="en-IL"/>
            </w:rPr>
            <w:delText xml:space="preserve"> (i.e., high</w:delText>
          </w:r>
        </w:del>
      </w:ins>
      <w:ins w:id="1506" w:author="יפתח עמיר" w:date="2020-01-23T14:28:00Z">
        <w:del w:id="1507" w:author="עמית ברנשטיין" w:date="2020-03-11T14:08:00Z">
          <w:r w:rsidR="00ED0D8F" w:rsidDel="006F2AF5">
            <w:rPr>
              <w:lang w:val="en-IL"/>
            </w:rPr>
            <w:delText>ly frequent)</w:delText>
          </w:r>
        </w:del>
      </w:ins>
      <w:ins w:id="1508" w:author="יפתח עמיר" w:date="2020-01-14T11:42:00Z">
        <w:r w:rsidR="00503EEC">
          <w:rPr>
            <w:lang w:val="en-IL"/>
          </w:rPr>
          <w:t xml:space="preserve">. For example, depression has been </w:t>
        </w:r>
      </w:ins>
      <w:ins w:id="1509" w:author="יפתח עמיר" w:date="2020-01-23T14:28:00Z">
        <w:r w:rsidR="00ED0D8F">
          <w:rPr>
            <w:lang w:val="en-IL"/>
          </w:rPr>
          <w:t>conceptualized as</w:t>
        </w:r>
      </w:ins>
      <w:ins w:id="1510" w:author="יפתח עמיר" w:date="2020-01-14T11:42:00Z">
        <w:r w:rsidR="00503EEC">
          <w:rPr>
            <w:lang w:val="en-IL"/>
          </w:rPr>
          <w:t xml:space="preserve"> </w:t>
        </w:r>
      </w:ins>
      <w:ins w:id="1511" w:author="יפתח עמיר" w:date="2020-01-23T14:28:00Z">
        <w:r w:rsidR="00ED0D8F">
          <w:rPr>
            <w:lang w:val="en-IL"/>
          </w:rPr>
          <w:t xml:space="preserve">an </w:t>
        </w:r>
      </w:ins>
      <w:ins w:id="1512" w:author="יפתח עמיר" w:date="2020-01-14T11:42:00Z">
        <w:r w:rsidR="00503EEC">
          <w:rPr>
            <w:lang w:val="en-IL"/>
          </w:rPr>
          <w:t xml:space="preserve">over-rigidity of thought </w:t>
        </w:r>
      </w:ins>
      <w:ins w:id="1513" w:author="יפתח עמיר" w:date="2020-01-14T11:43:00Z">
        <w:r w:rsidR="00503EEC">
          <w:rPr>
            <w:lang w:val="en-IL"/>
          </w:rPr>
          <w:fldChar w:fldCharType="begin" w:fldLock="1"/>
        </w:r>
      </w:ins>
      <w:r w:rsidR="00503EEC">
        <w:rPr>
          <w:lang w:val="en-IL"/>
        </w:rPr>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framework","type":"article-journal","volume":"17"},"uris":["http://www.mendeley.com/documents/?uuid=ed007f4a-720b-4e9c-97dc-92a773e6b2ec"]}],"mendeley":{"formattedCitation":"(Christoff et al., 2016)","plainTextFormattedCitation":"(Christoff et al., 2016)","previouslyFormattedCitation":"(Christoff et al., 2016)"},"properties":{"noteIndex":0},"schema":"https://github.com/citation-style-language/schema/raw/master/csl-citation.json"}</w:instrText>
      </w:r>
      <w:r w:rsidR="00503EEC">
        <w:rPr>
          <w:lang w:val="en-IL"/>
        </w:rPr>
        <w:fldChar w:fldCharType="separate"/>
      </w:r>
      <w:r w:rsidR="00503EEC" w:rsidRPr="00503EEC">
        <w:rPr>
          <w:noProof/>
          <w:lang w:val="en-IL"/>
        </w:rPr>
        <w:t>(Christoff et al., 2016)</w:t>
      </w:r>
      <w:ins w:id="1514" w:author="יפתח עמיר" w:date="2020-01-14T11:43:00Z">
        <w:r w:rsidR="00503EEC">
          <w:rPr>
            <w:lang w:val="en-IL"/>
          </w:rPr>
          <w:fldChar w:fldCharType="end"/>
        </w:r>
      </w:ins>
      <w:ins w:id="1515" w:author="יפתח עמיר" w:date="2020-01-14T11:42:00Z">
        <w:r w:rsidR="00503EEC">
          <w:rPr>
            <w:lang w:val="en-IL"/>
          </w:rPr>
          <w:t xml:space="preserve"> </w:t>
        </w:r>
      </w:ins>
      <w:ins w:id="1516" w:author="יפתח עמיר" w:date="2020-01-14T11:48:00Z">
        <w:r w:rsidR="00503EEC">
          <w:rPr>
            <w:lang w:val="en-IL"/>
          </w:rPr>
          <w:t>wh</w:t>
        </w:r>
        <w:commentRangeStart w:id="1517"/>
        <w:r w:rsidR="00503EEC">
          <w:rPr>
            <w:lang w:val="en-IL"/>
          </w:rPr>
          <w:t xml:space="preserve">ereas </w:t>
        </w:r>
      </w:ins>
      <w:ins w:id="1518" w:author="יפתח עמיר" w:date="2020-01-23T14:28:00Z">
        <w:r w:rsidR="00ED0D8F">
          <w:rPr>
            <w:lang w:val="en-IL"/>
          </w:rPr>
          <w:t xml:space="preserve">increased temporal variability in though-content is associated with </w:t>
        </w:r>
      </w:ins>
      <w:ins w:id="1519" w:author="יפתח עמיר" w:date="2020-01-14T11:49:00Z">
        <w:r w:rsidR="00503EEC">
          <w:rPr>
            <w:lang w:val="en-IL"/>
          </w:rPr>
          <w:t>high</w:t>
        </w:r>
      </w:ins>
      <w:ins w:id="1520" w:author="יפתח עמיר" w:date="2020-01-14T11:48:00Z">
        <w:r w:rsidR="00503EEC">
          <w:rPr>
            <w:lang w:val="en-IL"/>
          </w:rPr>
          <w:t xml:space="preserve"> schizotypy</w:t>
        </w:r>
      </w:ins>
      <w:ins w:id="1521" w:author="יפתח עמיר" w:date="2020-01-14T11:49:00Z">
        <w:r w:rsidR="00503EEC">
          <w:rPr>
            <w:lang w:val="en-IL"/>
          </w:rPr>
          <w:t xml:space="preserve"> trait </w:t>
        </w:r>
        <w:r w:rsidR="00503EEC">
          <w:rPr>
            <w:lang w:val="en-IL"/>
          </w:rPr>
          <w:fldChar w:fldCharType="begin" w:fldLock="1"/>
        </w:r>
      </w:ins>
      <w:r w:rsidR="00C4272E">
        <w:rPr>
          <w:lang w:val="en-IL"/>
        </w:rPr>
        <w:instrText>ADDIN CSL_CITATION {"citationItems":[{"id":"ITEM-1","itemData":{"DOI":"10.1037/cns0000180","ISBN":"2326-5531(Electronic),2326-5523(Print)","abstract":"We conducted an exploratory study of adult individual differences in the contents of mind-wandering experiences and in the moment-to-moment consistency of that off-task thought content within tasks. This secondary analysis of a published dataset (Kane et al., 2016) examined the content-based thought reports that 472–541 undergraduates made within five probed tasks across three sessions, and tested whether executive-control abilities (working memory capacity, attention-restraint ability), or personality dimensions of schizotypy (positive, disorganized, negative), predicted particular contents of task-unrelated thought (TUT) or the (in)stability of TUT content across successive thought reports. Latent-variable models indicated trait-like consistency in both TUT content and short-term TUT-content stability across tasks and sessions; some subjects mind-wandered about some things more than others, and some subjects were more temporally consistent in their TUT content than were others. Higher executive control was associated with more evaluative thoughts about task performance and fewer thoughts about current physical or emotional states; higher positive and disorganized schizotypy was associated with more fantastical-daydream and worry content. Contrary to expectations, executive ability correlated positively with TUT instability: higher-ability students had more shifting and varied TUT content within a task. Post hoc analysis suggested that better executive control predicted inconsistent TUT content because it also predicted shorter streaks of mind-wandering; tuning back in to task-related thought may decouple trains of off-task thought and afford novel spontaneous or cued thought content. [Data, sample analysis scripts and output, and article preprint are available via the Open Science Framework: https://osf.io/guhw7/]. (PsycINFO Database Record (c) 2019 APA, all rights reserved)","author":[{"dropping-particle":"","family":"Welhaf","given":"Matthew S","non-dropping-particle":"","parse-names":false,"suffix":""},{"dropping-particle":"","family":"Smeekens","given":"Bridget A","non-dropping-particle":"","parse-names":false,"suffix":""},{"dropping-particle":"","family":"Gazzia","given":"Nicholas C","non-dropping-particle":"","parse-names":false,"suffix":""},{"dropping-particle":"","family":"Perkins","given":"Joshua B","non-dropping-particle":"","parse-names":false,"suffix":""},{"dropping-particle":"","family":"Silvia","given":"Paul J","non-dropping-particle":"","parse-names":false,"suffix":""},{"dropping-particle":"","family":"Meier","given":"Matt E","non-dropping-particle":"","parse-names":false,"suffix":""},{"dropping-particle":"","family":"Kwapil","given":"Thomas R","non-dropping-particle":"","parse-names":false,"suffix":""},{"dropping-particle":"","family":"Kane","given":"Michael J","non-dropping-particle":"","parse-names":false,"suffix":""}],"container-title":"Psychology of Consciousness: Theory, Research, and Practice","id":"ITEM-1","issued":{"date-parts":[["2019"]]},"page":"No Pagination Specified-No Pagination Specified","publisher":"Educational Publishing Foundation","publisher-place":"Welhaf, Matthew S.: Department of Psychology, University of North Carolina at Greensboro, P.O. Box 26170, Greensboro, NC, US, 27402-6170, mswelhaf@uncg.edu","title":"An exploratory analysis of individual differences in mind wandering content and consistency.","type":"article-journal"},"uris":["http://www.mendeley.com/documents/?uuid=b39d8fcb-89c8-4f2b-b617-03475f341944"]}],"mendeley":{"formattedCitation":"(Welhaf et al., 2019)","plainTextFormattedCitation":"(Welhaf et al., 2019)","previouslyFormattedCitation":"(Welhaf et al., 2019)"},"properties":{"noteIndex":0},"schema":"https://github.com/citation-style-language/schema/raw/master/csl-citation.json"}</w:instrText>
      </w:r>
      <w:r w:rsidR="00503EEC">
        <w:rPr>
          <w:lang w:val="en-IL"/>
        </w:rPr>
        <w:fldChar w:fldCharType="separate"/>
      </w:r>
      <w:r w:rsidR="00503EEC" w:rsidRPr="00503EEC">
        <w:rPr>
          <w:noProof/>
          <w:lang w:val="en-IL"/>
        </w:rPr>
        <w:t>(Welhaf et al., 2019)</w:t>
      </w:r>
      <w:ins w:id="1522" w:author="יפתח עמיר" w:date="2020-01-14T11:49:00Z">
        <w:r w:rsidR="00503EEC">
          <w:rPr>
            <w:lang w:val="en-IL"/>
          </w:rPr>
          <w:fldChar w:fldCharType="end"/>
        </w:r>
      </w:ins>
      <w:commentRangeEnd w:id="1517"/>
      <w:r w:rsidR="006F2AF5">
        <w:rPr>
          <w:rStyle w:val="CommentReference"/>
        </w:rPr>
        <w:commentReference w:id="1517"/>
      </w:r>
      <w:ins w:id="1523" w:author="יפתח עמיר" w:date="2020-01-14T11:49:00Z">
        <w:r w:rsidR="00503EEC">
          <w:rPr>
            <w:lang w:val="en-IL"/>
          </w:rPr>
          <w:t>.</w:t>
        </w:r>
      </w:ins>
    </w:p>
    <w:p w14:paraId="7150E9A1" w14:textId="531B0144" w:rsidR="00902ACC" w:rsidRPr="004236ED" w:rsidRDefault="00F77341" w:rsidP="00B6547E">
      <w:commentRangeStart w:id="1524"/>
      <w:r w:rsidRPr="009107C2">
        <w:t>To</w:t>
      </w:r>
      <w:commentRangeEnd w:id="1524"/>
      <w:r w:rsidR="008463A1">
        <w:rPr>
          <w:rStyle w:val="CommentReference"/>
        </w:rPr>
        <w:commentReference w:id="1524"/>
      </w:r>
      <w:r w:rsidRPr="009107C2">
        <w:t xml:space="preserve"> </w:t>
      </w:r>
      <w:commentRangeStart w:id="1525"/>
      <w:r w:rsidRPr="009107C2">
        <w:t xml:space="preserve">illustrate how the model </w:t>
      </w:r>
      <w:r w:rsidR="00EF5B44">
        <w:t>enables identifying, modelling and predict</w:t>
      </w:r>
      <w:ins w:id="1526" w:author="יפתח עמיר" w:date="2020-01-23T14:30:00Z">
        <w:r w:rsidR="00AE1780">
          <w:rPr>
            <w:lang w:val="en-IL"/>
          </w:rPr>
          <w:t>ing</w:t>
        </w:r>
      </w:ins>
      <w:r w:rsidRPr="001E133A">
        <w:t xml:space="preserve"> </w:t>
      </w:r>
      <w:r w:rsidR="00C22095" w:rsidRPr="001E133A">
        <w:t xml:space="preserve">the </w:t>
      </w:r>
      <w:r w:rsidR="00EF5B44">
        <w:t>unfolding or emergence in time</w:t>
      </w:r>
      <w:r w:rsidR="00C22095" w:rsidRPr="001E133A">
        <w:t xml:space="preserve"> of different trajectories from </w:t>
      </w:r>
      <w:r w:rsidR="00EF5B44">
        <w:t xml:space="preserve">an initial </w:t>
      </w:r>
      <w:r w:rsidR="00C22095" w:rsidRPr="001E133A">
        <w:t>state in context</w:t>
      </w:r>
      <w:r w:rsidRPr="00EF5B44">
        <w:t>,</w:t>
      </w:r>
      <w:r>
        <w:t xml:space="preserve"> w</w:t>
      </w:r>
      <w:r w:rsidR="00902ACC" w:rsidRPr="00E251B5">
        <w:t xml:space="preserve">e </w:t>
      </w:r>
      <w:r w:rsidR="002F53C6" w:rsidRPr="00E251B5">
        <w:t xml:space="preserve">begin by describing how </w:t>
      </w:r>
      <w:r w:rsidR="005A3858">
        <w:t xml:space="preserve">high-demand context </w:t>
      </w:r>
      <w:r w:rsidR="00C22095">
        <w:t>(</w:t>
      </w:r>
      <w:r w:rsidR="005A3858">
        <w:t>or task-oriented states</w:t>
      </w:r>
      <w:r w:rsidR="00C22095">
        <w:t>)</w:t>
      </w:r>
      <w:r w:rsidR="005A3858">
        <w:t xml:space="preserve"> versus low-demand context </w:t>
      </w:r>
      <w:r w:rsidR="00C22095">
        <w:t>(</w:t>
      </w:r>
      <w:r w:rsidR="005A3858">
        <w:t>or mind-wandering states</w:t>
      </w:r>
      <w:r w:rsidR="00C22095">
        <w:t>)</w:t>
      </w:r>
      <w:r w:rsidR="002F53C6" w:rsidRPr="00E251B5">
        <w:t xml:space="preserve"> influence </w:t>
      </w:r>
      <w:commentRangeStart w:id="1527"/>
      <w:r w:rsidR="00303587">
        <w:t>I</w:t>
      </w:r>
      <w:r w:rsidR="00303587" w:rsidRPr="00AD2F39">
        <w:t xml:space="preserve">nternal </w:t>
      </w:r>
      <w:r w:rsidR="00EF5225">
        <w:t>A</w:t>
      </w:r>
      <w:r w:rsidR="00EF5225" w:rsidRPr="00AD2F39">
        <w:t xml:space="preserve">ttentional </w:t>
      </w:r>
      <w:r w:rsidR="00EF5225">
        <w:t>S</w:t>
      </w:r>
      <w:r w:rsidR="00EF5225" w:rsidRPr="00AD2F39">
        <w:t>ele</w:t>
      </w:r>
      <w:commentRangeEnd w:id="1527"/>
      <w:r w:rsidR="008463A1">
        <w:rPr>
          <w:rStyle w:val="CommentReference"/>
        </w:rPr>
        <w:commentReference w:id="1527"/>
      </w:r>
      <w:r w:rsidR="00EF5225" w:rsidRPr="00AD2F39">
        <w:t xml:space="preserve">ction </w:t>
      </w:r>
      <w:r w:rsidR="00F41100" w:rsidRPr="00E251B5">
        <w:t>in determining likely</w:t>
      </w:r>
      <w:r w:rsidR="002F53C6" w:rsidRPr="00E251B5">
        <w:t xml:space="preserve"> trajectories</w:t>
      </w:r>
      <w:r w:rsidR="005A3858">
        <w:t xml:space="preserve"> of</w:t>
      </w:r>
      <w:r w:rsidR="00262404">
        <w:t xml:space="preserve"> </w:t>
      </w:r>
      <w:r w:rsidR="005911D2">
        <w:t>selection likelihoods and levels of negative affect</w:t>
      </w:r>
      <w:r w:rsidR="008B4A81">
        <w:t>,</w:t>
      </w:r>
      <w:r w:rsidR="005911D2">
        <w:t xml:space="preserve"> over </w:t>
      </w:r>
      <w:r w:rsidR="008B4A81">
        <w:t xml:space="preserve">repeated states of the system, over </w:t>
      </w:r>
      <w:r w:rsidR="005911D2">
        <w:t>time</w:t>
      </w:r>
      <w:r w:rsidR="00262404">
        <w:t>.</w:t>
      </w:r>
      <w:r w:rsidR="002F53C6" w:rsidRPr="00E251B5">
        <w:t xml:space="preserve"> We then describe how</w:t>
      </w:r>
      <w:r>
        <w:t xml:space="preserve"> these</w:t>
      </w:r>
      <w:r w:rsidR="002F53C6" w:rsidRPr="00E251B5">
        <w:t xml:space="preserve"> </w:t>
      </w:r>
      <w:r w:rsidR="00F00EAD" w:rsidRPr="00E251B5">
        <w:t>contextual demands</w:t>
      </w:r>
      <w:r>
        <w:t xml:space="preserve"> and respective</w:t>
      </w:r>
      <w:r w:rsidR="005911D2">
        <w:t xml:space="preserve"> </w:t>
      </w:r>
      <w:proofErr w:type="spellStart"/>
      <w:r w:rsidR="005911D2">
        <w:t>mindwandering</w:t>
      </w:r>
      <w:proofErr w:type="spellEnd"/>
      <w:r w:rsidR="005911D2">
        <w:t>/task</w:t>
      </w:r>
      <w:r w:rsidR="00480318">
        <w:t>-oriented</w:t>
      </w:r>
      <w:r>
        <w:t xml:space="preserve"> states</w:t>
      </w:r>
      <w:r w:rsidR="00F00EAD" w:rsidRPr="00E251B5">
        <w:t xml:space="preserve"> interact</w:t>
      </w:r>
      <w:r w:rsidR="00F41100" w:rsidRPr="00E251B5">
        <w:t xml:space="preserve"> with</w:t>
      </w:r>
      <w:r w:rsidR="00956423">
        <w:t xml:space="preserve"> </w:t>
      </w:r>
      <w:r w:rsidR="005F4C7C">
        <w:t>components of</w:t>
      </w:r>
      <w:r w:rsidR="00F00EAD" w:rsidRPr="00E251B5">
        <w:t xml:space="preserve"> </w:t>
      </w:r>
      <w:r w:rsidR="009F3D15">
        <w:rPr>
          <w:lang w:val="en-IL"/>
        </w:rPr>
        <w:t>r</w:t>
      </w:r>
      <w:proofErr w:type="spellStart"/>
      <w:r w:rsidR="00303587" w:rsidRPr="00AD2F39">
        <w:t>epresentations</w:t>
      </w:r>
      <w:proofErr w:type="spellEnd"/>
      <w:r w:rsidR="00303587" w:rsidRPr="00AD2F39">
        <w:t xml:space="preserve"> </w:t>
      </w:r>
      <w:r w:rsidR="00F41100" w:rsidRPr="00AD2F39">
        <w:t xml:space="preserve">in </w:t>
      </w:r>
      <w:r w:rsidR="009F3D15">
        <w:rPr>
          <w:lang w:val="en-IL"/>
        </w:rPr>
        <w:t>w</w:t>
      </w:r>
      <w:proofErr w:type="spellStart"/>
      <w:r w:rsidR="00EF5225" w:rsidRPr="00AD2F39">
        <w:t>orking</w:t>
      </w:r>
      <w:proofErr w:type="spellEnd"/>
      <w:r w:rsidR="00F41100" w:rsidRPr="00AD2F39">
        <w:t>-</w:t>
      </w:r>
      <w:r w:rsidR="009F3D15">
        <w:rPr>
          <w:lang w:val="en-IL"/>
        </w:rPr>
        <w:t>m</w:t>
      </w:r>
      <w:proofErr w:type="spellStart"/>
      <w:r w:rsidR="00EF5225" w:rsidRPr="00AD2F39">
        <w:t>emory</w:t>
      </w:r>
      <w:proofErr w:type="spellEnd"/>
      <w:r w:rsidR="00EF5225">
        <w:t xml:space="preserve"> </w:t>
      </w:r>
      <w:r w:rsidR="005F4C7C">
        <w:t xml:space="preserve">and </w:t>
      </w:r>
      <w:r w:rsidR="009F3D15">
        <w:rPr>
          <w:lang w:val="en-IL"/>
        </w:rPr>
        <w:t>a</w:t>
      </w:r>
      <w:proofErr w:type="spellStart"/>
      <w:r w:rsidR="00303587">
        <w:t>ffect</w:t>
      </w:r>
      <w:proofErr w:type="spellEnd"/>
      <w:r w:rsidR="00303587" w:rsidRPr="00E251B5">
        <w:t xml:space="preserve"> </w:t>
      </w:r>
      <w:r>
        <w:t>to</w:t>
      </w:r>
      <w:r w:rsidR="00F41100" w:rsidRPr="00E251B5">
        <w:t xml:space="preserve"> influenc</w:t>
      </w:r>
      <w:r>
        <w:t>e</w:t>
      </w:r>
      <w:r w:rsidR="00F00EAD" w:rsidRPr="00E251B5">
        <w:t xml:space="preserve"> </w:t>
      </w:r>
      <w:r w:rsidR="009F3D15">
        <w:rPr>
          <w:lang w:val="en-IL"/>
        </w:rPr>
        <w:t>i</w:t>
      </w:r>
      <w:proofErr w:type="spellStart"/>
      <w:r w:rsidR="00303587" w:rsidRPr="00AD2F39">
        <w:t>nternal</w:t>
      </w:r>
      <w:proofErr w:type="spellEnd"/>
      <w:r w:rsidR="00303587" w:rsidRPr="00AD2F39">
        <w:t xml:space="preserve"> </w:t>
      </w:r>
      <w:r w:rsidR="009F3D15">
        <w:rPr>
          <w:lang w:val="en-IL"/>
        </w:rPr>
        <w:t>a</w:t>
      </w:r>
      <w:proofErr w:type="spellStart"/>
      <w:r w:rsidR="00AC142E" w:rsidRPr="00AD2F39">
        <w:t>ttentional</w:t>
      </w:r>
      <w:proofErr w:type="spellEnd"/>
      <w:r w:rsidR="00AC142E" w:rsidRPr="00AD2F39">
        <w:t xml:space="preserve"> </w:t>
      </w:r>
      <w:r w:rsidR="009F3D15">
        <w:rPr>
          <w:lang w:val="en-IL"/>
        </w:rPr>
        <w:t>s</w:t>
      </w:r>
      <w:r w:rsidR="00AC142E" w:rsidRPr="00AD2F39">
        <w:t>election</w:t>
      </w:r>
      <w:r w:rsidR="00AC142E" w:rsidRPr="00E251B5">
        <w:t xml:space="preserve"> </w:t>
      </w:r>
      <w:r w:rsidR="002F53C6" w:rsidRPr="00E251B5">
        <w:t xml:space="preserve">and </w:t>
      </w:r>
      <w:r w:rsidR="00F41100" w:rsidRPr="00E251B5">
        <w:t xml:space="preserve">thus </w:t>
      </w:r>
      <w:r w:rsidR="005F4C7C">
        <w:t xml:space="preserve">various </w:t>
      </w:r>
      <w:r w:rsidR="00956423">
        <w:t>probable</w:t>
      </w:r>
      <w:r w:rsidR="00956423" w:rsidRPr="00E251B5">
        <w:t xml:space="preserve"> </w:t>
      </w:r>
      <w:r w:rsidR="002F53C6" w:rsidRPr="00E251B5">
        <w:t>trajectories.</w:t>
      </w:r>
      <w:r w:rsidR="004236ED" w:rsidRPr="00E251B5">
        <w:t xml:space="preserve"> </w:t>
      </w:r>
      <w:r>
        <w:t>To do so, we describe</w:t>
      </w:r>
      <w:r w:rsidR="00480318">
        <w:t xml:space="preserve"> and simulate</w:t>
      </w:r>
      <w:r>
        <w:t xml:space="preserve"> </w:t>
      </w:r>
      <w:r w:rsidR="00262404">
        <w:t>the p</w:t>
      </w:r>
      <w:commentRangeEnd w:id="1525"/>
      <w:r w:rsidR="008463A1">
        <w:rPr>
          <w:rStyle w:val="CommentReference"/>
        </w:rPr>
        <w:commentReference w:id="1525"/>
      </w:r>
      <w:r w:rsidR="00262404">
        <w:t xml:space="preserve">robable </w:t>
      </w:r>
      <w:r w:rsidR="004236ED" w:rsidRPr="00E251B5">
        <w:t>trajectories when</w:t>
      </w:r>
      <w:r w:rsidR="00050FC6">
        <w:t xml:space="preserve"> emotionally</w:t>
      </w:r>
      <w:r w:rsidR="004236ED" w:rsidRPr="00E251B5">
        <w:t xml:space="preserve"> neutral information is p</w:t>
      </w:r>
      <w:r w:rsidR="004236ED" w:rsidRPr="008D47F1">
        <w:t>rocessed</w:t>
      </w:r>
      <w:r w:rsidR="00E06614">
        <w:t xml:space="preserve"> and when </w:t>
      </w:r>
      <w:r w:rsidR="00262404">
        <w:t>negative</w:t>
      </w:r>
      <w:r w:rsidR="00577116">
        <w:t>l</w:t>
      </w:r>
      <w:r w:rsidR="008238CC">
        <w:t>y-</w:t>
      </w:r>
      <w:proofErr w:type="spellStart"/>
      <w:r w:rsidR="00577116">
        <w:t>valenced</w:t>
      </w:r>
      <w:proofErr w:type="spellEnd"/>
      <w:r w:rsidR="00577116">
        <w:t xml:space="preserve"> </w:t>
      </w:r>
      <w:r w:rsidR="00E06614">
        <w:t xml:space="preserve">information is </w:t>
      </w:r>
      <w:r w:rsidR="00262404">
        <w:t>processed</w:t>
      </w:r>
      <w:r w:rsidR="00E06614">
        <w:t>.</w:t>
      </w:r>
      <w:r w:rsidR="004236ED" w:rsidRPr="00FA028E">
        <w:t xml:space="preserve"> </w:t>
      </w:r>
    </w:p>
    <w:p w14:paraId="5C8D28D7" w14:textId="22A6672D" w:rsidR="00EC1882" w:rsidRDefault="00827BD1" w:rsidP="00081625">
      <w:pPr>
        <w:pStyle w:val="Heading3"/>
        <w:rPr>
          <w:rStyle w:val="Heading3Char"/>
          <w:b/>
          <w:bCs/>
        </w:rPr>
      </w:pPr>
      <w:r w:rsidRPr="008238CC">
        <w:rPr>
          <w:rStyle w:val="Heading3Char"/>
          <w:b/>
          <w:bCs/>
        </w:rPr>
        <w:t xml:space="preserve">High-demand context: task-oriented </w:t>
      </w:r>
      <w:commentRangeStart w:id="1528"/>
      <w:r w:rsidRPr="008238CC">
        <w:rPr>
          <w:rStyle w:val="Heading3Char"/>
          <w:b/>
          <w:bCs/>
        </w:rPr>
        <w:t>states</w:t>
      </w:r>
      <w:commentRangeEnd w:id="1528"/>
      <w:r w:rsidR="008463A1">
        <w:rPr>
          <w:rStyle w:val="CommentReference"/>
          <w:rFonts w:cstheme="minorBidi"/>
          <w:b w:val="0"/>
          <w:bCs w:val="0"/>
        </w:rPr>
        <w:commentReference w:id="1528"/>
      </w:r>
      <w:r w:rsidRPr="008238CC">
        <w:rPr>
          <w:rStyle w:val="Heading3Char"/>
          <w:b/>
          <w:bCs/>
        </w:rPr>
        <w:t>.</w:t>
      </w:r>
    </w:p>
    <w:p w14:paraId="589352DD" w14:textId="733DE77A" w:rsidR="00C14AF9" w:rsidRDefault="00526EDC" w:rsidP="00081625">
      <w:bookmarkStart w:id="1529" w:name="_Hlk28252496"/>
      <w:commentRangeStart w:id="1530"/>
      <w:r w:rsidRPr="00E234B2">
        <w:rPr>
          <w:rStyle w:val="Heading4Char"/>
        </w:rPr>
        <w:t>High</w:t>
      </w:r>
      <w:commentRangeEnd w:id="1530"/>
      <w:r w:rsidR="008463A1">
        <w:rPr>
          <w:rStyle w:val="CommentReference"/>
        </w:rPr>
        <w:commentReference w:id="1530"/>
      </w:r>
      <w:r w:rsidRPr="00E234B2">
        <w:rPr>
          <w:rStyle w:val="Heading4Char"/>
        </w:rPr>
        <w:t>-demand context to focus on neutral information.</w:t>
      </w:r>
      <w:r>
        <w:rPr>
          <w:rStyle w:val="Heading4Char"/>
        </w:rPr>
        <w:t xml:space="preserve"> </w:t>
      </w:r>
      <w:bookmarkEnd w:id="1529"/>
      <w:r w:rsidR="00081625">
        <w:t>Contexts of high-demand to focus attention on specific goal- or task- relevant information impose strong constraints on</w:t>
      </w:r>
      <w:r w:rsidR="00B6547E">
        <w:t xml:space="preserve"> Internal</w:t>
      </w:r>
      <w:r w:rsidR="003D62EC">
        <w:t xml:space="preserve"> </w:t>
      </w:r>
      <w:r w:rsidR="00A17B36">
        <w:rPr>
          <w:lang w:val="en-IL"/>
        </w:rPr>
        <w:t>a</w:t>
      </w:r>
      <w:proofErr w:type="spellStart"/>
      <w:r w:rsidR="00B6547E">
        <w:t>ttentional</w:t>
      </w:r>
      <w:proofErr w:type="spellEnd"/>
      <w:r w:rsidR="00B6547E">
        <w:t xml:space="preserve"> </w:t>
      </w:r>
      <w:r w:rsidR="00A17B36">
        <w:rPr>
          <w:lang w:val="en-IL"/>
        </w:rPr>
        <w:t>s</w:t>
      </w:r>
      <w:r w:rsidR="00081625">
        <w:t>election likelihoods. As demonstrated heuristically in Equation 1</w:t>
      </w:r>
      <w:r w:rsidR="008238CC">
        <w:t>,</w:t>
      </w:r>
      <w:r w:rsidR="00081625">
        <w:t xml:space="preserve"> the </w:t>
      </w:r>
      <w:r w:rsidR="008238CC">
        <w:t xml:space="preserve">greater the </w:t>
      </w:r>
      <w:r w:rsidR="00081625">
        <w:t xml:space="preserve">value of the </w:t>
      </w:r>
      <w:r w:rsidR="008238CC">
        <w:t xml:space="preserve">contextual demand </w:t>
      </w:r>
      <w:r w:rsidR="00081625">
        <w:t>denominator</w:t>
      </w:r>
      <w:r w:rsidR="008238CC">
        <w:t>,</w:t>
      </w:r>
      <w:r w:rsidR="00081625">
        <w:t xml:space="preserve"> the less “weight” or influence there is </w:t>
      </w:r>
      <w:r w:rsidR="008238CC">
        <w:t>for a</w:t>
      </w:r>
      <w:r w:rsidR="00C14AF9">
        <w:t xml:space="preserve">ffect </w:t>
      </w:r>
      <w:r w:rsidR="008238CC">
        <w:t>or</w:t>
      </w:r>
      <w:r w:rsidR="00C14AF9">
        <w:t xml:space="preserve"> </w:t>
      </w:r>
      <w:r w:rsidR="008238CC">
        <w:t>r</w:t>
      </w:r>
      <w:r w:rsidR="00577116">
        <w:t xml:space="preserve">epresentations in </w:t>
      </w:r>
      <w:r w:rsidR="00C14AF9">
        <w:t xml:space="preserve">WM </w:t>
      </w:r>
      <w:r w:rsidR="00081625">
        <w:t>(</w:t>
      </w:r>
      <w:r w:rsidR="007750A7">
        <w:t>i.e.</w:t>
      </w:r>
      <w:r w:rsidR="00081625">
        <w:t>,</w:t>
      </w:r>
      <w:r w:rsidR="00C14AF9">
        <w:t xml:space="preserve"> Equation 1 </w:t>
      </w:r>
      <w:r w:rsidR="008238CC">
        <w:t>numerator</w:t>
      </w:r>
      <w:r w:rsidR="00081625">
        <w:t>)</w:t>
      </w:r>
      <w:r w:rsidR="008238CC">
        <w:t xml:space="preserve"> on internal attention selection likelihoods</w:t>
      </w:r>
      <w:r w:rsidR="00081625">
        <w:t xml:space="preserve">. Accordingly, under high </w:t>
      </w:r>
      <w:r w:rsidR="008238CC">
        <w:t>c</w:t>
      </w:r>
      <w:r w:rsidR="00577116">
        <w:t xml:space="preserve">ontextual </w:t>
      </w:r>
      <w:r w:rsidR="00081625">
        <w:t>demands</w:t>
      </w:r>
      <w:ins w:id="1531" w:author="עמית ברנשטיין" w:date="2020-03-11T14:11:00Z">
        <w:r w:rsidR="008463A1">
          <w:t xml:space="preserve"> for sustained focused attention,</w:t>
        </w:r>
      </w:ins>
      <w:r w:rsidR="00081625">
        <w:t xml:space="preserve"> a task-oriented </w:t>
      </w:r>
      <w:r w:rsidR="005F47B5">
        <w:t xml:space="preserve">state and subsequent </w:t>
      </w:r>
      <w:r w:rsidR="00081625">
        <w:t xml:space="preserve">trajectory initiates and is maintained until </w:t>
      </w:r>
      <w:r w:rsidR="008238CC">
        <w:t>c</w:t>
      </w:r>
      <w:r w:rsidR="00577116">
        <w:t xml:space="preserve">ontextual </w:t>
      </w:r>
      <w:r w:rsidR="00081625">
        <w:t xml:space="preserve">demands </w:t>
      </w:r>
      <w:r w:rsidR="008238CC">
        <w:t xml:space="preserve">for sustained focused attention </w:t>
      </w:r>
      <w:r w:rsidR="00081625">
        <w:t>decrease</w:t>
      </w:r>
      <w:r w:rsidR="008238CC">
        <w:t>s.</w:t>
      </w:r>
      <w:r w:rsidR="00081625">
        <w:t xml:space="preserve"> For example, trying to recall the </w:t>
      </w:r>
      <w:r w:rsidR="005F47B5">
        <w:t xml:space="preserve">author </w:t>
      </w:r>
      <w:r w:rsidR="00081625">
        <w:t xml:space="preserve">and </w:t>
      </w:r>
      <w:r w:rsidR="005F47B5">
        <w:t xml:space="preserve">name </w:t>
      </w:r>
      <w:r w:rsidR="00081625">
        <w:t xml:space="preserve">of a paper to cite </w:t>
      </w:r>
      <w:r w:rsidR="00081625">
        <w:lastRenderedPageBreak/>
        <w:t>requires that internal attention is constrained to associated information in long-term memory, until the required information is retrieved.</w:t>
      </w:r>
    </w:p>
    <w:p w14:paraId="64D0FBC4" w14:textId="70EC907A" w:rsidR="00081625" w:rsidRDefault="00C14AF9" w:rsidP="00081625">
      <w:r>
        <w:t xml:space="preserve">To illustrate how the model is likely to function under these conditions, we simulated the </w:t>
      </w:r>
      <w:r w:rsidR="00577116">
        <w:t>dynamic system</w:t>
      </w:r>
      <w:r>
        <w:t xml:space="preserve"> over a 5-minute time period. See Supplementary Materials (SM) for details on the simulation</w:t>
      </w:r>
      <w:r w:rsidR="00EA3D31">
        <w:t xml:space="preserve"> algorithm and</w:t>
      </w:r>
      <w:r>
        <w:t xml:space="preserve"> procedure. </w:t>
      </w:r>
      <w:r w:rsidR="0056510F">
        <w:t xml:space="preserve">Figure 5A illustrates how </w:t>
      </w:r>
      <w:r>
        <w:t xml:space="preserve">selection bias and negative affect are maintained at a low value when </w:t>
      </w:r>
      <w:r w:rsidR="0056510F">
        <w:t xml:space="preserve">high </w:t>
      </w:r>
      <w:r w:rsidR="004F0774">
        <w:t>c</w:t>
      </w:r>
      <w:r w:rsidR="00577116">
        <w:t xml:space="preserve">ontextual </w:t>
      </w:r>
      <w:r w:rsidR="0056510F">
        <w:t>demand</w:t>
      </w:r>
      <w:r>
        <w:t>s</w:t>
      </w:r>
      <w:r w:rsidR="004F0774">
        <w:t xml:space="preserve"> for sustained focused attention</w:t>
      </w:r>
      <w:r w:rsidR="00CC6D45">
        <w:t xml:space="preserve"> on neutral information</w:t>
      </w:r>
      <w:r>
        <w:t xml:space="preserve"> are high</w:t>
      </w:r>
      <w:r w:rsidR="0056510F">
        <w:t>. Moreover,</w:t>
      </w:r>
      <w:r w:rsidR="00CC6D45">
        <w:t xml:space="preserve"> </w:t>
      </w:r>
      <w:del w:id="1532" w:author="יפתח עמיר" w:date="2020-01-14T11:13:00Z">
        <w:r w:rsidR="00CC6D45" w:rsidDel="00D95BC6">
          <w:delText xml:space="preserve">because </w:delText>
        </w:r>
      </w:del>
      <w:ins w:id="1533" w:author="יפתח עמיר" w:date="2020-01-14T11:13:00Z">
        <w:r w:rsidR="00D95BC6">
          <w:rPr>
            <w:lang w:val="en-IL"/>
          </w:rPr>
          <w:t xml:space="preserve">due to the fact that </w:t>
        </w:r>
      </w:ins>
      <w:ins w:id="1534" w:author="יפתח עמיר" w:date="2020-01-14T11:14:00Z">
        <w:r w:rsidR="00D95BC6">
          <w:rPr>
            <w:lang w:val="en-IL"/>
          </w:rPr>
          <w:t xml:space="preserve">selection likelihoods are normally distributed (and thus even when the distribution mean is 0 there is still some </w:t>
        </w:r>
      </w:ins>
      <w:ins w:id="1535" w:author="יפתח עמיר" w:date="2020-01-14T11:15:00Z">
        <w:r w:rsidR="00D95BC6">
          <w:rPr>
            <w:lang w:val="en-IL"/>
          </w:rPr>
          <w:t>part of the distribution above 0)</w:t>
        </w:r>
      </w:ins>
      <w:ins w:id="1536" w:author="יפתח עמיר" w:date="2020-01-14T11:13:00Z">
        <w:r w:rsidR="00D95BC6">
          <w:t xml:space="preserve"> </w:t>
        </w:r>
      </w:ins>
      <w:r w:rsidR="00CC6D45">
        <w:t>there is still a (low) probability for selection of negative representations</w:t>
      </w:r>
      <w:ins w:id="1537" w:author="יפתח עמיר" w:date="2020-01-14T11:15:00Z">
        <w:r w:rsidR="00D95BC6">
          <w:rPr>
            <w:lang w:val="en-IL"/>
          </w:rPr>
          <w:t>. As such</w:t>
        </w:r>
      </w:ins>
      <w:r w:rsidR="00CC6D45">
        <w:t>, there are</w:t>
      </w:r>
      <w:r w:rsidR="0056510F">
        <w:t xml:space="preserve"> time points in which negative representations are</w:t>
      </w:r>
      <w:r w:rsidR="003B3F6E">
        <w:t xml:space="preserve"> randomly</w:t>
      </w:r>
      <w:r w:rsidR="00CC6D45">
        <w:t xml:space="preserve"> attended. Accordingly, when this random selection occurs </w:t>
      </w:r>
      <w:proofErr w:type="spellStart"/>
      <w:r w:rsidR="0056510F">
        <w:t>sequentitally</w:t>
      </w:r>
      <w:proofErr w:type="spellEnd"/>
      <w:r w:rsidR="0056510F">
        <w:t xml:space="preserve"> (see Figure 5A ~</w:t>
      </w:r>
      <w:del w:id="1538" w:author="יפתח עמיר" w:date="2020-01-20T13:52:00Z">
        <w:r w:rsidR="00577116" w:rsidDel="00A34DF5">
          <w:delText>120</w:delText>
        </w:r>
        <w:r w:rsidR="007750A7" w:rsidDel="00A34DF5">
          <w:delText xml:space="preserve"> </w:delText>
        </w:r>
      </w:del>
      <w:ins w:id="1539" w:author="יפתח עמיר" w:date="2020-01-20T13:52:00Z">
        <w:r w:rsidR="00A34DF5">
          <w:t>1</w:t>
        </w:r>
      </w:ins>
      <w:r w:rsidR="00051985">
        <w:rPr>
          <w:lang w:val="en-IL"/>
        </w:rPr>
        <w:t>90</w:t>
      </w:r>
      <w:ins w:id="1540" w:author="יפתח עמיר" w:date="2020-01-20T13:52:00Z">
        <w:r w:rsidR="00A34DF5">
          <w:t xml:space="preserve"> </w:t>
        </w:r>
      </w:ins>
      <w:r w:rsidR="0056510F">
        <w:t>second mark) there is a</w:t>
      </w:r>
      <w:r>
        <w:t>n</w:t>
      </w:r>
      <w:r w:rsidR="0056510F">
        <w:t xml:space="preserve"> increase in the values of both </w:t>
      </w:r>
      <w:ins w:id="1541" w:author="יפתח עמיר" w:date="2020-01-14T11:16:00Z">
        <w:r w:rsidR="00DE1A9F">
          <w:rPr>
            <w:lang w:val="en-IL"/>
          </w:rPr>
          <w:t xml:space="preserve">attentional and affective </w:t>
        </w:r>
      </w:ins>
      <w:r w:rsidR="0056510F">
        <w:t>component</w:t>
      </w:r>
      <w:r w:rsidR="003B3F6E">
        <w:t>s</w:t>
      </w:r>
      <w:r w:rsidR="00CC6D45">
        <w:t>. Importantly</w:t>
      </w:r>
      <w:ins w:id="1542" w:author="עמית ברנשטיין" w:date="2020-03-11T14:16:00Z">
        <w:r w:rsidR="008463A1">
          <w:t>,</w:t>
        </w:r>
      </w:ins>
      <w:r w:rsidR="00CC6D45">
        <w:t xml:space="preserve"> however,</w:t>
      </w:r>
      <w:r w:rsidR="0056510F">
        <w:t xml:space="preserve"> this </w:t>
      </w:r>
      <w:r w:rsidR="003B3F6E">
        <w:t>rise</w:t>
      </w:r>
      <w:r w:rsidR="00623C8D">
        <w:t xml:space="preserve"> is </w:t>
      </w:r>
      <w:r w:rsidR="0056510F">
        <w:t>temporary</w:t>
      </w:r>
      <w:r w:rsidR="00CC6D45">
        <w:t xml:space="preserve"> as the tonic, sustained, effect of contextual demands eventually out-competes </w:t>
      </w:r>
      <w:r w:rsidR="00DE1A9F">
        <w:t>this</w:t>
      </w:r>
      <w:r w:rsidR="00CC6D45">
        <w:t xml:space="preserve"> “random” or low probability </w:t>
      </w:r>
      <w:commentRangeStart w:id="1543"/>
      <w:r w:rsidR="00CC6D45">
        <w:t>events</w:t>
      </w:r>
      <w:commentRangeEnd w:id="1543"/>
      <w:r w:rsidR="008463A1">
        <w:rPr>
          <w:rStyle w:val="CommentReference"/>
        </w:rPr>
        <w:commentReference w:id="1543"/>
      </w:r>
      <w:r w:rsidR="0056510F">
        <w:t>.</w:t>
      </w:r>
    </w:p>
    <w:p w14:paraId="1DF7D4E3" w14:textId="77777777" w:rsidR="001A150D" w:rsidRDefault="001A150D" w:rsidP="001A150D">
      <w:pPr>
        <w:ind w:firstLine="0"/>
      </w:pPr>
    </w:p>
    <w:p w14:paraId="47AED365" w14:textId="3220946D" w:rsidR="001A150D" w:rsidRDefault="001A150D" w:rsidP="001A150D">
      <w:pPr>
        <w:ind w:firstLine="0"/>
      </w:pPr>
      <w:r>
        <w:rPr>
          <w:noProof/>
        </w:rPr>
        <w:drawing>
          <wp:inline distT="0" distB="0" distL="0" distR="0" wp14:anchorId="1CE107F3" wp14:editId="585493D0">
            <wp:extent cx="5943600" cy="2162175"/>
            <wp:effectExtent l="0" t="0" r="0"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gh context.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3600" cy="2162175"/>
                    </a:xfrm>
                    <a:prstGeom prst="rect">
                      <a:avLst/>
                    </a:prstGeom>
                  </pic:spPr>
                </pic:pic>
              </a:graphicData>
            </a:graphic>
          </wp:inline>
        </w:drawing>
      </w:r>
    </w:p>
    <w:p w14:paraId="18F095BF" w14:textId="19BCE613" w:rsidR="001A150D" w:rsidRDefault="001A150D" w:rsidP="001A150D">
      <w:pPr>
        <w:ind w:firstLine="0"/>
      </w:pPr>
      <w:r>
        <w:rPr>
          <w:noProof/>
        </w:rPr>
        <w:lastRenderedPageBreak/>
        <w:drawing>
          <wp:inline distT="0" distB="0" distL="0" distR="0" wp14:anchorId="512B2320" wp14:editId="3FB78773">
            <wp:extent cx="5934069" cy="2158707"/>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w context.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934069" cy="2158707"/>
                    </a:xfrm>
                    <a:prstGeom prst="rect">
                      <a:avLst/>
                    </a:prstGeom>
                  </pic:spPr>
                </pic:pic>
              </a:graphicData>
            </a:graphic>
          </wp:inline>
        </w:drawing>
      </w:r>
    </w:p>
    <w:p w14:paraId="19DE00D4" w14:textId="21681B2F" w:rsidR="001A150D" w:rsidRPr="00E0175A" w:rsidRDefault="001A150D" w:rsidP="005E0CE0">
      <w:pPr>
        <w:tabs>
          <w:tab w:val="left" w:pos="510"/>
        </w:tabs>
        <w:ind w:firstLine="0"/>
        <w:rPr>
          <w:lang w:val="en-IL"/>
        </w:rPr>
      </w:pPr>
      <w:r w:rsidRPr="003F7393">
        <w:rPr>
          <w:noProof/>
        </w:rPr>
        <mc:AlternateContent>
          <mc:Choice Requires="wps">
            <w:drawing>
              <wp:anchor distT="0" distB="0" distL="114300" distR="114300" simplePos="0" relativeHeight="251682816" behindDoc="0" locked="0" layoutInCell="1" allowOverlap="1" wp14:anchorId="40E60574" wp14:editId="7ED42E66">
                <wp:simplePos x="0" y="0"/>
                <wp:positionH relativeFrom="column">
                  <wp:posOffset>0</wp:posOffset>
                </wp:positionH>
                <wp:positionV relativeFrom="paragraph">
                  <wp:posOffset>0</wp:posOffset>
                </wp:positionV>
                <wp:extent cx="5904000" cy="1404620"/>
                <wp:effectExtent l="0" t="0" r="1905"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000" cy="1404620"/>
                        </a:xfrm>
                        <a:prstGeom prst="rect">
                          <a:avLst/>
                        </a:prstGeom>
                        <a:solidFill>
                          <a:srgbClr val="FFFFFF"/>
                        </a:solidFill>
                        <a:ln w="9525">
                          <a:noFill/>
                          <a:miter lim="800000"/>
                          <a:headEnd/>
                          <a:tailEnd/>
                        </a:ln>
                      </wps:spPr>
                      <wps:txbx>
                        <w:txbxContent>
                          <w:p w14:paraId="13417D19" w14:textId="3A91D33E" w:rsidR="00BD49C6" w:rsidRPr="009E23D9" w:rsidRDefault="00BD49C6" w:rsidP="001A150D">
                            <w:pPr>
                              <w:spacing w:line="240" w:lineRule="auto"/>
                              <w:ind w:firstLine="0"/>
                              <w:contextualSpacing w:val="0"/>
                              <w:jc w:val="left"/>
                            </w:pPr>
                            <w:r w:rsidRPr="009E23D9">
                              <w:rPr>
                                <w:b/>
                                <w:bCs/>
                              </w:rPr>
                              <w:t xml:space="preserve">Figure </w:t>
                            </w:r>
                            <w:del w:id="1544" w:author="יפתח עמיר" w:date="2020-01-23T14:47:00Z">
                              <w:r w:rsidDel="001D7214">
                                <w:rPr>
                                  <w:b/>
                                  <w:bCs/>
                                </w:rPr>
                                <w:delText>5</w:delText>
                              </w:r>
                            </w:del>
                            <w:ins w:id="1545" w:author="יפתח עמיר" w:date="2020-01-23T14:47:00Z">
                              <w:r>
                                <w:rPr>
                                  <w:b/>
                                  <w:bCs/>
                                  <w:lang w:val="en-IL"/>
                                </w:rPr>
                                <w:t>6</w:t>
                              </w:r>
                            </w:ins>
                            <w:r w:rsidRPr="009E23D9">
                              <w:rPr>
                                <w:b/>
                                <w:bCs/>
                              </w:rPr>
                              <w:t>.</w:t>
                            </w:r>
                            <w:r>
                              <w:rPr>
                                <w:b/>
                                <w:bCs/>
                              </w:rPr>
                              <w:t xml:space="preserve"> </w:t>
                            </w:r>
                            <w:r>
                              <w:t>Simulated values in time (5 minutes) of Internal Attention and Affect components. Red line = degree of negative affect at each moment in time. Black line = selection bias – the likelihood of selectively attending to negative representations. Importantly, the selection bias is</w:t>
                            </w:r>
                            <w:ins w:id="1546" w:author="יפתח עמיר" w:date="2019-10-24T15:41:00Z">
                              <w:r>
                                <w:t xml:space="preserve"> </w:t>
                              </w:r>
                            </w:ins>
                            <w:r>
                              <w:t xml:space="preserve">a </w:t>
                            </w:r>
                            <w:r w:rsidRPr="009E23D9">
                              <w:rPr>
                                <w:i/>
                                <w:iCs/>
                              </w:rPr>
                              <w:t>likelihood</w:t>
                            </w:r>
                            <w:r>
                              <w:t xml:space="preserve"> </w:t>
                            </w:r>
                            <w:r w:rsidRPr="009E23D9">
                              <w:rPr>
                                <w:i/>
                                <w:iCs/>
                              </w:rPr>
                              <w:t>but not necessarily outcome</w:t>
                            </w:r>
                            <w:r>
                              <w:rPr>
                                <w:i/>
                                <w:iCs/>
                              </w:rPr>
                              <w:t xml:space="preserve"> </w:t>
                            </w:r>
                            <w:r>
                              <w:t xml:space="preserve">– i.e., even under high bias there is a small likelihood for neutral representation to be selected. Accordingly, dots represent the valence of the </w:t>
                            </w:r>
                            <w:r w:rsidRPr="002411AE">
                              <w:rPr>
                                <w:i/>
                                <w:iCs/>
                              </w:rPr>
                              <w:t>outcome</w:t>
                            </w:r>
                            <w:r>
                              <w:t xml:space="preserve"> of selection in each time point. Red dot = Selected</w:t>
                            </w:r>
                            <w:r w:rsidRPr="009E23D9">
                              <w:rPr>
                                <w:i/>
                                <w:iCs/>
                              </w:rPr>
                              <w:t xml:space="preserve"> negative</w:t>
                            </w:r>
                            <w:r>
                              <w:t xml:space="preserve"> representation into WM. Blue dot = Selected </w:t>
                            </w:r>
                            <w:r>
                              <w:rPr>
                                <w:i/>
                                <w:iCs/>
                              </w:rPr>
                              <w:t>neutral</w:t>
                            </w:r>
                            <w:r>
                              <w:t xml:space="preserve"> representation. In Figure 5A the contextual demands is set to high (= </w:t>
                            </w:r>
                            <w:del w:id="1547" w:author="יפתח עמיר" w:date="2020-01-20T13:29:00Z">
                              <w:r w:rsidDel="00146BCF">
                                <w:delText>.</w:delText>
                              </w:r>
                            </w:del>
                            <w:del w:id="1548" w:author="יפתח עמיר" w:date="2020-01-23T14:44:00Z">
                              <w:r w:rsidDel="0095746C">
                                <w:delText>8</w:delText>
                              </w:r>
                            </w:del>
                            <w:ins w:id="1549" w:author="יפתח עמיר" w:date="2020-01-23T14:44:00Z">
                              <w:r>
                                <w:rPr>
                                  <w:lang w:val="en-IL"/>
                                </w:rPr>
                                <w:t>4</w:t>
                              </w:r>
                            </w:ins>
                            <w:del w:id="1550" w:author="יפתח עמיר" w:date="2020-01-20T13:30:00Z">
                              <w:r w:rsidDel="00146BCF">
                                <w:delText>; out of maximum 1</w:delText>
                              </w:r>
                            </w:del>
                            <w:r>
                              <w:t xml:space="preserve">) and in 5B to low (= </w:t>
                            </w:r>
                            <w:del w:id="1551" w:author="יפתח עמיר" w:date="2020-01-20T13:30:00Z">
                              <w:r w:rsidDel="00146BCF">
                                <w:delText>.</w:delText>
                              </w:r>
                            </w:del>
                            <w:r>
                              <w:t xml:space="preserve">2). In both simulations </w:t>
                            </w:r>
                            <w:del w:id="1552" w:author="יפתח עמיר" w:date="2020-01-20T13:50:00Z">
                              <w:r w:rsidDel="002D53EA">
                                <w:delText xml:space="preserve">emotional and cognitive </w:delText>
                              </w:r>
                            </w:del>
                            <w:r>
                              <w:t>reactivity</w:t>
                            </w:r>
                            <w:ins w:id="1553" w:author="יפתח עמיר" w:date="2020-01-20T13:50:00Z">
                              <w:r>
                                <w:rPr>
                                  <w:lang w:val="en-IL"/>
                                </w:rPr>
                                <w:t xml:space="preserve"> to- affect and to- </w:t>
                              </w:r>
                            </w:ins>
                            <w:ins w:id="1554" w:author="יפתח עמיר" w:date="2020-01-20T13:51:00Z">
                              <w:r>
                                <w:rPr>
                                  <w:lang w:val="en-IL"/>
                                </w:rPr>
                                <w:t>representations in WM (= -.2</w:t>
                              </w:r>
                            </w:ins>
                            <w:ins w:id="1555" w:author="יפתח עמיר" w:date="2020-01-23T14:44:00Z">
                              <w:r>
                                <w:rPr>
                                  <w:lang w:val="en-IL"/>
                                </w:rPr>
                                <w:t>5</w:t>
                              </w:r>
                            </w:ins>
                            <w:ins w:id="1556" w:author="יפתח עמיר" w:date="2020-01-20T13:51:00Z">
                              <w:r>
                                <w:rPr>
                                  <w:lang w:val="en-IL"/>
                                </w:rPr>
                                <w:t>)</w:t>
                              </w:r>
                            </w:ins>
                            <w:r>
                              <w:t>, as well as initial attention</w:t>
                            </w:r>
                            <w:ins w:id="1557" w:author="יפתח עמיר" w:date="2020-01-20T13:51:00Z">
                              <w:r>
                                <w:rPr>
                                  <w:lang w:val="en-IL"/>
                                </w:rPr>
                                <w:t xml:space="preserve"> (= .5)</w:t>
                              </w:r>
                            </w:ins>
                            <w:r>
                              <w:t xml:space="preserve"> and affect are set to moderate (= </w:t>
                            </w:r>
                            <w:del w:id="1558" w:author="יפתח עמיר" w:date="2020-01-20T13:51:00Z">
                              <w:r w:rsidDel="002D53EA">
                                <w:delText>.5</w:delText>
                              </w:r>
                            </w:del>
                            <w:ins w:id="1559" w:author="יפתח עמיר" w:date="2020-01-20T13:51:00Z">
                              <w:r>
                                <w:rPr>
                                  <w:lang w:val="en-IL"/>
                                </w:rPr>
                                <w:t>1</w:t>
                              </w:r>
                            </w:ins>
                            <w:r>
                              <w:t>). See Supplement Materials for details of simulation algorithm.</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0E60574" id="_x0000_s1028" type="#_x0000_t202" style="position:absolute;left:0;text-align:left;margin-left:0;margin-top:0;width:464.9pt;height:11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" stroked="f">
                <v:textbox style="mso-fit-shape-to-text:t">
                  <w:txbxContent>
                    <w:p w14:paraId="13417D19" w14:textId="3A91D33E" w:rsidR="00BD49C6" w:rsidRPr="009E23D9" w:rsidRDefault="00BD49C6" w:rsidP="001A150D">
                      <w:pPr>
                        <w:spacing w:line="240" w:lineRule="auto"/>
                        <w:ind w:firstLine="0"/>
                        <w:contextualSpacing w:val="0"/>
                        <w:jc w:val="left"/>
                      </w:pPr>
                      <w:r w:rsidRPr="009E23D9">
                        <w:rPr>
                          <w:b/>
                          <w:bCs/>
                        </w:rPr>
                        <w:t xml:space="preserve">Figure </w:t>
                      </w:r>
                      <w:del w:id="1560" w:author="יפתח עמיר" w:date="2020-01-23T14:47:00Z">
                        <w:r w:rsidDel="001D7214">
                          <w:rPr>
                            <w:b/>
                            <w:bCs/>
                          </w:rPr>
                          <w:delText>5</w:delText>
                        </w:r>
                      </w:del>
                      <w:ins w:id="1561" w:author="יפתח עמיר" w:date="2020-01-23T14:47:00Z">
                        <w:r>
                          <w:rPr>
                            <w:b/>
                            <w:bCs/>
                            <w:lang w:val="en-IL"/>
                          </w:rPr>
                          <w:t>6</w:t>
                        </w:r>
                      </w:ins>
                      <w:r w:rsidRPr="009E23D9">
                        <w:rPr>
                          <w:b/>
                          <w:bCs/>
                        </w:rPr>
                        <w:t>.</w:t>
                      </w:r>
                      <w:r>
                        <w:rPr>
                          <w:b/>
                          <w:bCs/>
                        </w:rPr>
                        <w:t xml:space="preserve"> </w:t>
                      </w:r>
                      <w:r>
                        <w:t>Simulated values in time (5 minutes) of Internal Attention and Affect components. Red line = degree of negative affect at each moment in time. Black line = selection bias – the likelihood of selectively attending to negative representations. Importantly, the selection bias is</w:t>
                      </w:r>
                      <w:ins w:id="1562" w:author="יפתח עמיר" w:date="2019-10-24T15:41:00Z">
                        <w:r>
                          <w:t xml:space="preserve"> </w:t>
                        </w:r>
                      </w:ins>
                      <w:r>
                        <w:t xml:space="preserve">a </w:t>
                      </w:r>
                      <w:r w:rsidRPr="009E23D9">
                        <w:rPr>
                          <w:i/>
                          <w:iCs/>
                        </w:rPr>
                        <w:t>likelihood</w:t>
                      </w:r>
                      <w:r>
                        <w:t xml:space="preserve"> </w:t>
                      </w:r>
                      <w:r w:rsidRPr="009E23D9">
                        <w:rPr>
                          <w:i/>
                          <w:iCs/>
                        </w:rPr>
                        <w:t>but not necessarily outcome</w:t>
                      </w:r>
                      <w:r>
                        <w:rPr>
                          <w:i/>
                          <w:iCs/>
                        </w:rPr>
                        <w:t xml:space="preserve"> </w:t>
                      </w:r>
                      <w:r>
                        <w:t xml:space="preserve">– i.e., even under high bias there is a small likelihood for neutral representation to be selected. Accordingly, dots represent the valence of the </w:t>
                      </w:r>
                      <w:r w:rsidRPr="002411AE">
                        <w:rPr>
                          <w:i/>
                          <w:iCs/>
                        </w:rPr>
                        <w:t>outcome</w:t>
                      </w:r>
                      <w:r>
                        <w:t xml:space="preserve"> of selection in each time point. Red dot = Selected</w:t>
                      </w:r>
                      <w:r w:rsidRPr="009E23D9">
                        <w:rPr>
                          <w:i/>
                          <w:iCs/>
                        </w:rPr>
                        <w:t xml:space="preserve"> negative</w:t>
                      </w:r>
                      <w:r>
                        <w:t xml:space="preserve"> representation into WM. Blue dot = Selected </w:t>
                      </w:r>
                      <w:r>
                        <w:rPr>
                          <w:i/>
                          <w:iCs/>
                        </w:rPr>
                        <w:t>neutral</w:t>
                      </w:r>
                      <w:r>
                        <w:t xml:space="preserve"> representation. In Figure 5A the contextual demands is set to high (= </w:t>
                      </w:r>
                      <w:del w:id="1563" w:author="יפתח עמיר" w:date="2020-01-20T13:29:00Z">
                        <w:r w:rsidDel="00146BCF">
                          <w:delText>.</w:delText>
                        </w:r>
                      </w:del>
                      <w:del w:id="1564" w:author="יפתח עמיר" w:date="2020-01-23T14:44:00Z">
                        <w:r w:rsidDel="0095746C">
                          <w:delText>8</w:delText>
                        </w:r>
                      </w:del>
                      <w:ins w:id="1565" w:author="יפתח עמיר" w:date="2020-01-23T14:44:00Z">
                        <w:r>
                          <w:rPr>
                            <w:lang w:val="en-IL"/>
                          </w:rPr>
                          <w:t>4</w:t>
                        </w:r>
                      </w:ins>
                      <w:del w:id="1566" w:author="יפתח עמיר" w:date="2020-01-20T13:30:00Z">
                        <w:r w:rsidDel="00146BCF">
                          <w:delText>; out of maximum 1</w:delText>
                        </w:r>
                      </w:del>
                      <w:r>
                        <w:t xml:space="preserve">) and in 5B to low (= </w:t>
                      </w:r>
                      <w:del w:id="1567" w:author="יפתח עמיר" w:date="2020-01-20T13:30:00Z">
                        <w:r w:rsidDel="00146BCF">
                          <w:delText>.</w:delText>
                        </w:r>
                      </w:del>
                      <w:r>
                        <w:t xml:space="preserve">2). In both simulations </w:t>
                      </w:r>
                      <w:del w:id="1568" w:author="יפתח עמיר" w:date="2020-01-20T13:50:00Z">
                        <w:r w:rsidDel="002D53EA">
                          <w:delText xml:space="preserve">emotional and cognitive </w:delText>
                        </w:r>
                      </w:del>
                      <w:r>
                        <w:t>reactivity</w:t>
                      </w:r>
                      <w:ins w:id="1569" w:author="יפתח עמיר" w:date="2020-01-20T13:50:00Z">
                        <w:r>
                          <w:rPr>
                            <w:lang w:val="en-IL"/>
                          </w:rPr>
                          <w:t xml:space="preserve"> to- affect and to- </w:t>
                        </w:r>
                      </w:ins>
                      <w:ins w:id="1570" w:author="יפתח עמיר" w:date="2020-01-20T13:51:00Z">
                        <w:r>
                          <w:rPr>
                            <w:lang w:val="en-IL"/>
                          </w:rPr>
                          <w:t>representations in WM (= -.2</w:t>
                        </w:r>
                      </w:ins>
                      <w:ins w:id="1571" w:author="יפתח עמיר" w:date="2020-01-23T14:44:00Z">
                        <w:r>
                          <w:rPr>
                            <w:lang w:val="en-IL"/>
                          </w:rPr>
                          <w:t>5</w:t>
                        </w:r>
                      </w:ins>
                      <w:ins w:id="1572" w:author="יפתח עמיר" w:date="2020-01-20T13:51:00Z">
                        <w:r>
                          <w:rPr>
                            <w:lang w:val="en-IL"/>
                          </w:rPr>
                          <w:t>)</w:t>
                        </w:r>
                      </w:ins>
                      <w:r>
                        <w:t>, as well as initial attention</w:t>
                      </w:r>
                      <w:ins w:id="1573" w:author="יפתח עמיר" w:date="2020-01-20T13:51:00Z">
                        <w:r>
                          <w:rPr>
                            <w:lang w:val="en-IL"/>
                          </w:rPr>
                          <w:t xml:space="preserve"> (= .5)</w:t>
                        </w:r>
                      </w:ins>
                      <w:r>
                        <w:t xml:space="preserve"> and affect are set to moderate (= </w:t>
                      </w:r>
                      <w:del w:id="1574" w:author="יפתח עמיר" w:date="2020-01-20T13:51:00Z">
                        <w:r w:rsidDel="002D53EA">
                          <w:delText>.5</w:delText>
                        </w:r>
                      </w:del>
                      <w:ins w:id="1575" w:author="יפתח עמיר" w:date="2020-01-20T13:51:00Z">
                        <w:r>
                          <w:rPr>
                            <w:lang w:val="en-IL"/>
                          </w:rPr>
                          <w:t>1</w:t>
                        </w:r>
                      </w:ins>
                      <w:r>
                        <w:t>). See Supplement Materials for details of simulation algorithm.</w:t>
                      </w:r>
                    </w:p>
                  </w:txbxContent>
                </v:textbox>
                <w10:wrap type="topAndBottom"/>
              </v:shape>
            </w:pict>
          </mc:Fallback>
        </mc:AlternateContent>
      </w:r>
    </w:p>
    <w:p w14:paraId="34852113" w14:textId="404C79BF" w:rsidR="00EC1882" w:rsidRDefault="00EC1882" w:rsidP="00526EDC">
      <w:commentRangeStart w:id="1576"/>
      <w:r>
        <w:t>However</w:t>
      </w:r>
      <w:commentRangeEnd w:id="1576"/>
      <w:r w:rsidR="008463A1">
        <w:rPr>
          <w:rStyle w:val="CommentReference"/>
        </w:rPr>
        <w:commentReference w:id="1576"/>
      </w:r>
      <w:r w:rsidR="00827BD1">
        <w:t>,</w:t>
      </w:r>
      <w:r>
        <w:t xml:space="preserve"> </w:t>
      </w:r>
      <w:del w:id="1577" w:author="עמית ברנשטיין" w:date="2020-03-11T14:16:00Z">
        <w:r w:rsidDel="008463A1">
          <w:delText>ultimately</w:delText>
        </w:r>
        <w:r w:rsidR="004236ED" w:rsidDel="008463A1">
          <w:delText xml:space="preserve"> </w:delText>
        </w:r>
      </w:del>
      <w:r w:rsidR="004236ED">
        <w:t>context interacts with the other components which</w:t>
      </w:r>
      <w:r>
        <w:t xml:space="preserve"> also</w:t>
      </w:r>
      <w:r w:rsidR="004236ED">
        <w:t xml:space="preserve"> influence internal selection likelihoods</w:t>
      </w:r>
      <w:r w:rsidR="00227A5A">
        <w:t>. For example, as illustrated in Figure 2, in addition to contextual demand, activated r</w:t>
      </w:r>
      <w:r w:rsidR="00577116">
        <w:t xml:space="preserve">epresentations </w:t>
      </w:r>
      <w:r>
        <w:t>in</w:t>
      </w:r>
      <w:r w:rsidR="00827BD1">
        <w:t xml:space="preserve"> WM</w:t>
      </w:r>
      <w:r w:rsidR="00BD3872">
        <w:t xml:space="preserve"> </w:t>
      </w:r>
      <w:r w:rsidR="00227A5A">
        <w:t>bias</w:t>
      </w:r>
      <w:r w:rsidR="00827BD1">
        <w:t xml:space="preserve"> subsequent selection </w:t>
      </w:r>
      <w:r>
        <w:t xml:space="preserve">in </w:t>
      </w:r>
      <w:r w:rsidR="00A331E8">
        <w:t>favor</w:t>
      </w:r>
      <w:r>
        <w:t xml:space="preserve"> </w:t>
      </w:r>
      <w:r w:rsidR="00827BD1">
        <w:t xml:space="preserve">of </w:t>
      </w:r>
      <w:r>
        <w:t>representation-</w:t>
      </w:r>
      <w:r w:rsidR="00BD3872">
        <w:t>related content (</w:t>
      </w:r>
      <w:r w:rsidR="0076230E">
        <w:t>see Figure 2</w:t>
      </w:r>
      <w:r w:rsidR="00827BD1">
        <w:t>).</w:t>
      </w:r>
      <w:r w:rsidR="000363B4">
        <w:t xml:space="preserve"> </w:t>
      </w:r>
      <w:commentRangeStart w:id="1578"/>
      <w:r>
        <w:t>Therefore</w:t>
      </w:r>
      <w:commentRangeEnd w:id="1578"/>
      <w:r w:rsidR="008463A1">
        <w:rPr>
          <w:rStyle w:val="CommentReference"/>
        </w:rPr>
        <w:commentReference w:id="1578"/>
      </w:r>
      <w:r>
        <w:t xml:space="preserve">, if </w:t>
      </w:r>
      <w:r w:rsidR="00E251B5">
        <w:t>the active</w:t>
      </w:r>
      <w:r>
        <w:t xml:space="preserve"> representation</w:t>
      </w:r>
      <w:r w:rsidR="00E251B5">
        <w:t xml:space="preserve"> in WM</w:t>
      </w:r>
      <w:r>
        <w:t xml:space="preserve"> </w:t>
      </w:r>
      <w:r w:rsidR="00E251B5">
        <w:t>is</w:t>
      </w:r>
      <w:r>
        <w:t xml:space="preserve"> task-related then t</w:t>
      </w:r>
      <w:r w:rsidR="000363B4">
        <w:t>here are</w:t>
      </w:r>
      <w:r w:rsidR="00875D1E">
        <w:t xml:space="preserve"> </w:t>
      </w:r>
      <w:r w:rsidR="000363B4">
        <w:t xml:space="preserve">two components </w:t>
      </w:r>
      <w:r w:rsidR="00875D1E">
        <w:t xml:space="preserve">that bias </w:t>
      </w:r>
      <w:r w:rsidR="000363B4">
        <w:t>selection in favor of task-related information</w:t>
      </w:r>
      <w:r w:rsidR="00BD3872">
        <w:t>: (1)</w:t>
      </w:r>
      <w:r w:rsidR="006851DA">
        <w:t xml:space="preserve"> the </w:t>
      </w:r>
      <w:r w:rsidR="00227A5A">
        <w:t>c</w:t>
      </w:r>
      <w:r w:rsidR="00577116">
        <w:t xml:space="preserve">ontextual </w:t>
      </w:r>
      <w:r w:rsidR="006851DA">
        <w:t xml:space="preserve">demand for focused attention and </w:t>
      </w:r>
      <w:r w:rsidR="00BD3872">
        <w:t xml:space="preserve">(2) </w:t>
      </w:r>
      <w:r w:rsidR="00875D1E">
        <w:t xml:space="preserve">the </w:t>
      </w:r>
      <w:r w:rsidR="00227A5A">
        <w:t>active r</w:t>
      </w:r>
      <w:r w:rsidR="00577116">
        <w:t xml:space="preserve">epresentations </w:t>
      </w:r>
      <w:r w:rsidR="006851DA">
        <w:t>in WM</w:t>
      </w:r>
      <w:r w:rsidR="000363B4">
        <w:t>.</w:t>
      </w:r>
      <w:r w:rsidR="006915F9">
        <w:t xml:space="preserve"> </w:t>
      </w:r>
      <w:r w:rsidR="00875D1E">
        <w:t xml:space="preserve">Consequently, task-oriented states </w:t>
      </w:r>
      <w:r w:rsidR="007659AE">
        <w:t xml:space="preserve">should be </w:t>
      </w:r>
      <w:r w:rsidR="00875D1E">
        <w:t>temporally stable</w:t>
      </w:r>
      <w:r w:rsidR="00EC02EA">
        <w:t xml:space="preserve"> (as seen in Figure </w:t>
      </w:r>
      <w:ins w:id="1579" w:author="יפתח עמיר" w:date="2020-01-23T14:48:00Z">
        <w:r w:rsidR="009A3E04">
          <w:rPr>
            <w:lang w:val="en-IL"/>
          </w:rPr>
          <w:t>6</w:t>
        </w:r>
        <w:r w:rsidR="009A3E04">
          <w:t>A</w:t>
        </w:r>
      </w:ins>
      <w:r w:rsidR="00EC02EA">
        <w:t>)</w:t>
      </w:r>
      <w:r w:rsidR="00875D1E">
        <w:t xml:space="preserve"> relative to other </w:t>
      </w:r>
      <w:r w:rsidR="007659AE">
        <w:t>(</w:t>
      </w:r>
      <w:r w:rsidR="005366BB">
        <w:t xml:space="preserve">more </w:t>
      </w:r>
      <w:proofErr w:type="spellStart"/>
      <w:r w:rsidR="005366BB">
        <w:t>mindwandering</w:t>
      </w:r>
      <w:proofErr w:type="spellEnd"/>
      <w:r w:rsidR="005366BB">
        <w:t>)</w:t>
      </w:r>
      <w:r w:rsidR="007659AE">
        <w:t xml:space="preserve"> </w:t>
      </w:r>
      <w:r w:rsidR="00875D1E">
        <w:t xml:space="preserve">trajectories wherein </w:t>
      </w:r>
      <w:r w:rsidR="005366BB">
        <w:t>context and WM representation</w:t>
      </w:r>
      <w:ins w:id="1580" w:author="יפתח עמיר" w:date="2020-01-14T11:33:00Z">
        <w:r w:rsidR="002411AE">
          <w:rPr>
            <w:lang w:val="en-IL"/>
          </w:rPr>
          <w:t>s</w:t>
        </w:r>
      </w:ins>
      <w:r w:rsidR="005366BB">
        <w:t xml:space="preserve"> are </w:t>
      </w:r>
      <w:r w:rsidR="005366BB" w:rsidRPr="00E234B2">
        <w:rPr>
          <w:i/>
          <w:iCs/>
        </w:rPr>
        <w:t>not</w:t>
      </w:r>
      <w:r w:rsidR="005366BB">
        <w:t xml:space="preserve"> </w:t>
      </w:r>
      <w:r w:rsidR="0034732F">
        <w:t xml:space="preserve">necessarily </w:t>
      </w:r>
      <w:r w:rsidR="005366BB">
        <w:t>congruent</w:t>
      </w:r>
      <w:r w:rsidR="00E251B5">
        <w:t>,</w:t>
      </w:r>
      <w:r w:rsidR="005366BB">
        <w:t xml:space="preserve"> driving greater variability in selection</w:t>
      </w:r>
      <w:r w:rsidR="005E0CE0">
        <w:t xml:space="preserve"> bias over time</w:t>
      </w:r>
      <w:r w:rsidR="00A269C9">
        <w:t xml:space="preserve"> (</w:t>
      </w:r>
      <w:r w:rsidR="00EC02EA">
        <w:t xml:space="preserve">as seen in Figure </w:t>
      </w:r>
      <w:del w:id="1581" w:author="יפתח עמיר" w:date="2020-01-23T14:48:00Z">
        <w:r w:rsidR="00EC02EA" w:rsidDel="009A3E04">
          <w:delText>5B</w:delText>
        </w:r>
      </w:del>
      <w:ins w:id="1582" w:author="יפתח עמיר" w:date="2020-01-23T14:48:00Z">
        <w:r w:rsidR="009A3E04">
          <w:rPr>
            <w:lang w:val="en-IL"/>
          </w:rPr>
          <w:t>6</w:t>
        </w:r>
        <w:r w:rsidR="009A3E04">
          <w:t>B</w:t>
        </w:r>
      </w:ins>
      <w:r w:rsidR="00EC02EA">
        <w:t xml:space="preserve">; also </w:t>
      </w:r>
      <w:r w:rsidR="00A269C9">
        <w:t>see below)</w:t>
      </w:r>
      <w:r w:rsidR="006915F9">
        <w:t>.</w:t>
      </w:r>
      <w:r w:rsidR="000363B4">
        <w:t xml:space="preserve"> </w:t>
      </w:r>
    </w:p>
    <w:p w14:paraId="494F2B7D" w14:textId="24EFA09A" w:rsidR="00EF0776" w:rsidRPr="00A331E8" w:rsidRDefault="00EF5225" w:rsidP="004538D2">
      <w:r w:rsidRPr="00E234B2">
        <w:rPr>
          <w:rStyle w:val="Heading4Char"/>
        </w:rPr>
        <w:lastRenderedPageBreak/>
        <w:t xml:space="preserve">High-demand context </w:t>
      </w:r>
      <w:r>
        <w:rPr>
          <w:rStyle w:val="Heading4Char"/>
        </w:rPr>
        <w:t xml:space="preserve">and stochastic </w:t>
      </w:r>
      <w:r w:rsidR="004538D2">
        <w:rPr>
          <w:rStyle w:val="Heading4Char"/>
        </w:rPr>
        <w:t>nature of internal attentional selection</w:t>
      </w:r>
      <w:r w:rsidRPr="00E234B2">
        <w:rPr>
          <w:rStyle w:val="Heading4Char"/>
        </w:rPr>
        <w:t>.</w:t>
      </w:r>
      <w:r w:rsidR="004538D2">
        <w:t xml:space="preserve"> </w:t>
      </w:r>
      <w:r w:rsidR="00E251B5">
        <w:t>Moreover</w:t>
      </w:r>
      <w:r w:rsidR="000363B4">
        <w:t>,</w:t>
      </w:r>
      <w:r w:rsidR="00827BD1">
        <w:t xml:space="preserve"> </w:t>
      </w:r>
      <w:r w:rsidR="000363B4">
        <w:t>d</w:t>
      </w:r>
      <w:r w:rsidR="00827BD1">
        <w:t xml:space="preserve">ue to the </w:t>
      </w:r>
      <w:r w:rsidR="000363B4">
        <w:t xml:space="preserve">partially </w:t>
      </w:r>
      <w:r w:rsidR="00827BD1">
        <w:t xml:space="preserve">stochastic nature of the </w:t>
      </w:r>
      <w:r w:rsidR="004538D2" w:rsidRPr="008463A1">
        <w:rPr>
          <w:highlight w:val="yellow"/>
          <w:rPrChange w:id="1583" w:author="עמית ברנשטיין" w:date="2020-03-11T14:18:00Z">
            <w:rPr/>
          </w:rPrChange>
        </w:rPr>
        <w:t>I</w:t>
      </w:r>
      <w:r w:rsidR="004538D2">
        <w:t xml:space="preserve">nternal </w:t>
      </w:r>
      <w:r w:rsidR="004538D2" w:rsidRPr="008463A1">
        <w:rPr>
          <w:highlight w:val="yellow"/>
          <w:rPrChange w:id="1584" w:author="עמית ברנשטיין" w:date="2020-03-11T14:18:00Z">
            <w:rPr/>
          </w:rPrChange>
        </w:rPr>
        <w:t>A</w:t>
      </w:r>
      <w:r w:rsidR="004538D2">
        <w:t>ttentional S</w:t>
      </w:r>
      <w:r w:rsidR="00827BD1">
        <w:t xml:space="preserve">election </w:t>
      </w:r>
      <w:r w:rsidR="004538D2">
        <w:t xml:space="preserve">component </w:t>
      </w:r>
      <w:r w:rsidR="00BD3872">
        <w:t xml:space="preserve">– </w:t>
      </w:r>
      <w:r w:rsidR="00875D1E">
        <w:t>wher</w:t>
      </w:r>
      <w:r w:rsidR="008E6E49">
        <w:t>e</w:t>
      </w:r>
      <w:r w:rsidR="00875D1E">
        <w:t xml:space="preserve">in </w:t>
      </w:r>
      <w:r w:rsidR="000363B4">
        <w:t>selection is represented as a probability and so occasionally low probability events occur</w:t>
      </w:r>
      <w:r w:rsidR="00BD3872">
        <w:t xml:space="preserve"> – </w:t>
      </w:r>
      <w:r w:rsidR="00827BD1">
        <w:t>there may be random</w:t>
      </w:r>
      <w:r w:rsidR="004323D5">
        <w:t>, and relatively infrequent,</w:t>
      </w:r>
      <w:r w:rsidR="00827BD1">
        <w:t xml:space="preserve"> </w:t>
      </w:r>
      <w:r w:rsidR="00EF0776">
        <w:t>occurrences</w:t>
      </w:r>
      <w:r w:rsidR="00827BD1">
        <w:t xml:space="preserve"> where</w:t>
      </w:r>
      <w:r w:rsidR="00875D1E">
        <w:t>in</w:t>
      </w:r>
      <w:r w:rsidR="00827BD1">
        <w:t xml:space="preserve"> task-unrelated thoughts</w:t>
      </w:r>
      <w:r w:rsidR="00227A5A">
        <w:t xml:space="preserve"> are selected</w:t>
      </w:r>
      <w:r w:rsidR="00EC1882">
        <w:t>.</w:t>
      </w:r>
      <w:r w:rsidR="00EC02EA">
        <w:t xml:space="preserve"> This is reflected visually</w:t>
      </w:r>
      <w:r w:rsidR="00DF0936">
        <w:t xml:space="preserve"> </w:t>
      </w:r>
      <w:r w:rsidR="00EC02EA">
        <w:t xml:space="preserve">in the random </w:t>
      </w:r>
      <w:del w:id="1585" w:author="יפתח עמיר" w:date="2020-01-23T14:50:00Z">
        <w:r w:rsidR="00EC02EA" w:rsidDel="009A3E04">
          <w:delText xml:space="preserve">and </w:delText>
        </w:r>
      </w:del>
      <w:ins w:id="1586" w:author="יפתח עמיר" w:date="2020-01-23T14:50:00Z">
        <w:r w:rsidR="009A3E04">
          <w:rPr>
            <w:lang w:val="en-IL"/>
          </w:rPr>
          <w:t>(yet</w:t>
        </w:r>
        <w:r w:rsidR="009A3E04">
          <w:t xml:space="preserve"> </w:t>
        </w:r>
      </w:ins>
      <w:r w:rsidR="00EC02EA">
        <w:t>infrequent</w:t>
      </w:r>
      <w:ins w:id="1587" w:author="יפתח עמיר" w:date="2020-01-23T14:50:00Z">
        <w:r w:rsidR="009A3E04">
          <w:rPr>
            <w:lang w:val="en-IL"/>
          </w:rPr>
          <w:t>)</w:t>
        </w:r>
      </w:ins>
      <w:r w:rsidR="00EC02EA">
        <w:t xml:space="preserve"> selection of negative</w:t>
      </w:r>
      <w:r w:rsidR="00C7656C">
        <w:t xml:space="preserve"> task-unrelated</w:t>
      </w:r>
      <w:r w:rsidR="00EC02EA">
        <w:t xml:space="preserve"> </w:t>
      </w:r>
      <w:r w:rsidR="00C7656C">
        <w:t>representations</w:t>
      </w:r>
      <w:r w:rsidR="00EC02EA">
        <w:t xml:space="preserve"> (red dots) in Figure </w:t>
      </w:r>
      <w:del w:id="1588" w:author="יפתח עמיר" w:date="2020-01-23T14:50:00Z">
        <w:r w:rsidR="00EC02EA" w:rsidDel="009A3E04">
          <w:delText>5A</w:delText>
        </w:r>
      </w:del>
      <w:ins w:id="1589" w:author="יפתח עמיר" w:date="2020-01-23T14:50:00Z">
        <w:r w:rsidR="009A3E04">
          <w:rPr>
            <w:lang w:val="en-IL"/>
          </w:rPr>
          <w:t>6</w:t>
        </w:r>
        <w:r w:rsidR="009A3E04">
          <w:t>A</w:t>
        </w:r>
      </w:ins>
      <w:r w:rsidR="00EC02EA">
        <w:t>.</w:t>
      </w:r>
      <w:r w:rsidR="00EC1882">
        <w:t xml:space="preserve"> Consequently, a task-unrelated representation in WM</w:t>
      </w:r>
      <w:r w:rsidR="00827BD1">
        <w:t xml:space="preserve"> may bias selection in favor of </w:t>
      </w:r>
      <w:r w:rsidR="000363B4">
        <w:t xml:space="preserve">(current WM) </w:t>
      </w:r>
      <w:r w:rsidR="00827BD1">
        <w:t>content</w:t>
      </w:r>
      <w:r w:rsidR="00227A5A">
        <w:t>-</w:t>
      </w:r>
      <w:r w:rsidR="00827BD1">
        <w:t>related but task</w:t>
      </w:r>
      <w:r w:rsidR="00227A5A">
        <w:t>-</w:t>
      </w:r>
      <w:r w:rsidR="00827BD1">
        <w:t>unrelated thoughts</w:t>
      </w:r>
      <w:r w:rsidR="00EC1882">
        <w:t>, increasing the likelihood of</w:t>
      </w:r>
      <w:r w:rsidR="00827BD1">
        <w:t xml:space="preserve"> </w:t>
      </w:r>
      <w:proofErr w:type="spellStart"/>
      <w:r w:rsidR="00EF0776">
        <w:t>mindwandering</w:t>
      </w:r>
      <w:proofErr w:type="spellEnd"/>
      <w:r w:rsidR="00EF0776">
        <w:t>.</w:t>
      </w:r>
      <w:r w:rsidR="009D21A0">
        <w:t xml:space="preserve"> </w:t>
      </w:r>
      <w:r w:rsidR="00A331E8">
        <w:t xml:space="preserve">Yet, </w:t>
      </w:r>
      <w:proofErr w:type="spellStart"/>
      <w:r w:rsidR="00A331E8">
        <w:t>mindwandering</w:t>
      </w:r>
      <w:proofErr w:type="spellEnd"/>
      <w:r w:rsidR="00A331E8">
        <w:t xml:space="preserve"> is likely to dissipate quickly due to the </w:t>
      </w:r>
      <w:r w:rsidR="00C7656C">
        <w:t>tonic/</w:t>
      </w:r>
      <w:r w:rsidR="00A331E8">
        <w:t>sustained biasing effect of contextual demands in favor of task-related information (see Figure 1B).</w:t>
      </w:r>
    </w:p>
    <w:p w14:paraId="6B09A8A5" w14:textId="654976C6" w:rsidR="005F2ADE" w:rsidRDefault="00A269C9" w:rsidP="00F90116">
      <w:r w:rsidRPr="00813EA3">
        <w:rPr>
          <w:rStyle w:val="Heading4Char"/>
        </w:rPr>
        <w:t>High</w:t>
      </w:r>
      <w:r w:rsidR="00852BD0">
        <w:rPr>
          <w:rStyle w:val="Heading4Char"/>
        </w:rPr>
        <w:t>-</w:t>
      </w:r>
      <w:r w:rsidRPr="00813EA3">
        <w:rPr>
          <w:rStyle w:val="Heading4Char"/>
        </w:rPr>
        <w:t xml:space="preserve">demand </w:t>
      </w:r>
      <w:r w:rsidR="00852BD0">
        <w:rPr>
          <w:rStyle w:val="Heading4Char"/>
        </w:rPr>
        <w:t xml:space="preserve">context to focus on </w:t>
      </w:r>
      <w:r w:rsidR="00EB6C03">
        <w:rPr>
          <w:rStyle w:val="Heading4Char"/>
        </w:rPr>
        <w:t xml:space="preserve">negatively </w:t>
      </w:r>
      <w:proofErr w:type="spellStart"/>
      <w:r w:rsidR="00EB6C03">
        <w:rPr>
          <w:rStyle w:val="Heading4Char"/>
        </w:rPr>
        <w:t>valenced</w:t>
      </w:r>
      <w:proofErr w:type="spellEnd"/>
      <w:r w:rsidR="00EB6C03" w:rsidRPr="00813EA3">
        <w:rPr>
          <w:rStyle w:val="Heading4Char"/>
        </w:rPr>
        <w:t xml:space="preserve"> </w:t>
      </w:r>
      <w:r w:rsidRPr="00813EA3">
        <w:rPr>
          <w:rStyle w:val="Heading4Char"/>
        </w:rPr>
        <w:t>information.</w:t>
      </w:r>
      <w:r>
        <w:t xml:space="preserve"> </w:t>
      </w:r>
      <w:r w:rsidR="003D60DE">
        <w:t>W</w:t>
      </w:r>
      <w:r w:rsidR="00827BD1">
        <w:t>hen task</w:t>
      </w:r>
      <w:r w:rsidR="002B7E71">
        <w:t>-</w:t>
      </w:r>
      <w:r w:rsidR="00827BD1">
        <w:t xml:space="preserve">related information is </w:t>
      </w:r>
      <w:r w:rsidR="00827BD1" w:rsidRPr="00EF0776">
        <w:rPr>
          <w:i/>
          <w:iCs/>
        </w:rPr>
        <w:t>negative</w:t>
      </w:r>
      <w:r w:rsidR="00071D89">
        <w:rPr>
          <w:i/>
          <w:iCs/>
        </w:rPr>
        <w:t>ly-</w:t>
      </w:r>
      <w:proofErr w:type="spellStart"/>
      <w:r w:rsidR="00827BD1" w:rsidRPr="00EF0776">
        <w:rPr>
          <w:i/>
          <w:iCs/>
        </w:rPr>
        <w:t>valenced</w:t>
      </w:r>
      <w:proofErr w:type="spellEnd"/>
      <w:r w:rsidR="003D60DE">
        <w:t>,</w:t>
      </w:r>
      <w:r w:rsidR="00EF0776">
        <w:t xml:space="preserve"> </w:t>
      </w:r>
      <w:r w:rsidR="003D60DE">
        <w:t>f</w:t>
      </w:r>
      <w:r w:rsidR="002F7705">
        <w:t xml:space="preserve">or example </w:t>
      </w:r>
      <w:r w:rsidR="00196508">
        <w:t>trying to recall important information from a traumatic experience/memory</w:t>
      </w:r>
      <w:ins w:id="1590" w:author="עמית ברנשטיין" w:date="2020-03-11T14:19:00Z">
        <w:r w:rsidR="008463A1">
          <w:t xml:space="preserve"> </w:t>
        </w:r>
        <w:commentRangeStart w:id="1591"/>
        <w:r w:rsidR="008463A1">
          <w:t xml:space="preserve">or </w:t>
        </w:r>
        <w:r w:rsidR="000502F6">
          <w:t>to plan</w:t>
        </w:r>
        <w:r w:rsidR="008463A1">
          <w:t xml:space="preserve"> a stressful event</w:t>
        </w:r>
      </w:ins>
      <w:commentRangeEnd w:id="1591"/>
      <w:ins w:id="1592" w:author="עמית ברנשטיין" w:date="2020-03-11T14:20:00Z">
        <w:r w:rsidR="000502F6">
          <w:rPr>
            <w:rStyle w:val="CommentReference"/>
          </w:rPr>
          <w:commentReference w:id="1591"/>
        </w:r>
      </w:ins>
      <w:r w:rsidR="003D60DE">
        <w:t>,</w:t>
      </w:r>
      <w:r w:rsidR="00827BD1">
        <w:t xml:space="preserve"> the </w:t>
      </w:r>
      <w:r w:rsidR="00EF0776">
        <w:t xml:space="preserve">contextual demands bias selection in-favor of task-relevant information which in this case is also negatively </w:t>
      </w:r>
      <w:proofErr w:type="spellStart"/>
      <w:r w:rsidR="00EF0776">
        <w:t>valenced</w:t>
      </w:r>
      <w:proofErr w:type="spellEnd"/>
      <w:r w:rsidR="00EF0776">
        <w:t>.</w:t>
      </w:r>
      <w:r w:rsidR="00827BD1">
        <w:t xml:space="preserve"> </w:t>
      </w:r>
      <w:r w:rsidR="00CC4493">
        <w:t xml:space="preserve">Once the first cycle of the </w:t>
      </w:r>
      <w:r w:rsidR="00813EA3">
        <w:t xml:space="preserve">system </w:t>
      </w:r>
      <w:r w:rsidR="00CC4493">
        <w:t xml:space="preserve">is </w:t>
      </w:r>
      <w:r>
        <w:t>initiated</w:t>
      </w:r>
      <w:r w:rsidR="002F7705">
        <w:t>,</w:t>
      </w:r>
      <w:r w:rsidR="003D60DE">
        <w:t xml:space="preserve"> and </w:t>
      </w:r>
      <w:r w:rsidR="003D60DE" w:rsidRPr="003D60DE">
        <w:rPr>
          <w:i/>
          <w:iCs/>
        </w:rPr>
        <w:t>negative</w:t>
      </w:r>
      <w:r w:rsidR="00071D89">
        <w:rPr>
          <w:i/>
          <w:iCs/>
        </w:rPr>
        <w:t>-</w:t>
      </w:r>
      <w:r w:rsidR="003D60DE" w:rsidRPr="003D60DE">
        <w:rPr>
          <w:i/>
          <w:iCs/>
        </w:rPr>
        <w:t xml:space="preserve"> and </w:t>
      </w:r>
      <w:r w:rsidR="00CC4493" w:rsidRPr="003D60DE">
        <w:rPr>
          <w:i/>
          <w:iCs/>
        </w:rPr>
        <w:t>task</w:t>
      </w:r>
      <w:r w:rsidR="00071D89">
        <w:rPr>
          <w:i/>
          <w:iCs/>
        </w:rPr>
        <w:t>-</w:t>
      </w:r>
      <w:r w:rsidR="00CC4493" w:rsidRPr="003D60DE">
        <w:rPr>
          <w:i/>
          <w:iCs/>
        </w:rPr>
        <w:t>relevant</w:t>
      </w:r>
      <w:r w:rsidR="00CC4493">
        <w:t xml:space="preserve"> </w:t>
      </w:r>
      <w:r w:rsidR="00411BCE">
        <w:t>representations are</w:t>
      </w:r>
      <w:r w:rsidR="005B3960">
        <w:t xml:space="preserve"> selected into </w:t>
      </w:r>
      <w:r w:rsidR="00CC4493">
        <w:t>WM</w:t>
      </w:r>
      <w:r w:rsidR="002F7705">
        <w:t>,</w:t>
      </w:r>
      <w:r w:rsidR="00CC4493">
        <w:t xml:space="preserve"> </w:t>
      </w:r>
      <w:r w:rsidR="00E251B5">
        <w:t xml:space="preserve">these </w:t>
      </w:r>
      <w:r w:rsidR="00827BD1">
        <w:t xml:space="preserve">negative </w:t>
      </w:r>
      <w:r w:rsidR="00411BCE">
        <w:t xml:space="preserve">representations </w:t>
      </w:r>
      <w:r w:rsidR="002F7705">
        <w:t>in WM</w:t>
      </w:r>
      <w:r w:rsidR="00827BD1">
        <w:t xml:space="preserve"> </w:t>
      </w:r>
      <w:ins w:id="1593" w:author="יפתח עמיר" w:date="2020-01-16T08:38:00Z">
        <w:r w:rsidR="009E10B6">
          <w:rPr>
            <w:lang w:val="en-IL"/>
          </w:rPr>
          <w:t>(in additio</w:t>
        </w:r>
      </w:ins>
      <w:ins w:id="1594" w:author="יפתח עמיר" w:date="2020-01-16T08:39:00Z">
        <w:r w:rsidR="009E10B6">
          <w:rPr>
            <w:lang w:val="en-IL"/>
          </w:rPr>
          <w:t xml:space="preserve">n to </w:t>
        </w:r>
      </w:ins>
      <w:ins w:id="1595" w:author="יפתח עמיר" w:date="2020-01-23T14:51:00Z">
        <w:r w:rsidR="009A3E04">
          <w:rPr>
            <w:lang w:val="en-IL"/>
          </w:rPr>
          <w:t>c</w:t>
        </w:r>
      </w:ins>
      <w:ins w:id="1596" w:author="יפתח עמיר" w:date="2020-01-16T08:39:00Z">
        <w:r w:rsidR="009E10B6">
          <w:rPr>
            <w:lang w:val="en-IL"/>
          </w:rPr>
          <w:t xml:space="preserve">ontextual </w:t>
        </w:r>
      </w:ins>
      <w:ins w:id="1597" w:author="יפתח עמיר" w:date="2020-01-23T14:52:00Z">
        <w:r w:rsidR="009A3E04">
          <w:rPr>
            <w:lang w:val="en-IL"/>
          </w:rPr>
          <w:t>d</w:t>
        </w:r>
      </w:ins>
      <w:ins w:id="1598" w:author="יפתח עמיר" w:date="2020-01-16T08:39:00Z">
        <w:r w:rsidR="009E10B6">
          <w:rPr>
            <w:lang w:val="en-IL"/>
          </w:rPr>
          <w:t xml:space="preserve">emands) </w:t>
        </w:r>
      </w:ins>
      <w:r w:rsidR="00071D89">
        <w:t>will bias</w:t>
      </w:r>
      <w:r w:rsidR="00827BD1">
        <w:t xml:space="preserve"> subsequent selection in favor of </w:t>
      </w:r>
      <w:r w:rsidR="00827BD1" w:rsidRPr="003D60DE">
        <w:t>negative</w:t>
      </w:r>
      <w:r w:rsidR="00CC4493">
        <w:t>- as well as</w:t>
      </w:r>
      <w:r w:rsidR="00827BD1">
        <w:t xml:space="preserve"> </w:t>
      </w:r>
      <w:r w:rsidR="00827BD1" w:rsidRPr="003D60DE">
        <w:t>task-relevant</w:t>
      </w:r>
      <w:r w:rsidR="00CC4493">
        <w:t xml:space="preserve">- </w:t>
      </w:r>
      <w:r w:rsidR="00071B8B">
        <w:t>representations</w:t>
      </w:r>
      <w:r w:rsidR="00827BD1">
        <w:t>.</w:t>
      </w:r>
      <w:r w:rsidR="000363B4">
        <w:t xml:space="preserve"> </w:t>
      </w:r>
      <w:r w:rsidR="00071D89">
        <w:t>Accordingly, s</w:t>
      </w:r>
      <w:r w:rsidR="000363B4">
        <w:t>uch</w:t>
      </w:r>
      <w:r w:rsidR="00071D89">
        <w:t xml:space="preserve"> </w:t>
      </w:r>
      <w:r w:rsidR="000363B4" w:rsidRPr="00813EA3">
        <w:t xml:space="preserve">negative </w:t>
      </w:r>
      <w:r w:rsidR="0004794F">
        <w:t xml:space="preserve">representations in WM </w:t>
      </w:r>
      <w:r w:rsidR="00E1529E">
        <w:t>should also</w:t>
      </w:r>
      <w:r w:rsidR="000363B4">
        <w:t xml:space="preserve"> trigger negative </w:t>
      </w:r>
      <w:r w:rsidR="0004794F">
        <w:t>affect</w:t>
      </w:r>
      <w:r w:rsidR="00071D89">
        <w:t>. This may then</w:t>
      </w:r>
      <w:r w:rsidR="000363B4">
        <w:t xml:space="preserve"> </w:t>
      </w:r>
      <w:r w:rsidR="00071D89">
        <w:t>further</w:t>
      </w:r>
      <w:r w:rsidR="000363B4">
        <w:t xml:space="preserve"> bias subsequent selection in</w:t>
      </w:r>
      <w:r w:rsidR="00071D89">
        <w:t xml:space="preserve"> </w:t>
      </w:r>
      <w:r w:rsidR="000363B4">
        <w:t>favor of negative</w:t>
      </w:r>
      <w:r w:rsidR="00E1529E">
        <w:t xml:space="preserve">ly </w:t>
      </w:r>
      <w:proofErr w:type="spellStart"/>
      <w:r w:rsidR="00E1529E">
        <w:t>valenced</w:t>
      </w:r>
      <w:proofErr w:type="spellEnd"/>
      <w:r w:rsidR="00E1529E">
        <w:t xml:space="preserve"> </w:t>
      </w:r>
      <w:r w:rsidR="00F90116">
        <w:t>–</w:t>
      </w:r>
      <w:r w:rsidR="00E1529E">
        <w:t xml:space="preserve"> affect-congruent</w:t>
      </w:r>
      <w:r w:rsidR="00F90116">
        <w:t xml:space="preserve"> –</w:t>
      </w:r>
      <w:r w:rsidR="000363B4">
        <w:t xml:space="preserve"> </w:t>
      </w:r>
      <w:r w:rsidR="00186570">
        <w:t>information competing for internal selection</w:t>
      </w:r>
      <w:r w:rsidR="000363B4">
        <w:t>.</w:t>
      </w:r>
      <w:r w:rsidR="00FA028E">
        <w:rPr>
          <w:rFonts w:hint="cs"/>
          <w:rtl/>
        </w:rPr>
        <w:t xml:space="preserve"> </w:t>
      </w:r>
      <w:r w:rsidR="003D60DE">
        <w:t>W</w:t>
      </w:r>
      <w:r w:rsidR="00827BD1">
        <w:t>hen task</w:t>
      </w:r>
      <w:r w:rsidR="00071D89">
        <w:t>-</w:t>
      </w:r>
      <w:r w:rsidR="00827BD1">
        <w:t>relevant information may be</w:t>
      </w:r>
      <w:r w:rsidR="00186570">
        <w:t xml:space="preserve"> inter</w:t>
      </w:r>
      <w:r w:rsidR="004B163C">
        <w:t>-</w:t>
      </w:r>
      <w:r w:rsidR="00186570">
        <w:t>mixed with</w:t>
      </w:r>
      <w:r w:rsidR="00827BD1">
        <w:t xml:space="preserve"> </w:t>
      </w:r>
      <w:r w:rsidR="00827BD1" w:rsidRPr="000363B4">
        <w:rPr>
          <w:i/>
          <w:iCs/>
        </w:rPr>
        <w:t>both negative and neutral</w:t>
      </w:r>
      <w:r w:rsidR="00227A5A">
        <w:t xml:space="preserve"> information</w:t>
      </w:r>
      <w:r w:rsidR="00827BD1">
        <w:t>,</w:t>
      </w:r>
      <w:r w:rsidR="002F7705">
        <w:t xml:space="preserve"> such as memorizing a list of mixed negative and neutral </w:t>
      </w:r>
      <w:r w:rsidR="00DF0936">
        <w:t>words</w:t>
      </w:r>
      <w:r w:rsidR="002F7705">
        <w:t>,</w:t>
      </w:r>
      <w:r w:rsidR="00827BD1">
        <w:t xml:space="preserve"> this </w:t>
      </w:r>
      <w:r w:rsidR="000363B4">
        <w:t xml:space="preserve">ultimately </w:t>
      </w:r>
      <w:r w:rsidR="00827BD1">
        <w:t xml:space="preserve">creates a </w:t>
      </w:r>
      <w:r w:rsidR="00071D89">
        <w:t xml:space="preserve">selection </w:t>
      </w:r>
      <w:r w:rsidR="00827BD1">
        <w:t>conflict</w:t>
      </w:r>
      <w:r w:rsidR="00E1529E">
        <w:t xml:space="preserve"> between the </w:t>
      </w:r>
      <w:r w:rsidR="00286BC1">
        <w:t>c</w:t>
      </w:r>
      <w:r w:rsidR="00DF0936">
        <w:t xml:space="preserve">ontextual </w:t>
      </w:r>
      <w:r w:rsidR="00E1529E">
        <w:t xml:space="preserve">demand and </w:t>
      </w:r>
      <w:r w:rsidR="00286BC1">
        <w:t>a</w:t>
      </w:r>
      <w:r w:rsidR="00DF0936">
        <w:t>ffect</w:t>
      </w:r>
      <w:r w:rsidR="00286BC1">
        <w:t>-</w:t>
      </w:r>
      <w:r w:rsidR="00E1529E">
        <w:t>driven biases</w:t>
      </w:r>
      <w:r w:rsidR="00827BD1">
        <w:t>.</w:t>
      </w:r>
      <w:r w:rsidR="003D60DE">
        <w:t xml:space="preserve"> </w:t>
      </w:r>
      <w:r w:rsidR="004B163C">
        <w:t>F</w:t>
      </w:r>
      <w:r w:rsidR="003D60DE">
        <w:t>or optimal performance on a task</w:t>
      </w:r>
      <w:r w:rsidR="004B163C">
        <w:t>,</w:t>
      </w:r>
      <w:r w:rsidR="003D60DE">
        <w:t xml:space="preserve"> attention should be </w:t>
      </w:r>
      <w:r w:rsidR="00186570">
        <w:t>equally (</w:t>
      </w:r>
      <w:r w:rsidR="00D80AEC">
        <w:t>non-preferentially</w:t>
      </w:r>
      <w:r w:rsidR="00186570">
        <w:t>)</w:t>
      </w:r>
      <w:r w:rsidR="00D80AEC">
        <w:t xml:space="preserve"> </w:t>
      </w:r>
      <w:r w:rsidR="003D60DE">
        <w:t xml:space="preserve">distributed </w:t>
      </w:r>
      <w:r w:rsidR="003D60DE">
        <w:lastRenderedPageBreak/>
        <w:t xml:space="preserve">between </w:t>
      </w:r>
      <w:r w:rsidR="00982455">
        <w:t xml:space="preserve">all </w:t>
      </w:r>
      <w:r w:rsidR="003D60DE">
        <w:t>task-relevant information (in this example both negative and neutral words).</w:t>
      </w:r>
      <w:r w:rsidR="000363B4">
        <w:t xml:space="preserve"> </w:t>
      </w:r>
      <w:r w:rsidR="003D60DE">
        <w:t>While the</w:t>
      </w:r>
      <w:r w:rsidR="000363B4">
        <w:t xml:space="preserve"> contextual demands bias task</w:t>
      </w:r>
      <w:r w:rsidR="00982455">
        <w:t>-</w:t>
      </w:r>
      <w:r w:rsidR="000363B4" w:rsidRPr="00A418C1">
        <w:rPr>
          <w:i/>
          <w:iCs/>
        </w:rPr>
        <w:t>related</w:t>
      </w:r>
      <w:r w:rsidR="000363B4">
        <w:t xml:space="preserve"> content, </w:t>
      </w:r>
      <w:r w:rsidR="003D60DE" w:rsidRPr="00D36EC4">
        <w:t xml:space="preserve">negative </w:t>
      </w:r>
      <w:r w:rsidR="00186570">
        <w:t xml:space="preserve">affect </w:t>
      </w:r>
      <w:r w:rsidR="00071D89">
        <w:t xml:space="preserve">will </w:t>
      </w:r>
      <w:r w:rsidR="00186570">
        <w:t xml:space="preserve">also </w:t>
      </w:r>
      <w:r w:rsidR="008F20BA">
        <w:t xml:space="preserve">increase the likelihood of negative </w:t>
      </w:r>
      <w:r w:rsidR="008F20BA" w:rsidRPr="00A418C1">
        <w:t>task-</w:t>
      </w:r>
      <w:r w:rsidR="008F20BA" w:rsidRPr="00D36EC4">
        <w:rPr>
          <w:i/>
          <w:iCs/>
        </w:rPr>
        <w:t>unrelated</w:t>
      </w:r>
      <w:r w:rsidR="008F20BA">
        <w:t xml:space="preserve"> content. Therefor</w:t>
      </w:r>
      <w:r w:rsidR="00071D89">
        <w:t>e</w:t>
      </w:r>
      <w:r w:rsidR="008F20BA">
        <w:t>, emotionally</w:t>
      </w:r>
      <w:r w:rsidR="00D80AEC">
        <w:t>-</w:t>
      </w:r>
      <w:proofErr w:type="spellStart"/>
      <w:r w:rsidR="008F20BA">
        <w:t>valenced</w:t>
      </w:r>
      <w:proofErr w:type="spellEnd"/>
      <w:r w:rsidR="008F20BA">
        <w:t xml:space="preserve"> </w:t>
      </w:r>
      <w:r w:rsidR="00186570">
        <w:t xml:space="preserve">representations </w:t>
      </w:r>
      <w:r w:rsidR="008F20BA">
        <w:t xml:space="preserve">in WM, even if task-related, </w:t>
      </w:r>
      <w:r w:rsidR="004B163C">
        <w:t xml:space="preserve">increase </w:t>
      </w:r>
      <w:r w:rsidR="008F20BA">
        <w:t>the likelihood for off-task thoughts</w:t>
      </w:r>
      <w:r w:rsidR="005674CA">
        <w:t xml:space="preserve"> </w:t>
      </w:r>
      <w:r w:rsidR="00151765">
        <w:t xml:space="preserve">and impair task performance </w:t>
      </w:r>
      <w:r w:rsidR="00151765">
        <w:fldChar w:fldCharType="begin" w:fldLock="1"/>
      </w:r>
      <w:r w:rsidR="00C0139A">
        <w:instrText>ADDIN CSL_CITATION {"citationItems":[{"id":"ITEM-1","itemData":{"DOI":"10.1037/cns0000180","ISBN":"2326-5531(Electronic),2326-5523(Print)","abstract":"We conducted an exploratory study of adult individual differences in the contents of mind-wandering experiences and in the moment-to-moment consistency of that off-task thought content within tasks. This secondary analysis of a published dataset (Kane et al., 2016) examined the content-based thought reports that 472–541 undergraduates made within five probed tasks across three sessions, and tested whether executive-control abilities (working memory capacity, attention-restraint ability), or personality dimensions of schizotypy (positive, disorganized, negative), predicted particular contents of task-unrelated thought (TUT) or the (in)stability of TUT content across successive thought reports. Latent-variable models indicated trait-like consistency in both TUT content and short-term TUT-content stability across tasks and sessions; some subjects mind-wandered about some things more than others, and some subjects were more temporally consistent in their TUT content than were others. Higher executive control was associated with more evaluative thoughts about task performance and fewer thoughts about current physical or emotional states; higher positive and disorganized schizotypy was associated with more fantastical-daydream and worry content. Contrary to expectations, executive ability correlated positively with TUT instability: higher-ability students had more shifting and varied TUT content within a task. Post hoc analysis suggested that better executive control predicted inconsistent TUT content because it also predicted shorter streaks of mind-wandering; tuning back in to task-related thought may decouple trains of off-task thought and afford novel spontaneous or cued thought content. [Data, sample analysis scripts and output, and article preprint are available via the Open Science Framework: https://osf.io/guhw7/]. (PsycINFO Database Record (c) 2019 APA, all rights reserved)","author":[{"dropping-particle":"","family":"Welhaf","given":"Matthew S","non-dropping-particle":"","parse-names":false,"suffix":""},{"dropping-particle":"","family":"Smeekens","given":"Bridget A","non-dropping-particle":"","parse-names":false,"suffix":""},{"dropping-particle":"","family":"Gazzia","given":"Nicholas C","non-dropping-particle":"","parse-names":false,"suffix":""},{"dropping-particle":"","family":"Perkins","given":"Joshua B","non-dropping-particle":"","parse-names":false,"suffix":""},{"dropping-particle":"","family":"Silvia","given":"Paul J","non-dropping-particle":"","parse-names":false,"suffix":""},{"dropping-particle":"","family":"Meier","given":"Matt E","non-dropping-particle":"","parse-names":false,"suffix":""},{"dropping-particle":"","family":"Kwapil","given":"Thomas R","non-dropping-particle":"","parse-names":false,"suffix":""},{"dropping-particle":"","family":"Kane","given":"Michael J","non-dropping-particle":"","parse-names":false,"suffix":""}],"container-title":"Psychology of Consciousness: Theory, Research, and Practice","id":"ITEM-1","issued":{"date-parts":[["2019"]]},"page":"No Pagination Specified-No Pagination Specified","publisher":"Educational Publishing Foundation","publisher-place":"Welhaf, Matthew S.: Department of Psychology, University of North Carolina at Greensboro, P.O. Box 26170, Greensboro, NC, US, 27402-6170, mswelhaf@uncg.edu","title":"An exploratory analysis of individual differences in mind wandering content and consistency.","type":"article-journal"},"uris":["http://www.mendeley.com/documents/?uuid=b39d8fcb-89c8-4f2b-b617-03475f341944"]}],"mendeley":{"formattedCitation":"(Welhaf et al., 2019)","plainTextFormattedCitation":"(Welhaf et al., 2019)","previouslyFormattedCitation":"(Welhaf et al., 2019)"},"properties":{"noteIndex":0},"schema":"https://github.com/citation-style-language/schema/raw/master/csl-citation.json"}</w:instrText>
      </w:r>
      <w:r w:rsidR="00151765">
        <w:fldChar w:fldCharType="separate"/>
      </w:r>
      <w:r w:rsidR="00C0139A" w:rsidRPr="00C0139A">
        <w:rPr>
          <w:noProof/>
        </w:rPr>
        <w:t>(Welhaf et al., 2019)</w:t>
      </w:r>
      <w:r w:rsidR="00151765">
        <w:fldChar w:fldCharType="end"/>
      </w:r>
      <w:r w:rsidR="00827BD1">
        <w:t>.</w:t>
      </w:r>
    </w:p>
    <w:p w14:paraId="44567BD2" w14:textId="44BAF8C7" w:rsidR="00827BD1" w:rsidRDefault="005F2ADE" w:rsidP="00A33A3A">
      <w:pPr>
        <w:ind w:firstLine="0"/>
      </w:pPr>
      <w:r w:rsidRPr="003F7393">
        <w:rPr>
          <w:noProof/>
        </w:rPr>
        <mc:AlternateContent>
          <mc:Choice Requires="wps">
            <w:drawing>
              <wp:anchor distT="0" distB="0" distL="114300" distR="114300" simplePos="0" relativeHeight="251684864" behindDoc="0" locked="0" layoutInCell="1" allowOverlap="1" wp14:anchorId="747EF915" wp14:editId="2D050747">
                <wp:simplePos x="0" y="0"/>
                <wp:positionH relativeFrom="column">
                  <wp:posOffset>0</wp:posOffset>
                </wp:positionH>
                <wp:positionV relativeFrom="paragraph">
                  <wp:posOffset>2245995</wp:posOffset>
                </wp:positionV>
                <wp:extent cx="5903595" cy="1404620"/>
                <wp:effectExtent l="0" t="0" r="1905" b="76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1404620"/>
                        </a:xfrm>
                        <a:prstGeom prst="rect">
                          <a:avLst/>
                        </a:prstGeom>
                        <a:solidFill>
                          <a:srgbClr val="FFFFFF"/>
                        </a:solidFill>
                        <a:ln w="9525">
                          <a:noFill/>
                          <a:miter lim="800000"/>
                          <a:headEnd/>
                          <a:tailEnd/>
                        </a:ln>
                      </wps:spPr>
                      <wps:txbx>
                        <w:txbxContent>
                          <w:p w14:paraId="5AD26D6A" w14:textId="79172FD9" w:rsidR="00BD49C6" w:rsidRPr="009E23D9" w:rsidRDefault="00BD49C6" w:rsidP="005F2ADE">
                            <w:pPr>
                              <w:spacing w:line="240" w:lineRule="auto"/>
                              <w:ind w:firstLine="0"/>
                              <w:contextualSpacing w:val="0"/>
                              <w:jc w:val="left"/>
                            </w:pPr>
                            <w:r w:rsidRPr="009E23D9">
                              <w:rPr>
                                <w:b/>
                                <w:bCs/>
                              </w:rPr>
                              <w:t xml:space="preserve">Figure </w:t>
                            </w:r>
                            <w:r>
                              <w:rPr>
                                <w:b/>
                                <w:bCs/>
                                <w:lang w:val="en-IL"/>
                              </w:rPr>
                              <w:t>7</w:t>
                            </w:r>
                            <w:r w:rsidRPr="009E23D9">
                              <w:rPr>
                                <w:b/>
                                <w:bCs/>
                              </w:rPr>
                              <w:t>.</w:t>
                            </w:r>
                            <w:r>
                              <w:rPr>
                                <w:b/>
                                <w:bCs/>
                              </w:rPr>
                              <w:t xml:space="preserve"> </w:t>
                            </w:r>
                            <w:r>
                              <w:t xml:space="preserve">Simulated values when task-relevant information are both neutral and negatively </w:t>
                            </w:r>
                            <w:proofErr w:type="spellStart"/>
                            <w:r>
                              <w:t>valenced</w:t>
                            </w:r>
                            <w:proofErr w:type="spellEnd"/>
                            <w:r>
                              <w:t xml:space="preserve"> – e.g., recalling a list of mixed negative and neutral words. Relative to Figure 5A, the frequency of negative thoughts (red dots) as well as mean selection bias and negative affect, are higher. All initial component values are equal to those used for Figure 5A.</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47EF915" id="_x0000_s1029" type="#_x0000_t202" style="position:absolute;left:0;text-align:left;margin-left:0;margin-top:176.85pt;width:464.85pt;height:11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" stroked="f">
                <v:textbox style="mso-fit-shape-to-text:t">
                  <w:txbxContent>
                    <w:p w14:paraId="5AD26D6A" w14:textId="79172FD9" w:rsidR="00BD49C6" w:rsidRPr="009E23D9" w:rsidRDefault="00BD49C6" w:rsidP="005F2ADE">
                      <w:pPr>
                        <w:spacing w:line="240" w:lineRule="auto"/>
                        <w:ind w:firstLine="0"/>
                        <w:contextualSpacing w:val="0"/>
                        <w:jc w:val="left"/>
                      </w:pPr>
                      <w:r w:rsidRPr="009E23D9">
                        <w:rPr>
                          <w:b/>
                          <w:bCs/>
                        </w:rPr>
                        <w:t xml:space="preserve">Figure </w:t>
                      </w:r>
                      <w:r>
                        <w:rPr>
                          <w:b/>
                          <w:bCs/>
                          <w:lang w:val="en-IL"/>
                        </w:rPr>
                        <w:t>7</w:t>
                      </w:r>
                      <w:r w:rsidRPr="009E23D9">
                        <w:rPr>
                          <w:b/>
                          <w:bCs/>
                        </w:rPr>
                        <w:t>.</w:t>
                      </w:r>
                      <w:r>
                        <w:rPr>
                          <w:b/>
                          <w:bCs/>
                        </w:rPr>
                        <w:t xml:space="preserve"> </w:t>
                      </w:r>
                      <w:r>
                        <w:t xml:space="preserve">Simulated values when task-relevant information are both neutral and negatively </w:t>
                      </w:r>
                      <w:proofErr w:type="spellStart"/>
                      <w:r>
                        <w:t>valenced</w:t>
                      </w:r>
                      <w:proofErr w:type="spellEnd"/>
                      <w:r>
                        <w:t xml:space="preserve"> – e.g., recalling a list of mixed negative and neutral words. Relative to Figure 5A, the frequency of negative thoughts (red dots) as well as mean selection bias and negative affect, are higher. All initial component values are equal to those used for Figure 5A.</w:t>
                      </w:r>
                    </w:p>
                  </w:txbxContent>
                </v:textbox>
                <w10:wrap type="topAndBottom"/>
              </v:shape>
            </w:pict>
          </mc:Fallback>
        </mc:AlternateContent>
      </w:r>
      <w:r>
        <w:rPr>
          <w:noProof/>
        </w:rPr>
        <w:drawing>
          <wp:inline distT="0" distB="0" distL="0" distR="0" wp14:anchorId="052BC435" wp14:editId="34F4EAF6">
            <wp:extent cx="5943600" cy="21621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 context with 50% task relevant negative information.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943600" cy="2162175"/>
                    </a:xfrm>
                    <a:prstGeom prst="rect">
                      <a:avLst/>
                    </a:prstGeom>
                  </pic:spPr>
                </pic:pic>
              </a:graphicData>
            </a:graphic>
          </wp:inline>
        </w:drawing>
      </w:r>
      <w:r w:rsidR="00827BD1">
        <w:t xml:space="preserve"> </w:t>
      </w:r>
    </w:p>
    <w:p w14:paraId="1A055D21" w14:textId="22D79D51" w:rsidR="005F2ADE" w:rsidRDefault="005F2ADE" w:rsidP="00A33A3A">
      <w:pPr>
        <w:ind w:firstLine="0"/>
        <w:rPr>
          <w:rStyle w:val="Heading3Char"/>
          <w:b w:val="0"/>
          <w:bCs w:val="0"/>
        </w:rPr>
      </w:pPr>
    </w:p>
    <w:p w14:paraId="315D9C91" w14:textId="70A9D85B" w:rsidR="00CB3E3C" w:rsidRPr="00081625" w:rsidRDefault="00827BD1" w:rsidP="00A33A3A">
      <w:pPr>
        <w:pStyle w:val="Heading3"/>
        <w:rPr>
          <w:rStyle w:val="Heading4Char"/>
        </w:rPr>
      </w:pPr>
      <w:r w:rsidRPr="00CB3E3C">
        <w:rPr>
          <w:rStyle w:val="Heading3Char"/>
          <w:b/>
          <w:bCs/>
        </w:rPr>
        <w:t>Low-</w:t>
      </w:r>
      <w:r w:rsidR="00241424" w:rsidRPr="00CB3E3C">
        <w:rPr>
          <w:rStyle w:val="Heading3Char"/>
          <w:b/>
          <w:bCs/>
        </w:rPr>
        <w:t>d</w:t>
      </w:r>
      <w:r w:rsidRPr="00081625">
        <w:rPr>
          <w:rStyle w:val="Heading3Char"/>
          <w:b/>
          <w:bCs/>
        </w:rPr>
        <w:t xml:space="preserve">emand </w:t>
      </w:r>
      <w:r w:rsidR="00241424" w:rsidRPr="00081625">
        <w:rPr>
          <w:rStyle w:val="Heading3Char"/>
          <w:b/>
          <w:bCs/>
        </w:rPr>
        <w:t>c</w:t>
      </w:r>
      <w:r w:rsidRPr="00081625">
        <w:rPr>
          <w:rStyle w:val="Heading3Char"/>
          <w:b/>
          <w:bCs/>
        </w:rPr>
        <w:t xml:space="preserve">ontext: </w:t>
      </w:r>
      <w:r w:rsidR="00241424" w:rsidRPr="00081625">
        <w:rPr>
          <w:rStyle w:val="Heading3Char"/>
          <w:b/>
          <w:bCs/>
        </w:rPr>
        <w:t>m</w:t>
      </w:r>
      <w:r w:rsidRPr="00081625">
        <w:rPr>
          <w:rStyle w:val="Heading3Char"/>
          <w:b/>
          <w:bCs/>
        </w:rPr>
        <w:t>ind-wandering states.</w:t>
      </w:r>
    </w:p>
    <w:p w14:paraId="44D8EF5F" w14:textId="70C57F4A" w:rsidR="00827BD1" w:rsidRDefault="005F76B0" w:rsidP="004B163C">
      <w:r>
        <w:rPr>
          <w:rStyle w:val="Heading4Char"/>
        </w:rPr>
        <w:t>Low</w:t>
      </w:r>
      <w:r w:rsidR="00852BD0">
        <w:rPr>
          <w:rStyle w:val="Heading4Char"/>
        </w:rPr>
        <w:t>-</w:t>
      </w:r>
      <w:r w:rsidRPr="00260D60">
        <w:rPr>
          <w:rStyle w:val="Heading4Char"/>
        </w:rPr>
        <w:t>demand</w:t>
      </w:r>
      <w:r w:rsidR="00852BD0">
        <w:rPr>
          <w:rStyle w:val="Heading4Char"/>
        </w:rPr>
        <w:t xml:space="preserve"> context to </w:t>
      </w:r>
      <w:r w:rsidR="004B163C">
        <w:rPr>
          <w:rStyle w:val="Heading4Char"/>
        </w:rPr>
        <w:t>focus</w:t>
      </w:r>
      <w:r w:rsidR="00852BD0">
        <w:rPr>
          <w:rStyle w:val="Heading4Char"/>
        </w:rPr>
        <w:t xml:space="preserve"> on</w:t>
      </w:r>
      <w:r w:rsidRPr="00260D60">
        <w:rPr>
          <w:rStyle w:val="Heading4Char"/>
        </w:rPr>
        <w:t xml:space="preserve"> </w:t>
      </w:r>
      <w:r>
        <w:rPr>
          <w:rStyle w:val="Heading4Char"/>
        </w:rPr>
        <w:t>neutral</w:t>
      </w:r>
      <w:r w:rsidRPr="00260D60">
        <w:rPr>
          <w:rStyle w:val="Heading4Char"/>
        </w:rPr>
        <w:t xml:space="preserve"> information.</w:t>
      </w:r>
      <w:r w:rsidR="00860B67">
        <w:t xml:space="preserve"> </w:t>
      </w:r>
      <w:r w:rsidR="00081625">
        <w:t xml:space="preserve">Contexts of </w:t>
      </w:r>
      <w:r w:rsidR="00EE19DF">
        <w:t xml:space="preserve">low </w:t>
      </w:r>
      <w:r w:rsidR="00CF3071">
        <w:t>demand</w:t>
      </w:r>
      <w:r w:rsidR="00081625">
        <w:t xml:space="preserve"> for focused attention</w:t>
      </w:r>
      <w:r w:rsidR="00CF3071">
        <w:t xml:space="preserve"> do not impose constraints on selection likelihoods</w:t>
      </w:r>
      <w:r w:rsidR="009F369F">
        <w:t>. Indeed, when</w:t>
      </w:r>
      <w:r w:rsidR="00D36EC4">
        <w:t xml:space="preserve"> there is no ‘current task’</w:t>
      </w:r>
      <w:r w:rsidR="009F369F">
        <w:t>,</w:t>
      </w:r>
      <w:r w:rsidR="00A91698">
        <w:t xml:space="preserve"> </w:t>
      </w:r>
      <w:r w:rsidR="009F369F">
        <w:t xml:space="preserve">the </w:t>
      </w:r>
      <w:r w:rsidR="00D36EC4">
        <w:t>context</w:t>
      </w:r>
      <w:r w:rsidR="00CF3071">
        <w:t xml:space="preserve"> do</w:t>
      </w:r>
      <w:r w:rsidR="00D36EC4">
        <w:t>es</w:t>
      </w:r>
      <w:r w:rsidR="00CF3071">
        <w:t xml:space="preserve"> not bias selection</w:t>
      </w:r>
      <w:r w:rsidR="00D36EC4">
        <w:t xml:space="preserve"> in</w:t>
      </w:r>
      <w:r w:rsidR="000169BA">
        <w:t xml:space="preserve"> </w:t>
      </w:r>
      <w:r w:rsidR="00D36EC4">
        <w:t xml:space="preserve">favor of </w:t>
      </w:r>
      <w:r w:rsidR="000169BA">
        <w:t xml:space="preserve">task-related </w:t>
      </w:r>
      <w:r w:rsidR="00D36EC4">
        <w:t>information</w:t>
      </w:r>
      <w:r w:rsidR="00CF3071">
        <w:t>.</w:t>
      </w:r>
      <w:r w:rsidR="00236A87">
        <w:t xml:space="preserve"> As such, the mind is free to wander </w:t>
      </w:r>
      <w:r w:rsidR="00236A87">
        <w:fldChar w:fldCharType="begin" w:fldLock="1"/>
      </w:r>
      <w:r w:rsidR="00E24F03">
        <w:instrText>ADDIN CSL_CITATION {"citationItems":[{"id":"ITEM-1","itemData":{"ISBN":"1664-1078","abstract":"The waking mind is often occupied with mental contents that are minimally constrained by events in the here and now. These self-generated thoughts—e.g. mind-wandering or daydreaming—interfere with external task performance and can be a marker for unhappiness and even psychiatric problems. They also occupy our thoughts for upwards of half of the time, and under non-demanding conditions they (i) allow us to connect our past and future selves together, (ii) help us make successful long-term plans and (iii) can provide a source of creative inspiration. The lengths that the mind goes to self-generate thought, coupled with its apparent functionality, suggest that the mind places a higher priority on such cognition than on many other mental acts. Although mind-wandering may be unpleasant for the individual who experiences it and disruptive to the tasks of the moment, self-generated thought allows consciousness freedom from the here and now and so reflects a key evolutionary adaptation for the mind. Here we synthesize recent literature from cognitive and clinical psychology and propose two formal hypotheses that 1) highlight task context and thought content as critical factors that constrain the costs and benefits of self-generated thought and 2) provide direction on ways to investigate the costs and benefits from an impartial perspective.","author":[{"dropping-particle":"","family":"Smallwood","given":"Jonathan","non-dropping-particle":"","parse-names":false,"suffix":""},{"dropping-particle":"","family":"Andrews-Hanna","given":"Jessica","non-dropping-particle":"","parse-names":false,"suffix":""}],"container-title":"Frontiers in Psychology  ","id":"ITEM-1","issued":{"date-parts":[["2013"]]},"page":"441","title":"Not all minds that wander are lost: the importance of a balanced perspective on the mind-wandering state   ","type":"article","volume":"4      "},"uris":["http://www.mendeley.com/documents/?uuid=fa5244b9-fa0e-4abc-9a5f-607ba34cc1f5"]}],"mendeley":{"formattedCitation":"(Smallwood &amp; Andrews-Hanna, 2013)","plainTextFormattedCitation":"(Smallwood &amp; Andrews-Hanna, 2013)","previouslyFormattedCitation":"(Smallwood &amp; Andrews-Hanna, 2013)"},"properties":{"noteIndex":0},"schema":"https://github.com/citation-style-language/schema/raw/master/csl-citation.json"}</w:instrText>
      </w:r>
      <w:r w:rsidR="00236A87">
        <w:fldChar w:fldCharType="separate"/>
      </w:r>
      <w:r w:rsidR="00236A87" w:rsidRPr="00236A87">
        <w:rPr>
          <w:noProof/>
        </w:rPr>
        <w:t>(Smallwood &amp; Andrews-Hanna, 2013)</w:t>
      </w:r>
      <w:r w:rsidR="00236A87">
        <w:fldChar w:fldCharType="end"/>
      </w:r>
      <w:r w:rsidR="00236A87">
        <w:t>.</w:t>
      </w:r>
      <w:r w:rsidR="00CF3071">
        <w:t xml:space="preserve"> </w:t>
      </w:r>
      <w:r w:rsidR="004B163C">
        <w:t>In this context,</w:t>
      </w:r>
      <w:r w:rsidR="00CF3071">
        <w:t xml:space="preserve"> the </w:t>
      </w:r>
      <w:r w:rsidR="009F369F">
        <w:t>r</w:t>
      </w:r>
      <w:r w:rsidR="00DF0936">
        <w:t xml:space="preserve">epresentations </w:t>
      </w:r>
      <w:del w:id="1599" w:author="עמית ברנשטיין" w:date="2020-03-11T14:21:00Z">
        <w:r w:rsidR="008F7968" w:rsidDel="000502F6">
          <w:rPr>
            <w:lang w:val="en-IL"/>
          </w:rPr>
          <w:delText>r</w:delText>
        </w:r>
        <w:r w:rsidR="00AD0BD1" w:rsidDel="000502F6">
          <w:delText>epresentations</w:delText>
        </w:r>
        <w:r w:rsidR="009D401A" w:rsidDel="000502F6">
          <w:delText xml:space="preserve"> </w:delText>
        </w:r>
      </w:del>
      <w:r w:rsidR="00DF0936">
        <w:t>in</w:t>
      </w:r>
      <w:r w:rsidR="00CF3071">
        <w:t xml:space="preserve"> WM</w:t>
      </w:r>
      <w:r w:rsidR="00DF0936">
        <w:t xml:space="preserve">, </w:t>
      </w:r>
      <w:r w:rsidR="008F7968">
        <w:rPr>
          <w:lang w:val="en-IL"/>
        </w:rPr>
        <w:t>a</w:t>
      </w:r>
      <w:proofErr w:type="spellStart"/>
      <w:r w:rsidR="008F7968">
        <w:t>ffect</w:t>
      </w:r>
      <w:proofErr w:type="spellEnd"/>
      <w:r w:rsidR="008F7968">
        <w:t xml:space="preserve"> </w:t>
      </w:r>
      <w:ins w:id="1600" w:author="עמית ברנשטיין" w:date="2020-03-11T14:21:00Z">
        <w:r w:rsidR="000502F6">
          <w:t xml:space="preserve">as well as </w:t>
        </w:r>
      </w:ins>
      <w:del w:id="1601" w:author="עמית ברנשטיין" w:date="2020-03-11T14:21:00Z">
        <w:r w:rsidR="004B163C" w:rsidDel="000502F6">
          <w:delText>and</w:delText>
        </w:r>
        <w:r w:rsidR="00CF3071" w:rsidDel="000502F6">
          <w:delText xml:space="preserve"> </w:delText>
        </w:r>
      </w:del>
      <w:r w:rsidR="00CF3071">
        <w:t xml:space="preserve">stochastic element </w:t>
      </w:r>
      <w:r w:rsidR="004B163C">
        <w:t xml:space="preserve">of </w:t>
      </w:r>
      <w:r w:rsidR="00BB4080">
        <w:t xml:space="preserve">internal attention </w:t>
      </w:r>
      <w:r w:rsidR="00CF3071">
        <w:t xml:space="preserve">have greater weight </w:t>
      </w:r>
      <w:r w:rsidR="005940B9">
        <w:t xml:space="preserve">in influencing </w:t>
      </w:r>
      <w:r w:rsidR="00CF3071">
        <w:t>selection. The contents of WM influence</w:t>
      </w:r>
      <w:r w:rsidR="00D36EC4">
        <w:t xml:space="preserve"> selection</w:t>
      </w:r>
      <w:r w:rsidR="00CF3071">
        <w:t xml:space="preserve"> such that current </w:t>
      </w:r>
      <w:r w:rsidR="00072888">
        <w:t>representations</w:t>
      </w:r>
      <w:r w:rsidR="00CF3071">
        <w:t xml:space="preserve"> in WM (</w:t>
      </w:r>
      <w:r w:rsidR="00CF3071" w:rsidRPr="00CF3071">
        <w:t xml:space="preserve">Time </w:t>
      </w:r>
      <w:r w:rsidR="00CF3071" w:rsidRPr="00CB3E3C">
        <w:rPr>
          <w:i/>
          <w:iCs/>
        </w:rPr>
        <w:t>n</w:t>
      </w:r>
      <w:r w:rsidR="00CF3071" w:rsidRPr="00CF3071">
        <w:t xml:space="preserve">) </w:t>
      </w:r>
      <w:r w:rsidR="001D6798">
        <w:t>bias</w:t>
      </w:r>
      <w:r w:rsidR="001D6798" w:rsidRPr="00CF3071">
        <w:t xml:space="preserve"> </w:t>
      </w:r>
      <w:r w:rsidR="00CF3071" w:rsidRPr="00CF3071">
        <w:t xml:space="preserve">subsequent (Time </w:t>
      </w:r>
      <w:r w:rsidR="00CF3071" w:rsidRPr="00CB3E3C">
        <w:rPr>
          <w:i/>
          <w:iCs/>
        </w:rPr>
        <w:t>n</w:t>
      </w:r>
      <w:r w:rsidR="00CF3071" w:rsidRPr="00CF3071">
        <w:t>+1) selection</w:t>
      </w:r>
      <w:r w:rsidR="00CF3071">
        <w:t xml:space="preserve"> in</w:t>
      </w:r>
      <w:r w:rsidR="001D6798">
        <w:t xml:space="preserve"> </w:t>
      </w:r>
      <w:r w:rsidR="00CF3071">
        <w:t xml:space="preserve">favor of content-congruent information. </w:t>
      </w:r>
      <w:r w:rsidR="005940B9">
        <w:t>Over time</w:t>
      </w:r>
      <w:r w:rsidR="004B163C">
        <w:t>,</w:t>
      </w:r>
      <w:r w:rsidR="005940B9">
        <w:t xml:space="preserve"> this </w:t>
      </w:r>
      <w:r w:rsidR="005940B9">
        <w:lastRenderedPageBreak/>
        <w:t xml:space="preserve">should result in a higher probability for a series of repeated selection of </w:t>
      </w:r>
      <w:r w:rsidR="004B163C">
        <w:t xml:space="preserve">content-related </w:t>
      </w:r>
      <w:r w:rsidR="005940B9">
        <w:t xml:space="preserve">representations into WM. </w:t>
      </w:r>
      <w:r w:rsidR="00CF3071">
        <w:t xml:space="preserve">This </w:t>
      </w:r>
      <w:r w:rsidR="00525F34">
        <w:t>is in-line with the</w:t>
      </w:r>
      <w:r w:rsidR="00CF3071">
        <w:t xml:space="preserve"> phenomenological experience of relative stability of </w:t>
      </w:r>
      <w:r w:rsidR="001D6798">
        <w:t xml:space="preserve">streams of thought </w:t>
      </w:r>
      <w:r w:rsidR="00072888">
        <w:fldChar w:fldCharType="begin" w:fldLock="1"/>
      </w:r>
      <w:r w:rsidR="003F2002">
        <w:instrText>ADDIN CSL_CITATION {"citationItems":[{"id":"ITEM-1","itemData":{"DOI":"https://doi.org/10.1006/ccog.2000.0486","ISSN":"1053-8100","abstract":"William James described the stream of thought as having two components: (1) a nucleus of highly conscious, often perceptual material; and (2) a fringe of dimly felt contextual information that controls the entry of information into the nucleus and guides the progression of internally directed thought. Here I examine the neural and cognitive correlates of this phenomenology. A survey of the cognitive neuroscience literature suggests that the nucleus corresponds to a dynamic global buffer formed by interactions between different regions of the brain, while the fringe corresponds to a set of mechanisms in the frontal and medial temporal lobes that control the contents of this global buffer. A consequence of this account is that there might be conscious imagistic representations that are not part of the nucleus. I argue that phenomenology can be linked to psychology and neuroscience and a meaningful way that illuminates both.","author":[{"dropping-particle":"","family":"Epstein","given":"Russell","non-dropping-particle":"","parse-names":false,"suffix":""}],"container-title":"Consciousness and Cognition","id":"ITEM-1","issue":"4","issued":{"date-parts":[["2000"]]},"page":"550-575","title":"The Neural-Cognitive Basis of the Jamesian Stream of Thought","type":"article-journal","volume":"9"},"uris":["http://www.mendeley.com/documents/?uuid=ee78d11e-e41f-495a-857a-def789a45d9c"]}],"mendeley":{"formattedCitation":"(Epstein, 2000)","plainTextFormattedCitation":"(Epstein, 2000)","previouslyFormattedCitation":"(Epstein, 2000)"},"properties":{"noteIndex":0},"schema":"https://github.com/citation-style-language/schema/raw/master/csl-citation.json"}</w:instrText>
      </w:r>
      <w:r w:rsidR="00072888">
        <w:fldChar w:fldCharType="separate"/>
      </w:r>
      <w:r w:rsidR="00072888" w:rsidRPr="00072888">
        <w:rPr>
          <w:noProof/>
        </w:rPr>
        <w:t>(Epstein, 2000)</w:t>
      </w:r>
      <w:r w:rsidR="00072888">
        <w:fldChar w:fldCharType="end"/>
      </w:r>
      <w:r w:rsidR="00A4490E">
        <w:t>. However, the stochastic</w:t>
      </w:r>
      <w:r w:rsidR="00CF3071">
        <w:t xml:space="preserve"> element</w:t>
      </w:r>
      <w:r w:rsidR="005940B9">
        <w:t xml:space="preserve"> also</w:t>
      </w:r>
      <w:r w:rsidR="00CF3071">
        <w:t xml:space="preserve"> impacts</w:t>
      </w:r>
      <w:r w:rsidR="00A4490E">
        <w:t xml:space="preserve"> selection</w:t>
      </w:r>
      <w:r w:rsidR="00CF3071">
        <w:t xml:space="preserve"> such that at </w:t>
      </w:r>
      <w:r w:rsidR="00A4490E">
        <w:t>random occasions</w:t>
      </w:r>
      <w:r w:rsidR="00D36EC4">
        <w:t xml:space="preserve"> </w:t>
      </w:r>
      <w:r w:rsidR="00CF3071" w:rsidRPr="00CB3E3C">
        <w:rPr>
          <w:i/>
          <w:iCs/>
        </w:rPr>
        <w:t>unrelated</w:t>
      </w:r>
      <w:r w:rsidR="00A4490E">
        <w:t xml:space="preserve"> </w:t>
      </w:r>
      <w:r w:rsidR="00CF3071">
        <w:t>thought-content</w:t>
      </w:r>
      <w:r w:rsidR="005A6B09">
        <w:rPr>
          <w:lang w:val="en-IL"/>
        </w:rPr>
        <w:t xml:space="preserve"> </w:t>
      </w:r>
      <w:r w:rsidR="005A6B09">
        <w:t xml:space="preserve">(to that at Time </w:t>
      </w:r>
      <w:r w:rsidR="005A6B09" w:rsidRPr="00CB3E3C">
        <w:rPr>
          <w:i/>
          <w:iCs/>
        </w:rPr>
        <w:t>n</w:t>
      </w:r>
      <w:r w:rsidR="005A6B09" w:rsidRPr="00A418C1">
        <w:rPr>
          <w:i/>
          <w:iCs/>
        </w:rPr>
        <w:t>-1</w:t>
      </w:r>
      <w:r w:rsidR="005A6B09">
        <w:t>)</w:t>
      </w:r>
      <w:r w:rsidR="00A4490E">
        <w:t xml:space="preserve"> is</w:t>
      </w:r>
      <w:r w:rsidR="00CF3071">
        <w:t xml:space="preserve"> selected</w:t>
      </w:r>
      <w:r w:rsidR="004B163C">
        <w:t xml:space="preserve"> –</w:t>
      </w:r>
      <w:r w:rsidR="00CF3071">
        <w:t xml:space="preserve"> switching the ‘theme’ of stream of thought</w:t>
      </w:r>
      <w:r w:rsidR="003F2002">
        <w:t xml:space="preserve"> </w:t>
      </w:r>
      <w:r w:rsidR="003F2002">
        <w:fldChar w:fldCharType="begin" w:fldLock="1"/>
      </w:r>
      <w:r w:rsidR="00293CED">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framework","type":"article-journal","volume":"17"},"uris":["http://www.mendeley.com/documents/?uuid=ed007f4a-720b-4e9c-97dc-92a773e6b2ec"]},{"id":"ITEM-2","itemData":{"DOI":"10.1037/11059-000","abstract":"In this second volume of Principles of Psychology, James examines perception, cognitive processes, instinctual processes, and emotional processes in humans. He also examines consciousness states and addresses issues of psychogenesis. (PsycINFO Database Record (c) 2018 APA, all rights reserved)","author":[{"dropping-particle":"","family":"James","given":"William","non-dropping-particle":"","parse-names":false,"suffix":""}],"container-title":"The principles of psychology, Vol II.","id":"ITEM-2","issued":{"date-parts":[["1890"]]},"page":"vi, 704-vi, 704","publisher":"Henry Holt and Company","publisher-place":"NY, US","title":"The principles of psychology, Vol II.","type":"article"},"uris":["http://www.mendeley.com/documents/?uuid=d06a30d3-649b-4402-8bbe-e35975f9a169"]}],"mendeley":{"formattedCitation":"(Christoff et al., 2016; James, 1890)","plainTextFormattedCitation":"(Christoff et al., 2016; James, 1890)","previouslyFormattedCitation":"(Christoff et al., 2016; James, 1890)"},"properties":{"noteIndex":0},"schema":"https://github.com/citation-style-language/schema/raw/master/csl-citation.json"}</w:instrText>
      </w:r>
      <w:r w:rsidR="003F2002">
        <w:fldChar w:fldCharType="separate"/>
      </w:r>
      <w:r w:rsidR="003F2002" w:rsidRPr="003F2002">
        <w:rPr>
          <w:noProof/>
        </w:rPr>
        <w:t>(Christoff et al., 2016; James, 1890)</w:t>
      </w:r>
      <w:r w:rsidR="003F2002">
        <w:fldChar w:fldCharType="end"/>
      </w:r>
      <w:r w:rsidR="00CF3071">
        <w:t>.</w:t>
      </w:r>
      <w:r w:rsidR="001D6798">
        <w:t xml:space="preserve"> Consequently, </w:t>
      </w:r>
      <w:r w:rsidR="00FB24C1">
        <w:t xml:space="preserve">under low contextual demands </w:t>
      </w:r>
      <w:r w:rsidR="004B163C">
        <w:t xml:space="preserve">for sustained attention on a task </w:t>
      </w:r>
      <w:r w:rsidR="00FB24C1">
        <w:t xml:space="preserve">and </w:t>
      </w:r>
      <w:r w:rsidR="004B163C">
        <w:t>emotionally-</w:t>
      </w:r>
      <w:r w:rsidR="00FB24C1">
        <w:t>neutral representations held in WM, the stream of</w:t>
      </w:r>
      <w:r w:rsidR="004B163C">
        <w:t xml:space="preserve"> thought</w:t>
      </w:r>
      <w:r w:rsidR="00FB24C1">
        <w:t xml:space="preserve"> contents in awareness should be relative</w:t>
      </w:r>
      <w:r w:rsidR="004B163C">
        <w:t>ly</w:t>
      </w:r>
      <w:r w:rsidR="00FB24C1">
        <w:t xml:space="preserve"> stable (in terms of perceived relation between content from moment</w:t>
      </w:r>
      <w:r w:rsidR="00236A87">
        <w:t>-</w:t>
      </w:r>
      <w:r w:rsidR="00FB24C1">
        <w:t>to</w:t>
      </w:r>
      <w:r w:rsidR="00236A87">
        <w:t>-</w:t>
      </w:r>
      <w:r w:rsidR="00FB24C1">
        <w:t>moment) with</w:t>
      </w:r>
      <w:r w:rsidR="004B163C">
        <w:t xml:space="preserve"> largely</w:t>
      </w:r>
      <w:r w:rsidR="00FB24C1">
        <w:t xml:space="preserve"> random intervals </w:t>
      </w:r>
      <w:r w:rsidR="004B163C">
        <w:t>between changes</w:t>
      </w:r>
      <w:r w:rsidR="009D401A">
        <w:t xml:space="preserve"> </w:t>
      </w:r>
      <w:r w:rsidR="004B163C">
        <w:t>in the content of those representations</w:t>
      </w:r>
      <w:r w:rsidR="000563FE">
        <w:t xml:space="preserve"> (see Figure 5B for </w:t>
      </w:r>
      <w:proofErr w:type="spellStart"/>
      <w:r w:rsidR="000563FE">
        <w:t>visualised</w:t>
      </w:r>
      <w:proofErr w:type="spellEnd"/>
      <w:r w:rsidR="000563FE">
        <w:t xml:space="preserve"> simulation)</w:t>
      </w:r>
      <w:r w:rsidR="001D6798">
        <w:t>.</w:t>
      </w:r>
    </w:p>
    <w:p w14:paraId="77B34934" w14:textId="1B990A90" w:rsidR="008700B8" w:rsidRDefault="00BD5162" w:rsidP="005A6B09">
      <w:r>
        <w:rPr>
          <w:rStyle w:val="Heading4Char"/>
        </w:rPr>
        <w:t>Interactions of l</w:t>
      </w:r>
      <w:r w:rsidR="00FB24C1" w:rsidRPr="00BB4080">
        <w:rPr>
          <w:rStyle w:val="Heading4Char"/>
        </w:rPr>
        <w:t>ow</w:t>
      </w:r>
      <w:r w:rsidR="00852BD0" w:rsidRPr="00BB4080">
        <w:rPr>
          <w:rStyle w:val="Heading4Char"/>
        </w:rPr>
        <w:t>-</w:t>
      </w:r>
      <w:r w:rsidR="00FB24C1" w:rsidRPr="00BB4080">
        <w:rPr>
          <w:rStyle w:val="Heading4Char"/>
        </w:rPr>
        <w:t xml:space="preserve">demand </w:t>
      </w:r>
      <w:r w:rsidR="00852BD0" w:rsidRPr="00BB4080">
        <w:rPr>
          <w:rStyle w:val="Heading4Char"/>
        </w:rPr>
        <w:t>context</w:t>
      </w:r>
      <w:r>
        <w:rPr>
          <w:rStyle w:val="Heading4Char"/>
        </w:rPr>
        <w:t>ual demands and</w:t>
      </w:r>
      <w:r w:rsidR="00852BD0" w:rsidRPr="00BB4080">
        <w:rPr>
          <w:rStyle w:val="Heading4Char"/>
        </w:rPr>
        <w:t xml:space="preserve"> </w:t>
      </w:r>
      <w:r w:rsidR="000563FE">
        <w:rPr>
          <w:rStyle w:val="Heading4Char"/>
        </w:rPr>
        <w:t>affect</w:t>
      </w:r>
      <w:r w:rsidR="00FB24C1" w:rsidRPr="00BB4080">
        <w:rPr>
          <w:rStyle w:val="Heading4Char"/>
        </w:rPr>
        <w:t>.</w:t>
      </w:r>
      <w:r w:rsidR="00FB24C1">
        <w:t xml:space="preserve"> </w:t>
      </w:r>
      <w:r w:rsidR="00CF3071">
        <w:t>As</w:t>
      </w:r>
      <w:r w:rsidR="00DC46E1">
        <w:t xml:space="preserve"> described</w:t>
      </w:r>
      <w:r w:rsidR="00CF3071">
        <w:t xml:space="preserve"> above, </w:t>
      </w:r>
      <w:r w:rsidR="008F7968">
        <w:rPr>
          <w:lang w:val="en-IL"/>
        </w:rPr>
        <w:t>a</w:t>
      </w:r>
      <w:proofErr w:type="spellStart"/>
      <w:r w:rsidR="000563FE">
        <w:t>ffect</w:t>
      </w:r>
      <w:proofErr w:type="spellEnd"/>
      <w:r w:rsidR="000563FE">
        <w:t xml:space="preserve"> </w:t>
      </w:r>
      <w:r w:rsidR="00CF3071">
        <w:t xml:space="preserve">also influences selection of internal content by </w:t>
      </w:r>
      <w:r w:rsidR="005D17ED">
        <w:t xml:space="preserve">biasing selection </w:t>
      </w:r>
      <w:r w:rsidR="00647505">
        <w:t xml:space="preserve">in favor </w:t>
      </w:r>
      <w:r w:rsidR="005D17ED">
        <w:t>of</w:t>
      </w:r>
      <w:r w:rsidR="00CF3071">
        <w:t xml:space="preserve"> </w:t>
      </w:r>
      <w:r w:rsidR="00FB24C1">
        <w:t>a</w:t>
      </w:r>
      <w:r w:rsidR="00E51878">
        <w:t>f</w:t>
      </w:r>
      <w:r w:rsidR="00FB24C1">
        <w:t>fect</w:t>
      </w:r>
      <w:r w:rsidR="00CF3071">
        <w:t>-congruent content.</w:t>
      </w:r>
      <w:r w:rsidR="00C974EB">
        <w:t xml:space="preserve"> Therefor</w:t>
      </w:r>
      <w:r w:rsidR="00555056">
        <w:t>e</w:t>
      </w:r>
      <w:r w:rsidR="00C974EB">
        <w:t xml:space="preserve">, </w:t>
      </w:r>
      <w:r w:rsidR="00A65ECE">
        <w:t xml:space="preserve">when negative </w:t>
      </w:r>
      <w:r w:rsidR="00DC46E1">
        <w:t xml:space="preserve">affect </w:t>
      </w:r>
      <w:r w:rsidR="00A65ECE">
        <w:t xml:space="preserve">is </w:t>
      </w:r>
      <w:r w:rsidR="00FB24C1">
        <w:t>triggered</w:t>
      </w:r>
      <w:r w:rsidR="00A65ECE">
        <w:t xml:space="preserve"> (Time </w:t>
      </w:r>
      <w:r w:rsidR="00A65ECE" w:rsidRPr="00BB4080">
        <w:rPr>
          <w:i/>
          <w:iCs/>
        </w:rPr>
        <w:t>n</w:t>
      </w:r>
      <w:r w:rsidR="00A65ECE">
        <w:t>)</w:t>
      </w:r>
      <w:r w:rsidR="004B163C">
        <w:t>,</w:t>
      </w:r>
      <w:r w:rsidR="00A65ECE">
        <w:t xml:space="preserve"> </w:t>
      </w:r>
      <w:r w:rsidR="00C974EB">
        <w:t xml:space="preserve">it then biases subsequent (Time </w:t>
      </w:r>
      <w:r w:rsidR="00C974EB" w:rsidRPr="00BB4080">
        <w:rPr>
          <w:i/>
          <w:iCs/>
        </w:rPr>
        <w:t>n</w:t>
      </w:r>
      <w:r w:rsidR="00C974EB">
        <w:t>+1) selection in</w:t>
      </w:r>
      <w:r w:rsidR="00FB24C1">
        <w:t xml:space="preserve"> </w:t>
      </w:r>
      <w:r w:rsidR="00A331E8">
        <w:t>favor</w:t>
      </w:r>
      <w:r w:rsidR="00C974EB">
        <w:t xml:space="preserve"> of (negative) </w:t>
      </w:r>
      <w:r w:rsidR="00E51878">
        <w:t>affect</w:t>
      </w:r>
      <w:r w:rsidR="00C974EB">
        <w:t xml:space="preserve">-congruent </w:t>
      </w:r>
      <w:r w:rsidR="00236A87">
        <w:t>representations</w:t>
      </w:r>
      <w:r w:rsidR="00C974EB">
        <w:t xml:space="preserve"> (e.g., negative thoughts about oneself). If </w:t>
      </w:r>
      <w:r w:rsidR="004B163C">
        <w:t xml:space="preserve">a </w:t>
      </w:r>
      <w:r w:rsidR="00D36EC4">
        <w:t>ne</w:t>
      </w:r>
      <w:r w:rsidR="00C974EB">
        <w:t xml:space="preserve">gative </w:t>
      </w:r>
      <w:r w:rsidR="00E51878">
        <w:t xml:space="preserve">representation </w:t>
      </w:r>
      <w:r w:rsidR="00C974EB">
        <w:t>is selected into WM (Time</w:t>
      </w:r>
      <w:r w:rsidR="00C974EB" w:rsidRPr="00BB4080">
        <w:rPr>
          <w:i/>
          <w:iCs/>
        </w:rPr>
        <w:t xml:space="preserve"> </w:t>
      </w:r>
      <w:r w:rsidR="00C974EB" w:rsidRPr="009D401A">
        <w:rPr>
          <w:i/>
          <w:iCs/>
        </w:rPr>
        <w:t>n+</w:t>
      </w:r>
      <w:r w:rsidR="000A0D20" w:rsidRPr="009D401A">
        <w:rPr>
          <w:i/>
          <w:iCs/>
        </w:rPr>
        <w:t>1</w:t>
      </w:r>
      <w:r w:rsidR="00C974EB">
        <w:t>)</w:t>
      </w:r>
      <w:r w:rsidR="009F369F">
        <w:t>, then</w:t>
      </w:r>
      <w:r w:rsidR="00C974EB">
        <w:t xml:space="preserve"> this may further bias </w:t>
      </w:r>
      <w:r w:rsidR="00C94F6B">
        <w:t>selection of</w:t>
      </w:r>
      <w:r w:rsidR="00C974EB">
        <w:t xml:space="preserve"> negative </w:t>
      </w:r>
      <w:r w:rsidR="00E51878" w:rsidRPr="009D401A">
        <w:t>affec</w:t>
      </w:r>
      <w:r w:rsidR="00236A87" w:rsidRPr="009D401A">
        <w:t>t</w:t>
      </w:r>
      <w:r w:rsidR="00C974EB" w:rsidRPr="009D401A">
        <w:t xml:space="preserve"> congruen</w:t>
      </w:r>
      <w:r w:rsidR="00236A87">
        <w:t>t represen</w:t>
      </w:r>
      <w:r w:rsidR="00647505">
        <w:t>t</w:t>
      </w:r>
      <w:r w:rsidR="00236A87">
        <w:t>ations</w:t>
      </w:r>
      <w:r w:rsidR="00C974EB">
        <w:t>, potentially resulting in a spiral of repetitive negative thinking</w:t>
      </w:r>
      <w:r w:rsidR="00D36EC4">
        <w:t xml:space="preserve"> driven by the feedback from</w:t>
      </w:r>
      <w:r w:rsidR="00E51878">
        <w:t xml:space="preserve"> </w:t>
      </w:r>
      <w:r w:rsidR="009F369F">
        <w:t>r</w:t>
      </w:r>
      <w:r w:rsidR="000563FE">
        <w:t xml:space="preserve">epresentations </w:t>
      </w:r>
      <w:r w:rsidR="004B163C">
        <w:t>in</w:t>
      </w:r>
      <w:r w:rsidR="000A0D20">
        <w:t xml:space="preserve"> </w:t>
      </w:r>
      <w:r w:rsidR="00D36EC4">
        <w:t xml:space="preserve">WM and </w:t>
      </w:r>
      <w:r w:rsidR="009F369F">
        <w:t>a</w:t>
      </w:r>
      <w:r w:rsidR="000563FE">
        <w:t xml:space="preserve">ffect </w:t>
      </w:r>
      <w:r w:rsidR="00D36EC4">
        <w:t>into selection and so on</w:t>
      </w:r>
      <w:r w:rsidR="00293CED">
        <w:t xml:space="preserve"> </w:t>
      </w:r>
      <w:r w:rsidR="00293CED">
        <w:fldChar w:fldCharType="begin" w:fldLock="1"/>
      </w:r>
      <w:r w:rsidR="00945548">
        <w:instrText>ADDIN CSL_CITATION {"citationItems":[{"id":"ITEM-1","itemData":{"DOI":"10.1037/a0030923","ISBN":"0033-2909","ISSN":"00332909","PMID":"23244316","abstract":"Rumination,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Bulletin","id":"ITEM-1","issue":"5","issued":{"date-parts":[["2013"]]},"page":"1036-1061","title":"An attentional scope model of rumination","type":"article-journal","volume":"139"},"uris":["http://www.mendeley.com/documents/?uuid=fbfdb4d1-f746-4774-8048-dfc079cacac1"]}],"mendeley":{"formattedCitation":"(Whitmer &amp; Gotlib, 2013)","plainTextFormattedCitation":"(Whitmer &amp; Gotlib, 2013)","previouslyFormattedCitation":"(Whitmer &amp; Gotlib, 2013)"},"properties":{"noteIndex":0},"schema":"https://github.com/citation-style-language/schema/raw/master/csl-citation.json"}</w:instrText>
      </w:r>
      <w:r w:rsidR="00293CED">
        <w:fldChar w:fldCharType="separate"/>
      </w:r>
      <w:r w:rsidR="00293CED" w:rsidRPr="00293CED">
        <w:rPr>
          <w:noProof/>
        </w:rPr>
        <w:t>(Whitmer &amp; Gotlib, 2013)</w:t>
      </w:r>
      <w:r w:rsidR="00293CED">
        <w:fldChar w:fldCharType="end"/>
      </w:r>
      <w:r w:rsidR="00C974EB">
        <w:t>. Here again</w:t>
      </w:r>
      <w:r w:rsidR="004B163C">
        <w:t>,</w:t>
      </w:r>
      <w:r w:rsidR="00C974EB">
        <w:t xml:space="preserve"> the stochastic element </w:t>
      </w:r>
      <w:r w:rsidR="00D36EC4">
        <w:t>has a</w:t>
      </w:r>
      <w:r w:rsidR="004B163C">
        <w:t>n important</w:t>
      </w:r>
      <w:r w:rsidR="00C974EB">
        <w:t xml:space="preserve"> </w:t>
      </w:r>
      <w:r w:rsidR="00CD6C87">
        <w:t>and potentially adaptive</w:t>
      </w:r>
      <w:r w:rsidR="00C974EB">
        <w:t xml:space="preserve"> </w:t>
      </w:r>
      <w:r w:rsidR="00D36EC4">
        <w:t>function.</w:t>
      </w:r>
      <w:r w:rsidR="00C974EB">
        <w:t xml:space="preserve"> </w:t>
      </w:r>
      <w:r w:rsidR="004B163C">
        <w:t>In this type of low-demand context, a</w:t>
      </w:r>
      <w:r w:rsidR="00C974EB">
        <w:t xml:space="preserve"> negative </w:t>
      </w:r>
      <w:r w:rsidR="004B163C">
        <w:t xml:space="preserve">thought-affect </w:t>
      </w:r>
      <w:r w:rsidR="00D36EC4">
        <w:t>spiral</w:t>
      </w:r>
      <w:r w:rsidR="00C974EB">
        <w:t xml:space="preserve"> may only be exited</w:t>
      </w:r>
      <w:r w:rsidR="00D36EC4">
        <w:t xml:space="preserve"> – meaning that the self-sustaining feedback loop </w:t>
      </w:r>
      <w:del w:id="1602" w:author="עמית ברנשטיין" w:date="2020-03-11T14:24:00Z">
        <w:r w:rsidR="00D36EC4" w:rsidDel="000502F6">
          <w:delText xml:space="preserve">is </w:delText>
        </w:r>
      </w:del>
      <w:ins w:id="1603" w:author="עמית ברנשטיין" w:date="2020-03-11T14:24:00Z">
        <w:r w:rsidR="000502F6">
          <w:t xml:space="preserve">may be </w:t>
        </w:r>
      </w:ins>
      <w:r w:rsidR="00D36EC4">
        <w:t xml:space="preserve">disrupted/stopped – </w:t>
      </w:r>
      <w:r w:rsidR="00C974EB">
        <w:t>due to random selection of non-negative th</w:t>
      </w:r>
      <w:r w:rsidR="00A65ECE">
        <w:t xml:space="preserve">ought content which terminates </w:t>
      </w:r>
      <w:r w:rsidR="00C974EB">
        <w:t>the</w:t>
      </w:r>
      <w:r w:rsidR="00A65ECE">
        <w:t xml:space="preserve"> current</w:t>
      </w:r>
      <w:r w:rsidR="00C974EB">
        <w:t xml:space="preserve"> cycle of repetitive negative thinking</w:t>
      </w:r>
      <w:r w:rsidR="00217284">
        <w:t>. A</w:t>
      </w:r>
      <w:r w:rsidR="006C4C0E">
        <w:t xml:space="preserve">lternately </w:t>
      </w:r>
      <w:r w:rsidR="00DC46E1">
        <w:t xml:space="preserve">a change in contextual demands may also </w:t>
      </w:r>
      <w:r w:rsidR="009F369F">
        <w:t xml:space="preserve">lead to an </w:t>
      </w:r>
      <w:r w:rsidR="00DC46E1">
        <w:t xml:space="preserve">exit </w:t>
      </w:r>
      <w:r w:rsidR="009F369F">
        <w:t>from the</w:t>
      </w:r>
      <w:r w:rsidR="00DC46E1">
        <w:t xml:space="preserve"> self-sustaining state</w:t>
      </w:r>
      <w:r w:rsidR="009F369F">
        <w:t xml:space="preserve"> of the system</w:t>
      </w:r>
      <w:r w:rsidR="00217284">
        <w:t xml:space="preserve"> (</w:t>
      </w:r>
      <w:r w:rsidR="00DC46E1">
        <w:t xml:space="preserve">see </w:t>
      </w:r>
      <w:r w:rsidR="00DC46E1" w:rsidRPr="00D92208">
        <w:rPr>
          <w:i/>
          <w:iCs/>
        </w:rPr>
        <w:t>High-demand context</w:t>
      </w:r>
      <w:r w:rsidR="00DC46E1">
        <w:rPr>
          <w:i/>
          <w:iCs/>
        </w:rPr>
        <w:t xml:space="preserve"> </w:t>
      </w:r>
      <w:commentRangeStart w:id="1604"/>
      <w:r w:rsidR="00DC46E1">
        <w:t>above</w:t>
      </w:r>
      <w:commentRangeEnd w:id="1604"/>
      <w:r w:rsidR="000502F6">
        <w:rPr>
          <w:rStyle w:val="CommentReference"/>
        </w:rPr>
        <w:commentReference w:id="1604"/>
      </w:r>
      <w:r w:rsidR="00DC46E1">
        <w:t>)</w:t>
      </w:r>
      <w:r w:rsidR="00C974EB">
        <w:t>.</w:t>
      </w:r>
      <w:r w:rsidR="00293CED">
        <w:t xml:space="preserve"> </w:t>
      </w:r>
    </w:p>
    <w:p w14:paraId="787D9028" w14:textId="3254BBBE" w:rsidR="00DA1BDC" w:rsidRDefault="008E7E93" w:rsidP="0075551C">
      <w:pPr>
        <w:pStyle w:val="Heading2"/>
        <w:pPrChange w:id="1605" w:author="עמית ברנשטיין" w:date="2020-03-12T16:17:00Z">
          <w:pPr>
            <w:pStyle w:val="Heading1"/>
          </w:pPr>
        </w:pPrChange>
      </w:pPr>
      <w:r>
        <w:lastRenderedPageBreak/>
        <w:t>Potential applications of the Attention-to-Thoughts model</w:t>
      </w:r>
    </w:p>
    <w:p w14:paraId="19405310" w14:textId="0B8F804D" w:rsidR="008E7E93" w:rsidRPr="001B59CD" w:rsidRDefault="008E7E93" w:rsidP="00C4272E">
      <w:pPr>
        <w:rPr>
          <w:lang w:val="en-IL"/>
          <w:rPrChange w:id="1606" w:author="יפתח עמיר" w:date="2020-01-16T08:49:00Z">
            <w:rPr/>
          </w:rPrChange>
        </w:rPr>
      </w:pPr>
      <w:commentRangeStart w:id="1607"/>
      <w:r>
        <w:t xml:space="preserve">A2T model </w:t>
      </w:r>
      <w:r w:rsidR="00397DE5">
        <w:t xml:space="preserve">provides </w:t>
      </w:r>
      <w:commentRangeEnd w:id="1607"/>
      <w:r w:rsidR="001B037F">
        <w:rPr>
          <w:rStyle w:val="CommentReference"/>
        </w:rPr>
        <w:commentReference w:id="1607"/>
      </w:r>
      <w:r w:rsidR="00397DE5">
        <w:t xml:space="preserve">a conceptual and computational framework for examining the </w:t>
      </w:r>
      <w:r w:rsidR="0091038D">
        <w:t xml:space="preserve">temporal </w:t>
      </w:r>
      <w:r w:rsidR="00472E81">
        <w:t>dynamics of</w:t>
      </w:r>
      <w:r w:rsidR="00397DE5">
        <w:t xml:space="preserve"> internal attention, thought and affect. Accordingly, A2T has potential applications to the study of psychological phenomena</w:t>
      </w:r>
      <w:r w:rsidR="009769A1">
        <w:t xml:space="preserve"> or processes</w:t>
      </w:r>
      <w:r w:rsidR="00397DE5">
        <w:t xml:space="preserve"> </w:t>
      </w:r>
      <w:r w:rsidR="00472E81">
        <w:t>characterized by</w:t>
      </w:r>
      <w:r w:rsidR="00DA0971">
        <w:t xml:space="preserve"> temporal dynamics of thought and</w:t>
      </w:r>
      <w:r w:rsidR="00397DE5">
        <w:t xml:space="preserve"> affec</w:t>
      </w:r>
      <w:r w:rsidR="00DA0971">
        <w:t>t</w:t>
      </w:r>
      <w:r w:rsidR="003D49E2">
        <w:t xml:space="preserve">. </w:t>
      </w:r>
      <w:del w:id="1608" w:author="יפתח עמיר" w:date="2020-01-16T08:49:00Z">
        <w:r w:rsidR="008700B8" w:rsidDel="001B59CD">
          <w:delText>E</w:delText>
        </w:r>
        <w:r w:rsidR="00DA0971" w:rsidDel="001B59CD">
          <w:delText>xample</w:delText>
        </w:r>
        <w:r w:rsidR="008700B8" w:rsidDel="001B59CD">
          <w:delText>s of</w:delText>
        </w:r>
        <w:r w:rsidR="00DA0971" w:rsidDel="001B59CD">
          <w:delText xml:space="preserve"> </w:delText>
        </w:r>
        <w:commentRangeStart w:id="1609"/>
        <w:r w:rsidR="00DA0971" w:rsidDel="001B59CD">
          <w:delText>two such phenomena are mindwandering and mindfulness meditation</w:delText>
        </w:r>
        <w:r w:rsidR="0091038D" w:rsidDel="001B59CD">
          <w:delText xml:space="preserve">. </w:delText>
        </w:r>
        <w:commentRangeStart w:id="1610"/>
        <w:r w:rsidR="003D49E2" w:rsidDel="001B59CD">
          <w:delText>Key questions in thes</w:delText>
        </w:r>
        <w:commentRangeEnd w:id="1609"/>
        <w:r w:rsidR="00AD0BD1" w:rsidDel="001B59CD">
          <w:rPr>
            <w:rStyle w:val="CommentReference"/>
          </w:rPr>
          <w:commentReference w:id="1609"/>
        </w:r>
        <w:r w:rsidR="003D49E2" w:rsidDel="001B59CD">
          <w:delText>e fields regard</w:delText>
        </w:r>
        <w:r w:rsidR="0091038D" w:rsidDel="001B59CD">
          <w:delText>:</w:delText>
        </w:r>
        <w:r w:rsidR="003D49E2" w:rsidDel="001B59CD">
          <w:delText xml:space="preserve"> (i)</w:delText>
        </w:r>
        <w:r w:rsidR="0091038D" w:rsidDel="001B59CD">
          <w:delText xml:space="preserve"> why and how attention spontaneously or </w:delText>
        </w:r>
        <w:r w:rsidR="008700B8" w:rsidDel="001B59CD">
          <w:delText>volitionally</w:delText>
        </w:r>
        <w:r w:rsidR="0091038D" w:rsidDel="001B59CD">
          <w:delText xml:space="preserve"> shifts from a task-relevant target (</w:delText>
        </w:r>
        <w:commentRangeEnd w:id="1610"/>
        <w:r w:rsidR="00AD0BD1" w:rsidDel="001B59CD">
          <w:rPr>
            <w:rStyle w:val="CommentReference"/>
          </w:rPr>
          <w:commentReference w:id="1610"/>
        </w:r>
        <w:r w:rsidR="0091038D" w:rsidDel="001B59CD">
          <w:delText>e.g., in mindwandering – some ongoing task, in mindfulness</w:delText>
        </w:r>
        <w:r w:rsidR="008700B8" w:rsidDel="001B59CD">
          <w:delText xml:space="preserve"> meditation</w:delText>
        </w:r>
        <w:r w:rsidR="0091038D" w:rsidDel="001B59CD">
          <w:delText xml:space="preserve"> – focusing on one’s breath) to internal events; </w:delText>
        </w:r>
        <w:r w:rsidR="003D49E2" w:rsidDel="001B59CD">
          <w:delText xml:space="preserve">(ii) </w:delText>
        </w:r>
        <w:r w:rsidR="0091038D" w:rsidDel="001B59CD">
          <w:delText xml:space="preserve">the affective antecedents or consequences of such attentional shifts; </w:delText>
        </w:r>
        <w:r w:rsidR="00D108CC" w:rsidDel="001B59CD">
          <w:delText>or</w:delText>
        </w:r>
        <w:r w:rsidR="0091038D" w:rsidDel="001B59CD">
          <w:delText xml:space="preserve"> </w:delText>
        </w:r>
        <w:r w:rsidR="003D49E2" w:rsidDel="001B59CD">
          <w:delText xml:space="preserve">(iii) </w:delText>
        </w:r>
        <w:r w:rsidR="0091038D" w:rsidDel="001B59CD">
          <w:delText xml:space="preserve">the contextual </w:delText>
        </w:r>
        <w:r w:rsidR="00D108CC" w:rsidDel="001B59CD">
          <w:delText>influences over these phenomena.</w:delText>
        </w:r>
      </w:del>
      <w:ins w:id="1611" w:author="יפתח עמיר" w:date="2020-01-24T09:23:00Z">
        <w:r w:rsidR="008F7968">
          <w:rPr>
            <w:lang w:val="en-IL"/>
          </w:rPr>
          <w:t>For example</w:t>
        </w:r>
      </w:ins>
      <w:ins w:id="1612" w:author="יפתח עמיר" w:date="2020-01-16T08:49:00Z">
        <w:r w:rsidR="001B59CD">
          <w:rPr>
            <w:lang w:val="en-IL"/>
          </w:rPr>
          <w:t>, A2T has direct and significant implications for understanding the temporal dynamic</w:t>
        </w:r>
      </w:ins>
      <w:ins w:id="1613" w:author="יפתח עמיר" w:date="2020-01-24T09:23:00Z">
        <w:r w:rsidR="008F7968">
          <w:rPr>
            <w:lang w:val="en-IL"/>
          </w:rPr>
          <w:t>s</w:t>
        </w:r>
      </w:ins>
      <w:ins w:id="1614" w:author="יפתח עמיר" w:date="2020-01-16T08:49:00Z">
        <w:r w:rsidR="001B59CD">
          <w:rPr>
            <w:lang w:val="en-IL"/>
          </w:rPr>
          <w:t xml:space="preserve"> of </w:t>
        </w:r>
        <w:commentRangeStart w:id="1615"/>
        <w:r w:rsidR="001B59CD">
          <w:rPr>
            <w:lang w:val="en-IL"/>
          </w:rPr>
          <w:t>cogniti</w:t>
        </w:r>
      </w:ins>
      <w:ins w:id="1616" w:author="יפתח עמיר" w:date="2020-01-16T08:50:00Z">
        <w:r w:rsidR="000E3343">
          <w:rPr>
            <w:lang w:val="en-IL"/>
          </w:rPr>
          <w:t>ve-</w:t>
        </w:r>
      </w:ins>
      <w:ins w:id="1617" w:author="יפתח עמיר" w:date="2020-01-16T08:49:00Z">
        <w:r w:rsidR="001B59CD">
          <w:rPr>
            <w:lang w:val="en-IL"/>
          </w:rPr>
          <w:t>e</w:t>
        </w:r>
      </w:ins>
      <w:ins w:id="1618" w:author="יפתח עמיר" w:date="2020-01-16T08:50:00Z">
        <w:r w:rsidR="001B59CD">
          <w:rPr>
            <w:lang w:val="en-IL"/>
          </w:rPr>
          <w:t>motion</w:t>
        </w:r>
        <w:r w:rsidR="000E3343">
          <w:rPr>
            <w:lang w:val="en-IL"/>
          </w:rPr>
          <w:t>al</w:t>
        </w:r>
      </w:ins>
      <w:ins w:id="1619" w:author="יפתח עמיר" w:date="2020-01-24T09:20:00Z">
        <w:r w:rsidR="008F7968">
          <w:rPr>
            <w:lang w:val="en-IL"/>
          </w:rPr>
          <w:t xml:space="preserve"> processes</w:t>
        </w:r>
      </w:ins>
      <w:ins w:id="1620" w:author="יפתח עמיר" w:date="2020-01-16T08:50:00Z">
        <w:r w:rsidR="000E3343">
          <w:rPr>
            <w:lang w:val="en-IL"/>
          </w:rPr>
          <w:t xml:space="preserve"> in mental </w:t>
        </w:r>
      </w:ins>
      <w:commentRangeEnd w:id="1615"/>
      <w:r w:rsidR="001B037F">
        <w:rPr>
          <w:rStyle w:val="CommentReference"/>
        </w:rPr>
        <w:commentReference w:id="1615"/>
      </w:r>
      <w:ins w:id="1621" w:author="יפתח עמיר" w:date="2020-01-16T08:50:00Z">
        <w:r w:rsidR="000E3343">
          <w:rPr>
            <w:lang w:val="en-IL"/>
          </w:rPr>
          <w:t>health</w:t>
        </w:r>
      </w:ins>
      <w:ins w:id="1622" w:author="יפתח עמיר" w:date="2020-01-16T08:51:00Z">
        <w:r w:rsidR="000E3343">
          <w:rPr>
            <w:lang w:val="en-IL"/>
          </w:rPr>
          <w:t>. S</w:t>
        </w:r>
      </w:ins>
      <w:ins w:id="1623" w:author="יפתח עמיר" w:date="2020-01-16T08:50:00Z">
        <w:r w:rsidR="000E3343">
          <w:rPr>
            <w:lang w:val="en-IL"/>
          </w:rPr>
          <w:t>pecifically,</w:t>
        </w:r>
      </w:ins>
      <w:ins w:id="1624" w:author="יפתח עמיר" w:date="2020-01-16T08:51:00Z">
        <w:r w:rsidR="000E3343">
          <w:rPr>
            <w:lang w:val="en-IL"/>
          </w:rPr>
          <w:t xml:space="preserve"> A2T has important implications for understanding</w:t>
        </w:r>
      </w:ins>
      <w:ins w:id="1625" w:author="יפתח עמיר" w:date="2020-01-16T08:50:00Z">
        <w:r w:rsidR="000E3343">
          <w:rPr>
            <w:lang w:val="en-IL"/>
          </w:rPr>
          <w:t xml:space="preserve"> co</w:t>
        </w:r>
      </w:ins>
      <w:ins w:id="1626" w:author="יפתח עמיר" w:date="2020-01-16T08:51:00Z">
        <w:r w:rsidR="000E3343">
          <w:rPr>
            <w:lang w:val="en-IL"/>
          </w:rPr>
          <w:t>mmon forms of cognitive vulnerabilit</w:t>
        </w:r>
      </w:ins>
      <w:ins w:id="1627" w:author="עמית ברנשטיין" w:date="2020-03-11T14:26:00Z">
        <w:r w:rsidR="001B037F">
          <w:t>y</w:t>
        </w:r>
      </w:ins>
      <w:ins w:id="1628" w:author="יפתח עמיר" w:date="2020-01-16T08:51:00Z">
        <w:del w:id="1629" w:author="עמית ברנשטיין" w:date="2020-03-11T14:26:00Z">
          <w:r w:rsidR="000E3343" w:rsidDel="001B037F">
            <w:rPr>
              <w:lang w:val="en-IL"/>
            </w:rPr>
            <w:delText>ies</w:delText>
          </w:r>
        </w:del>
        <w:r w:rsidR="000E3343">
          <w:rPr>
            <w:lang w:val="en-IL"/>
          </w:rPr>
          <w:t xml:space="preserve"> that contribute to the onset and maintenance of prevalent forms of psychopathology.</w:t>
        </w:r>
      </w:ins>
    </w:p>
    <w:p w14:paraId="012F5BE7" w14:textId="2F445CE6" w:rsidR="00FF6C46" w:rsidRDefault="009769A1" w:rsidP="008E7E93">
      <w:pPr>
        <w:rPr>
          <w:ins w:id="1630" w:author="יפתח עמיר" w:date="2020-01-28T10:39:00Z"/>
        </w:rPr>
      </w:pPr>
      <w:commentRangeStart w:id="1631"/>
      <w:del w:id="1632" w:author="יפתח עמיר" w:date="2020-01-16T08:52:00Z">
        <w:r w:rsidDel="000E3343">
          <w:delText>A</w:delText>
        </w:r>
        <w:r w:rsidR="00D108CC" w:rsidDel="000E3343">
          <w:delText xml:space="preserve"> third phenomena</w:delText>
        </w:r>
        <w:r w:rsidDel="000E3343">
          <w:delText>,</w:delText>
        </w:r>
        <w:r w:rsidR="00D108CC" w:rsidDel="000E3343">
          <w:delText xml:space="preserve"> </w:delText>
        </w:r>
        <w:commentRangeStart w:id="1633"/>
        <w:r w:rsidR="00D108CC" w:rsidDel="000E3343">
          <w:delText xml:space="preserve">which we </w:delText>
        </w:r>
        <w:r w:rsidR="00060AC7" w:rsidDel="000E3343">
          <w:delText>argue</w:delText>
        </w:r>
        <w:r w:rsidR="00D108CC" w:rsidDel="000E3343">
          <w:delText xml:space="preserve"> has important potential application for the A2T model</w:delText>
        </w:r>
        <w:commentRangeEnd w:id="1633"/>
        <w:r w:rsidR="00AD0BD1" w:rsidDel="000E3343">
          <w:rPr>
            <w:rStyle w:val="CommentReference"/>
          </w:rPr>
          <w:commentReference w:id="1633"/>
        </w:r>
        <w:r w:rsidDel="000E3343">
          <w:delText>,</w:delText>
        </w:r>
        <w:r w:rsidR="00D108CC" w:rsidDel="000E3343">
          <w:delText xml:space="preserve"> </w:delText>
        </w:r>
        <w:r w:rsidDel="000E3343">
          <w:delText>is</w:delText>
        </w:r>
        <w:r w:rsidR="00D108CC" w:rsidDel="000E3343">
          <w:delText xml:space="preserve"> cognitive vulnerabilities in mental health</w:delText>
        </w:r>
        <w:r w:rsidDel="000E3343">
          <w:delText xml:space="preserve">. </w:delText>
        </w:r>
      </w:del>
      <w:r w:rsidR="00041748">
        <w:t xml:space="preserve">Cognitive </w:t>
      </w:r>
      <w:commentRangeEnd w:id="1631"/>
      <w:r w:rsidR="001B037F">
        <w:rPr>
          <w:rStyle w:val="CommentReference"/>
        </w:rPr>
        <w:commentReference w:id="1631"/>
      </w:r>
      <w:r w:rsidR="00041748">
        <w:t xml:space="preserve">vulnerabilities </w:t>
      </w:r>
      <w:r w:rsidR="008700B8">
        <w:t xml:space="preserve">is an umbrella term for cognitive processes, that when dysregulated, have been shown to predict common forms of mental health problems </w:t>
      </w:r>
      <w:r w:rsidR="00847F19">
        <w:fldChar w:fldCharType="begin" w:fldLock="1"/>
      </w:r>
      <w:r w:rsidR="00DE1CE4">
        <w:instrText>ADDIN CSL_CITATION {"citationItems":[{"id":"ITEM-1","itemData":{"DOI":"10.1146/annurev.clinpsy.1.102803.143916","ISSN":"1548-5943","abstract":"A review of recent research on cognitive processing indicates that biases in attention, memory, and interpretation, as well as repetitive negative thoughts, are common across emotional disorders, although they vary in form according to type of disorder. Current cognitive models emphasize specific forms of biased processing, such as variations in the focus of attention or habitual interpretative styles that contribute to the risk of developing particular disorders. As well as predicting risk of emotional disorders, new studies haveprovided evidence of a causal relationship between processing bias and vulnerability. Beyond merely demonstrating the existence of biased processing, research is thus beginning to explore the cognitive causes of emotional vulnerability, and their modification.","author":[{"dropping-particle":"","family":"Mathews","given":"Andrew","non-dropping-particle":"","parse-names":false,"suffix":""},{"dropping-particle":"","family":"MacLeod","given":"Colin","non-dropping-particle":"","parse-names":false,"suffix":""}],"container-title":"Annual Review of Clinical Psychology","id":"ITEM-1","issue":"1","issued":{"date-parts":[["2004","10","11"]]},"note":"doi: 10.1146/annurev.clinpsy.1.102803.143916","page":"167-195","publisher":"Annual Reviews","title":"Cognitive Vulnerability to Emotional Disorders","type":"article-journal","volume":"1"},"uris":["http://www.mendeley.com/documents/?uuid=2957b45b-87ba-4191-b3ea-4bfb42e74d57"]}],"mendeley":{"formattedCitation":"(Mathews &amp; MacLeod, 2004)","plainTextFormattedCitation":"(Mathews &amp; MacLeod, 2004)","previouslyFormattedCitation":"(Mathews &amp; MacLeod, 2004)"},"properties":{"noteIndex":0},"schema":"https://github.com/citation-style-language/schema/raw/master/csl-citation.json"}</w:instrText>
      </w:r>
      <w:r w:rsidR="00847F19">
        <w:fldChar w:fldCharType="separate"/>
      </w:r>
      <w:r w:rsidR="00847F19" w:rsidRPr="00847F19">
        <w:rPr>
          <w:noProof/>
        </w:rPr>
        <w:t>(Mathews &amp; MacLeod, 2004)</w:t>
      </w:r>
      <w:r w:rsidR="00847F19">
        <w:fldChar w:fldCharType="end"/>
      </w:r>
      <w:r w:rsidR="008700B8">
        <w:t>.</w:t>
      </w:r>
      <w:r w:rsidR="00847F19">
        <w:t xml:space="preserve"> Collectively, these vulnerabilities</w:t>
      </w:r>
      <w:r w:rsidR="008700B8">
        <w:t xml:space="preserve"> </w:t>
      </w:r>
      <w:r w:rsidR="00041748">
        <w:t>are</w:t>
      </w:r>
      <w:r w:rsidR="00E00C51">
        <w:t xml:space="preserve"> typically</w:t>
      </w:r>
      <w:r w:rsidR="00041748">
        <w:t xml:space="preserve"> </w:t>
      </w:r>
      <w:r w:rsidR="00D108CC">
        <w:t>characteri</w:t>
      </w:r>
      <w:r w:rsidR="00041748">
        <w:t>zed as being</w:t>
      </w:r>
      <w:r w:rsidR="00D108CC">
        <w:t xml:space="preserve"> </w:t>
      </w:r>
      <w:r w:rsidR="00D108CC" w:rsidRPr="001B037F">
        <w:rPr>
          <w:i/>
          <w:iCs/>
          <w:rPrChange w:id="1634" w:author="עמית ברנשטיין" w:date="2020-03-11T14:26:00Z">
            <w:rPr>
              <w:i/>
              <w:iCs/>
              <w:u w:val="single"/>
            </w:rPr>
          </w:rPrChange>
        </w:rPr>
        <w:t>internal</w:t>
      </w:r>
      <w:r w:rsidR="00D108CC">
        <w:t xml:space="preserve"> (focus on thought content and thinking styles), </w:t>
      </w:r>
      <w:r w:rsidR="00D108CC" w:rsidRPr="005A6B09">
        <w:rPr>
          <w:i/>
          <w:iCs/>
        </w:rPr>
        <w:t>temporal</w:t>
      </w:r>
      <w:r w:rsidR="00D108CC">
        <w:t xml:space="preserve"> (how thought content and style is expressed over time), </w:t>
      </w:r>
      <w:r w:rsidR="00D108CC" w:rsidRPr="005A6B09">
        <w:rPr>
          <w:i/>
          <w:iCs/>
        </w:rPr>
        <w:t>affective</w:t>
      </w:r>
      <w:r w:rsidR="00D108CC">
        <w:t xml:space="preserve"> (how thoughts invoke affect and vice-versa) and </w:t>
      </w:r>
      <w:r w:rsidR="00AD0BD1">
        <w:rPr>
          <w:i/>
          <w:iCs/>
        </w:rPr>
        <w:t>selective</w:t>
      </w:r>
      <w:r w:rsidR="00D108CC">
        <w:t xml:space="preserve"> (e.g., why only specific content becomes repetitive or difficult to disengage from)</w:t>
      </w:r>
      <w:ins w:id="1635" w:author="יפתח עמיר" w:date="2020-01-16T08:53:00Z">
        <w:r w:rsidR="000E3343">
          <w:rPr>
            <w:lang w:val="en-IL"/>
          </w:rPr>
          <w:t xml:space="preserve"> </w:t>
        </w:r>
      </w:ins>
      <w:ins w:id="1636" w:author="יפתח עמיר" w:date="2020-01-16T08:55:00Z">
        <w:r w:rsidR="00C4272E">
          <w:rPr>
            <w:lang w:val="en-IL"/>
          </w:rPr>
          <w:fldChar w:fldCharType="begin" w:fldLock="1"/>
        </w:r>
      </w:ins>
      <w:r w:rsidR="00A426BC">
        <w:rPr>
          <w:lang w:val="en-IL"/>
        </w:rPr>
        <w:instrText>ADDIN CSL_CITATION {"citationItems":[{"id":"ITEM-1","itemData":{"DOI":"10.1111/j.1745-6924.2008.00088.x","ISBN":"1745-6916","ISSN":"1745-6916","abstract":"The response styles theory (Nolen-Hoeksema, 1991) was proposed to explain the insidious relationship between rumination and depression. We review the aspects of the response styles theory that have been well-supported, including evidence that rumination exacerbates depression, enhances negative thinking, impairs problem solving, interferes with instrumental behavior, and erodes social support. Next, we address contradictory and new findings. Specifically, rumination appears to more consistently predict the onset of depression rather than the duration, but rumination interacts with negative cognitive styles to predict the duration of depressive symptoms. Contrary to original predictions, the use of positive distractions has not consistently been correlated with lower levels of depressive symptoms in correlational studies, although dozens of experimental studies show positive distractions relieve depressed mood. Further, evidence now suggests that rumination is associated with psychopathologies in addition to depression, including anxiety, binge eating, binge drinking, and self-harm. We discuss the relationships between rumination and worry and between rumination and other coping or emotion-regulation strategies. Finally, we highlight recent research on the distinction between rumination and more adaptive forms of self-reflection, on basic cognitive deficits or biases in rumination, on its neural and genetic correlates, and on possible interventions to combat rumination. (PsycINFO Database Record (c) 2012 APA, all rights reserved) (journal abstract)","author":[{"dropping-particle":"","family":"Nolen-Hoeksema","given":"Susan","non-dropping-particle":"","parse-names":false,"suffix":""},{"dropping-particle":"","family":"Wisco","given":"Blair E.","non-dropping-particle":"","parse-names":false,"suffix":""},{"dropping-particle":"","family":"Lyubomirsky","given":"Sonja","non-dropping-particle":"","parse-names":false,"suffix":""}],"container-title":"Perspectives on Psychological Science","id":"ITEM-1","issue":"5","issued":{"date-parts":[["2008"]]},"page":"400-424","title":"Rethinking rumination","type":"article-journal","volume":"3"},"uris":["http://www.mendeley.com/documents/?uuid=5327a9d9-8141-4559-98a2-9e3617070a38"]},{"id":"ITEM-2","itemData":{"DOI":"10.1016/j.cpr.2010.08.005","ISBN":"02727358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hypothesis","type":"article-journal","volume":"31"},"uris":["http://www.mendeley.com/documents/?uuid=411765aa-2ee8-424b-80d9-8bc344a9e150"]},{"id":"ITEM-3","itemData":{"DOI":"10.1037/1528-3542.5.3.296","ISBN":"1931-1516(Electronic),1528-3542(Print)","abstract":"Three studies tested the assumption of a dispositional theory of moods that mood-related cognitions constitute essential parts of the phenomenal mood experience. In Study 1, after a hot- versus a cold-, sad-, or angry-mood induction, participants reported their momentary moods and their momentary mood-related cognitions. Self-reported moods and mood-related cognitions changed in a strictly parallel fashion in all mood induction groups. A mediation analysis showed that the influences of distraction on moods were completely mediated by changes in mood-related cognitions. Study 2 replicated the central findings of Study 1 with a musical mood induction procedure. Study 3 showed that the findings do not depend on the explicit manipulation of moods. The results support the tested assumption. (PsycINFO Database Record (c) 2016 APA, all rights reserved)","author":[{"dropping-particle":"","family":"Siemer","given":"Matthias","non-dropping-particle":"","parse-names":false,"suffix":""}],"container-title":"Emotion","id":"ITEM-3","issue":"3","issued":{"date-parts":[["2005"]]},"page":"296-308","publisher":"American Psychological Association","publisher-place":"Siemer, Matthias: Department of Psychology, Stanford University, Stanford, CA, US, 94305, masiemer@psych.stanford.edu","title":"Mood-congruent cognitions constitute mood experience.","type":"article","volume":"5"},"uris":["http://www.mendeley.com/documents/?uuid=7d913726-ec1c-4bba-a629-8cfa79010746"]},{"id":"ITEM-4","itemData":{"ISBN":"9780198528883","author":[{"dropping-particle":"","family":"Harvey","given":"Allison G","non-dropping-particle":"","parse-names":false,"suffix":""},{"dropping-particle":"","family":"Watkins","given":"Edward","non-dropping-particle":"","parse-names":false,"suffix":""},{"dropping-particle":"","family":"Mansell","given":"Warren","non-dropping-particle":"","parse-names":false,"suffix":""}],"id":"ITEM-4","issued":{"date-parts":[["2004"]]},"publisher":"Oxford University Press, USA","title":"Cognitive behavioural processes across psychological disorders: A transdiagnostic approach to research and treatment","type":"book"},"uris":["http://www.mendeley.com/documents/?uuid=9e961cf0-f82d-4fee-ae25-46735955a873"]},{"id":"ITEM-5","itemData":{"DOI":"10.1111/nyas.13740","ISSN":"17496632","PMID":"29754412","abstract":"Despite increasing scientific interest in self-generated thought-mental content largely independent of the immediate environment-there has yet to be any comprehensive synthesis of the subjective experience and neural correlates of affect in these forms of thinking. Here, we aim to develop an integrated affective neuroscience encompassing many forms of self-generated thought-normal and pathological, moderate and excessive, in waking and in sleep. In synthesizing existing literature on this topic, we reveal consistent findings pertaining to the prevalence, valence, and variability of emotion in self-generated thought, and highlight how these factors might interact with self-generated thought to influence general well-being. We integrate these psychological findings with recent neuroimaging research, bringing attention to the neural correlates of affect in self-generated thought. We show that affect in self-generated thought is prevalent, positively biased, highly variable (both within and across individuals), and consistently recruits many brain areas implicated in emotional processing, including the orbitofrontal cortex, amygdala, insula, and medial prefrontal cortex. Many factors modulate these typical psychological and neural patterns, however; the emerging affective neuroscience of self-generated thought must endeavor to link brain function and subjective experience in both everyday self-generated thought as well as its dysfunctions in mental illness.","author":[{"dropping-particle":"","family":"Fox","given":"Kieran C.R.","non-dropping-particle":"","parse-names":false,"suffix":""},{"dropping-particle":"","family":"Andrews-Hanna","given":"Jessica R.","non-dropping-particle":"","parse-names":false,"suffix":""},{"dropping-particle":"","family":"Mills","given":"Caitlin","non-dropping-particle":"","parse-names":false,"suffix":""},{"dropping-particle":"","family":"Dixon","given":"Matthew L.","non-dropping-particle":"","parse-names":false,"suffix":""},{"dropping-particle":"","family":"Markovic","given":"Jelena","non-dropping-particle":"","parse-names":false,"suffix":""},{"dropping-particle":"","family":"Thompson","given":"Evan","non-dropping-particle":"","parse-names":false,"suffix":""},{"dropping-particle":"","family":"Christoff","given":"Kalina","non-dropping-particle":"","parse-names":false,"suffix":""}],"container-title":"Annals of the New York Academy of Sciences","id":"ITEM-5","issue":"1","issued":{"date-parts":[["2018"]]},"page":"25-51","title":"Affective neuroscience of self-generated thought","type":"article-journal","volume":"1426"},"uris":["http://www.mendeley.com/documents/?uuid=936fd3bb-76de-4f5f-9aed-5cf1b2751e3e"]}],"mendeley":{"formattedCitation":"(Fox et al., 2018; Harvey, Watkins, &amp; Mansell, 2004; Koster, De Lissnyder, Derakshan, &amp; De Raedt, 2011; Susan Nolen-Hoeksema et al., 2008; Siemer, 2005)","plainTextFormattedCitation":"(Fox et al., 2018; Harvey, Watkins, &amp; Mansell, 2004; Koster, De Lissnyder, Derakshan, &amp; De Raedt, 2011; Susan Nolen-Hoeksema et al., 2008; Siemer, 2005)","previouslyFormattedCitation":"(Fox et al., 2018; Harvey, Watkins, &amp; Mansell, 2004; Koster, De Lissnyder, Derakshan, &amp; De Raedt, 2011; Susan Nolen-Hoeksema et al., 2008; Siemer, 2005)"},"properties":{"noteIndex":0},"schema":"https://github.com/citation-style-language/schema/raw/master/csl-citation.json"}</w:instrText>
      </w:r>
      <w:r w:rsidR="00C4272E">
        <w:rPr>
          <w:lang w:val="en-IL"/>
        </w:rPr>
        <w:fldChar w:fldCharType="separate"/>
      </w:r>
      <w:r w:rsidR="000329A9" w:rsidRPr="000329A9">
        <w:rPr>
          <w:noProof/>
          <w:lang w:val="en-IL"/>
        </w:rPr>
        <w:t>(Fox et al., 2018; Harvey, Watkins, &amp; Mansell, 2004; Koster, De Lissnyder, Derakshan, &amp; De Raedt, 2011; Susan Nolen-Hoeksema et al., 2008; Siemer, 2005)</w:t>
      </w:r>
      <w:ins w:id="1637" w:author="יפתח עמיר" w:date="2020-01-16T08:55:00Z">
        <w:r w:rsidR="00C4272E">
          <w:rPr>
            <w:lang w:val="en-IL"/>
          </w:rPr>
          <w:fldChar w:fldCharType="end"/>
        </w:r>
      </w:ins>
      <w:r w:rsidR="00D108CC">
        <w:t>.</w:t>
      </w:r>
      <w:r w:rsidR="00743C0B">
        <w:t xml:space="preserve"> </w:t>
      </w:r>
      <w:r w:rsidR="004526F8">
        <w:t>As such, these</w:t>
      </w:r>
      <w:r w:rsidR="00743C0B">
        <w:t xml:space="preserve"> key characteristics make cognitive vulnerabilities a good illustrative example of the</w:t>
      </w:r>
      <w:ins w:id="1638" w:author="יפתח עמיר" w:date="2020-01-24T09:24:00Z">
        <w:r w:rsidR="008F7968">
          <w:rPr>
            <w:lang w:val="en-IL"/>
          </w:rPr>
          <w:t xml:space="preserve"> application and</w:t>
        </w:r>
      </w:ins>
      <w:r w:rsidR="00743C0B">
        <w:t xml:space="preserve"> utility of A2T in advancing theory.</w:t>
      </w:r>
    </w:p>
    <w:p w14:paraId="6CAC9ED2" w14:textId="77777777" w:rsidR="00FF6C46" w:rsidRDefault="00FF6C46">
      <w:pPr>
        <w:contextualSpacing w:val="0"/>
        <w:rPr>
          <w:ins w:id="1639" w:author="יפתח עמיר" w:date="2020-01-28T10:39:00Z"/>
        </w:rPr>
      </w:pPr>
      <w:ins w:id="1640" w:author="יפתח עמיר" w:date="2020-01-28T10:39:00Z">
        <w:r>
          <w:br w:type="page"/>
        </w:r>
      </w:ins>
    </w:p>
    <w:p w14:paraId="18A19BB3" w14:textId="77777777" w:rsidR="00FF6C46" w:rsidRDefault="00FF6C46" w:rsidP="008E7E93">
      <w:pPr>
        <w:rPr>
          <w:ins w:id="1641" w:author="יפתח עמיר" w:date="2020-01-28T10:40:00Z"/>
          <w:lang w:val="en-IL"/>
        </w:rPr>
      </w:pPr>
    </w:p>
    <w:p w14:paraId="3A5E49CE" w14:textId="77777777" w:rsidR="00FF6C46" w:rsidRDefault="00FF6C46" w:rsidP="008E7E93">
      <w:pPr>
        <w:rPr>
          <w:ins w:id="1642" w:author="יפתח עמיר" w:date="2020-01-28T10:41:00Z"/>
          <w:lang w:val="en-IL"/>
        </w:rPr>
        <w:sectPr w:rsidR="00FF6C46">
          <w:pgSz w:w="12240" w:h="15840"/>
          <w:pgMar w:top="1440" w:right="1440" w:bottom="1440" w:left="1440" w:header="708" w:footer="708" w:gutter="0"/>
          <w:cols w:space="708"/>
          <w:docGrid w:linePitch="360"/>
        </w:sectPr>
      </w:pPr>
    </w:p>
    <w:p w14:paraId="3270D30F" w14:textId="087847A9" w:rsidR="00FF6C46" w:rsidRDefault="00FF6C46" w:rsidP="008E7E93">
      <w:pPr>
        <w:rPr>
          <w:ins w:id="1643" w:author="יפתח עמיר" w:date="2020-01-28T10:41:00Z"/>
          <w:lang w:val="en-IL"/>
        </w:rPr>
      </w:pPr>
      <w:r>
        <w:rPr>
          <w:rFonts w:cstheme="majorBidi"/>
          <w:noProof/>
        </w:rPr>
        <w:lastRenderedPageBreak/>
        <mc:AlternateContent>
          <mc:Choice Requires="wpg">
            <w:drawing>
              <wp:anchor distT="0" distB="0" distL="114300" distR="114300" simplePos="0" relativeHeight="251727872" behindDoc="0" locked="0" layoutInCell="1" allowOverlap="1" wp14:anchorId="0961DA44" wp14:editId="1FD41B5C">
                <wp:simplePos x="0" y="0"/>
                <wp:positionH relativeFrom="column">
                  <wp:posOffset>3048000</wp:posOffset>
                </wp:positionH>
                <wp:positionV relativeFrom="paragraph">
                  <wp:posOffset>1438275</wp:posOffset>
                </wp:positionV>
                <wp:extent cx="2504741" cy="2659448"/>
                <wp:effectExtent l="171450" t="0" r="124460" b="0"/>
                <wp:wrapNone/>
                <wp:docPr id="38" name="Group 38"/>
                <wp:cNvGraphicFramePr/>
                <a:graphic xmlns:a="http://schemas.openxmlformats.org/drawingml/2006/main">
                  <a:graphicData uri="http://schemas.microsoft.com/office/word/2010/wordprocessingGroup">
                    <wpg:wgp>
                      <wpg:cNvGrpSpPr/>
                      <wpg:grpSpPr>
                        <a:xfrm>
                          <a:off x="0" y="0"/>
                          <a:ext cx="2504741" cy="2659448"/>
                          <a:chOff x="-8290" y="8146"/>
                          <a:chExt cx="2702646" cy="2869177"/>
                        </a:xfrm>
                      </wpg:grpSpPr>
                      <wps:wsp>
                        <wps:cNvPr id="29" name="Rounded Rectangle 2"/>
                        <wps:cNvSpPr/>
                        <wps:spPr>
                          <a:xfrm rot="3600000">
                            <a:off x="-312752" y="1701482"/>
                            <a:ext cx="1165839" cy="540335"/>
                          </a:xfrm>
                          <a:prstGeom prst="roundRect">
                            <a:avLst>
                              <a:gd name="adj" fmla="val 50000"/>
                            </a:avLst>
                          </a:prstGeom>
                          <a:noFill/>
                          <a:ln w="0" cap="flat" cmpd="sng" algn="ctr">
                            <a:noFill/>
                            <a:prstDash val="solid"/>
                            <a:miter lim="800000"/>
                          </a:ln>
                          <a:effectLst/>
                        </wps:spPr>
                        <wps:txbx>
                          <w:txbxContent>
                            <w:p w14:paraId="63E92D86"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Difficulty to disengage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Rounded Rectangle 5"/>
                        <wps:cNvSpPr/>
                        <wps:spPr>
                          <a:xfrm>
                            <a:off x="466652" y="8146"/>
                            <a:ext cx="1628775" cy="607574"/>
                          </a:xfrm>
                          <a:prstGeom prst="roundRect">
                            <a:avLst>
                              <a:gd name="adj" fmla="val 50000"/>
                            </a:avLst>
                          </a:prstGeom>
                          <a:noFill/>
                          <a:ln w="0" cap="flat" cmpd="sng" algn="ctr">
                            <a:noFill/>
                            <a:prstDash val="solid"/>
                            <a:miter lim="800000"/>
                          </a:ln>
                          <a:effectLst/>
                        </wps:spPr>
                        <wps:txbx>
                          <w:txbxContent>
                            <w:p w14:paraId="097B5428"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Captures mental capacity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Rounded Rectangle 6"/>
                        <wps:cNvSpPr/>
                        <wps:spPr>
                          <a:xfrm rot="3323979">
                            <a:off x="1583040" y="609600"/>
                            <a:ext cx="1308848" cy="504825"/>
                          </a:xfrm>
                          <a:prstGeom prst="roundRect">
                            <a:avLst>
                              <a:gd name="adj" fmla="val 50000"/>
                            </a:avLst>
                          </a:prstGeom>
                          <a:noFill/>
                          <a:ln w="0" cap="flat" cmpd="sng" algn="ctr">
                            <a:noFill/>
                            <a:prstDash val="solid"/>
                            <a:miter lim="800000"/>
                          </a:ln>
                          <a:effectLst/>
                        </wps:spPr>
                        <wps:txbx>
                          <w:txbxContent>
                            <w:p w14:paraId="64A65F2B"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Distraction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 name="Rounded Rectangle 7"/>
                        <wps:cNvSpPr/>
                        <wps:spPr>
                          <a:xfrm rot="18121780">
                            <a:off x="1754327" y="1667895"/>
                            <a:ext cx="1180564" cy="699495"/>
                          </a:xfrm>
                          <a:prstGeom prst="roundRect">
                            <a:avLst>
                              <a:gd name="adj" fmla="val 50000"/>
                            </a:avLst>
                          </a:prstGeom>
                          <a:noFill/>
                          <a:ln w="0" cap="flat" cmpd="sng" algn="ctr">
                            <a:noFill/>
                            <a:prstDash val="solid"/>
                            <a:miter lim="800000"/>
                          </a:ln>
                          <a:effectLst/>
                        </wps:spPr>
                        <wps:txbx>
                          <w:txbxContent>
                            <w:p w14:paraId="0E1CA778"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Struggle to let go of thoughts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Rounded Rectangle 8"/>
                        <wps:cNvSpPr/>
                        <wps:spPr>
                          <a:xfrm>
                            <a:off x="561960" y="2276005"/>
                            <a:ext cx="1438276" cy="601318"/>
                          </a:xfrm>
                          <a:prstGeom prst="roundRect">
                            <a:avLst>
                              <a:gd name="adj" fmla="val 50000"/>
                            </a:avLst>
                          </a:prstGeom>
                          <a:noFill/>
                          <a:ln w="0" cap="flat" cmpd="sng" algn="ctr">
                            <a:noFill/>
                            <a:prstDash val="solid"/>
                            <a:miter lim="800000"/>
                          </a:ln>
                          <a:effectLst/>
                        </wps:spPr>
                        <wps:txbx>
                          <w:txbxContent>
                            <w:p w14:paraId="57527DB6"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Interference by negative content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 name="Rounded Rectangle 9"/>
                        <wps:cNvSpPr/>
                        <wps:spPr>
                          <a:xfrm rot="18037916">
                            <a:off x="-332149" y="524948"/>
                            <a:ext cx="1379121" cy="731403"/>
                          </a:xfrm>
                          <a:prstGeom prst="roundRect">
                            <a:avLst>
                              <a:gd name="adj" fmla="val 50000"/>
                            </a:avLst>
                          </a:prstGeom>
                          <a:noFill/>
                          <a:ln w="0" cap="flat" cmpd="sng" algn="ctr">
                            <a:noFill/>
                            <a:prstDash val="solid"/>
                            <a:miter lim="800000"/>
                          </a:ln>
                          <a:effectLst/>
                        </wps:spPr>
                        <wps:txbx>
                          <w:txbxContent>
                            <w:p w14:paraId="27ADE231"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(Negative) funneling effect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1DA44" id="Group 38" o:spid="_x0000_s1030" style="position:absolute;left:0;text-align:left;margin-left:240pt;margin-top:113.25pt;width:197.2pt;height:209.4pt;z-index:251727872;mso-width-relative:margin;mso-height-relative:margin" coordorigin="-82,81" coordsize="27026,286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">
                <v:roundrect id="Rounded Rectangle 2" o:spid="_x0000_s1031" style="position:absolute;left:-3127;top:17014;width:11658;height:5403;rotation:60;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" filled="f" stroked="f" strokeweight="0">
                  <v:stroke joinstyle="miter"/>
                  <v:textbox inset="0,0,0,0">
                    <w:txbxContent>
                      <w:p w14:paraId="63E92D86"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Difficulty to disengage</w:t>
                        </w:r>
                      </w:p>
                    </w:txbxContent>
                  </v:textbox>
                </v:roundrect>
                <v:roundrect id="Rounded Rectangle 5" o:spid="_x0000_s1032" style="position:absolute;left:4666;top:81;width:16288;height:6076;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" filled="f" stroked="f" strokeweight="0">
                  <v:stroke joinstyle="miter"/>
                  <v:textbox inset="0,0,0,0">
                    <w:txbxContent>
                      <w:p w14:paraId="097B5428"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Captures mental capacity</w:t>
                        </w:r>
                      </w:p>
                    </w:txbxContent>
                  </v:textbox>
                </v:roundrect>
                <v:roundrect id="Rounded Rectangle 6" o:spid="_x0000_s1033" style="position:absolute;left:15829;top:6096;width:13089;height:5048;rotation:3630671fd;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" filled="f" stroked="f" strokeweight="0">
                  <v:stroke joinstyle="miter"/>
                  <v:textbox inset="0,0,0,0">
                    <w:txbxContent>
                      <w:p w14:paraId="64A65F2B"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Distraction</w:t>
                        </w:r>
                      </w:p>
                    </w:txbxContent>
                  </v:textbox>
                </v:roundrect>
                <v:roundrect id="Rounded Rectangle 7" o:spid="_x0000_s1034" style="position:absolute;left:17543;top:16678;width:11806;height:6995;rotation:-3799144fd;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" filled="f" stroked="f" strokeweight="0">
                  <v:stroke joinstyle="miter"/>
                  <v:textbox inset="0,0,0,0">
                    <w:txbxContent>
                      <w:p w14:paraId="0E1CA778"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Struggle to let go of thoughts</w:t>
                        </w:r>
                      </w:p>
                    </w:txbxContent>
                  </v:textbox>
                </v:roundrect>
                <v:roundrect id="Rounded Rectangle 8" o:spid="_x0000_s1035" style="position:absolute;left:5619;top:22760;width:14383;height:6013;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" filled="f" stroked="f" strokeweight="0">
                  <v:stroke joinstyle="miter"/>
                  <v:textbox inset="0,0,0,0">
                    <w:txbxContent>
                      <w:p w14:paraId="57527DB6"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Interference by negative content</w:t>
                        </w:r>
                      </w:p>
                    </w:txbxContent>
                  </v:textbox>
                </v:roundrect>
                <v:roundrect id="Rounded Rectangle 9" o:spid="_x0000_s1036" style="position:absolute;left:-3321;top:5249;width:13792;height:7313;rotation:-3890746fd;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" filled="f" stroked="f" strokeweight="0">
                  <v:stroke joinstyle="miter"/>
                  <v:textbox inset="0,0,0,0">
                    <w:txbxContent>
                      <w:p w14:paraId="27ADE231" w14:textId="77777777" w:rsidR="00BD49C6" w:rsidRPr="00A03932" w:rsidRDefault="00BD49C6" w:rsidP="00FF6C46">
                        <w:pPr>
                          <w:spacing w:line="240" w:lineRule="auto"/>
                          <w:ind w:firstLine="0"/>
                          <w:jc w:val="center"/>
                          <w:rPr>
                            <w:i/>
                            <w:iCs/>
                            <w:color w:val="000000" w:themeColor="text1"/>
                          </w:rPr>
                        </w:pPr>
                        <w:r w:rsidRPr="00A03932">
                          <w:rPr>
                            <w:i/>
                            <w:iCs/>
                            <w:color w:val="000000" w:themeColor="text1"/>
                          </w:rPr>
                          <w:t>(Negative) funneling effect</w:t>
                        </w:r>
                      </w:p>
                    </w:txbxContent>
                  </v:textbox>
                </v:roundrect>
              </v:group>
            </w:pict>
          </mc:Fallback>
        </mc:AlternateContent>
      </w:r>
      <w:ins w:id="1644" w:author="יפתח עמיר" w:date="2020-01-28T10:41:00Z">
        <w:r>
          <w:rPr>
            <w:rFonts w:cstheme="majorBidi"/>
            <w:noProof/>
          </w:rPr>
          <w:drawing>
            <wp:inline distT="0" distB="0" distL="0" distR="0" wp14:anchorId="3AEC52AB" wp14:editId="578A215E">
              <wp:extent cx="7600027" cy="4848225"/>
              <wp:effectExtent l="0" t="330200" r="0" b="333375"/>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ins>
    </w:p>
    <w:p w14:paraId="4076F93D" w14:textId="477FEC6B" w:rsidR="00D108CC" w:rsidRDefault="00FF6C46" w:rsidP="008E7E93">
      <w:pPr>
        <w:rPr>
          <w:ins w:id="1645" w:author="יפתח עמיר" w:date="2020-01-28T10:40:00Z"/>
          <w:lang w:val="en-IL"/>
        </w:rPr>
      </w:pPr>
      <w:ins w:id="1646" w:author="יפתח עמיר" w:date="2020-01-28T10:40:00Z">
        <w:r>
          <w:rPr>
            <w:lang w:val="en-IL"/>
          </w:rPr>
          <w:t>Figure 8</w:t>
        </w:r>
      </w:ins>
    </w:p>
    <w:p w14:paraId="5B56A946" w14:textId="77777777" w:rsidR="00FF6C46" w:rsidRDefault="00FF6C46">
      <w:pPr>
        <w:contextualSpacing w:val="0"/>
        <w:rPr>
          <w:ins w:id="1647" w:author="יפתח עמיר" w:date="2020-01-28T10:41:00Z"/>
          <w:lang w:val="en-IL"/>
        </w:rPr>
        <w:sectPr w:rsidR="00FF6C46" w:rsidSect="00FF6C46">
          <w:pgSz w:w="15840" w:h="12240" w:orient="landscape"/>
          <w:pgMar w:top="1440" w:right="1440" w:bottom="1440" w:left="1440" w:header="709" w:footer="709" w:gutter="0"/>
          <w:cols w:space="708"/>
          <w:docGrid w:linePitch="360"/>
          <w:sectPrChange w:id="1648" w:author="יפתח עמיר" w:date="2020-01-28T10:41:00Z">
            <w:sectPr w:rsidR="00FF6C46" w:rsidSect="00FF6C46">
              <w:pgSz w:w="12240" w:h="15840" w:orient="portrait"/>
              <w:pgMar w:top="1440" w:right="1440" w:bottom="1440" w:left="1440" w:header="708" w:footer="708" w:gutter="0"/>
            </w:sectPr>
          </w:sectPrChange>
        </w:sectPr>
      </w:pPr>
    </w:p>
    <w:p w14:paraId="32F76497" w14:textId="4E422A1E" w:rsidR="00FF6C46" w:rsidRDefault="00FF6C46">
      <w:pPr>
        <w:contextualSpacing w:val="0"/>
        <w:rPr>
          <w:ins w:id="1649" w:author="יפתח עמיר" w:date="2020-01-28T10:40:00Z"/>
          <w:lang w:val="en-IL"/>
        </w:rPr>
      </w:pPr>
      <w:ins w:id="1650" w:author="יפתח עמיר" w:date="2020-01-28T10:40:00Z">
        <w:r>
          <w:rPr>
            <w:lang w:val="en-IL"/>
          </w:rPr>
          <w:lastRenderedPageBreak/>
          <w:br w:type="page"/>
        </w:r>
      </w:ins>
    </w:p>
    <w:p w14:paraId="237A92F9" w14:textId="306530C7" w:rsidR="00FF6C46" w:rsidRPr="00FF6C46" w:rsidDel="00FF6C46" w:rsidRDefault="00FF6C46" w:rsidP="008E7E93">
      <w:pPr>
        <w:rPr>
          <w:del w:id="1651" w:author="יפתח עמיר" w:date="2020-01-28T10:40:00Z"/>
          <w:lang w:val="en-IL"/>
          <w:rPrChange w:id="1652" w:author="יפתח עמיר" w:date="2020-01-28T10:40:00Z">
            <w:rPr>
              <w:del w:id="1653" w:author="יפתח עמיר" w:date="2020-01-28T10:40:00Z"/>
            </w:rPr>
          </w:rPrChange>
        </w:rPr>
      </w:pPr>
    </w:p>
    <w:p w14:paraId="48FF2B8E" w14:textId="77777777" w:rsidR="009C2722" w:rsidRDefault="009C2722">
      <w:pPr>
        <w:pStyle w:val="Heading1"/>
        <w:pPrChange w:id="1654" w:author="יפתח עמיר" w:date="2020-01-18T16:57:00Z">
          <w:pPr>
            <w:pStyle w:val="Heading2"/>
          </w:pPr>
        </w:pPrChange>
      </w:pPr>
      <w:r>
        <w:t>Internal attention and mental health</w:t>
      </w:r>
    </w:p>
    <w:p w14:paraId="4F58A914" w14:textId="3DDF8B5C" w:rsidR="009C2722" w:rsidRDefault="009C2722" w:rsidP="009C2722">
      <w:pPr>
        <w:rPr>
          <w:rFonts w:asciiTheme="majorBidi" w:hAnsiTheme="majorBidi" w:cstheme="majorBidi"/>
        </w:rPr>
      </w:pPr>
      <w:r>
        <w:rPr>
          <w:rFonts w:asciiTheme="majorBidi" w:hAnsiTheme="majorBidi" w:cstheme="majorBidi"/>
        </w:rPr>
        <w:t xml:space="preserve">A </w:t>
      </w:r>
      <w:r w:rsidRPr="00E97991">
        <w:rPr>
          <w:rFonts w:asciiTheme="majorBidi" w:hAnsiTheme="majorBidi" w:cstheme="majorBidi"/>
        </w:rPr>
        <w:t xml:space="preserve">number of well-established </w:t>
      </w:r>
      <w:r w:rsidRPr="004526F8">
        <w:rPr>
          <w:rFonts w:asciiTheme="majorBidi" w:hAnsiTheme="majorBidi" w:cstheme="majorBidi"/>
        </w:rPr>
        <w:t>forms of higher-level cognitive processes</w:t>
      </w:r>
      <w:del w:id="1655" w:author="עמית ברנשטיין" w:date="2020-03-11T14:30:00Z">
        <w:r w:rsidRPr="004526F8" w:rsidDel="00163CFB">
          <w:rPr>
            <w:rFonts w:asciiTheme="majorBidi" w:hAnsiTheme="majorBidi" w:cstheme="majorBidi"/>
          </w:rPr>
          <w:delText xml:space="preserve"> that</w:delText>
        </w:r>
      </w:del>
      <w:r w:rsidRPr="004526F8">
        <w:rPr>
          <w:rFonts w:asciiTheme="majorBidi" w:hAnsiTheme="majorBidi" w:cstheme="majorBidi"/>
        </w:rPr>
        <w:t xml:space="preserve">, when dysregulated, function as cognitive vulnerabilities for a host of common </w:t>
      </w:r>
      <w:r w:rsidR="004526F8" w:rsidRPr="004845BF">
        <w:rPr>
          <w:rFonts w:asciiTheme="majorBidi" w:hAnsiTheme="majorBidi" w:cstheme="majorBidi"/>
        </w:rPr>
        <w:t>mental</w:t>
      </w:r>
      <w:r w:rsidRPr="004845BF">
        <w:rPr>
          <w:rFonts w:asciiTheme="majorBidi" w:hAnsiTheme="majorBidi" w:cstheme="majorBidi"/>
        </w:rPr>
        <w:t xml:space="preserve"> health problems including depression and anxiety</w:t>
      </w:r>
      <w:r>
        <w:rPr>
          <w:rFonts w:asciiTheme="majorBidi" w:hAnsiTheme="majorBidi" w:cstheme="majorBidi"/>
        </w:rPr>
        <w:t xml:space="preserve"> (see </w:t>
      </w:r>
      <w:r w:rsidR="004845BF">
        <w:rPr>
          <w:rFonts w:asciiTheme="majorBidi" w:hAnsiTheme="majorBidi" w:cstheme="majorBidi"/>
        </w:rPr>
        <w:fldChar w:fldCharType="begin" w:fldLock="1"/>
      </w:r>
      <w:r w:rsidR="00847F19">
        <w:rPr>
          <w:rFonts w:asciiTheme="majorBidi" w:hAnsiTheme="majorBidi" w:cstheme="majorBidi"/>
        </w:rPr>
        <w:instrText>ADDIN CSL_CITATION {"citationItems":[{"id":"ITEM-1","itemData":{"DOI":"10.1146/annurev.clinpsy.1.102803.143916","ISSN":"1548-5943","abstract":"A review of recent research on cognitive processing indicates that biases in attention, memory, and interpretation, as well as repetitive negative thoughts, are common across emotional disorders, although they vary in form according to type of disorder. Current cognitive models emphasize specific forms of biased processing, such as variations in the focus of attention or habitual interpretative styles that contribute to the risk of developing particular disorders. As well as predicting risk of emotional disorders, new studies haveprovided evidence of a causal relationship between processing bias and vulnerability. Beyond merely demonstrating the existence of biased processing, research is thus beginning to explore the cognitive causes of emotional vulnerability, and their modification.","author":[{"dropping-particle":"","family":"Mathews","given":"Andrew","non-dropping-particle":"","parse-names":false,"suffix":""},{"dropping-particle":"","family":"MacLeod","given":"Colin","non-dropping-particle":"","parse-names":false,"suffix":""}],"container-title":"Annual Review of Clinical Psychology","id":"ITEM-1","issue":"1","issued":{"date-parts":[["2004","10","11"]]},"note":"doi: 10.1146/annurev.clinpsy.1.102803.143916","page":"167-195","publisher":"Annual Reviews","title":"Cognitive Vulnerability to Emotional Disorders","type":"article-journal","volume":"1"},"uris":["http://www.mendeley.com/documents/?uuid=2957b45b-87ba-4191-b3ea-4bfb42e74d57"]}],"mendeley":{"formattedCitation":"(Mathews &amp; MacLeod, 2004)","plainTextFormattedCitation":"(Mathews &amp; MacLeod, 2004)","previouslyFormattedCitation":"(Mathews &amp; MacLeod, 2004)"},"properties":{"noteIndex":0},"schema":"https://github.com/citation-style-language/schema/raw/master/csl-citation.json"}</w:instrText>
      </w:r>
      <w:r w:rsidR="004845BF">
        <w:rPr>
          <w:rFonts w:asciiTheme="majorBidi" w:hAnsiTheme="majorBidi" w:cstheme="majorBidi"/>
        </w:rPr>
        <w:fldChar w:fldCharType="separate"/>
      </w:r>
      <w:r w:rsidR="004845BF" w:rsidRPr="004845BF">
        <w:rPr>
          <w:rFonts w:asciiTheme="majorBidi" w:hAnsiTheme="majorBidi" w:cstheme="majorBidi"/>
          <w:noProof/>
        </w:rPr>
        <w:t>(Mathews &amp; MacLeod, 2004)</w:t>
      </w:r>
      <w:r w:rsidR="004845BF">
        <w:rPr>
          <w:rFonts w:asciiTheme="majorBidi" w:hAnsiTheme="majorBidi" w:cstheme="majorBidi"/>
        </w:rPr>
        <w:fldChar w:fldCharType="end"/>
      </w:r>
      <w:ins w:id="1656" w:author="יפתח עמיר" w:date="2019-12-27T12:55:00Z">
        <w:r w:rsidR="004845BF">
          <w:rPr>
            <w:rFonts w:asciiTheme="majorBidi" w:hAnsiTheme="majorBidi" w:cstheme="majorBidi"/>
          </w:rPr>
          <w:t xml:space="preserve"> </w:t>
        </w:r>
      </w:ins>
      <w:r>
        <w:rPr>
          <w:rFonts w:asciiTheme="majorBidi" w:hAnsiTheme="majorBidi" w:cstheme="majorBidi"/>
        </w:rPr>
        <w:t>for review)</w:t>
      </w:r>
      <w:r w:rsidRPr="00E97991">
        <w:rPr>
          <w:rFonts w:asciiTheme="majorBidi" w:hAnsiTheme="majorBidi" w:cstheme="majorBidi"/>
        </w:rPr>
        <w:t xml:space="preserve">. </w:t>
      </w:r>
      <w:r>
        <w:rPr>
          <w:rFonts w:asciiTheme="majorBidi" w:hAnsiTheme="majorBidi" w:cstheme="majorBidi"/>
        </w:rPr>
        <w:t>These include, for example,</w:t>
      </w:r>
      <w:r w:rsidRPr="00E97991">
        <w:rPr>
          <w:rFonts w:asciiTheme="majorBidi" w:hAnsiTheme="majorBidi" w:cstheme="majorBidi"/>
        </w:rPr>
        <w:t xml:space="preserve"> repetitive negative thinking, rumination and worry </w:t>
      </w:r>
      <w:r w:rsidRPr="00E97991">
        <w:rPr>
          <w:rFonts w:asciiTheme="majorBidi" w:hAnsiTheme="majorBidi" w:cstheme="majorBidi"/>
        </w:rPr>
        <w:fldChar w:fldCharType="begin" w:fldLock="1"/>
      </w:r>
      <w:r w:rsidR="00A105C7">
        <w:rPr>
          <w:rFonts w:asciiTheme="majorBidi" w:hAnsiTheme="majorBidi" w:cstheme="majorBidi"/>
        </w:rPr>
        <w: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id":"ITEM-2","itemData":{"author":[{"dropping-particle":"","family":"Nolen-Hoeksema","given":"S","non-dropping-particle":"","parse-names":false,"suffix":""},{"dropping-particle":"","family":"Morrow","given":"J","non-dropping-particle":"","parse-names":false,"suffix":""}],"container-title":"Journal of Personality and Social Psychology","id":"ITEM-2","issue":"1","issued":{"date-parts":[["1991"]]},"page":"105-121","title":"A prospective study of depression and distress following a natural disaster: The 1989 Loma Prieta earthquake","type":"article-journal","volume":"61"},"uris":["http://www.mendeley.com/documents/?uuid=e814ccd0-07b4-4394-b595-802ec8a18e94"]},{"id":"ITEM-3","itemData":{"DOI":"10.1016/0005-7967(83)90121-3","ISBN":"0005-7967","ISSN":"00057967","PMID":"6830571","abstract":"The present paper reports two questionnaire studies and an experimental investigation of worrying. Worry correlated more highly than general tension reports with a variety of affect scales and was characterized by: (a) feelings of anxiety, tension and apprehension; (b) moderate awareness of somatic cues including muscle tension and upset stomach; and (c) concerns over future rather than past or present situations. Self-labeled worriers were most distinguished from non-worriers by their reported uncontrollability of cognitive intrusions once worrying was initiated. In the experimental study, worriers and non-worriers were assessed for their ability to focus their attention on a monotonous (breathing) stimulus before and after 0, 15 or 30 min of worrying. Worriers reported significantly higher anxiety. depression and hostility, a lower frequency of focused attention and a greater frequency of negative thought intrusions than did non-worriers prior to the worry period. For both worriers and non-worriers. 15 min of worry resulted in an apparent incubation of negative cognitive intrusions on the subsequent attention-focusing task. © 1983.","author":[{"dropping-particle":"","family":"Borkovec","given":"T. D.","non-dropping-particle":"","parse-names":false,"suffix":""},{"dropping-particle":"","family":"Robinson","given":"Elwood","non-dropping-particle":"","parse-names":false,"suffix":""},{"dropping-particle":"","family":"Pruzinsky","given":"Thomas","non-dropping-particle":"","parse-names":false,"suffix":""},{"dropping-particle":"","family":"DePree","given":"James A.","non-dropping-particle":"","parse-names":false,"suffix":""}],"container-title":"Behaviour Research and Therapy","id":"ITEM-3","issue":"1","issued":{"date-parts":[["1983"]]},"page":"9-16","title":"Preliminary exploration of worry: Some characteristics and processes","type":"article-journal","volume":"21"},"uris":["http://www.mendeley.com/documents/?uuid=fd7edb47-9cae-4021-ab50-89dbe727e065"]},{"id":"ITEM-4","itemData":{"author":[{"dropping-particle":"","family":"Ehring","given":"Thomas","non-dropping-particle":"","parse-names":false,"suffix":""},{"dropping-particle":"","family":"Behar","given":"Evelyn","non-dropping-particle":"","parse-names":false,"suffix":""}],"container-title":"Generalized anxiety disorder and worrying: A comprehensive handbook for clinicians and researchers","id":"ITEM-4","issued":{"date-parts":[["0"]]},"publisher":"Wiley-Blackwell","title":"Transdiagnostic view on worrying and other negative mental content","type":"chapter"},"uris":["http://www.mendeley.com/documents/?uuid=f3e6f5eb-6aa9-4877-884e-edea799c7718"]}],"mendeley":{"formattedCitation":"(Borkovec, Robinson, Pruzinsky, &amp; DePree, 1983; Ehring &amp; Behar, n.d.; Ehring &amp; Watkins, 2008; S Nolen-Hoeksema &amp; Morrow, 1991)","plainTextFormattedCitation":"(Borkovec, Robinson, Pruzinsky, &amp; DePree, 1983; Ehring &amp; Behar, n.d.; Ehring &amp; Watkins, 2008; S Nolen-Hoeksema &amp; Morrow, 1991)","previouslyFormattedCitation":"(Borkovec, Robinson, Pruzinsky, &amp; DePree, 1983; Ehring &amp; Behar, n.d.; Ehring &amp; Watkins, 2008; S Nolen-Hoeksema &amp; Morrow, 1991)"},"properties":{"noteIndex":0},"schema":"https://github.com/citation-style-language/schema/raw/master/csl-citation.json"}</w:instrText>
      </w:r>
      <w:r w:rsidRPr="00E97991">
        <w:rPr>
          <w:rFonts w:asciiTheme="majorBidi" w:hAnsiTheme="majorBidi" w:cstheme="majorBidi"/>
        </w:rPr>
        <w:fldChar w:fldCharType="separate"/>
      </w:r>
      <w:r w:rsidR="008E01AE" w:rsidRPr="008E01AE">
        <w:rPr>
          <w:rFonts w:asciiTheme="majorBidi" w:hAnsiTheme="majorBidi" w:cstheme="majorBidi"/>
          <w:noProof/>
        </w:rPr>
        <w:t>(Borkovec, Robinson, Pruzinsky, &amp; DePree, 1983; Ehring &amp; Behar, n.d.; Ehring &amp; Watkins, 2008; S Nolen-Hoeksema &amp; Morrow, 1991)</w:t>
      </w:r>
      <w:r w:rsidRPr="00E97991">
        <w:rPr>
          <w:rFonts w:asciiTheme="majorBidi" w:hAnsiTheme="majorBidi" w:cstheme="majorBidi"/>
        </w:rPr>
        <w:fldChar w:fldCharType="end"/>
      </w:r>
      <w:r w:rsidRPr="00E97991">
        <w:rPr>
          <w:rFonts w:asciiTheme="majorBidi" w:hAnsiTheme="majorBidi" w:cstheme="majorBidi"/>
        </w:rPr>
        <w:t>,</w:t>
      </w:r>
      <w:r>
        <w:rPr>
          <w:rFonts w:cstheme="majorBidi"/>
        </w:rPr>
        <w:t xml:space="preserve"> emotion (</w:t>
      </w:r>
      <w:proofErr w:type="spellStart"/>
      <w:r>
        <w:rPr>
          <w:rFonts w:cstheme="majorBidi"/>
        </w:rPr>
        <w:t>dys</w:t>
      </w:r>
      <w:proofErr w:type="spellEnd"/>
      <w:r>
        <w:rPr>
          <w:rFonts w:cstheme="majorBidi"/>
        </w:rPr>
        <w:t xml:space="preserve">)regulation </w:t>
      </w:r>
      <w:r>
        <w:rPr>
          <w:rFonts w:cstheme="majorBidi"/>
        </w:rPr>
        <w:fldChar w:fldCharType="begin" w:fldLock="1"/>
      </w:r>
      <w:r w:rsidR="00E570C4">
        <w:rPr>
          <w:rFonts w:cstheme="majorBidi"/>
        </w:rPr>
        <w:instrText>ADDIN CSL_CITATION {"citationItems":[{"id":"ITEM-1","itemData":{"DOI":"10.1146/annurev-clinpsy-032814-112739","ISSN":"1548-5943","abstract":"Emotional problems figure prominently in many clinical conditions. Recent efforts to explain and treat these conditions have emphasized the role of emotion dysregulation. However, emotional problems are not always the result of emotion dysregulation, and even when emotional problems do arise from emotion dysregulation, it is necessary to specify precisely what type of emotion dysregulation might be operative. In this review, we present an extended process model of emotion regulation, and we use this model to describe key points at which emotion-regulation difficulties can lead to various forms of psychopathology. These difficulties are associated with (a) identification of the need to regulate emotions, (b) selection among available regulatory options, (c) implementation of a selected regulatory tactic, and (d) monitoring of implemented emotion regulation across time. Implications and future directions for basic research, assessment, and intervention are discussed.","author":[{"dropping-particle":"","family":"Sheppes","given":"Gal","non-dropping-particle":"","parse-names":false,"suffix":""},{"dropping-particle":"","family":"Suri","given":"Gaurav","non-dropping-particle":"","parse-names":false,"suffix":""},{"dropping-particle":"","family":"Gross","given":"James J.","non-dropping-particle":"","parse-names":false,"suffix":""}],"container-title":"Annual Review of Clinical Psychology","id":"ITEM-1","issue":"1","issued":{"date-parts":[["2015","3","28"]]},"page":"379-405","publisher":" Annual Reviews ","title":"Emotion Regulation and Psychopathology","type":"article-journal","volume":"11"},"uris":["http://www.mendeley.com/documents/?uuid=1cc4fccc-6abb-3464-a137-7d26aaed157e"]}],"mendeley":{"formattedCitation":"(Sheppes, Suri, &amp; Gross, 2015)","plainTextFormattedCitation":"(Sheppes, Suri, &amp; Gross, 2015)","previouslyFormattedCitation":"(Sheppes, Suri, &amp; Gross, 2015)"},"properties":{"noteIndex":0},"schema":"https://github.com/citation-style-language/schema/raw/master/csl-citation.json"}</w:instrText>
      </w:r>
      <w:r>
        <w:rPr>
          <w:rFonts w:cstheme="majorBidi"/>
        </w:rPr>
        <w:fldChar w:fldCharType="separate"/>
      </w:r>
      <w:r w:rsidR="00E570C4" w:rsidRPr="00E570C4">
        <w:rPr>
          <w:rFonts w:cstheme="majorBidi"/>
          <w:noProof/>
        </w:rPr>
        <w:t>(Sheppes, Suri, &amp; Gross, 2015)</w:t>
      </w:r>
      <w:r>
        <w:rPr>
          <w:rFonts w:cstheme="majorBidi"/>
        </w:rPr>
        <w:fldChar w:fldCharType="end"/>
      </w:r>
      <w:r>
        <w:rPr>
          <w:rFonts w:cstheme="majorBidi"/>
        </w:rPr>
        <w:t>,</w:t>
      </w:r>
      <w:r w:rsidRPr="00E97991">
        <w:rPr>
          <w:rFonts w:asciiTheme="majorBidi" w:hAnsiTheme="majorBidi" w:cstheme="majorBidi"/>
        </w:rPr>
        <w:t xml:space="preserve"> cognitive fusion and reactivity </w:t>
      </w:r>
      <w:r w:rsidRPr="00E97991">
        <w:rPr>
          <w:rFonts w:asciiTheme="majorBidi" w:hAnsiTheme="majorBidi" w:cstheme="majorBidi"/>
        </w:rPr>
        <w:fldChar w:fldCharType="begin" w:fldLock="1"/>
      </w:r>
      <w:r w:rsidRPr="00E97991">
        <w:rPr>
          <w:rFonts w:asciiTheme="majorBidi" w:hAnsiTheme="majorBidi" w:cstheme="majorBidi"/>
        </w:rPr>
        <w:instrText>ADDIN CSL_CITATION {"citationItems":[{"id":"ITEM-1","itemData":{"DOI":"10.1177/1745691615594577","ISBN":"9788578110796","ISSN":"17456924","PMID":"26385999","abstract":"The capacity to shift experiential perspective – from within one’s subjective experience, onto that experience – is fundamental to being human. Scholars have long theorized that this metacognitive capacity – that we refer to as decentering – may play an important role in mental health. To help illuminate this mental phenomenon and its links to mental health, we critically examine decentering-related constructs and their respective literatures (e.g., self-distanced perspective, cognitive distancing, cognitive defusion). First, we introduce a novel meta-cognitive processes model of decentering. Specifically, we propose that, to varying degrees, decenteringrelated constructs reflect a common mental phenomenon sub-served by three inter-related metacognitive processes: meta-awareness, disidentification from internal experience, and reducedreactivity to thought content. Second, we examine extant research linking decentering-related constructs and their underlying meta-cognitive processes to mental health. We conclude by proposing future directions for research that transcends decentering-related constructs in an effort to advance the field’s understanding of this facet of human experience and its role in (mal)adaptation.","author":[{"dropping-particle":"","family":"Bernstein","given":"Amit","non-dropping-particle":"","parse-names":false,"suffix":""},{"dropping-particle":"","family":"Hadash","given":"Yuval","non-dropping-particle":"","parse-names":false,"suffix":""},{"dropping-particle":"","family":"Lichtash","given":"Yael","non-dropping-particle":"","parse-names":false,"suffix":""},{"dropping-particle":"","family":"Tanay","given":"Galia","non-dropping-particle":"","parse-names":false,"suffix":""},{"dropping-particle":"","family":"Shepherd","given":"Kathrine","non-dropping-particle":"","parse-names":false,"suffix":""},{"dropping-particle":"","family":"Fresco","given":"David M.","non-dropping-particle":"","parse-names":false,"suffix":""}],"container-title":"Perspectives on Psychological Science","id":"ITEM-1","issue":"5","issued":{"date-parts":[["2015"]]},"page":"599-617","title":"Decentering and Related Constructs: A Critical Review and Metacognitive Processes Model","type":"article-journal","volume":"10"},"uris":["http://www.mendeley.com/documents/?uuid=9c560acf-a58f-4681-be8d-61f366b7456d"]}],"mendeley":{"formattedCitation":"(Bernstein et al., 2015)","plainTextFormattedCitation":"(Bernstein et al., 2015)","previouslyFormattedCitation":"(Bernstein et al., 2015)"},"properties":{"noteIndex":0},"schema":"https://github.com/citation-style-language/schema/raw/master/csl-citation.json"}</w:instrText>
      </w:r>
      <w:r w:rsidRPr="00E97991">
        <w:rPr>
          <w:rFonts w:asciiTheme="majorBidi" w:hAnsiTheme="majorBidi" w:cstheme="majorBidi"/>
        </w:rPr>
        <w:fldChar w:fldCharType="separate"/>
      </w:r>
      <w:r w:rsidRPr="00E97991">
        <w:rPr>
          <w:rFonts w:asciiTheme="majorBidi" w:hAnsiTheme="majorBidi" w:cstheme="majorBidi"/>
          <w:noProof/>
        </w:rPr>
        <w:t>(Bernstein et al., 2015)</w:t>
      </w:r>
      <w:r w:rsidRPr="00E97991">
        <w:rPr>
          <w:rFonts w:asciiTheme="majorBidi" w:hAnsiTheme="majorBidi" w:cstheme="majorBidi"/>
        </w:rPr>
        <w:fldChar w:fldCharType="end"/>
      </w:r>
      <w:r w:rsidRPr="00E97991">
        <w:rPr>
          <w:rFonts w:asciiTheme="majorBidi" w:hAnsiTheme="majorBidi" w:cstheme="majorBidi"/>
        </w:rPr>
        <w:t xml:space="preserve">, cognitive biases such as interpretation bias </w:t>
      </w:r>
      <w:r w:rsidRPr="00E97991">
        <w:rPr>
          <w:rFonts w:asciiTheme="majorBidi" w:hAnsiTheme="majorBidi" w:cstheme="majorBidi"/>
        </w:rPr>
        <w:fldChar w:fldCharType="begin" w:fldLock="1"/>
      </w:r>
      <w:r w:rsidRPr="00E97991">
        <w:rPr>
          <w:rFonts w:asciiTheme="majorBidi" w:hAnsiTheme="majorBidi" w:cstheme="majorBidi"/>
        </w:rPr>
        <w:instrText>ADDIN CSL_CITATION {"citationItems":[{"id":"ITEM-1","itemData":{"DOI":"10.1037/a0035250","ISBN":"1931-1516 (Electronic)\\r1528-3542 (Linking)","ISSN":"19311516","PMID":"24512247","abstract":"Emotional biases in attention, interpretation, and memory are viewed as important cognitive processes underlying symptoms of depression. To date, there is a limited understanding of the interplay among these processing biases. This study tested the dependence of memory on depression-related biases in attention and interpretation. Subclinically depressed and non- depressed participants completed a computerized version of the scrambled sentences test (measuring interpretation bias) while their eye movements were recorded (measuring attention bias). This task was followed by an incidental free recall test of previously constructed interpretations (measuring memory bias). Path analysis revealed a good fit for the model in which selective orienting of attention was associated with interpretation bias, which in turn was associated with a congruent bias in memory. Also, a good fit was observed for a path model in which biases in the maintenance of attention and interpretation were associated with memory bias. Both path models attained a superior fit compared to path models without the theorized functional relations among processing biases. These findings enhance understanding of how mechanisms of attention and interpretation regulate what is remembered. As such, they offer support for the combined cognitive biases hypothesis or the notion that emotionally biased cognitive processes are not isolated mechanisms but instead influence each other. Implications for theoretical models and emotion regulation across the spectrum of depressive symptoms are discussed.","author":[{"dropping-particle":"","family":"Everaert","given":"Jonas","non-dropping-particle":"","parse-names":false,"suffix":""},{"dropping-particle":"","family":"Duyck","given":"Wouter","non-dropping-particle":"","parse-names":false,"suffix":""},{"dropping-particle":"","family":"Koster","given":"Ernst H W","non-dropping-particle":"","parse-names":false,"suffix":""}],"container-title":"Emotion","id":"ITEM-1","issue":"2","issued":{"date-parts":[["2014"]]},"page":"331-340","title":"Attention, interpretation, and memory biases in subclinical depression: A proof-of-principle test of the combined cognitive biases hypothesis","type":"article-journal","volume":"14"},"uris":["http://www.mendeley.com/documents/?uuid=f26d2517-f029-4dab-8200-695a3110d4d3"]}],"mendeley":{"formattedCitation":"(Everaert, Duyck, &amp; Koster, 2014)","plainTextFormattedCitation":"(Everaert, Duyck, &amp; Koster, 2014)","previouslyFormattedCitation":"(Everaert, Duyck, &amp; Koster, 2014)"},"properties":{"noteIndex":0},"schema":"https://github.com/citation-style-language/schema/raw/master/csl-citation.json"}</w:instrText>
      </w:r>
      <w:r w:rsidRPr="00E97991">
        <w:rPr>
          <w:rFonts w:asciiTheme="majorBidi" w:hAnsiTheme="majorBidi" w:cstheme="majorBidi"/>
        </w:rPr>
        <w:fldChar w:fldCharType="separate"/>
      </w:r>
      <w:r w:rsidRPr="00E97991">
        <w:rPr>
          <w:rFonts w:asciiTheme="majorBidi" w:hAnsiTheme="majorBidi" w:cstheme="majorBidi"/>
          <w:noProof/>
        </w:rPr>
        <w:t>(Everaert, Duyck, &amp; Koster, 2014)</w:t>
      </w:r>
      <w:r w:rsidRPr="00E97991">
        <w:rPr>
          <w:rFonts w:asciiTheme="majorBidi" w:hAnsiTheme="majorBidi" w:cstheme="majorBidi"/>
        </w:rPr>
        <w:fldChar w:fldCharType="end"/>
      </w:r>
      <w:r w:rsidRPr="00E97991">
        <w:rPr>
          <w:rFonts w:asciiTheme="majorBidi" w:hAnsiTheme="majorBidi" w:cstheme="majorBidi"/>
        </w:rPr>
        <w:t xml:space="preserve"> and impairments in cognitive control such as </w:t>
      </w:r>
      <w:r>
        <w:rPr>
          <w:rFonts w:asciiTheme="majorBidi" w:hAnsiTheme="majorBidi" w:cstheme="majorBidi"/>
        </w:rPr>
        <w:t>increased</w:t>
      </w:r>
      <w:r w:rsidRPr="00E97991">
        <w:rPr>
          <w:rFonts w:asciiTheme="majorBidi" w:hAnsiTheme="majorBidi" w:cstheme="majorBidi"/>
        </w:rPr>
        <w:t xml:space="preserve"> interference by negative information in </w:t>
      </w:r>
      <w:r>
        <w:rPr>
          <w:rFonts w:asciiTheme="majorBidi" w:hAnsiTheme="majorBidi" w:cstheme="majorBidi"/>
        </w:rPr>
        <w:t>working memory</w:t>
      </w:r>
      <w:r w:rsidRPr="00E97991">
        <w:rPr>
          <w:rFonts w:asciiTheme="majorBidi" w:hAnsiTheme="majorBidi" w:cstheme="majorBidi"/>
        </w:rPr>
        <w:t xml:space="preserve"> </w:t>
      </w:r>
      <w:r w:rsidRPr="00E97991">
        <w:rPr>
          <w:rFonts w:asciiTheme="majorBidi" w:hAnsiTheme="majorBidi" w:cstheme="majorBidi"/>
        </w:rPr>
        <w:fldChar w:fldCharType="begin" w:fldLock="1"/>
      </w:r>
      <w:r>
        <w:rPr>
          <w:rFonts w:asciiTheme="majorBidi" w:hAnsiTheme="majorBidi" w:cstheme="majorBidi"/>
        </w:rPr>
        <w:instrText>ADDIN CSL_CITATION {"citationItems":[{"id":"ITEM-1","itemData":{"DOI":"10.1177/2167702618758969","ISSN":"2167-7026","abstract":"Cognitive control dysfunctions are thought to contribute to the onset and maintenance of depression. However, the causes and nature of these dysfunctions remain unknown. Here, we critically review contemporary research on cognitive control in depression. We identify three main conceptual issues in this field: (a) uncritical use of the tripartite model, (b) reliance on descriptive explanations, and (c) lack of integration with emotional and motivational impairments. Recent advances in cognitive neuroscience offer possibilities to resolve these issues. We review this progress focusing on the ability to detect the need for control, the role of motivation, and the flexibility-stability balance. We propose that depression-related dysfunctions arise from issues in detecting when, how, and for how long to engage in goal-oriented processing. In conclusion, we argue that integrating advances in cognitive neuroscience into clinical research can help to move from a descriptive toward a more mechanistic understanding of cognitive dysfunctions in depression.","author":[{"dropping-particle":"","family":"Grahek","given":"Ivan","non-dropping-particle":"","parse-names":false,"suffix":""},{"dropping-particle":"","family":"Everaert","given":"Jonas","non-dropping-particle":"","parse-names":false,"suffix":""},{"dropping-particle":"","family":"Krebs","given":"Ruth M.","non-dropping-particle":"","parse-names":false,"suffix":""},{"dropping-particle":"","family":"Koster","given":"Ernst H.W. W","non-dropping-particle":"","parse-names":false,"suffix":""}],"container-title":"Clinical Psychological Science","id":"ITEM-1","issue":"4","issued":{"date-parts":[["2018","3","23"]]},"note":"From Duplicate 1 (Cognitive Control in Depression: Toward Clinical Models Informed by Cognitive Neuroscience - Grahek, Ivan; Everaert, Jonas; Krebs, Ruth M; Koster, Ernst H W)\n\ndoi: 10.1177/2167702618758969","page":"464-480","publisher":"SAGE Publications Inc","title":"Cognitive Control in Depression: Toward Clinical Models Informed by Cognitive Neuroscience","type":"article-journal","volume":"6"},"uris":["http://www.mendeley.com/documents/?uuid=e670d202-7dea-4252-bdee-fd25b7344b98"]},{"id":"ITEM-2","itemData":{"DOI":"10.1037/0021-843X.117.1.182","ISBN":"0021-843X\\r1939-1846","ISSN":"0021843X","PMID":"18266496","abstract":"This study was designed to assess the effects of irrelevant emotional material on the ability to update the contents of working memory in depression. For each trial, participants were required to memorize 2 lists of emotional words and subsequently to ignore 1 of the lists. The impact of irrelevant emotional material on the ability to update the contents of working memory was indexed by response latencies on a recognition task in which the participants decided whether or not a probe was a member of the relevant list. The authors compared response latencies to probes from the irrelevant list to response latencies to novel probes of the same valence (intrusion effect). The results indicate that, compared to control participants in both neutral and sad mood states, depressed participants showed greater intrusion effects when presented with negative words. In an important finding, intrusion effects for negative words were correlated with self-reported rumination. These findings indicate that depression is associated with difficulties removing irrelevant negative material from working memory. Results also indicate that the increased interference from irrelevant negative material is associated with rumination.","author":[{"dropping-particle":"","family":"Joormann","given":"Jutta","non-dropping-particle":"","parse-names":false,"suffix":""},{"dropping-particle":"","family":"Gotlib","given":"Ian H.","non-dropping-particle":"","parse-names":false,"suffix":""}],"container-title":"Journal of Abnormal Psychology","id":"ITEM-2","issue":"1","issued":{"date-parts":[["2008"]]},"page":"182-192","title":"Updating the Contents of Working Memory in Depression: Interference From Irrelevant Negative Material","type":"article-journal","volume":"117"},"uris":["http://www.mendeley.com/documents/?uuid=15e90229-1e01-45c3-9bb1-5d424dbe0bcf"]}],"mendeley":{"formattedCitation":"(Grahek, Everaert, Krebs, &amp; Koster, 2018; Joormann &amp; Gotlib, 2008)","plainTextFormattedCitation":"(Grahek, Everaert, Krebs, &amp; Koster, 2018; Joormann &amp; Gotlib, 2008)","previouslyFormattedCitation":"(Grahek, Everaert, Krebs, &amp; Koster, 2018; Joormann &amp; Gotlib, 2008)"},"properties":{"noteIndex":0},"schema":"https://github.com/citation-style-language/schema/raw/master/csl-citation.json"}</w:instrText>
      </w:r>
      <w:r w:rsidRPr="00E97991">
        <w:rPr>
          <w:rFonts w:asciiTheme="majorBidi" w:hAnsiTheme="majorBidi" w:cstheme="majorBidi"/>
        </w:rPr>
        <w:fldChar w:fldCharType="separate"/>
      </w:r>
      <w:r w:rsidRPr="00F107BF">
        <w:rPr>
          <w:rFonts w:asciiTheme="majorBidi" w:hAnsiTheme="majorBidi" w:cstheme="majorBidi"/>
          <w:noProof/>
        </w:rPr>
        <w:t>(Grahek, Everaert, Krebs, &amp; Koster, 2018; Joormann &amp; Gotlib, 2008)</w:t>
      </w:r>
      <w:r w:rsidRPr="00E97991">
        <w:rPr>
          <w:rFonts w:asciiTheme="majorBidi" w:hAnsiTheme="majorBidi" w:cstheme="majorBidi"/>
        </w:rPr>
        <w:fldChar w:fldCharType="end"/>
      </w:r>
      <w:r>
        <w:rPr>
          <w:rFonts w:asciiTheme="majorBidi" w:hAnsiTheme="majorBidi" w:cstheme="majorBidi"/>
        </w:rPr>
        <w:t xml:space="preserve"> or </w:t>
      </w:r>
      <w:proofErr w:type="spellStart"/>
      <w:r>
        <w:rPr>
          <w:rFonts w:asciiTheme="majorBidi" w:hAnsiTheme="majorBidi" w:cstheme="majorBidi"/>
        </w:rPr>
        <w:t>dyscontrol</w:t>
      </w:r>
      <w:proofErr w:type="spellEnd"/>
      <w:r>
        <w:rPr>
          <w:rFonts w:asciiTheme="majorBidi" w:hAnsiTheme="majorBidi" w:cstheme="majorBidi"/>
        </w:rPr>
        <w:t xml:space="preserve"> over episodic memory </w:t>
      </w:r>
      <w:r>
        <w:rPr>
          <w:rFonts w:asciiTheme="majorBidi" w:hAnsiTheme="majorBidi" w:cstheme="majorBidi"/>
        </w:rPr>
        <w:fldChar w:fldCharType="begin" w:fldLock="1"/>
      </w:r>
      <w:r>
        <w:rPr>
          <w:rFonts w:asciiTheme="majorBidi" w:hAnsiTheme="majorBidi" w:cstheme="majorBidi"/>
        </w:rPr>
        <w:instrText>ADDIN CSL_CITATION {"citationItems":[{"id":"ITEM-1","itemData":{"DOI":"10.1016/j.tics.2018.07.015","ISBN":"1364-6613, 1879-307X","ISSN":"1879307X","PMID":"30122359","abstract":"Memories play a ubiquitous role in our emotional lives, both causing vivid emotional experiences in their own right and imbuing perception of the external world with emotional significance. Controlling the emotional impact of memories therefore poses a major emotion-regulation challenge, suggesting that there might be a hitherto unexplored link between the neurocognitive mechanisms underlying memory control (MC) and emotion regulation. We present here a theoretical account of how the mechanisms of MC constitute core component processes of cognitive emotion regulation (CER), and how this observation may help to understand its basic mechanisms and their disruption in psychiatric disorders.","author":[{"dropping-particle":"","family":"Engen","given":"Haakon G.","non-dropping-particle":"","parse-names":false,"suffix":""},{"dropping-particle":"","family":"Anderson","given":"Michael C.","non-dropping-particle":"","parse-names":false,"suffix":""}],"container-title":"Trends in Cognitive Sciences","id":"ITEM-1","issue":"11","issued":{"date-parts":[["2018"]]},"page":"982-995","publisher":"Elsevier Ltd","title":"Memory Control: A Fundamental Mechanism of Emotion Regulation","type":"article-journal","volume":"22"},"uris":["http://www.mendeley.com/documents/?uuid=29a1038e-dbd7-4856-b4f9-e86cf94dcc8c"]},{"id":"ITEM-2","itemData":{"DOI":"10.1177/2167702617740672","ISBN":"2167702617740","ISSN":"21677034","PMID":"29805916","abstract":"Across two studies we investigated the influence of contextual cues on autobiographical memory recall. In Study 1, participants (N = 37) with major depressive disorder, in episode or in varying degrees of remission, were administered a Negative Autobiographical Memory Task (NAMT) that required them to retrieve negatively valenced memories in response to positive cue words (a positive context). We reasoned that increased depression symptom severity would be associated with a reduced ability to override priming from this disadvantageous context. Consequently, we hypothesized that increased depressive severity would counterintuitively be associated with reduced negativity ratings for retrieved personal memories to positive cues on the NAMT. This hypothesis was supported. Study 2, using a community sample (N = 63), demonstrated that a similar reduction in memory negativity was observed in individuals with lower working memory capacity—an index of executive control. Implications for autobiographical memory and...","author":[{"dropping-particle":"","family":"Hitchcock","given":"Caitlin","non-dropping-particle":"","parse-names":false,"suffix":""},{"dropping-particle":"","family":"Golden","given":"Ann Marie J.","non-dropping-particle":"","parse-names":false,"suffix":""},{"dropping-particle":"","family":"Werner-Seidler","given":"Aliza","non-dropping-particle":"","parse-names":false,"suffix":""},{"dropping-particle":"","family":"Kuyken","given":"Willem","non-dropping-particle":"","parse-names":false,"suffix":""},{"dropping-particle":"","family":"Dalgleish","given":"Tim","non-dropping-particle":"","parse-names":false,"suffix":""}],"container-title":"Clinical Psychological Science","id":"ITEM-2","issue":"3","issued":{"date-parts":[["2018"]]},"page":"315-324","title":"The Impact of Affective Context on Autobiographical Recollection in Depression","type":"article-journal","volume":"6"},"uris":["http://www.mendeley.com/documents/?uuid=df9ac310-3dae-4a4b-825f-0f5c75a007fe"]}],"mendeley":{"formattedCitation":"(Engen &amp; Anderson, 2018; Hitchcock, Golden, Werner-Seidler, Kuyken, &amp; Dalgleish, 2018)","plainTextFormattedCitation":"(Engen &amp; Anderson, 2018; Hitchcock, Golden, Werner-Seidler, Kuyken, &amp; Dalgleish, 2018)","previouslyFormattedCitation":"(Engen &amp; Anderson, 2018; Hitchcock, Golden, Werner-Seidler, Kuyken, &amp; Dalgleish, 2018)"},"properties":{"noteIndex":0},"schema":"https://github.com/citation-style-language/schema/raw/master/csl-citation.json"}</w:instrText>
      </w:r>
      <w:r>
        <w:rPr>
          <w:rFonts w:asciiTheme="majorBidi" w:hAnsiTheme="majorBidi" w:cstheme="majorBidi"/>
        </w:rPr>
        <w:fldChar w:fldCharType="separate"/>
      </w:r>
      <w:r w:rsidRPr="00861DAC">
        <w:rPr>
          <w:rFonts w:asciiTheme="majorBidi" w:hAnsiTheme="majorBidi" w:cstheme="majorBidi"/>
          <w:noProof/>
        </w:rPr>
        <w:t>(Engen &amp; Anderson, 2018; Hitchcock, Golden, Werner-Seidler, Kuyken, &amp; Dalgleish, 2018)</w:t>
      </w:r>
      <w:r>
        <w:rPr>
          <w:rFonts w:asciiTheme="majorBidi" w:hAnsiTheme="majorBidi" w:cstheme="majorBidi"/>
        </w:rPr>
        <w:fldChar w:fldCharType="end"/>
      </w:r>
      <w:r w:rsidRPr="00E97991">
        <w:rPr>
          <w:rFonts w:asciiTheme="majorBidi" w:hAnsiTheme="majorBidi" w:cstheme="majorBidi"/>
        </w:rPr>
        <w:t xml:space="preserve">. </w:t>
      </w:r>
      <w:bookmarkStart w:id="1657" w:name="_Hlk8639441"/>
      <w:r>
        <w:rPr>
          <w:rFonts w:asciiTheme="majorBidi" w:hAnsiTheme="majorBidi" w:cstheme="majorBidi"/>
        </w:rPr>
        <w:t xml:space="preserve">Critically, many of these vulnerabilities more often than not co-occur and interact with one another </w:t>
      </w:r>
      <w:r>
        <w:rPr>
          <w:rFonts w:asciiTheme="majorBidi" w:hAnsiTheme="majorBidi" w:cstheme="majorBidi"/>
        </w:rPr>
        <w:fldChar w:fldCharType="begin" w:fldLock="1"/>
      </w:r>
      <w:r>
        <w:rPr>
          <w:rFonts w:asciiTheme="majorBidi" w:hAnsiTheme="majorBidi" w:cstheme="majorBidi"/>
        </w:rPr>
        <w:instrText>ADDIN CSL_CITATION {"citationItems":[{"id":"ITEM-1","itemData":{"DOI":"10.1177/2167702614553789","ISSN":"2167-7026","abstract":"Cognitive theories of psychopathology posit that maladaptive patterns of cognitions confer elevated risks to individuals in the development of psychological disorders. This meta-analysis examined the extent to which six cognitive vulnerabilities associated with depression (i.e., pessimistic inferential style, dysfunctional attitudes, and ruminative style) and anxiety (i.e., anxiety sensitivity, intolerance of uncertainty, and fear of negative evaluation) were related with one another. A total of 159 effect sizes from 73 articles were obtained to estimate the mean correlations among the vulnerabilities. Results indicated that they were moderately to strongly correlated. Meta-analytic structural equation modeling was applied to evaluate two alternative factor analytic models underlying the associations among the vulnerabilities. A one-factor model provided the best fit to the meta-analytic data, suggesting a common etiologic factor shared among the vulnerabilities. This suggests that the vulnerabilities are not distinct at a broad level and their common core presents an avenue for transdiagnostic interventions.","author":[{"dropping-particle":"","family":"Hong","given":"Ryan Y","non-dropping-particle":"","parse-names":false,"suffix":""},{"dropping-particle":"","family":"Cheung","given":"Mike W.-L.","non-dropping-particle":"","parse-names":false,"suffix":""}],"container-title":"Clinical Psychological Science","id":"ITEM-1","issue":"6","issued":{"date-parts":[["2014","11","26"]]},"note":"doi: 10.1177/2167702614553789","page":"892-912","publisher":"SAGE Publications Inc","title":"The Structure of Cognitive Vulnerabilities to Depression and Anxiety: Evidence for a Common Core Etiologic Process Based on a Meta-Analytic Review","type":"article-journal","volume":"3"},"uris":["http://www.mendeley.com/documents/?uuid=5facbea8-0a6a-4690-8ebe-b5c8b24005d5"]},{"id":"ITEM-2","itemData":{"DOI":"10.1371/journal.pone.0168612","ISSN":"19326203","PMID":"27992548","abstract":"There is extensive literature establishing the influence of rumination, hopelessness, and dysfunctional attitudes on depressive symptoms. However, it is unclear whether these vulnerability factors are distinctly related to depressive symptoms or show substantial overlap. In two large samples of undergraduates (Study #1, n = 304; Study #2, n = 491) and two samples of clinically depressed individuals (Study #3, n = 141; Study #4, n = 109, from published studies), questionnaire data were used to examine the relationship between cognitive vulnerability factors and depressive symptoms, along with additional measures of anxiety and stress symptoms. To decompose model fit into its specific and common partitions, we relied on commonality analysis (CA). CA showed that there is substantial overlap in cognitive risk factors for depression. Moreover, we found strong evidence that hopelessness provides a unique statistical contribution to depression. This pattern of findings was stable in healthy as well as clinical samples. Symptom-levels analysis revealed that a specific subset of depressive symptoms are associated with hopelessness. In closing, we showed that CA provides a powerful tool to map unique and overlapping variance between multiple risk factors. Moreover, hopelessness emerged to be an important focus of clinical attention.","author":[{"dropping-particle":"","family":"Marchetti","given":"Igor","non-dropping-particle":"","parse-names":false,"suffix":""},{"dropping-particle":"","family":"Loeys","given":"Tom","non-dropping-particle":"","parse-names":false,"suffix":""},{"dropping-particle":"","family":"Alloy","given":"Lauren B.","non-dropping-particle":"","parse-names":false,"suffix":""},{"dropping-particle":"","family":"Koster","given":"Ernst H.W.","non-dropping-particle":"","parse-names":false,"suffix":""}],"container-title":"PLoS ONE","id":"ITEM-2","issue":"12","issued":{"date-parts":[["2016"]]},"page":"1-16","title":"Unveiling the structure of cognitive vulnerability for depression: Specificity and overlap","type":"article-journal","volume":"11"},"uris":["http://www.mendeley.com/documents/?uuid=29975be5-9130-4b2f-a847-2559dafd97f1"]},{"id":"ITEM-3","itemData":{"DOI":"https://doi.org/10.1016/j.janxdis.2016.06.008","ISSN":"0887-6185","abstract":"Many cognitive and behavioral processes, such as selective attention to threat, self-focused attention, safety-seeking behaviors, worry and thought suppression, have their foundations in research on anxiety disorders. Yet, they are now known to be transdiagnostic, i.e. shared across a wide range of psychological disorders. A more pertinent clinical and theoretical question is whether these processes are themselves distinct, or whether they reflect a shared ‘core’ process that maintains psychopathology. The current study utilized a treatment-seeking clinical adult sample of 313 individuals with a range of anxiety disorders and/or depression who had completed self-report measures of widely ranging processes: affect control, rumination, worry, escape/avoidance, and safety-seeking behaviors. We found that only the first factor extracted from a principal components analysis of the items of these measures was associated with symptoms of anxiety and depression. Our findings supported the ‘core process’ account that had its origins in the field of anxiety disorders, and we discuss the implications for theory, clinical practice and future research across psychological disorders.","author":[{"dropping-particle":"","family":"Mansell","given":"Warren","non-dropping-particle":"","parse-names":false,"suffix":""},{"dropping-particle":"","family":"McEvoy","given":"Peter M","non-dropping-particle":"","parse-names":false,"suffix":""}],"container-title":"Journal of Anxiety Disorders","id":"ITEM-3","issued":{"date-parts":[["2017"]]},"page":"4-10","title":"A test of the core process account of psychopathology in a heterogenous clinical sample of anxiety and depression: A case of the blind men and the elephant?","type":"article-journal","volume":"46"},"uris":["http://www.mendeley.com/documents/?uuid=4e77bd46-43f0-473c-8194-b0054af63da0"]}],"mendeley":{"formattedCitation":"(Hong &amp; Cheung, 2014; Mansell &amp; McEvoy, 2017; Marchetti, Loeys, Alloy, &amp; Koster, 2016)","plainTextFormattedCitation":"(Hong &amp; Cheung, 2014; Mansell &amp; McEvoy, 2017; Marchetti, Loeys, Alloy, &amp; Koster, 2016)","previouslyFormattedCitation":"(Hong &amp; Cheung, 2014; Mansell &amp; McEvoy, 2017; Marchetti, Loeys, Alloy, &amp; Koster, 2016)"},"properties":{"noteIndex":0},"schema":"https://github.com/citation-style-language/schema/raw/master/csl-citation.json"}</w:instrText>
      </w:r>
      <w:r>
        <w:rPr>
          <w:rFonts w:asciiTheme="majorBidi" w:hAnsiTheme="majorBidi" w:cstheme="majorBidi"/>
        </w:rPr>
        <w:fldChar w:fldCharType="separate"/>
      </w:r>
      <w:r w:rsidRPr="00B2348B">
        <w:rPr>
          <w:rFonts w:asciiTheme="majorBidi" w:hAnsiTheme="majorBidi" w:cstheme="majorBidi"/>
          <w:noProof/>
        </w:rPr>
        <w:t>(Hong &amp; Cheung, 2014; Mansell &amp; McEvoy, 2017; Marchetti, Loeys, Alloy, &amp; Koster, 2016)</w:t>
      </w:r>
      <w:r>
        <w:rPr>
          <w:rFonts w:asciiTheme="majorBidi" w:hAnsiTheme="majorBidi" w:cstheme="majorBidi"/>
        </w:rPr>
        <w:fldChar w:fldCharType="end"/>
      </w:r>
      <w:r>
        <w:rPr>
          <w:rFonts w:asciiTheme="majorBidi" w:hAnsiTheme="majorBidi" w:cstheme="majorBidi"/>
        </w:rPr>
        <w:t xml:space="preserve">. The </w:t>
      </w:r>
      <w:proofErr w:type="spellStart"/>
      <w:ins w:id="1658" w:author="עמית ברנשטיין" w:date="2020-03-11T14:32:00Z">
        <w:r w:rsidR="00163CFB">
          <w:rPr>
            <w:rFonts w:asciiTheme="majorBidi" w:hAnsiTheme="majorBidi" w:cstheme="majorBidi"/>
          </w:rPr>
          <w:t>common</w:t>
        </w:r>
      </w:ins>
      <w:r>
        <w:rPr>
          <w:rFonts w:asciiTheme="majorBidi" w:hAnsiTheme="majorBidi" w:cstheme="majorBidi"/>
        </w:rPr>
        <w:t>co</w:t>
      </w:r>
      <w:proofErr w:type="spellEnd"/>
      <w:r>
        <w:rPr>
          <w:rFonts w:asciiTheme="majorBidi" w:hAnsiTheme="majorBidi" w:cstheme="majorBidi"/>
        </w:rPr>
        <w:t>-occurrence of vulnerabilities</w:t>
      </w:r>
      <w:ins w:id="1659" w:author="עמית ברנשטיין" w:date="2020-03-11T14:32:00Z">
        <w:r w:rsidR="00163CFB">
          <w:rPr>
            <w:rFonts w:asciiTheme="majorBidi" w:hAnsiTheme="majorBidi" w:cstheme="majorBidi"/>
          </w:rPr>
          <w:t xml:space="preserve"> and the respective mental health problems associated with them</w:t>
        </w:r>
      </w:ins>
      <w:ins w:id="1660" w:author="עמית ברנשטיין" w:date="2020-03-11T14:31:00Z">
        <w:r w:rsidR="00163CFB">
          <w:rPr>
            <w:rFonts w:asciiTheme="majorBidi" w:hAnsiTheme="majorBidi" w:cstheme="majorBidi"/>
          </w:rPr>
          <w:t>, we argue, may be related to a common role of internal attention.</w:t>
        </w:r>
      </w:ins>
      <w:r>
        <w:rPr>
          <w:rFonts w:asciiTheme="majorBidi" w:hAnsiTheme="majorBidi" w:cstheme="majorBidi"/>
        </w:rPr>
        <w:t xml:space="preserve"> </w:t>
      </w:r>
      <w:del w:id="1661" w:author="עמית ברנשטיין" w:date="2020-03-11T14:31:00Z">
        <w:r w:rsidDel="00163CFB">
          <w:rPr>
            <w:rFonts w:asciiTheme="majorBidi" w:hAnsiTheme="majorBidi" w:cstheme="majorBidi"/>
          </w:rPr>
          <w:delText>suggests an underlying trans</w:delText>
        </w:r>
        <w:r w:rsidR="004845BF" w:rsidDel="00163CFB">
          <w:rPr>
            <w:rFonts w:asciiTheme="majorBidi" w:hAnsiTheme="majorBidi" w:cstheme="majorBidi"/>
          </w:rPr>
          <w:delText xml:space="preserve">- </w:delText>
        </w:r>
        <w:r w:rsidDel="00163CFB">
          <w:rPr>
            <w:rFonts w:asciiTheme="majorBidi" w:hAnsiTheme="majorBidi" w:cstheme="majorBidi"/>
          </w:rPr>
          <w:delText>diagnostic</w:delText>
        </w:r>
        <w:r w:rsidR="004845BF" w:rsidDel="00163CFB">
          <w:rPr>
            <w:rFonts w:asciiTheme="majorBidi" w:hAnsiTheme="majorBidi" w:cstheme="majorBidi"/>
          </w:rPr>
          <w:delText xml:space="preserve"> and trans- vulnerability</w:delText>
        </w:r>
        <w:r w:rsidDel="00163CFB">
          <w:rPr>
            <w:rFonts w:asciiTheme="majorBidi" w:hAnsiTheme="majorBidi" w:cstheme="majorBidi"/>
          </w:rPr>
          <w:delText xml:space="preserve"> mechanism subserving these various cognitive processes. </w:delText>
        </w:r>
      </w:del>
      <w:del w:id="1662" w:author="עמית ברנשטיין" w:date="2020-03-11T14:32:00Z">
        <w:r w:rsidR="00447867" w:rsidDel="00163CFB">
          <w:rPr>
            <w:rFonts w:asciiTheme="majorBidi" w:hAnsiTheme="majorBidi" w:cstheme="majorBidi"/>
            <w:lang w:val="en-IL"/>
          </w:rPr>
          <w:delText>W</w:delText>
        </w:r>
        <w:r w:rsidDel="00163CFB">
          <w:rPr>
            <w:rFonts w:asciiTheme="majorBidi" w:hAnsiTheme="majorBidi" w:cstheme="majorBidi"/>
          </w:rPr>
          <w:delText>e</w:delText>
        </w:r>
      </w:del>
      <w:ins w:id="1663" w:author="עמית ברנשטיין" w:date="2020-03-11T14:32:00Z">
        <w:r w:rsidR="00163CFB">
          <w:rPr>
            <w:rFonts w:asciiTheme="majorBidi" w:hAnsiTheme="majorBidi" w:cstheme="majorBidi"/>
          </w:rPr>
          <w:t>Specifically, we</w:t>
        </w:r>
      </w:ins>
      <w:r>
        <w:rPr>
          <w:rFonts w:asciiTheme="majorBidi" w:hAnsiTheme="majorBidi" w:cstheme="majorBidi"/>
        </w:rPr>
        <w:t xml:space="preserve"> argue, first,</w:t>
      </w:r>
      <w:r w:rsidRPr="00E97991">
        <w:rPr>
          <w:rFonts w:asciiTheme="majorBidi" w:hAnsiTheme="majorBidi" w:cstheme="majorBidi"/>
        </w:rPr>
        <w:t xml:space="preserve"> that biases in </w:t>
      </w:r>
      <w:r>
        <w:rPr>
          <w:rFonts w:asciiTheme="majorBidi" w:hAnsiTheme="majorBidi" w:cstheme="majorBidi"/>
        </w:rPr>
        <w:t xml:space="preserve">lower-level </w:t>
      </w:r>
      <w:r>
        <w:rPr>
          <w:rFonts w:cstheme="majorBidi"/>
        </w:rPr>
        <w:t>internal attentional</w:t>
      </w:r>
      <w:r w:rsidRPr="00E97991">
        <w:rPr>
          <w:rFonts w:asciiTheme="majorBidi" w:hAnsiTheme="majorBidi" w:cstheme="majorBidi"/>
        </w:rPr>
        <w:t xml:space="preserve"> processes cut across and sub</w:t>
      </w:r>
      <w:r>
        <w:rPr>
          <w:rFonts w:asciiTheme="majorBidi" w:hAnsiTheme="majorBidi" w:cstheme="majorBidi"/>
        </w:rPr>
        <w:t>-</w:t>
      </w:r>
      <w:r w:rsidRPr="00E97991">
        <w:rPr>
          <w:rFonts w:asciiTheme="majorBidi" w:hAnsiTheme="majorBidi" w:cstheme="majorBidi"/>
        </w:rPr>
        <w:t>serve these</w:t>
      </w:r>
      <w:r>
        <w:rPr>
          <w:rFonts w:asciiTheme="majorBidi" w:hAnsiTheme="majorBidi" w:cstheme="majorBidi"/>
        </w:rPr>
        <w:t xml:space="preserve"> higher-</w:t>
      </w:r>
      <w:r w:rsidRPr="00E97991">
        <w:rPr>
          <w:rFonts w:asciiTheme="majorBidi" w:hAnsiTheme="majorBidi" w:cstheme="majorBidi"/>
        </w:rPr>
        <w:t>level processes</w:t>
      </w:r>
      <w:bookmarkEnd w:id="1657"/>
      <w:r w:rsidRPr="00E97991">
        <w:rPr>
          <w:rFonts w:asciiTheme="majorBidi" w:hAnsiTheme="majorBidi" w:cstheme="majorBidi"/>
        </w:rPr>
        <w:t xml:space="preserve"> </w:t>
      </w:r>
      <w:r>
        <w:rPr>
          <w:rFonts w:cstheme="majorBidi"/>
        </w:rPr>
        <w:t xml:space="preserve">(see Figure 1 for illustration); and </w:t>
      </w:r>
      <w:del w:id="1664" w:author="עמית ברנשטיין" w:date="2020-03-11T14:32:00Z">
        <w:r w:rsidDel="00163CFB">
          <w:rPr>
            <w:rFonts w:cstheme="majorBidi"/>
          </w:rPr>
          <w:delText>relatedly</w:delText>
        </w:r>
      </w:del>
      <w:ins w:id="1665" w:author="עמית ברנשטיין" w:date="2020-03-11T14:32:00Z">
        <w:r w:rsidR="00163CFB">
          <w:rPr>
            <w:rFonts w:cstheme="majorBidi"/>
          </w:rPr>
          <w:t>second</w:t>
        </w:r>
      </w:ins>
      <w:r>
        <w:rPr>
          <w:rFonts w:asciiTheme="majorBidi" w:hAnsiTheme="majorBidi" w:cstheme="majorBidi"/>
        </w:rPr>
        <w:t>,</w:t>
      </w:r>
      <w:r w:rsidRPr="00E97991">
        <w:rPr>
          <w:rFonts w:asciiTheme="majorBidi" w:hAnsiTheme="majorBidi" w:cstheme="majorBidi"/>
        </w:rPr>
        <w:t xml:space="preserve"> </w:t>
      </w:r>
      <w:del w:id="1666" w:author="יפתח עמיר" w:date="2020-01-24T09:32:00Z">
        <w:r w:rsidRPr="00E97991" w:rsidDel="00F95380">
          <w:rPr>
            <w:rFonts w:asciiTheme="majorBidi" w:hAnsiTheme="majorBidi" w:cstheme="majorBidi"/>
          </w:rPr>
          <w:delText xml:space="preserve">understanding the nature and function </w:delText>
        </w:r>
        <w:r w:rsidRPr="00EC2620" w:rsidDel="00F95380">
          <w:rPr>
            <w:rFonts w:asciiTheme="majorBidi" w:hAnsiTheme="majorBidi" w:cstheme="majorBidi"/>
          </w:rPr>
          <w:delText xml:space="preserve">of </w:delText>
        </w:r>
        <w:r w:rsidRPr="00033941" w:rsidDel="00F95380">
          <w:rPr>
            <w:rFonts w:cstheme="majorBidi"/>
          </w:rPr>
          <w:delText>internal attention</w:delText>
        </w:r>
        <w:r w:rsidRPr="00EC2620" w:rsidDel="00F95380">
          <w:rPr>
            <w:rFonts w:asciiTheme="majorBidi" w:hAnsiTheme="majorBidi" w:cstheme="majorBidi"/>
          </w:rPr>
          <w:delText xml:space="preserve"> in</w:delText>
        </w:r>
        <w:r w:rsidRPr="00E97991" w:rsidDel="00F95380">
          <w:rPr>
            <w:rFonts w:asciiTheme="majorBidi" w:hAnsiTheme="majorBidi" w:cstheme="majorBidi"/>
          </w:rPr>
          <w:delText xml:space="preserve"> </w:delText>
        </w:r>
        <w:commentRangeStart w:id="1667"/>
        <w:r w:rsidRPr="00E97991" w:rsidDel="00F95380">
          <w:rPr>
            <w:rFonts w:asciiTheme="majorBidi" w:hAnsiTheme="majorBidi" w:cstheme="majorBidi"/>
          </w:rPr>
          <w:delText>cognit</w:delText>
        </w:r>
        <w:r w:rsidDel="00F95380">
          <w:rPr>
            <w:rFonts w:asciiTheme="majorBidi" w:hAnsiTheme="majorBidi" w:cstheme="majorBidi"/>
          </w:rPr>
          <w:delText>i</w:delText>
        </w:r>
        <w:r w:rsidRPr="00E97991" w:rsidDel="00F95380">
          <w:rPr>
            <w:rFonts w:asciiTheme="majorBidi" w:hAnsiTheme="majorBidi" w:cstheme="majorBidi"/>
          </w:rPr>
          <w:delText xml:space="preserve">on </w:delText>
        </w:r>
        <w:r w:rsidDel="00F95380">
          <w:rPr>
            <w:rFonts w:asciiTheme="majorBidi" w:hAnsiTheme="majorBidi" w:cstheme="majorBidi"/>
          </w:rPr>
          <w:delText>and</w:delText>
        </w:r>
        <w:r w:rsidRPr="00E97991" w:rsidDel="00F95380">
          <w:rPr>
            <w:rFonts w:asciiTheme="majorBidi" w:hAnsiTheme="majorBidi" w:cstheme="majorBidi"/>
          </w:rPr>
          <w:delText xml:space="preserve"> thought </w:delText>
        </w:r>
        <w:commentRangeEnd w:id="1667"/>
        <w:r w:rsidDel="00F95380">
          <w:rPr>
            <w:rStyle w:val="CommentReference"/>
          </w:rPr>
          <w:commentReference w:id="1667"/>
        </w:r>
        <w:r w:rsidRPr="00E97991" w:rsidDel="00F95380">
          <w:rPr>
            <w:rFonts w:asciiTheme="majorBidi" w:hAnsiTheme="majorBidi" w:cstheme="majorBidi"/>
          </w:rPr>
          <w:delText>is essential</w:delText>
        </w:r>
      </w:del>
      <w:ins w:id="1668" w:author="יפתח עמיר" w:date="2020-01-24T09:32:00Z">
        <w:r w:rsidR="00F95380">
          <w:rPr>
            <w:rFonts w:asciiTheme="majorBidi" w:hAnsiTheme="majorBidi" w:cstheme="majorBidi"/>
            <w:lang w:val="en-IL"/>
          </w:rPr>
          <w:t xml:space="preserve">A2T may </w:t>
        </w:r>
      </w:ins>
      <w:ins w:id="1669" w:author="עמית ברנשטיין" w:date="2020-03-11T14:32:00Z">
        <w:r w:rsidR="00163CFB">
          <w:rPr>
            <w:rFonts w:asciiTheme="majorBidi" w:hAnsiTheme="majorBidi" w:cstheme="majorBidi"/>
          </w:rPr>
          <w:t xml:space="preserve">help to </w:t>
        </w:r>
      </w:ins>
      <w:ins w:id="1670" w:author="יפתח עמיר" w:date="2020-01-24T09:32:00Z">
        <w:r w:rsidR="00F95380">
          <w:rPr>
            <w:rFonts w:asciiTheme="majorBidi" w:hAnsiTheme="majorBidi" w:cstheme="majorBidi"/>
            <w:lang w:val="en-IL"/>
          </w:rPr>
          <w:t>advance</w:t>
        </w:r>
      </w:ins>
      <w:r w:rsidRPr="00E97991">
        <w:rPr>
          <w:rFonts w:asciiTheme="majorBidi" w:hAnsiTheme="majorBidi" w:cstheme="majorBidi"/>
        </w:rPr>
        <w:t xml:space="preserve"> </w:t>
      </w:r>
      <w:del w:id="1671" w:author="יפתח עמיר" w:date="2020-01-24T09:32:00Z">
        <w:r w:rsidRPr="00E97991" w:rsidDel="00F95380">
          <w:rPr>
            <w:rFonts w:asciiTheme="majorBidi" w:hAnsiTheme="majorBidi" w:cstheme="majorBidi"/>
          </w:rPr>
          <w:delText xml:space="preserve">to </w:delText>
        </w:r>
      </w:del>
      <w:r w:rsidRPr="00E97991">
        <w:rPr>
          <w:rFonts w:asciiTheme="majorBidi" w:hAnsiTheme="majorBidi" w:cstheme="majorBidi"/>
        </w:rPr>
        <w:t xml:space="preserve">understanding </w:t>
      </w:r>
      <w:del w:id="1672" w:author="עמית ברנשטיין" w:date="2020-03-11T14:32:00Z">
        <w:r w:rsidRPr="00E97991" w:rsidDel="00163CFB">
          <w:rPr>
            <w:rFonts w:asciiTheme="majorBidi" w:hAnsiTheme="majorBidi" w:cstheme="majorBidi"/>
          </w:rPr>
          <w:delText xml:space="preserve">the </w:delText>
        </w:r>
      </w:del>
      <w:ins w:id="1673" w:author="עמית ברנשטיין" w:date="2020-03-11T14:32:00Z">
        <w:r w:rsidR="00163CFB">
          <w:rPr>
            <w:rFonts w:asciiTheme="majorBidi" w:hAnsiTheme="majorBidi" w:cstheme="majorBidi"/>
          </w:rPr>
          <w:t>of the</w:t>
        </w:r>
        <w:r w:rsidR="00163CFB" w:rsidRPr="00E97991">
          <w:rPr>
            <w:rFonts w:asciiTheme="majorBidi" w:hAnsiTheme="majorBidi" w:cstheme="majorBidi"/>
          </w:rPr>
          <w:t xml:space="preserve"> </w:t>
        </w:r>
      </w:ins>
      <w:r w:rsidRPr="00E97991">
        <w:rPr>
          <w:rFonts w:asciiTheme="majorBidi" w:hAnsiTheme="majorBidi" w:cstheme="majorBidi"/>
        </w:rPr>
        <w:t>emergence and maint</w:t>
      </w:r>
      <w:r>
        <w:rPr>
          <w:rFonts w:asciiTheme="majorBidi" w:hAnsiTheme="majorBidi" w:cstheme="majorBidi"/>
        </w:rPr>
        <w:t>e</w:t>
      </w:r>
      <w:r w:rsidRPr="00E97991">
        <w:rPr>
          <w:rFonts w:asciiTheme="majorBidi" w:hAnsiTheme="majorBidi" w:cstheme="majorBidi"/>
        </w:rPr>
        <w:t>n</w:t>
      </w:r>
      <w:r>
        <w:rPr>
          <w:rFonts w:asciiTheme="majorBidi" w:hAnsiTheme="majorBidi" w:cstheme="majorBidi"/>
        </w:rPr>
        <w:t>a</w:t>
      </w:r>
      <w:r w:rsidRPr="00E97991">
        <w:rPr>
          <w:rFonts w:asciiTheme="majorBidi" w:hAnsiTheme="majorBidi" w:cstheme="majorBidi"/>
        </w:rPr>
        <w:t>nce of common forms of cognitive vulnerability</w:t>
      </w:r>
      <w:ins w:id="1674" w:author="עמית ברנשטיין" w:date="2020-03-11T14:32:00Z">
        <w:r w:rsidR="00163CFB">
          <w:rPr>
            <w:rFonts w:asciiTheme="majorBidi" w:hAnsiTheme="majorBidi" w:cstheme="majorBidi"/>
          </w:rPr>
          <w:t>. Among other</w:t>
        </w:r>
      </w:ins>
      <w:ins w:id="1675" w:author="עמית ברנשטיין" w:date="2020-03-11T14:33:00Z">
        <w:r w:rsidR="00163CFB">
          <w:rPr>
            <w:rFonts w:asciiTheme="majorBidi" w:hAnsiTheme="majorBidi" w:cstheme="majorBidi"/>
          </w:rPr>
          <w:t xml:space="preserve"> implications, such </w:t>
        </w:r>
        <w:proofErr w:type="spellStart"/>
        <w:r w:rsidR="00163CFB">
          <w:rPr>
            <w:rFonts w:asciiTheme="majorBidi" w:hAnsiTheme="majorBidi" w:cstheme="majorBidi"/>
          </w:rPr>
          <w:t>insighs</w:t>
        </w:r>
        <w:proofErr w:type="spellEnd"/>
        <w:r w:rsidR="00163CFB">
          <w:rPr>
            <w:rFonts w:asciiTheme="majorBidi" w:hAnsiTheme="majorBidi" w:cstheme="majorBidi"/>
          </w:rPr>
          <w:t xml:space="preserve"> may be useful to</w:t>
        </w:r>
      </w:ins>
      <w:del w:id="1676" w:author="עמית ברנשטיין" w:date="2020-03-11T14:32:00Z">
        <w:r w:rsidRPr="00E97991" w:rsidDel="00163CFB">
          <w:rPr>
            <w:rFonts w:asciiTheme="majorBidi" w:hAnsiTheme="majorBidi" w:cstheme="majorBidi"/>
          </w:rPr>
          <w:delText>,</w:delText>
        </w:r>
      </w:del>
      <w:del w:id="1677" w:author="עמית ברנשטיין" w:date="2020-03-11T14:33:00Z">
        <w:r w:rsidRPr="00E97991" w:rsidDel="00163CFB">
          <w:rPr>
            <w:rFonts w:asciiTheme="majorBidi" w:hAnsiTheme="majorBidi" w:cstheme="majorBidi"/>
          </w:rPr>
          <w:delText xml:space="preserve"> to reveal and characterize how higher</w:delText>
        </w:r>
        <w:r w:rsidDel="00163CFB">
          <w:rPr>
            <w:rFonts w:asciiTheme="majorBidi" w:hAnsiTheme="majorBidi" w:cstheme="majorBidi"/>
          </w:rPr>
          <w:delText>-</w:delText>
        </w:r>
        <w:r w:rsidRPr="00E97991" w:rsidDel="00163CFB">
          <w:rPr>
            <w:rFonts w:asciiTheme="majorBidi" w:hAnsiTheme="majorBidi" w:cstheme="majorBidi"/>
          </w:rPr>
          <w:delText xml:space="preserve">level thinking processes interact with one another and or mental health, </w:delText>
        </w:r>
        <w:r w:rsidDel="00163CFB">
          <w:rPr>
            <w:rFonts w:asciiTheme="majorBidi" w:hAnsiTheme="majorBidi" w:cstheme="majorBidi"/>
          </w:rPr>
          <w:delText xml:space="preserve">and </w:delText>
        </w:r>
      </w:del>
      <w:ins w:id="1678" w:author="יפתח עמיר" w:date="2020-01-24T09:33:00Z">
        <w:del w:id="1679" w:author="עמית ברנשטיין" w:date="2020-03-11T14:33:00Z">
          <w:r w:rsidR="00F95380" w:rsidDel="00163CFB">
            <w:rPr>
              <w:rFonts w:asciiTheme="majorBidi" w:hAnsiTheme="majorBidi" w:cstheme="majorBidi"/>
              <w:lang w:val="en-IL"/>
            </w:rPr>
            <w:delText>accordingly</w:delText>
          </w:r>
        </w:del>
        <w:r w:rsidR="00F95380">
          <w:rPr>
            <w:rFonts w:asciiTheme="majorBidi" w:hAnsiTheme="majorBidi" w:cstheme="majorBidi"/>
            <w:lang w:val="en-IL"/>
          </w:rPr>
          <w:t xml:space="preserve"> </w:t>
        </w:r>
      </w:ins>
      <w:proofErr w:type="spellStart"/>
      <w:r>
        <w:rPr>
          <w:rFonts w:asciiTheme="majorBidi" w:hAnsiTheme="majorBidi" w:cstheme="majorBidi"/>
        </w:rPr>
        <w:t>to</w:t>
      </w:r>
      <w:proofErr w:type="spellEnd"/>
      <w:r>
        <w:rPr>
          <w:rFonts w:asciiTheme="majorBidi" w:hAnsiTheme="majorBidi" w:cstheme="majorBidi"/>
        </w:rPr>
        <w:t xml:space="preserve"> guide</w:t>
      </w:r>
      <w:r w:rsidRPr="00E97991">
        <w:rPr>
          <w:rFonts w:asciiTheme="majorBidi" w:hAnsiTheme="majorBidi" w:cstheme="majorBidi"/>
        </w:rPr>
        <w:t xml:space="preserve"> training or therapeutic targets to prevent and reduce vulnerability and ther</w:t>
      </w:r>
      <w:r>
        <w:rPr>
          <w:rFonts w:asciiTheme="majorBidi" w:hAnsiTheme="majorBidi" w:cstheme="majorBidi"/>
        </w:rPr>
        <w:t>e</w:t>
      </w:r>
      <w:r w:rsidRPr="00E97991">
        <w:rPr>
          <w:rFonts w:asciiTheme="majorBidi" w:hAnsiTheme="majorBidi" w:cstheme="majorBidi"/>
        </w:rPr>
        <w:t xml:space="preserve">by improve mental </w:t>
      </w:r>
      <w:commentRangeStart w:id="1680"/>
      <w:r w:rsidRPr="00E97991">
        <w:rPr>
          <w:rFonts w:asciiTheme="majorBidi" w:hAnsiTheme="majorBidi" w:cstheme="majorBidi"/>
        </w:rPr>
        <w:t>health</w:t>
      </w:r>
      <w:commentRangeEnd w:id="1680"/>
      <w:r w:rsidR="0095681B">
        <w:rPr>
          <w:rStyle w:val="CommentReference"/>
        </w:rPr>
        <w:commentReference w:id="1680"/>
      </w:r>
      <w:r w:rsidRPr="00E97991">
        <w:rPr>
          <w:rFonts w:asciiTheme="majorBidi" w:hAnsiTheme="majorBidi" w:cstheme="majorBidi"/>
        </w:rPr>
        <w:t>.</w:t>
      </w:r>
    </w:p>
    <w:p w14:paraId="175B50FE" w14:textId="00BE5397" w:rsidR="009C2722" w:rsidRPr="009659D2" w:rsidDel="00A5003B" w:rsidRDefault="009C2722">
      <w:pPr>
        <w:rPr>
          <w:del w:id="1681" w:author="יפתח עמיר" w:date="2020-01-16T12:47:00Z"/>
          <w:rFonts w:asciiTheme="majorBidi" w:hAnsiTheme="majorBidi" w:cstheme="majorBidi"/>
          <w:rtl/>
          <w:lang w:val="en-IL"/>
          <w:rPrChange w:id="1682" w:author="יפתח עמיר" w:date="2020-01-16T10:27:00Z">
            <w:rPr>
              <w:del w:id="1683" w:author="יפתח עמיר" w:date="2020-01-16T12:47:00Z"/>
              <w:rFonts w:asciiTheme="majorBidi" w:hAnsiTheme="majorBidi" w:cstheme="majorBidi"/>
              <w:rtl/>
            </w:rPr>
          </w:rPrChange>
        </w:rPr>
      </w:pPr>
    </w:p>
    <w:p w14:paraId="78806998" w14:textId="4B377E99" w:rsidR="00E032E3" w:rsidRDefault="009C2722" w:rsidP="00514D18">
      <w:pPr>
        <w:rPr>
          <w:ins w:id="1684" w:author="יפתח עמיר" w:date="2020-01-16T12:43:00Z"/>
          <w:rFonts w:asciiTheme="majorBidi" w:hAnsiTheme="majorBidi" w:cstheme="majorBidi"/>
          <w:lang w:val="en-IL"/>
        </w:rPr>
      </w:pPr>
      <w:r w:rsidRPr="00E032E3">
        <w:rPr>
          <w:rFonts w:asciiTheme="majorBidi" w:hAnsiTheme="majorBidi" w:cstheme="majorBidi"/>
          <w:rPrChange w:id="1685" w:author="יפתח עמיר" w:date="2020-01-16T12:36:00Z">
            <w:rPr>
              <w:rFonts w:asciiTheme="majorBidi" w:hAnsiTheme="majorBidi" w:cstheme="majorBidi"/>
              <w:highlight w:val="magenta"/>
            </w:rPr>
          </w:rPrChange>
        </w:rPr>
        <w:t>There have been</w:t>
      </w:r>
      <w:r>
        <w:rPr>
          <w:rFonts w:asciiTheme="majorBidi" w:hAnsiTheme="majorBidi" w:cstheme="majorBidi"/>
        </w:rPr>
        <w:t xml:space="preserve"> initial efforts to develop models of internal attention</w:t>
      </w:r>
      <w:ins w:id="1686" w:author="יפתח עמיר" w:date="2020-01-18T17:21:00Z">
        <w:r w:rsidR="003B285C">
          <w:rPr>
            <w:rFonts w:asciiTheme="majorBidi" w:hAnsiTheme="majorBidi" w:cstheme="majorBidi"/>
            <w:lang w:val="en-IL"/>
          </w:rPr>
          <w:t xml:space="preserve"> (or related cognitive processes)</w:t>
        </w:r>
      </w:ins>
      <w:r>
        <w:rPr>
          <w:rFonts w:asciiTheme="majorBidi" w:hAnsiTheme="majorBidi" w:cstheme="majorBidi"/>
        </w:rPr>
        <w:t xml:space="preserve"> </w:t>
      </w:r>
      <w:del w:id="1687" w:author="יפתח עמיר" w:date="2020-01-16T12:35:00Z">
        <w:r w:rsidRPr="00785DD6" w:rsidDel="00E032E3">
          <w:rPr>
            <w:rFonts w:asciiTheme="majorBidi" w:hAnsiTheme="majorBidi" w:cstheme="majorBidi"/>
            <w:highlight w:val="yellow"/>
          </w:rPr>
          <w:delText>and</w:delText>
        </w:r>
        <w:r w:rsidDel="00E032E3">
          <w:rPr>
            <w:rFonts w:asciiTheme="majorBidi" w:hAnsiTheme="majorBidi" w:cstheme="majorBidi"/>
            <w:highlight w:val="yellow"/>
          </w:rPr>
          <w:delText xml:space="preserve"> related cognitive</w:delText>
        </w:r>
        <w:r w:rsidRPr="00785DD6" w:rsidDel="00E032E3">
          <w:rPr>
            <w:rFonts w:asciiTheme="majorBidi" w:hAnsiTheme="majorBidi" w:cstheme="majorBidi"/>
            <w:highlight w:val="yellow"/>
          </w:rPr>
          <w:delText xml:space="preserve"> control processes</w:delText>
        </w:r>
        <w:r w:rsidDel="00E032E3">
          <w:rPr>
            <w:rFonts w:asciiTheme="majorBidi" w:hAnsiTheme="majorBidi" w:cstheme="majorBidi"/>
          </w:rPr>
          <w:delText xml:space="preserve"> </w:delText>
        </w:r>
      </w:del>
      <w:r>
        <w:rPr>
          <w:rFonts w:asciiTheme="majorBidi" w:hAnsiTheme="majorBidi" w:cstheme="majorBidi"/>
        </w:rPr>
        <w:t xml:space="preserve">underlying cognitive </w:t>
      </w:r>
      <w:r w:rsidRPr="00632FA4">
        <w:rPr>
          <w:rFonts w:asciiTheme="majorBidi" w:hAnsiTheme="majorBidi" w:cstheme="majorBidi"/>
        </w:rPr>
        <w:t>vulnerabilities</w:t>
      </w:r>
      <w:r>
        <w:rPr>
          <w:rFonts w:asciiTheme="majorBidi" w:hAnsiTheme="majorBidi" w:cstheme="majorBidi"/>
        </w:rPr>
        <w:t>. Models include:</w:t>
      </w:r>
      <w:r w:rsidRPr="00785DD6">
        <w:rPr>
          <w:rFonts w:asciiTheme="majorBidi" w:hAnsiTheme="majorBidi" w:cstheme="majorBidi"/>
        </w:rPr>
        <w:t xml:space="preserve"> </w:t>
      </w:r>
      <w:r>
        <w:rPr>
          <w:rFonts w:asciiTheme="majorBidi" w:hAnsiTheme="majorBidi" w:cstheme="majorBidi"/>
        </w:rPr>
        <w:t>(a) the</w:t>
      </w:r>
      <w:r w:rsidRPr="00785DD6">
        <w:rPr>
          <w:rFonts w:asciiTheme="majorBidi" w:hAnsiTheme="majorBidi" w:cstheme="majorBidi"/>
        </w:rPr>
        <w:t xml:space="preserve"> attentional scope model of </w:t>
      </w:r>
      <w:r w:rsidRPr="00785DD6">
        <w:rPr>
          <w:rFonts w:asciiTheme="majorBidi" w:hAnsiTheme="majorBidi" w:cstheme="majorBidi"/>
        </w:rPr>
        <w:lastRenderedPageBreak/>
        <w:t>rumination</w:t>
      </w:r>
      <w:r>
        <w:rPr>
          <w:rFonts w:asciiTheme="majorBidi" w:hAnsiTheme="majorBidi" w:cstheme="majorBidi"/>
        </w:rPr>
        <w:t xml:space="preserve">, in which negative affect limits the scope of accessible content in long-term memory to mood-congruent information thereby increasing the likelihood of rumination </w:t>
      </w:r>
      <w:r>
        <w:rPr>
          <w:rFonts w:asciiTheme="majorBidi" w:hAnsiTheme="majorBidi" w:cstheme="majorBidi"/>
        </w:rPr>
        <w:fldChar w:fldCharType="begin" w:fldLock="1"/>
      </w:r>
      <w:r>
        <w:rPr>
          <w:rFonts w:asciiTheme="majorBidi" w:hAnsiTheme="majorBidi" w:cstheme="majorBidi"/>
        </w:rPr>
        <w:instrText>ADDIN CSL_CITATION {"citationItems":[{"id":"ITEM-1","itemData":{"DOI":"10.1037/a0030923","ISBN":"0033-2909","ISSN":"00332909","PMID":"23244316","abstract":"Rumination,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Bulletin","id":"ITEM-1","issue":"5","issued":{"date-parts":[["2013"]]},"page":"1036-1061","title":"An attentional scope model of rumination","type":"article-journal","volume":"139"},"uris":["http://www.mendeley.com/documents/?uuid=fbfdb4d1-f746-4774-8048-dfc079cacac1"]}],"mendeley":{"formattedCitation":"(Whitmer &amp; Gotlib, 2013)","plainTextFormattedCitation":"(Whitmer &amp; Gotlib, 2013)","previouslyFormattedCitation":"(Whitmer &amp; Gotlib, 2013)"},"properties":{"noteIndex":0},"schema":"https://github.com/citation-style-language/schema/raw/master/csl-citation.json"}</w:instrText>
      </w:r>
      <w:r>
        <w:rPr>
          <w:rFonts w:asciiTheme="majorBidi" w:hAnsiTheme="majorBidi" w:cstheme="majorBidi"/>
        </w:rPr>
        <w:fldChar w:fldCharType="separate"/>
      </w:r>
      <w:r w:rsidRPr="00632FA4">
        <w:rPr>
          <w:rFonts w:asciiTheme="majorBidi" w:hAnsiTheme="majorBidi" w:cstheme="majorBidi"/>
          <w:noProof/>
        </w:rPr>
        <w:t>(Whitmer &amp; Gotlib, 2013)</w:t>
      </w:r>
      <w:r>
        <w:rPr>
          <w:rFonts w:asciiTheme="majorBidi" w:hAnsiTheme="majorBidi" w:cstheme="majorBidi"/>
        </w:rPr>
        <w:fldChar w:fldCharType="end"/>
      </w:r>
      <w:r>
        <w:rPr>
          <w:rFonts w:asciiTheme="majorBidi" w:hAnsiTheme="majorBidi" w:cstheme="majorBidi"/>
        </w:rPr>
        <w:t xml:space="preserve">; (b) the disengagement hypothesis model in which difficulty disengaging attention from self-referential information underlies ruminative states </w:t>
      </w:r>
      <w:r>
        <w:rPr>
          <w:rFonts w:asciiTheme="majorBidi" w:hAnsiTheme="majorBidi" w:cstheme="majorBidi"/>
        </w:rPr>
        <w:fldChar w:fldCharType="begin" w:fldLock="1"/>
      </w:r>
      <w:r w:rsidR="000329A9">
        <w:rPr>
          <w:rFonts w:asciiTheme="majorBidi" w:hAnsiTheme="majorBidi" w:cstheme="majorBidi"/>
        </w:rPr>
        <w:instrText>ADDIN CSL_CITATION {"citationItems":[{"id":"ITEM-1","itemData":{"DOI":"10.1016/j.cpr.2010.08.005","ISBN":"02727358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Review","id":"ITEM-1","issue":"1","issued":{"date-parts":[["2011"]]},"page":"138-145","publisher":"Elsevier Ltd","title":"Understanding depressive rumination from a cognitive science perspective: The impaired disengagement hypothesis","type":"article-journal","volume":"31"},"uris":["http://www.mendeley.com/documents/?uuid=411765aa-2ee8-424b-80d9-8bc344a9e150"]}],"mendeley":{"formattedCitation":"(Koster et al., 2011)","plainTextFormattedCitation":"(Koster et al., 2011)","previouslyFormattedCitation":"(Koster et al., 2011)"},"properties":{"noteIndex":0},"schema":"https://github.com/citation-style-language/schema/raw/master/csl-citation.json"}</w:instrText>
      </w:r>
      <w:r>
        <w:rPr>
          <w:rFonts w:asciiTheme="majorBidi" w:hAnsiTheme="majorBidi" w:cstheme="majorBidi"/>
        </w:rPr>
        <w:fldChar w:fldCharType="separate"/>
      </w:r>
      <w:r w:rsidR="00C4272E" w:rsidRPr="00C4272E">
        <w:rPr>
          <w:rFonts w:asciiTheme="majorBidi" w:hAnsiTheme="majorBidi" w:cstheme="majorBidi"/>
          <w:noProof/>
        </w:rPr>
        <w:t>(Koster et al., 2011)</w:t>
      </w:r>
      <w:r>
        <w:rPr>
          <w:rFonts w:asciiTheme="majorBidi" w:hAnsiTheme="majorBidi" w:cstheme="majorBidi"/>
        </w:rPr>
        <w:fldChar w:fldCharType="end"/>
      </w:r>
      <w:r>
        <w:rPr>
          <w:rFonts w:asciiTheme="majorBidi" w:hAnsiTheme="majorBidi" w:cstheme="majorBidi"/>
        </w:rPr>
        <w:t xml:space="preserve">; (c) the cognitive inhibition model in which deficits in emotion regulation are driven by deficits in inhibiting selection and activation of </w:t>
      </w:r>
      <w:r w:rsidRPr="00785DD6">
        <w:rPr>
          <w:rFonts w:asciiTheme="majorBidi" w:hAnsiTheme="majorBidi" w:cstheme="majorBidi"/>
        </w:rPr>
        <w:t xml:space="preserve">no longer </w:t>
      </w:r>
      <w:r w:rsidRPr="00CE0A18">
        <w:rPr>
          <w:rFonts w:asciiTheme="majorBidi" w:hAnsiTheme="majorBidi" w:cstheme="majorBidi"/>
        </w:rPr>
        <w:t>relevant</w:t>
      </w:r>
      <w:r>
        <w:rPr>
          <w:rFonts w:asciiTheme="majorBidi" w:hAnsiTheme="majorBidi" w:cstheme="majorBidi"/>
        </w:rPr>
        <w:t xml:space="preserve"> negative information in WM </w:t>
      </w:r>
      <w:r>
        <w:rPr>
          <w:rFonts w:asciiTheme="majorBidi" w:hAnsiTheme="majorBidi" w:cstheme="majorBidi"/>
        </w:rPr>
        <w:fldChar w:fldCharType="begin" w:fldLock="1"/>
      </w:r>
      <w:r>
        <w:rPr>
          <w:rFonts w:asciiTheme="majorBidi" w:hAnsiTheme="majorBidi" w:cstheme="majorBidi"/>
        </w:rPr>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depression","type":"article-journal","volume":"19"},"uris":["http://www.mendeley.com/documents/?uuid=97ab8df7-9527-4986-816a-4fec0ce809f7"]}],"mendeley":{"formattedCitation":"(Joormann, 2010)","plainTextFormattedCitation":"(Joormann, 2010)","previouslyFormattedCitation":"(Joormann, 2010)"},"properties":{"noteIndex":0},"schema":"https://github.com/citation-style-language/schema/raw/master/csl-citation.json"}</w:instrText>
      </w:r>
      <w:r>
        <w:rPr>
          <w:rFonts w:asciiTheme="majorBidi" w:hAnsiTheme="majorBidi" w:cstheme="majorBidi"/>
        </w:rPr>
        <w:fldChar w:fldCharType="separate"/>
      </w:r>
      <w:r w:rsidRPr="00E37532">
        <w:rPr>
          <w:rFonts w:asciiTheme="majorBidi" w:hAnsiTheme="majorBidi" w:cstheme="majorBidi"/>
          <w:noProof/>
        </w:rPr>
        <w:t>(Joormann, 2010)</w:t>
      </w:r>
      <w:r>
        <w:rPr>
          <w:rFonts w:asciiTheme="majorBidi" w:hAnsiTheme="majorBidi" w:cstheme="majorBidi"/>
        </w:rPr>
        <w:fldChar w:fldCharType="end"/>
      </w:r>
      <w:r>
        <w:rPr>
          <w:rFonts w:asciiTheme="majorBidi" w:hAnsiTheme="majorBidi" w:cstheme="majorBidi"/>
        </w:rPr>
        <w:t>.</w:t>
      </w:r>
      <w:ins w:id="1688" w:author="יפתח עמיר" w:date="2020-01-16T10:37:00Z">
        <w:r w:rsidR="00514D18">
          <w:rPr>
            <w:rFonts w:asciiTheme="majorBidi" w:hAnsiTheme="majorBidi" w:cstheme="majorBidi"/>
            <w:lang w:val="en-IL"/>
          </w:rPr>
          <w:t xml:space="preserve"> </w:t>
        </w:r>
      </w:ins>
    </w:p>
    <w:p w14:paraId="29DF40C7" w14:textId="60A2D6FA" w:rsidR="003B285C" w:rsidRPr="00A7486E" w:rsidRDefault="003B285C" w:rsidP="00514D18">
      <w:pPr>
        <w:rPr>
          <w:ins w:id="1689" w:author="יפתח עמיר" w:date="2020-01-18T17:25:00Z"/>
          <w:rFonts w:asciiTheme="majorBidi" w:hAnsiTheme="majorBidi" w:cstheme="majorBidi"/>
          <w:lang w:val="en-IL"/>
          <w:rPrChange w:id="1690" w:author="יפתח עמיר" w:date="2020-01-18T17:28:00Z">
            <w:rPr>
              <w:ins w:id="1691" w:author="יפתח עמיר" w:date="2020-01-18T17:25:00Z"/>
              <w:rFonts w:asciiTheme="majorBidi" w:hAnsiTheme="majorBidi" w:cstheme="majorBidi"/>
            </w:rPr>
          </w:rPrChange>
        </w:rPr>
      </w:pPr>
      <w:ins w:id="1692" w:author="יפתח עמיר" w:date="2020-01-18T17:25:00Z">
        <w:r>
          <w:rPr>
            <w:rFonts w:asciiTheme="majorBidi" w:hAnsiTheme="majorBidi" w:cstheme="majorBidi"/>
            <w:lang w:val="en-IL"/>
          </w:rPr>
          <w:t xml:space="preserve">These </w:t>
        </w:r>
      </w:ins>
      <w:moveToRangeStart w:id="1693" w:author="יפתח עמיר" w:date="2020-01-18T17:25:00Z" w:name="move30260727"/>
      <w:moveTo w:id="1694" w:author="יפתח עמיר" w:date="2020-01-18T17:25:00Z">
        <w:r>
          <w:rPr>
            <w:rFonts w:asciiTheme="majorBidi" w:hAnsiTheme="majorBidi" w:cstheme="majorBidi"/>
          </w:rPr>
          <w:t>models</w:t>
        </w:r>
      </w:moveTo>
      <w:ins w:id="1695" w:author="יפתח עמיר" w:date="2020-01-18T17:25:00Z">
        <w:r>
          <w:rPr>
            <w:rFonts w:asciiTheme="majorBidi" w:hAnsiTheme="majorBidi" w:cstheme="majorBidi"/>
            <w:lang w:val="en-IL"/>
          </w:rPr>
          <w:t xml:space="preserve"> (with perhaps the exception of a</w:t>
        </w:r>
      </w:ins>
      <w:ins w:id="1696" w:author="יפתח עמיר" w:date="2020-01-18T17:28:00Z">
        <w:r w:rsidR="00A7486E">
          <w:rPr>
            <w:rFonts w:asciiTheme="majorBidi" w:hAnsiTheme="majorBidi" w:cstheme="majorBidi"/>
            <w:lang w:val="en-IL"/>
          </w:rPr>
          <w:t>t</w:t>
        </w:r>
      </w:ins>
      <w:ins w:id="1697" w:author="יפתח עמיר" w:date="2020-01-18T17:25:00Z">
        <w:r>
          <w:rPr>
            <w:rFonts w:asciiTheme="majorBidi" w:hAnsiTheme="majorBidi" w:cstheme="majorBidi"/>
            <w:lang w:val="en-IL"/>
          </w:rPr>
          <w:t>tentional scope)</w:t>
        </w:r>
      </w:ins>
      <w:moveTo w:id="1698" w:author="יפתח עמיר" w:date="2020-01-18T17:25:00Z">
        <w:r>
          <w:rPr>
            <w:rFonts w:asciiTheme="majorBidi" w:hAnsiTheme="majorBidi" w:cstheme="majorBidi"/>
          </w:rPr>
          <w:t xml:space="preserve"> </w:t>
        </w:r>
        <w:proofErr w:type="spellStart"/>
        <w:r>
          <w:rPr>
            <w:rFonts w:asciiTheme="majorBidi" w:hAnsiTheme="majorBidi" w:cstheme="majorBidi"/>
          </w:rPr>
          <w:t>emphasiz</w:t>
        </w:r>
        <w:proofErr w:type="spellEnd"/>
        <w:del w:id="1699" w:author="יפתח עמיר" w:date="2020-01-18T17:25:00Z">
          <w:r w:rsidDel="003B285C">
            <w:rPr>
              <w:rFonts w:asciiTheme="majorBidi" w:hAnsiTheme="majorBidi" w:cstheme="majorBidi"/>
            </w:rPr>
            <w:delText>in</w:delText>
          </w:r>
        </w:del>
      </w:moveTo>
      <w:ins w:id="1700" w:author="יפתח עמיר" w:date="2020-01-18T17:25:00Z">
        <w:r>
          <w:rPr>
            <w:rFonts w:asciiTheme="majorBidi" w:hAnsiTheme="majorBidi" w:cstheme="majorBidi"/>
            <w:lang w:val="en-IL"/>
          </w:rPr>
          <w:t>e</w:t>
        </w:r>
      </w:ins>
      <w:moveTo w:id="1701" w:author="יפתח עמיר" w:date="2020-01-18T17:25:00Z">
        <w:del w:id="1702" w:author="יפתח עמיר" w:date="2020-01-18T17:25:00Z">
          <w:r w:rsidDel="003B285C">
            <w:rPr>
              <w:rFonts w:asciiTheme="majorBidi" w:hAnsiTheme="majorBidi" w:cstheme="majorBidi"/>
            </w:rPr>
            <w:delText>g</w:delText>
          </w:r>
        </w:del>
        <w:r>
          <w:rPr>
            <w:rFonts w:asciiTheme="majorBidi" w:hAnsiTheme="majorBidi" w:cstheme="majorBidi"/>
          </w:rPr>
          <w:t xml:space="preserve"> deficits in </w:t>
        </w:r>
        <w:r w:rsidRPr="00785DD6">
          <w:rPr>
            <w:rFonts w:asciiTheme="majorBidi" w:hAnsiTheme="majorBidi" w:cstheme="majorBidi"/>
          </w:rPr>
          <w:t xml:space="preserve">cognitive inhibition and/or </w:t>
        </w:r>
        <w:r>
          <w:rPr>
            <w:rFonts w:asciiTheme="majorBidi" w:hAnsiTheme="majorBidi" w:cstheme="majorBidi"/>
          </w:rPr>
          <w:t xml:space="preserve">cognitive </w:t>
        </w:r>
        <w:r w:rsidRPr="00785DD6">
          <w:rPr>
            <w:rFonts w:asciiTheme="majorBidi" w:hAnsiTheme="majorBidi" w:cstheme="majorBidi"/>
          </w:rPr>
          <w:t>control</w:t>
        </w:r>
      </w:moveTo>
      <w:ins w:id="1703" w:author="יפתח עמיר" w:date="2020-01-18T17:26:00Z">
        <w:r>
          <w:rPr>
            <w:rFonts w:asciiTheme="majorBidi" w:hAnsiTheme="majorBidi" w:cstheme="majorBidi"/>
            <w:lang w:val="en-IL"/>
          </w:rPr>
          <w:t>, and as such</w:t>
        </w:r>
      </w:ins>
      <w:ins w:id="1704" w:author="יפתח עמיר" w:date="2020-01-18T17:42:00Z">
        <w:r w:rsidR="00A0690F">
          <w:rPr>
            <w:rFonts w:asciiTheme="majorBidi" w:hAnsiTheme="majorBidi" w:cstheme="majorBidi"/>
            <w:lang w:val="en-IL"/>
          </w:rPr>
          <w:t>,</w:t>
        </w:r>
      </w:ins>
      <w:moveTo w:id="1705" w:author="יפתח עמיר" w:date="2020-01-18T17:25:00Z">
        <w:r w:rsidRPr="00785DD6">
          <w:rPr>
            <w:rFonts w:asciiTheme="majorBidi" w:hAnsiTheme="majorBidi" w:cstheme="majorBidi"/>
          </w:rPr>
          <w:t xml:space="preserve"> </w:t>
        </w:r>
        <w:r>
          <w:rPr>
            <w:rFonts w:asciiTheme="majorBidi" w:hAnsiTheme="majorBidi" w:cstheme="majorBidi"/>
          </w:rPr>
          <w:t xml:space="preserve">have predominantly focused on what may be termed “effortful”, “goal-directed” or “constrained” thinking </w:t>
        </w:r>
        <w:r>
          <w:rPr>
            <w:rFonts w:asciiTheme="majorBidi" w:hAnsiTheme="majorBidi" w:cstheme="majorBidi"/>
          </w:rPr>
          <w:fldChar w:fldCharType="begin" w:fldLock="1"/>
        </w:r>
        <w:r>
          <w:rPr>
            <w:rFonts w:asciiTheme="majorBidi" w:hAnsiTheme="majorBidi" w:cstheme="majorBidi"/>
          </w:rPr>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framework","type":"article-journal","volume":"17"},"uris":["http://www.mendeley.com/documents/?uuid=ed007f4a-720b-4e9c-97dc-92a773e6b2ec"]}],"mendeley":{"formattedCitation":"(Christoff et al., 2016)","plainTextFormattedCitation":"(Christoff et al., 2016)","previouslyFormattedCitation":"(Christoff et al., 2016)"},"properties":{"noteIndex":0},"schema":"https://github.com/citation-style-language/schema/raw/master/csl-citation.json"}</w:instrText>
        </w:r>
        <w:r>
          <w:rPr>
            <w:rFonts w:asciiTheme="majorBidi" w:hAnsiTheme="majorBidi" w:cstheme="majorBidi"/>
          </w:rPr>
          <w:fldChar w:fldCharType="separate"/>
        </w:r>
        <w:r w:rsidRPr="00CA03B1">
          <w:rPr>
            <w:rFonts w:asciiTheme="majorBidi" w:hAnsiTheme="majorBidi" w:cstheme="majorBidi"/>
            <w:noProof/>
          </w:rPr>
          <w:t>(Christoff et al., 2016)</w:t>
        </w:r>
        <w:r>
          <w:rPr>
            <w:rFonts w:asciiTheme="majorBidi" w:hAnsiTheme="majorBidi" w:cstheme="majorBidi"/>
          </w:rPr>
          <w:fldChar w:fldCharType="end"/>
        </w:r>
        <w:r>
          <w:rPr>
            <w:rFonts w:asciiTheme="majorBidi" w:hAnsiTheme="majorBidi" w:cstheme="majorBidi"/>
          </w:rPr>
          <w:t xml:space="preserve">. Yet, this may not be the “context” (of high demands for controlled allocation of limited cognitive resources) in which vulnerable individuals show differential and maladaptive thought important to vulnerability and mental health problems. For example, </w:t>
        </w:r>
        <w:del w:id="1706" w:author="יפתח עמיר" w:date="2020-01-18T17:26:00Z">
          <w:r w:rsidDel="003B285C">
            <w:rPr>
              <w:rFonts w:asciiTheme="majorBidi" w:hAnsiTheme="majorBidi" w:cstheme="majorBidi"/>
            </w:rPr>
            <w:delText xml:space="preserve"> </w:delText>
          </w:r>
        </w:del>
        <w:r>
          <w:rPr>
            <w:rFonts w:asciiTheme="majorBidi" w:hAnsiTheme="majorBidi" w:cstheme="majorBidi"/>
          </w:rPr>
          <w:t xml:space="preserve">accumulating evidence suggests that depression-related deficits in WM emerge when attention is not constrained by experimental tasks and so participants may concurrently attend to task unrelated thoughts </w:t>
        </w:r>
        <w:r>
          <w:rPr>
            <w:rFonts w:asciiTheme="majorBidi" w:hAnsiTheme="majorBidi" w:cstheme="majorBidi"/>
          </w:rPr>
          <w:fldChar w:fldCharType="begin" w:fldLock="1"/>
        </w:r>
        <w:r>
          <w:rPr>
            <w:rFonts w:asciiTheme="majorBidi" w:hAnsiTheme="majorBidi" w:cstheme="majorBidi"/>
          </w:rPr>
          <w:instrText>ADDIN CSL_CITATION {"citationItems":[{"id":"ITEM-1","itemData":{"DOI":"10.1016/j.cpr.2018.06.008","ISSN":"18737811","PMID":"29961601","abstract":"Cognitive science has been instrumental in advancing our understanding of the onset, maintenance, and treatment of depression. Research conducted over the last 50 years supports the proposition that depression and risk for depression are characterized by the operation of negative biases, and often by a lack of positive biases, in self-referential processing, interpretation, attention, and memory, as well as the use of maladaptive cognitive emotion regulation strategies. There is also evidence to suggest that deficits in cognitive control over mood-congruent material underlie these cognitive processes. Specifically, research indicates that difficulty inhibiting and disengaging from negative material in working memory: (1) increases the use of maladaptive emotion regulation strategies (e.g., rumination), decreases the use of adaptive emotion regulation strategies (e.g., reappraisal), and potentially impedes flexible selection and implementation of emotion regulation strategies; (2) is associated with negative biases in attention; and (3) contributes to negative biases in long-term memory. Moreover, studies suggest that these cognitive processes exacerbate and sustain the negative mood that typifies depressive episodes. In this review, we present evidence in support of this conceptualization of depression and discuss implications of research findings for theory and practice. Finally, we advance directions for future research.","author":[{"dropping-particle":"","family":"LeMoult","given":"Joelle","non-dropping-particle":"","parse-names":false,"suffix":""},{"dropping-particle":"","family":"Gotlib","given":"Ian H.","non-dropping-particle":"","parse-names":false,"suffix":""}],"container-title":"Clinical Psychology Review","id":"ITEM-1","issued":{"date-parts":[["2018"]]},"page":"#pagerange#","publisher":"Elsevier Ltd","title":"Depression: A cognitive perspective","type":"article-journal"},"uris":["http://www.mendeley.com/documents/?uuid=b087bab9-8045-453f-afd3-cfd58b46c3b6"]},{"id":"ITEM-2","itemData":{"DOI":"10.1080/026999397379890a","ISBN":"1464-0600(Electronic),0269-9931(Print)","abstract":"Research on cognitive biases in depression suggests that deficient control of attention underlies impairments in memory for emotionally neutral events. Such impairments might result from general difficulties in focusing and sustaining attention, specific and habitual priorities to attend to matters of personal concern, or both. This paper considers these alternative means of impairment in the context of a review of selected theories and findings; a test of the framework is illustrated; and related considerations are discussed. (PsycINFO Database Record (c) 2016 APA, all rights reserved)","author":[{"dropping-particle":"","family":"Hertel","given":"Paula T.","non-dropping-particle":"","parse-names":false,"suffix":""}],"container-title":"Cognition and Emotion","id":"ITEM-2","issue":"5-6","issued":{"date-parts":[["1997"]]},"page":"569-583","publisher":"Taylor &amp; Francis","publisher-place":"United Kingdom","title":"On the contributions of deficient cognitive control to memory impairments in depression.","type":"article","volume":"11"},"uris":["http://www.mendeley.com/documents/?uuid=a329596b-e5a9-4bd0-a320-2318fd2fd411"]},{"id":"ITEM-3","itemData":{"DOI":"10.1111/nyas.12360","author":[{"dropping-particle":"","family":"Andrews-hanna","given":"Jessica R","non-dropping-particle":"","parse-names":false,"suffix":""},{"dropping-particle":"","family":"Smallwood","given":"Jonathan","non-dropping-particle":"","parse-names":false,"suffix":""},{"dropping-particle":"","family":"Spreng","given":"R Nathan","non-dropping-particle":"","parse-names":false,"suffix":""}],"id":"ITEM-3","issued":{"date-parts":[["2014"]]},"title":"The default network and self-generated thought : component processes , dynamic control , and clinical relevance","type":"article-journal"},"uris":["http://www.mendeley.com/documents/?uuid=3451210c-0569-4189-8faa-494fdeb05dcb"]}],"mendeley":{"formattedCitation":"(Andrews-hanna et al., 2014; Hertel, 1997; LeMoult &amp; Gotlib, 2018)","plainTextFormattedCitation":"(Andrews-hanna et al., 2014; Hertel, 1997; LeMoult &amp; Gotlib, 2018)","previouslyFormattedCitation":"(Andrews-hanna et al., 2014; Hertel, 1997; LeMoult &amp; Gotlib, 2018)"},"properties":{"noteIndex":0},"schema":"https://github.com/citation-style-language/schema/raw/master/csl-citation.json"}</w:instrText>
        </w:r>
        <w:r>
          <w:rPr>
            <w:rFonts w:asciiTheme="majorBidi" w:hAnsiTheme="majorBidi" w:cstheme="majorBidi"/>
          </w:rPr>
          <w:fldChar w:fldCharType="separate"/>
        </w:r>
        <w:r w:rsidRPr="00E570C4">
          <w:rPr>
            <w:rFonts w:asciiTheme="majorBidi" w:hAnsiTheme="majorBidi" w:cstheme="majorBidi"/>
            <w:noProof/>
          </w:rPr>
          <w:t>(Andrews-hanna et al., 2014; Hertel, 1997; LeMoult &amp; Gotlib, 2018)</w:t>
        </w:r>
        <w:r>
          <w:rPr>
            <w:rFonts w:asciiTheme="majorBidi" w:hAnsiTheme="majorBidi" w:cstheme="majorBidi"/>
          </w:rPr>
          <w:fldChar w:fldCharType="end"/>
        </w:r>
        <w:r>
          <w:rPr>
            <w:rFonts w:asciiTheme="majorBidi" w:hAnsiTheme="majorBidi" w:cstheme="majorBidi"/>
          </w:rPr>
          <w:t xml:space="preserve">. Rather, thinking states of spontaneous thought such as rumination or intrusive memories may be driven by </w:t>
        </w:r>
        <w:r w:rsidRPr="00D2694C">
          <w:rPr>
            <w:rFonts w:asciiTheme="majorBidi" w:hAnsiTheme="majorBidi" w:cstheme="majorBidi"/>
          </w:rPr>
          <w:t>bottom-up salience-/stimulus- driven signals in the absence of strong top-down/goal-directed or “effortful thinking”</w:t>
        </w:r>
        <w:r>
          <w:rPr>
            <w:rFonts w:asciiTheme="majorBidi" w:hAnsiTheme="majorBidi" w:cstheme="majorBidi"/>
          </w:rPr>
          <w:t xml:space="preserve"> </w:t>
        </w:r>
        <w:r>
          <w:rPr>
            <w:rFonts w:asciiTheme="majorBidi" w:hAnsiTheme="majorBidi" w:cstheme="majorBidi"/>
          </w:rPr>
          <w:fldChar w:fldCharType="begin" w:fldLock="1"/>
        </w:r>
        <w:r>
          <w:rPr>
            <w:rFonts w:asciiTheme="majorBidi" w:hAnsiTheme="majorBidi" w:cstheme="majorBidi"/>
          </w:rPr>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framework","type":"article-journal","volume":"17"},"uris":["http://www.mendeley.com/documents/?uuid=ed007f4a-720b-4e9c-97dc-92a773e6b2ec"]},{"id":"ITEM-2","itemData":{"DOI":"10.1177/2167702615622383","ISBN":"2167-7026","ISSN":"21677034","PMID":"28785510","abstract":"There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spontaneous thought mostly focuses on unattained goals and evaluates the discrepancy between current and desired status (Klinger, 1971, 2013a). In individuals who stably (i.e., trait negative affectivity) or transitorily (i.e., stress) experience negative emotions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Science","id":"ITEM-2","issue":"5","issued":{"date-parts":[["2016"]]},"page":"835-857","title":"Spontaneous thought and vulnerability to mood disorders: The dark side of the wandering mind","type":"article-journal","volume":"4"},"uris":["http://www.mendeley.com/documents/?uuid=fdcfa52d-ea8b-4394-b2fb-539340b2902a"]},{"id":"ITEM-3","itemData":{"DOI":"10.1080/026999397379890a","ISBN":"1464-0600(Electronic),0269-9931(Print)","abstract":"Research on cognitive biases in depression suggests that deficient control of attention underlies impairments in memory for emotionally neutral events. Such impairments might result from general difficulties in focusing and sustaining attention, specific and habitual priorities to attend to matters of personal concern, or both. This paper considers these alternative means of impairment in the context of a review of selected theories and findings; a test of the framework is illustrated; and related considerations are discussed. (PsycINFO Database Record (c) 2016 APA, all rights reserved)","author":[{"dropping-particle":"","family":"Hertel","given":"Paula T.","non-dropping-particle":"","parse-names":false,"suffix":""}],"container-title":"Cognition and Emotion","id":"ITEM-3","issue":"5-6","issued":{"date-parts":[["1997"]]},"page":"569-583","publisher":"Taylor &amp; Francis","publisher-place":"United Kingdom","title":"On the contributions of deficient cognitive control to memory impairments in depression.","type":"article","volume":"11"},"uris":["http://www.mendeley.com/documents/?uuid=a329596b-e5a9-4bd0-a320-2318fd2fd411"]},{"id":"ITEM-4","itemData":{"DOI":"10.1016/j.tics.2018.07.015","ISBN":"1364-6613, 1879-307X","ISSN":"1879307X","PMID":"30122359","abstract":"Memories play a ubiquitous role in our emotional lives, both causing vivid emotional experiences in their own right and imbuing perception of the external world with emotional significance. Controlling the emotional impact of memories therefore poses a major emotion-regulation challenge, suggesting that there might be a hitherto unexplored link between the neurocognitive mechanisms underlying memory control (MC) and emotion regulation. We present here a theoretical account of how the mechanisms of MC constitute core component processes of cognitive emotion regulation (CER), and how this observation may help to understand its basic mechanisms and their disruption in psychiatric disorders.","author":[{"dropping-particle":"","family":"Engen","given":"Haakon G.","non-dropping-particle":"","parse-names":false,"suffix":""},{"dropping-particle":"","family":"Anderson","given":"Michael C.","non-dropping-particle":"","parse-names":false,"suffix":""}],"container-title":"Trends in Cognitive Sciences","id":"ITEM-4","issue":"11","issued":{"date-parts":[["2018"]]},"page":"982-995","publisher":"Elsevier Ltd","title":"Memory Control: A Fundamental Mechanism of Emotion Regulation","type":"article-journal","volume":"22"},"uris":["http://www.mendeley.com/documents/?uuid=29a1038e-dbd7-4856-b4f9-e86cf94dcc8c"]}],"mendeley":{"formattedCitation":"(Christoff et al., 2016; Engen &amp; Anderson, 2018; Hertel, 1997; Marchetti, Koster, et al., 2016)","plainTextFormattedCitation":"(Christoff et al., 2016; Engen &amp; Anderson, 2018; Hertel, 1997; Marchetti, Koster, et al., 2016)","previouslyFormattedCitation":"(Christoff et al., 2016; Engen &amp; Anderson, 2018; Hertel, 1997; Marchetti, Koster, et al., 2016)"},"properties":{"noteIndex":0},"schema":"https://github.com/citation-style-language/schema/raw/master/csl-citation.json"}</w:instrText>
        </w:r>
        <w:r>
          <w:rPr>
            <w:rFonts w:asciiTheme="majorBidi" w:hAnsiTheme="majorBidi" w:cstheme="majorBidi"/>
          </w:rPr>
          <w:fldChar w:fldCharType="separate"/>
        </w:r>
        <w:r w:rsidRPr="00B2348B">
          <w:rPr>
            <w:rFonts w:asciiTheme="majorBidi" w:hAnsiTheme="majorBidi" w:cstheme="majorBidi"/>
            <w:noProof/>
          </w:rPr>
          <w:t>(Christoff et al., 2016; Engen &amp; Anderson, 2018; Hertel, 1997; Marchetti, Koster, et al., 2016)</w:t>
        </w:r>
        <w:r>
          <w:rPr>
            <w:rFonts w:asciiTheme="majorBidi" w:hAnsiTheme="majorBidi" w:cstheme="majorBidi"/>
          </w:rPr>
          <w:fldChar w:fldCharType="end"/>
        </w:r>
        <w:r>
          <w:rPr>
            <w:rFonts w:asciiTheme="majorBidi" w:hAnsiTheme="majorBidi" w:cstheme="majorBidi"/>
          </w:rPr>
          <w:t>.</w:t>
        </w:r>
      </w:moveTo>
      <w:ins w:id="1707" w:author="יפתח עמיר" w:date="2020-01-18T17:28:00Z">
        <w:r w:rsidR="00A7486E">
          <w:rPr>
            <w:rFonts w:asciiTheme="majorBidi" w:hAnsiTheme="majorBidi" w:cstheme="majorBidi"/>
            <w:lang w:val="en-IL"/>
          </w:rPr>
          <w:t xml:space="preserve"> A2T </w:t>
        </w:r>
      </w:ins>
      <w:ins w:id="1708" w:author="יפתח עמיר" w:date="2020-01-18T17:29:00Z">
        <w:r w:rsidR="00A7486E">
          <w:rPr>
            <w:rFonts w:asciiTheme="majorBidi" w:hAnsiTheme="majorBidi" w:cstheme="majorBidi"/>
            <w:lang w:val="en-IL"/>
          </w:rPr>
          <w:t xml:space="preserve">provides a framework for integrating both “top-down” effects (conceptualized as effects of contextual demands and representations in WM on </w:t>
        </w:r>
      </w:ins>
      <w:ins w:id="1709" w:author="יפתח עמיר" w:date="2020-01-18T17:30:00Z">
        <w:r w:rsidR="00A7486E">
          <w:rPr>
            <w:rFonts w:asciiTheme="majorBidi" w:hAnsiTheme="majorBidi" w:cstheme="majorBidi"/>
            <w:lang w:val="en-IL"/>
          </w:rPr>
          <w:t xml:space="preserve">internal attentional selection) with “bottom-up” effects (the effects of </w:t>
        </w:r>
      </w:ins>
      <w:ins w:id="1710" w:author="יפתח עמיר" w:date="2020-01-24T09:35:00Z">
        <w:r w:rsidR="00F95380">
          <w:rPr>
            <w:rFonts w:asciiTheme="majorBidi" w:hAnsiTheme="majorBidi" w:cstheme="majorBidi"/>
            <w:lang w:val="en-IL"/>
          </w:rPr>
          <w:t xml:space="preserve">representations in WM and </w:t>
        </w:r>
      </w:ins>
      <w:ins w:id="1711" w:author="יפתח עמיר" w:date="2020-01-18T17:30:00Z">
        <w:r w:rsidR="00A7486E">
          <w:rPr>
            <w:rFonts w:asciiTheme="majorBidi" w:hAnsiTheme="majorBidi" w:cstheme="majorBidi"/>
            <w:lang w:val="en-IL"/>
          </w:rPr>
          <w:t>affect on selection)</w:t>
        </w:r>
      </w:ins>
      <w:ins w:id="1712" w:author="יפתח עמיר" w:date="2020-01-18T17:42:00Z">
        <w:r w:rsidR="00A0690F">
          <w:rPr>
            <w:rFonts w:asciiTheme="majorBidi" w:hAnsiTheme="majorBidi" w:cstheme="majorBidi"/>
            <w:lang w:val="en-IL"/>
          </w:rPr>
          <w:t xml:space="preserve"> in driving malad</w:t>
        </w:r>
      </w:ins>
      <w:ins w:id="1713" w:author="יפתח עמיר" w:date="2020-01-18T17:43:00Z">
        <w:r w:rsidR="00A0690F">
          <w:rPr>
            <w:rFonts w:asciiTheme="majorBidi" w:hAnsiTheme="majorBidi" w:cstheme="majorBidi"/>
            <w:lang w:val="en-IL"/>
          </w:rPr>
          <w:t>a</w:t>
        </w:r>
      </w:ins>
      <w:ins w:id="1714" w:author="יפתח עמיר" w:date="2020-01-18T17:42:00Z">
        <w:r w:rsidR="00A0690F">
          <w:rPr>
            <w:rFonts w:asciiTheme="majorBidi" w:hAnsiTheme="majorBidi" w:cstheme="majorBidi"/>
            <w:lang w:val="en-IL"/>
          </w:rPr>
          <w:t>ption and v</w:t>
        </w:r>
      </w:ins>
      <w:ins w:id="1715" w:author="יפתח עמיר" w:date="2020-01-18T17:43:00Z">
        <w:r w:rsidR="00A0690F">
          <w:rPr>
            <w:rFonts w:asciiTheme="majorBidi" w:hAnsiTheme="majorBidi" w:cstheme="majorBidi"/>
            <w:lang w:val="en-IL"/>
          </w:rPr>
          <w:t>ulnerability</w:t>
        </w:r>
      </w:ins>
      <w:ins w:id="1716" w:author="יפתח עמיר" w:date="2020-01-18T17:30:00Z">
        <w:r w:rsidR="00A7486E">
          <w:rPr>
            <w:rFonts w:asciiTheme="majorBidi" w:hAnsiTheme="majorBidi" w:cstheme="majorBidi"/>
            <w:lang w:val="en-IL"/>
          </w:rPr>
          <w:t>.</w:t>
        </w:r>
      </w:ins>
    </w:p>
    <w:p w14:paraId="253ED147" w14:textId="04BF1036" w:rsidR="009C2722" w:rsidRPr="006335F4" w:rsidRDefault="00F95380" w:rsidP="00514D18">
      <w:pPr>
        <w:rPr>
          <w:rFonts w:asciiTheme="majorBidi" w:hAnsiTheme="majorBidi" w:cstheme="majorBidi"/>
          <w:lang w:val="en-IL"/>
          <w:rPrChange w:id="1717" w:author="יפתח עמיר" w:date="2020-01-18T17:37:00Z">
            <w:rPr>
              <w:rFonts w:asciiTheme="majorBidi" w:hAnsiTheme="majorBidi" w:cstheme="majorBidi"/>
            </w:rPr>
          </w:rPrChange>
        </w:rPr>
      </w:pPr>
      <w:commentRangeStart w:id="1718"/>
      <w:ins w:id="1719" w:author="יפתח עמיר" w:date="2020-01-24T09:35:00Z">
        <w:r>
          <w:rPr>
            <w:rFonts w:asciiTheme="majorBidi" w:hAnsiTheme="majorBidi" w:cstheme="majorBidi"/>
            <w:lang w:val="en-IL"/>
          </w:rPr>
          <w:lastRenderedPageBreak/>
          <w:t>Furthermore</w:t>
        </w:r>
      </w:ins>
      <w:commentRangeEnd w:id="1718"/>
      <w:r w:rsidR="0014100A">
        <w:rPr>
          <w:rStyle w:val="CommentReference"/>
        </w:rPr>
        <w:commentReference w:id="1718"/>
      </w:r>
      <w:ins w:id="1720" w:author="יפתח עמיר" w:date="2020-01-24T09:35:00Z">
        <w:r>
          <w:rPr>
            <w:rFonts w:asciiTheme="majorBidi" w:hAnsiTheme="majorBidi" w:cstheme="majorBidi"/>
            <w:lang w:val="en-IL"/>
          </w:rPr>
          <w:t xml:space="preserve">, </w:t>
        </w:r>
      </w:ins>
      <w:moveTo w:id="1721" w:author="יפתח עמיר" w:date="2020-01-18T17:25:00Z">
        <w:del w:id="1722" w:author="יפתח עמיר" w:date="2020-01-18T17:25:00Z">
          <w:r w:rsidR="003B285C" w:rsidDel="003B285C">
            <w:rPr>
              <w:rFonts w:asciiTheme="majorBidi" w:hAnsiTheme="majorBidi" w:cstheme="majorBidi"/>
            </w:rPr>
            <w:delText xml:space="preserve"> </w:delText>
          </w:r>
        </w:del>
      </w:moveTo>
      <w:moveToRangeEnd w:id="1693"/>
      <w:ins w:id="1723" w:author="יפתח עמיר" w:date="2020-01-24T09:35:00Z">
        <w:r>
          <w:rPr>
            <w:rFonts w:asciiTheme="majorBidi" w:hAnsiTheme="majorBidi" w:cstheme="majorBidi"/>
            <w:lang w:val="en-IL"/>
          </w:rPr>
          <w:t>t</w:t>
        </w:r>
      </w:ins>
      <w:ins w:id="1724" w:author="יפתח עמיר" w:date="2020-01-16T12:36:00Z">
        <w:r w:rsidR="00E032E3">
          <w:rPr>
            <w:rFonts w:asciiTheme="majorBidi" w:hAnsiTheme="majorBidi" w:cstheme="majorBidi"/>
            <w:lang w:val="en-IL"/>
          </w:rPr>
          <w:t>he application of</w:t>
        </w:r>
      </w:ins>
      <w:ins w:id="1725" w:author="יפתח עמיר" w:date="2020-01-16T10:37:00Z">
        <w:r w:rsidR="00514D18">
          <w:rPr>
            <w:rFonts w:asciiTheme="majorBidi" w:hAnsiTheme="majorBidi" w:cstheme="majorBidi"/>
            <w:lang w:val="en-IL"/>
          </w:rPr>
          <w:t xml:space="preserve"> A2T </w:t>
        </w:r>
      </w:ins>
      <w:ins w:id="1726" w:author="יפתח עמיר" w:date="2020-01-16T12:36:00Z">
        <w:r w:rsidR="00E032E3">
          <w:rPr>
            <w:rFonts w:asciiTheme="majorBidi" w:hAnsiTheme="majorBidi" w:cstheme="majorBidi"/>
            <w:lang w:val="en-IL"/>
          </w:rPr>
          <w:t xml:space="preserve">to cognitive </w:t>
        </w:r>
      </w:ins>
      <w:ins w:id="1727" w:author="יפתח עמיר" w:date="2020-01-16T12:37:00Z">
        <w:r w:rsidR="00E032E3">
          <w:rPr>
            <w:rFonts w:asciiTheme="majorBidi" w:hAnsiTheme="majorBidi" w:cstheme="majorBidi"/>
            <w:lang w:val="en-IL"/>
          </w:rPr>
          <w:t>vulnerabilities</w:t>
        </w:r>
      </w:ins>
      <w:ins w:id="1728" w:author="יפתח עמיר" w:date="2020-01-18T17:31:00Z">
        <w:r w:rsidR="00A7486E">
          <w:rPr>
            <w:rFonts w:asciiTheme="majorBidi" w:hAnsiTheme="majorBidi" w:cstheme="majorBidi"/>
            <w:lang w:val="en-IL"/>
          </w:rPr>
          <w:t xml:space="preserve"> </w:t>
        </w:r>
      </w:ins>
      <w:ins w:id="1729" w:author="יפתח עמיר" w:date="2020-01-16T12:37:00Z">
        <w:r w:rsidR="00E032E3">
          <w:rPr>
            <w:rFonts w:asciiTheme="majorBidi" w:hAnsiTheme="majorBidi" w:cstheme="majorBidi"/>
            <w:lang w:val="en-IL"/>
          </w:rPr>
          <w:t xml:space="preserve">expands </w:t>
        </w:r>
      </w:ins>
      <w:ins w:id="1730" w:author="יפתח עמיר" w:date="2020-01-16T10:37:00Z">
        <w:r w:rsidR="00514D18">
          <w:rPr>
            <w:rFonts w:asciiTheme="majorBidi" w:hAnsiTheme="majorBidi" w:cstheme="majorBidi"/>
            <w:lang w:val="en-IL"/>
          </w:rPr>
          <w:t xml:space="preserve">on </w:t>
        </w:r>
      </w:ins>
      <w:ins w:id="1731" w:author="יפתח עמיר" w:date="2020-01-16T14:37:00Z">
        <w:r w:rsidR="002905E0">
          <w:rPr>
            <w:rFonts w:asciiTheme="majorBidi" w:hAnsiTheme="majorBidi" w:cstheme="majorBidi"/>
            <w:lang w:val="en-IL"/>
          </w:rPr>
          <w:t>current</w:t>
        </w:r>
      </w:ins>
      <w:ins w:id="1732" w:author="יפתח עמיר" w:date="2020-01-16T10:37:00Z">
        <w:r w:rsidR="00514D18">
          <w:rPr>
            <w:rFonts w:asciiTheme="majorBidi" w:hAnsiTheme="majorBidi" w:cstheme="majorBidi"/>
            <w:lang w:val="en-IL"/>
          </w:rPr>
          <w:t xml:space="preserve"> models by</w:t>
        </w:r>
      </w:ins>
      <w:ins w:id="1733" w:author="יפתח עמיר" w:date="2020-01-16T12:43:00Z">
        <w:r w:rsidR="00E032E3">
          <w:rPr>
            <w:rFonts w:asciiTheme="majorBidi" w:hAnsiTheme="majorBidi" w:cstheme="majorBidi"/>
            <w:lang w:val="en-IL"/>
          </w:rPr>
          <w:t xml:space="preserve"> providing a </w:t>
        </w:r>
        <w:del w:id="1734" w:author="עמית ברנשטיין" w:date="2020-03-11T14:34:00Z">
          <w:r w:rsidR="00E032E3" w:rsidRPr="00E55738" w:rsidDel="0095681B">
            <w:rPr>
              <w:rFonts w:asciiTheme="majorBidi" w:hAnsiTheme="majorBidi" w:cstheme="majorBidi"/>
              <w:i/>
              <w:iCs/>
              <w:lang w:val="en-IL"/>
            </w:rPr>
            <w:delText>unified framework</w:delText>
          </w:r>
        </w:del>
      </w:ins>
      <w:ins w:id="1735" w:author="עמית ברנשטיין" w:date="2020-03-11T14:34:00Z">
        <w:r w:rsidR="0095681B">
          <w:rPr>
            <w:rFonts w:asciiTheme="majorBidi" w:hAnsiTheme="majorBidi" w:cstheme="majorBidi"/>
          </w:rPr>
          <w:t>single, unified explanatory framework</w:t>
        </w:r>
      </w:ins>
      <w:ins w:id="1736" w:author="יפתח עמיר" w:date="2020-01-16T12:43:00Z">
        <w:r w:rsidR="00E032E3">
          <w:rPr>
            <w:rFonts w:asciiTheme="majorBidi" w:hAnsiTheme="majorBidi" w:cstheme="majorBidi"/>
            <w:lang w:val="en-IL"/>
          </w:rPr>
          <w:t xml:space="preserve"> </w:t>
        </w:r>
      </w:ins>
      <w:ins w:id="1737" w:author="יפתח עמיר" w:date="2020-01-16T12:48:00Z">
        <w:del w:id="1738" w:author="עמית ברנשטיין" w:date="2020-03-11T14:34:00Z">
          <w:r w:rsidR="00A5003B" w:rsidDel="0095681B">
            <w:rPr>
              <w:rFonts w:asciiTheme="majorBidi" w:hAnsiTheme="majorBidi" w:cstheme="majorBidi"/>
              <w:lang w:val="en-IL"/>
            </w:rPr>
            <w:delText>explaining</w:delText>
          </w:r>
        </w:del>
      </w:ins>
      <w:ins w:id="1739" w:author="עמית ברנשטיין" w:date="2020-03-11T14:34:00Z">
        <w:r w:rsidR="0095681B">
          <w:rPr>
            <w:rFonts w:asciiTheme="majorBidi" w:hAnsiTheme="majorBidi" w:cstheme="majorBidi"/>
          </w:rPr>
          <w:t>for</w:t>
        </w:r>
      </w:ins>
      <w:ins w:id="1740" w:author="יפתח עמיר" w:date="2020-01-16T12:43:00Z">
        <w:r w:rsidR="00E032E3">
          <w:rPr>
            <w:rFonts w:asciiTheme="majorBidi" w:hAnsiTheme="majorBidi" w:cstheme="majorBidi"/>
            <w:lang w:val="en-IL"/>
          </w:rPr>
          <w:t xml:space="preserve"> the emergence of </w:t>
        </w:r>
      </w:ins>
      <w:ins w:id="1741" w:author="יפתח עמיר" w:date="2020-01-16T14:37:00Z">
        <w:r w:rsidR="002905E0">
          <w:rPr>
            <w:rFonts w:asciiTheme="majorBidi" w:hAnsiTheme="majorBidi" w:cstheme="majorBidi"/>
            <w:lang w:val="en-IL"/>
          </w:rPr>
          <w:t xml:space="preserve">attentionally related </w:t>
        </w:r>
      </w:ins>
      <w:ins w:id="1742" w:author="יפתח עמיר" w:date="2020-01-16T12:43:00Z">
        <w:r w:rsidR="00E032E3">
          <w:rPr>
            <w:rFonts w:asciiTheme="majorBidi" w:hAnsiTheme="majorBidi" w:cstheme="majorBidi"/>
            <w:lang w:val="en-IL"/>
          </w:rPr>
          <w:t>maladaptive processes</w:t>
        </w:r>
      </w:ins>
      <w:ins w:id="1743" w:author="עמית ברנשטיין" w:date="2020-03-11T14:35:00Z">
        <w:r w:rsidR="0095681B">
          <w:rPr>
            <w:rFonts w:asciiTheme="majorBidi" w:hAnsiTheme="majorBidi" w:cstheme="majorBidi"/>
          </w:rPr>
          <w:t xml:space="preserve"> (e.g., </w:t>
        </w:r>
        <w:r w:rsidR="0095681B" w:rsidRPr="0095681B">
          <w:rPr>
            <w:rFonts w:asciiTheme="majorBidi" w:hAnsiTheme="majorBidi" w:cstheme="majorBidi"/>
            <w:highlight w:val="yellow"/>
            <w:lang w:val="en-IL"/>
            <w:rPrChange w:id="1744" w:author="עמית ברנשטיין" w:date="2020-03-11T14:35:00Z">
              <w:rPr>
                <w:rFonts w:asciiTheme="majorBidi" w:hAnsiTheme="majorBidi" w:cstheme="majorBidi"/>
                <w:lang w:val="en-IL"/>
              </w:rPr>
            </w:rPrChange>
          </w:rPr>
          <w:t>scope, disengagement, inhibition</w:t>
        </w:r>
        <w:r w:rsidR="0095681B">
          <w:rPr>
            <w:rFonts w:asciiTheme="majorBidi" w:hAnsiTheme="majorBidi" w:cstheme="majorBidi"/>
          </w:rPr>
          <w:t xml:space="preserve">), </w:t>
        </w:r>
      </w:ins>
      <w:ins w:id="1745" w:author="יפתח עמיר" w:date="2020-01-18T17:32:00Z">
        <w:del w:id="1746" w:author="עמית ברנשטיין" w:date="2020-03-11T14:35:00Z">
          <w:r w:rsidR="00A7486E" w:rsidDel="0095681B">
            <w:rPr>
              <w:rFonts w:asciiTheme="majorBidi" w:hAnsiTheme="majorBidi" w:cstheme="majorBidi"/>
              <w:lang w:val="en-IL"/>
            </w:rPr>
            <w:delText>, rather</w:delText>
          </w:r>
        </w:del>
      </w:ins>
      <w:ins w:id="1747" w:author="עמית ברנשטיין" w:date="2020-03-11T14:35:00Z">
        <w:r w:rsidR="0095681B">
          <w:rPr>
            <w:rFonts w:asciiTheme="majorBidi" w:hAnsiTheme="majorBidi" w:cstheme="majorBidi"/>
          </w:rPr>
          <w:t xml:space="preserve">as opposed to a number of </w:t>
        </w:r>
      </w:ins>
      <w:ins w:id="1748" w:author="יפתח עמיר" w:date="2020-01-18T17:32:00Z">
        <w:r w:rsidR="00A7486E">
          <w:rPr>
            <w:rFonts w:asciiTheme="majorBidi" w:hAnsiTheme="majorBidi" w:cstheme="majorBidi"/>
            <w:lang w:val="en-IL"/>
          </w:rPr>
          <w:t xml:space="preserve"> </w:t>
        </w:r>
        <w:del w:id="1749" w:author="עמית ברנשטיין" w:date="2020-03-11T14:35:00Z">
          <w:r w:rsidR="00A7486E" w:rsidDel="0095681B">
            <w:rPr>
              <w:rFonts w:asciiTheme="majorBidi" w:hAnsiTheme="majorBidi" w:cstheme="majorBidi"/>
              <w:lang w:val="en-IL"/>
            </w:rPr>
            <w:delText>then</w:delText>
          </w:r>
        </w:del>
      </w:ins>
      <w:ins w:id="1750" w:author="יפתח עמיר" w:date="2020-01-18T17:43:00Z">
        <w:del w:id="1751" w:author="עמית ברנשטיין" w:date="2020-03-11T14:35:00Z">
          <w:r w:rsidR="00946638" w:rsidDel="0095681B">
            <w:rPr>
              <w:rFonts w:asciiTheme="majorBidi" w:hAnsiTheme="majorBidi" w:cstheme="majorBidi"/>
              <w:lang w:val="en-IL"/>
            </w:rPr>
            <w:delText xml:space="preserve"> current</w:delText>
          </w:r>
        </w:del>
      </w:ins>
      <w:ins w:id="1752" w:author="יפתח עמיר" w:date="2020-01-18T17:32:00Z">
        <w:del w:id="1753" w:author="עמית ברנשטיין" w:date="2020-03-11T14:35:00Z">
          <w:r w:rsidR="00A7486E" w:rsidDel="0095681B">
            <w:rPr>
              <w:rFonts w:asciiTheme="majorBidi" w:hAnsiTheme="majorBidi" w:cstheme="majorBidi"/>
              <w:lang w:val="en-IL"/>
            </w:rPr>
            <w:delText xml:space="preserve"> </w:delText>
          </w:r>
        </w:del>
        <w:r w:rsidR="00A7486E">
          <w:rPr>
            <w:rFonts w:asciiTheme="majorBidi" w:hAnsiTheme="majorBidi" w:cstheme="majorBidi"/>
            <w:lang w:val="en-IL"/>
          </w:rPr>
          <w:t>separate models</w:t>
        </w:r>
      </w:ins>
      <w:ins w:id="1754" w:author="יפתח עמיר" w:date="2020-01-18T17:43:00Z">
        <w:r w:rsidR="00946638">
          <w:rPr>
            <w:rFonts w:asciiTheme="majorBidi" w:hAnsiTheme="majorBidi" w:cstheme="majorBidi"/>
            <w:lang w:val="en-IL"/>
          </w:rPr>
          <w:t>/theories</w:t>
        </w:r>
      </w:ins>
      <w:ins w:id="1755" w:author="יפתח עמיר" w:date="2020-01-18T17:32:00Z">
        <w:r w:rsidR="00A7486E">
          <w:rPr>
            <w:rFonts w:asciiTheme="majorBidi" w:hAnsiTheme="majorBidi" w:cstheme="majorBidi"/>
            <w:lang w:val="en-IL"/>
          </w:rPr>
          <w:t xml:space="preserve"> for each mechanism</w:t>
        </w:r>
        <w:del w:id="1756" w:author="עמית ברנשטיין" w:date="2020-03-11T14:35:00Z">
          <w:r w:rsidR="00A7486E" w:rsidDel="001E717A">
            <w:rPr>
              <w:rFonts w:asciiTheme="majorBidi" w:hAnsiTheme="majorBidi" w:cstheme="majorBidi"/>
              <w:lang w:val="en-IL"/>
            </w:rPr>
            <w:delText xml:space="preserve"> </w:delText>
          </w:r>
          <w:r w:rsidR="00A7486E" w:rsidDel="0095681B">
            <w:rPr>
              <w:rFonts w:asciiTheme="majorBidi" w:hAnsiTheme="majorBidi" w:cstheme="majorBidi"/>
              <w:lang w:val="en-IL"/>
            </w:rPr>
            <w:delText>(scope, disengagement, inhib</w:delText>
          </w:r>
        </w:del>
      </w:ins>
      <w:ins w:id="1757" w:author="יפתח עמיר" w:date="2020-01-18T17:33:00Z">
        <w:del w:id="1758" w:author="עמית ברנשטיין" w:date="2020-03-11T14:35:00Z">
          <w:r w:rsidR="00A7486E" w:rsidDel="0095681B">
            <w:rPr>
              <w:rFonts w:asciiTheme="majorBidi" w:hAnsiTheme="majorBidi" w:cstheme="majorBidi"/>
              <w:lang w:val="en-IL"/>
            </w:rPr>
            <w:delText>i</w:delText>
          </w:r>
        </w:del>
      </w:ins>
      <w:ins w:id="1759" w:author="יפתח עמיר" w:date="2020-01-18T17:32:00Z">
        <w:del w:id="1760" w:author="עמית ברנשטיין" w:date="2020-03-11T14:35:00Z">
          <w:r w:rsidR="00A7486E" w:rsidDel="0095681B">
            <w:rPr>
              <w:rFonts w:asciiTheme="majorBidi" w:hAnsiTheme="majorBidi" w:cstheme="majorBidi"/>
              <w:lang w:val="en-IL"/>
            </w:rPr>
            <w:delText>tion)</w:delText>
          </w:r>
        </w:del>
      </w:ins>
      <w:ins w:id="1761" w:author="יפתח עמיר" w:date="2020-01-16T12:43:00Z">
        <w:r w:rsidR="00E032E3">
          <w:rPr>
            <w:rFonts w:asciiTheme="majorBidi" w:hAnsiTheme="majorBidi" w:cstheme="majorBidi"/>
            <w:lang w:val="en-IL"/>
          </w:rPr>
          <w:t>.</w:t>
        </w:r>
      </w:ins>
      <w:ins w:id="1762" w:author="יפתח עמיר" w:date="2020-01-16T12:44:00Z">
        <w:r w:rsidR="00E032E3">
          <w:rPr>
            <w:rFonts w:asciiTheme="majorBidi" w:hAnsiTheme="majorBidi" w:cstheme="majorBidi"/>
            <w:lang w:val="en-IL"/>
          </w:rPr>
          <w:t xml:space="preserve"> </w:t>
        </w:r>
      </w:ins>
      <w:ins w:id="1763" w:author="יפתח עמיר" w:date="2020-01-18T17:33:00Z">
        <w:r w:rsidR="00A7486E">
          <w:rPr>
            <w:rFonts w:asciiTheme="majorBidi" w:hAnsiTheme="majorBidi" w:cstheme="majorBidi"/>
            <w:lang w:val="en-IL"/>
          </w:rPr>
          <w:t>Moreover</w:t>
        </w:r>
      </w:ins>
      <w:ins w:id="1764" w:author="יפתח עמיר" w:date="2020-01-16T12:44:00Z">
        <w:r w:rsidR="00E032E3">
          <w:rPr>
            <w:rFonts w:asciiTheme="majorBidi" w:hAnsiTheme="majorBidi" w:cstheme="majorBidi"/>
            <w:lang w:val="en-IL"/>
          </w:rPr>
          <w:t xml:space="preserve">, </w:t>
        </w:r>
      </w:ins>
      <w:ins w:id="1765" w:author="יפתח עמיר" w:date="2020-01-16T12:52:00Z">
        <w:r w:rsidR="00A5003B">
          <w:rPr>
            <w:rFonts w:asciiTheme="majorBidi" w:hAnsiTheme="majorBidi" w:cstheme="majorBidi"/>
            <w:lang w:val="en-IL"/>
          </w:rPr>
          <w:t xml:space="preserve">A2T </w:t>
        </w:r>
      </w:ins>
      <w:ins w:id="1766" w:author="יפתח עמיר" w:date="2020-01-16T12:53:00Z">
        <w:r w:rsidR="00A5003B">
          <w:rPr>
            <w:rFonts w:asciiTheme="majorBidi" w:hAnsiTheme="majorBidi" w:cstheme="majorBidi"/>
            <w:lang w:val="en-IL"/>
          </w:rPr>
          <w:t>provides added utility</w:t>
        </w:r>
      </w:ins>
      <w:ins w:id="1767" w:author="יפתח עמיר" w:date="2020-01-16T12:50:00Z">
        <w:r w:rsidR="00A5003B">
          <w:rPr>
            <w:rFonts w:asciiTheme="majorBidi" w:hAnsiTheme="majorBidi" w:cstheme="majorBidi"/>
            <w:lang w:val="en-IL"/>
          </w:rPr>
          <w:t xml:space="preserve"> </w:t>
        </w:r>
      </w:ins>
      <w:ins w:id="1768" w:author="יפתח עמיר" w:date="2020-01-16T12:53:00Z">
        <w:r w:rsidR="00A5003B">
          <w:rPr>
            <w:rFonts w:asciiTheme="majorBidi" w:hAnsiTheme="majorBidi" w:cstheme="majorBidi"/>
            <w:lang w:val="en-IL"/>
          </w:rPr>
          <w:t>to</w:t>
        </w:r>
      </w:ins>
      <w:ins w:id="1769" w:author="יפתח עמיר" w:date="2020-01-16T14:40:00Z">
        <w:r w:rsidR="002905E0">
          <w:rPr>
            <w:rFonts w:asciiTheme="majorBidi" w:hAnsiTheme="majorBidi" w:cstheme="majorBidi"/>
            <w:lang w:val="en-IL"/>
          </w:rPr>
          <w:t xml:space="preserve"> current</w:t>
        </w:r>
      </w:ins>
      <w:ins w:id="1770" w:author="יפתח עמיר" w:date="2020-01-16T12:53:00Z">
        <w:r w:rsidR="00A5003B">
          <w:rPr>
            <w:rFonts w:asciiTheme="majorBidi" w:hAnsiTheme="majorBidi" w:cstheme="majorBidi"/>
            <w:lang w:val="en-IL"/>
          </w:rPr>
          <w:t xml:space="preserve"> research by </w:t>
        </w:r>
      </w:ins>
      <w:ins w:id="1771" w:author="יפתח עמיר" w:date="2020-01-18T17:44:00Z">
        <w:r w:rsidR="00946638">
          <w:rPr>
            <w:rFonts w:asciiTheme="majorBidi" w:hAnsiTheme="majorBidi" w:cstheme="majorBidi"/>
            <w:lang w:val="en-IL"/>
          </w:rPr>
          <w:t>providing a</w:t>
        </w:r>
      </w:ins>
      <w:ins w:id="1772" w:author="יפתח עמיר" w:date="2020-01-18T17:33:00Z">
        <w:r w:rsidR="00A7486E">
          <w:rPr>
            <w:rFonts w:asciiTheme="majorBidi" w:hAnsiTheme="majorBidi" w:cstheme="majorBidi"/>
            <w:lang w:val="en-IL"/>
          </w:rPr>
          <w:t xml:space="preserve"> </w:t>
        </w:r>
      </w:ins>
      <w:ins w:id="1773" w:author="יפתח עמיר" w:date="2020-01-16T12:54:00Z">
        <w:r w:rsidR="00A5003B">
          <w:rPr>
            <w:rFonts w:asciiTheme="majorBidi" w:hAnsiTheme="majorBidi" w:cstheme="majorBidi"/>
            <w:lang w:val="en-IL"/>
          </w:rPr>
          <w:t>computational</w:t>
        </w:r>
      </w:ins>
      <w:ins w:id="1774" w:author="יפתח עמיר" w:date="2020-01-18T17:34:00Z">
        <w:r w:rsidR="00A7486E">
          <w:rPr>
            <w:rFonts w:asciiTheme="majorBidi" w:hAnsiTheme="majorBidi" w:cstheme="majorBidi"/>
            <w:lang w:val="en-IL"/>
          </w:rPr>
          <w:t xml:space="preserve"> basis for the phenomena of interest. That is, A2T not only </w:t>
        </w:r>
        <w:r w:rsidR="00A7486E">
          <w:rPr>
            <w:rFonts w:asciiTheme="majorBidi" w:hAnsiTheme="majorBidi" w:cstheme="majorBidi"/>
            <w:i/>
            <w:iCs/>
            <w:lang w:val="en-IL"/>
          </w:rPr>
          <w:t>describes</w:t>
        </w:r>
        <w:r w:rsidR="00A7486E">
          <w:rPr>
            <w:rFonts w:asciiTheme="majorBidi" w:hAnsiTheme="majorBidi" w:cstheme="majorBidi"/>
            <w:lang w:val="en-IL"/>
          </w:rPr>
          <w:t xml:space="preserve"> what processes may become dysregulated but also provides a </w:t>
        </w:r>
      </w:ins>
      <w:ins w:id="1775" w:author="יפתח עמיר" w:date="2020-01-18T17:35:00Z">
        <w:r w:rsidR="00A7486E" w:rsidRPr="00946638">
          <w:rPr>
            <w:rFonts w:asciiTheme="majorBidi" w:hAnsiTheme="majorBidi" w:cstheme="majorBidi"/>
            <w:i/>
            <w:iCs/>
            <w:lang w:val="en-IL"/>
            <w:rPrChange w:id="1776" w:author="יפתח עמיר" w:date="2020-01-18T17:44:00Z">
              <w:rPr>
                <w:rFonts w:asciiTheme="majorBidi" w:hAnsiTheme="majorBidi" w:cstheme="majorBidi"/>
                <w:lang w:val="en-IL"/>
              </w:rPr>
            </w:rPrChange>
          </w:rPr>
          <w:t>computational</w:t>
        </w:r>
        <w:r w:rsidR="00A7486E">
          <w:rPr>
            <w:rFonts w:asciiTheme="majorBidi" w:hAnsiTheme="majorBidi" w:cstheme="majorBidi"/>
            <w:lang w:val="en-IL"/>
          </w:rPr>
          <w:t xml:space="preserve"> framework for how dysregulation emerges. This</w:t>
        </w:r>
      </w:ins>
      <w:ins w:id="1777" w:author="יפתח עמיר" w:date="2020-01-18T17:44:00Z">
        <w:r w:rsidR="00946638">
          <w:rPr>
            <w:rFonts w:asciiTheme="majorBidi" w:hAnsiTheme="majorBidi" w:cstheme="majorBidi"/>
            <w:lang w:val="en-IL"/>
          </w:rPr>
          <w:t xml:space="preserve"> enables novel </w:t>
        </w:r>
      </w:ins>
      <w:ins w:id="1778" w:author="יפתח עמיר" w:date="2020-01-18T17:45:00Z">
        <w:r w:rsidR="00946638">
          <w:rPr>
            <w:rFonts w:asciiTheme="majorBidi" w:hAnsiTheme="majorBidi" w:cstheme="majorBidi"/>
            <w:lang w:val="en-IL"/>
          </w:rPr>
          <w:t>tools</w:t>
        </w:r>
      </w:ins>
      <w:ins w:id="1779" w:author="יפתח עמיר" w:date="2020-01-18T17:46:00Z">
        <w:r w:rsidR="00946638">
          <w:rPr>
            <w:rFonts w:asciiTheme="majorBidi" w:hAnsiTheme="majorBidi" w:cstheme="majorBidi"/>
            <w:lang w:val="en-IL"/>
          </w:rPr>
          <w:t xml:space="preserve"> such as</w:t>
        </w:r>
      </w:ins>
      <w:ins w:id="1780" w:author="יפתח עמיר" w:date="2020-01-16T12:54:00Z">
        <w:r w:rsidR="00A5003B">
          <w:rPr>
            <w:rFonts w:asciiTheme="majorBidi" w:hAnsiTheme="majorBidi" w:cstheme="majorBidi"/>
            <w:lang w:val="en-IL"/>
          </w:rPr>
          <w:t xml:space="preserve"> </w:t>
        </w:r>
      </w:ins>
      <w:ins w:id="1781" w:author="יפתח עמיר" w:date="2020-01-24T09:36:00Z">
        <w:r w:rsidR="001E7566">
          <w:rPr>
            <w:rFonts w:asciiTheme="majorBidi" w:hAnsiTheme="majorBidi" w:cstheme="majorBidi"/>
            <w:lang w:val="en-IL"/>
          </w:rPr>
          <w:t xml:space="preserve">model </w:t>
        </w:r>
      </w:ins>
      <w:ins w:id="1782" w:author="יפתח עמיר" w:date="2020-01-16T12:54:00Z">
        <w:r w:rsidR="00A5003B">
          <w:rPr>
            <w:rFonts w:asciiTheme="majorBidi" w:hAnsiTheme="majorBidi" w:cstheme="majorBidi"/>
            <w:lang w:val="en-IL"/>
          </w:rPr>
          <w:t>simulati</w:t>
        </w:r>
      </w:ins>
      <w:ins w:id="1783" w:author="יפתח עמיר" w:date="2020-01-24T09:37:00Z">
        <w:r w:rsidR="001E7566">
          <w:rPr>
            <w:rFonts w:asciiTheme="majorBidi" w:hAnsiTheme="majorBidi" w:cstheme="majorBidi"/>
            <w:lang w:val="en-IL"/>
          </w:rPr>
          <w:t>ons</w:t>
        </w:r>
      </w:ins>
      <w:ins w:id="1784" w:author="יפתח עמיר" w:date="2020-01-16T12:54:00Z">
        <w:r w:rsidR="00A5003B">
          <w:rPr>
            <w:rFonts w:asciiTheme="majorBidi" w:hAnsiTheme="majorBidi" w:cstheme="majorBidi"/>
            <w:lang w:val="en-IL"/>
          </w:rPr>
          <w:t xml:space="preserve"> under different contextual and individual </w:t>
        </w:r>
      </w:ins>
      <w:ins w:id="1785" w:author="יפתח עמיר" w:date="2020-01-16T14:41:00Z">
        <w:r w:rsidR="002905E0">
          <w:rPr>
            <w:rFonts w:asciiTheme="majorBidi" w:hAnsiTheme="majorBidi" w:cstheme="majorBidi"/>
            <w:lang w:val="en-IL"/>
          </w:rPr>
          <w:t>factors</w:t>
        </w:r>
      </w:ins>
      <w:ins w:id="1786" w:author="יפתח עמיר" w:date="2020-01-16T14:33:00Z">
        <w:r w:rsidR="002905E0">
          <w:rPr>
            <w:rFonts w:asciiTheme="majorBidi" w:hAnsiTheme="majorBidi" w:cstheme="majorBidi"/>
            <w:lang w:val="en-IL"/>
          </w:rPr>
          <w:t>,</w:t>
        </w:r>
      </w:ins>
      <w:ins w:id="1787" w:author="יפתח עמיר" w:date="2020-01-16T12:55:00Z">
        <w:r w:rsidR="00A5003B">
          <w:rPr>
            <w:rFonts w:asciiTheme="majorBidi" w:hAnsiTheme="majorBidi" w:cstheme="majorBidi"/>
            <w:lang w:val="en-IL"/>
          </w:rPr>
          <w:t xml:space="preserve"> </w:t>
        </w:r>
      </w:ins>
      <w:ins w:id="1788" w:author="יפתח עמיר" w:date="2020-01-16T14:41:00Z">
        <w:r w:rsidR="002905E0">
          <w:rPr>
            <w:rFonts w:asciiTheme="majorBidi" w:hAnsiTheme="majorBidi" w:cstheme="majorBidi"/>
            <w:lang w:val="en-IL"/>
          </w:rPr>
          <w:t>resulting in</w:t>
        </w:r>
      </w:ins>
      <w:ins w:id="1789" w:author="יפתח עמיר" w:date="2020-01-16T12:43:00Z">
        <w:r w:rsidR="00E032E3" w:rsidRPr="00E032E3">
          <w:rPr>
            <w:rFonts w:asciiTheme="majorBidi" w:hAnsiTheme="majorBidi" w:cstheme="majorBidi"/>
            <w:lang w:val="en-IL"/>
          </w:rPr>
          <w:t xml:space="preserve"> specif</w:t>
        </w:r>
      </w:ins>
      <w:ins w:id="1790" w:author="יפתח עמיר" w:date="2020-01-16T14:33:00Z">
        <w:r w:rsidR="002905E0">
          <w:rPr>
            <w:rFonts w:asciiTheme="majorBidi" w:hAnsiTheme="majorBidi" w:cstheme="majorBidi"/>
            <w:lang w:val="en-IL"/>
          </w:rPr>
          <w:t xml:space="preserve">ic </w:t>
        </w:r>
      </w:ins>
      <w:ins w:id="1791" w:author="יפתח עמיר" w:date="2020-01-16T12:43:00Z">
        <w:r w:rsidR="00E032E3" w:rsidRPr="00E032E3">
          <w:rPr>
            <w:rFonts w:asciiTheme="majorBidi" w:hAnsiTheme="majorBidi" w:cstheme="majorBidi"/>
            <w:lang w:val="en-IL"/>
          </w:rPr>
          <w:t>quantitative predictions</w:t>
        </w:r>
      </w:ins>
      <w:ins w:id="1792" w:author="יפתח עמיר" w:date="2020-01-16T14:41:00Z">
        <w:r w:rsidR="002905E0">
          <w:rPr>
            <w:rFonts w:asciiTheme="majorBidi" w:hAnsiTheme="majorBidi" w:cstheme="majorBidi"/>
            <w:lang w:val="en-IL"/>
          </w:rPr>
          <w:t xml:space="preserve"> </w:t>
        </w:r>
        <w:r w:rsidR="00995FE5">
          <w:rPr>
            <w:rFonts w:asciiTheme="majorBidi" w:hAnsiTheme="majorBidi" w:cstheme="majorBidi"/>
            <w:lang w:val="en-IL"/>
          </w:rPr>
          <w:t xml:space="preserve">based </w:t>
        </w:r>
      </w:ins>
      <w:ins w:id="1793" w:author="יפתח עמיר" w:date="2020-01-16T14:42:00Z">
        <w:r w:rsidR="00995FE5">
          <w:rPr>
            <w:rFonts w:asciiTheme="majorBidi" w:hAnsiTheme="majorBidi" w:cstheme="majorBidi"/>
            <w:lang w:val="en-IL"/>
          </w:rPr>
          <w:t>on changes in these factors</w:t>
        </w:r>
      </w:ins>
      <w:ins w:id="1794" w:author="יפתח עמיר" w:date="2020-01-16T12:56:00Z">
        <w:r w:rsidR="00A5003B">
          <w:rPr>
            <w:rFonts w:asciiTheme="majorBidi" w:hAnsiTheme="majorBidi" w:cstheme="majorBidi"/>
            <w:lang w:val="en-IL"/>
          </w:rPr>
          <w:t>.</w:t>
        </w:r>
      </w:ins>
      <w:ins w:id="1795" w:author="יפתח עמיר" w:date="2020-01-16T12:55:00Z">
        <w:r w:rsidR="00A5003B">
          <w:rPr>
            <w:rFonts w:asciiTheme="majorBidi" w:hAnsiTheme="majorBidi" w:cstheme="majorBidi"/>
            <w:lang w:val="en-IL"/>
          </w:rPr>
          <w:t xml:space="preserve"> </w:t>
        </w:r>
      </w:ins>
      <w:ins w:id="1796" w:author="יפתח עמיר" w:date="2020-01-16T12:56:00Z">
        <w:r w:rsidR="00A5003B">
          <w:rPr>
            <w:rFonts w:asciiTheme="majorBidi" w:hAnsiTheme="majorBidi" w:cstheme="majorBidi"/>
            <w:lang w:val="en-IL"/>
          </w:rPr>
          <w:t>F</w:t>
        </w:r>
      </w:ins>
      <w:ins w:id="1797" w:author="יפתח עמיר" w:date="2020-01-16T12:55:00Z">
        <w:r w:rsidR="00A5003B">
          <w:rPr>
            <w:rFonts w:asciiTheme="majorBidi" w:hAnsiTheme="majorBidi" w:cstheme="majorBidi"/>
            <w:lang w:val="en-IL"/>
          </w:rPr>
          <w:t>or example</w:t>
        </w:r>
      </w:ins>
      <w:ins w:id="1798" w:author="יפתח עמיר" w:date="2020-01-16T12:56:00Z">
        <w:r w:rsidR="00A5003B">
          <w:rPr>
            <w:rFonts w:asciiTheme="majorBidi" w:hAnsiTheme="majorBidi" w:cstheme="majorBidi"/>
            <w:lang w:val="en-IL"/>
          </w:rPr>
          <w:t>, predicting the</w:t>
        </w:r>
      </w:ins>
      <w:ins w:id="1799" w:author="יפתח עמיר" w:date="2020-01-16T12:55:00Z">
        <w:r w:rsidR="00A5003B">
          <w:rPr>
            <w:rFonts w:asciiTheme="majorBidi" w:hAnsiTheme="majorBidi" w:cstheme="majorBidi"/>
            <w:lang w:val="en-IL"/>
          </w:rPr>
          <w:t xml:space="preserve"> unfolding of </w:t>
        </w:r>
      </w:ins>
      <w:ins w:id="1800" w:author="יפתח עמיר" w:date="2020-01-16T12:56:00Z">
        <w:r w:rsidR="00A5003B">
          <w:rPr>
            <w:rFonts w:asciiTheme="majorBidi" w:hAnsiTheme="majorBidi" w:cstheme="majorBidi"/>
            <w:lang w:val="en-IL"/>
          </w:rPr>
          <w:t xml:space="preserve">thought content and emotional states as a function of individual </w:t>
        </w:r>
      </w:ins>
      <w:ins w:id="1801" w:author="יפתח עמיר" w:date="2020-01-24T09:37:00Z">
        <w:r w:rsidR="001E7566">
          <w:rPr>
            <w:rFonts w:asciiTheme="majorBidi" w:hAnsiTheme="majorBidi" w:cstheme="majorBidi"/>
            <w:lang w:val="en-IL"/>
          </w:rPr>
          <w:t xml:space="preserve">factors </w:t>
        </w:r>
      </w:ins>
      <w:ins w:id="1802" w:author="יפתח עמיר" w:date="2020-01-16T12:56:00Z">
        <w:r w:rsidR="00A5003B">
          <w:rPr>
            <w:rFonts w:asciiTheme="majorBidi" w:hAnsiTheme="majorBidi" w:cstheme="majorBidi"/>
            <w:lang w:val="en-IL"/>
          </w:rPr>
          <w:t xml:space="preserve">(e.g., </w:t>
        </w:r>
      </w:ins>
      <w:ins w:id="1803" w:author="יפתח עמיר" w:date="2020-01-24T09:37:00Z">
        <w:r w:rsidR="001E7566">
          <w:rPr>
            <w:rFonts w:asciiTheme="majorBidi" w:hAnsiTheme="majorBidi" w:cstheme="majorBidi"/>
            <w:lang w:val="en-IL"/>
          </w:rPr>
          <w:t xml:space="preserve">high trait </w:t>
        </w:r>
      </w:ins>
      <w:ins w:id="1804" w:author="יפתח עמיר" w:date="2020-01-16T12:56:00Z">
        <w:r w:rsidR="00A5003B">
          <w:rPr>
            <w:rFonts w:asciiTheme="majorBidi" w:hAnsiTheme="majorBidi" w:cstheme="majorBidi"/>
            <w:lang w:val="en-IL"/>
          </w:rPr>
          <w:t xml:space="preserve">reactivity to </w:t>
        </w:r>
      </w:ins>
      <w:ins w:id="1805" w:author="יפתח עמיר" w:date="2020-01-24T09:37:00Z">
        <w:r w:rsidR="001E7566">
          <w:rPr>
            <w:rFonts w:asciiTheme="majorBidi" w:hAnsiTheme="majorBidi" w:cstheme="majorBidi"/>
            <w:lang w:val="en-IL"/>
          </w:rPr>
          <w:t>affect</w:t>
        </w:r>
      </w:ins>
      <w:ins w:id="1806" w:author="יפתח עמיר" w:date="2020-01-16T12:57:00Z">
        <w:r w:rsidR="00A5003B">
          <w:rPr>
            <w:rFonts w:asciiTheme="majorBidi" w:hAnsiTheme="majorBidi" w:cstheme="majorBidi"/>
            <w:lang w:val="en-IL"/>
          </w:rPr>
          <w:t>)</w:t>
        </w:r>
      </w:ins>
      <w:ins w:id="1807" w:author="יפתח עמיר" w:date="2020-01-16T12:56:00Z">
        <w:r w:rsidR="00A5003B">
          <w:rPr>
            <w:rFonts w:asciiTheme="majorBidi" w:hAnsiTheme="majorBidi" w:cstheme="majorBidi"/>
            <w:lang w:val="en-IL"/>
          </w:rPr>
          <w:t xml:space="preserve"> and situational factor</w:t>
        </w:r>
        <w:commentRangeStart w:id="1808"/>
        <w:r w:rsidR="00A5003B">
          <w:rPr>
            <w:rFonts w:asciiTheme="majorBidi" w:hAnsiTheme="majorBidi" w:cstheme="majorBidi"/>
            <w:lang w:val="en-IL"/>
          </w:rPr>
          <w:t>s</w:t>
        </w:r>
      </w:ins>
      <w:ins w:id="1809" w:author="יפתח עמיר" w:date="2020-01-16T14:42:00Z">
        <w:r w:rsidR="00995FE5">
          <w:rPr>
            <w:rFonts w:asciiTheme="majorBidi" w:hAnsiTheme="majorBidi" w:cstheme="majorBidi"/>
            <w:lang w:val="en-IL"/>
          </w:rPr>
          <w:t xml:space="preserve">. </w:t>
        </w:r>
      </w:ins>
      <w:ins w:id="1810" w:author="יפתח עמיר" w:date="2020-01-24T09:37:00Z">
        <w:r w:rsidR="001E7566">
          <w:rPr>
            <w:rFonts w:asciiTheme="majorBidi" w:hAnsiTheme="majorBidi" w:cstheme="majorBidi"/>
            <w:lang w:val="en-IL"/>
          </w:rPr>
          <w:t>Such simulation</w:t>
        </w:r>
      </w:ins>
      <w:ins w:id="1811" w:author="יפתח עמיר" w:date="2020-01-24T09:38:00Z">
        <w:r w:rsidR="001E7566">
          <w:rPr>
            <w:rFonts w:asciiTheme="majorBidi" w:hAnsiTheme="majorBidi" w:cstheme="majorBidi"/>
            <w:lang w:val="en-IL"/>
          </w:rPr>
          <w:t>s</w:t>
        </w:r>
      </w:ins>
      <w:ins w:id="1812" w:author="יפתח עמיר" w:date="2020-01-16T14:42:00Z">
        <w:r w:rsidR="00995FE5">
          <w:rPr>
            <w:rFonts w:asciiTheme="majorBidi" w:hAnsiTheme="majorBidi" w:cstheme="majorBidi"/>
            <w:lang w:val="en-IL"/>
          </w:rPr>
          <w:t xml:space="preserve"> enable</w:t>
        </w:r>
      </w:ins>
      <w:ins w:id="1813" w:author="יפתח עמיר" w:date="2020-01-16T12:57:00Z">
        <w:r w:rsidR="007F68A4">
          <w:rPr>
            <w:rFonts w:asciiTheme="majorBidi" w:hAnsiTheme="majorBidi" w:cstheme="majorBidi"/>
            <w:lang w:val="en-IL"/>
          </w:rPr>
          <w:t xml:space="preserve"> </w:t>
        </w:r>
      </w:ins>
      <w:ins w:id="1814" w:author="יפתח עמיר" w:date="2020-01-16T12:43:00Z">
        <w:r w:rsidR="00E032E3" w:rsidRPr="00E032E3">
          <w:rPr>
            <w:rFonts w:asciiTheme="majorBidi" w:hAnsiTheme="majorBidi" w:cstheme="majorBidi"/>
            <w:lang w:val="en-IL"/>
          </w:rPr>
          <w:t>test</w:t>
        </w:r>
      </w:ins>
      <w:ins w:id="1815" w:author="יפתח עמיר" w:date="2020-01-16T12:57:00Z">
        <w:r w:rsidR="007F68A4">
          <w:rPr>
            <w:rFonts w:asciiTheme="majorBidi" w:hAnsiTheme="majorBidi" w:cstheme="majorBidi"/>
            <w:lang w:val="en-IL"/>
          </w:rPr>
          <w:t>ing the</w:t>
        </w:r>
      </w:ins>
      <w:ins w:id="1816" w:author="יפתח עמיר" w:date="2020-01-16T12:43:00Z">
        <w:r w:rsidR="00E032E3" w:rsidRPr="00E032E3">
          <w:rPr>
            <w:rFonts w:asciiTheme="majorBidi" w:hAnsiTheme="majorBidi" w:cstheme="majorBidi"/>
            <w:lang w:val="en-IL"/>
          </w:rPr>
          <w:t xml:space="preserve"> overlap between simulated and empirically observed behavior (M. K. van Vugt &amp; van der Velde, 2018</w:t>
        </w:r>
      </w:ins>
      <w:commentRangeEnd w:id="1808"/>
      <w:r w:rsidR="0014100A">
        <w:rPr>
          <w:rStyle w:val="CommentReference"/>
        </w:rPr>
        <w:commentReference w:id="1808"/>
      </w:r>
      <w:ins w:id="1817" w:author="יפתח עמיר" w:date="2020-01-16T12:43:00Z">
        <w:r w:rsidR="00E032E3" w:rsidRPr="00E032E3">
          <w:rPr>
            <w:rFonts w:asciiTheme="majorBidi" w:hAnsiTheme="majorBidi" w:cstheme="majorBidi"/>
            <w:lang w:val="en-IL"/>
          </w:rPr>
          <w:t>)</w:t>
        </w:r>
      </w:ins>
      <w:ins w:id="1818" w:author="יפתח עמיר" w:date="2020-01-18T17:37:00Z">
        <w:r w:rsidR="006335F4">
          <w:rPr>
            <w:rFonts w:asciiTheme="majorBidi" w:hAnsiTheme="majorBidi" w:cstheme="majorBidi"/>
            <w:lang w:val="en-IL"/>
          </w:rPr>
          <w:t>.</w:t>
        </w:r>
      </w:ins>
      <w:ins w:id="1819" w:author="יפתח עמיר" w:date="2020-01-18T17:46:00Z">
        <w:r w:rsidR="00946638">
          <w:rPr>
            <w:rFonts w:asciiTheme="majorBidi" w:hAnsiTheme="majorBidi" w:cstheme="majorBidi"/>
            <w:lang w:val="en-IL"/>
          </w:rPr>
          <w:t xml:space="preserve"> In </w:t>
        </w:r>
        <w:commentRangeStart w:id="1820"/>
        <w:r w:rsidR="00946638">
          <w:rPr>
            <w:rFonts w:asciiTheme="majorBidi" w:hAnsiTheme="majorBidi" w:cstheme="majorBidi"/>
            <w:lang w:val="en-IL"/>
          </w:rPr>
          <w:t>summary</w:t>
        </w:r>
      </w:ins>
      <w:ins w:id="1821" w:author="יפתח עמיר" w:date="2020-01-18T17:38:00Z">
        <w:r w:rsidR="008C7B5E">
          <w:rPr>
            <w:rFonts w:asciiTheme="majorBidi" w:hAnsiTheme="majorBidi" w:cstheme="majorBidi"/>
            <w:lang w:val="en-IL"/>
          </w:rPr>
          <w:t xml:space="preserve">, </w:t>
        </w:r>
      </w:ins>
      <w:ins w:id="1822" w:author="יפתח עמיר" w:date="2020-01-18T17:46:00Z">
        <w:r w:rsidR="00946638">
          <w:rPr>
            <w:rFonts w:asciiTheme="majorBidi" w:hAnsiTheme="majorBidi" w:cstheme="majorBidi"/>
            <w:lang w:val="en-IL"/>
          </w:rPr>
          <w:t xml:space="preserve">the </w:t>
        </w:r>
      </w:ins>
      <w:ins w:id="1823" w:author="יפתח עמיר" w:date="2020-01-18T17:39:00Z">
        <w:r w:rsidR="008C7B5E">
          <w:rPr>
            <w:rFonts w:asciiTheme="majorBidi" w:hAnsiTheme="majorBidi" w:cstheme="majorBidi"/>
            <w:lang w:val="en-IL"/>
          </w:rPr>
          <w:t xml:space="preserve">application of </w:t>
        </w:r>
      </w:ins>
      <w:ins w:id="1824" w:author="יפתח עמיר" w:date="2020-01-18T17:38:00Z">
        <w:r w:rsidR="008C7B5E">
          <w:rPr>
            <w:rFonts w:asciiTheme="majorBidi" w:hAnsiTheme="majorBidi" w:cstheme="majorBidi"/>
            <w:lang w:val="en-IL"/>
          </w:rPr>
          <w:t xml:space="preserve">A2T </w:t>
        </w:r>
      </w:ins>
      <w:ins w:id="1825" w:author="יפתח עמיר" w:date="2020-01-18T17:39:00Z">
        <w:r w:rsidR="008C7B5E">
          <w:rPr>
            <w:rFonts w:asciiTheme="majorBidi" w:hAnsiTheme="majorBidi" w:cstheme="majorBidi"/>
            <w:lang w:val="en-IL"/>
          </w:rPr>
          <w:t xml:space="preserve">to cognitive </w:t>
        </w:r>
        <w:commentRangeStart w:id="1826"/>
        <w:r w:rsidR="008C7B5E">
          <w:rPr>
            <w:rFonts w:asciiTheme="majorBidi" w:hAnsiTheme="majorBidi" w:cstheme="majorBidi"/>
            <w:lang w:val="en-IL"/>
          </w:rPr>
          <w:t>vulnerabilities</w:t>
        </w:r>
      </w:ins>
      <w:ins w:id="1827" w:author="עמית ברנשטיין" w:date="2020-03-11T14:37:00Z">
        <w:r w:rsidR="0014100A">
          <w:rPr>
            <w:rFonts w:asciiTheme="majorBidi" w:hAnsiTheme="majorBidi" w:cstheme="majorBidi"/>
          </w:rPr>
          <w:t xml:space="preserve"> </w:t>
        </w:r>
      </w:ins>
      <w:commentRangeEnd w:id="1826"/>
      <w:ins w:id="1828" w:author="עמית ברנשטיין" w:date="2020-03-11T14:38:00Z">
        <w:r w:rsidR="0014100A">
          <w:rPr>
            <w:rStyle w:val="CommentReference"/>
          </w:rPr>
          <w:commentReference w:id="1826"/>
        </w:r>
      </w:ins>
      <w:ins w:id="1829" w:author="עמית ברנשטיין" w:date="2020-03-11T14:37:00Z">
        <w:r w:rsidR="0014100A">
          <w:rPr>
            <w:rFonts w:asciiTheme="majorBidi" w:hAnsiTheme="majorBidi" w:cstheme="majorBidi"/>
          </w:rPr>
          <w:t>an</w:t>
        </w:r>
      </w:ins>
      <w:ins w:id="1830" w:author="עמית ברנשטיין" w:date="2020-03-11T14:38:00Z">
        <w:r w:rsidR="0014100A">
          <w:rPr>
            <w:rFonts w:asciiTheme="majorBidi" w:hAnsiTheme="majorBidi" w:cstheme="majorBidi"/>
          </w:rPr>
          <w:t xml:space="preserve">d </w:t>
        </w:r>
      </w:ins>
      <w:ins w:id="1831" w:author="עמית ברנשטיין" w:date="2020-03-11T14:37:00Z">
        <w:r w:rsidR="0014100A">
          <w:rPr>
            <w:rFonts w:asciiTheme="majorBidi" w:hAnsiTheme="majorBidi" w:cstheme="majorBidi"/>
          </w:rPr>
          <w:t>menta</w:t>
        </w:r>
      </w:ins>
      <w:ins w:id="1832" w:author="עמית ברנשטיין" w:date="2020-03-11T14:38:00Z">
        <w:r w:rsidR="0014100A">
          <w:rPr>
            <w:rFonts w:asciiTheme="majorBidi" w:hAnsiTheme="majorBidi" w:cstheme="majorBidi"/>
          </w:rPr>
          <w:t>l health</w:t>
        </w:r>
      </w:ins>
      <w:ins w:id="1833" w:author="יפתח עמיר" w:date="2020-01-18T17:39:00Z">
        <w:r w:rsidR="008C7B5E">
          <w:rPr>
            <w:rFonts w:asciiTheme="majorBidi" w:hAnsiTheme="majorBidi" w:cstheme="majorBidi"/>
            <w:lang w:val="en-IL"/>
          </w:rPr>
          <w:t xml:space="preserve"> </w:t>
        </w:r>
      </w:ins>
      <w:ins w:id="1834" w:author="יפתח עמיר" w:date="2020-01-18T17:38:00Z">
        <w:r w:rsidR="008C7B5E">
          <w:rPr>
            <w:rFonts w:asciiTheme="majorBidi" w:hAnsiTheme="majorBidi" w:cstheme="majorBidi"/>
            <w:lang w:val="en-IL"/>
          </w:rPr>
          <w:t>provides a novel conceptual and computational frame</w:t>
        </w:r>
      </w:ins>
      <w:ins w:id="1835" w:author="יפתח עמיר" w:date="2020-01-18T17:39:00Z">
        <w:r w:rsidR="008C7B5E">
          <w:rPr>
            <w:rFonts w:asciiTheme="majorBidi" w:hAnsiTheme="majorBidi" w:cstheme="majorBidi"/>
            <w:lang w:val="en-IL"/>
          </w:rPr>
          <w:t xml:space="preserve">work for understanding </w:t>
        </w:r>
      </w:ins>
      <w:ins w:id="1836" w:author="יפתח עמיר" w:date="2020-01-18T17:40:00Z">
        <w:r w:rsidR="008C7B5E">
          <w:rPr>
            <w:rFonts w:asciiTheme="majorBidi" w:hAnsiTheme="majorBidi" w:cstheme="majorBidi"/>
            <w:lang w:val="en-IL"/>
          </w:rPr>
          <w:t>how</w:t>
        </w:r>
      </w:ins>
      <w:ins w:id="1837" w:author="יפתח עמיר" w:date="2020-01-18T17:41:00Z">
        <w:r w:rsidR="008C7B5E">
          <w:rPr>
            <w:rFonts w:asciiTheme="majorBidi" w:hAnsiTheme="majorBidi" w:cstheme="majorBidi"/>
            <w:lang w:val="en-IL"/>
          </w:rPr>
          <w:t xml:space="preserve"> typically adaptive</w:t>
        </w:r>
      </w:ins>
      <w:ins w:id="1838" w:author="יפתח עמיר" w:date="2020-01-18T17:40:00Z">
        <w:r w:rsidR="008C7B5E">
          <w:rPr>
            <w:rFonts w:asciiTheme="majorBidi" w:hAnsiTheme="majorBidi" w:cstheme="majorBidi"/>
            <w:lang w:val="en-IL"/>
          </w:rPr>
          <w:t xml:space="preserve"> low-level processes (of attention, WM and affect) inter- and trans- act in time and emerge as higher-ord</w:t>
        </w:r>
      </w:ins>
      <w:ins w:id="1839" w:author="יפתח עמיר" w:date="2020-01-18T17:41:00Z">
        <w:r w:rsidR="008C7B5E">
          <w:rPr>
            <w:rFonts w:asciiTheme="majorBidi" w:hAnsiTheme="majorBidi" w:cstheme="majorBidi"/>
            <w:lang w:val="en-IL"/>
          </w:rPr>
          <w:t>er malad</w:t>
        </w:r>
      </w:ins>
      <w:ins w:id="1840" w:author="יפתח עמיר" w:date="2020-01-18T17:46:00Z">
        <w:r w:rsidR="00946638">
          <w:rPr>
            <w:rFonts w:asciiTheme="majorBidi" w:hAnsiTheme="majorBidi" w:cstheme="majorBidi"/>
            <w:lang w:val="en-IL"/>
          </w:rPr>
          <w:t>a</w:t>
        </w:r>
      </w:ins>
      <w:ins w:id="1841" w:author="יפתח עמיר" w:date="2020-01-18T17:41:00Z">
        <w:r w:rsidR="008C7B5E">
          <w:rPr>
            <w:rFonts w:asciiTheme="majorBidi" w:hAnsiTheme="majorBidi" w:cstheme="majorBidi"/>
            <w:lang w:val="en-IL"/>
          </w:rPr>
          <w:t>ptive processes (e.g., rumination and negative repetitive thinking</w:t>
        </w:r>
      </w:ins>
      <w:commentRangeEnd w:id="1820"/>
      <w:r w:rsidR="0014100A">
        <w:rPr>
          <w:rStyle w:val="CommentReference"/>
        </w:rPr>
        <w:commentReference w:id="1820"/>
      </w:r>
      <w:ins w:id="1842" w:author="יפתח עמיר" w:date="2020-01-18T17:41:00Z">
        <w:r w:rsidR="008C7B5E">
          <w:rPr>
            <w:rFonts w:asciiTheme="majorBidi" w:hAnsiTheme="majorBidi" w:cstheme="majorBidi"/>
            <w:lang w:val="en-IL"/>
          </w:rPr>
          <w:t>).</w:t>
        </w:r>
      </w:ins>
    </w:p>
    <w:p w14:paraId="75EF62B0" w14:textId="3FDB88A2" w:rsidR="009C2722" w:rsidDel="00514D18" w:rsidRDefault="009C2722" w:rsidP="0075551C">
      <w:pPr>
        <w:pStyle w:val="Heading2"/>
        <w:rPr>
          <w:del w:id="1843" w:author="יפתח עמיר" w:date="2020-01-16T10:42:00Z"/>
        </w:rPr>
        <w:pPrChange w:id="1844" w:author="עמית ברנשטיין" w:date="2020-03-12T16:17:00Z">
          <w:pPr/>
        </w:pPrChange>
      </w:pPr>
      <w:del w:id="1845" w:author="יפתח עמיר" w:date="2020-01-16T10:42:00Z">
        <w:r w:rsidDel="00514D18">
          <w:delText xml:space="preserve">These models represent seminal efforts to </w:delText>
        </w:r>
        <w:r w:rsidRPr="00785DD6" w:rsidDel="00514D18">
          <w:rPr>
            <w:highlight w:val="yellow"/>
          </w:rPr>
          <w:delText>XXXXX</w:delText>
        </w:r>
        <w:r w:rsidDel="00514D18">
          <w:delText xml:space="preserve">, yet they also have </w:delText>
        </w:r>
        <w:r w:rsidRPr="00785DD6" w:rsidDel="00514D18">
          <w:rPr>
            <w:highlight w:val="yellow"/>
          </w:rPr>
          <w:delText>#</w:delText>
        </w:r>
        <w:r w:rsidDel="00514D18">
          <w:delText xml:space="preserve"> key limitations. First, these </w:delText>
        </w:r>
        <w:r w:rsidRPr="00785DD6" w:rsidDel="00514D18">
          <w:delText>model</w:delText>
        </w:r>
        <w:r w:rsidDel="00514D18">
          <w:delText xml:space="preserve">s typically focus on a specific cognitive vulnerability – e.g., rumination </w:delText>
        </w:r>
        <w:r w:rsidDel="00514D18">
          <w:fldChar w:fldCharType="begin" w:fldLock="1"/>
        </w:r>
        <w:r w:rsidRPr="006335F4" w:rsidDel="00514D18">
          <w:delInstrText>ADDIN CSL_CITATION {"citationItems":[{"id":"ITEM-1","itemData":{"DOI":"10.1016/j.cpr.2010.08.005","ISBN":"02727358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w:delInstrText>
        </w:r>
        <w:r w:rsidRPr="00A550AC" w:rsidDel="00514D18">
          <w:delInstrText>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Review","id":"ITEM-1","issue":"1","issued":{"date-parts":[["2011"]]},"page":"138-145","publisher":"Elsevier Ltd","title":"Understanding depressive rumination from a cognitive science perspective: The impaired disengagement hypothesis","type":"article-journal","volume":"31"},"uris":["http://www.mendeley.com/documents/?uuid=411765aa-2ee8-424b-80d9-8bc344a9e150"]},{"id":"ITEM-2","itemData":{"DOI":"10.1037/a0030923","ISBN":"0033-2909","ISSN":"00332909","PMID":"23244316","abstract":"Rumination,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Bulletin","id":"ITEM-2","issue":"5","issued":{"date-parts":[["2013"]]},"page":"1036-1061","title":"An attentional scope model of rumination","type":"article-journal","volume":"139"},"uris":["http://www.mendeley.com/documents/?uuid=fbfdb4d1-f746-4774-8048-dfc079cacac1"]}],"mendeley":{"formattedCitation":"(Koster et al., 2011; Whitmer &amp; Gotlib, 2013)","plainTextFormattedCitation":"(Koster et al., 2011; Whitmer &amp; Gotlib, 2013)","previouslyFormattedCitation":"(Koster et al., 2011; Whitmer &amp; Gotlib, 2013)"},"properties":{"noteIndex":0},"schema":"https://github.com/citation-style-language/schema/raw/master/csl-citation.json"}</w:delInstrText>
        </w:r>
        <w:r w:rsidDel="00514D18">
          <w:fldChar w:fldCharType="separate"/>
        </w:r>
        <w:r w:rsidRPr="00060625" w:rsidDel="00514D18">
          <w:rPr>
            <w:noProof/>
          </w:rPr>
          <w:delText>(Koster et al., 2011; Whitmer &amp; Gotlib, 2013)</w:delText>
        </w:r>
        <w:r w:rsidDel="00514D18">
          <w:fldChar w:fldCharType="end"/>
        </w:r>
        <w:r w:rsidDel="00514D18">
          <w:delText xml:space="preserve">, emotion regulation </w:delText>
        </w:r>
        <w:r w:rsidDel="00514D18">
          <w:fldChar w:fldCharType="begin" w:fldLock="1"/>
        </w:r>
        <w:r w:rsidDel="00514D18">
          <w:del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depression","type":"article-journal","volume":"19"},"uris":["http://www.mendeley.com/documents/?uuid=97ab8df7-9527-4986-816a-4fec0ce809f7"]}],"mendeley":{"formattedCitation":"(Joormann, 2010)","plainTextFormattedCitation":"(Joormann, 2010)","previouslyFormattedCitation":"(Joormann, 2010)"},"properties":{"noteIndex":0},"schema":"https://github.com/citation-style-language/schema/raw/master/csl-citation.json"}</w:delInstrText>
        </w:r>
        <w:r w:rsidDel="00514D18">
          <w:fldChar w:fldCharType="separate"/>
        </w:r>
        <w:r w:rsidRPr="005A4768" w:rsidDel="00514D18">
          <w:rPr>
            <w:noProof/>
          </w:rPr>
          <w:delText>(Joormann, 2010)</w:delText>
        </w:r>
        <w:r w:rsidDel="00514D18">
          <w:fldChar w:fldCharType="end"/>
        </w:r>
        <w:r w:rsidDel="00514D18">
          <w:delText xml:space="preserve">, negative mindwandering </w:delText>
        </w:r>
        <w:r w:rsidDel="00514D18">
          <w:fldChar w:fldCharType="begin" w:fldLock="1"/>
        </w:r>
        <w:r w:rsidR="00E570C4" w:rsidDel="00514D18">
          <w:delInstrText>ADDIN CSL_CITATION {"citationItems":[{"id":"ITEM-1","itemData":{"DOI":"10.1177/2167702615622383","ISBN":"2167-7026","ISSN":"21677034","PMID":"28785510","abstract":"There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spontaneous thought mostly focuses on unattained goals and evaluates the discrepancy between current and desired status (Klinger, 1971, 2013a). In individuals who stably (i.e., trait negative affectivity) or transitorily (i.e., stress) experience negative emotions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Science","id":"ITEM-1","issue":"5","issued":{"date-parts":[["2016"]]},"page":"835-857","title":"Spontaneous thought and vulnerability to mood disorders: The dark side of the wandering mind","type":"article-journal","volume":"4"},"uris":["http://www.mendeley.com/documents/?uuid=fdcfa52d-ea8b-4394-b2fb-539340b2902a"]}],"mendeley":{"formattedCitation":"(Marchetti, Koster, et al., 2016)","plainTextFormattedCitation":"(Marchetti, Koster, et al., 2016)","previouslyFormattedCitation":"(Marchetti, Koster, et al., 2016)"},"properties":{"noteIndex":0},"schema":"https://github.com/citation-style-language/schema/raw/master/csl-citation.json"}</w:delInstrText>
        </w:r>
        <w:r w:rsidDel="00514D18">
          <w:fldChar w:fldCharType="separate"/>
        </w:r>
        <w:r w:rsidR="00E570C4" w:rsidRPr="00E570C4" w:rsidDel="00514D18">
          <w:rPr>
            <w:noProof/>
          </w:rPr>
          <w:delText>(Marchetti, Koster, et al., 2016)</w:delText>
        </w:r>
        <w:r w:rsidDel="00514D18">
          <w:fldChar w:fldCharType="end"/>
        </w:r>
        <w:r w:rsidDel="00514D18">
          <w:delText xml:space="preserve">, or cognitive control </w:delText>
        </w:r>
        <w:r w:rsidDel="00514D18">
          <w:fldChar w:fldCharType="begin" w:fldLock="1"/>
        </w:r>
        <w:r w:rsidDel="00514D18">
          <w:delInstrText>ADDIN CSL_CITATION {"citationItems":[{"id":"ITEM-1","itemData":{"DOI":"10.1177/2167702618758969","ISSN":"2167-7026","abstract":"Cognitive control dysfunctions are thought to contribute to the onset and maintenance of depression. However, the causes and nature of these dysfunctions remain unknown. Here, we critically review contemporary research on cognitive control in depression. We identify three main conceptual issues in this field: (a) uncritical use of the tripartite model, (b) reliance on descriptive explanations, and (c) lack of integration with emotional and motivational impairments. Recent advances in cognitive neuroscience offer possibilities to resolve these issues. We review this progress focusing on the ability to detect the need for control, the role of motivation, and the flexibility-stability balance. We propose that depression-related dysfunctions arise from issues in detecting when, how, and for how long to engage in goal-oriented processing. In conclusion, we argue that integrating advances in cognitive neuroscience into clinical research can help to move from a descriptive toward a more mechanistic understanding of cognitive dysfunctions in depression.","author":[{"dropping-particle":"","family":"Grahek","given":"Ivan","non-dropping-particle":"","parse-names":false,"suffix":""},{"dropping-particle":"","family":"Everaert","given":"Jonas","non-dropping-particle":"","parse-names":false,"suffix":""},{"dropping-particle":"","family":"Krebs","given":"Ruth M.","non-dropping-particle":"","parse-names":false,"suffix":""},{"dropping-particle":"","family":"Koster","given":"Ernst H.W. W","non-dropping-particle":"","parse-names":false,"suffix":""}],"container-title":"Clinical Psychological Science","id":"ITEM-1","issue":"4","issued":{"date-parts":[["2018","3","23"]]},"note":"From Duplicate 1 (Cognitive Control in Depression: Toward Clinical Models Informed by Cognitive Neuroscience - Grahek, Ivan; Everaert, Jonas; Krebs, Ruth M; Koster, Ernst H W)\n\ndoi: 10.1177/2167702618758969","page":"464-480","publisher":"SAGE Publications Inc","title":"Cognitive Control in Depression: Toward Clinical Models Informed by Cognitive Neuroscience","type":"article-journal","volume":"6"},"uris":["http://www.mendeley.com/documents/?uuid=e670d202-7dea-4252-bdee-fd25b7344b98"]},{"id":"ITEM-2","itemData":{"DOI":"10.1016/j.tics.2018.07.015","ISBN":"1364-6613, 1879-307X","ISSN":"1879307X","PMID":"30122359","abstract":"Memories play a ubiquitous role in our emotional lives, both causing vivid emotional experiences in their own right and imbuing perception of the external world with emotional significance. Controlling the emotional impact of memories therefore poses a major emotion-regulation challenge, suggesting that there might be a hitherto unexplored link between the neurocognitive mechanisms underlying memory control (MC) and emotion regulation. We present here a theoretical account of how the mechanisms of MC constitute core component processes of cognitive emotion regulation (CER), and how this observation may help to understand its basic mechanisms and their disruption in psychiatric disorders.","author":[{"dropping-particle":"","family":"Engen","given":"Haakon G.","non-dropping-particle":"","parse-names":false,"suffix":""},{"dropping-particle":"","family":"Anderson","given":"Michael C.","non-dropping-particle":"","parse-names":false,"suffix":""}],"container-title":"Trends in Cognitive Sciences","id":"ITEM-2","issue":"11","issued":{"date-parts":[["2018"]]},"page":"982-995","publisher":"Elsevier Ltd","title":"Memory Control: A Fundamental Mechanism of Emotion Regulation","type":"article-journal","volume":"22"},"uris":["http://www.mendeley.com/documents/?uuid=29a1038e-dbd7-4856-b4f9-e86cf94dcc8c"]}],"mendeley":{"formattedCitation":"(Engen &amp; Anderson, 2018; Grahek et al., 2018)","plainTextFormattedCitation":"(Engen &amp; Anderson, 2018; Grahek et al., 2018)","previouslyFormattedCitation":"(Engen &amp; Anderson, 2018; Grahek et al., 2018)"},"properties":{"noteIndex":0},"schema":"https://github.com/citation-style-language/schema/raw/master/csl-citation.json"}</w:delInstrText>
        </w:r>
        <w:r w:rsidDel="00514D18">
          <w:fldChar w:fldCharType="separate"/>
        </w:r>
        <w:r w:rsidRPr="00845E50" w:rsidDel="00514D18">
          <w:rPr>
            <w:noProof/>
          </w:rPr>
          <w:delText>(Engen &amp; Anderson, 2018; Grahek et al., 2018)</w:delText>
        </w:r>
        <w:r w:rsidDel="00514D18">
          <w:fldChar w:fldCharType="end"/>
        </w:r>
        <w:r w:rsidDel="00514D18">
          <w:delText xml:space="preserve">. Likewise, extant models typically link a single deficit/maladaptive cognitive-attentional </w:delText>
        </w:r>
        <w:bookmarkStart w:id="1846" w:name="_Hlk20046666"/>
        <w:r w:rsidDel="00514D18">
          <w:delText>mechanism</w:delText>
        </w:r>
        <w:bookmarkEnd w:id="1846"/>
        <w:r w:rsidDel="00514D18">
          <w:delText xml:space="preserve"> to a single </w:delText>
        </w:r>
        <w:r w:rsidRPr="00785DD6" w:rsidDel="00514D18">
          <w:delText>specific</w:delText>
        </w:r>
        <w:r w:rsidDel="00514D18">
          <w:delText xml:space="preserve"> cognitive vulnerability (e.g., impaired inhibition of negative information (mechanism) underlying deficits in emotional regulation (vulnerability) </w:delText>
        </w:r>
        <w:r w:rsidDel="00514D18">
          <w:fldChar w:fldCharType="begin" w:fldLock="1"/>
        </w:r>
        <w:r w:rsidDel="00514D18">
          <w:del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depression","type":"article-journal","volume":"19"},"uris":["http://www.mendeley.com/documents/?uuid=97ab8df7-9527-4986-816a-4fec0ce809f7"]}],"mendeley":{"formattedCitation":"(Joormann, 2010)","plainTextFormattedCitation":"(Joormann, 2010)","previouslyFormattedCitation":"(Joormann, 2010)"},"properties":{"noteIndex":0},"schema":"https://github.com/citation-style-language/schema/raw/master/csl-citation.json"}</w:delInstrText>
        </w:r>
        <w:r w:rsidDel="00514D18">
          <w:fldChar w:fldCharType="separate"/>
        </w:r>
        <w:r w:rsidRPr="00C1145C" w:rsidDel="00514D18">
          <w:rPr>
            <w:noProof/>
          </w:rPr>
          <w:delText>(Joormann, 2010)</w:delText>
        </w:r>
        <w:r w:rsidDel="00514D18">
          <w:fldChar w:fldCharType="end"/>
        </w:r>
        <w:r w:rsidDel="00514D18">
          <w:delText xml:space="preserve">, narrowing of attentional scope (mechanism) underlying rumination (vulnerability) </w:delText>
        </w:r>
        <w:r w:rsidDel="00514D18">
          <w:fldChar w:fldCharType="begin" w:fldLock="1"/>
        </w:r>
        <w:r w:rsidDel="00514D18">
          <w:delInstrText>ADDIN CSL_CITATION {"citationItems":[{"id":"ITEM-1","itemData":{"DOI":"10.1037/a0030923","ISBN":"0033-2909","ISSN":"00332909","PMID":"23244316","abstract":"Rumination,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Bulletin","id":"ITEM-1","issue":"5","issued":{"date-parts":[["2013"]]},"page":"1036-1061","title":"An attentional scope model of rumination","type":"article-journal","volume":"139"},"uris":["http://www.mendeley.com/documents/?uuid=fbfdb4d1-f746-4774-8048-dfc079cacac1"]}],"mendeley":{"formattedCitation":"(Whitmer &amp; Gotlib, 2013)","plainTextFormattedCitation":"(Whitmer &amp; Gotlib, 2013)","previouslyFormattedCitation":"(Whitmer &amp; Gotlib, 2013)"},"properties":{"noteIndex":0},"schema":"https://github.com/citation-style-language/schema/raw/master/csl-citation.json"}</w:delInstrText>
        </w:r>
        <w:r w:rsidDel="00514D18">
          <w:fldChar w:fldCharType="separate"/>
        </w:r>
        <w:r w:rsidRPr="00C1145C" w:rsidDel="00514D18">
          <w:rPr>
            <w:noProof/>
          </w:rPr>
          <w:delText>(Whitmer &amp; Gotlib, 2013)</w:delText>
        </w:r>
        <w:r w:rsidDel="00514D18">
          <w:fldChar w:fldCharType="end"/>
        </w:r>
        <w:r w:rsidDel="00514D18">
          <w:delText xml:space="preserve">). </w:delText>
        </w:r>
      </w:del>
    </w:p>
    <w:p w14:paraId="7BA9E83B" w14:textId="06770478" w:rsidR="009C2722" w:rsidRPr="000B4475" w:rsidDel="006335F4" w:rsidRDefault="009C2722" w:rsidP="0075551C">
      <w:pPr>
        <w:pStyle w:val="Heading2"/>
        <w:rPr>
          <w:del w:id="1847" w:author="יפתח עמיר" w:date="2020-01-18T17:37:00Z"/>
        </w:rPr>
        <w:pPrChange w:id="1848" w:author="עמית ברנשטיין" w:date="2020-03-12T16:17:00Z">
          <w:pPr/>
        </w:pPrChange>
      </w:pPr>
      <w:del w:id="1849" w:author="יפתח עמיר" w:date="2020-01-16T10:44:00Z">
        <w:r w:rsidDel="00514D18">
          <w:delText>Second</w:delText>
        </w:r>
      </w:del>
      <w:del w:id="1850" w:author="יפתח עמיר" w:date="2020-01-18T17:37:00Z">
        <w:r w:rsidDel="006335F4">
          <w:delText xml:space="preserve">, </w:delText>
        </w:r>
      </w:del>
      <w:moveFromRangeStart w:id="1851" w:author="יפתח עמיר" w:date="2020-01-18T17:25:00Z" w:name="move30260727"/>
      <w:moveFrom w:id="1852" w:author="יפתח עמיר" w:date="2020-01-18T17:25:00Z">
        <w:del w:id="1853" w:author="יפתח עמיר" w:date="2020-01-18T17:37:00Z">
          <w:r w:rsidDel="006335F4">
            <w:delText xml:space="preserve">models emphasizing deficits in </w:delText>
          </w:r>
          <w:r w:rsidRPr="00785DD6" w:rsidDel="006335F4">
            <w:delText xml:space="preserve">cognitive inhibition and/or </w:delText>
          </w:r>
          <w:r w:rsidDel="006335F4">
            <w:delText xml:space="preserve">cognitive </w:delText>
          </w:r>
          <w:r w:rsidRPr="00785DD6" w:rsidDel="006335F4">
            <w:delText xml:space="preserve">control </w:delText>
          </w:r>
          <w:r w:rsidDel="006335F4">
            <w:delText xml:space="preserve">have predominantly focused on what may be termed “effortful”, “goal-directed” or “constrained” thinking </w:delText>
          </w:r>
          <w:r w:rsidDel="006335F4">
            <w:fldChar w:fldCharType="begin" w:fldLock="1"/>
          </w:r>
          <w:r w:rsidRPr="003B285C" w:rsidDel="006335F4">
            <w:del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framework","type":"article-journal","volume":"17"},"uris":["http://www.mendeley.com/documents/?uuid=ed007f4a-720b-4e9c-97dc-92a773e6b2ec"]}],"mendeley":{"formattedCitation":"(Christoff et al., 2016)","plainTextFormattedCitation":"(Christoff et al., 2016)","previouslyFormattedCitation":"(Christoff et al., 2016)"},"properties":{"noteIndex":0},"schema":"https://github.com/citation-style-language/schema/raw/master/csl-citation.json"}</w:delInstrText>
          </w:r>
          <w:r w:rsidDel="006335F4">
            <w:fldChar w:fldCharType="separate"/>
          </w:r>
          <w:r w:rsidRPr="003B285C" w:rsidDel="006335F4">
            <w:rPr>
              <w:noProof/>
            </w:rPr>
            <w:delText>(Christoff et al., 2016)</w:delText>
          </w:r>
          <w:r w:rsidDel="006335F4">
            <w:fldChar w:fldCharType="end"/>
          </w:r>
          <w:r w:rsidDel="006335F4">
            <w:delText xml:space="preserve">. Yet, this may not be the “context” (of high demands for controlled allocation of limited cognitive resources) in which vulnerable individuals show differential and maladaptive thought important to vulnerability and mental health problems. For example,  accumulating evidence suggests that depression-related deficits in WM emerge when attention is not constrained by experimental tasks and so participants may concurrently attend to task unrelated thoughts </w:delText>
          </w:r>
          <w:r w:rsidDel="006335F4">
            <w:fldChar w:fldCharType="begin" w:fldLock="1"/>
          </w:r>
          <w:r w:rsidR="00E570C4" w:rsidDel="006335F4">
            <w:delInstrText>ADDIN CSL_CITATION {"citationItems":[{"id":"ITEM-1","itemData":{"DOI":"10.1016/j.cpr.2018.06.008","ISSN":"18737811","PMID":"29961601","abstract":"Cognitive science has been instrumental in advancing our understanding of the onset, maintenance, and treatment of depression. Research conducted over the last 50 years supports the proposition that depression and risk for depression are characterized by the operation of negative biases, and often by a lack of positive biases, in self-referential processing, interpretation, attention, and memory, as well as the use of maladaptive cognitive emotion regulation strategies. There is also evidence to suggest that deficits in cognitive control over mood-congruent material underlie these cognitive processes. Specifically, research indicates that difficulty inhibiting and disengaging from negative material in working memory: (1) increases the use of maladaptive emotion regulation strategies (e.g., rumination), decreases the use of adaptive emotion regulation strategies (e.g., reappraisal), and potentially impedes flexible selection and implementation of emotion regulation strategies; (2) is associated with negative biases in attention; and (3) contributes to negative biases in long-term memory. Moreover, studies suggest that these cognitive processes exacerbate and sustain the negative mood that typifies depressive episodes. In this review, we present evidence in support of this conceptualization of depression and discuss implications of research findings for theory and practice. Finally, we advance directions for future research.","author":[{"dropping-particle":"","family":"LeMoult","given":"Joelle","non-dropping-particle":"","parse-names":false,"suffix":""},{"dropping-particle":"","family":"Gotlib","given":"Ian H.","non-dropping-particle":"","parse-names":false,"suffix":""}],"container-title":"Clinical Psychology Review","id":"ITEM-1","issued":{"date-parts":[["2018"]]},"page":"#pagerange#","publisher":"Elsevier Ltd","title":"Depression: A cognitive perspective","type":"article-journal"},"uris":["http://www.mendeley.com/documents/?uuid=b087bab9-8045-453f-afd3-cfd58b46c3b6"]},{"id":"ITEM-2","itemData":{"DOI":"10.1080/026999397379890a","ISBN":"1464-0600(Electronic),0269-9931(Print)","abstract":"Research on cognitive biases in depression suggests that deficient control of attention underlies impairments in memory for emotionally neutral events. Such impairments might result from general difficulties in focusing and sustaining attention, specific and habitual priorities to attend to matters of personal concern, or both. This paper considers these alternative means of impairment in the context of a review of selected theories and findings; a test of the framework is illustrated; and related considerations are discussed. (PsycINFO Database Record (c) 2016 APA, all rights reserved)","author":[{"dropping-particle":"","family":"Hertel","given":"Paula T.","non-dropping-particle":"","parse-names":false,"suffix":""}],"container-title":"Cognition and Emotion","id":"ITEM-2","issue":"5-6","issued":{"date-parts":[["1997"]]},"page":"569-583","publisher":"Taylor &amp; Francis","publisher-place":"United Kingdom","title":"On the contributions of deficient cognitive control to memory impairments in depression.","type":"article","volume":"11"},"uris":["http://www.mendeley.com/documents/?uuid=a329596b-e5a9-4bd0-a320-2318fd2fd411"]},{"id":"ITEM-3","itemData":{"DOI":"10.1111/nyas.12360","author":[{"dropping-particle":"","family":"Andrews-hanna","given":"Jessica R","non-dropping-particle":"","parse-names":false,"suffix":""},{"dropping-particle":"","family":"Smallwood","given":"Jonathan","non-dropping-particle":"","parse-names":false,"suffix":""},{"dropping-particle":"","family":"Spreng","given":"R Nathan","non-dropping-particle":"","parse-names":false,"suffix":""}],"id":"ITEM-3","issued":{"date-parts":[["2014"]]},"title":"The default network and self-generated thought : component processes , dynamic control , and clinical relevance","type":"article-journal"},"uris":["http://www.mendeley.com/documents/?uuid=3451210c-0569-4189-8faa-494fdeb05dcb"]}],"mendeley":{"formattedCitation":"(Andrews-hanna et al., 2014; Hertel, 1997; LeMoult &amp; Gotlib, 2018)","plainTextFormattedCitation":"(Andrews-hanna et al., 2014; Hertel, 1997; LeMoult &amp; Gotlib, 2018)","previouslyFormattedCitation":"(Andrews-hanna et al., 2014; Hertel, 1997; LeMoult &amp; Gotlib, 2018)"},"properties":{"noteIndex":0},"schema":"https://github.com/citation-style-language/schema/raw/master/csl-citation.json"}</w:delInstrText>
          </w:r>
          <w:r w:rsidDel="006335F4">
            <w:fldChar w:fldCharType="separate"/>
          </w:r>
          <w:r w:rsidR="00E570C4" w:rsidRPr="00E570C4" w:rsidDel="006335F4">
            <w:rPr>
              <w:noProof/>
            </w:rPr>
            <w:delText>(Andrews-hanna et al., 2014; Hertel, 1997; LeMoult &amp; Gotlib, 2018)</w:delText>
          </w:r>
          <w:r w:rsidDel="006335F4">
            <w:fldChar w:fldCharType="end"/>
          </w:r>
          <w:r w:rsidDel="006335F4">
            <w:delText xml:space="preserve">. Rather, thinking states of spontaneous thought such as rumination or intrusive memories may be driven by </w:delText>
          </w:r>
          <w:r w:rsidRPr="00D2694C" w:rsidDel="006335F4">
            <w:delText>bottom-up salience-/stimulus- driven signals in the absence of strong top-down/goal-directed or “effortful thinking”</w:delText>
          </w:r>
          <w:r w:rsidDel="006335F4">
            <w:delText xml:space="preserve"> </w:delText>
          </w:r>
          <w:r w:rsidDel="006335F4">
            <w:fldChar w:fldCharType="begin" w:fldLock="1"/>
          </w:r>
          <w:r w:rsidDel="006335F4">
            <w:del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framework","type":"article-journal","volume":"17"},"uris":["http://www.mendeley.com/documents/?uuid=ed007f4a-720b-4e9c-97dc-92a773e6b2ec"]},{"id":"ITEM-2","itemData":{"DOI":"10.1177/2167702615622383","ISBN":"2167-7026","ISSN":"21677034","PMID":"28785510","abstract":"There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spontaneous thought mostly focuses on unattained goals and evaluates the discrepancy between current and desired status (Klinger, 1971, 2013a). In individuals who stably (i.e., trait negative affectivity) or transitorily (i.e., stress) experience negative emotions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Science","id":"ITEM-2","issue":"5","issued":{"date-parts":[["2016"]]},"page":"835-857","title":"Spontaneous thought and vulnerability to mood disorders: The dark side of the wandering mind","type":"article-journal","volume":"4"},"uris":["http://www.mendeley.com/documents/?uuid=fdcfa52d-ea8b-4394-b2fb-539340b2902a"]},{"id":"ITEM-3","itemData":{"DOI":"10.1080/026999397379890a","ISBN":"1464-0600(Electronic),0269-9931(Print)","abstract":"Research on cognitive biases in depression suggests that deficient control of attention underlies impairments in memory for emotionally neutral events. Such impairments might result from general difficulties in focusing and sustaining attention, specific and habitual priorities to attend to matters of personal concern, or both. This paper considers these alternative means of impairment in the context of a review of selected theories and findings; a test of the framework is illustrated; and related considerations are discussed. (PsycINFO Database Record (c) 2016 APA, all rights reserved)","author":[{"dropping-particle":"","family":"Hertel","given":"Paula T.","non-dropping-particle":"","parse-names":false,"suffix":""}],"container-title":"Cognition and Emotion","id":"ITEM-3","issue":"5-6","issued":{"date-parts":[["1997"]]},"page":"569-583","publisher":"Taylor &amp; Francis","publisher-place":"United Kingdom","title":"On the contributions of deficient cognitive control to memory impairments in depression.","type":"article","volume":"11"},"uris":["http://www.mendeley.com/documents/?uuid=a329596b-e5a9-4bd0-a320-2318fd2fd411"]},{"id":"ITEM-4","itemData":{"DOI":"10.1016/j.tics.2018.07.015","ISBN":"1364-6613, 1879-307X","ISSN":"1879307X","PMID":"30122359","abstract":"Memories play a ubiquitous role in our emotional lives, both causing vivid emotional experiences in their own right and imbuing perception of the external world with emotional significance. Controlling the emotional impact of memories therefore poses a major emotion-regulation challenge, suggesting that there might be a hitherto unexplored link between the neurocognitive mechanisms underlying memory control (MC) and emotion regulation. We present here a theoretical account of how the mechanisms of MC constitute core component processes of cognitive emotion regulation (CER), and how this observation may help to understand its basic mechanisms and their disruption in psychiatric disorders.","author":[{"dropping-particle":"","family":"Engen","given":"Haakon G.","non-dropping-particle":"","parse-names":false,"suffix":""},{"dropping-particle":"","family":"Anderson","given":"Michael C.","non-dropping-particle":"","parse-names":false,"suffix":""}],"container-title":"Trends in Cognitive Sciences","id":"ITEM-4","issue":"11","issued":{"date-parts":[["2018"]]},"page":"982-995","publisher":"Elsevier Ltd","title":"Memory Control: A Fundamental Mechanism of Emotion Regulation","type":"article-journal","volume":"22"},"uris":["http://www.mendeley.com/documents/?uuid=29a1038e-dbd7-4856-b4f9-e86cf94dcc8c"]}],"mendeley":{"formattedCitation":"(Christoff et al., 2016; Engen &amp; Anderson, 2018; Hertel, 1997; Marchetti, Koster, et al., 2016)","plainTextFormattedCitation":"(Christoff et al., 2016; Engen &amp; Anderson, 2018; Hertel, 1997; Marchetti, Koster, et al., 2016)","previouslyFormattedCitation":"(Christoff et al., 2016; Engen &amp; Anderson, 2018; Hertel, 1997; Marchetti, Koster, et al., 2016)"},"properties":{"noteIndex":0},"schema":"https://github.com/citation-style-language/schema/raw/master/csl-citation.json"}</w:delInstrText>
          </w:r>
          <w:r w:rsidDel="006335F4">
            <w:fldChar w:fldCharType="separate"/>
          </w:r>
          <w:r w:rsidRPr="00B2348B" w:rsidDel="006335F4">
            <w:rPr>
              <w:noProof/>
            </w:rPr>
            <w:delText>(Christoff et al., 2016; Engen &amp; Anderson, 2018; Hertel, 1997; Marchetti, Koster, et al., 2016)</w:delText>
          </w:r>
          <w:r w:rsidDel="006335F4">
            <w:fldChar w:fldCharType="end"/>
          </w:r>
          <w:r w:rsidDel="006335F4">
            <w:delText xml:space="preserve">. </w:delText>
          </w:r>
        </w:del>
      </w:moveFrom>
      <w:moveFromRangeEnd w:id="1851"/>
    </w:p>
    <w:p w14:paraId="7A3181CD" w14:textId="0B709129" w:rsidR="005D5082" w:rsidRDefault="00DF7679" w:rsidP="0075551C">
      <w:pPr>
        <w:pStyle w:val="Heading2"/>
      </w:pPr>
      <w:r>
        <w:t>Higher</w:t>
      </w:r>
      <w:r w:rsidR="00F059CB">
        <w:t xml:space="preserve">-level </w:t>
      </w:r>
      <w:r>
        <w:t>process</w:t>
      </w:r>
      <w:r w:rsidR="008D7E64">
        <w:t>es</w:t>
      </w:r>
      <w:r>
        <w:t xml:space="preserve">: </w:t>
      </w:r>
      <w:r w:rsidRPr="00995FE5">
        <w:t>cognitive vulnerabilities</w:t>
      </w:r>
      <w:r>
        <w:t xml:space="preserve"> and individual differences</w:t>
      </w:r>
    </w:p>
    <w:p w14:paraId="60DB0E38" w14:textId="77777777" w:rsidR="001B5199" w:rsidRDefault="00C91ADC" w:rsidP="00201C78">
      <w:pPr>
        <w:rPr>
          <w:ins w:id="1854" w:author="עמית ברנשטיין" w:date="2020-03-11T14:42:00Z"/>
          <w:lang w:val="en-IL"/>
        </w:rPr>
      </w:pPr>
      <w:r>
        <w:t>As described above</w:t>
      </w:r>
      <w:r w:rsidR="00B34321">
        <w:t>,</w:t>
      </w:r>
      <w:r w:rsidR="00F84D2D">
        <w:t xml:space="preserve"> </w:t>
      </w:r>
      <w:r w:rsidR="00B34321">
        <w:t>not only are</w:t>
      </w:r>
      <w:r w:rsidR="00E80460">
        <w:t xml:space="preserve"> mo</w:t>
      </w:r>
      <w:commentRangeStart w:id="1855"/>
      <w:r w:rsidR="00E80460">
        <w:t xml:space="preserve">mentary states of the dynamic system likely to potentiate </w:t>
      </w:r>
      <w:del w:id="1856" w:author="יפתח עמיר" w:date="2020-01-25T16:43:00Z">
        <w:r w:rsidR="00E80460" w:rsidDel="00165492">
          <w:delText>(mal)</w:delText>
        </w:r>
      </w:del>
      <w:r w:rsidR="008B1016">
        <w:t>adaptive</w:t>
      </w:r>
      <w:r w:rsidR="00E80460">
        <w:t xml:space="preserve"> trajectories of </w:t>
      </w:r>
      <w:del w:id="1857" w:author="יפתח עמיר" w:date="2020-01-18T17:47:00Z">
        <w:r w:rsidR="00E80460" w:rsidDel="004A5010">
          <w:delText xml:space="preserve">XXXXXXX </w:delText>
        </w:r>
      </w:del>
      <w:ins w:id="1858" w:author="יפתח עמיר" w:date="2020-01-25T16:41:00Z">
        <w:r w:rsidR="00165492">
          <w:rPr>
            <w:lang w:val="en-IL"/>
          </w:rPr>
          <w:t>context</w:t>
        </w:r>
      </w:ins>
      <w:ins w:id="1859" w:author="עמית ברנשטיין" w:date="2020-03-11T14:39:00Z">
        <w:r w:rsidR="0014100A">
          <w:t>-</w:t>
        </w:r>
      </w:ins>
      <w:ins w:id="1860" w:author="יפתח עמיר" w:date="2020-01-25T16:41:00Z">
        <w:del w:id="1861" w:author="עמית ברנשטיין" w:date="2020-03-11T14:39:00Z">
          <w:r w:rsidR="00165492" w:rsidDel="0014100A">
            <w:rPr>
              <w:lang w:val="en-IL"/>
            </w:rPr>
            <w:delText xml:space="preserve"> </w:delText>
          </w:r>
        </w:del>
        <w:r w:rsidR="00165492">
          <w:rPr>
            <w:lang w:val="en-IL"/>
          </w:rPr>
          <w:t xml:space="preserve">sensitive </w:t>
        </w:r>
      </w:ins>
      <w:ins w:id="1862" w:author="יפתח עמיר" w:date="2020-01-25T16:44:00Z">
        <w:r w:rsidR="00165492">
          <w:rPr>
            <w:lang w:val="en-IL"/>
          </w:rPr>
          <w:t xml:space="preserve">stability or variability </w:t>
        </w:r>
      </w:ins>
      <w:ins w:id="1863" w:author="יפתח עמיר" w:date="2020-01-25T16:45:00Z">
        <w:r w:rsidR="00165492">
          <w:rPr>
            <w:lang w:val="en-IL"/>
          </w:rPr>
          <w:t xml:space="preserve">in attentional </w:t>
        </w:r>
      </w:ins>
      <w:ins w:id="1864" w:author="יפתח עמיר" w:date="2020-01-25T16:41:00Z">
        <w:r w:rsidR="00165492">
          <w:rPr>
            <w:lang w:val="en-IL"/>
          </w:rPr>
          <w:t>selection in time</w:t>
        </w:r>
      </w:ins>
      <w:ins w:id="1865" w:author="יפתח עמיר" w:date="2020-01-18T17:47:00Z">
        <w:r w:rsidR="004A5010">
          <w:t xml:space="preserve"> </w:t>
        </w:r>
      </w:ins>
      <w:r w:rsidR="00B34321">
        <w:t>(see Figure</w:t>
      </w:r>
      <w:del w:id="1866" w:author="יפתח עמיר" w:date="2020-01-25T16:42:00Z">
        <w:r w:rsidR="00B34321" w:rsidDel="00165492">
          <w:delText>s</w:delText>
        </w:r>
      </w:del>
      <w:r w:rsidR="00B34321">
        <w:t xml:space="preserve"> </w:t>
      </w:r>
      <w:del w:id="1867" w:author="יפתח עמיר" w:date="2020-01-18T17:48:00Z">
        <w:r w:rsidR="00B34321" w:rsidDel="004A5010">
          <w:delText xml:space="preserve">XXXX </w:delText>
        </w:r>
      </w:del>
      <w:ins w:id="1868" w:author="יפתח עמיר" w:date="2020-01-25T16:42:00Z">
        <w:r w:rsidR="00165492">
          <w:rPr>
            <w:lang w:val="en-IL"/>
          </w:rPr>
          <w:t>6</w:t>
        </w:r>
      </w:ins>
      <w:r w:rsidR="00B34321">
        <w:t xml:space="preserve">), but critically, when </w:t>
      </w:r>
      <w:del w:id="1869" w:author="יפתח עמיר" w:date="2020-01-18T17:57:00Z">
        <w:r w:rsidR="00B34321" w:rsidDel="004A5010">
          <w:delText>XXX</w:delText>
        </w:r>
      </w:del>
      <w:ins w:id="1870" w:author="יפתח עמיר" w:date="2020-01-25T16:46:00Z">
        <w:r w:rsidR="00165492">
          <w:rPr>
            <w:lang w:val="en-IL"/>
          </w:rPr>
          <w:t>overly stab</w:t>
        </w:r>
      </w:ins>
      <w:ins w:id="1871" w:author="יפתח עמיר" w:date="2020-01-25T16:47:00Z">
        <w:r w:rsidR="00165492">
          <w:rPr>
            <w:lang w:val="en-IL"/>
          </w:rPr>
          <w:t>le</w:t>
        </w:r>
      </w:ins>
      <w:ins w:id="1872" w:author="יפתח עמיר" w:date="2020-01-25T16:46:00Z">
        <w:r w:rsidR="00165492">
          <w:rPr>
            <w:lang w:val="en-IL"/>
          </w:rPr>
          <w:t xml:space="preserve"> (i.e., rigid)</w:t>
        </w:r>
      </w:ins>
      <w:del w:id="1873" w:author="יפתח עמיר" w:date="2020-01-18T17:57:00Z">
        <w:r w:rsidR="00B34321" w:rsidDel="004A5010">
          <w:delText xml:space="preserve"> </w:delText>
        </w:r>
      </w:del>
      <w:ins w:id="1874" w:author="יפתח עמיר" w:date="2020-01-18T17:57:00Z">
        <w:r w:rsidR="004A5010">
          <w:t xml:space="preserve"> </w:t>
        </w:r>
      </w:ins>
      <w:r w:rsidR="00E80460">
        <w:t xml:space="preserve">dynamics of the system are </w:t>
      </w:r>
      <w:r w:rsidR="00B34321">
        <w:t xml:space="preserve">chronic or </w:t>
      </w:r>
      <w:r w:rsidR="00E80460">
        <w:t xml:space="preserve">likely to repeat over-time </w:t>
      </w:r>
      <w:r w:rsidR="00E80460" w:rsidRPr="004A5010">
        <w:rPr>
          <w:rPrChange w:id="1875" w:author="יפתח עמיר" w:date="2020-01-18T17:54:00Z">
            <w:rPr>
              <w:highlight w:val="yellow"/>
            </w:rPr>
          </w:rPrChange>
        </w:rPr>
        <w:t>and context</w:t>
      </w:r>
      <w:r w:rsidR="00B34321">
        <w:t xml:space="preserve">, then </w:t>
      </w:r>
      <w:r w:rsidR="00E80460">
        <w:t xml:space="preserve"> higher-level cognitive vulnerabilities </w:t>
      </w:r>
      <w:r w:rsidR="00B34321">
        <w:t>and related mental health problems are likely to emerge</w:t>
      </w:r>
      <w:ins w:id="1876" w:author="יפתח עמיר" w:date="2020-01-18T17:53:00Z">
        <w:r w:rsidR="004A5010">
          <w:rPr>
            <w:lang w:val="en-IL"/>
          </w:rPr>
          <w:t xml:space="preserve"> as stable traits</w:t>
        </w:r>
      </w:ins>
      <w:r w:rsidR="005B464E">
        <w:t xml:space="preserve"> </w:t>
      </w:r>
      <w:del w:id="1877" w:author="יפתח עמיר" w:date="2020-01-18T18:01:00Z">
        <w:r w:rsidR="005B464E" w:rsidDel="00A2248C">
          <w:delText>(e.g., Watkins, 2008; CITE; CITE)</w:delText>
        </w:r>
      </w:del>
      <w:ins w:id="1878" w:author="יפתח עמיר" w:date="2020-01-18T18:01:00Z">
        <w:r w:rsidR="00A2248C">
          <w:fldChar w:fldCharType="begin" w:fldLock="1"/>
        </w:r>
      </w:ins>
      <w:r w:rsidR="00496CA0">
        <w:instrText>ADDIN CSL_CITATION {"citationItems":[{"id":"ITEM-1","itemData":{"DOI":"10.1037/0033-2909.134.2.163","ISBN":"0033-2909","ISSN":"00332909","PMID":"18298268","abstract":"The author reviews research showing that repetitive thought (RT) can have constructive or unconstructive consequences. The main unconstructive consequences of RT are (a) depression, (b) anxiety, and (c) difficulties in physical health. The main constructive consequences of RT are (a) recovery from upsetting and traumatic events, (b) adaptive preparation and anticipatory planning, (c) recovery from depression, and (d) uptake of health-promoting behaviors. Several potential principles accounting for these distinct consequences of RT are identified within this review: (a) the valence of thought content, (b) the intrapersonal and situational context in which RT occurs, and (c) the level of construal (abstract vs. concrete processing) adopted during RT. Of the existing models of RT, it is proposed that an elaborated version of the control theory account provides the best theoretical framework to account for its distinct consequences.","author":[{"dropping-particle":"","family":"Watkins","given":"Edward R.","non-dropping-particle":"","parse-names":false,"suffix":""}],"container-title":"Psychological Bulletin","id":"ITEM-1","issue":"2","issued":{"date-parts":[["2008"]]},"page":"163-206","title":"Constructive and Unconstructive Repetitive Thought","type":"article-journal","volume":"134"},"uris":["http://www.mendeley.com/documents/?uuid=3c9e3a8a-44da-486c-8edf-cf5049a1fafe"]},{"id":"ITEM-2","itemData":{"DOI":"10.1111/nyas.12360","author":[{"dropping-particle":"","family":"Andrews-hanna","given":"Jessica R","non-dropping-particle":"","parse-names":false,"suffix":""},{"dropping-particle":"","family":"Smallwood","given":"Jonathan","non-dropping-particle":"","parse-names":false,"suffix":""},{"dropping-particle":"","family":"Spreng","given":"R Nathan","non-dropping-particle":"","parse-names":false,"suffix":""}],"id":"ITEM-2","issued":{"date-parts":[["2014"]]},"title":"The default network and self-generated thought : component processes , dynamic control , and clinical relevance","type":"article-journal"},"uris":["http://www.mendeley.com/documents/?uuid=3451210c-0569-4189-8faa-494fdeb05dcb"]},{"id":"ITEM-3","itemData":{"DOI":"10.1016/j.conb.2016.06.014","ISBN":"1873-6882 (Electronic)\\r0959-4388 (Linking)","ISSN":"18736882","PMID":"27420377","abstract":"Recent advances in systems neuroscience have solidified the view that many cognitive processes are supported by dynamic interactions within and between large-scale brain networks. Here we synthesize this research, highlighting dynamic network interactions supporting a less explored aspect of cognition with important clinical relevance: internally-oriented cognition. We first present a brief overview of established resting-state networks, focusing on those supporting internally-oriented cognition, as well as those involved in dynamic control. We then discuss recent empirical work emphasizing that many cognitive tasks involving internally-oriented processes — such as mind-wandering, prospection, and creative thinking — rely on dynamic interactions within and between large-scale networks. Our aim is to provide a snapshot of emerging trends and future directions in an important aspect of human cognition.","author":[{"dropping-particle":"","family":"Zabelina","given":"Darya L.","non-dropping-particle":"","parse-names":false,"suffix":""},{"dropping-particle":"","family":"Andrews-Hanna","given":"Jessica R.","non-dropping-particle":"","parse-names":false,"suffix":""}],"container-title":"Current Opinion in Neurobiology","id":"ITEM-3","issued":{"date-parts":[["2016"]]},"page":"86-93","publisher":"Elsevier Ltd","title":"Dynamic network interactions supporting internally-oriented cognition","type":"article-journal","volume":"40"},"uris":["http://www.mendeley.com/documents/?uuid=7f689e10-a1c7-4009-990f-9ab2c4e4698b"]}],"mendeley":{"formattedCitation":"(Andrews-hanna et al., 2014; Watkins, 2008; Zabelina &amp; Andrews-Hanna, 2016)","plainTextFormattedCitation":"(Andrews-hanna et al., 2014; Watkins, 2008; Zabelina &amp; Andrews-Hanna, 2016)","previouslyFormattedCitation":"(Andrews-hanna et al., 2014; Watkins, 2008; Zabelina &amp; Andrews-Hanna, 2016)"},"properties":{"noteIndex":0},"schema":"https://github.com/citation-style-language/schema/raw/master/csl-citation.json"}</w:instrText>
      </w:r>
      <w:r w:rsidR="00A2248C">
        <w:fldChar w:fldCharType="separate"/>
      </w:r>
      <w:r w:rsidR="00A2248C" w:rsidRPr="00A2248C">
        <w:rPr>
          <w:noProof/>
        </w:rPr>
        <w:t>(Andrews-hanna et al., 2014; Watkins, 2008; Zabelina &amp; Andrews-Hanna, 2016)</w:t>
      </w:r>
      <w:ins w:id="1879" w:author="יפתח עמיר" w:date="2020-01-18T18:01:00Z">
        <w:r w:rsidR="00A2248C">
          <w:fldChar w:fldCharType="end"/>
        </w:r>
      </w:ins>
      <w:commentRangeEnd w:id="1855"/>
      <w:r w:rsidR="001B5199">
        <w:rPr>
          <w:rStyle w:val="CommentReference"/>
        </w:rPr>
        <w:commentReference w:id="1855"/>
      </w:r>
      <w:r w:rsidR="005B464E">
        <w:t xml:space="preserve">. In terms of the proposed A2T model, various </w:t>
      </w:r>
      <w:r w:rsidR="005B464E">
        <w:lastRenderedPageBreak/>
        <w:t xml:space="preserve">common forms of cognitive vulnerability that characterize </w:t>
      </w:r>
      <w:del w:id="1880" w:author="יפתח עמיר" w:date="2020-01-18T18:02:00Z">
        <w:r w:rsidR="005B464E" w:rsidDel="00A2248C">
          <w:delText>XXXXXX</w:delText>
        </w:r>
      </w:del>
      <w:ins w:id="1881" w:author="יפתח עמיר" w:date="2020-01-18T18:02:00Z">
        <w:r w:rsidR="00A2248C">
          <w:rPr>
            <w:lang w:val="en-IL"/>
          </w:rPr>
          <w:t>biased</w:t>
        </w:r>
      </w:ins>
      <w:ins w:id="1882" w:author="יפתח עמיר" w:date="2020-01-25T16:56:00Z">
        <w:r w:rsidR="00F91DB8">
          <w:rPr>
            <w:lang w:val="en-IL"/>
          </w:rPr>
          <w:t xml:space="preserve"> and</w:t>
        </w:r>
      </w:ins>
      <w:ins w:id="1883" w:author="יפתח עמיר" w:date="2020-01-18T18:02:00Z">
        <w:r w:rsidR="00A2248C">
          <w:rPr>
            <w:lang w:val="en-IL"/>
          </w:rPr>
          <w:t xml:space="preserve"> </w:t>
        </w:r>
      </w:ins>
      <w:ins w:id="1884" w:author="יפתח עמיר" w:date="2020-01-25T16:56:00Z">
        <w:r w:rsidR="00F91DB8">
          <w:rPr>
            <w:lang w:val="en-IL"/>
          </w:rPr>
          <w:t>overly rigid</w:t>
        </w:r>
      </w:ins>
      <w:ins w:id="1885" w:author="יפתח עמיר" w:date="2020-01-18T18:03:00Z">
        <w:r w:rsidR="00A2248C">
          <w:rPr>
            <w:lang w:val="en-IL"/>
          </w:rPr>
          <w:t xml:space="preserve"> thinking</w:t>
        </w:r>
      </w:ins>
      <w:r w:rsidR="005B464E">
        <w:t xml:space="preserve">, may simply be understood as </w:t>
      </w:r>
      <w:ins w:id="1886" w:author="יפתח עמיר" w:date="2020-01-18T18:06:00Z">
        <w:r w:rsidR="00A2248C">
          <w:rPr>
            <w:lang w:val="en-IL"/>
          </w:rPr>
          <w:t>chronic</w:t>
        </w:r>
      </w:ins>
      <w:ins w:id="1887" w:author="יפתח עמיר" w:date="2020-01-18T18:05:00Z">
        <w:r w:rsidR="00A2248C">
          <w:rPr>
            <w:lang w:val="en-IL"/>
          </w:rPr>
          <w:t xml:space="preserve"> </w:t>
        </w:r>
      </w:ins>
      <w:del w:id="1888" w:author="יפתח עמיר" w:date="2020-01-18T18:04:00Z">
        <w:r w:rsidR="005B464E" w:rsidDel="00A2248C">
          <w:delText xml:space="preserve">XXXXXXXX </w:delText>
        </w:r>
      </w:del>
      <w:ins w:id="1889" w:author="יפתח עמיר" w:date="2020-01-18T18:04:00Z">
        <w:r w:rsidR="00A2248C">
          <w:rPr>
            <w:lang w:val="en-IL"/>
          </w:rPr>
          <w:t>self-sustaining</w:t>
        </w:r>
      </w:ins>
      <w:ins w:id="1890" w:author="יפתח עמיר" w:date="2020-01-18T18:05:00Z">
        <w:r w:rsidR="00A2248C">
          <w:rPr>
            <w:lang w:val="en-IL"/>
          </w:rPr>
          <w:t xml:space="preserve"> trajectories</w:t>
        </w:r>
      </w:ins>
      <w:ins w:id="1891" w:author="יפתח עמיר" w:date="2020-01-18T18:04:00Z">
        <w:r w:rsidR="00A2248C">
          <w:t xml:space="preserve"> </w:t>
        </w:r>
      </w:ins>
      <w:r w:rsidR="005B464E">
        <w:t>of the A2T system. To illustrate, we</w:t>
      </w:r>
      <w:r w:rsidR="00F84D2D">
        <w:t xml:space="preserve"> focus on three vulnerabilities that are well studied</w:t>
      </w:r>
      <w:r w:rsidR="005B464E">
        <w:t>,</w:t>
      </w:r>
      <w:r w:rsidR="00F84D2D">
        <w:t xml:space="preserve"> implicated in mental health</w:t>
      </w:r>
      <w:r w:rsidR="005B464E">
        <w:t>,</w:t>
      </w:r>
      <w:r w:rsidR="00F84D2D">
        <w:t xml:space="preserve"> and in which internal attention is theoretically </w:t>
      </w:r>
      <w:r w:rsidR="000563FE">
        <w:t xml:space="preserve">implicated as </w:t>
      </w:r>
      <w:r w:rsidR="00F84D2D">
        <w:t xml:space="preserve">a key </w:t>
      </w:r>
      <w:r w:rsidR="000563FE">
        <w:t>mechanism</w:t>
      </w:r>
      <w:r w:rsidR="00F84D2D">
        <w:t xml:space="preserve"> – repetitive negative thinking, cognitive </w:t>
      </w:r>
      <w:proofErr w:type="spellStart"/>
      <w:r w:rsidR="00F84D2D">
        <w:t>dyscontrol</w:t>
      </w:r>
      <w:proofErr w:type="spellEnd"/>
      <w:r w:rsidR="00F84D2D">
        <w:t xml:space="preserve"> and interpretation bias</w:t>
      </w:r>
      <w:r w:rsidR="008A1FEA">
        <w:t xml:space="preserve"> </w:t>
      </w:r>
      <w:r w:rsidR="00496CA0">
        <w:fldChar w:fldCharType="begin" w:fldLock="1"/>
      </w:r>
      <w:r w:rsidR="00A105C7">
        <w: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Process","type":"article-journal","volume":"1"},"uris":["http://www.mendeley.com/documents/?uuid=776be52a-64aa-4472-8220-8a115101583f"]},{"id":"ITEM-2","itemData":{"DOI":"10.1177/2167702618758969","ISSN":"2167-7026","abstract":"Cognitive control dysfunctions are thought to contribute to the onset and maintenance of depression. However, the causes and nature of these dysfunctions remain unknown. Here, we critically review contemporary research on cognitive control in depression. We identify three main conceptual issues in this field: (a) uncritical use of the tripartite model, (b) reliance on descriptive explanations, and (c) lack of integration with emotional and motivational impairments. Recent advances in cognitive neuroscience offer possibilities to resolve these issues. We review this progress focusing on the ability to detect the need for control, the role of motivation, and the flexibility-stability balance. We propose that depression-related dysfunctions arise from issues in detecting when, how, and for how long to engage in goal-oriented processing. In conclusion, we argue that integrating advances in cognitive neuroscience into clinical research can help to move from a descriptive toward a more mechanistic understanding of cognitive dysfunctions in depression.","author":[{"dropping-particle":"","family":"Grahek","given":"Ivan","non-dropping-particle":"","parse-names":false,"suffix":""},{"dropping-particle":"","family":"Everaert","given":"Jonas","non-dropping-particle":"","parse-names":false,"suffix":""},{"dropping-particle":"","family":"Krebs","given":"Ruth M.","non-dropping-particle":"","parse-names":false,"suffix":""},{"dropping-particle":"","family":"Koster","given":"Ernst H.W. W","non-dropping-particle":"","parse-names":false,"suffix":""}],"container-title":"Clinical Psychological Science","id":"ITEM-2","issue":"4","issued":{"date-parts":[["2018","3","23"]]},"note":"From Duplicate 1 (Cognitive Control in Depression: Toward Clinical Models Informed by Cognitive Neuroscience - Grahek, Ivan; Everaert, Jonas; Krebs, Ruth M; Koster, Ernst H W)\n\ndoi: 10.1177/2167702618758969","page":"464-480","publisher":"SAGE Publications Inc","title":"Cognitive Control in Depression: Toward Clinical Models Informed by Cognitive Neuroscience","type":"article-journal","volume":"6"},"uris":["http://www.mendeley.com/documents/?uuid=e670d202-7dea-4252-bdee-fd25b7344b98"]},{"id":"ITEM-3","itemData":{"DOI":"https://doi.org/10.1016/j.cpr.2017.09.005","ISSN":"0272-7358","abstract":"Interpretation biases have long been theorized to play a central role in depression. Yet, the strength of the empirical evidence for this bias remains a topic of debate. This meta-analysis aimed to estimate the overall effect size and to identify moderators relevant to theory and methodology. PsycINFO, Embase, Web of Science, Scopus, PubMed, and dissertation databases were searched. A random-effects meta-analysis was performed on 87 studies (N=9443). Results revealed a medium overall effect size (g=0.72, 95%-CI:[0.62;0.82]). Equivalent effect sizes were observed for patients diagnosed with clinical depression (g=0.60, 95%-CI:[0.37;0.75]), patients remitted from depression (g=0.59, 95%-CI:[0.33;0.86]), and undiagnosed individuals reporting elevated depressive symptoms (g=0.66, 95%-CI:[0.47;0.84]). The effect size was larger for self-referential stimuli (g=0.90, 95%-CI[0.78;1.01]), but was not modified by the presence (g=0.74, 95%-CI[0.59;0.90]) or absence (g=0.72, 95%-CI[0.58;0.85]) of mental imagery instructions. Similar effect sizes were observed for a negative interpretation bias (g=0.58, 95%-CI:[0.40;0.75]) and lack of a positive interpretation bias (g=0.60, 95%-CI:[0.36;0.85]). The effect size was only significant when interpretation bias was measured directly (g=0.88, 95%-CI[0.77;0.99]), but not when measured indirectly (g=0.04, 95%-CI[−0.14;0.22]). It is concluded that depression is associated with interpretation biases, but caution is necessary because methodological factors shape conclusions. Implications and recommendations for future research are outlined.","author":[{"dropping-particle":"","family":"Everaert","given":"Jonas","non-dropping-particle":"","parse-names":false,"suffix":""},{"dropping-particle":"","family":"Podina","given":"Ioana R","non-dropping-particle":"","parse-names":false,"suffix":""},{"dropping-particle":"","family":"Koster","given":"Ernst H W","non-dropping-particle":"","parse-names":false,"suffix":""}],"container-title":"Clinical Psychology Review","id":"ITEM-3","issued":{"date-parts":[["2017"]]},"page":"33-48","title":"A comprehensive meta-analysis of interpretation biases in depression","type":"article-journal","volume":"58"},"uris":["http://www.mendeley.com/documents/?uuid=c4a8d98a-9fd8-4b39-b068-a171933b048b"]}],"mendeley":{"formattedCitation":"(Ehring &amp; Watkins, 2008; Everaert, Podina, &amp; Koster, 2017; Grahek et al., 2018)","plainTextFormattedCitation":"(Ehring &amp; Watkins, 2008; Everaert, Podina, &amp; Koster, 2017; Grahek et al., 2018)","previouslyFormattedCitation":"(Ehring &amp; Watkins, 2008; Everaert, Podina, &amp; Koster, 2017; Grahek et al., 2018)"},"properties":{"noteIndex":0},"schema":"https://github.com/citation-style-language/schema/raw/master/csl-citation.json"}</w:instrText>
      </w:r>
      <w:r w:rsidR="00496CA0">
        <w:fldChar w:fldCharType="separate"/>
      </w:r>
      <w:r w:rsidR="008E01AE" w:rsidRPr="008E01AE">
        <w:rPr>
          <w:noProof/>
        </w:rPr>
        <w:t>(Ehring &amp; Watkins, 2008; Everaert, Podina, &amp; Koster, 2017; Grahek et al., 2018)</w:t>
      </w:r>
      <w:r w:rsidR="00496CA0">
        <w:fldChar w:fldCharType="end"/>
      </w:r>
      <w:r w:rsidR="00F84D2D">
        <w:t>.</w:t>
      </w:r>
      <w:ins w:id="1892" w:author="יפתח עמיר" w:date="2020-01-18T18:10:00Z">
        <w:r w:rsidR="00461FEE">
          <w:rPr>
            <w:lang w:val="en-IL"/>
          </w:rPr>
          <w:t xml:space="preserve"> </w:t>
        </w:r>
      </w:ins>
    </w:p>
    <w:p w14:paraId="71B3288E" w14:textId="7B159100" w:rsidR="004E64FA" w:rsidRDefault="00461FEE" w:rsidP="00201C78">
      <w:ins w:id="1893" w:author="יפתח עמיר" w:date="2020-01-18T18:10:00Z">
        <w:del w:id="1894" w:author="עמית ברנשטיין" w:date="2020-03-11T14:42:00Z">
          <w:r w:rsidDel="001B5199">
            <w:rPr>
              <w:lang w:val="en-IL"/>
            </w:rPr>
            <w:delText>Of these three, w</w:delText>
          </w:r>
        </w:del>
      </w:ins>
      <w:ins w:id="1895" w:author="עמית ברנשטיין" w:date="2020-03-11T14:42:00Z">
        <w:r w:rsidR="001B5199">
          <w:t>W</w:t>
        </w:r>
      </w:ins>
      <w:ins w:id="1896" w:author="יפתח עמיר" w:date="2020-01-18T18:10:00Z">
        <w:r>
          <w:rPr>
            <w:lang w:val="en-IL"/>
          </w:rPr>
          <w:t xml:space="preserve">e focus </w:t>
        </w:r>
        <w:del w:id="1897" w:author="עמית ברנשטיין" w:date="2020-03-11T14:41:00Z">
          <w:r w:rsidDel="001B5199">
            <w:rPr>
              <w:lang w:val="en-IL"/>
            </w:rPr>
            <w:delText xml:space="preserve">most </w:delText>
          </w:r>
        </w:del>
        <w:r>
          <w:rPr>
            <w:lang w:val="en-IL"/>
          </w:rPr>
          <w:t xml:space="preserve">on repetitive negative thinking as </w:t>
        </w:r>
      </w:ins>
      <w:ins w:id="1898" w:author="יפתח עמיר" w:date="2020-01-18T18:13:00Z">
        <w:r w:rsidR="00073814">
          <w:rPr>
            <w:lang w:val="en-IL"/>
          </w:rPr>
          <w:t>this phenomenon</w:t>
        </w:r>
      </w:ins>
      <w:ins w:id="1899" w:author="יפתח עמיר" w:date="2020-01-18T18:14:00Z">
        <w:r w:rsidR="00073814">
          <w:rPr>
            <w:lang w:val="en-IL"/>
          </w:rPr>
          <w:t>’s</w:t>
        </w:r>
      </w:ins>
      <w:ins w:id="1900" w:author="יפתח עמיר" w:date="2020-01-18T18:11:00Z">
        <w:r>
          <w:rPr>
            <w:lang w:val="en-IL"/>
          </w:rPr>
          <w:t xml:space="preserve"> </w:t>
        </w:r>
        <w:commentRangeStart w:id="1901"/>
        <w:r>
          <w:rPr>
            <w:lang w:val="en-IL"/>
          </w:rPr>
          <w:t>key characteristics especially align with de</w:t>
        </w:r>
      </w:ins>
      <w:ins w:id="1902" w:author="יפתח עמיר" w:date="2020-01-18T18:12:00Z">
        <w:r>
          <w:rPr>
            <w:lang w:val="en-IL"/>
          </w:rPr>
          <w:t xml:space="preserve">scriptive </w:t>
        </w:r>
      </w:ins>
      <w:ins w:id="1903" w:author="יפתח עמיר" w:date="2020-01-18T18:14:00Z">
        <w:r w:rsidR="00073814">
          <w:rPr>
            <w:lang w:val="en-IL"/>
          </w:rPr>
          <w:t>“field”</w:t>
        </w:r>
      </w:ins>
      <w:ins w:id="1904" w:author="יפתח עמיר" w:date="2020-01-18T18:12:00Z">
        <w:r>
          <w:rPr>
            <w:lang w:val="en-IL"/>
          </w:rPr>
          <w:t xml:space="preserve"> of A2T </w:t>
        </w:r>
      </w:ins>
      <w:commentRangeEnd w:id="1901"/>
      <w:r w:rsidR="001B5199">
        <w:rPr>
          <w:rStyle w:val="CommentReference"/>
        </w:rPr>
        <w:commentReference w:id="1901"/>
      </w:r>
      <w:ins w:id="1905" w:author="יפתח עמיר" w:date="2020-01-18T18:12:00Z">
        <w:r>
          <w:rPr>
            <w:lang w:val="en-IL"/>
          </w:rPr>
          <w:t>– selective processing o</w:t>
        </w:r>
      </w:ins>
      <w:ins w:id="1906" w:author="יפתח עמיר" w:date="2020-01-18T18:13:00Z">
        <w:r>
          <w:rPr>
            <w:lang w:val="en-IL"/>
          </w:rPr>
          <w:t xml:space="preserve">f internal experiences (negative </w:t>
        </w:r>
      </w:ins>
      <w:ins w:id="1907" w:author="יפתח עמיר" w:date="2020-01-18T18:12:00Z">
        <w:r>
          <w:rPr>
            <w:lang w:val="en-IL"/>
          </w:rPr>
          <w:t>thought content</w:t>
        </w:r>
      </w:ins>
      <w:ins w:id="1908" w:author="יפתח עמיר" w:date="2020-01-18T18:13:00Z">
        <w:r>
          <w:rPr>
            <w:lang w:val="en-IL"/>
          </w:rPr>
          <w:t>) and temporality (</w:t>
        </w:r>
        <w:r w:rsidRPr="00461FEE">
          <w:rPr>
            <w:i/>
            <w:iCs/>
            <w:lang w:val="en-IL"/>
            <w:rPrChange w:id="1909" w:author="יפתח עמיר" w:date="2020-01-18T18:13:00Z">
              <w:rPr>
                <w:lang w:val="en-IL"/>
              </w:rPr>
            </w:rPrChange>
          </w:rPr>
          <w:t>repetitive</w:t>
        </w:r>
        <w:r>
          <w:rPr>
            <w:lang w:val="en-IL"/>
          </w:rPr>
          <w:t xml:space="preserve"> thinking).</w:t>
        </w:r>
      </w:ins>
      <w:r w:rsidR="00972CA4">
        <w:t xml:space="preserve"> </w:t>
      </w:r>
      <w:r w:rsidR="00F84D2D">
        <w:t>W</w:t>
      </w:r>
      <w:r w:rsidR="00385B4E">
        <w:t xml:space="preserve">e first highlight </w:t>
      </w:r>
      <w:r w:rsidR="005454ED">
        <w:t>how</w:t>
      </w:r>
      <w:r w:rsidR="00AD03C3">
        <w:t xml:space="preserve"> </w:t>
      </w:r>
      <w:r w:rsidR="00F84D2D">
        <w:t>low-level momentary states in context and trajectories of the model drive these</w:t>
      </w:r>
      <w:r w:rsidR="00F059CB">
        <w:t xml:space="preserve"> </w:t>
      </w:r>
      <w:r w:rsidR="005454ED">
        <w:t>higher</w:t>
      </w:r>
      <w:r w:rsidR="00F059CB">
        <w:t>-</w:t>
      </w:r>
      <w:r w:rsidR="005454ED">
        <w:t>level cognitive vulnerability processes</w:t>
      </w:r>
      <w:r w:rsidR="00AD03C3">
        <w:t>.</w:t>
      </w:r>
      <w:r w:rsidR="00385B4E">
        <w:t xml:space="preserve"> We </w:t>
      </w:r>
      <w:r w:rsidR="00911D1A">
        <w:t xml:space="preserve">then </w:t>
      </w:r>
      <w:r w:rsidR="00385B4E">
        <w:t xml:space="preserve">relate to the </w:t>
      </w:r>
      <w:r w:rsidR="005454ED">
        <w:t>role</w:t>
      </w:r>
      <w:r w:rsidR="00385B4E">
        <w:t xml:space="preserve"> of</w:t>
      </w:r>
      <w:r w:rsidR="00FE241A">
        <w:t xml:space="preserve"> individual differences </w:t>
      </w:r>
      <w:r w:rsidR="005454ED">
        <w:t>in</w:t>
      </w:r>
      <w:r w:rsidR="000563FE">
        <w:t xml:space="preserve"> the</w:t>
      </w:r>
      <w:r w:rsidR="005454ED">
        <w:t xml:space="preserve"> </w:t>
      </w:r>
      <w:r w:rsidR="000563FE">
        <w:t xml:space="preserve">model </w:t>
      </w:r>
      <w:r w:rsidR="00911D1A">
        <w:t>paths</w:t>
      </w:r>
      <w:r w:rsidR="005454ED">
        <w:t xml:space="preserve"> of </w:t>
      </w:r>
      <w:del w:id="1910" w:author="יפתח עמיר" w:date="2020-01-18T18:16:00Z">
        <w:r w:rsidR="005454ED" w:rsidDel="00AD0760">
          <w:delText xml:space="preserve">cognitive and </w:delText>
        </w:r>
      </w:del>
      <w:r w:rsidR="003C32D0">
        <w:t>reactivity to representations in WM</w:t>
      </w:r>
      <w:ins w:id="1911" w:author="יפתח עמיר" w:date="2020-01-18T18:16:00Z">
        <w:r w:rsidR="00AD0760">
          <w:rPr>
            <w:lang w:val="en-IL"/>
          </w:rPr>
          <w:t xml:space="preserve"> and</w:t>
        </w:r>
      </w:ins>
      <w:ins w:id="1912" w:author="יפתח עמיר" w:date="2020-01-19T10:41:00Z">
        <w:r w:rsidR="00496CA0">
          <w:rPr>
            <w:lang w:val="en-IL"/>
          </w:rPr>
          <w:t xml:space="preserve"> reactivity</w:t>
        </w:r>
      </w:ins>
      <w:ins w:id="1913" w:author="יפתח עמיר" w:date="2020-01-18T18:16:00Z">
        <w:r w:rsidR="00AD0760">
          <w:rPr>
            <w:lang w:val="en-IL"/>
          </w:rPr>
          <w:t xml:space="preserve"> to affect</w:t>
        </w:r>
      </w:ins>
      <w:del w:id="1914" w:author="יפתח עמיר" w:date="2020-01-18T18:16:00Z">
        <w:r w:rsidR="003C32D0" w:rsidDel="00AD0760">
          <w:delText xml:space="preserve"> </w:delText>
        </w:r>
      </w:del>
      <w:r w:rsidR="00FE241A">
        <w:t xml:space="preserve"> </w:t>
      </w:r>
      <w:r w:rsidR="000563FE">
        <w:t>in accounting</w:t>
      </w:r>
      <w:r w:rsidR="00FE241A">
        <w:t xml:space="preserve"> for </w:t>
      </w:r>
      <w:r w:rsidR="00972CA4">
        <w:t xml:space="preserve">individual differences in the prevalence and severity </w:t>
      </w:r>
      <w:r w:rsidR="00FE241A">
        <w:t>of</w:t>
      </w:r>
      <w:r w:rsidR="00972CA4">
        <w:t xml:space="preserve"> </w:t>
      </w:r>
      <w:r w:rsidR="004E64FA">
        <w:t>such</w:t>
      </w:r>
      <w:r w:rsidR="00FE241A">
        <w:t xml:space="preserve"> </w:t>
      </w:r>
      <w:r w:rsidR="00F84D2D">
        <w:t>vulnerabilities</w:t>
      </w:r>
      <w:commentRangeStart w:id="1915"/>
      <w:commentRangeEnd w:id="1915"/>
      <w:r w:rsidR="00385B4E">
        <w:rPr>
          <w:rStyle w:val="CommentReference"/>
        </w:rPr>
        <w:commentReference w:id="1915"/>
      </w:r>
      <w:r w:rsidR="00FE241A">
        <w:t>.</w:t>
      </w:r>
      <w:r w:rsidR="00DE0C46">
        <w:t xml:space="preserve"> N</w:t>
      </w:r>
      <w:commentRangeStart w:id="1916"/>
      <w:r w:rsidR="00DE0C46">
        <w:t xml:space="preserve">otably, beyond these particular forms of cognitive vulnerability for common mental health problems, A2T similarly accounts for </w:t>
      </w:r>
      <w:commentRangeStart w:id="1917"/>
      <w:r w:rsidR="00DE0C46">
        <w:t xml:space="preserve">XXXXXXX YYYYYY. </w:t>
      </w:r>
      <w:commentRangeEnd w:id="1917"/>
      <w:r w:rsidR="00DE0C46">
        <w:rPr>
          <w:rStyle w:val="CommentReference"/>
        </w:rPr>
        <w:commentReference w:id="1917"/>
      </w:r>
      <w:commentRangeEnd w:id="1916"/>
      <w:r w:rsidR="001B5199">
        <w:rPr>
          <w:rStyle w:val="CommentReference"/>
        </w:rPr>
        <w:commentReference w:id="1916"/>
      </w:r>
    </w:p>
    <w:p w14:paraId="239D4A69" w14:textId="0E0A21FA" w:rsidR="003E39C4" w:rsidRPr="00A26F34" w:rsidRDefault="003E39C4" w:rsidP="003E39C4">
      <w:r w:rsidRPr="004E64FA">
        <w:rPr>
          <w:rStyle w:val="Heading3Char"/>
        </w:rPr>
        <w:t>Repetitive negative thinking.</w:t>
      </w:r>
      <w:r>
        <w:t xml:space="preserve"> </w:t>
      </w:r>
      <w:r w:rsidRPr="004E64FA">
        <w:t xml:space="preserve">Repetitive negative thinking </w:t>
      </w:r>
      <w:r>
        <w:t xml:space="preserve">(RNT) </w:t>
      </w:r>
      <w:r w:rsidRPr="004E64FA">
        <w:t xml:space="preserve">has been conceptualized as a style or process of thinking characterized by negative and repetitive thoughts which are experienced as intrusive and difficult to disengage from </w:t>
      </w:r>
      <w:r w:rsidRPr="004E64FA">
        <w:fldChar w:fldCharType="begin" w:fldLock="1"/>
      </w:r>
      <w:r w:rsidR="00A105C7">
        <w:instrText>ADDIN CSL_CITATION {"citationItems":[{"id":"ITEM-1","itemData":{"DOI":"10.1016/j.jbtep.2010.12.003","ISBN":"1873-7943 (Electronic)\\r0005-7916 (Linking)","ISSN":"00057916","PMID":"21315886","abstract":"Repetitive negative thinking (RNT) has been found to be involved in the maintenance of several types of emotional problems and has therefore been suggested to be a transdiagnostic process. However, existing measures of RNT typically focus on a particular disorder-specific content. In this article, the preliminary validation of a content-independent self-report questionnaire of RNT is presented. The 15-item Perseverative Thinking Questionnaire was evaluated in two studies (total N = 1832), comprising non-clinical as well as clinical participants. Results of confirmatory factor analyses across samples supported a second-order model with one higher-order factor representing RNT in general and three lower-order factors representing (1) the core characteristics of RNT (repetitiveness, intrusiveness, difficulties with disengagement), (2) perceived unproductiveness of RNT and (3) RNT capturing mental capacity. High internal consistencies and high re-test reliability were found for the total scale and all three subscales. The validity of the Perseverative Thinking Questionnaire was supported by substantial correlations with existing measures of RNT and associations with symptom levels and clinical diagnoses of depression and anxiety. Results suggest the usefulness of the new measure for research into RNT as a transdiagnostic process. © 2010 Elsevier Ltd. All rights reserved.","author":[{"dropping-particle":"","family":"Ehring","given":"Thomas","non-dropping-particle":"","parse-names":false,"suffix":""},{"dropping-particle":"","family":"Zetsche","given":"Ulrike","non-dropping-particle":"","parse-names":false,"suffix":""},{"dropping-particle":"","family":"Weidacker","given":"Kathrin","non-dropping-particle":"","parse-names":false,"suffix":""},{"dropping-particle":"","family":"Wahl","given":"Karina","non-dropping-particle":"","parse-names":false,"suffix":""},{"dropping-particle":"","family":"Schönfeld","given":"Sabine","non-dropping-particle":"","parse-names":false,"suffix":""},{"dropping-particle":"","family":"Ehlers","given":"Anke","non-dropping-particle":"","parse-names":false,"suffix":""}],"container-title":"Journal of Behavior Therapy and Experimental Psychiatry","id":"ITEM-1","issue":"2","issued":{"date-parts":[["2011"]]},"page":"225-232","publisher":"Elsevier Ltd","title":"The Perseverative Thinking Questionnaire (PTQ): Validation of a content-independent measure of repetitive negative thinking","type":"article-journal","volume":"42"},"uris":["http://www.mendeley.com/documents/?uuid=766a0136-bb21-4487-b362-8818d4c2f4ce"]},{"id":"ITEM-2","itemData":{"DOI":"10.1680/ijct.2008.1.3.192","ISBN":"1937-1209","ISSN":"1937-1209","abstract":"The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Therapy","id":"ITEM-2","issue":"3","issued":{"date-parts":[["2008"]]},"page":"192-205","title":"Repetitive Negative Thinking as a Transdiagnostic Process","type":"article-journal","volume":"1"},"uris":["http://www.mendeley.com/documents/?uuid=776be52a-64aa-4472-8220-8a115101583f"]}],"mendeley":{"formattedCitation":"(Ehring &amp; Watkins, 2008; Ehring et al., 2011)","plainTextFormattedCitation":"(Ehring &amp; Watkins, 2008; Ehring et al., 2011)","previouslyFormattedCitation":"(Ehring &amp; Watkins, 2008; Ehring et al., 2011)"},"properties":{"noteIndex":0},"schema":"https://github.com/citation-style-language/schema/raw/master/csl-citation.json"}</w:instrText>
      </w:r>
      <w:r w:rsidRPr="004E64FA">
        <w:fldChar w:fldCharType="separate"/>
      </w:r>
      <w:r w:rsidR="008E01AE" w:rsidRPr="008E01AE">
        <w:rPr>
          <w:noProof/>
        </w:rPr>
        <w:t>(Ehring &amp; Watkins, 2008; Ehring et al., 2011)</w:t>
      </w:r>
      <w:r w:rsidRPr="004E64FA">
        <w:fldChar w:fldCharType="end"/>
      </w:r>
      <w:r w:rsidRPr="004E64FA">
        <w:t xml:space="preserve">. </w:t>
      </w:r>
      <w:r>
        <w:t xml:space="preserve">RNT, as well as related processes of rumination and worry, have been found to predict negative outcomes such as increased momentary negative </w:t>
      </w:r>
      <w:r w:rsidR="00B87EF3">
        <w:t>emotions</w:t>
      </w:r>
      <w:r>
        <w:t xml:space="preserve"> and ultimately the onset of depression as well as post-traumatic stress and generalized anxiety disorders </w:t>
      </w:r>
      <w:r>
        <w:fldChar w:fldCharType="begin" w:fldLock="1"/>
      </w:r>
      <w:r w:rsidR="00E570C4">
        <w:instrText>ADDIN CSL_CITATION {"citationItems":[{"id":"ITEM-1","itemData":{"DOI":"10.1016/j.cpr.2018.06.001","ISBN":"1873-7811 (Electronic)\r0272-7358 (Linking)","ISSN":"18737811","PMID":"29913351","abstract":"Individuals who experience recurrent negative thoughts are at elevated risk for mood and anxiety disorders. It is thus essential to understand why some individuals get stuck in recurrent negative thinking (RNT), whereas others are able to disengage eventually. Theoretical models propose that individuals high in recurrent negative thinking suffer from deficits in controlling the contents of working memory. Empirical findings, however, are inconclusive. In this meta-analysis, we synthesize findings from 94 studies to examine the proposed association between RNT and deficits in cognitive control. We included numerous effect sizes not reported in the primary publications. Moderator analyses tested the influence of variables, such as stimuli valence, cognitive control function (e.g., shifting, discarding), or type of RNT (i.e., rumination or worry). Results demonstrated an association between repetitive negative thinking and deficits in only one specific cognitive control function, namely difficulty discarding no longer relevant material from working memory (r = −0.20). This association remained significant after controlling for level of psychopathology. There was no substantial association between RNT and deficits in any other cognitive control function. All other moderators were not significant. We discuss limitations (e.g., primary sample sizes, reliability of paradigms) and highlight implications for future research and clinical interventions.","author":[{"dropping-particle":"","family":"Zetsche","given":"Ulrike","non-dropping-particle":"","parse-names":false,"suffix":""},{"dropping-particle":"","family":"Bürkner","given":"Paul Christian","non-dropping-particle":"","parse-names":false,"suffix":""},{"dropping-particle":"","family":"Schulze","given":"Lars","non-dropping-particle":"","parse-names":false,"suffix":""}],"container-title":"Clinical Psychology Review","id":"ITEM-1","issue":"April","issued":{"date-parts":[["2018"]]},"page":"56-65","publisher":"Elsevier","title":"Shedding light on the association between repetitive negative thinking and deficits in cognitive control – A meta-analysis","type":"article-journal","volume":"63"},"uris":["http://www.mendeley.com/documents/?uuid=c51dd7d3-1724-4507-ad7b-ac6fc585f6c5"]},{"id":"ITEM-2","itemData":{"DOI":"10.1037/ccp0000310","ISSN":"1939-2117(Electronic),0022-006X(Print)","abstract":"Objective: Repetitive negative thinking (RNT) for example, worry in generalized anxiety disorder (GAD) and rumination in depression, is often targeted during psychological treatments. To test the hypothesis that negative interpretation bias contributes to worry and rumination, we assessed the effects of inducing more positive interpretations in reducing RNT. Method: Volunteers diagnosed with GAD (66) or depression (65) were randomly allocated to one of two versions of cognitive bias modification for interpretation (CBM-I), either with or without RNT priming prior to training, or a control condition, each involving 10 Internet-delivered sessions. Outcome measures of interpretation bias, a behavioral RNT task and self-reported worry, rumination, anxiety and depression were obtained at baseline, after home-based training and at 1-month follow-up (self-report questionnaires only). Results: CBM-I training, across diagnostic groups, promoted a more positive interpretation bias and led to reductions in worry, rumination, and depressive symptoms, which were maintained at follow-up. Anxiety symptoms were reduced only in the GAD group at follow-up. There were no differences between CBM-I versions; brief priming of RNT did not influence CBM-I effectiveness. Level of interpretation bias post training partially mediated the effects of CBM-I on follow-up questionnaire scores. Conclusions: In contrast to some recent failures to demonstrate improvements following Internet-delivered CBM, we found that self-reported RNT and negative mood were reduced by CBM-I. This is consistent with a causal role for negative interpretation bias in both worry and rumination, suggesting a useful role for CBM-I within treatments for anxiety and depression. (PsycINFO Database Record (c) 2018 APA, all rights reserved)","author":[{"dropping-particle":"","family":"Hirsch","given":"Colette R","non-dropping-particle":"","parse-names":false,"suffix":""},{"dropping-particle":"","family":"Krahé","given":"Charlotte","non-dropping-particle":"","parse-names":false,"suffix":""},{"dropping-particle":"","family":"Whyte","given":"Jessica","non-dropping-particle":"","parse-names":false,"suffix":""},{"dropping-particle":"","family":"Loizou","given":"Sofia","non-dropping-particle":"","parse-names":false,"suffix":""},{"dropping-particle":"","family":"Bridge","given":"Livia","non-dropping-particle":"","parse-names":false,"suffix":""},{"dropping-particle":"","family":"Norton","given":"Sam","non-dropping-particle":"","parse-names":false,"suffix":""},{"dropping-particle":"","family":"Mathews","given":"Andrew","non-dropping-particle":"","parse-names":false,"suffix":""}],"container-title":"Journal of Consulting and Clinical Psychology","id":"ITEM-2","issue":"12","issued":{"date-parts":[["2018"]]},"page":"1017-1030","publisher":"American Psychological Association","publisher-place":"Hirsch, Colette R.: King’s College London, Department of Psychology, Institute of Psychiatry, Psychology &amp; Neuroscience, De Crespigny Park, London, United Kingdom, colette.hirsch@kcl.ac.uk","title":"Interpretation training to target repetitive negative thinking in generalized anxiety disorder and depression.","type":"article-journal","volume":"86"},"uris":["http://www.mendeley.com/documents/?uuid=acd67f59-8acb-45d6-8d0a-b60fedcb5622"]},{"id":"ITEM-3","itemData":{"DOI":"10.1037/0033-2909.134.2.163","ISBN":"0033-2909","ISSN":"00332909","PMID":"18298268","abstract":"The author reviews research showing that repetitive thought (RT) can have constructive or unconstructive consequences. The main unconstructive consequences of RT are (a) depression, (b) anxiety, and (c) difficulties in physical health. The main constructive consequences of RT are (a) recovery from upsetting and traumatic events, (b) adaptive preparation and anticipatory planning, (c) recovery from depression, and (d) uptake of health-promoting behaviors. Several potential principles accounting for these distinct consequences of RT are identified within this review: (a) the valence of thought content, (b) the intrapersonal and situational context in which RT occurs, and (c) the level of construal (abstract vs. concrete processing) adopted during RT. Of the existing models of RT, it is proposed that an elaborated version of the control theory account provides the best theoretical framework to account for its distinct consequences.","author":[{"dropping-particle":"","family":"Watkins","given":"Edward R.","non-dropping-particle":"","parse-names":false,"suffix":""}],"container-title":"Psychological Bulletin","id":"ITEM-3","issue":"2","issued":{"date-parts":[["2008"]]},"page":"163-206","title":"Constructive and Unconstructive Repetitive Thought","type":"article-journal","volume":"134"},"uris":["http://www.mendeley.com/documents/?uuid=3c9e3a8a-44da-486c-8edf-cf5049a1fafe"]}],"mendeley":{"formattedCitation":"(Hirsch et al., 2018; Watkins, 2008; Zetsche, Bürkner, &amp; Schulze, 2018)","plainTextFormattedCitation":"(Hirsch et al., 2018; Watkins, 2008; Zetsche, Bürkner, &amp; Schulze, 2018)","previouslyFormattedCitation":"(Hirsch et al., 2018; Watkins, 2008; Zetsche, Bürkner, &amp; Schulze, 2018)"},"properties":{"noteIndex":0},"schema":"https://github.com/citation-style-language/schema/raw/master/csl-citation.json"}</w:instrText>
      </w:r>
      <w:r>
        <w:fldChar w:fldCharType="separate"/>
      </w:r>
      <w:r w:rsidR="00E570C4" w:rsidRPr="00E570C4">
        <w:rPr>
          <w:noProof/>
        </w:rPr>
        <w:t>(Hirsch et al., 2018; Watkins, 2008; Zetsche, Bürkner, &amp; Schulze, 2018)</w:t>
      </w:r>
      <w:r>
        <w:fldChar w:fldCharType="end"/>
      </w:r>
      <w:r>
        <w:t>. RNT’s core characteristic</w:t>
      </w:r>
      <w:r w:rsidR="00B87EF3">
        <w:t>s</w:t>
      </w:r>
      <w:r>
        <w:t xml:space="preserve"> of being </w:t>
      </w:r>
      <w:r>
        <w:lastRenderedPageBreak/>
        <w:t>repetitive</w:t>
      </w:r>
      <w:r w:rsidR="00AC5F1C">
        <w:t xml:space="preserve"> (i.e., temporal)</w:t>
      </w:r>
      <w:r>
        <w:t xml:space="preserve"> </w:t>
      </w:r>
      <w:r w:rsidR="00B87EF3">
        <w:t>and</w:t>
      </w:r>
      <w:r>
        <w:t xml:space="preserve"> capturing mental capacity</w:t>
      </w:r>
      <w:r w:rsidR="00AC5F1C">
        <w:t xml:space="preserve"> (i.e., attentional)</w:t>
      </w:r>
      <w:r>
        <w:t xml:space="preserve"> make it an ideal process for illustrating how </w:t>
      </w:r>
      <w:del w:id="1918" w:author="יפתח עמיר" w:date="2020-01-19T12:17:00Z">
        <w:r w:rsidDel="00281CF3">
          <w:delText xml:space="preserve">our </w:delText>
        </w:r>
      </w:del>
      <w:ins w:id="1919" w:author="יפתח עמיר" w:date="2020-01-19T12:17:00Z">
        <w:r w:rsidR="00281CF3">
          <w:rPr>
            <w:lang w:val="en-IL"/>
          </w:rPr>
          <w:t>A2T</w:t>
        </w:r>
        <w:r w:rsidR="00281CF3">
          <w:t xml:space="preserve"> </w:t>
        </w:r>
      </w:ins>
      <w:r>
        <w:t xml:space="preserve">model explains </w:t>
      </w:r>
      <w:del w:id="1920" w:author="יפתח עמיר" w:date="2020-01-19T12:17:00Z">
        <w:r w:rsidDel="00281CF3">
          <w:delText xml:space="preserve">how </w:delText>
        </w:r>
      </w:del>
      <w:ins w:id="1921" w:author="יפתח עמיר" w:date="2020-01-19T12:17:00Z">
        <w:r w:rsidR="00281CF3">
          <w:rPr>
            <w:lang w:val="en-IL"/>
          </w:rPr>
          <w:t>the emergence of</w:t>
        </w:r>
        <w:r w:rsidR="00281CF3">
          <w:t xml:space="preserve"> </w:t>
        </w:r>
      </w:ins>
      <w:r>
        <w:t>cognitive vulnerabilities</w:t>
      </w:r>
      <w:del w:id="1922" w:author="יפתח עמיר" w:date="2020-01-19T12:17:00Z">
        <w:r w:rsidDel="00281CF3">
          <w:delText xml:space="preserve"> emerge</w:delText>
        </w:r>
      </w:del>
      <w:r>
        <w:t>.</w:t>
      </w:r>
    </w:p>
    <w:p w14:paraId="643C6866" w14:textId="2FD70A3A" w:rsidR="003E39C4" w:rsidRPr="00E54BA5" w:rsidRDefault="00CE4274" w:rsidP="003E39C4">
      <w:r w:rsidRPr="00E403BE">
        <w:rPr>
          <w:rStyle w:val="Heading4Char"/>
        </w:rPr>
        <w:t xml:space="preserve">Unfolding of RNT </w:t>
      </w:r>
      <w:r w:rsidR="0008785A">
        <w:rPr>
          <w:rStyle w:val="Heading4Char"/>
        </w:rPr>
        <w:t>in A2T</w:t>
      </w:r>
      <w:r w:rsidRPr="00E403BE">
        <w:rPr>
          <w:rStyle w:val="Heading4Char"/>
        </w:rPr>
        <w:t>.</w:t>
      </w:r>
      <w:r w:rsidR="003E39C4">
        <w:t xml:space="preserve"> </w:t>
      </w:r>
      <w:r>
        <w:t>A</w:t>
      </w:r>
      <w:r w:rsidR="003E39C4">
        <w:t xml:space="preserve"> RNT state begins</w:t>
      </w:r>
      <w:r w:rsidR="00963B1D">
        <w:t>, typically under low contextual-demands</w:t>
      </w:r>
      <w:ins w:id="1923" w:author="עמית ברנשטיין" w:date="2020-03-11T14:43:00Z">
        <w:r w:rsidR="001B5199">
          <w:t xml:space="preserve"> (CITE)</w:t>
        </w:r>
      </w:ins>
      <w:r w:rsidR="00963B1D">
        <w:t>,</w:t>
      </w:r>
      <w:r w:rsidR="003E39C4">
        <w:t xml:space="preserve"> when a negative representation (thought) is selected into WM</w:t>
      </w:r>
      <w:ins w:id="1924" w:author="עמית ברנשטיין" w:date="2020-03-11T14:43:00Z">
        <w:r w:rsidR="001B5199">
          <w:t xml:space="preserve"> (CITE)</w:t>
        </w:r>
      </w:ins>
      <w:r w:rsidR="003E39C4">
        <w:t xml:space="preserve">. This representation then triggers or increases negative </w:t>
      </w:r>
      <w:r w:rsidR="00CA07F1">
        <w:t>affect</w:t>
      </w:r>
      <w:ins w:id="1925" w:author="עמית ברנשטיין" w:date="2020-03-11T14:43:00Z">
        <w:r w:rsidR="001B5199">
          <w:t xml:space="preserve"> (CITE)</w:t>
        </w:r>
      </w:ins>
      <w:r w:rsidR="003E39C4">
        <w:t xml:space="preserve">. Consequently, both the representation and </w:t>
      </w:r>
      <w:r w:rsidR="00CA07F1">
        <w:t xml:space="preserve">affective </w:t>
      </w:r>
      <w:r w:rsidR="00B87EF3">
        <w:t>state</w:t>
      </w:r>
      <w:r w:rsidR="003E39C4">
        <w:t xml:space="preserve"> bias subsequent selection in favor of content- and </w:t>
      </w:r>
      <w:r w:rsidR="00CA07F1">
        <w:t>affect</w:t>
      </w:r>
      <w:r w:rsidR="003E39C4">
        <w:t>- congruent thoughts (e.g., “Bad things always happen to me.”)</w:t>
      </w:r>
      <w:r w:rsidR="00B87EF3">
        <w:t>.</w:t>
      </w:r>
      <w:r w:rsidR="003E39C4">
        <w:t xml:space="preserve"> </w:t>
      </w:r>
      <w:r w:rsidR="00B87EF3">
        <w:t>This</w:t>
      </w:r>
      <w:r w:rsidR="003E39C4">
        <w:t xml:space="preserve"> then</w:t>
      </w:r>
      <w:r w:rsidR="00B87EF3">
        <w:t xml:space="preserve"> triggers the same process of</w:t>
      </w:r>
      <w:r w:rsidR="003E39C4">
        <w:t xml:space="preserve"> selection in favor of negative content and so </w:t>
      </w:r>
      <w:r w:rsidR="00B87EF3">
        <w:t>the same process repeats itself through feedforward</w:t>
      </w:r>
      <w:r w:rsidR="001E55AA">
        <w:t xml:space="preserve"> (</w:t>
      </w:r>
      <w:r w:rsidR="001E55AA" w:rsidRPr="009B5615">
        <w:t xml:space="preserve">Figure 1A paths </w:t>
      </w:r>
      <w:r w:rsidR="001E55AA">
        <w:rPr>
          <w:i/>
          <w:iCs/>
        </w:rPr>
        <w:t>b</w:t>
      </w:r>
      <w:r w:rsidR="001E55AA">
        <w:t xml:space="preserve"> and </w:t>
      </w:r>
      <w:r w:rsidR="001E55AA">
        <w:rPr>
          <w:i/>
          <w:iCs/>
        </w:rPr>
        <w:t>c</w:t>
      </w:r>
      <w:r w:rsidR="001E55AA">
        <w:t>) and feedback (</w:t>
      </w:r>
      <w:r w:rsidR="001E55AA" w:rsidRPr="009D3F06">
        <w:t xml:space="preserve">paths </w:t>
      </w:r>
      <w:r w:rsidR="001E55AA">
        <w:rPr>
          <w:i/>
          <w:iCs/>
        </w:rPr>
        <w:t>d</w:t>
      </w:r>
      <w:r w:rsidR="001E55AA">
        <w:t xml:space="preserve"> and </w:t>
      </w:r>
      <w:r w:rsidR="001E55AA">
        <w:rPr>
          <w:i/>
          <w:iCs/>
        </w:rPr>
        <w:t>e</w:t>
      </w:r>
      <w:r w:rsidR="001E55AA">
        <w:t xml:space="preserve">) between internal attentional selection, representations in WM and </w:t>
      </w:r>
      <w:r w:rsidR="00CA07F1">
        <w:t xml:space="preserve">affective </w:t>
      </w:r>
      <w:r w:rsidR="001E55AA">
        <w:t>state</w:t>
      </w:r>
      <w:r w:rsidR="003E39C4">
        <w:t>. At this point</w:t>
      </w:r>
      <w:ins w:id="1926" w:author="עמית ברנשטיין" w:date="2020-03-11T14:43:00Z">
        <w:r w:rsidR="001B5199">
          <w:t>,</w:t>
        </w:r>
      </w:ins>
      <w:r w:rsidR="003E39C4">
        <w:t xml:space="preserve"> it is helpful to</w:t>
      </w:r>
      <w:r w:rsidR="00BB50F6">
        <w:t xml:space="preserve"> again</w:t>
      </w:r>
      <w:r w:rsidR="003E39C4">
        <w:t xml:space="preserve"> highlight </w:t>
      </w:r>
      <w:del w:id="1927" w:author="יפתח עמיר" w:date="2020-01-19T12:35:00Z">
        <w:r w:rsidR="003E39C4" w:rsidDel="00D42EAA">
          <w:delText>the</w:delText>
        </w:r>
        <w:r w:rsidR="00BB50F6" w:rsidDel="00D42EAA">
          <w:delText xml:space="preserve"> </w:delText>
        </w:r>
      </w:del>
      <w:ins w:id="1928" w:author="יפתח עמיר" w:date="2020-01-19T12:35:00Z">
        <w:r w:rsidR="00D42EAA">
          <w:rPr>
            <w:lang w:val="en-IL"/>
          </w:rPr>
          <w:t>a</w:t>
        </w:r>
        <w:r w:rsidR="00D42EAA">
          <w:t xml:space="preserve"> </w:t>
        </w:r>
      </w:ins>
      <w:r w:rsidR="00BB50F6">
        <w:t xml:space="preserve">critical </w:t>
      </w:r>
      <w:del w:id="1929" w:author="יפתח עמיר" w:date="2020-01-19T12:35:00Z">
        <w:r w:rsidR="003E39C4" w:rsidDel="00D42EAA">
          <w:delText xml:space="preserve">role </w:delText>
        </w:r>
      </w:del>
      <w:ins w:id="1930" w:author="יפתח עמיר" w:date="2020-01-19T12:35:00Z">
        <w:r w:rsidR="00D42EAA">
          <w:rPr>
            <w:lang w:val="en-IL"/>
          </w:rPr>
          <w:t>outcome</w:t>
        </w:r>
        <w:r w:rsidR="00D42EAA">
          <w:t xml:space="preserve"> </w:t>
        </w:r>
      </w:ins>
      <w:r w:rsidR="003E39C4">
        <w:t xml:space="preserve">of the stochastic element in </w:t>
      </w:r>
      <w:ins w:id="1931" w:author="יפתח עמיר" w:date="2020-01-25T17:01:00Z">
        <w:r w:rsidR="00F91DB8">
          <w:rPr>
            <w:lang w:val="en-IL"/>
          </w:rPr>
          <w:t xml:space="preserve">internal attentional </w:t>
        </w:r>
      </w:ins>
      <w:r w:rsidR="003E39C4">
        <w:t xml:space="preserve">selection </w:t>
      </w:r>
      <w:del w:id="1932" w:author="יפתח עמיר" w:date="2020-01-19T12:35:00Z">
        <w:r w:rsidR="003E39C4" w:rsidDel="00D42EAA">
          <w:delText xml:space="preserve">which </w:delText>
        </w:r>
      </w:del>
      <w:ins w:id="1933" w:author="יפתח עמיר" w:date="2020-01-19T12:35:00Z">
        <w:del w:id="1934" w:author="עמית ברנשטיין" w:date="2020-03-11T14:43:00Z">
          <w:r w:rsidR="00D42EAA" w:rsidDel="001B5199">
            <w:rPr>
              <w:lang w:val="en-IL"/>
            </w:rPr>
            <w:delText>is that it</w:delText>
          </w:r>
          <w:r w:rsidR="00D42EAA" w:rsidDel="001B5199">
            <w:delText xml:space="preserve"> </w:delText>
          </w:r>
        </w:del>
      </w:ins>
      <w:del w:id="1935" w:author="עמית ברנשטיין" w:date="2020-03-11T14:43:00Z">
        <w:r w:rsidR="003E39C4" w:rsidDel="001B5199">
          <w:delText xml:space="preserve">allows </w:delText>
        </w:r>
      </w:del>
      <w:ins w:id="1936" w:author="יפתח עמיר" w:date="2020-01-19T12:35:00Z">
        <w:del w:id="1937" w:author="עמית ברנשטיין" w:date="2020-03-11T14:43:00Z">
          <w:r w:rsidR="00D42EAA" w:rsidDel="001B5199">
            <w:rPr>
              <w:lang w:val="en-IL"/>
            </w:rPr>
            <w:delText>enables</w:delText>
          </w:r>
        </w:del>
      </w:ins>
      <w:ins w:id="1938" w:author="עמית ברנשטיין" w:date="2020-03-11T14:43:00Z">
        <w:r w:rsidR="001B5199">
          <w:t>- enabling</w:t>
        </w:r>
      </w:ins>
      <w:ins w:id="1939" w:author="יפתח עמיר" w:date="2020-01-19T12:35:00Z">
        <w:r w:rsidR="00D42EAA">
          <w:t xml:space="preserve"> </w:t>
        </w:r>
      </w:ins>
      <w:r w:rsidR="003E39C4">
        <w:t>‘random exits’ from RNT – meaning an instance (of random) selection of non-negative content breaking</w:t>
      </w:r>
      <w:r w:rsidR="00CA07F1">
        <w:t xml:space="preserve"> or attenuating</w:t>
      </w:r>
      <w:r w:rsidR="003E39C4">
        <w:t xml:space="preserve"> the feedback loop</w:t>
      </w:r>
      <w:r w:rsidR="00E34F49">
        <w:t xml:space="preserve"> (see Figure </w:t>
      </w:r>
      <w:ins w:id="1940" w:author="יפתח עמיר" w:date="2020-01-25T17:03:00Z">
        <w:r w:rsidR="00F91DB8">
          <w:rPr>
            <w:lang w:val="en-IL"/>
          </w:rPr>
          <w:t>8</w:t>
        </w:r>
      </w:ins>
      <w:del w:id="1941" w:author="יפתח עמיר" w:date="2020-01-25T17:03:00Z">
        <w:r w:rsidR="00E34F49" w:rsidDel="00F91DB8">
          <w:delText>7</w:delText>
        </w:r>
      </w:del>
      <w:r w:rsidR="00E34F49">
        <w:t>B time point ~</w:t>
      </w:r>
      <w:r w:rsidR="001A2A53">
        <w:rPr>
          <w:lang w:val="en-IL"/>
        </w:rPr>
        <w:t>24</w:t>
      </w:r>
      <w:r w:rsidR="00E34F49">
        <w:t>0sec)</w:t>
      </w:r>
      <w:r w:rsidR="003E39C4">
        <w:t xml:space="preserve">. Without a random element the model becomes </w:t>
      </w:r>
      <w:ins w:id="1942" w:author="יפתח עמיר" w:date="2020-01-19T12:36:00Z">
        <w:r w:rsidR="00D42EAA">
          <w:rPr>
            <w:lang w:val="en-IL"/>
          </w:rPr>
          <w:t xml:space="preserve">overly </w:t>
        </w:r>
      </w:ins>
      <w:r w:rsidR="003E39C4">
        <w:t xml:space="preserve">rigid, determining that once a RNT state initiates it </w:t>
      </w:r>
      <w:commentRangeStart w:id="1943"/>
      <w:r w:rsidR="00BB50F6">
        <w:t>cannot</w:t>
      </w:r>
      <w:commentRangeEnd w:id="1943"/>
      <w:r w:rsidR="001B5199">
        <w:rPr>
          <w:rStyle w:val="CommentReference"/>
        </w:rPr>
        <w:commentReference w:id="1943"/>
      </w:r>
      <w:r w:rsidR="003E39C4">
        <w:t xml:space="preserve"> terminate (except when contextual demands change</w:t>
      </w:r>
      <w:r w:rsidR="00BB50F6">
        <w:t xml:space="preserve"> and </w:t>
      </w:r>
      <w:commentRangeStart w:id="1944"/>
      <w:r w:rsidR="00CA07F1">
        <w:t>focused</w:t>
      </w:r>
      <w:commentRangeEnd w:id="1944"/>
      <w:r w:rsidR="001B5199">
        <w:rPr>
          <w:rStyle w:val="CommentReference"/>
        </w:rPr>
        <w:commentReference w:id="1944"/>
      </w:r>
      <w:r w:rsidR="00CA07F1">
        <w:t xml:space="preserve"> attention to </w:t>
      </w:r>
      <w:r w:rsidR="00BB50F6">
        <w:t>task-releva</w:t>
      </w:r>
      <w:r w:rsidR="00CA07F1">
        <w:t>n</w:t>
      </w:r>
      <w:r w:rsidR="00BB50F6">
        <w:t xml:space="preserve">t </w:t>
      </w:r>
      <w:r w:rsidR="00CA07F1">
        <w:t xml:space="preserve">information </w:t>
      </w:r>
      <w:r w:rsidR="00BB50F6">
        <w:t>is required</w:t>
      </w:r>
      <w:r w:rsidR="003E39C4">
        <w:t xml:space="preserve">). </w:t>
      </w:r>
    </w:p>
    <w:p w14:paraId="10839950" w14:textId="314E23A1" w:rsidR="003E39C4" w:rsidRPr="008C7A81" w:rsidRDefault="0098007F" w:rsidP="003E39C4">
      <w:pPr>
        <w:rPr>
          <w:lang w:val="en-IL"/>
          <w:rPrChange w:id="1945" w:author="יפתח עמיר" w:date="2020-01-19T12:43:00Z">
            <w:rPr/>
          </w:rPrChange>
        </w:rPr>
      </w:pPr>
      <w:r w:rsidRPr="00995FE5">
        <w:rPr>
          <w:rStyle w:val="Heading4Char"/>
        </w:rPr>
        <w:t xml:space="preserve">Individual differences </w:t>
      </w:r>
      <w:commentRangeStart w:id="1946"/>
      <w:r w:rsidRPr="00995FE5">
        <w:rPr>
          <w:rStyle w:val="Heading4Char"/>
        </w:rPr>
        <w:t>in RNT.</w:t>
      </w:r>
      <w:r>
        <w:t xml:space="preserve"> </w:t>
      </w:r>
      <w:r w:rsidR="006E022D">
        <w:t xml:space="preserve">As described above, </w:t>
      </w:r>
      <w:r w:rsidR="005706EB">
        <w:t>whereas the proposed causal associations</w:t>
      </w:r>
      <w:r w:rsidR="006E022D">
        <w:t xml:space="preserve"> </w:t>
      </w:r>
      <w:r w:rsidR="005706EB">
        <w:t xml:space="preserve">between </w:t>
      </w:r>
      <w:del w:id="1947" w:author="יפתח עמיר" w:date="2020-01-19T12:36:00Z">
        <w:r w:rsidR="005706EB" w:rsidDel="002A0C16">
          <w:delText xml:space="preserve">XXX </w:delText>
        </w:r>
      </w:del>
      <w:ins w:id="1948" w:author="יפתח עמיר" w:date="2020-01-19T12:36:00Z">
        <w:r w:rsidR="002A0C16">
          <w:rPr>
            <w:lang w:val="en-IL"/>
          </w:rPr>
          <w:t>contextual demands</w:t>
        </w:r>
      </w:ins>
      <w:ins w:id="1949" w:author="יפתח עמיר" w:date="2020-01-19T12:37:00Z">
        <w:r w:rsidR="002A0C16">
          <w:rPr>
            <w:lang w:val="en-IL"/>
          </w:rPr>
          <w:t xml:space="preserve">, representations in WM </w:t>
        </w:r>
      </w:ins>
      <w:del w:id="1950" w:author="יפתח עמיר" w:date="2020-01-19T12:37:00Z">
        <w:r w:rsidR="005706EB" w:rsidDel="002A0C16">
          <w:delText xml:space="preserve">YYYY </w:delText>
        </w:r>
      </w:del>
      <w:r w:rsidR="005706EB">
        <w:t xml:space="preserve">and </w:t>
      </w:r>
      <w:del w:id="1951" w:author="יפתח עמיר" w:date="2020-01-19T12:37:00Z">
        <w:r w:rsidR="005706EB" w:rsidDel="002A0C16">
          <w:delText xml:space="preserve">ZZZ </w:delText>
        </w:r>
      </w:del>
      <w:ins w:id="1952" w:author="יפתח עמיר" w:date="2020-01-19T12:37:00Z">
        <w:r w:rsidR="002A0C16">
          <w:rPr>
            <w:lang w:val="en-IL"/>
          </w:rPr>
          <w:t xml:space="preserve">internal attentional selection (paths </w:t>
        </w:r>
        <w:r w:rsidR="002A0C16" w:rsidRPr="009440C6">
          <w:rPr>
            <w:i/>
            <w:iCs/>
            <w:lang w:val="en-IL"/>
            <w:rPrChange w:id="1953" w:author="יפתח עמיר" w:date="2020-01-19T12:38:00Z">
              <w:rPr>
                <w:lang w:val="en-IL"/>
              </w:rPr>
            </w:rPrChange>
          </w:rPr>
          <w:t>a</w:t>
        </w:r>
      </w:ins>
      <w:ins w:id="1954" w:author="יפתח עמיר" w:date="2020-01-19T12:38:00Z">
        <w:r w:rsidR="009440C6">
          <w:rPr>
            <w:lang w:val="en-IL"/>
          </w:rPr>
          <w:t xml:space="preserve"> and </w:t>
        </w:r>
        <w:r w:rsidR="009440C6" w:rsidRPr="009440C6">
          <w:rPr>
            <w:i/>
            <w:iCs/>
            <w:lang w:val="en-IL"/>
            <w:rPrChange w:id="1955" w:author="יפתח עמיר" w:date="2020-01-19T12:38:00Z">
              <w:rPr>
                <w:lang w:val="en-IL"/>
              </w:rPr>
            </w:rPrChange>
          </w:rPr>
          <w:t>d</w:t>
        </w:r>
        <w:r w:rsidR="009440C6">
          <w:rPr>
            <w:lang w:val="en-IL"/>
          </w:rPr>
          <w:t>)</w:t>
        </w:r>
      </w:ins>
      <w:ins w:id="1956" w:author="יפתח עמיר" w:date="2020-01-25T17:19:00Z">
        <w:r w:rsidR="00484D04">
          <w:rPr>
            <w:lang w:val="en-IL"/>
          </w:rPr>
          <w:t xml:space="preserve"> </w:t>
        </w:r>
      </w:ins>
      <w:r w:rsidR="005706EB">
        <w:t xml:space="preserve">are fixed, and thus not a source of individual differences in </w:t>
      </w:r>
      <w:del w:id="1957" w:author="יפתח עמיר" w:date="2020-01-19T12:38:00Z">
        <w:r w:rsidR="005706EB" w:rsidDel="009440C6">
          <w:delText xml:space="preserve">XXXXXXXX </w:delText>
        </w:r>
      </w:del>
      <w:ins w:id="1958" w:author="יפתח עמיר" w:date="2020-01-19T12:40:00Z">
        <w:r w:rsidR="00E56572">
          <w:rPr>
            <w:lang w:val="en-IL"/>
          </w:rPr>
          <w:t xml:space="preserve">likelihood of certain </w:t>
        </w:r>
      </w:ins>
      <w:ins w:id="1959" w:author="יפתח עמיר" w:date="2020-01-19T12:41:00Z">
        <w:r w:rsidR="008C7A81">
          <w:rPr>
            <w:lang w:val="en-IL"/>
          </w:rPr>
          <w:t xml:space="preserve">maladptive </w:t>
        </w:r>
      </w:ins>
      <w:ins w:id="1960" w:author="יפתח עמיר" w:date="2020-01-19T12:40:00Z">
        <w:r w:rsidR="00E56572">
          <w:rPr>
            <w:lang w:val="en-IL"/>
          </w:rPr>
          <w:t>trajectorie</w:t>
        </w:r>
        <w:r w:rsidR="008C7A81">
          <w:rPr>
            <w:lang w:val="en-IL"/>
          </w:rPr>
          <w:t>s to occur</w:t>
        </w:r>
      </w:ins>
      <w:ins w:id="1961" w:author="יפתח עמיר" w:date="2020-01-19T12:38:00Z">
        <w:r w:rsidR="009440C6">
          <w:t xml:space="preserve"> </w:t>
        </w:r>
      </w:ins>
      <w:r w:rsidR="005706EB">
        <w:t xml:space="preserve">- the impact of </w:t>
      </w:r>
      <w:del w:id="1962" w:author="יפתח עמיר" w:date="2020-01-19T12:38:00Z">
        <w:r w:rsidR="005706EB" w:rsidDel="009440C6">
          <w:delText xml:space="preserve">XXXXX </w:delText>
        </w:r>
      </w:del>
      <w:ins w:id="1963" w:author="יפתח עמיר" w:date="2020-01-19T12:38:00Z">
        <w:r w:rsidR="009440C6">
          <w:rPr>
            <w:lang w:val="en-IL"/>
          </w:rPr>
          <w:t>representations in WM</w:t>
        </w:r>
        <w:r w:rsidR="009440C6">
          <w:t xml:space="preserve"> </w:t>
        </w:r>
      </w:ins>
      <w:r w:rsidR="005706EB">
        <w:t xml:space="preserve">on </w:t>
      </w:r>
      <w:del w:id="1964" w:author="יפתח עמיר" w:date="2020-01-19T12:39:00Z">
        <w:r w:rsidR="005706EB" w:rsidDel="009440C6">
          <w:delText xml:space="preserve">ZZZZZ </w:delText>
        </w:r>
      </w:del>
      <w:ins w:id="1965" w:author="יפתח עמיר" w:date="2020-01-19T12:39:00Z">
        <w:r w:rsidR="009440C6">
          <w:rPr>
            <w:lang w:val="en-IL"/>
          </w:rPr>
          <w:t>affect</w:t>
        </w:r>
        <w:r w:rsidR="009440C6">
          <w:t xml:space="preserve"> </w:t>
        </w:r>
      </w:ins>
      <w:r w:rsidR="005706EB">
        <w:t xml:space="preserve">(i.e., </w:t>
      </w:r>
      <w:r w:rsidR="003C32D0">
        <w:t xml:space="preserve">reactivity to representations in WM </w:t>
      </w:r>
      <w:r w:rsidR="005706EB">
        <w:t xml:space="preserve"> - path </w:t>
      </w:r>
      <w:r w:rsidR="005706EB" w:rsidRPr="00995FE5">
        <w:rPr>
          <w:i/>
          <w:iCs/>
        </w:rPr>
        <w:t>c</w:t>
      </w:r>
      <w:r w:rsidR="005706EB">
        <w:t xml:space="preserve">) </w:t>
      </w:r>
      <w:r w:rsidR="006E022D">
        <w:t xml:space="preserve">and </w:t>
      </w:r>
      <w:r w:rsidR="005706EB">
        <w:t xml:space="preserve">the impact of </w:t>
      </w:r>
      <w:del w:id="1966" w:author="יפתח עמיר" w:date="2020-01-19T12:39:00Z">
        <w:r w:rsidR="005706EB" w:rsidDel="009440C6">
          <w:delText xml:space="preserve">ZZZZZZ </w:delText>
        </w:r>
      </w:del>
      <w:ins w:id="1967" w:author="יפתח עמיר" w:date="2020-01-19T12:39:00Z">
        <w:r w:rsidR="009440C6">
          <w:rPr>
            <w:lang w:val="en-IL"/>
          </w:rPr>
          <w:t>affect</w:t>
        </w:r>
        <w:r w:rsidR="009440C6">
          <w:t xml:space="preserve"> </w:t>
        </w:r>
      </w:ins>
      <w:r w:rsidR="005706EB">
        <w:t xml:space="preserve">on </w:t>
      </w:r>
      <w:del w:id="1968" w:author="יפתח עמיר" w:date="2020-01-19T12:39:00Z">
        <w:r w:rsidR="005706EB" w:rsidDel="009440C6">
          <w:delText xml:space="preserve">XXXX </w:delText>
        </w:r>
      </w:del>
      <w:ins w:id="1969" w:author="יפתח עמיר" w:date="2020-01-19T12:39:00Z">
        <w:r w:rsidR="009440C6">
          <w:rPr>
            <w:lang w:val="en-IL"/>
          </w:rPr>
          <w:t>internal attentional selection</w:t>
        </w:r>
        <w:r w:rsidR="009440C6">
          <w:t xml:space="preserve"> </w:t>
        </w:r>
      </w:ins>
      <w:r w:rsidR="005706EB">
        <w:t xml:space="preserve">(i.e., </w:t>
      </w:r>
      <w:r w:rsidR="00345445">
        <w:t xml:space="preserve">reactivity to affective state </w:t>
      </w:r>
      <w:r w:rsidR="005706EB">
        <w:t xml:space="preserve">- path </w:t>
      </w:r>
      <w:r w:rsidR="005706EB" w:rsidRPr="00995FE5">
        <w:rPr>
          <w:i/>
          <w:iCs/>
        </w:rPr>
        <w:t>e</w:t>
      </w:r>
      <w:r w:rsidR="005706EB">
        <w:t>) account for individual differ</w:t>
      </w:r>
      <w:ins w:id="1970" w:author="יפתח עמיר" w:date="2020-01-19T12:39:00Z">
        <w:r w:rsidR="009440C6">
          <w:rPr>
            <w:lang w:val="en-IL"/>
          </w:rPr>
          <w:t>e</w:t>
        </w:r>
      </w:ins>
      <w:proofErr w:type="spellStart"/>
      <w:r w:rsidR="005706EB">
        <w:t>nces</w:t>
      </w:r>
      <w:proofErr w:type="spellEnd"/>
      <w:r w:rsidR="005706EB">
        <w:t xml:space="preserve"> in </w:t>
      </w:r>
      <w:ins w:id="1971" w:author="יפתח עמיר" w:date="2020-01-19T12:41:00Z">
        <w:r w:rsidR="008C7A81">
          <w:rPr>
            <w:lang w:val="en-IL"/>
          </w:rPr>
          <w:t xml:space="preserve">maladaptive </w:t>
        </w:r>
      </w:ins>
      <w:del w:id="1972" w:author="יפתח עמיר" w:date="2020-01-19T12:39:00Z">
        <w:r w:rsidR="005706EB" w:rsidDel="00E56572">
          <w:delText>XXX</w:delText>
        </w:r>
      </w:del>
      <w:ins w:id="1973" w:author="יפתח עמיר" w:date="2020-01-19T12:40:00Z">
        <w:r w:rsidR="00E56572">
          <w:rPr>
            <w:lang w:val="en-IL"/>
          </w:rPr>
          <w:t>trajectory likelihoods</w:t>
        </w:r>
      </w:ins>
      <w:commentRangeEnd w:id="1946"/>
      <w:r w:rsidR="001B5199">
        <w:rPr>
          <w:rStyle w:val="CommentReference"/>
        </w:rPr>
        <w:commentReference w:id="1946"/>
      </w:r>
      <w:r w:rsidR="003E39C4">
        <w:t>.</w:t>
      </w:r>
      <w:r w:rsidR="005B45D0">
        <w:t xml:space="preserve"> Critically, these two paths constitute the </w:t>
      </w:r>
      <w:r w:rsidR="003D5FC5">
        <w:t>closed</w:t>
      </w:r>
      <w:r w:rsidR="005B45D0">
        <w:t xml:space="preserve"> feedback loop from WM onto </w:t>
      </w:r>
      <w:r w:rsidR="0092075E">
        <w:t>a</w:t>
      </w:r>
      <w:r w:rsidR="005B45D0">
        <w:t xml:space="preserve">ffect and then back onto </w:t>
      </w:r>
      <w:r w:rsidR="0092075E">
        <w:t>i</w:t>
      </w:r>
      <w:r w:rsidR="005B45D0">
        <w:t>nternal attention</w:t>
      </w:r>
      <w:r w:rsidR="0092075E">
        <w:t>al selection</w:t>
      </w:r>
      <w:r w:rsidR="005B45D0">
        <w:t xml:space="preserve">. Therefore, individuals with higher levels </w:t>
      </w:r>
      <w:del w:id="1974" w:author="יפתח עמיר" w:date="2020-01-25T17:20:00Z">
        <w:r w:rsidR="005B45D0" w:rsidDel="000C6510">
          <w:delText xml:space="preserve">or </w:delText>
        </w:r>
      </w:del>
      <w:ins w:id="1975" w:author="יפתח עמיר" w:date="2020-01-25T17:20:00Z">
        <w:r w:rsidR="000C6510">
          <w:t>o</w:t>
        </w:r>
        <w:r w:rsidR="000C6510">
          <w:rPr>
            <w:lang w:val="en-IL"/>
          </w:rPr>
          <w:t>f</w:t>
        </w:r>
        <w:r w:rsidR="000C6510">
          <w:t xml:space="preserve"> </w:t>
        </w:r>
      </w:ins>
      <w:r w:rsidR="005B45D0">
        <w:lastRenderedPageBreak/>
        <w:t>reactivity have</w:t>
      </w:r>
      <w:r w:rsidR="003D5FC5">
        <w:t xml:space="preserve"> a</w:t>
      </w:r>
      <w:r w:rsidR="005B45D0">
        <w:t xml:space="preserve"> stronger feedback loop, </w:t>
      </w:r>
      <w:commentRangeStart w:id="1976"/>
      <w:r w:rsidR="005B45D0">
        <w:t xml:space="preserve">increasing the likelihood of </w:t>
      </w:r>
      <w:del w:id="1977" w:author="יפתח עמיר" w:date="2020-01-19T12:42:00Z">
        <w:r w:rsidR="005B45D0" w:rsidDel="008C7A81">
          <w:delText>maintaining a</w:delText>
        </w:r>
      </w:del>
      <w:ins w:id="1978" w:author="יפתח עמיר" w:date="2020-01-19T12:42:00Z">
        <w:r w:rsidR="008C7A81">
          <w:rPr>
            <w:lang w:val="en-IL"/>
          </w:rPr>
          <w:t>self-sustaining</w:t>
        </w:r>
      </w:ins>
      <w:r w:rsidR="005B45D0">
        <w:t xml:space="preserve"> state of biased selection of negative representations and heightened negative affect.</w:t>
      </w:r>
      <w:r w:rsidR="0073208D">
        <w:t xml:space="preserve"> Figure </w:t>
      </w:r>
      <w:del w:id="1979" w:author="יפתח עמיר" w:date="2020-01-25T17:20:00Z">
        <w:r w:rsidR="0073208D" w:rsidDel="000C6510">
          <w:delText xml:space="preserve">7 </w:delText>
        </w:r>
      </w:del>
      <w:ins w:id="1980" w:author="יפתח עמיר" w:date="2020-01-25T17:20:00Z">
        <w:r w:rsidR="000C6510">
          <w:rPr>
            <w:lang w:val="en-IL"/>
          </w:rPr>
          <w:t>8</w:t>
        </w:r>
        <w:r w:rsidR="000C6510">
          <w:t xml:space="preserve"> </w:t>
        </w:r>
      </w:ins>
      <w:r w:rsidR="0073208D">
        <w:t>illustrates simulated differences between models/</w:t>
      </w:r>
      <w:commentRangeStart w:id="1981"/>
      <w:r w:rsidR="0073208D">
        <w:t>individuals</w:t>
      </w:r>
      <w:commentRangeEnd w:id="1981"/>
      <w:r w:rsidR="001B5199">
        <w:rPr>
          <w:rStyle w:val="CommentReference"/>
        </w:rPr>
        <w:commentReference w:id="1981"/>
      </w:r>
      <w:r w:rsidR="0073208D">
        <w:t xml:space="preserve"> with </w:t>
      </w:r>
      <w:commentRangeStart w:id="1982"/>
      <w:del w:id="1983" w:author="יפתח עמיר" w:date="2020-01-25T17:20:00Z">
        <w:r w:rsidR="0073208D" w:rsidDel="000C6510">
          <w:delText>low</w:delText>
        </w:r>
        <w:commentRangeEnd w:id="1982"/>
        <w:r w:rsidR="002730BF" w:rsidDel="000C6510">
          <w:rPr>
            <w:rStyle w:val="CommentReference"/>
          </w:rPr>
          <w:commentReference w:id="1982"/>
        </w:r>
        <w:r w:rsidR="0073208D" w:rsidDel="000C6510">
          <w:delText xml:space="preserve"> </w:delText>
        </w:r>
      </w:del>
      <w:ins w:id="1984" w:author="יפתח עמיר" w:date="2020-01-25T17:20:00Z">
        <w:r w:rsidR="000C6510">
          <w:rPr>
            <w:lang w:val="en-IL"/>
          </w:rPr>
          <w:t>moderate</w:t>
        </w:r>
        <w:r w:rsidR="000C6510">
          <w:t xml:space="preserve"> </w:t>
        </w:r>
      </w:ins>
      <w:r w:rsidR="0073208D">
        <w:t xml:space="preserve">(Figure </w:t>
      </w:r>
      <w:del w:id="1985" w:author="יפתח עמיר" w:date="2020-01-25T17:20:00Z">
        <w:r w:rsidR="0073208D" w:rsidDel="000C6510">
          <w:delText>7A</w:delText>
        </w:r>
      </w:del>
      <w:ins w:id="1986" w:author="יפתח עמיר" w:date="2020-01-25T17:20:00Z">
        <w:r w:rsidR="000C6510">
          <w:rPr>
            <w:lang w:val="en-IL"/>
          </w:rPr>
          <w:t>8</w:t>
        </w:r>
        <w:r w:rsidR="000C6510">
          <w:t>A</w:t>
        </w:r>
      </w:ins>
      <w:r w:rsidR="0073208D">
        <w:t xml:space="preserve">) and high (Figure </w:t>
      </w:r>
      <w:del w:id="1987" w:author="יפתח עמיר" w:date="2020-01-25T17:20:00Z">
        <w:r w:rsidR="0073208D" w:rsidDel="000C6510">
          <w:delText>7B</w:delText>
        </w:r>
      </w:del>
      <w:ins w:id="1988" w:author="יפתח עמיר" w:date="2020-01-25T17:20:00Z">
        <w:r w:rsidR="000C6510">
          <w:rPr>
            <w:lang w:val="en-IL"/>
          </w:rPr>
          <w:t>8</w:t>
        </w:r>
        <w:r w:rsidR="000C6510">
          <w:t>B</w:t>
        </w:r>
      </w:ins>
      <w:r w:rsidR="0073208D">
        <w:t>) reactivity.</w:t>
      </w:r>
      <w:ins w:id="1989" w:author="יפתח עמיר" w:date="2020-01-19T12:43:00Z">
        <w:r w:rsidR="008C7A81">
          <w:rPr>
            <w:lang w:val="en-IL"/>
          </w:rPr>
          <w:t xml:space="preserve"> As can be</w:t>
        </w:r>
      </w:ins>
      <w:commentRangeEnd w:id="1976"/>
      <w:r w:rsidR="001B5199">
        <w:rPr>
          <w:rStyle w:val="CommentReference"/>
        </w:rPr>
        <w:commentReference w:id="1976"/>
      </w:r>
      <w:ins w:id="1990" w:author="יפתח עמיר" w:date="2020-01-19T12:43:00Z">
        <w:r w:rsidR="008C7A81">
          <w:rPr>
            <w:lang w:val="en-IL"/>
          </w:rPr>
          <w:t xml:space="preserve"> seen, higher reactivity levels increase both (a) the frequency of entering- and (b) </w:t>
        </w:r>
      </w:ins>
      <w:ins w:id="1991" w:author="יפתח עמיר" w:date="2020-01-19T12:44:00Z">
        <w:r w:rsidR="008C7A81">
          <w:rPr>
            <w:lang w:val="en-IL"/>
          </w:rPr>
          <w:t xml:space="preserve">average </w:t>
        </w:r>
      </w:ins>
      <w:ins w:id="1992" w:author="יפתח עמיר" w:date="2020-01-19T12:43:00Z">
        <w:r w:rsidR="008C7A81">
          <w:rPr>
            <w:lang w:val="en-IL"/>
          </w:rPr>
          <w:t>duration</w:t>
        </w:r>
      </w:ins>
      <w:ins w:id="1993" w:author="יפתח עמיר" w:date="2020-01-19T12:44:00Z">
        <w:r w:rsidR="008C7A81">
          <w:rPr>
            <w:lang w:val="en-IL"/>
          </w:rPr>
          <w:t xml:space="preserve"> of states of repeated selection of negative content into WM and related increase in negative affect.</w:t>
        </w:r>
      </w:ins>
    </w:p>
    <w:p w14:paraId="61BFBEE7" w14:textId="5126EBB1" w:rsidR="0073208D" w:rsidRPr="00636999" w:rsidRDefault="00B33364" w:rsidP="00636999">
      <w:pPr>
        <w:ind w:firstLine="0"/>
      </w:pPr>
      <w:ins w:id="1994" w:author="יפתח עמיר" w:date="2020-01-25T17:23:00Z">
        <w:r>
          <w:rPr>
            <w:noProof/>
          </w:rPr>
          <mc:AlternateContent>
            <mc:Choice Requires="wps">
              <w:drawing>
                <wp:anchor distT="0" distB="0" distL="114300" distR="114300" simplePos="0" relativeHeight="251705344" behindDoc="0" locked="0" layoutInCell="1" allowOverlap="1" wp14:anchorId="2CFCC008" wp14:editId="692EE677">
                  <wp:simplePos x="0" y="0"/>
                  <wp:positionH relativeFrom="column">
                    <wp:posOffset>3613150</wp:posOffset>
                  </wp:positionH>
                  <wp:positionV relativeFrom="paragraph">
                    <wp:posOffset>2368549</wp:posOffset>
                  </wp:positionV>
                  <wp:extent cx="635000" cy="260350"/>
                  <wp:effectExtent l="19050" t="19050" r="31750" b="25400"/>
                  <wp:wrapNone/>
                  <wp:docPr id="19" name="Straight Connector 19"/>
                  <wp:cNvGraphicFramePr/>
                  <a:graphic xmlns:a="http://schemas.openxmlformats.org/drawingml/2006/main">
                    <a:graphicData uri="http://schemas.microsoft.com/office/word/2010/wordprocessingShape">
                      <wps:wsp>
                        <wps:cNvCnPr/>
                        <wps:spPr>
                          <a:xfrm flipV="1">
                            <a:off x="0" y="0"/>
                            <a:ext cx="635000" cy="260350"/>
                          </a:xfrm>
                          <a:prstGeom prst="line">
                            <a:avLst/>
                          </a:prstGeom>
                          <a:ln w="28575">
                            <a:solidFill>
                              <a:srgbClr val="92D05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35055" id="Straight Connector 19"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86.5pt" to="334.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" strokecolor="#92d050" strokeweight="2.25pt">
                  <v:stroke dashstyle="1 1" joinstyle="miter"/>
                </v:line>
              </w:pict>
            </mc:Fallback>
          </mc:AlternateContent>
        </w:r>
      </w:ins>
      <w:ins w:id="1995" w:author="יפתח עמיר" w:date="2020-01-27T08:41:00Z">
        <w:r>
          <w:rPr>
            <w:noProof/>
          </w:rPr>
          <mc:AlternateContent>
            <mc:Choice Requires="wps">
              <w:drawing>
                <wp:anchor distT="0" distB="0" distL="114300" distR="114300" simplePos="0" relativeHeight="251713536" behindDoc="0" locked="0" layoutInCell="1" allowOverlap="1" wp14:anchorId="773A05E0" wp14:editId="474C62D5">
                  <wp:simplePos x="0" y="0"/>
                  <wp:positionH relativeFrom="column">
                    <wp:posOffset>2520950</wp:posOffset>
                  </wp:positionH>
                  <wp:positionV relativeFrom="paragraph">
                    <wp:posOffset>2628900</wp:posOffset>
                  </wp:positionV>
                  <wp:extent cx="1962150" cy="2095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962150" cy="209550"/>
                          </a:xfrm>
                          <a:prstGeom prst="rect">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732005" id="Rectangle 25" o:spid="_x0000_s1026" style="position:absolute;margin-left:198.5pt;margin-top:207pt;width:154.5pt;height:16.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" filled="f" strokecolor="#00b050" strokeweight="2pt"/>
              </w:pict>
            </mc:Fallback>
          </mc:AlternateContent>
        </w:r>
      </w:ins>
      <w:ins w:id="1996" w:author="יפתח עמיר" w:date="2020-01-27T08:40:00Z">
        <w:r w:rsidR="00B85293">
          <w:rPr>
            <w:noProof/>
          </w:rPr>
          <mc:AlternateContent>
            <mc:Choice Requires="wps">
              <w:drawing>
                <wp:anchor distT="0" distB="0" distL="114300" distR="114300" simplePos="0" relativeHeight="251711488" behindDoc="0" locked="0" layoutInCell="1" allowOverlap="1" wp14:anchorId="2541EBAD" wp14:editId="58786C08">
                  <wp:simplePos x="0" y="0"/>
                  <wp:positionH relativeFrom="column">
                    <wp:posOffset>4438650</wp:posOffset>
                  </wp:positionH>
                  <wp:positionV relativeFrom="paragraph">
                    <wp:posOffset>171450</wp:posOffset>
                  </wp:positionV>
                  <wp:extent cx="590550" cy="2095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590550" cy="209550"/>
                          </a:xfrm>
                          <a:prstGeom prst="rect">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9B2DA" id="Rectangle 18" o:spid="_x0000_s1026" style="position:absolute;margin-left:349.5pt;margin-top:13.5pt;width:46.5pt;height:1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" filled="f" strokecolor="#00b050" strokeweight="2pt"/>
              </w:pict>
            </mc:Fallback>
          </mc:AlternateContent>
        </w:r>
      </w:ins>
      <w:ins w:id="1997" w:author="יפתח עמיר" w:date="2020-01-25T17:24:00Z">
        <w:r w:rsidR="00B85293">
          <w:rPr>
            <w:noProof/>
          </w:rPr>
          <mc:AlternateContent>
            <mc:Choice Requires="wps">
              <w:drawing>
                <wp:anchor distT="45720" distB="45720" distL="114300" distR="114300" simplePos="0" relativeHeight="251707392" behindDoc="0" locked="0" layoutInCell="1" allowOverlap="1" wp14:anchorId="1D10FC4D" wp14:editId="1ED542E7">
                  <wp:simplePos x="0" y="0"/>
                  <wp:positionH relativeFrom="column">
                    <wp:posOffset>4032250</wp:posOffset>
                  </wp:positionH>
                  <wp:positionV relativeFrom="paragraph">
                    <wp:posOffset>2108200</wp:posOffset>
                  </wp:positionV>
                  <wp:extent cx="450850" cy="241300"/>
                  <wp:effectExtent l="0" t="0" r="254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41300"/>
                          </a:xfrm>
                          <a:prstGeom prst="rect">
                            <a:avLst/>
                          </a:prstGeom>
                          <a:noFill/>
                          <a:ln w="9525">
                            <a:solidFill>
                              <a:srgbClr val="92D050"/>
                            </a:solidFill>
                            <a:miter lim="800000"/>
                            <a:headEnd/>
                            <a:tailEnd/>
                          </a:ln>
                        </wps:spPr>
                        <wps:txbx>
                          <w:txbxContent>
                            <w:p w14:paraId="3246A3C9" w14:textId="48107416" w:rsidR="00BD49C6" w:rsidRPr="002D140E" w:rsidRDefault="00BD49C6" w:rsidP="002D140E">
                              <w:pPr>
                                <w:ind w:firstLine="0"/>
                                <w:rPr>
                                  <w:b/>
                                  <w:bCs/>
                                  <w:color w:val="00B050"/>
                                  <w:sz w:val="32"/>
                                  <w:szCs w:val="28"/>
                                </w:rPr>
                              </w:pPr>
                              <w:r w:rsidRPr="002D140E">
                                <w:rPr>
                                  <w:b/>
                                  <w:bCs/>
                                  <w:color w:val="00B050"/>
                                  <w:sz w:val="32"/>
                                  <w:szCs w:val="28"/>
                                  <w:lang w:val="en-IL"/>
                                </w:rPr>
                                <w:t>RNT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FC4D" id="_x0000_s1037" type="#_x0000_t202" style="position:absolute;left:0;text-align:left;margin-left:317.5pt;margin-top:166pt;width:35.5pt;height:19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" filled="f" strokecolor="#92d050">
                  <v:textbox inset="0,0,0,0">
                    <w:txbxContent>
                      <w:p w14:paraId="3246A3C9" w14:textId="48107416" w:rsidR="00BD49C6" w:rsidRPr="002D140E" w:rsidRDefault="00BD49C6" w:rsidP="002D140E">
                        <w:pPr>
                          <w:ind w:firstLine="0"/>
                          <w:rPr>
                            <w:b/>
                            <w:bCs/>
                            <w:color w:val="00B050"/>
                            <w:sz w:val="32"/>
                            <w:szCs w:val="28"/>
                          </w:rPr>
                        </w:pPr>
                        <w:r w:rsidRPr="002D140E">
                          <w:rPr>
                            <w:b/>
                            <w:bCs/>
                            <w:color w:val="00B050"/>
                            <w:sz w:val="32"/>
                            <w:szCs w:val="28"/>
                            <w:lang w:val="en-IL"/>
                          </w:rPr>
                          <w:t>RNT</w:t>
                        </w:r>
                      </w:p>
                    </w:txbxContent>
                  </v:textbox>
                </v:shape>
              </w:pict>
            </mc:Fallback>
          </mc:AlternateContent>
        </w:r>
      </w:ins>
      <w:ins w:id="1998" w:author="יפתח עמיר" w:date="2020-01-25T17:23:00Z">
        <w:r w:rsidR="002D140E" w:rsidRPr="002D140E">
          <w:rPr>
            <w:noProof/>
          </w:rPr>
          <mc:AlternateContent>
            <mc:Choice Requires="wps">
              <w:drawing>
                <wp:anchor distT="0" distB="0" distL="114300" distR="114300" simplePos="0" relativeHeight="251710464" behindDoc="0" locked="0" layoutInCell="1" allowOverlap="1" wp14:anchorId="503929B1" wp14:editId="76746325">
                  <wp:simplePos x="0" y="0"/>
                  <wp:positionH relativeFrom="column">
                    <wp:posOffset>4248151</wp:posOffset>
                  </wp:positionH>
                  <wp:positionV relativeFrom="paragraph">
                    <wp:posOffset>380999</wp:posOffset>
                  </wp:positionV>
                  <wp:extent cx="190500" cy="1666875"/>
                  <wp:effectExtent l="19050" t="19050" r="19050" b="9525"/>
                  <wp:wrapNone/>
                  <wp:docPr id="24" name="Straight Connector 24"/>
                  <wp:cNvGraphicFramePr/>
                  <a:graphic xmlns:a="http://schemas.openxmlformats.org/drawingml/2006/main">
                    <a:graphicData uri="http://schemas.microsoft.com/office/word/2010/wordprocessingShape">
                      <wps:wsp>
                        <wps:cNvCnPr/>
                        <wps:spPr>
                          <a:xfrm flipV="1">
                            <a:off x="0" y="0"/>
                            <a:ext cx="190500" cy="1666875"/>
                          </a:xfrm>
                          <a:prstGeom prst="line">
                            <a:avLst/>
                          </a:prstGeom>
                          <a:ln w="28575">
                            <a:solidFill>
                              <a:srgbClr val="92D05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B5DDF" id="Straight Connector 24"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30pt" to="349.5pt,1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" strokecolor="#92d050" strokeweight="2.25pt">
                  <v:stroke dashstyle="1 1" joinstyle="miter"/>
                </v:line>
              </w:pict>
            </mc:Fallback>
          </mc:AlternateContent>
        </w:r>
      </w:ins>
      <w:r w:rsidR="00422B42">
        <w:rPr>
          <w:noProof/>
        </w:rPr>
        <w:drawing>
          <wp:anchor distT="0" distB="0" distL="114300" distR="114300" simplePos="0" relativeHeight="251685888" behindDoc="0" locked="0" layoutInCell="1" allowOverlap="1" wp14:anchorId="2F4201B2" wp14:editId="6A0C6A5D">
            <wp:simplePos x="0" y="0"/>
            <wp:positionH relativeFrom="column">
              <wp:posOffset>0</wp:posOffset>
            </wp:positionH>
            <wp:positionV relativeFrom="paragraph">
              <wp:posOffset>0</wp:posOffset>
            </wp:positionV>
            <wp:extent cx="5943600" cy="2162175"/>
            <wp:effectExtent l="0" t="0" r="0" b="9525"/>
            <wp:wrapTopAndBottom/>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w context  Low Reactivity.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943600" cy="2162175"/>
                    </a:xfrm>
                    <a:prstGeom prst="rect">
                      <a:avLst/>
                    </a:prstGeom>
                  </pic:spPr>
                </pic:pic>
              </a:graphicData>
            </a:graphic>
          </wp:anchor>
        </w:drawing>
      </w:r>
      <w:r w:rsidR="003473D3">
        <w:rPr>
          <w:noProof/>
        </w:rPr>
        <w:drawing>
          <wp:anchor distT="0" distB="0" distL="114300" distR="114300" simplePos="0" relativeHeight="251686912" behindDoc="0" locked="0" layoutInCell="1" allowOverlap="1" wp14:anchorId="6ED447B4" wp14:editId="79596F96">
            <wp:simplePos x="0" y="0"/>
            <wp:positionH relativeFrom="column">
              <wp:posOffset>0</wp:posOffset>
            </wp:positionH>
            <wp:positionV relativeFrom="paragraph">
              <wp:posOffset>2457450</wp:posOffset>
            </wp:positionV>
            <wp:extent cx="5943600" cy="2162175"/>
            <wp:effectExtent l="0" t="0" r="0" b="9525"/>
            <wp:wrapTopAndBottom/>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w context  High Reactivity.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943600" cy="2162175"/>
                    </a:xfrm>
                    <a:prstGeom prst="rect">
                      <a:avLst/>
                    </a:prstGeom>
                  </pic:spPr>
                </pic:pic>
              </a:graphicData>
            </a:graphic>
          </wp:anchor>
        </w:drawing>
      </w:r>
      <w:r w:rsidR="00A33A3A" w:rsidRPr="003F7393">
        <w:rPr>
          <w:noProof/>
        </w:rPr>
        <mc:AlternateContent>
          <mc:Choice Requires="wps">
            <w:drawing>
              <wp:anchor distT="0" distB="0" distL="114300" distR="114300" simplePos="0" relativeHeight="251688960" behindDoc="0" locked="0" layoutInCell="1" allowOverlap="1" wp14:anchorId="4C04D5DD" wp14:editId="771ACCB8">
                <wp:simplePos x="0" y="0"/>
                <wp:positionH relativeFrom="column">
                  <wp:posOffset>0</wp:posOffset>
                </wp:positionH>
                <wp:positionV relativeFrom="paragraph">
                  <wp:posOffset>4695190</wp:posOffset>
                </wp:positionV>
                <wp:extent cx="5903595" cy="1404620"/>
                <wp:effectExtent l="0" t="0" r="1905" b="762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1404620"/>
                        </a:xfrm>
                        <a:prstGeom prst="rect">
                          <a:avLst/>
                        </a:prstGeom>
                        <a:solidFill>
                          <a:srgbClr val="FFFFFF"/>
                        </a:solidFill>
                        <a:ln w="9525">
                          <a:noFill/>
                          <a:miter lim="800000"/>
                          <a:headEnd/>
                          <a:tailEnd/>
                        </a:ln>
                      </wps:spPr>
                      <wps:txbx>
                        <w:txbxContent>
                          <w:p w14:paraId="165C0F8A" w14:textId="015CCD50" w:rsidR="00BD49C6" w:rsidRPr="00B65D4D" w:rsidRDefault="00BD49C6" w:rsidP="00A33A3A">
                            <w:pPr>
                              <w:spacing w:line="240" w:lineRule="auto"/>
                              <w:ind w:firstLine="0"/>
                              <w:contextualSpacing w:val="0"/>
                              <w:jc w:val="left"/>
                            </w:pPr>
                            <w:r w:rsidRPr="009E23D9">
                              <w:rPr>
                                <w:b/>
                                <w:bCs/>
                              </w:rPr>
                              <w:t xml:space="preserve">Figure </w:t>
                            </w:r>
                            <w:r>
                              <w:rPr>
                                <w:b/>
                                <w:bCs/>
                              </w:rPr>
                              <w:t>7</w:t>
                            </w:r>
                            <w:r w:rsidRPr="009E23D9">
                              <w:rPr>
                                <w:b/>
                                <w:bCs/>
                              </w:rPr>
                              <w:t>.</w:t>
                            </w:r>
                            <w:r>
                              <w:rPr>
                                <w:b/>
                                <w:bCs/>
                              </w:rPr>
                              <w:t xml:space="preserve"> </w:t>
                            </w:r>
                            <w:r>
                              <w:t>Simulated differences between cognitive and emotional reactivity level (</w:t>
                            </w:r>
                            <w:r>
                              <w:rPr>
                                <w:lang w:val="en-IL"/>
                              </w:rPr>
                              <w:t>Moderate</w:t>
                            </w:r>
                            <w:r>
                              <w:t xml:space="preserve"> = </w:t>
                            </w:r>
                            <w:r>
                              <w:rPr>
                                <w:lang w:val="en-IL"/>
                              </w:rPr>
                              <w:t>0</w:t>
                            </w:r>
                            <w:r>
                              <w:t>, High = .</w:t>
                            </w:r>
                            <w:r>
                              <w:rPr>
                                <w:lang w:val="en-IL"/>
                              </w:rPr>
                              <w:t>25</w:t>
                            </w:r>
                            <w:r>
                              <w:t>). Context is set to low (= 2). All other initial component values are equal to those used for Figure 5A.</w:t>
                            </w:r>
                            <w:ins w:id="1999" w:author="יפתח עמיר" w:date="2019-10-27T16:16:00Z">
                              <w:r>
                                <w:t xml:space="preserve"> RNT = Repetitive negative thinking.</w:t>
                              </w:r>
                            </w:ins>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C04D5DD" id="_x0000_s1038" type="#_x0000_t202" style="position:absolute;left:0;text-align:left;margin-left:0;margin-top:369.7pt;width:464.85pt;height:11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" stroked="f">
                <v:textbox style="mso-fit-shape-to-text:t">
                  <w:txbxContent>
                    <w:p w14:paraId="165C0F8A" w14:textId="015CCD50" w:rsidR="00BD49C6" w:rsidRPr="00B65D4D" w:rsidRDefault="00BD49C6" w:rsidP="00A33A3A">
                      <w:pPr>
                        <w:spacing w:line="240" w:lineRule="auto"/>
                        <w:ind w:firstLine="0"/>
                        <w:contextualSpacing w:val="0"/>
                        <w:jc w:val="left"/>
                      </w:pPr>
                      <w:r w:rsidRPr="009E23D9">
                        <w:rPr>
                          <w:b/>
                          <w:bCs/>
                        </w:rPr>
                        <w:t xml:space="preserve">Figure </w:t>
                      </w:r>
                      <w:r>
                        <w:rPr>
                          <w:b/>
                          <w:bCs/>
                        </w:rPr>
                        <w:t>7</w:t>
                      </w:r>
                      <w:r w:rsidRPr="009E23D9">
                        <w:rPr>
                          <w:b/>
                          <w:bCs/>
                        </w:rPr>
                        <w:t>.</w:t>
                      </w:r>
                      <w:r>
                        <w:rPr>
                          <w:b/>
                          <w:bCs/>
                        </w:rPr>
                        <w:t xml:space="preserve"> </w:t>
                      </w:r>
                      <w:r>
                        <w:t>Simulated differences between cognitive and emotional reactivity level (</w:t>
                      </w:r>
                      <w:r>
                        <w:rPr>
                          <w:lang w:val="en-IL"/>
                        </w:rPr>
                        <w:t>Moderate</w:t>
                      </w:r>
                      <w:r>
                        <w:t xml:space="preserve"> = </w:t>
                      </w:r>
                      <w:r>
                        <w:rPr>
                          <w:lang w:val="en-IL"/>
                        </w:rPr>
                        <w:t>0</w:t>
                      </w:r>
                      <w:r>
                        <w:t>, High = .</w:t>
                      </w:r>
                      <w:r>
                        <w:rPr>
                          <w:lang w:val="en-IL"/>
                        </w:rPr>
                        <w:t>25</w:t>
                      </w:r>
                      <w:r>
                        <w:t>). Context is set to low (= 2). All other initial component values are equal to those used for Figure 5A.</w:t>
                      </w:r>
                      <w:ins w:id="2000" w:author="יפתח עמיר" w:date="2019-10-27T16:16:00Z">
                        <w:r>
                          <w:t xml:space="preserve"> RNT = Repetitive negative thinking.</w:t>
                        </w:r>
                      </w:ins>
                    </w:p>
                  </w:txbxContent>
                </v:textbox>
                <w10:wrap type="topAndBottom"/>
              </v:shape>
            </w:pict>
          </mc:Fallback>
        </mc:AlternateContent>
      </w:r>
    </w:p>
    <w:p w14:paraId="09169C38" w14:textId="77777777" w:rsidR="0073208D" w:rsidRDefault="0073208D" w:rsidP="002E21D7"/>
    <w:p w14:paraId="36783DF7" w14:textId="35595C77" w:rsidR="00220DBB" w:rsidRDefault="00220DBB" w:rsidP="00201C78">
      <w:commentRangeStart w:id="2001"/>
      <w:r w:rsidRPr="006A420D">
        <w:rPr>
          <w:rStyle w:val="Heading3Char"/>
        </w:rPr>
        <w:lastRenderedPageBreak/>
        <w:t>Cognitive</w:t>
      </w:r>
      <w:commentRangeEnd w:id="2001"/>
      <w:r w:rsidR="001B5199">
        <w:rPr>
          <w:rStyle w:val="CommentReference"/>
        </w:rPr>
        <w:commentReference w:id="2001"/>
      </w:r>
      <w:r w:rsidRPr="006A420D">
        <w:rPr>
          <w:rStyle w:val="Heading3Char"/>
        </w:rPr>
        <w:t xml:space="preserve"> </w:t>
      </w:r>
      <w:r w:rsidR="00A06102">
        <w:rPr>
          <w:rStyle w:val="Heading3Char"/>
        </w:rPr>
        <w:t>(</w:t>
      </w:r>
      <w:proofErr w:type="spellStart"/>
      <w:r w:rsidR="00A06102">
        <w:rPr>
          <w:rStyle w:val="Heading3Char"/>
        </w:rPr>
        <w:t>dys</w:t>
      </w:r>
      <w:proofErr w:type="spellEnd"/>
      <w:r w:rsidR="00A06102">
        <w:rPr>
          <w:rStyle w:val="Heading3Char"/>
        </w:rPr>
        <w:t>)</w:t>
      </w:r>
      <w:r w:rsidRPr="006A420D">
        <w:rPr>
          <w:rStyle w:val="Heading3Char"/>
        </w:rPr>
        <w:t>control.</w:t>
      </w:r>
      <w:r>
        <w:t xml:space="preserve"> Cognitive control refers to the ability to flexibly adapt cognition and behavior to current goals</w:t>
      </w:r>
      <w:r w:rsidR="002E21D7">
        <w:rPr>
          <w:lang w:val="en-IL"/>
        </w:rPr>
        <w:t xml:space="preserve"> </w:t>
      </w:r>
      <w:r w:rsidR="002E21D7">
        <w:rPr>
          <w:lang w:val="en-IL"/>
        </w:rPr>
        <w:fldChar w:fldCharType="begin" w:fldLock="1"/>
      </w:r>
      <w:r w:rsidR="008E01AE">
        <w:rPr>
          <w:lang w:val="en-IL"/>
        </w:rPr>
        <w:instrText>ADDIN CSL_CITATION {"citationItems":[{"id":"ITEM-1","itemData":{"DOI":"10.1177/2167702618758969","ISSN":"2167-7026","abstract":"Cognitive control dysfunctions are thought to contribute to the onset and maintenance of depression. However, the causes and nature of these dysfunctions remain unknown. Here, we critically review contemporary research on cognitive control in depression. We identify three main conceptual issues in this field: (a) uncritical use of the tripartite model, (b) reliance on descriptive explanations, and (c) lack of integration with emotional and motivational impairments. Recent advances in cognitive neuroscience offer possibilities to resolve these issues. We review this progress focusing on the ability to detect the need for control, the role of motivation, and the flexibility-stability balance. We propose that depression-related dysfunctions arise from issues in detecting when, how, and for how long to engage in goal-oriented processing. In conclusion, we argue that integrating advances in cognitive neuroscience into clinical research can help to move from a descriptive toward a more mechanistic understanding of cognitive dysfunctions in depression.","author":[{"dropping-particle":"","family":"Grahek","given":"Ivan","non-dropping-particle":"","parse-names":false,"suffix":""},{"dropping-particle":"","family":"Everaert","given":"Jonas","non-dropping-particle":"","parse-names":false,"suffix":""},{"dropping-particle":"","family":"Krebs","given":"Ruth M.","non-dropping-particle":"","parse-names":false,"suffix":""},{"dropping-particle":"","family":"Koster","given":"Ernst H.W. W","non-dropping-particle":"","parse-names":false,"suffix":""}],"container-title":"Clinical Psychological Science","id":"ITEM-1","issue":"4","issued":{"date-parts":[["2018","3","23"]]},"note":"From Duplicate 1 (Cognitive Control in Depression: Toward Clinical Models Informed by Cognitive Neuroscience - Grahek, Ivan; Everaert, Jonas; Krebs, Ruth M; Koster, Ernst H W)\n\ndoi: 10.1177/2167702618758969","page":"464-480","publisher":"SAGE Publications Inc","title":"Cognitive Control in Depression: Toward Clinical Models Informed by Cognitive Neuroscience","type":"article-journal","volume":"6"},"uris":["http://www.mendeley.com/documents/?uuid=e670d202-7dea-4252-bdee-fd25b7344b98"]}],"mendeley":{"formattedCitation":"(Grahek et al., 2018)","plainTextFormattedCitation":"(Grahek et al., 2018)","previouslyFormattedCitation":"(Grahek et al., 2018)"},"properties":{"noteIndex":0},"schema":"https://github.com/citation-style-language/schema/raw/master/csl-citation.json"}</w:instrText>
      </w:r>
      <w:r w:rsidR="002E21D7">
        <w:rPr>
          <w:lang w:val="en-IL"/>
        </w:rPr>
        <w:fldChar w:fldCharType="separate"/>
      </w:r>
      <w:r w:rsidR="002E21D7" w:rsidRPr="002E21D7">
        <w:rPr>
          <w:noProof/>
          <w:lang w:val="en-IL"/>
        </w:rPr>
        <w:t>(Grahek et al., 2018)</w:t>
      </w:r>
      <w:r w:rsidR="002E21D7">
        <w:rPr>
          <w:lang w:val="en-IL"/>
        </w:rPr>
        <w:fldChar w:fldCharType="end"/>
      </w:r>
      <w:r w:rsidR="002E21D7">
        <w:rPr>
          <w:lang w:val="en-IL"/>
        </w:rPr>
        <w:t>,</w:t>
      </w:r>
      <w:r w:rsidR="002E21D7">
        <w:t xml:space="preserve"> </w:t>
      </w:r>
      <w:r>
        <w:t xml:space="preserve">often used </w:t>
      </w:r>
      <w:r w:rsidR="006400B1">
        <w:t>interchangeably</w:t>
      </w:r>
      <w:r>
        <w:t xml:space="preserve"> with </w:t>
      </w:r>
      <w:r w:rsidR="002E21D7">
        <w:rPr>
          <w:lang w:val="en-IL"/>
        </w:rPr>
        <w:t>“</w:t>
      </w:r>
      <w:r>
        <w:t xml:space="preserve">executive </w:t>
      </w:r>
      <w:r w:rsidR="002730BF">
        <w:t>control</w:t>
      </w:r>
      <w:r w:rsidR="002E21D7">
        <w:rPr>
          <w:lang w:val="en-IL"/>
        </w:rPr>
        <w:t>”</w:t>
      </w:r>
      <w:r w:rsidR="002730BF">
        <w:t xml:space="preserve"> or </w:t>
      </w:r>
      <w:r w:rsidR="002E21D7">
        <w:rPr>
          <w:lang w:val="en-IL"/>
        </w:rPr>
        <w:t xml:space="preserve">“executive </w:t>
      </w:r>
      <w:r>
        <w:t>functions</w:t>
      </w:r>
      <w:r w:rsidR="002E21D7">
        <w:rPr>
          <w:lang w:val="en-IL"/>
        </w:rPr>
        <w:t>”</w:t>
      </w:r>
      <w:r>
        <w:t xml:space="preserve">. </w:t>
      </w:r>
      <w:r w:rsidR="005509E0">
        <w:t xml:space="preserve">Cognitive </w:t>
      </w:r>
      <w:r w:rsidR="00A06102">
        <w:t>(</w:t>
      </w:r>
      <w:proofErr w:type="spellStart"/>
      <w:r w:rsidR="00A06102">
        <w:t>dys</w:t>
      </w:r>
      <w:proofErr w:type="spellEnd"/>
      <w:r w:rsidR="00A06102">
        <w:t>)</w:t>
      </w:r>
      <w:r w:rsidR="005509E0">
        <w:t>control</w:t>
      </w:r>
      <w:r w:rsidR="00A06102">
        <w:t xml:space="preserve"> </w:t>
      </w:r>
      <w:r>
        <w:t>accordingly covers various cognitive abilities</w:t>
      </w:r>
      <w:r>
        <w:rPr>
          <w:rFonts w:hint="cs"/>
          <w:rtl/>
        </w:rPr>
        <w:t xml:space="preserve"> </w:t>
      </w:r>
      <w:r>
        <w:t xml:space="preserve">including inhibiting </w:t>
      </w:r>
      <w:proofErr w:type="spellStart"/>
      <w:r>
        <w:t>prepotant</w:t>
      </w:r>
      <w:proofErr w:type="spellEnd"/>
      <w:r>
        <w:t xml:space="preserve"> or dominant responses and updating and shifting between contents of WM. </w:t>
      </w:r>
      <w:r w:rsidR="005509E0">
        <w:t xml:space="preserve">Cognitive control </w:t>
      </w:r>
      <w:r>
        <w:t xml:space="preserve">deficits have been observed in mood disorders and accordingly play central roles in cognitive models of depression and anxiety </w:t>
      </w:r>
      <w:r>
        <w:fldChar w:fldCharType="begin" w:fldLock="1"/>
      </w:r>
      <w:r>
        <w:instrText>ADDIN CSL_CITATION {"citationItems":[{"id":"ITEM-1","itemData":{"DOI":"10.1177/2167702618758969","ISSN":"2167-7026","abstract":"Cognitive control dysfunctions are thought to contribute to the onset and maintenance of depression. However, the causes and nature of these dysfunctions remain unknown. Here, we critically review contemporary research on cognitive control in depression. We identify three main conceptual issues in this field: (a) uncritical use of the tripartite model, (b) reliance on descriptive explanations, and (c) lack of integration with emotional and motivational impairments. Recent advances in cognitive neuroscience offer possibilities to resolve these issues. We review this progress focusing on the ability to detect the need for control, the role of motivation, and the flexibility-stability balance. We propose that depression-related dysfunctions arise from issues in detecting when, how, and for how long to engage in goal-oriented processing. In conclusion, we argue that integrating advances in cognitive neuroscience into clinical research can help to move from a descriptive toward a more mechanistic understanding of cognitive dysfunctions in depression.","author":[{"dropping-particle":"","family":"Grahek","given":"Ivan","non-dropping-particle":"","parse-names":false,"suffix":""},{"dropping-particle":"","family":"Everaert","given":"Jonas","non-dropping-particle":"","parse-names":false,"suffix":""},{"dropping-particle":"","family":"Krebs","given":"Ruth M.","non-dropping-particle":"","parse-names":false,"suffix":""},{"dropping-particle":"","family":"Koster","given":"Ernst H.W. W","non-dropping-particle":"","parse-names":false,"suffix":""}],"container-title":"Clinical Psychological Science","id":"ITEM-1","issue":"4","issued":{"date-parts":[["2018","3","23"]]},"note":"From Duplicate 1 (Cognitive Control in Depression: Toward Clinical Models Informed by Cognitive Neuroscience - Grahek, Ivan; Everaert, Jonas; Krebs, Ruth M; Koster, Ernst H W)\n\ndoi: 10.1177/2167702618758969","page":"464-480","publisher":"SAGE Publications Inc","title":"Cognitive Control in Depression: Toward Clinical Models Informed by Cognitive Neuroscience","type":"article-journal","volume":"6"},"uris":["http://www.mendeley.com/documents/?uuid=e670d202-7dea-4252-bdee-fd25b7344b98"]},{"id":"ITEM-2","itemData":{"ISSN":"1931-1516","author":[{"dropping-particle":"","family":"Eysenck","given":"Michael W","non-dropping-particle":"","parse-names":false,"suffix":""},{"dropping-particle":"","family":"Derakshan","given":"Nazanin","non-dropping-particle":"","parse-names":false,"suffix":""},{"dropping-particle":"","family":"Santos","given":"Rita","non-dropping-particle":"","parse-names":false,"suffix":""},{"dropping-particle":"","family":"Calvo","given":"Manuel G","non-dropping-particle":"","parse-names":false,"suffix":""}],"container-title":"Emotion","id":"ITEM-2","issue":"2","issued":{"date-parts":[["2007"]]},"page":"336","publisher":"American Psychological Association","title":"Anxiety and cognitive performance: attentional control theory.","type":"article-journal","volume":"7"},"uris":["http://www.mendeley.com/documents/?uuid=4cfa2af5-8af7-4f09-948c-c212cd9ad63a"]}],"mendeley":{"formattedCitation":"(Eysenck, Derakshan, Santos, &amp; Calvo, 2007; Grahek et al., 2018)","plainTextFormattedCitation":"(Eysenck, Derakshan, Santos, &amp; Calvo, 2007; Grahek et al., 2018)","previouslyFormattedCitation":"(Eysenck, Derakshan, Santos, &amp; Calvo, 2007; Grahek et al., 2018)"},"properties":{"noteIndex":0},"schema":"https://github.com/citation-style-language/schema/raw/master/csl-citation.json"}</w:instrText>
      </w:r>
      <w:r>
        <w:fldChar w:fldCharType="separate"/>
      </w:r>
      <w:r w:rsidRPr="00C14C4F">
        <w:rPr>
          <w:noProof/>
        </w:rPr>
        <w:t>(Eysenck, Derakshan, Santos, &amp; Calvo, 2007; Grahek et al., 2018)</w:t>
      </w:r>
      <w:r>
        <w:fldChar w:fldCharType="end"/>
      </w:r>
      <w:r>
        <w:t xml:space="preserve">. However, it is not clear whether this deficit is specific to control over emotional or </w:t>
      </w:r>
      <w:r w:rsidR="00202169">
        <w:t>domain-</w:t>
      </w:r>
      <w:r>
        <w:t xml:space="preserve">general (i.e., </w:t>
      </w:r>
      <w:r w:rsidR="003D5FC5">
        <w:t>neutral</w:t>
      </w:r>
      <w:r>
        <w:t xml:space="preserve">) information </w:t>
      </w:r>
      <w:r>
        <w:fldChar w:fldCharType="begin" w:fldLock="1"/>
      </w:r>
      <w:r w:rsidR="00022401">
        <w:instrText>ADDIN CSL_CITATION {"citationItems":[{"id":"ITEM-1","itemData":{"DOI":"10.1177/2167702618758969","ISSN":"2167-7026","abstract":"Cognitive control dysfunctions are thought to contribute to the onset and maintenance of depression. However, the causes and nature of these dysfunctions remain unknown. Here, we critically review contemporary research on cognitive control in depression. We identify three main conceptual issues in this field: (a) uncritical use of the tripartite model, (b) reliance on descriptive explanations, and (c) lack of integration with emotional and motivational impairments. Recent advances in cognitive neuroscience offer possibilities to resolve these issues. We review this progress focusing on the ability to detect the need for control, the role of motivation, and the flexibility-stability balance. We propose that depression-related dysfunctions arise from issues in detecting when, how, and for how long to engage in goal-oriented processing. In conclusion, we argue that integrating advances in cognitive neuroscience into clinical research can help to move from a descriptive toward a more mechanistic understanding of cognitive dysfunctions in depression.","author":[{"dropping-particle":"","family":"Grahek","given":"Ivan","non-dropping-particle":"","parse-names":false,"suffix":""},{"dropping-particle":"","family":"Everaert","given":"Jonas","non-dropping-particle":"","parse-names":false,"suffix":""},{"dropping-particle":"","family":"Krebs","given":"Ruth M.","non-dropping-particle":"","parse-names":false,"suffix":""},{"dropping-particle":"","family":"Koster","given":"Ernst H.W. W","non-dropping-particle":"","parse-names":false,"suffix":""}],"container-title":"Clinical Psychological Science","id":"ITEM-1","issue":"4","issued":{"date-parts":[["2018","3","23"]]},"note":"From Duplicate 1 (Cognitive Control in Depression: Toward Clinical Models Informed by Cognitive Neuroscience - Grahek, Ivan; Everaert, Jonas; Krebs, Ruth M; Koster, Ernst H W)\n\ndoi: 10.1177/2167702618758969","page":"464-480","publisher":"SAGE Publications Inc","title":"Cognitive Control in Depression: Toward Clinical Models Informed by Cognitive Neuroscience","type":"article-journal","volume":"6"},"uris":["http://www.mendeley.com/documents/?uuid=e670d202-7dea-4252-bdee-fd25b7344b98"]},{"id":"ITEM-2","itemData":{"DOI":"10.1016/j.cpr.2018.06.001","ISBN":"1873-7811 (Electronic)\r0272-7358 (Linking)","ISSN":"18737811","PMID":"29913351","abstract":"Individuals who experience recurrent negative thoughts are at elevated risk for mood and anxiety disorders. It is thus essential to understand why some individuals get stuck in recurrent negative thinking (RNT), whereas others are able to disengage eventually. Theoretical models propose that individuals high in recurrent negative thinking suffer from deficits in controlling the contents of working memory. Empirical findings, however, are inconclusive. In this meta-analysis, we synthesize findings from 94 studies to examine the proposed association between RNT and deficits in cognitive control. We included numerous effect sizes not reported in the primary publications. Moderator analyses tested the influence of variables, such as stimuli valence, cognitive control function (e.g., shifting, discarding), or type of RNT (i.e., rumination or worry). Results demonstrated an association between repetitive negative thinking and deficits in only one specific cognitive control function, namely difficulty discarding no longer relevant material from working memory (r = −0.20). This association remained significant after controlling for level of psychopathology. There was no substantial association between RNT and deficits in any other cognitive control function. All other moderators were not significant. We discuss limitations (e.g., primary sample sizes, reliability of paradigms) and highlight implications for future research and clinical interventions.","author":[{"dropping-particle":"","family":"Zetsche","given":"Ulrike","non-dropping-particle":"","parse-names":false,"suffix":""},{"dropping-particle":"","family":"Bürkner","given":"Paul Christian","non-dropping-particle":"","parse-names":false,"suffix":""},{"dropping-particle":"","family":"Schulze","given":"Lars","non-dropping-particle":"","parse-names":false,"suffix":""}],"container-title":"Clinical Psychology Review","id":"ITEM-2","issue":"April","issued":{"date-parts":[["2018"]]},"page":"56-65","publisher":"Elsevier","title":"Shedding light on the association between repetitive negative thinking and deficits in cognitive control – A meta-analysis","type":"article-journal","volume":"63"},"uris":["http://www.mendeley.com/documents/?uuid=c51dd7d3-1724-4507-ad7b-ac6fc585f6c5"]}],"mendeley":{"formattedCitation":"(Grahek et al., 2018; Zetsche et al., 2018)","plainTextFormattedCitation":"(Grahek et al., 2018; Zetsche et al., 2018)","previouslyFormattedCitation":"(Grahek et al., 2018; Zetsche et al., 2018)"},"properties":{"noteIndex":0},"schema":"https://github.com/citation-style-language/schema/raw/master/csl-citation.json"}</w:instrText>
      </w:r>
      <w:r>
        <w:fldChar w:fldCharType="separate"/>
      </w:r>
      <w:r w:rsidR="00FD1C8D" w:rsidRPr="00FD1C8D">
        <w:rPr>
          <w:noProof/>
        </w:rPr>
        <w:t>(Grahek et al., 2018; Zetsche et al., 2018)</w:t>
      </w:r>
      <w:r>
        <w:fldChar w:fldCharType="end"/>
      </w:r>
      <w:r>
        <w:t>.</w:t>
      </w:r>
    </w:p>
    <w:p w14:paraId="5D77DEDB" w14:textId="6DA220AA" w:rsidR="00FD1C8D" w:rsidRPr="00025FC4" w:rsidRDefault="009C5BB5" w:rsidP="00201C78">
      <w:r w:rsidRPr="002E21D7">
        <w:rPr>
          <w:rStyle w:val="Heading4Char"/>
        </w:rPr>
        <w:t xml:space="preserve">Cognitive </w:t>
      </w:r>
      <w:r w:rsidR="00EC63AC">
        <w:rPr>
          <w:rStyle w:val="Heading4Char"/>
        </w:rPr>
        <w:t>(</w:t>
      </w:r>
      <w:proofErr w:type="spellStart"/>
      <w:r w:rsidR="00EC63AC">
        <w:rPr>
          <w:rStyle w:val="Heading4Char"/>
        </w:rPr>
        <w:t>dys</w:t>
      </w:r>
      <w:proofErr w:type="spellEnd"/>
      <w:r w:rsidR="00EC63AC">
        <w:rPr>
          <w:rStyle w:val="Heading4Char"/>
        </w:rPr>
        <w:t>)</w:t>
      </w:r>
      <w:r w:rsidRPr="002E21D7">
        <w:rPr>
          <w:rStyle w:val="Heading4Char"/>
        </w:rPr>
        <w:t xml:space="preserve">control in </w:t>
      </w:r>
      <w:r w:rsidR="0008785A">
        <w:rPr>
          <w:rStyle w:val="Heading4Char"/>
        </w:rPr>
        <w:t>A2T</w:t>
      </w:r>
      <w:r w:rsidRPr="002E21D7">
        <w:rPr>
          <w:rStyle w:val="Heading4Char"/>
        </w:rPr>
        <w:t>.</w:t>
      </w:r>
      <w:r>
        <w:t xml:space="preserve"> </w:t>
      </w:r>
      <w:r w:rsidR="00FD1C8D">
        <w:t xml:space="preserve">Cognitive control </w:t>
      </w:r>
      <w:r w:rsidR="00220DBB">
        <w:t xml:space="preserve">and the component of contextual demands for focused attention are </w:t>
      </w:r>
      <w:r w:rsidR="00A06102">
        <w:t xml:space="preserve">closely </w:t>
      </w:r>
      <w:r w:rsidR="00220DBB">
        <w:t>related</w:t>
      </w:r>
      <w:r w:rsidR="00A06102">
        <w:t>.</w:t>
      </w:r>
      <w:r w:rsidR="00220DBB">
        <w:t xml:space="preserve"> </w:t>
      </w:r>
      <w:r w:rsidR="00A06102">
        <w:t>B</w:t>
      </w:r>
      <w:r w:rsidR="00220DBB">
        <w:t xml:space="preserve">oth serve the same function – prioritizing the processing of </w:t>
      </w:r>
      <w:r w:rsidR="00220DBB" w:rsidRPr="001C4D0C">
        <w:t>task-relevant</w:t>
      </w:r>
      <w:r w:rsidR="00220DBB">
        <w:t xml:space="preserve"> over irrelevant information. More precisely, we conceptualize </w:t>
      </w:r>
      <w:r w:rsidR="00FD1C8D">
        <w:t xml:space="preserve">cognitive control </w:t>
      </w:r>
      <w:r w:rsidR="00220DBB">
        <w:t>as a dynamic behavior which emerges from the moment-to-moment competition</w:t>
      </w:r>
      <w:r w:rsidR="003D5FC5">
        <w:t xml:space="preserve"> between the effort to maintain attention on task-related information vs.</w:t>
      </w:r>
      <w:r w:rsidR="005B4E52">
        <w:t xml:space="preserve"> the capturing of attention by salient but task-irrelevant information. Accordingly, in the model we conceptualize cognitive control as the moment-to-moment competition</w:t>
      </w:r>
      <w:r w:rsidR="00220DBB">
        <w:t xml:space="preserve"> (or differential influences) </w:t>
      </w:r>
      <w:r w:rsidR="005B4E52">
        <w:t xml:space="preserve">between </w:t>
      </w:r>
      <w:r w:rsidR="00220DBB">
        <w:t xml:space="preserve">the effects of contextual demands vs. the effects of </w:t>
      </w:r>
      <w:r w:rsidR="002E21D7">
        <w:rPr>
          <w:lang w:val="en-IL"/>
        </w:rPr>
        <w:t>r</w:t>
      </w:r>
      <w:proofErr w:type="spellStart"/>
      <w:r w:rsidR="002E21D7">
        <w:t>epresentations</w:t>
      </w:r>
      <w:proofErr w:type="spellEnd"/>
      <w:r w:rsidR="002E21D7">
        <w:t xml:space="preserve"> </w:t>
      </w:r>
      <w:r w:rsidR="00220DBB">
        <w:t xml:space="preserve">in WM and </w:t>
      </w:r>
      <w:r w:rsidR="002E21D7">
        <w:rPr>
          <w:lang w:val="en-IL"/>
        </w:rPr>
        <w:t>a</w:t>
      </w:r>
      <w:proofErr w:type="spellStart"/>
      <w:r w:rsidR="002E21D7">
        <w:t>ffect</w:t>
      </w:r>
      <w:proofErr w:type="spellEnd"/>
      <w:r w:rsidR="002E21D7">
        <w:t xml:space="preserve"> </w:t>
      </w:r>
      <w:r w:rsidR="00DA4EC1">
        <w:t>components</w:t>
      </w:r>
      <w:r w:rsidR="00C91C40">
        <w:t xml:space="preserve"> </w:t>
      </w:r>
      <w:r w:rsidR="00220DBB">
        <w:t>on internal selection likelihoods</w:t>
      </w:r>
      <w:r w:rsidR="00A06102">
        <w:t xml:space="preserve"> (see also</w:t>
      </w:r>
      <w:r w:rsidR="00806368">
        <w:t xml:space="preserve"> </w:t>
      </w:r>
      <w:r w:rsidR="00806368">
        <w:fldChar w:fldCharType="begin" w:fldLock="1"/>
      </w:r>
      <w:r w:rsidR="00647B25">
        <w:instrText>ADDIN CSL_CITATION {"citationItems":[{"id":"ITEM-1","itemData":{"DOI":"10.1037/0022-3514.65.6.1093","ISBN":"1939-1315(Electronic),0022-3514(Print)","abstract":"Investigated the mental control of mood and mood-related thought. In Exp 1, Ss reminiscing about a happy or sad event were asked to make their mood positive, were given no instructions, or were asked to make their mood negative. Ss attempting mood control without an imposed cognitive load were successful, whereas those who attempted control while rehearsing a 9-digit number not only failed to control their moods, but also showed self-reported mood change opposite the mood they intended to create. In Exp 2, Ss attempting to control mood-related thoughts under cognitive load showed increased accessibility of those thoughts contrary to the direction of intended control in a Stroop-type color-naming task. (PsycINFO Database Record (c) 2016 APA, all rights reserved)","author":[{"dropping-particle":"","family":"Wegner","given":"Daniel M","non-dropping-particle":"","parse-names":false,"suffix":""},{"dropping-particle":"","family":"Erber","given":"Ralph","non-dropping-particle":"","parse-names":false,"suffix":""},{"dropping-particle":"","family":"Zanakos","given":"Sophia","non-dropping-particle":"","parse-names":false,"suffix":""}],"container-title":"Journal of Personality and Social Psychology","id":"ITEM-1","issue":"6","issued":{"date-parts":[["1993"]]},"page":"1093-1104","publisher":"American Psychological Association","publisher-place":"US","title":"Ironic processes in the mental control of mood and mood-related thought.","type":"article","volume":"65"},"uris":["http://www.mendeley.com/documents/?uuid=fc6f90e4-6307-4951-a47a-e5dfb7549126"]},{"id":"ITEM-2","itemData":{"DOI":"10.1037/0033-295X.101.1.34","ISBN":"1939-1471(Electronic),0033-295X(Print)","abstract":"A theory of ironic processes of mental control is proposed to account for the intentional and counterintentional effects that result from efforts at self-control of mental states. The theory holds that an attempt to control the mind introduces 2 processes: (1) an operating process that promotes the intended change by searching for mental contents consistent with the intended state and (2) a monitoring process that tests whether the operating process is needed by searching for mental contents inconsistent with the intended state. The operating process requires greater cognitive capacity and normally has more pronounced cognitive effects than the monitoring process, and the 2 working together thus promote whatever degree of mental control is enjoyed. Under conditions that reduce capacity, however, the monitoring process may supersede the operating process and thus enhance the person's sensitivity to mental contents that are the ironic opposite of those that are intended. (PsycINFO Database Record (c) 2016 APA, all rights reserved)","author":[{"dropping-particle":"","family":"Wegner","given":"Daniel M","non-dropping-particle":"","parse-names":false,"suffix":""}],"container-title":"Psychological Review","id":"ITEM-2","issue":"1","issued":{"date-parts":[["1994"]]},"page":"34-52","publisher":"American Psychological Association","publisher-place":"US","title":"Ironic processes of mental control.","type":"article","volume":"101"},"uris":["http://www.mendeley.com/documents/?uuid=5ec67021-5e56-49a7-9dd2-a09fce6e6142"]}],"mendeley":{"formattedCitation":"(Wegner, 1994; Wegner, Erber, &amp; Zanakos, 1993)","manualFormatting":"Wegner, 1994; Wegner, Erber, &amp; Zanakos, 1993","plainTextFormattedCitation":"(Wegner, 1994; Wegner, Erber, &amp; Zanakos, 1993)","previouslyFormattedCitation":"(Wegner, 1994; Wegner, Erber, &amp; Zanakos, 1993)"},"properties":{"noteIndex":0},"schema":"https://github.com/citation-style-language/schema/raw/master/csl-citation.json"}</w:instrText>
      </w:r>
      <w:r w:rsidR="00806368">
        <w:fldChar w:fldCharType="separate"/>
      </w:r>
      <w:r w:rsidR="00806368" w:rsidRPr="00806368">
        <w:rPr>
          <w:noProof/>
        </w:rPr>
        <w:t>Wegner, 1994; Wegner, Erber, &amp; Zanakos, 1993</w:t>
      </w:r>
      <w:r w:rsidR="00806368">
        <w:fldChar w:fldCharType="end"/>
      </w:r>
      <w:r w:rsidR="00A06102">
        <w:t>)</w:t>
      </w:r>
      <w:r w:rsidR="00220DBB">
        <w:t xml:space="preserve">. This means that </w:t>
      </w:r>
      <w:r w:rsidR="00220DBB" w:rsidRPr="002E21D7">
        <w:t>successful</w:t>
      </w:r>
      <w:r w:rsidR="00220DBB">
        <w:t xml:space="preserve"> control is a state in which</w:t>
      </w:r>
      <w:r w:rsidR="00A06102">
        <w:t xml:space="preserve"> the</w:t>
      </w:r>
      <w:r w:rsidR="00220DBB">
        <w:t xml:space="preserve"> contextual demands component out-weighs/influences other factors, and </w:t>
      </w:r>
      <w:r w:rsidR="00A06102">
        <w:t>vice-versa with res</w:t>
      </w:r>
      <w:r w:rsidR="00853342">
        <w:t>p</w:t>
      </w:r>
      <w:r w:rsidR="00A06102">
        <w:t xml:space="preserve">ect to </w:t>
      </w:r>
      <w:r w:rsidR="00220DBB">
        <w:t xml:space="preserve">control </w:t>
      </w:r>
      <w:r w:rsidR="00220DBB" w:rsidRPr="002E21D7">
        <w:t>failure</w:t>
      </w:r>
      <w:r w:rsidR="00220DBB">
        <w:t xml:space="preserve"> </w:t>
      </w:r>
      <w:r w:rsidR="00806368">
        <w:fldChar w:fldCharType="begin" w:fldLock="1"/>
      </w:r>
      <w:r w:rsidR="00CE114F">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dichotomy","type":"article-journal","volume":"16"},"uris":["http://www.mendeley.com/documents/?uuid=4680b46f-6879-4b35-b60d-dafd353cc943"]}],"mendeley":{"formattedCitation":"(Awh et al., 2012)","plainTextFormattedCitation":"(Awh et al., 2012)","previouslyFormattedCitation":"(Awh et al., 2012)"},"properties":{"noteIndex":0},"schema":"https://github.com/citation-style-language/schema/raw/master/csl-citation.json"}</w:instrText>
      </w:r>
      <w:r w:rsidR="00806368">
        <w:fldChar w:fldCharType="separate"/>
      </w:r>
      <w:r w:rsidR="00CE114F" w:rsidRPr="00CE114F">
        <w:rPr>
          <w:noProof/>
        </w:rPr>
        <w:t>(Awh et al., 2012)</w:t>
      </w:r>
      <w:r w:rsidR="00806368">
        <w:fldChar w:fldCharType="end"/>
      </w:r>
      <w:r w:rsidR="00220DBB">
        <w:t xml:space="preserve">. For example, following a highly arousing but task-irrelevant </w:t>
      </w:r>
      <w:ins w:id="2002" w:author="יפתח עמיר" w:date="2020-01-20T11:57:00Z">
        <w:r w:rsidR="00647B25">
          <w:rPr>
            <w:lang w:val="en-IL"/>
          </w:rPr>
          <w:t xml:space="preserve">spontaneous </w:t>
        </w:r>
      </w:ins>
      <w:r w:rsidR="00220DBB">
        <w:t>memory</w:t>
      </w:r>
      <w:r w:rsidR="00FD1C8D">
        <w:t xml:space="preserve"> (</w:t>
      </w:r>
      <w:r w:rsidR="007625A3">
        <w:t xml:space="preserve">e.g., </w:t>
      </w:r>
      <w:r w:rsidR="00FD1C8D">
        <w:t xml:space="preserve">a car </w:t>
      </w:r>
      <w:r w:rsidR="007625A3">
        <w:t>accident</w:t>
      </w:r>
      <w:r w:rsidR="00FD1C8D">
        <w:t>)</w:t>
      </w:r>
      <w:r w:rsidR="00233A1E">
        <w:t>,</w:t>
      </w:r>
      <w:r w:rsidR="00220DBB">
        <w:t xml:space="preserve"> the prepotent response is to continue analyzing </w:t>
      </w:r>
      <w:r w:rsidR="00FD1C8D">
        <w:t>information related to that memory (e.g., other memories from the event).</w:t>
      </w:r>
      <w:r w:rsidR="00220DBB">
        <w:t xml:space="preserve"> </w:t>
      </w:r>
      <w:r w:rsidR="00FD1C8D">
        <w:t>However,</w:t>
      </w:r>
      <w:r w:rsidR="00220DBB">
        <w:t xml:space="preserve"> </w:t>
      </w:r>
      <w:r w:rsidR="00FD1C8D">
        <w:t xml:space="preserve">the </w:t>
      </w:r>
      <w:r w:rsidR="00220DBB">
        <w:t xml:space="preserve">contextual demands signal may be strong enough to bias </w:t>
      </w:r>
      <w:r w:rsidR="00220DBB">
        <w:lastRenderedPageBreak/>
        <w:t>selection to task-relevant</w:t>
      </w:r>
      <w:r w:rsidR="00FD1C8D">
        <w:t>,</w:t>
      </w:r>
      <w:r w:rsidR="00220DBB">
        <w:t xml:space="preserve"> and memory</w:t>
      </w:r>
      <w:r w:rsidR="00FD1C8D">
        <w:t xml:space="preserve"> event unrelated,</w:t>
      </w:r>
      <w:r w:rsidR="00220DBB">
        <w:t xml:space="preserve"> </w:t>
      </w:r>
      <w:r w:rsidR="00FD1C8D">
        <w:t>information</w:t>
      </w:r>
      <w:del w:id="2003" w:author="יפתח עמיר" w:date="2020-01-20T11:58:00Z">
        <w:r w:rsidR="00220DBB" w:rsidDel="00647B25">
          <w:delText>.</w:delText>
        </w:r>
        <w:r w:rsidR="00FD1C8D" w:rsidDel="00647B25">
          <w:delText xml:space="preserve"> This </w:delText>
        </w:r>
        <w:r w:rsidR="00A06102" w:rsidDel="00647B25">
          <w:delText>may increase the likelihood of</w:delText>
        </w:r>
      </w:del>
      <w:ins w:id="2004" w:author="יפתח עמיר" w:date="2020-01-20T11:58:00Z">
        <w:r w:rsidR="00647B25">
          <w:rPr>
            <w:lang w:val="en-IL"/>
          </w:rPr>
          <w:t xml:space="preserve"> driving</w:t>
        </w:r>
      </w:ins>
      <w:r w:rsidR="00A06102">
        <w:t xml:space="preserve"> a </w:t>
      </w:r>
      <w:r w:rsidR="00FD1C8D">
        <w:t>state of cognitive control.</w:t>
      </w:r>
    </w:p>
    <w:p w14:paraId="69A9ADD3" w14:textId="7E706776" w:rsidR="009C5BB5" w:rsidRDefault="00E20232" w:rsidP="00201C78">
      <w:r>
        <w:t>The influence of</w:t>
      </w:r>
      <w:r w:rsidR="00A06102">
        <w:t xml:space="preserve"> </w:t>
      </w:r>
      <w:r>
        <w:t>c</w:t>
      </w:r>
      <w:r w:rsidR="00A06102">
        <w:t>ontextual demands</w:t>
      </w:r>
      <w:r w:rsidR="00202169">
        <w:t>,</w:t>
      </w:r>
      <w:r w:rsidR="00A06102">
        <w:t xml:space="preserve"> </w:t>
      </w:r>
      <w:r w:rsidR="00202169">
        <w:t>relative to other components of the model, should be more</w:t>
      </w:r>
      <w:r w:rsidR="00220DBB">
        <w:t xml:space="preserve"> stable</w:t>
      </w:r>
      <w:r>
        <w:t xml:space="preserve"> and persist</w:t>
      </w:r>
      <w:r w:rsidR="00220DBB">
        <w:t xml:space="preserve"> over</w:t>
      </w:r>
      <w:r>
        <w:t xml:space="preserve"> longer</w:t>
      </w:r>
      <w:r w:rsidR="00220DBB">
        <w:t xml:space="preserve"> time</w:t>
      </w:r>
      <w:r>
        <w:t xml:space="preserve"> periods</w:t>
      </w:r>
      <w:r w:rsidR="00202169">
        <w:t xml:space="preserve">. </w:t>
      </w:r>
      <w:r w:rsidR="002E1C88">
        <w:t>W</w:t>
      </w:r>
      <w:r w:rsidR="00202169">
        <w:t>hereas thoughts (representations in WM)</w:t>
      </w:r>
      <w:r>
        <w:t xml:space="preserve"> and their influence</w:t>
      </w:r>
      <w:r w:rsidR="00202169">
        <w:t xml:space="preserve"> decay </w:t>
      </w:r>
      <w:r w:rsidR="00233A1E">
        <w:t>in</w:t>
      </w:r>
      <w:r w:rsidR="00202169">
        <w:t xml:space="preserve"> seconds</w:t>
      </w:r>
      <w:r w:rsidR="00233A1E">
        <w:t>,</w:t>
      </w:r>
      <w:r w:rsidR="00202169">
        <w:t xml:space="preserve"> due to constraints of short-term memory, contextual </w:t>
      </w:r>
      <w:r w:rsidR="00233A1E">
        <w:t>demands for sustained attention</w:t>
      </w:r>
      <w:r w:rsidR="00202169">
        <w:t xml:space="preserve"> should persist </w:t>
      </w:r>
      <w:r>
        <w:t xml:space="preserve">for </w:t>
      </w:r>
      <w:r w:rsidR="00202169">
        <w:t>lon</w:t>
      </w:r>
      <w:r>
        <w:t>g</w:t>
      </w:r>
      <w:r w:rsidR="00202169">
        <w:t>er</w:t>
      </w:r>
      <w:r>
        <w:t xml:space="preserve"> time periods</w:t>
      </w:r>
      <w:r w:rsidR="00220DBB">
        <w:t xml:space="preserve">. For example, </w:t>
      </w:r>
      <w:r w:rsidR="005B14D3">
        <w:t>the instructions</w:t>
      </w:r>
      <w:r w:rsidR="005B4E52">
        <w:t xml:space="preserve"> and motivation</w:t>
      </w:r>
      <w:r w:rsidR="005B14D3">
        <w:t xml:space="preserve"> to optimally perform on a demanding task is likely to remain the same</w:t>
      </w:r>
      <w:r>
        <w:t xml:space="preserve"> </w:t>
      </w:r>
      <w:r w:rsidR="00220DBB">
        <w:t xml:space="preserve">for the duration of </w:t>
      </w:r>
      <w:r w:rsidR="005B14D3">
        <w:t>the</w:t>
      </w:r>
      <w:r w:rsidR="00220DBB">
        <w:t xml:space="preserve"> task</w:t>
      </w:r>
      <w:ins w:id="2005" w:author="עמית ברנשטיין" w:date="2020-03-11T14:47:00Z">
        <w:r w:rsidR="001B5199">
          <w:t>.</w:t>
        </w:r>
      </w:ins>
      <w:del w:id="2006" w:author="עמית ברנשטיין" w:date="2020-03-11T14:47:00Z">
        <w:r w:rsidR="005B14D3" w:rsidDel="001B5199">
          <w:delText>,</w:delText>
        </w:r>
      </w:del>
      <w:r w:rsidR="00CE114F">
        <w:t xml:space="preserve"> </w:t>
      </w:r>
      <w:del w:id="2007" w:author="עמית ברנשטיין" w:date="2020-03-11T14:48:00Z">
        <w:r w:rsidR="00220DBB" w:rsidDel="001B5199">
          <w:delText>and what changes from moment-to-moment is t</w:delText>
        </w:r>
      </w:del>
      <w:ins w:id="2008" w:author="עמית ברנשטיין" w:date="2020-03-11T14:48:00Z">
        <w:r w:rsidR="001B5199">
          <w:t>T</w:t>
        </w:r>
      </w:ins>
      <w:r w:rsidR="00220DBB">
        <w:t>he</w:t>
      </w:r>
      <w:r>
        <w:t xml:space="preserve"> </w:t>
      </w:r>
      <w:r w:rsidR="007625A3">
        <w:t xml:space="preserve">facilitation </w:t>
      </w:r>
      <w:r>
        <w:t xml:space="preserve">or </w:t>
      </w:r>
      <w:r w:rsidR="007625A3">
        <w:t xml:space="preserve">interference of </w:t>
      </w:r>
      <w:r w:rsidR="00547340">
        <w:t>stimulus-driven</w:t>
      </w:r>
      <w:r w:rsidR="00220DBB">
        <w:t xml:space="preserve"> signals (</w:t>
      </w:r>
      <w:r w:rsidR="007625A3">
        <w:t>r</w:t>
      </w:r>
      <w:r w:rsidR="00BF39EA">
        <w:t xml:space="preserve">epresentations in WM </w:t>
      </w:r>
      <w:r w:rsidR="00220DBB">
        <w:t xml:space="preserve">and </w:t>
      </w:r>
      <w:r w:rsidR="007625A3">
        <w:t>a</w:t>
      </w:r>
      <w:r w:rsidR="00BF39EA">
        <w:t>ffect</w:t>
      </w:r>
      <w:r w:rsidR="00220DBB">
        <w:t>)</w:t>
      </w:r>
      <w:ins w:id="2009" w:author="עמית ברנשטיין" w:date="2020-03-11T14:48:00Z">
        <w:r w:rsidR="001B5199">
          <w:t>,</w:t>
        </w:r>
      </w:ins>
      <w:r w:rsidR="00220DBB">
        <w:t xml:space="preserve"> rather than the momentary ability to exert focused attention</w:t>
      </w:r>
      <w:r w:rsidR="00CE114F">
        <w:t xml:space="preserve"> (the sustained </w:t>
      </w:r>
      <w:r w:rsidR="00FD1C8D">
        <w:t>cognitive control</w:t>
      </w:r>
      <w:r w:rsidR="00CE114F">
        <w:t>/inhibition over distracting information)</w:t>
      </w:r>
      <w:ins w:id="2010" w:author="עמית ברנשטיין" w:date="2020-03-11T14:48:00Z">
        <w:r w:rsidR="001B5199">
          <w:t>, is what changes from moment-to-moment</w:t>
        </w:r>
      </w:ins>
      <w:r w:rsidR="00220DBB">
        <w:t xml:space="preserve">. </w:t>
      </w:r>
      <w:r w:rsidR="007625A3">
        <w:t xml:space="preserve">Thus, </w:t>
      </w:r>
      <w:r w:rsidR="00220DBB">
        <w:t xml:space="preserve">momentary changes in </w:t>
      </w:r>
      <w:r w:rsidR="00CE114F">
        <w:t xml:space="preserve">cognitive control </w:t>
      </w:r>
      <w:r w:rsidR="00220DBB">
        <w:t xml:space="preserve">are </w:t>
      </w:r>
      <w:r w:rsidR="00220DBB" w:rsidRPr="00A178A2">
        <w:rPr>
          <w:b/>
          <w:bCs/>
          <w:rPrChange w:id="2011" w:author="עמית ברנשטיין" w:date="2020-03-11T14:48:00Z">
            <w:rPr>
              <w:u w:val="single"/>
            </w:rPr>
          </w:rPrChange>
        </w:rPr>
        <w:t xml:space="preserve">due to changes in </w:t>
      </w:r>
      <w:r w:rsidR="00F933E3" w:rsidRPr="00A178A2">
        <w:rPr>
          <w:b/>
          <w:bCs/>
          <w:rPrChange w:id="2012" w:author="עמית ברנשטיין" w:date="2020-03-11T14:48:00Z">
            <w:rPr>
              <w:u w:val="single"/>
            </w:rPr>
          </w:rPrChange>
        </w:rPr>
        <w:t>stimulus-driven</w:t>
      </w:r>
      <w:r w:rsidR="00220DBB" w:rsidRPr="00A178A2">
        <w:rPr>
          <w:b/>
          <w:bCs/>
          <w:rPrChange w:id="2013" w:author="עמית ברנשטיין" w:date="2020-03-11T14:48:00Z">
            <w:rPr>
              <w:u w:val="single"/>
            </w:rPr>
          </w:rPrChange>
        </w:rPr>
        <w:t xml:space="preserve"> signals rather than fluctuations in </w:t>
      </w:r>
      <w:r w:rsidR="00F933E3" w:rsidRPr="00A178A2">
        <w:rPr>
          <w:b/>
          <w:bCs/>
          <w:rPrChange w:id="2014" w:author="עמית ברנשטיין" w:date="2020-03-11T14:48:00Z">
            <w:rPr>
              <w:u w:val="single"/>
            </w:rPr>
          </w:rPrChange>
        </w:rPr>
        <w:t>goal-directed</w:t>
      </w:r>
      <w:r w:rsidR="00220DBB" w:rsidRPr="00A178A2">
        <w:rPr>
          <w:b/>
          <w:bCs/>
          <w:rPrChange w:id="2015" w:author="עמית ברנשטיין" w:date="2020-03-11T14:48:00Z">
            <w:rPr>
              <w:u w:val="single"/>
            </w:rPr>
          </w:rPrChange>
        </w:rPr>
        <w:t xml:space="preserve"> </w:t>
      </w:r>
      <w:r w:rsidR="00CE114F" w:rsidRPr="00A178A2">
        <w:rPr>
          <w:b/>
          <w:bCs/>
          <w:rPrChange w:id="2016" w:author="עמית ברנשטיין" w:date="2020-03-11T14:48:00Z">
            <w:rPr>
              <w:u w:val="single"/>
            </w:rPr>
          </w:rPrChange>
        </w:rPr>
        <w:t>signaling</w:t>
      </w:r>
      <w:r w:rsidR="00220DBB" w:rsidRPr="00A178A2">
        <w:rPr>
          <w:b/>
          <w:bCs/>
          <w:rPrChange w:id="2017" w:author="עמית ברנשטיין" w:date="2020-03-11T14:48:00Z">
            <w:rPr/>
          </w:rPrChange>
        </w:rPr>
        <w:t>.</w:t>
      </w:r>
      <w:r w:rsidR="00220DBB">
        <w:t xml:space="preserve"> This may seem trivial, but</w:t>
      </w:r>
      <w:r w:rsidR="00FD1C8D">
        <w:t xml:space="preserve"> often in </w:t>
      </w:r>
      <w:r w:rsidR="00233A1E">
        <w:t xml:space="preserve">the </w:t>
      </w:r>
      <w:r w:rsidR="00FD1C8D">
        <w:t>cognitive control literature,</w:t>
      </w:r>
      <w:r w:rsidR="00220DBB">
        <w:t xml:space="preserve"> if </w:t>
      </w:r>
      <w:r w:rsidR="00FD1C8D">
        <w:t xml:space="preserve">cognitive control </w:t>
      </w:r>
      <w:r w:rsidR="00220DBB">
        <w:t xml:space="preserve">fluctuations are not due to </w:t>
      </w:r>
      <w:r w:rsidR="00F933E3">
        <w:t>stimulus-driven</w:t>
      </w:r>
      <w:r w:rsidR="00220DBB">
        <w:t xml:space="preserve"> fluctuations then </w:t>
      </w:r>
      <w:del w:id="2018" w:author="יפתח עמיר" w:date="2020-01-20T12:18:00Z">
        <w:r w:rsidR="00220DBB" w:rsidDel="004E5B33">
          <w:delText xml:space="preserve">they </w:delText>
        </w:r>
      </w:del>
      <w:ins w:id="2019" w:author="יפתח עמיר" w:date="2020-01-20T12:18:00Z">
        <w:r w:rsidR="004E5B33">
          <w:rPr>
            <w:lang w:val="en-IL"/>
          </w:rPr>
          <w:t>failures</w:t>
        </w:r>
        <w:r w:rsidR="004E5B33">
          <w:t xml:space="preserve"> </w:t>
        </w:r>
      </w:ins>
      <w:r w:rsidR="00220DBB">
        <w:t xml:space="preserve">must be attributed to a sub-component of </w:t>
      </w:r>
      <w:r w:rsidR="00FD1C8D">
        <w:t xml:space="preserve">cognitive control </w:t>
      </w:r>
      <w:r w:rsidR="00220DBB">
        <w:t>– i.e., a “</w:t>
      </w:r>
      <w:proofErr w:type="spellStart"/>
      <w:r w:rsidR="00220DBB">
        <w:t>homonculus</w:t>
      </w:r>
      <w:proofErr w:type="spellEnd"/>
      <w:r w:rsidR="00220DBB">
        <w:t xml:space="preserve">” control component </w:t>
      </w:r>
      <w:r w:rsidR="00CE114F" w:rsidRPr="00025FC4">
        <w:fldChar w:fldCharType="begin" w:fldLock="1"/>
      </w:r>
      <w:r w:rsidR="00325B44" w:rsidRPr="00025FC4">
        <w:instrText>ADDIN CSL_CITATION {"citationItems":[{"id":"ITEM-1","itemData":{"DOI":"10.1080/02699931.2016.1144562","ISBN":"0269-9931","ISSN":"14640600","PMID":"26873571","abstract":"Deficient cognitive control over emotional material and cognitive biases are important mechanisms underlying depression, but the interplay between these emotionally distorted cognitive processes in relation to depressive symptoms is not well understood. This study investigated the relations among deficient cognitive control of emotional information (i.e. inhibition, shifting, and updating difficulties), cognitive biases (i.e. negative attention and interpretation biases), and depressive symptoms. Theory-driven indirect effect models were constructed, hypothesising that deficient cognitive control over emotional material predicts depressive symptoms through negative attention and interpretation biases. Bootstrapping analyses demonstrated that deficient inhibitory control over negative material was related to negative attention bias which in turn predicted a congruent bias in interpretation and subsequently depressive symptoms. Both shifting and updating impairments in response to negative material had an indirect effect on depression severity through negative interpretation bias. No evidence was found for direct effects of deficient cognitive control over emotional material on depressive symptoms. These findings may help to formulate an integrated understanding of the cognitive foundations of depressive symptoms.","author":[{"dropping-particle":"","family":"Everaert","given":"Jonas","non-dropping-particle":"","parse-names":false,"suffix":""},{"dropping-particle":"","family":"Grahek","given":"Ivan","non-dropping-particle":"","parse-names":false,"suffix":""},{"dropping-particle":"","family":"Koster","given":"Ernst H.W.","non-dropping-particle":"","parse-names":false,"suffix":""}],"container-title":"Cognition and Emotion","id":"ITEM-1","issue":"4","issued":{"date-parts":[["2017"]]},"page":"736-746","title":"Individual differences in cognitive control over emotional material modulate cognitive biases linked to depressive symptoms","type":"article-journal","volume":"31"},"uris":["http://www.mendeley.com/documents/?uuid=7e46897b-ddaf-4000-9504-6345f7cf33d1"]},{"id":"ITEM-2","itemData":{"DOI":"10.1146/annurev-psych-120710-100422","ISSN":"0066-4308","abstract":"I present an account of the origins and development of the multicomponent approach to working memory, making a distinction between the overall theoretical framework, which has remained relatively stable, and the attempts to build more specific models within this framework. I follow this with a brief discussion of alternative models and their relationship to the framework. I conclude with speculations on further developments and a comment on the value of attempting to apply models and theories beyond the laboratory studies on which they are typically based.","author":[{"dropping-particle":"","family":"Baddeley","given":"Alan","non-dropping-particle":"","parse-names":false,"suffix":""}],"container-title":"Annual Review of Psychology","id":"ITEM-2","issue":"1","issued":{"date-parts":[["2011","11","30"]]},"note":"doi: 10.1146/annurev-psych-120710-100422","page":"1-29","publisher":"Annual Reviews","title":"Working Memory: Theories, Models, and Controversies","type":"article-journal","volume":"63"},"uris":["http://www.mendeley.com/documents/?uuid=64255f03-c967-461a-a745-d9b4a17fff8b"]}],"mendeley":{"formattedCitation":"(Baddeley, 2011; Everaert, Grahek, &amp; Koster, 2017)","plainTextFormattedCitation":"(Baddeley, 2011; Everaert, Grahek, &amp; Koster, 2017)","previouslyFormattedCitation":"(Baddeley, 2011; Everaert, Grahek, &amp; Koster, 2017)"},"properties":{"noteIndex":0},"schema":"https://github.com/citation-style-language/schema/raw/master/csl-citation.json"}</w:instrText>
      </w:r>
      <w:r w:rsidR="00CE114F" w:rsidRPr="00025FC4">
        <w:fldChar w:fldCharType="separate"/>
      </w:r>
      <w:r w:rsidR="00CE114F" w:rsidRPr="00025FC4">
        <w:rPr>
          <w:noProof/>
        </w:rPr>
        <w:t>(Baddeley, 2011; Everaert, Grahek, &amp; Koster, 2017)</w:t>
      </w:r>
      <w:r w:rsidR="00CE114F" w:rsidRPr="00025FC4">
        <w:fldChar w:fldCharType="end"/>
      </w:r>
      <w:r w:rsidR="00220DBB" w:rsidRPr="00025FC4">
        <w:t xml:space="preserve">. </w:t>
      </w:r>
      <w:r w:rsidR="00FD3F92" w:rsidRPr="00025FC4">
        <w:t xml:space="preserve">The proposed </w:t>
      </w:r>
      <w:r w:rsidR="007625A3">
        <w:t>A2T</w:t>
      </w:r>
      <w:r w:rsidR="00FD3F92" w:rsidRPr="00025FC4">
        <w:t xml:space="preserve"> model </w:t>
      </w:r>
      <w:r w:rsidR="00025FC4" w:rsidRPr="002E21D7">
        <w:t>enables examining the stability of cognitive control</w:t>
      </w:r>
      <w:r w:rsidR="00286334">
        <w:t xml:space="preserve"> </w:t>
      </w:r>
      <w:del w:id="2020" w:author="יפתח עמיר" w:date="2020-01-26T09:19:00Z">
        <w:r w:rsidR="00286334" w:rsidDel="00EC6F28">
          <w:delText>–</w:delText>
        </w:r>
        <w:r w:rsidR="00025FC4" w:rsidRPr="002E21D7" w:rsidDel="00EC6F28">
          <w:delText xml:space="preserve"> </w:delText>
        </w:r>
      </w:del>
      <w:ins w:id="2021" w:author="יפתח עמיר" w:date="2020-01-26T09:19:00Z">
        <w:r w:rsidR="00EC6F28">
          <w:rPr>
            <w:lang w:val="en-IL"/>
          </w:rPr>
          <w:t>(</w:t>
        </w:r>
      </w:ins>
      <w:r w:rsidR="00025FC4" w:rsidRPr="002E21D7">
        <w:t xml:space="preserve">or </w:t>
      </w:r>
      <w:r w:rsidR="00EC6F28">
        <w:rPr>
          <w:lang w:val="en-IL"/>
        </w:rPr>
        <w:t xml:space="preserve">conversely </w:t>
      </w:r>
      <w:ins w:id="2022" w:author="יפתח עמיר" w:date="2020-01-20T12:20:00Z">
        <w:r w:rsidR="004E5B33">
          <w:rPr>
            <w:lang w:val="en-IL"/>
          </w:rPr>
          <w:t>failures</w:t>
        </w:r>
      </w:ins>
      <w:del w:id="2023" w:author="יפתח עמיר" w:date="2020-01-26T09:19:00Z">
        <w:r w:rsidR="00EC6F28" w:rsidDel="00EC6F28">
          <w:rPr>
            <w:lang w:val="en-IL"/>
          </w:rPr>
          <w:delText xml:space="preserve"> –</w:delText>
        </w:r>
      </w:del>
      <w:ins w:id="2024" w:author="יפתח עמיר" w:date="2020-01-26T09:19:00Z">
        <w:r w:rsidR="00EC6F28">
          <w:rPr>
            <w:lang w:val="en-IL"/>
          </w:rPr>
          <w:t>)</w:t>
        </w:r>
      </w:ins>
      <w:ins w:id="2025" w:author="יפתח עמיר" w:date="2020-01-20T12:20:00Z">
        <w:r w:rsidR="004E5B33">
          <w:rPr>
            <w:lang w:val="en-IL"/>
          </w:rPr>
          <w:t xml:space="preserve"> as </w:t>
        </w:r>
      </w:ins>
      <w:r w:rsidR="00025FC4" w:rsidRPr="002E21D7">
        <w:t xml:space="preserve">frequency of momentary states of </w:t>
      </w:r>
      <w:r w:rsidR="00286334">
        <w:t xml:space="preserve">attention directed </w:t>
      </w:r>
      <w:del w:id="2026" w:author="יפתח עמיר" w:date="2020-01-20T12:20:00Z">
        <w:r w:rsidR="00286334" w:rsidDel="004E5B33">
          <w:delText xml:space="preserve">away </w:delText>
        </w:r>
      </w:del>
      <w:ins w:id="2027" w:author="יפתח עמיר" w:date="2020-01-20T12:20:00Z">
        <w:r w:rsidR="004E5B33">
          <w:rPr>
            <w:lang w:val="en-IL"/>
          </w:rPr>
          <w:t>towards</w:t>
        </w:r>
      </w:ins>
      <w:ins w:id="2028" w:author="יפתח עמיר" w:date="2020-01-26T09:18:00Z">
        <w:r w:rsidR="00EC6F28">
          <w:rPr>
            <w:lang w:val="en-IL"/>
          </w:rPr>
          <w:t>/away</w:t>
        </w:r>
      </w:ins>
      <w:ins w:id="2029" w:author="יפתח עמיר" w:date="2020-01-20T12:20:00Z">
        <w:r w:rsidR="004E5B33">
          <w:t xml:space="preserve"> </w:t>
        </w:r>
      </w:ins>
      <w:r w:rsidR="00286334">
        <w:t>from task irrelevant information –</w:t>
      </w:r>
      <w:r w:rsidR="00025FC4" w:rsidRPr="002E21D7">
        <w:t xml:space="preserve"> as a function of the different states </w:t>
      </w:r>
      <w:r w:rsidR="00025FC4">
        <w:t xml:space="preserve">in context </w:t>
      </w:r>
      <w:r w:rsidR="00A314B6">
        <w:t>and individual differences of</w:t>
      </w:r>
      <w:r w:rsidR="00025FC4">
        <w:t xml:space="preserve"> low and </w:t>
      </w:r>
      <w:commentRangeStart w:id="2030"/>
      <w:r w:rsidR="00025FC4">
        <w:t>high</w:t>
      </w:r>
      <w:commentRangeEnd w:id="2030"/>
      <w:r w:rsidR="007625A3">
        <w:rPr>
          <w:rStyle w:val="CommentReference"/>
        </w:rPr>
        <w:commentReference w:id="2030"/>
      </w:r>
      <w:r w:rsidR="00025FC4">
        <w:t xml:space="preserve"> </w:t>
      </w:r>
      <w:commentRangeStart w:id="2031"/>
      <w:r w:rsidR="00025FC4">
        <w:t>reactivity</w:t>
      </w:r>
      <w:commentRangeEnd w:id="2031"/>
      <w:r w:rsidR="009C7907">
        <w:rPr>
          <w:rStyle w:val="CommentReference"/>
        </w:rPr>
        <w:commentReference w:id="2031"/>
      </w:r>
      <w:r w:rsidR="00FD3F92" w:rsidRPr="00025FC4">
        <w:t>.</w:t>
      </w:r>
    </w:p>
    <w:p w14:paraId="0B2688AD" w14:textId="0FE736B4" w:rsidR="00A314B6" w:rsidRPr="003A48B4" w:rsidRDefault="00A314B6" w:rsidP="003A48B4">
      <w:pPr>
        <w:rPr>
          <w:ins w:id="2032" w:author="יפתח עמיר" w:date="2020-01-26T09:37:00Z"/>
          <w:lang w:val="en-IL"/>
        </w:rPr>
      </w:pPr>
      <w:r w:rsidRPr="00627B3E">
        <w:rPr>
          <w:rStyle w:val="Heading4Char"/>
        </w:rPr>
        <w:t>Individual differences in cognitive (</w:t>
      </w:r>
      <w:proofErr w:type="spellStart"/>
      <w:r w:rsidRPr="00627B3E">
        <w:rPr>
          <w:rStyle w:val="Heading4Char"/>
        </w:rPr>
        <w:t>dys</w:t>
      </w:r>
      <w:proofErr w:type="spellEnd"/>
      <w:r w:rsidRPr="00627B3E">
        <w:rPr>
          <w:rStyle w:val="Heading4Char"/>
        </w:rPr>
        <w:t>)control.</w:t>
      </w:r>
      <w:r>
        <w:t xml:space="preserve"> As described above, </w:t>
      </w:r>
      <w:r w:rsidR="00CE64A1" w:rsidRPr="004E5B33">
        <w:t xml:space="preserve">in addition </w:t>
      </w:r>
      <w:r w:rsidR="00CE64A1">
        <w:t>to context</w:t>
      </w:r>
      <w:r w:rsidR="00F97798">
        <w:t>,</w:t>
      </w:r>
      <w:r w:rsidR="00CE64A1">
        <w:t xml:space="preserve"> </w:t>
      </w:r>
      <w:ins w:id="2033" w:author="יפתח עמיר" w:date="2020-01-26T09:20:00Z">
        <w:r w:rsidR="00A51970">
          <w:t>momentary changes in selection bias likelihoods</w:t>
        </w:r>
        <w:r w:rsidR="00A51970">
          <w:rPr>
            <w:lang w:val="en-IL"/>
          </w:rPr>
          <w:t xml:space="preserve"> are also determined by </w:t>
        </w:r>
      </w:ins>
      <w:r w:rsidR="00CE64A1">
        <w:t>affect,</w:t>
      </w:r>
      <w:ins w:id="2034" w:author="יפתח עמיר" w:date="2020-01-26T09:20:00Z">
        <w:r w:rsidR="00A51970">
          <w:rPr>
            <w:lang w:val="en-IL"/>
          </w:rPr>
          <w:t xml:space="preserve"> representations in WM and</w:t>
        </w:r>
      </w:ins>
      <w:r w:rsidR="00CE64A1">
        <w:t xml:space="preserve"> </w:t>
      </w:r>
      <w:del w:id="2035" w:author="יפתח עמיר" w:date="2020-01-26T09:21:00Z">
        <w:r w:rsidR="00CE64A1" w:rsidDel="00A51970">
          <w:delText xml:space="preserve">emotional and </w:delText>
        </w:r>
      </w:del>
      <w:r w:rsidR="003C32D0">
        <w:t xml:space="preserve">reactivity </w:t>
      </w:r>
      <w:del w:id="2036" w:author="יפתח עמיר" w:date="2020-01-26T09:21:00Z">
        <w:r w:rsidR="003C32D0" w:rsidDel="00A51970">
          <w:delText>to affect state</w:delText>
        </w:r>
      </w:del>
      <w:ins w:id="2037" w:author="יפתח עמיר" w:date="2020-01-26T09:21:00Z">
        <w:r w:rsidR="00A51970">
          <w:rPr>
            <w:lang w:val="en-IL"/>
          </w:rPr>
          <w:t>paths</w:t>
        </w:r>
      </w:ins>
      <w:r w:rsidR="00CE64A1">
        <w:t>, as well as the stochastic elements of internal selection</w:t>
      </w:r>
      <w:del w:id="2038" w:author="יפתח עמיר" w:date="2020-01-26T09:21:00Z">
        <w:r w:rsidR="00CE64A1" w:rsidDel="00A51970">
          <w:delText xml:space="preserve"> </w:delText>
        </w:r>
      </w:del>
      <w:del w:id="2039" w:author="יפתח עמיר" w:date="2020-01-20T12:24:00Z">
        <w:r w:rsidR="00CE64A1" w:rsidDel="004E5B33">
          <w:delText>determine</w:delText>
        </w:r>
        <w:r w:rsidDel="004E5B33">
          <w:delText xml:space="preserve"> </w:delText>
        </w:r>
      </w:del>
      <w:del w:id="2040" w:author="יפתח עמיר" w:date="2020-01-26T09:20:00Z">
        <w:r w:rsidDel="00A51970">
          <w:delText xml:space="preserve">momentary changes in </w:delText>
        </w:r>
        <w:r w:rsidR="00286334" w:rsidDel="00A51970">
          <w:delText>selection bias likelihoods</w:delText>
        </w:r>
      </w:del>
      <w:r>
        <w:t xml:space="preserve">. </w:t>
      </w:r>
      <w:r w:rsidR="00383479">
        <w:t xml:space="preserve">Figure </w:t>
      </w:r>
      <w:del w:id="2041" w:author="יפתח עמיר" w:date="2020-01-26T09:22:00Z">
        <w:r w:rsidR="00383479" w:rsidDel="00A51970">
          <w:delText xml:space="preserve">8A </w:delText>
        </w:r>
      </w:del>
      <w:ins w:id="2042" w:author="יפתח עמיר" w:date="2020-01-26T09:22:00Z">
        <w:r w:rsidR="00A51970">
          <w:rPr>
            <w:lang w:val="en-IL"/>
          </w:rPr>
          <w:t>9</w:t>
        </w:r>
        <w:r w:rsidR="00A51970">
          <w:t xml:space="preserve">A </w:t>
        </w:r>
      </w:ins>
      <w:r w:rsidR="00383479">
        <w:t>illustrates how a</w:t>
      </w:r>
      <w:r w:rsidR="00BF39EA">
        <w:t xml:space="preserve"> simulated</w:t>
      </w:r>
      <w:r w:rsidR="00383479">
        <w:t xml:space="preserve"> model with high reactivity has random </w:t>
      </w:r>
      <w:del w:id="2043" w:author="יפתח עמיר" w:date="2020-01-20T12:24:00Z">
        <w:r w:rsidR="00383479" w:rsidDel="004E5B33">
          <w:delText xml:space="preserve">spikes </w:delText>
        </w:r>
      </w:del>
      <w:ins w:id="2044" w:author="יפתח עמיר" w:date="2020-01-20T12:24:00Z">
        <w:r w:rsidR="004E5B33">
          <w:rPr>
            <w:lang w:val="en-IL"/>
          </w:rPr>
          <w:t>increases or spikes</w:t>
        </w:r>
        <w:r w:rsidR="004E5B33">
          <w:t xml:space="preserve"> </w:t>
        </w:r>
      </w:ins>
      <w:r w:rsidR="00383479">
        <w:t xml:space="preserve">in </w:t>
      </w:r>
      <w:ins w:id="2045" w:author="יפתח עמיר" w:date="2020-01-26T09:22:00Z">
        <w:r w:rsidR="00A51970">
          <w:rPr>
            <w:lang w:val="en-IL"/>
          </w:rPr>
          <w:t xml:space="preserve">selection </w:t>
        </w:r>
      </w:ins>
      <w:del w:id="2046" w:author="יפתח עמיר" w:date="2020-01-26T09:22:00Z">
        <w:r w:rsidR="00383479" w:rsidDel="00A51970">
          <w:delText xml:space="preserve">probability </w:delText>
        </w:r>
      </w:del>
      <w:ins w:id="2047" w:author="יפתח עמיר" w:date="2020-01-26T09:22:00Z">
        <w:r w:rsidR="00A51970">
          <w:rPr>
            <w:lang w:val="en-IL"/>
          </w:rPr>
          <w:t>likelihood</w:t>
        </w:r>
        <w:r w:rsidR="00A51970">
          <w:t xml:space="preserve"> </w:t>
        </w:r>
      </w:ins>
      <w:r w:rsidR="00383479">
        <w:t xml:space="preserve">of bias to negative task-unrelated representations, even under high </w:t>
      </w:r>
      <w:r w:rsidR="00383479">
        <w:lastRenderedPageBreak/>
        <w:t xml:space="preserve">contextual demands. </w:t>
      </w:r>
      <w:commentRangeStart w:id="2048"/>
      <w:r w:rsidR="00383479">
        <w:t>Moreover</w:t>
      </w:r>
      <w:commentRangeEnd w:id="2048"/>
      <w:r w:rsidR="009C7907">
        <w:rPr>
          <w:rStyle w:val="CommentReference"/>
        </w:rPr>
        <w:commentReference w:id="2048"/>
      </w:r>
      <w:r>
        <w:t>, the model predicts that when</w:t>
      </w:r>
      <w:r w:rsidR="00286334">
        <w:t xml:space="preserve"> the</w:t>
      </w:r>
      <w:r>
        <w:t xml:space="preserve"> </w:t>
      </w:r>
      <w:r w:rsidR="00286334" w:rsidRPr="004E5B33">
        <w:rPr>
          <w:i/>
          <w:iCs/>
        </w:rPr>
        <w:t>task-relevant</w:t>
      </w:r>
      <w:r w:rsidRPr="004E5B33">
        <w:rPr>
          <w:i/>
          <w:iCs/>
        </w:rPr>
        <w:t xml:space="preserve"> information</w:t>
      </w:r>
      <w:r w:rsidR="00286334" w:rsidRPr="004E5B33">
        <w:rPr>
          <w:i/>
          <w:iCs/>
        </w:rPr>
        <w:t xml:space="preserve"> is negatively </w:t>
      </w:r>
      <w:proofErr w:type="spellStart"/>
      <w:r w:rsidR="00286334" w:rsidRPr="004E5B33">
        <w:rPr>
          <w:i/>
          <w:iCs/>
        </w:rPr>
        <w:t>valenced</w:t>
      </w:r>
      <w:proofErr w:type="spellEnd"/>
      <w:r>
        <w:t xml:space="preserve"> </w:t>
      </w:r>
      <w:r w:rsidR="00383479">
        <w:t xml:space="preserve">and inevitably selected into WM, such information/representation in WM increases </w:t>
      </w:r>
      <w:r>
        <w:t xml:space="preserve">the probability of selecting </w:t>
      </w:r>
      <w:r w:rsidR="00286334" w:rsidRPr="004E5B33">
        <w:rPr>
          <w:i/>
          <w:iCs/>
        </w:rPr>
        <w:t>affect</w:t>
      </w:r>
      <w:r w:rsidRPr="004E5B33">
        <w:rPr>
          <w:i/>
          <w:iCs/>
        </w:rPr>
        <w:t>-congruent</w:t>
      </w:r>
      <w:r>
        <w:t xml:space="preserve"> </w:t>
      </w:r>
      <w:r w:rsidRPr="004E5B33">
        <w:rPr>
          <w:i/>
          <w:iCs/>
        </w:rPr>
        <w:t>but potentially task-irrelevant</w:t>
      </w:r>
      <w:r>
        <w:t xml:space="preserve"> information</w:t>
      </w:r>
      <w:r w:rsidR="00383479">
        <w:t>. This likely</w:t>
      </w:r>
      <w:r>
        <w:t xml:space="preserve"> lead</w:t>
      </w:r>
      <w:r w:rsidR="00383479">
        <w:t>s</w:t>
      </w:r>
      <w:r>
        <w:t xml:space="preserve"> to greater frequency of cognitive control failures </w:t>
      </w:r>
      <w:r w:rsidR="00383479">
        <w:t>in the form of attending to task</w:t>
      </w:r>
      <w:r>
        <w:t xml:space="preserve"> unrelated thoughts.</w:t>
      </w:r>
      <w:r w:rsidR="00383479">
        <w:t xml:space="preserve"> Figure 8B illustrates how high reactivity</w:t>
      </w:r>
      <w:r w:rsidR="00F97798">
        <w:t>,</w:t>
      </w:r>
      <w:r w:rsidR="00383479">
        <w:t xml:space="preserve"> together with </w:t>
      </w:r>
      <w:r w:rsidR="00F97798">
        <w:t>negatively-</w:t>
      </w:r>
      <w:proofErr w:type="spellStart"/>
      <w:r w:rsidR="00F97798">
        <w:t>valenced</w:t>
      </w:r>
      <w:proofErr w:type="spellEnd"/>
      <w:r w:rsidR="00F97798">
        <w:t xml:space="preserve"> </w:t>
      </w:r>
      <w:r w:rsidR="00383479">
        <w:t>task-relevant information</w:t>
      </w:r>
      <w:r w:rsidR="00F97798">
        <w:t>,</w:t>
      </w:r>
      <w:r w:rsidR="00383479">
        <w:t xml:space="preserve"> increases the selection bias to negative representations</w:t>
      </w:r>
      <w:ins w:id="2049" w:author="יפתח עמיר" w:date="2020-01-26T09:57:00Z">
        <w:r w:rsidR="00AE1B71">
          <w:rPr>
            <w:lang w:val="en-IL"/>
          </w:rPr>
          <w:t xml:space="preserve"> (as the context requires) but has a</w:t>
        </w:r>
      </w:ins>
      <w:ins w:id="2050" w:author="יפתח עמיר" w:date="2020-01-26T09:58:00Z">
        <w:r w:rsidR="00AE1B71">
          <w:rPr>
            <w:lang w:val="en-IL"/>
          </w:rPr>
          <w:t xml:space="preserve"> stronger impact on variability and mean negative affect</w:t>
        </w:r>
      </w:ins>
      <w:r w:rsidR="00383479">
        <w:t>.</w:t>
      </w:r>
      <w:r>
        <w:t xml:space="preserve"> As such, individual differences in </w:t>
      </w:r>
      <w:commentRangeStart w:id="2051"/>
      <w:commentRangeStart w:id="2052"/>
      <w:r>
        <w:t xml:space="preserve">emotional and </w:t>
      </w:r>
      <w:commentRangeEnd w:id="2052"/>
      <w:r w:rsidR="003C32D0">
        <w:t xml:space="preserve">reactivity </w:t>
      </w:r>
      <w:commentRangeEnd w:id="2051"/>
      <w:r w:rsidR="00F967B1">
        <w:rPr>
          <w:rStyle w:val="CommentReference"/>
        </w:rPr>
        <w:commentReference w:id="2051"/>
      </w:r>
      <w:r w:rsidR="003C32D0">
        <w:t>to affect state</w:t>
      </w:r>
      <w:r w:rsidR="00F97798">
        <w:rPr>
          <w:rStyle w:val="CommentReference"/>
        </w:rPr>
        <w:commentReference w:id="2052"/>
      </w:r>
      <w:r w:rsidR="00BF39EA">
        <w:t xml:space="preserve"> </w:t>
      </w:r>
      <w:r>
        <w:t xml:space="preserve">help to explain </w:t>
      </w:r>
      <w:r w:rsidR="00BF39EA">
        <w:t>previously observed</w:t>
      </w:r>
      <w:r>
        <w:t xml:space="preserve"> deficits in cognitive control over </w:t>
      </w:r>
      <w:r w:rsidR="00383479">
        <w:t xml:space="preserve">negatively </w:t>
      </w:r>
      <w:proofErr w:type="spellStart"/>
      <w:r w:rsidR="00383479">
        <w:t>valenced</w:t>
      </w:r>
      <w:proofErr w:type="spellEnd"/>
      <w:r>
        <w:t xml:space="preserve"> information in </w:t>
      </w:r>
      <w:commentRangeStart w:id="2053"/>
      <w:r>
        <w:t>individuals</w:t>
      </w:r>
      <w:commentRangeEnd w:id="2053"/>
      <w:r w:rsidR="00F97798">
        <w:rPr>
          <w:rStyle w:val="CommentReference"/>
        </w:rPr>
        <w:commentReference w:id="2053"/>
      </w:r>
      <w:r>
        <w:t xml:space="preserve"> vulnerable to depression and anxiety </w:t>
      </w:r>
      <w:r>
        <w:fldChar w:fldCharType="begin" w:fldLock="1"/>
      </w:r>
      <w:r w:rsidR="00511B35">
        <w:instrText>ADDIN CSL_CITATION {"citationItems":[{"id":"ITEM-1","itemData":{"DOI":"10.1177/2167702618758969","ISSN":"2167-7026","abstract":"Cognitive control dysfunctions are thought to contribute to the onset and maintenance of depression. However, the causes and nature of these dysfunctions remain unknown. Here, we critically review contemporary research on cognitive control in depression. We identify three main conceptual issues in this field: (a) uncritical use of the tripartite model, (b) reliance on descriptive explanations, and (c) lack of integration with emotional and motivational impairments. Recent advances in cognitive neuroscience offer possibilities to resolve these issues. We review this progress focusing on the ability to detect the need for control, the role of motivation, and the flexibility-stability balance. We propose that depression-related dysfunctions arise from issues in detecting when, how, and for how long to engage in goal-oriented processing. In conclusion, we argue that integrating advances in cognitive neuroscience into clinical research can help to move from a descriptive toward a more mechanistic understanding of cognitive dysfunctions in depression.","author":[{"dropping-particle":"","family":"Grahek","given":"Ivan","non-dropping-particle":"","parse-names":false,"suffix":""},{"dropping-particle":"","family":"Everaert","given":"Jonas","non-dropping-particle":"","parse-names":false,"suffix":""},{"dropping-particle":"","family":"Krebs","given":"Ruth M.","non-dropping-particle":"","parse-names":false,"suffix":""},{"dropping-particle":"","family":"Koster","given":"Ernst H.W. W","non-dropping-particle":"","parse-names":false,"suffix":""}],"container-title":"Clinical Psychological Science","id":"ITEM-1","issue":"4","issued":{"date-parts":[["2018","3","23"]]},"note":"From Duplicate 1 (Cognitive Control in Depression: Toward Clinical Models Informed by Cognitive Neuroscience - Grahek, Ivan; Everaert, Jonas; Krebs, Ruth M; Koster, Ernst H W)\n\ndoi: 10.1177/2167702618758969","page":"464-480","publisher":"SAGE Publications Inc","title":"Cognitive Control in Depression: Toward Clinical Models Informed by Cognitive Neuroscience","type":"article-journal","volume":"6"},"uris":["http://www.mendeley.com/documents/?uuid=e670d202-7dea-4252-bdee-fd25b7344b98"]},{"id":"ITEM-2","itemData":{"DOI":"10.1016/j.cpr.2018.06.008","ISSN":"18737811","PMID":"29961601","abstract":"Cognitive science has been instrumental in advancing our understanding of the onset, maintenance, and treatment of depression. Research conducted over the last 50 years supports the proposition that depression and risk for depression are characterized by the operation of negative biases, and often by a lack of positive biases, in self-referential processing, interpretation, attention, and memory, as well as the use of maladaptive cognitive emotion regulation strategies. There is also evidence to suggest that deficits in cognitive control over mood-congruent material underlie these cognitive processes. Specifically, research indicates that difficulty inhibiting and disengaging from negative material in working memory: (1) increases the use of maladaptive emotion regulation strategies (e.g., rumination), decreases the use of adaptive emotion regulation strategies (e.g., reappraisal), and potentially impedes flexible selection and implementation of emotion regulation strategies; (2) is associated with negative biases in attention; and (3) contributes to negative biases in long-term memory. Moreover, studies suggest that these cognitive processes exacerbate and sustain the negative mood that typifies depressive episodes. In this review, we present evidence in support of this conceptualization of depression and discuss implications of research findings for theory and practice. Finally, we advance directions for future research.","author":[{"dropping-particle":"","family":"LeMoult","given":"Joelle","non-dropping-particle":"","parse-names":false,"suffix":""},{"dropping-particle":"","family":"Gotlib","given":"Ian H.","non-dropping-particle":"","parse-names":false,"suffix":""}],"container-title":"Clinical Psychology Review","id":"ITEM-2","issued":{"date-parts":[["2018"]]},"page":"#pagerange#","publisher":"Elsevier Ltd","title":"Depression: A cognitive perspective","type":"article-journal"},"uris":["http://www.mendeley.com/documents/?uuid=b087bab9-8045-453f-afd3-cfd58b46c3b6"]},{"id":"ITEM-3","itemData":{"DOI":"10.1080/026999397379890a","ISBN":"1464-0600(Electronic),0269-9931(Print)","abstract":"Research on cognitive biases in depression suggests that deficient control of attention underlies impairments in memory for emotionally neutral events. Such impairments might result from general difficulties in focusing and sustaining attention, specific and habitual priorities to attend to matters of personal concern, or both. This paper considers these alternative means of impairment in the context of a review of selected theories and findings; a test of the framework is illustrated; and related considerations are discussed. (PsycINFO Database Record (c) 2016 APA, all rights reserved)","author":[{"dropping-particle":"","family":"Hertel","given":"Paula T.","non-dropping-particle":"","parse-names":false,"suffix":""}],"container-title":"Cognition and Emotion","id":"ITEM-3","issue":"5-6","issued":{"date-parts":[["1997"]]},"page":"569-583","publisher":"Taylor &amp; Francis","publisher-place":"United Kingdom","title":"On the contributions of deficient cognitive control to memory impairments in depression.","type":"article","volume":"11"},"uris":["http://www.mendeley.com/documents/?uuid=a329596b-e5a9-4bd0-a320-2318fd2fd411"]},{"id":"ITEM-4","itemData":{"DOI":"10.1037/bul0000193","ISBN":"1939-1455(Electronic),0033-2909(Print)","abstract":"Everyday life is defined by goal states that are continuously reprioritized based on available, often affective information. To pursue these goals, individuals need to process and maintain goal-relevant information, while ignoring potentially salient information that distracts resources from these goals. Empirically, this ability has typically been operationalized as working memory (WM) capacity. A growing body of research is investigating the impact of information’s affective salience on WM capacity. In the present review we address this question by exploring the potential differential impact of affective compared with neutral information on WM, and the underlying neural substrates. One-hundred and 65 studies (N = 7,433) were included in the meta-analysis. Results showed negligible to small (d̂ = −.07–.20) effects of affective information on behavioral measures of WM in healthy individuals (n = 4,936) that varied as a function of valence and task-relevance. Heterogeneity analyses were significant, demonstrating the need to identify further study-specific factors and individual differences that moderate affective WM. At the neural level (33 studies; n = 683), processing affective versus neutral material during WM tasks was associated with more frequent recruitment of the vlPFC, the amygdala, and the temporo-occipital cortex. In contrast to healthy individuals, across behavioral studies those suffering from mental health problems (n = 2,041) showed impaired WM accuracy (d̂ = −0.21) in the presence of affective material. These findings highlight the importance of integrating behavioral and neural levels of analysis. Finally, these findings suggest that affective WM capacity may be a transdiagnostic mechanism associated with poor mental health. (PsycINFO Database Record (c) 2019 APA, all rights reserved)","author":[{"dropping-particle":"","family":"Schweizer","given":"Susanne","non-dropping-particle":"","parse-names":false,"suffix":""},{"dropping-particle":"","family":"Satpute","given":"Ajay B","non-dropping-particle":"","parse-names":false,"suffix":""},{"dropping-particle":"","family":"Atzil","given":"Shir","non-dropping-particle":"","parse-names":false,"suffix":""},{"dropping-particle":"","family":"Field","given":"Andy P","non-dropping-particle":"","parse-names":false,"suffix":""},{"dropping-particle":"","family":"Hitchcock","given":"Caitlin","non-dropping-particle":"","parse-names":false,"suffix":""},{"dropping-particle":"","family":"Black","given":"Melissa","non-dropping-particle":"","parse-names":false,"suffix":""},{"dropping-particle":"","family":"Barrett","given":"Lisa Feldman","non-dropping-particle":"","parse-names":false,"suffix":""},{"dropping-particle":"","family":"Dalgleish","given":"Tim","non-dropping-particle":"","parse-names":false,"suffix":""}],"container-title":"Psychological Bulletin","id":"ITEM-4","issue":"6","issued":{"date-parts":[["2019"]]},"page":"566-609","publisher":"American Psychological Association","publisher-place":"Schweizer, Susanne: Institute of Cognitive Neuroscience, University College London, 17 Queen Square, London, United Kingdom, WC1N 3AR, s.schweizer@ucl.ac.uk","title":"The impact of affective information on working memory: A pair of meta-analytic reviews of behavioral and neuroimaging evidence.","type":"article","volume":"145"},"uris":["http://www.mendeley.com/documents/?uuid=1e8da69c-59c1-4fd6-a4bd-aebddbc907fa"]}],"mendeley":{"formattedCitation":"(Grahek et al., 2018; Hertel, 1997; LeMoult &amp; Gotlib, 2018; Schweizer et al., 2019)","plainTextFormattedCitation":"(Grahek et al., 2018; Hertel, 1997; LeMoult &amp; Gotlib, 2018; Schweizer et al., 2019)","previouslyFormattedCitation":"(Grahek et al., 2018; Hertel, 1997; LeMoult &amp; Gotlib, 2018; Schweizer et al., 2019)"},"properties":{"noteIndex":0},"schema":"https://github.com/citation-style-language/schema/raw/master/csl-citation.json"}</w:instrText>
      </w:r>
      <w:r>
        <w:fldChar w:fldCharType="separate"/>
      </w:r>
      <w:r w:rsidR="00392155" w:rsidRPr="00392155">
        <w:rPr>
          <w:noProof/>
        </w:rPr>
        <w:t>(Grahek et al., 2018; Hertel, 1997; LeMoult &amp; Gotlib, 2018; Schweizer et al., 2019)</w:t>
      </w:r>
      <w:r>
        <w:fldChar w:fldCharType="end"/>
      </w:r>
      <w:r>
        <w:t>.</w:t>
      </w:r>
      <w:ins w:id="2054" w:author="יפתח עמיר" w:date="2020-01-26T10:00:00Z">
        <w:r w:rsidR="003A48B4">
          <w:rPr>
            <w:lang w:val="en-IL"/>
          </w:rPr>
          <w:t xml:space="preserve"> </w:t>
        </w:r>
      </w:ins>
      <w:commentRangeStart w:id="2055"/>
      <w:ins w:id="2056" w:author="יפתח עמיר" w:date="2020-01-26T10:12:00Z">
        <w:r w:rsidR="004617E4" w:rsidRPr="00F967B1">
          <w:rPr>
            <w:highlight w:val="yellow"/>
            <w:lang w:val="en-IL"/>
            <w:rPrChange w:id="2057" w:author="עמית ברנשטיין" w:date="2020-03-11T14:51:00Z">
              <w:rPr>
                <w:lang w:val="en-IL"/>
              </w:rPr>
            </w:rPrChange>
          </w:rPr>
          <w:t>Moreover</w:t>
        </w:r>
      </w:ins>
      <w:commentRangeEnd w:id="2055"/>
      <w:r w:rsidR="00F967B1" w:rsidRPr="00F967B1">
        <w:rPr>
          <w:rStyle w:val="CommentReference"/>
          <w:highlight w:val="yellow"/>
          <w:rPrChange w:id="2058" w:author="עמית ברנשטיין" w:date="2020-03-11T14:51:00Z">
            <w:rPr>
              <w:rStyle w:val="CommentReference"/>
            </w:rPr>
          </w:rPrChange>
        </w:rPr>
        <w:commentReference w:id="2055"/>
      </w:r>
      <w:ins w:id="2059" w:author="יפתח עמיר" w:date="2020-01-26T10:00:00Z">
        <w:r w:rsidR="003A48B4" w:rsidRPr="00F967B1">
          <w:rPr>
            <w:highlight w:val="yellow"/>
            <w:lang w:val="en-IL"/>
            <w:rPrChange w:id="2060" w:author="עמית ברנשטיין" w:date="2020-03-11T14:51:00Z">
              <w:rPr>
                <w:lang w:val="en-IL"/>
              </w:rPr>
            </w:rPrChange>
          </w:rPr>
          <w:t xml:space="preserve">, </w:t>
        </w:r>
      </w:ins>
      <w:ins w:id="2061" w:author="יפתח עמיר" w:date="2020-01-26T10:06:00Z">
        <w:r w:rsidR="003A48B4" w:rsidRPr="00F967B1">
          <w:rPr>
            <w:highlight w:val="yellow"/>
            <w:lang w:val="en-IL"/>
            <w:rPrChange w:id="2062" w:author="עמית ברנשטיין" w:date="2020-03-11T14:51:00Z">
              <w:rPr>
                <w:lang w:val="en-IL"/>
              </w:rPr>
            </w:rPrChange>
          </w:rPr>
          <w:t xml:space="preserve">these </w:t>
        </w:r>
      </w:ins>
      <w:ins w:id="2063" w:author="יפתח עמיר" w:date="2020-01-26T10:00:00Z">
        <w:r w:rsidR="003A48B4" w:rsidRPr="00F967B1">
          <w:rPr>
            <w:highlight w:val="yellow"/>
            <w:lang w:val="en-IL"/>
            <w:rPrChange w:id="2064" w:author="עמית ברנשטיין" w:date="2020-03-11T14:51:00Z">
              <w:rPr>
                <w:lang w:val="en-IL"/>
              </w:rPr>
            </w:rPrChange>
          </w:rPr>
          <w:t>A2</w:t>
        </w:r>
      </w:ins>
      <w:ins w:id="2065" w:author="יפתח עמיר" w:date="2020-01-26T10:01:00Z">
        <w:r w:rsidR="003A48B4" w:rsidRPr="00F967B1">
          <w:rPr>
            <w:highlight w:val="yellow"/>
            <w:lang w:val="en-IL"/>
            <w:rPrChange w:id="2066" w:author="עמית ברנשטיין" w:date="2020-03-11T14:51:00Z">
              <w:rPr>
                <w:lang w:val="en-IL"/>
              </w:rPr>
            </w:rPrChange>
          </w:rPr>
          <w:t>T simulations</w:t>
        </w:r>
        <w:r w:rsidR="003A48B4">
          <w:rPr>
            <w:lang w:val="en-IL"/>
          </w:rPr>
          <w:t xml:space="preserve"> suggest that</w:t>
        </w:r>
      </w:ins>
      <w:ins w:id="2067" w:author="יפתח עמיר" w:date="2020-01-26T10:08:00Z">
        <w:r w:rsidR="003A48B4">
          <w:rPr>
            <w:lang w:val="en-IL"/>
          </w:rPr>
          <w:t xml:space="preserve">, under high contextual demands, </w:t>
        </w:r>
        <w:del w:id="2068" w:author="עמית ברנשטיין" w:date="2020-03-11T14:51:00Z">
          <w:r w:rsidR="003A48B4" w:rsidDel="00F967B1">
            <w:rPr>
              <w:lang w:val="en-IL"/>
            </w:rPr>
            <w:delText xml:space="preserve">the </w:delText>
          </w:r>
        </w:del>
        <w:r w:rsidR="003A48B4">
          <w:rPr>
            <w:lang w:val="en-IL"/>
          </w:rPr>
          <w:t xml:space="preserve">momentary affective responses may </w:t>
        </w:r>
      </w:ins>
      <w:ins w:id="2069" w:author="יפתח עמיר" w:date="2020-01-26T10:09:00Z">
        <w:r w:rsidR="003A48B4">
          <w:rPr>
            <w:lang w:val="en-IL"/>
          </w:rPr>
          <w:t>be a more meaningful (i.e., ha</w:t>
        </w:r>
      </w:ins>
      <w:ins w:id="2070" w:author="יפתח עמיר" w:date="2020-01-26T10:10:00Z">
        <w:r w:rsidR="003A48B4">
          <w:rPr>
            <w:lang w:val="en-IL"/>
          </w:rPr>
          <w:t>ve</w:t>
        </w:r>
      </w:ins>
      <w:ins w:id="2071" w:author="יפתח עמיר" w:date="2020-01-26T10:09:00Z">
        <w:r w:rsidR="003A48B4">
          <w:rPr>
            <w:lang w:val="en-IL"/>
          </w:rPr>
          <w:t xml:space="preserve"> more variability) measure in response to manipulations of task-relevance/irrelevance of affective information</w:t>
        </w:r>
        <w:del w:id="2072" w:author="עמית ברנשטיין" w:date="2020-03-11T14:51:00Z">
          <w:r w:rsidR="003A48B4" w:rsidDel="00F967B1">
            <w:rPr>
              <w:lang w:val="en-IL"/>
            </w:rPr>
            <w:delText>,</w:delText>
          </w:r>
        </w:del>
      </w:ins>
      <w:ins w:id="2073" w:author="יפתח עמיר" w:date="2020-01-26T10:11:00Z">
        <w:del w:id="2074" w:author="עמית ברנשטיין" w:date="2020-03-11T14:51:00Z">
          <w:r w:rsidR="003A48B4" w:rsidDel="00F967B1">
            <w:rPr>
              <w:lang w:val="en-IL"/>
            </w:rPr>
            <w:delText xml:space="preserve"> compared to</w:delText>
          </w:r>
        </w:del>
      </w:ins>
      <w:ins w:id="2075" w:author="עמית ברנשטיין" w:date="2020-03-11T14:51:00Z">
        <w:r w:rsidR="00F967B1">
          <w:t xml:space="preserve"> than</w:t>
        </w:r>
      </w:ins>
      <w:ins w:id="2076" w:author="יפתח עמיר" w:date="2020-01-26T10:11:00Z">
        <w:r w:rsidR="003A48B4">
          <w:rPr>
            <w:lang w:val="en-IL"/>
          </w:rPr>
          <w:t xml:space="preserve"> measures of </w:t>
        </w:r>
      </w:ins>
      <w:ins w:id="2077" w:author="יפתח עמיר" w:date="2020-01-26T10:17:00Z">
        <w:r w:rsidR="00392155">
          <w:rPr>
            <w:lang w:val="en-IL"/>
          </w:rPr>
          <w:t xml:space="preserve">only task </w:t>
        </w:r>
      </w:ins>
      <w:ins w:id="2078" w:author="יפתח עמיר" w:date="2020-01-26T10:11:00Z">
        <w:r w:rsidR="004617E4">
          <w:rPr>
            <w:lang w:val="en-IL"/>
          </w:rPr>
          <w:t>performance (as a proxy of cognitive control)</w:t>
        </w:r>
      </w:ins>
      <w:ins w:id="2079" w:author="יפתח עמיר" w:date="2020-01-26T10:16:00Z">
        <w:r w:rsidR="00392155">
          <w:rPr>
            <w:lang w:val="en-IL"/>
          </w:rPr>
          <w:t xml:space="preserve"> </w:t>
        </w:r>
        <w:r w:rsidR="00392155">
          <w:rPr>
            <w:lang w:val="en-IL"/>
          </w:rPr>
          <w:fldChar w:fldCharType="begin" w:fldLock="1"/>
        </w:r>
      </w:ins>
      <w:r w:rsidR="00392155">
        <w:rPr>
          <w:lang w:val="en-IL"/>
        </w:rPr>
        <w:instrText>ADDIN CSL_CITATION {"citationItems":[{"id":"ITEM-1","itemData":{"DOI":"10.1037/bul0000193","ISBN":"1939-1455(Electronic),0033-2909(Print)","abstract":"Everyday life is defined by goal states that are continuously reprioritized based on available, often affective information. To pursue these goals, individuals need to process and maintain goal-relevant information, while ignoring potentially salient information that distracts resources from these goals. Empirically, this ability has typically been operationalized as working memory (WM) capacity. A growing body of research is investigating the impact of information’s affective salience on WM capacity. In the present review we address this question by exploring the potential differential impact of affective compared with neutral information on WM, and the underlying neural substrates. One-hundred and 65 studies (N = 7,433) were included in the meta-analysis. Results showed negligible to small (d̂ = −.07–.20) effects of affective information on behavioral measures of WM in healthy individuals (n = 4,936) that varied as a function of valence and task-relevance. Heterogeneity analyses were significant, demonstrating the need to identify further study-specific factors and individual differences that moderate affective WM. At the neural level (33 studies; n = 683), processing affective versus neutral material during WM tasks was associated with more frequent recruitment of the vlPFC, the amygdala, and the temporo-occipital cortex. In contrast to healthy individuals, across behavioral studies those suffering from mental health problems (n = 2,041) showed impaired WM accuracy (d̂ = −0.21) in the presence of affective material. These findings highlight the importance of integrating behavioral and neural levels of analysis. Finally, these findings suggest that affective WM capacity may be a transdiagnostic mechanism associated with poor mental health. (PsycINFO Database Record (c) 2019 APA, all rights reserved)","author":[{"dropping-particle":"","family":"Schweizer","given":"Susanne","non-dropping-particle":"","parse-names":false,"suffix":""},{"dropping-particle":"","family":"Satpute","given":"Ajay B","non-dropping-particle":"","parse-names":false,"suffix":""},{"dropping-particle":"","family":"Atzil","given":"Shir","non-dropping-particle":"","parse-names":false,"suffix":""},{"dropping-particle":"","family":"Field","given":"Andy P","non-dropping-particle":"","parse-names":false,"suffix":""},{"dropping-particle":"","family":"Hitchcock","given":"Caitlin","non-dropping-particle":"","parse-names":false,"suffix":""},{"dropping-particle":"","family":"Black","given":"Melissa","non-dropping-particle":"","parse-names":false,"suffix":""},{"dropping-particle":"","family":"Barrett","given":"Lisa Feldman","non-dropping-particle":"","parse-names":false,"suffix":""},{"dropping-particle":"","family":"Dalgleish","given":"Tim","non-dropping-particle":"","parse-names":false,"suffix":""}],"container-title":"Psychological Bulletin","id":"ITEM-1","issue":"6","issued":{"date-parts":[["2019"]]},"page":"566-609","publisher":"American Psychological Association","publisher-place":"Schweizer, Susanne: Institute of Cognitive Neuroscience, University College London, 17 Queen Square, London, United Kingdom, WC1N 3AR, s.schweizer@ucl.ac.uk","title":"The impact of affective information on working memory: A pair of meta-analytic reviews of behavioral and neuroimaging evidence.","type":"article","volume":"145"},"uris":["http://www.mendeley.com/documents/?uuid=1e8da69c-59c1-4fd6-a4bd-aebddbc907fa"]}],"mendeley":{"formattedCitation":"(Schweizer et al., 2019)","plainTextFormattedCitation":"(Schweizer et al., 2019)","previouslyFormattedCitation":"(Schweizer et al., 2019)"},"properties":{"noteIndex":0},"schema":"https://github.com/citation-style-language/schema/raw/master/csl-citation.json"}</w:instrText>
      </w:r>
      <w:r w:rsidR="00392155">
        <w:rPr>
          <w:lang w:val="en-IL"/>
        </w:rPr>
        <w:fldChar w:fldCharType="separate"/>
      </w:r>
      <w:r w:rsidR="00392155" w:rsidRPr="00392155">
        <w:rPr>
          <w:noProof/>
          <w:lang w:val="en-IL"/>
        </w:rPr>
        <w:t>(Schweizer et al., 2019)</w:t>
      </w:r>
      <w:ins w:id="2080" w:author="יפתח עמיר" w:date="2020-01-26T10:16:00Z">
        <w:r w:rsidR="00392155">
          <w:rPr>
            <w:lang w:val="en-IL"/>
          </w:rPr>
          <w:fldChar w:fldCharType="end"/>
        </w:r>
      </w:ins>
      <w:ins w:id="2081" w:author="יפתח עמיר" w:date="2020-01-26T10:10:00Z">
        <w:r w:rsidR="003A48B4">
          <w:rPr>
            <w:lang w:val="en-IL"/>
          </w:rPr>
          <w:t>.</w:t>
        </w:r>
      </w:ins>
      <w:ins w:id="2082" w:author="יפתח עמיר" w:date="2020-01-26T10:12:00Z">
        <w:r w:rsidR="004617E4">
          <w:rPr>
            <w:lang w:val="en-IL"/>
          </w:rPr>
          <w:t xml:space="preserve"> </w:t>
        </w:r>
        <w:commentRangeStart w:id="2083"/>
        <w:r w:rsidR="004617E4">
          <w:rPr>
            <w:lang w:val="en-IL"/>
          </w:rPr>
          <w:t>Even more in-line with the A2T approach, it</w:t>
        </w:r>
      </w:ins>
      <w:ins w:id="2084" w:author="יפתח עמיר" w:date="2020-01-26T10:13:00Z">
        <w:r w:rsidR="004617E4">
          <w:rPr>
            <w:lang w:val="en-IL"/>
          </w:rPr>
          <w:t xml:space="preserve"> may be </w:t>
        </w:r>
      </w:ins>
      <w:ins w:id="2085" w:author="יפתח עמיר" w:date="2020-01-26T10:14:00Z">
        <w:r w:rsidR="004617E4">
          <w:rPr>
            <w:lang w:val="en-IL"/>
          </w:rPr>
          <w:t>more</w:t>
        </w:r>
      </w:ins>
      <w:ins w:id="2086" w:author="יפתח עמיר" w:date="2020-01-26T10:18:00Z">
        <w:r w:rsidR="00392155">
          <w:rPr>
            <w:lang w:val="en-IL"/>
          </w:rPr>
          <w:t xml:space="preserve"> conceptually</w:t>
        </w:r>
      </w:ins>
      <w:ins w:id="2087" w:author="יפתח עמיר" w:date="2020-01-26T10:14:00Z">
        <w:r w:rsidR="004617E4">
          <w:rPr>
            <w:lang w:val="en-IL"/>
          </w:rPr>
          <w:t xml:space="preserve"> accurate</w:t>
        </w:r>
      </w:ins>
      <w:ins w:id="2088" w:author="יפתח עמיר" w:date="2020-01-26T10:13:00Z">
        <w:r w:rsidR="004617E4">
          <w:rPr>
            <w:lang w:val="en-IL"/>
          </w:rPr>
          <w:t xml:space="preserve"> to </w:t>
        </w:r>
      </w:ins>
      <w:ins w:id="2089" w:author="יפתח עמיר" w:date="2020-01-26T10:14:00Z">
        <w:r w:rsidR="004617E4">
          <w:rPr>
            <w:lang w:val="en-IL"/>
          </w:rPr>
          <w:t>make hypothese</w:t>
        </w:r>
      </w:ins>
      <w:ins w:id="2090" w:author="יפתח עמיר" w:date="2020-01-26T10:15:00Z">
        <w:r w:rsidR="004617E4">
          <w:rPr>
            <w:lang w:val="en-IL"/>
          </w:rPr>
          <w:t>s and empirical tests</w:t>
        </w:r>
      </w:ins>
      <w:ins w:id="2091" w:author="יפתח עמיר" w:date="2020-01-26T10:14:00Z">
        <w:r w:rsidR="004617E4">
          <w:rPr>
            <w:lang w:val="en-IL"/>
          </w:rPr>
          <w:t xml:space="preserve"> on the momentary temporal level</w:t>
        </w:r>
      </w:ins>
      <w:ins w:id="2092" w:author="יפתח עמיר" w:date="2020-01-26T10:19:00Z">
        <w:r w:rsidR="00392155">
          <w:rPr>
            <w:lang w:val="en-IL"/>
          </w:rPr>
          <w:t xml:space="preserve"> (rather than over-time aggregation)</w:t>
        </w:r>
      </w:ins>
      <w:ins w:id="2093" w:author="יפתח עמיר" w:date="2020-01-26T10:14:00Z">
        <w:r w:rsidR="004617E4">
          <w:rPr>
            <w:lang w:val="en-IL"/>
          </w:rPr>
          <w:t xml:space="preserve"> – e.</w:t>
        </w:r>
      </w:ins>
      <w:ins w:id="2094" w:author="יפתח עמיר" w:date="2020-01-26T10:15:00Z">
        <w:r w:rsidR="004617E4">
          <w:rPr>
            <w:lang w:val="en-IL"/>
          </w:rPr>
          <w:t xml:space="preserve">g., to </w:t>
        </w:r>
      </w:ins>
      <w:ins w:id="2095" w:author="יפתח עמיר" w:date="2020-01-26T10:13:00Z">
        <w:r w:rsidR="004617E4">
          <w:rPr>
            <w:lang w:val="en-IL"/>
          </w:rPr>
          <w:t xml:space="preserve">examine momentary affective changes as both antecedents (predictors) and </w:t>
        </w:r>
      </w:ins>
      <w:ins w:id="2096" w:author="יפתח עמיר" w:date="2020-01-26T10:14:00Z">
        <w:r w:rsidR="004617E4">
          <w:rPr>
            <w:lang w:val="en-IL"/>
          </w:rPr>
          <w:t xml:space="preserve">consequences </w:t>
        </w:r>
      </w:ins>
      <w:commentRangeEnd w:id="2083"/>
      <w:r w:rsidR="00F967B1">
        <w:rPr>
          <w:rStyle w:val="CommentReference"/>
        </w:rPr>
        <w:commentReference w:id="2083"/>
      </w:r>
      <w:ins w:id="2097" w:author="יפתח עמיר" w:date="2020-01-26T10:14:00Z">
        <w:r w:rsidR="004617E4">
          <w:rPr>
            <w:lang w:val="en-IL"/>
          </w:rPr>
          <w:t>(outcome) of momentary control</w:t>
        </w:r>
      </w:ins>
      <w:ins w:id="2098" w:author="יפתח עמיר" w:date="2020-01-26T10:15:00Z">
        <w:r w:rsidR="004617E4">
          <w:rPr>
            <w:lang w:val="en-IL"/>
          </w:rPr>
          <w:t xml:space="preserve"> failures and vice-versa </w:t>
        </w:r>
      </w:ins>
      <w:ins w:id="2099" w:author="יפתח עמיר" w:date="2020-01-26T10:16:00Z">
        <w:r w:rsidR="00A105C7">
          <w:rPr>
            <w:lang w:val="en-IL"/>
          </w:rPr>
          <w:fldChar w:fldCharType="begin" w:fldLock="1"/>
        </w:r>
      </w:ins>
      <w:r w:rsidR="00D35AF8">
        <w:rPr>
          <w:lang w:val="en-IL"/>
        </w:rPr>
        <w:instrText>ADDIN CSL_CITATION {"citationItems":[{"id":"ITEM-1","itemData":{"DOI":"10.1146/annurev-psych-010814-015331","ISBN":"1545-2085 (Electronic) 0066-4308 (Linking)","ISSN":"0066-4308","PMID":"25293689","abstract":"Conscious experience is fluid; it rarely remains on one topic for an extended period without deviation. Its dynamic nature is illustrated by the experience of mind wandering, in which attention switches from a current task to unrelated thoughts and feelings. Studies exploring the phenomenology of mind wandering highlight the importance of its content and relation to meta-cognition in determining its functional outcomes. Examination of the information-processing demands of the mind-wandering state suggests that it involves perceptual decoupling to escape the constraints of the moment, its content arises from episodic and affective processes, and its regulation relies on executive control. Mind wandering also involves a complex balance of costs and benefits: Its association with various kinds of error underlines its cost, whereas its relationship to creativity and future planning suggest its potential value. Although essential to the stream of consciousness, various strategies may minimize the downsides of mind wandering while maintaining its productive aspects.","author":[{"dropping-particle":"","family":"Smallwood","given":"Jonathan","non-dropping-particle":"","parse-names":false,"suffix":""},{"dropping-particle":"","family":"Schooler","given":"Jonathan","non-dropping-particle":"","parse-names":false,"suffix":""}],"container-title":"Ssrn","id":"ITEM-1","issued":{"date-parts":[["2015"]]},"title":"The Science of Mind Wandering: Empirically Navigating the Stream of Consciousness","type":"article-journal"},"uris":["http://www.mendeley.com/documents/?uuid=225b3cae-c4b3-4fbc-b2f2-f02784107277"]},{"id":"ITEM-2","itemData":{"abstract":"Recent work has highlighted that the generation of thoughts unrelated to the current environment may be both a cause and a consequence of unhappiness. The current study used lag analysis to examine whether the relationship between self-generated thought and negative affect depends on the content of the thoughts themselves. We found that the emotional content could strongly predict subsequent mood (e.g. negative thoughts were associated with subsequent negative mood). However, this direct relationship was modulated by the socio-temporal content of the thoughts: thoughts that were past- and other-related were associated with subsequent negative mood, even if current thought content was positive. By contrast, future- and self-related thoughts preceded improvements of mood, even when current thought content was negative. These results highlight the important link between self-generated thought and mood and suggest that the socio-temporal content plays an important role in determining whether an individual's future affective state will be happy or sad.","author":[{"dropping-particle":"","family":"Ruby","given":"Florence J M","non-dropping-particle":"","parse-names":false,"suffix":""},{"dropping-particle":"","family":"Smallwood","given":"Jonathan","non-dropping-particle":"","parse-names":false,"suffix":""},{"dropping-particle":"","family":"Engen","given":"Haakon","non-dropping-particle":"","parse-names":false,"suffix":""},{"dropping-particle":"","family":"Singer","given":"Tania","non-dropping-particle":"","parse-names":false,"suffix":""}],"container-title":"PLOS ONE","id":"ITEM-2","issue":"10","issued":{"date-parts":[["2013","10","23"]]},"page":"e77554","publisher":"Public Library of Science","title":"How Self-Generated Thought Shapes Mood—The Relation between Mind-Wandering and Mood Depends on the Socio-Temporal Content of Thoughts","type":"article-journal","volume":"8"},"uris":["http://www.mendeley.com/documents/?uuid=376f23ae-52e4-43e8-a0e7-39b5a29ceada"]}],"mendeley":{"formattedCitation":"(Ruby et al., 2013; Smallwood &amp; Schooler, 2015)","plainTextFormattedCitation":"(Ruby et al., 2013; Smallwood &amp; Schooler, 2015)","previouslyFormattedCitation":"(Ruby et al., 2013; Smallwood &amp; Schooler, 2015)"},"properties":{"noteIndex":0},"schema":"https://github.com/citation-style-language/schema/raw/master/csl-citation.json"}</w:instrText>
      </w:r>
      <w:r w:rsidR="00A105C7">
        <w:rPr>
          <w:lang w:val="en-IL"/>
        </w:rPr>
        <w:fldChar w:fldCharType="separate"/>
      </w:r>
      <w:r w:rsidR="00D35AF8" w:rsidRPr="00D35AF8">
        <w:rPr>
          <w:noProof/>
          <w:lang w:val="en-IL"/>
        </w:rPr>
        <w:t>(Ruby et al., 2013; Smallwood &amp; Schooler, 2015)</w:t>
      </w:r>
      <w:ins w:id="2100" w:author="יפתח עמיר" w:date="2020-01-26T10:16:00Z">
        <w:r w:rsidR="00A105C7">
          <w:rPr>
            <w:lang w:val="en-IL"/>
          </w:rPr>
          <w:fldChar w:fldCharType="end"/>
        </w:r>
      </w:ins>
      <w:ins w:id="2101" w:author="יפתח עמיר" w:date="2020-01-26T10:14:00Z">
        <w:r w:rsidR="004617E4">
          <w:rPr>
            <w:lang w:val="en-IL"/>
          </w:rPr>
          <w:t>.</w:t>
        </w:r>
      </w:ins>
      <w:ins w:id="2102" w:author="יפתח עמיר" w:date="2020-01-26T10:11:00Z">
        <w:r w:rsidR="004617E4">
          <w:rPr>
            <w:lang w:val="en-IL"/>
          </w:rPr>
          <w:t xml:space="preserve"> </w:t>
        </w:r>
      </w:ins>
    </w:p>
    <w:p w14:paraId="45EBD174" w14:textId="0D348C60" w:rsidR="009C61D8" w:rsidRPr="009C61D8" w:rsidDel="009C61D8" w:rsidRDefault="009C61D8" w:rsidP="00201C78">
      <w:pPr>
        <w:rPr>
          <w:del w:id="2103" w:author="יפתח עמיר" w:date="2020-01-26T09:38:00Z"/>
          <w:lang w:val="en-IL"/>
          <w:rPrChange w:id="2104" w:author="יפתח עמיר" w:date="2020-01-26T09:37:00Z">
            <w:rPr>
              <w:del w:id="2105" w:author="יפתח עמיר" w:date="2020-01-26T09:38:00Z"/>
            </w:rPr>
          </w:rPrChange>
        </w:rPr>
      </w:pPr>
    </w:p>
    <w:p w14:paraId="63EBB816" w14:textId="3440FD35" w:rsidR="000A3A92" w:rsidRDefault="000A3A92" w:rsidP="000A3A92">
      <w:pPr>
        <w:ind w:firstLine="0"/>
      </w:pPr>
      <w:r>
        <w:rPr>
          <w:noProof/>
        </w:rPr>
        <w:drawing>
          <wp:inline distT="0" distB="0" distL="0" distR="0" wp14:anchorId="47C53DC5" wp14:editId="5A2C992A">
            <wp:extent cx="5943600" cy="2162175"/>
            <wp:effectExtent l="0" t="0" r="0" b="9525"/>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gh context with 50% task relevant negative 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943600" cy="2162175"/>
                    </a:xfrm>
                    <a:prstGeom prst="rect">
                      <a:avLst/>
                    </a:prstGeom>
                  </pic:spPr>
                </pic:pic>
              </a:graphicData>
            </a:graphic>
          </wp:inline>
        </w:drawing>
      </w:r>
    </w:p>
    <w:p w14:paraId="3C3EBBBC" w14:textId="5719F62A" w:rsidR="000A3A92" w:rsidRDefault="00FD44CA" w:rsidP="000A3A92">
      <w:pPr>
        <w:ind w:firstLine="0"/>
      </w:pPr>
      <w:r w:rsidRPr="003F7393">
        <w:rPr>
          <w:noProof/>
        </w:rPr>
        <mc:AlternateContent>
          <mc:Choice Requires="wps">
            <w:drawing>
              <wp:anchor distT="0" distB="0" distL="114300" distR="114300" simplePos="0" relativeHeight="251700224" behindDoc="0" locked="0" layoutInCell="1" allowOverlap="1" wp14:anchorId="2CDF7B37" wp14:editId="7BFCD6DE">
                <wp:simplePos x="0" y="0"/>
                <wp:positionH relativeFrom="column">
                  <wp:posOffset>0</wp:posOffset>
                </wp:positionH>
                <wp:positionV relativeFrom="paragraph">
                  <wp:posOffset>2413000</wp:posOffset>
                </wp:positionV>
                <wp:extent cx="5903595" cy="1404620"/>
                <wp:effectExtent l="0" t="0" r="1905" b="762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1404620"/>
                        </a:xfrm>
                        <a:prstGeom prst="rect">
                          <a:avLst/>
                        </a:prstGeom>
                        <a:solidFill>
                          <a:srgbClr val="FFFFFF"/>
                        </a:solidFill>
                        <a:ln w="9525">
                          <a:noFill/>
                          <a:miter lim="800000"/>
                          <a:headEnd/>
                          <a:tailEnd/>
                        </a:ln>
                      </wps:spPr>
                      <wps:txbx>
                        <w:txbxContent>
                          <w:p w14:paraId="0120BA58" w14:textId="05FB4053" w:rsidR="00BD49C6" w:rsidRPr="00383479" w:rsidRDefault="00BD49C6" w:rsidP="00FD44CA">
                            <w:pPr>
                              <w:spacing w:line="240" w:lineRule="auto"/>
                              <w:ind w:firstLine="0"/>
                              <w:contextualSpacing w:val="0"/>
                              <w:jc w:val="left"/>
                            </w:pPr>
                            <w:r w:rsidRPr="009E23D9">
                              <w:rPr>
                                <w:b/>
                                <w:bCs/>
                              </w:rPr>
                              <w:t xml:space="preserve">Figure </w:t>
                            </w:r>
                            <w:del w:id="2106" w:author="יפתח עמיר" w:date="2020-01-26T09:29:00Z">
                              <w:r w:rsidDel="00A51970">
                                <w:rPr>
                                  <w:b/>
                                  <w:bCs/>
                                </w:rPr>
                                <w:delText>8</w:delText>
                              </w:r>
                            </w:del>
                            <w:ins w:id="2107" w:author="יפתח עמיר" w:date="2020-01-26T09:29:00Z">
                              <w:r>
                                <w:rPr>
                                  <w:b/>
                                  <w:bCs/>
                                  <w:lang w:val="en-IL"/>
                                </w:rPr>
                                <w:t>9</w:t>
                              </w:r>
                            </w:ins>
                            <w:r w:rsidRPr="009E23D9">
                              <w:rPr>
                                <w:b/>
                                <w:bCs/>
                              </w:rPr>
                              <w:t>.</w:t>
                            </w:r>
                            <w:r>
                              <w:rPr>
                                <w:b/>
                                <w:bCs/>
                              </w:rPr>
                              <w:t xml:space="preserve"> </w:t>
                            </w:r>
                            <w:r>
                              <w:t>Simul</w:t>
                            </w:r>
                            <w:ins w:id="2108" w:author="יפתח עמיר" w:date="2019-10-27T17:23:00Z">
                              <w:r>
                                <w:t>ation of trajectories under high-contextual demands</w:t>
                              </w:r>
                            </w:ins>
                            <w:ins w:id="2109" w:author="יפתח עמיר" w:date="2019-10-27T17:24:00Z">
                              <w:r>
                                <w:t xml:space="preserve"> (= </w:t>
                              </w:r>
                            </w:ins>
                            <w:ins w:id="2110" w:author="יפתח עמיר" w:date="2020-01-26T09:29:00Z">
                              <w:r>
                                <w:rPr>
                                  <w:lang w:val="en-IL"/>
                                </w:rPr>
                                <w:t>4</w:t>
                              </w:r>
                            </w:ins>
                            <w:ins w:id="2111" w:author="יפתח עמיר" w:date="2019-10-27T17:24:00Z">
                              <w:r>
                                <w:t>) and high emotional and cognitive reactivity (= .</w:t>
                              </w:r>
                            </w:ins>
                            <w:ins w:id="2112" w:author="יפתח עמיר" w:date="2020-01-26T09:29:00Z">
                              <w:r>
                                <w:rPr>
                                  <w:lang w:val="en-IL"/>
                                </w:rPr>
                                <w:t>25</w:t>
                              </w:r>
                            </w:ins>
                            <w:ins w:id="2113" w:author="יפתח עמיר" w:date="2019-10-27T17:24:00Z">
                              <w:r>
                                <w:t>)</w:t>
                              </w:r>
                            </w:ins>
                            <w:ins w:id="2114" w:author="יפתח עמיר" w:date="2019-10-27T17:23:00Z">
                              <w:r>
                                <w:t xml:space="preserve">. In Figure </w:t>
                              </w:r>
                            </w:ins>
                            <w:ins w:id="2115" w:author="יפתח עמיר" w:date="2020-01-26T09:34:00Z">
                              <w:r>
                                <w:rPr>
                                  <w:lang w:val="en-IL"/>
                                </w:rPr>
                                <w:t>9</w:t>
                              </w:r>
                            </w:ins>
                            <w:ins w:id="2116" w:author="יפתח עמיר" w:date="2019-10-27T17:24:00Z">
                              <w:r>
                                <w:t xml:space="preserve">A </w:t>
                              </w:r>
                            </w:ins>
                            <w:ins w:id="2117" w:author="יפתח עמיר" w:date="2019-10-27T17:25:00Z">
                              <w:r>
                                <w:t>all t</w:t>
                              </w:r>
                            </w:ins>
                            <w:ins w:id="2118" w:author="יפתח עמיר" w:date="2019-10-27T17:26:00Z">
                              <w:r>
                                <w:t xml:space="preserve">ask-relevant information is neutrally </w:t>
                              </w:r>
                              <w:proofErr w:type="spellStart"/>
                              <w:r>
                                <w:t>valenced</w:t>
                              </w:r>
                              <w:proofErr w:type="spellEnd"/>
                              <w:r>
                                <w:t xml:space="preserve">. In Figure </w:t>
                              </w:r>
                            </w:ins>
                            <w:ins w:id="2119" w:author="יפתח עמיר" w:date="2020-01-26T09:35:00Z">
                              <w:r>
                                <w:rPr>
                                  <w:lang w:val="en-IL"/>
                                </w:rPr>
                                <w:t>9</w:t>
                              </w:r>
                            </w:ins>
                            <w:ins w:id="2120" w:author="יפתח עמיר" w:date="2019-10-27T17:26:00Z">
                              <w:r>
                                <w:t xml:space="preserve">B, half the information is negatively </w:t>
                              </w:r>
                              <w:proofErr w:type="spellStart"/>
                              <w:r>
                                <w:t>valenced</w:t>
                              </w:r>
                              <w:proofErr w:type="spellEnd"/>
                              <w:r>
                                <w:t xml:space="preserve"> (e.g., memorizing a list of mixed negative and neutral words).</w:t>
                              </w:r>
                            </w:ins>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CDF7B37" id="_x0000_s1039" type="#_x0000_t202" style="position:absolute;left:0;text-align:left;margin-left:0;margin-top:190pt;width:464.85pt;height:110.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" stroked="f">
                <v:textbox style="mso-fit-shape-to-text:t">
                  <w:txbxContent>
                    <w:p w14:paraId="0120BA58" w14:textId="05FB4053" w:rsidR="00BD49C6" w:rsidRPr="00383479" w:rsidRDefault="00BD49C6" w:rsidP="00FD44CA">
                      <w:pPr>
                        <w:spacing w:line="240" w:lineRule="auto"/>
                        <w:ind w:firstLine="0"/>
                        <w:contextualSpacing w:val="0"/>
                        <w:jc w:val="left"/>
                      </w:pPr>
                      <w:r w:rsidRPr="009E23D9">
                        <w:rPr>
                          <w:b/>
                          <w:bCs/>
                        </w:rPr>
                        <w:t xml:space="preserve">Figure </w:t>
                      </w:r>
                      <w:del w:id="2121" w:author="יפתח עמיר" w:date="2020-01-26T09:29:00Z">
                        <w:r w:rsidDel="00A51970">
                          <w:rPr>
                            <w:b/>
                            <w:bCs/>
                          </w:rPr>
                          <w:delText>8</w:delText>
                        </w:r>
                      </w:del>
                      <w:ins w:id="2122" w:author="יפתח עמיר" w:date="2020-01-26T09:29:00Z">
                        <w:r>
                          <w:rPr>
                            <w:b/>
                            <w:bCs/>
                            <w:lang w:val="en-IL"/>
                          </w:rPr>
                          <w:t>9</w:t>
                        </w:r>
                      </w:ins>
                      <w:r w:rsidRPr="009E23D9">
                        <w:rPr>
                          <w:b/>
                          <w:bCs/>
                        </w:rPr>
                        <w:t>.</w:t>
                      </w:r>
                      <w:r>
                        <w:rPr>
                          <w:b/>
                          <w:bCs/>
                        </w:rPr>
                        <w:t xml:space="preserve"> </w:t>
                      </w:r>
                      <w:r>
                        <w:t>Simul</w:t>
                      </w:r>
                      <w:ins w:id="2123" w:author="יפתח עמיר" w:date="2019-10-27T17:23:00Z">
                        <w:r>
                          <w:t>ation of trajectories under high-contextual demands</w:t>
                        </w:r>
                      </w:ins>
                      <w:ins w:id="2124" w:author="יפתח עמיר" w:date="2019-10-27T17:24:00Z">
                        <w:r>
                          <w:t xml:space="preserve"> (= </w:t>
                        </w:r>
                      </w:ins>
                      <w:ins w:id="2125" w:author="יפתח עמיר" w:date="2020-01-26T09:29:00Z">
                        <w:r>
                          <w:rPr>
                            <w:lang w:val="en-IL"/>
                          </w:rPr>
                          <w:t>4</w:t>
                        </w:r>
                      </w:ins>
                      <w:ins w:id="2126" w:author="יפתח עמיר" w:date="2019-10-27T17:24:00Z">
                        <w:r>
                          <w:t>) and high emotional and cognitive reactivity (= .</w:t>
                        </w:r>
                      </w:ins>
                      <w:ins w:id="2127" w:author="יפתח עמיר" w:date="2020-01-26T09:29:00Z">
                        <w:r>
                          <w:rPr>
                            <w:lang w:val="en-IL"/>
                          </w:rPr>
                          <w:t>25</w:t>
                        </w:r>
                      </w:ins>
                      <w:ins w:id="2128" w:author="יפתח עמיר" w:date="2019-10-27T17:24:00Z">
                        <w:r>
                          <w:t>)</w:t>
                        </w:r>
                      </w:ins>
                      <w:ins w:id="2129" w:author="יפתח עמיר" w:date="2019-10-27T17:23:00Z">
                        <w:r>
                          <w:t xml:space="preserve">. In Figure </w:t>
                        </w:r>
                      </w:ins>
                      <w:ins w:id="2130" w:author="יפתח עמיר" w:date="2020-01-26T09:34:00Z">
                        <w:r>
                          <w:rPr>
                            <w:lang w:val="en-IL"/>
                          </w:rPr>
                          <w:t>9</w:t>
                        </w:r>
                      </w:ins>
                      <w:ins w:id="2131" w:author="יפתח עמיר" w:date="2019-10-27T17:24:00Z">
                        <w:r>
                          <w:t xml:space="preserve">A </w:t>
                        </w:r>
                      </w:ins>
                      <w:ins w:id="2132" w:author="יפתח עמיר" w:date="2019-10-27T17:25:00Z">
                        <w:r>
                          <w:t>all t</w:t>
                        </w:r>
                      </w:ins>
                      <w:ins w:id="2133" w:author="יפתח עמיר" w:date="2019-10-27T17:26:00Z">
                        <w:r>
                          <w:t xml:space="preserve">ask-relevant information is neutrally </w:t>
                        </w:r>
                        <w:proofErr w:type="spellStart"/>
                        <w:r>
                          <w:t>valenced</w:t>
                        </w:r>
                        <w:proofErr w:type="spellEnd"/>
                        <w:r>
                          <w:t xml:space="preserve">. In Figure </w:t>
                        </w:r>
                      </w:ins>
                      <w:ins w:id="2134" w:author="יפתח עמיר" w:date="2020-01-26T09:35:00Z">
                        <w:r>
                          <w:rPr>
                            <w:lang w:val="en-IL"/>
                          </w:rPr>
                          <w:t>9</w:t>
                        </w:r>
                      </w:ins>
                      <w:ins w:id="2135" w:author="יפתח עמיר" w:date="2019-10-27T17:26:00Z">
                        <w:r>
                          <w:t xml:space="preserve">B, half the information is negatively </w:t>
                        </w:r>
                        <w:proofErr w:type="spellStart"/>
                        <w:r>
                          <w:t>valenced</w:t>
                        </w:r>
                        <w:proofErr w:type="spellEnd"/>
                        <w:r>
                          <w:t xml:space="preserve"> (e.g., memorizing a list of mixed negative and neutral words).</w:t>
                        </w:r>
                      </w:ins>
                    </w:p>
                  </w:txbxContent>
                </v:textbox>
                <w10:wrap type="topAndBottom"/>
              </v:shape>
            </w:pict>
          </mc:Fallback>
        </mc:AlternateContent>
      </w:r>
      <w:r w:rsidR="000A3A92">
        <w:rPr>
          <w:noProof/>
        </w:rPr>
        <w:drawing>
          <wp:inline distT="0" distB="0" distL="0" distR="0" wp14:anchorId="38A1428F" wp14:editId="2DCBF118">
            <wp:extent cx="5943600" cy="2162175"/>
            <wp:effectExtent l="0" t="0" r="0" b="952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gh context  High Reactivity with 50% task relevant negative 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943600" cy="2162175"/>
                    </a:xfrm>
                    <a:prstGeom prst="rect">
                      <a:avLst/>
                    </a:prstGeom>
                  </pic:spPr>
                </pic:pic>
              </a:graphicData>
            </a:graphic>
          </wp:inline>
        </w:drawing>
      </w:r>
    </w:p>
    <w:p w14:paraId="104AF36C" w14:textId="75C664E7" w:rsidR="00FD44CA" w:rsidRDefault="00FD44CA" w:rsidP="00FD44CA">
      <w:pPr>
        <w:ind w:firstLine="0"/>
      </w:pPr>
    </w:p>
    <w:p w14:paraId="61AE4D17" w14:textId="6B076FC8" w:rsidR="008B1016" w:rsidRDefault="003D388C" w:rsidP="008B1016">
      <w:commentRangeStart w:id="2136"/>
      <w:r w:rsidRPr="003D388C">
        <w:rPr>
          <w:rStyle w:val="Heading3Char"/>
        </w:rPr>
        <w:t>Interpretation bias</w:t>
      </w:r>
      <w:commentRangeEnd w:id="2136"/>
      <w:r w:rsidR="0062506B">
        <w:rPr>
          <w:rStyle w:val="CommentReference"/>
        </w:rPr>
        <w:commentReference w:id="2136"/>
      </w:r>
      <w:r w:rsidRPr="003D388C">
        <w:rPr>
          <w:rStyle w:val="Heading3Char"/>
        </w:rPr>
        <w:t>.</w:t>
      </w:r>
      <w:r>
        <w:t xml:space="preserve"> Interpretation bias is the tendency </w:t>
      </w:r>
      <w:r w:rsidR="00B639AD">
        <w:t xml:space="preserve">for certain individuals </w:t>
      </w:r>
      <w:r>
        <w:t>to interpret ambiguous informatio</w:t>
      </w:r>
      <w:r w:rsidR="00552694">
        <w:t>n as negative</w:t>
      </w:r>
      <w:r w:rsidR="002B57B1">
        <w:t xml:space="preserve">. Such biases are associated with </w:t>
      </w:r>
      <w:r w:rsidR="004A3170">
        <w:t xml:space="preserve">depression and anxiety as well as </w:t>
      </w:r>
      <w:r w:rsidR="00552694">
        <w:t>other forms of cognitive biases</w:t>
      </w:r>
      <w:r w:rsidR="004A3170">
        <w:t xml:space="preserve"> (e.g., memory bias; </w:t>
      </w:r>
      <w:r w:rsidR="004A3170">
        <w:fldChar w:fldCharType="begin" w:fldLock="1"/>
      </w:r>
      <w:r w:rsidR="00BF1EFB">
        <w:instrText>ADDIN CSL_CITATION {"citationItems":[{"id":"ITEM-1","itemData":{"DOI":"10.1037/a0035250","ISBN":"1931-1516 (Electronic)\\r1528-3542 (Linking)","ISSN":"19311516","PMID":"24512247","abstract":"Emotional biases in attention, interpretation, and memory are viewed as important cognitive processes underlying symptoms of depression. To date, there is a limited understanding of the interplay among these processing biases. This study tested the dependence of memory on depression-related biases in attention and interpretation. Subclinically depressed and non- depressed participants completed a computerized version of the scrambled sentences test (measuring interpretation bias) while their eye movements were recorded (measuring attention bias). This task was followed by an incidental free recall test of previously constructed interpretations (measuring memory bias). Path analysis revealed a good fit for the model in which selective orienting of attention was associated with interpretation bias, which in turn was associated with a congruent bias in memory. Also, a good fit was observed for a path model in which biases in the maintenance of attention and interpretation were associated with memory bias. Both path models attained a superior fit compared to path models without the theorized functional relations among processing biases. These findings enhance understanding of how mechanisms of attention and interpretation regulate what is remembered. As such, they offer support for the combined cognitive biases hypothesis or the notion that emotionally biased cognitive processes are not isolated mechanisms but instead influence each other. Implications for theoretical models and emotion regulation across the spectrum of depressive symptoms are discussed.","author":[{"dropping-particle":"","family":"Everaert","given":"Jonas","non-dropping-particle":"","parse-names":false,"suffix":""},{"dropping-particle":"","family":"Duyck","given":"Wouter","non-dropping-particle":"","parse-names":false,"suffix":""},{"dropping-particle":"","family":"Koster","given":"Ernst H W","non-dropping-particle":"","parse-names":false,"suffix":""}],"container-title":"Emotion","id":"ITEM-1","issue":"2","issued":{"date-parts":[["2014"]]},"page":"331-340","title":"Attention, interpretation, and memory biases in subclinical depression: A proof-of-principle test of the combined cognitive biases hypothesis","type":"article-journal","volume":"14"},"uris":["http://www.mendeley.com/documents/?uuid=f26d2517-f029-4dab-8200-695a3110d4d3"]}],"mendeley":{"formattedCitation":"(Everaert et al., 2014)","plainTextFormattedCitation":"(Everaert et al., 2014)","previouslyFormattedCitation":"(Everaert et al., 2014)"},"properties":{"noteIndex":0},"schema":"https://github.com/citation-style-language/schema/raw/master/csl-citation.json"}</w:instrText>
      </w:r>
      <w:r w:rsidR="004A3170">
        <w:fldChar w:fldCharType="separate"/>
      </w:r>
      <w:r w:rsidR="004A3170" w:rsidRPr="004A3170">
        <w:rPr>
          <w:noProof/>
        </w:rPr>
        <w:t>(Everaert et al., 2014)</w:t>
      </w:r>
      <w:r w:rsidR="004A3170">
        <w:fldChar w:fldCharType="end"/>
      </w:r>
      <w:r w:rsidR="004A3170">
        <w:t>)</w:t>
      </w:r>
      <w:r w:rsidR="00552694">
        <w:t xml:space="preserve"> and vulnerabilities</w:t>
      </w:r>
      <w:r w:rsidR="004A3170">
        <w:t xml:space="preserve"> </w:t>
      </w:r>
      <w:r w:rsidR="00BF1EFB">
        <w:t>(e.g.,</w:t>
      </w:r>
      <w:r w:rsidR="004A3170">
        <w:t xml:space="preserve"> repetitive negative thinking</w:t>
      </w:r>
      <w:r w:rsidR="00BF1EFB">
        <w:t xml:space="preserve">; </w:t>
      </w:r>
      <w:r w:rsidR="00BF1EFB">
        <w:fldChar w:fldCharType="begin" w:fldLock="1"/>
      </w:r>
      <w:r w:rsidR="00BF1EFB">
        <w:instrText>ADDIN CSL_CITATION {"citationItems":[{"id":"ITEM-1","itemData":{"DOI":"10.1037/ccp0000310","ISSN":"1939-2117(Electronic),0022-006X(Print)","abstract":"Objective: Repetitive negative thinking (RNT) for example, worry in generalized anxiety disorder (GAD) and rumination in depression, is often targeted during psychological treatments. To test the hypothesis that negative interpretation bias contributes to worry and rumination, we assessed the effects of inducing more positive interpretations in reducing RNT. Method: Volunteers diagnosed with GAD (66) or depression (65) were randomly allocated to one of two versions of cognitive bias modification for interpretation (CBM-I), either with or without RNT priming prior to training, or a control condition, each involving 10 Internet-delivered sessions. Outcome measures of interpretation bias, a behavioral RNT task and self-reported worry, rumination, anxiety and depression were obtained at baseline, after home-based training and at 1-month follow-up (self-report questionnaires only). Results: CBM-I training, across diagnostic groups, promoted a more positive interpretation bias and led to reductions in worry, rumination, and depressive symptoms, which were maintained at follow-up. Anxiety symptoms were reduced only in the GAD group at follow-up. There were no differences between CBM-I versions; brief priming of RNT did not influence CBM-I effectiveness. Level of interpretation bias post training partially mediated the effects of CBM-I on follow-up questionnaire scores. Conclusions: In contrast to some recent failures to demonstrate improvements following Internet-delivered CBM, we found that self-reported RNT and negative mood were reduced by CBM-I. This is consistent with a causal role for negative interpretation bias in both worry and rumination, suggesting a useful role for CBM-I within treatments for anxiety and depression. (PsycINFO Database Record (c) 2018 APA, all rights reserved)","author":[{"dropping-particle":"","family":"Hirsch","given":"Colette R","non-dropping-particle":"","parse-names":false,"suffix":""},{"dropping-particle":"","family":"Krahé","given":"Charlotte","non-dropping-particle":"","parse-names":false,"suffix":""},{"dropping-particle":"","family":"Whyte","given":"Jessica","non-dropping-particle":"","parse-names":false,"suffix":""},{"dropping-particle":"","family":"Loizou","given":"Sofia","non-dropping-particle":"","parse-names":false,"suffix":""},{"dropping-particle":"","family":"Bridge","given":"Livia","non-dropping-particle":"","parse-names":false,"suffix":""},{"dropping-particle":"","family":"Norton","given":"Sam","non-dropping-particle":"","parse-names":false,"suffix":""},{"dropping-particle":"","family":"Mathews","given":"Andrew","non-dropping-particle":"","parse-names":false,"suffix":""}],"container-title":"Journal of Consulting and Clinical Psychology","id":"ITEM-1","issue":"12","issued":{"date-parts":[["2018"]]},"page":"1017-1030","publisher":"American Psychological Association","publisher-place":"Hirsch, Colette R.: King’s College London, Department of Psychology, Institute of Psychiatry, Psychology &amp; Neuroscience, De Crespigny Park, London, United Kingdom, colette.hirsch@kcl.ac.uk","title":"Interpretation training to target repetitive negative thinking in generalized anxiety disorder and depression.","type":"article-journal","volume":"86"},"uris":["http://www.mendeley.com/documents/?uuid=acd67f59-8acb-45d6-8d0a-b60fedcb5622"]}],"mendeley":{"formattedCitation":"(Hirsch et al., 2018)","plainTextFormattedCitation":"(Hirsch et al., 2018)","previouslyFormattedCitation":"(Hirsch et al., 2018)"},"properties":{"noteIndex":0},"schema":"https://github.com/citation-style-language/schema/raw/master/csl-citation.json"}</w:instrText>
      </w:r>
      <w:r w:rsidR="00BF1EFB">
        <w:fldChar w:fldCharType="separate"/>
      </w:r>
      <w:r w:rsidR="00BF1EFB" w:rsidRPr="00BF1EFB">
        <w:rPr>
          <w:noProof/>
        </w:rPr>
        <w:t>(Hirsch et al., 2018)</w:t>
      </w:r>
      <w:r w:rsidR="00BF1EFB">
        <w:fldChar w:fldCharType="end"/>
      </w:r>
      <w:r w:rsidR="00BF1EFB">
        <w:t>)</w:t>
      </w:r>
      <w:r w:rsidR="004A3170">
        <w:t xml:space="preserve">. Accordingly, </w:t>
      </w:r>
      <w:r w:rsidR="00B639AD">
        <w:t xml:space="preserve">interpretation bias </w:t>
      </w:r>
      <w:r w:rsidR="004A3170">
        <w:t xml:space="preserve">is a primary target for many psychological treatments for depression and anxiety as well as emerging cognitive training methodologies </w:t>
      </w:r>
      <w:r w:rsidR="004A3170">
        <w:fldChar w:fldCharType="begin" w:fldLock="1"/>
      </w:r>
      <w:r w:rsidR="002E21D7">
        <w:instrText>ADDIN CSL_CITATION {"citationItems":[{"id":"ITEM-1","itemData":{"DOI":"https://doi.org/10.1016/j.cpr.2017.09.005","ISSN":"0272-7358","abstract":"Interpretation biases have long been theorized to play a central role in depression. Yet, the strength of the empirical evidence for this bias remains a topic of debate. This meta-analysis aimed to estimate the overall effect size and to identify moderators relevant to theory and methodology. PsycINFO, Embase, Web of Science, Scopus, PubMed, and dissertation databases were searched. A random-effects meta-analysis was performed on 87 studies (N=9443). Results revealed a medium overall effect size (g=0.72, 95%-CI:[0.62;0.82]). Equivalent effect sizes were observed for patients diagnosed with clinical depression (g=0.60, 95%-CI:[0.37;0.75]), patients remitted from depression (g=0.59, 95%-CI:[0.33;0.86]), and undiagnosed individuals reporting elevated depressive symptoms (g=0.66, 95%-CI:[0.47;0.84]). The effect size was larger for self-referential stimuli (g=0.90, 95%-CI[0.78;1.01]), but was not modified by the presence (g=0.74, 95%-CI[0.59;0.90]) or absence (g=0.72, 95%-CI[0.58;0.85]) of mental imagery instructions. Similar effect sizes were observed for a negative interpretation bias (g=0.58, 95%-CI:[0.40;0.75]) and lack of a positive interpretation bias (g=0.60, 95%-CI:[0.36;0.85]). The effect size was only significant when interpretation bias was measured directly (g=0.88, 95%-CI[0.77;0.99]), but not when measured indirectly (g=0.04, 95%-CI[−0.14;0.22]). It is concluded that depression is associated with interpretation biases, but caution is necessary because methodological factors shape conclusions. Implications and recommendations for future research are outlined.","author":[{"dropping-particle":"","family":"Everaert","given":"Jonas","non-dropping-particle":"","parse-names":false,"suffix":""},{"dropping-particle":"","family":"Podina","given":"Ioana R","non-dropping-particle":"","parse-names":false,"suffix":""},{"dropping-particle":"","family":"Koster","given":"Ernst H W","non-dropping-particle":"","parse-names":false,"suffix":""}],"container-title":"Clinical Psychology Review","id":"ITEM-1","issued":{"date-parts":[["2017"]]},"page":"33-48","title":"A comprehensive meta-analysis of interpretation biases in depression","type":"article-journal","volume":"58"},"uris":["http://www.mendeley.com/documents/?uuid=c4a8d98a-9fd8-4b39-b068-a171933b048b"]},{"id":"ITEM-2","itemData":{"DOI":"10.1037/ccp0000310","ISSN":"1939-2117(Electronic),0022-006X(Print)","abstract":"Objective: Repetitive negative thinking (RNT) for example, worry in generalized anxiety disorder (GAD) and rumination in depression, is often targeted during psychological treatments. To test the hypothesis that negative interpretation bias contributes to worry and rumination, we assessed the effects of inducing more positive interpretations in reducing RNT. Method: Volunteers diagnosed with GAD (66) or depression (65) were randomly allocated to one of two versions of cognitive bias modification for interpretation (CBM-I), either with or without RNT priming prior to training, or a control condition, each involving 10 Internet-delivered sessions. Outcome measures of interpretation bias, a behavioral RNT task and self-reported worry, rumination, anxiety and depression were obtained at baseline, after home-based training and at 1-month follow-up (self-report questionnaires only). Results: CBM-I training, across diagnostic groups, promoted a more positive interpretation bias and led to reductions in worry, rumination, and depressive symptoms, which were maintained at follow-up. Anxiety symptoms were reduced only in the GAD group at follow-up. There were no differences between CBM-I versions; brief priming of RNT did not influence CBM-I effectiveness. Level of interpretation bias post training partially mediated the effects of CBM-I on follow-up questionnaire scores. Conclusions: In contrast to some recent failures to demonstrate improvements following Internet-delivered CBM, we found that self-reported RNT and negative mood were reduced by CBM-I. This is consistent with a causal role for negative interpretation bias in both worry and rumination, suggesting a useful role for CBM-I within treatments for anxiety and depression. (PsycINFO Database Record (c) 2018 APA, all rights reserved)","author":[{"dropping-particle":"","family":"Hirsch","given":"Colette R","non-dropping-particle":"","parse-names":false,"suffix":""},{"dropping-particle":"","family":"Krahé","given":"Charlotte","non-dropping-particle":"","parse-names":false,"suffix":""},{"dropping-particle":"","family":"Whyte","given":"Jessica","non-dropping-particle":"","parse-names":false,"suffix":""},{"dropping-particle":"","family":"Loizou","given":"Sofia","non-dropping-particle":"","parse-names":false,"suffix":""},{"dropping-particle":"","family":"Bridge","given":"Livia","non-dropping-particle":"","parse-names":false,"suffix":""},{"dropping-particle":"","family":"Norton","given":"Sam","non-dropping-particle":"","parse-names":false,"suffix":""},{"dropping-particle":"","family":"Mathews","given":"Andrew","non-dropping-particle":"","parse-names":false,"suffix":""}],"container-title":"Journal of Consulting and Clinical Psychology","id":"ITEM-2","issue":"12","issued":{"date-parts":[["2018"]]},"page":"1017-1030","publisher":"American Psychological Association","publisher-place":"Hirsch, Colette R.: King’s College London, Department of Psychology, Institute of Psychiatry, Psychology &amp; Neuroscience, De Crespigny Park, London, United Kingdom, colette.hirsch@kcl.ac.uk","title":"Interpretation training to target repetitive negative thinking in generalized anxiety disorder and depression.","type":"article-journal","volume":"86"},"uris":["http://www.mendeley.com/documents/?uuid=acd67f59-8acb-45d6-8d0a-b60fedcb5622"]}],"mendeley":{"formattedCitation":"(Everaert, Podina, et al., 2017; Hirsch et al., 2018)","plainTextFormattedCitation":"(Everaert, Podina, et al., 2017; Hirsch et al., 2018)","previouslyFormattedCitation":"(Everaert, Podina, et al., 2017; Hirsch et al., 2018)"},"properties":{"noteIndex":0},"schema":"https://github.com/citation-style-language/schema/raw/master/csl-citation.json"}</w:instrText>
      </w:r>
      <w:r w:rsidR="004A3170">
        <w:fldChar w:fldCharType="separate"/>
      </w:r>
      <w:r w:rsidR="00496CA0" w:rsidRPr="00496CA0">
        <w:rPr>
          <w:noProof/>
        </w:rPr>
        <w:t>(Everaert, Podina, et al., 2017; Hirsch et al., 2018)</w:t>
      </w:r>
      <w:r w:rsidR="004A3170">
        <w:fldChar w:fldCharType="end"/>
      </w:r>
      <w:r w:rsidR="00552694">
        <w:t>.</w:t>
      </w:r>
      <w:r w:rsidR="00BF1EFB">
        <w:t xml:space="preserve"> </w:t>
      </w:r>
      <w:r w:rsidR="00B639AD">
        <w:t xml:space="preserve">Interpretation </w:t>
      </w:r>
      <w:r w:rsidR="0016161E">
        <w:lastRenderedPageBreak/>
        <w:t>bias’s</w:t>
      </w:r>
      <w:r w:rsidR="00B639AD">
        <w:t xml:space="preserve"> </w:t>
      </w:r>
      <w:r w:rsidR="00BF1EFB">
        <w:t xml:space="preserve">core characteristic of preferential selection of one interpretation over competing resolutions to an ambiguous cue </w:t>
      </w:r>
      <w:r w:rsidR="00BF1EFB" w:rsidRPr="008B1016">
        <w:fldChar w:fldCharType="begin" w:fldLock="1"/>
      </w:r>
      <w:r w:rsidR="009931E8" w:rsidRPr="008B1016">
        <w:instrText>ADDIN CSL_CITATION {"citationItems":[{"id":"ITEM-1","itemData":{"DOI":"10.1037/0278-7393.17.2.245","ISBN":"1939-1285(Electronic),0278-7393(Print)","abstract":"Investigated whether the cognitive mechanism of suppression underlies differences in adult comprehension skill. Less skilled comprehenders reject less efficiently the inappropriate meanings of ambiguous words (e.g., the playing card vs garden tool meaning of spade), the incorrect forms of homophones (e.g., patients vs patience), the highly typical but absent members of scenes (e.g., a tractor in a farm scene), and words superimposed on pictures or pictures surrounding words. However, less skilled comprehenders are not less cognizant of what is contextually appropriate; in fact, they benefit from a biasing context just as much (and perhaps more) as more skilled comprehenders do. Thus, less skilled comprehenders do not have difficulty enhancing contextually appropriate information. Instead, it is suggested that less skilled comprehenders suffer from a less efficient suppression mechanism, which is an important component of general comprehension skill. (PsycINFO Database Record (c) 2016 APA, all rights reserved)","author":[{"dropping-particle":"","family":"Gernsbacher","given":"Morton A","non-dropping-particle":"","parse-names":false,"suffix":""},{"dropping-particle":"","family":"Faust","given":"Mark E","non-dropping-particle":"","parse-names":false,"suffix":""}],"container-title":"Journal of Experimental Psychology: Learning, Memory, and Cognition","id":"ITEM-1","issue":"2","issued":{"date-parts":[["1991"]]},"page":"245-262","publisher":"American Psychological Association","publisher-place":"US","title":"The mechanism of suppression: A component of general comprehension skill.","type":"article","volume":"17"},"uris":["http://www.mendeley.com/documents/?uuid=b028f6bc-da48-410f-bae8-bfa7d9a7d576"]}],"mendeley":{"formattedCitation":"(Gernsbacher &amp; Faust, 1991)","plainTextFormattedCitation":"(Gernsbacher &amp; Faust, 1991)","previouslyFormattedCitation":"(Gernsbacher &amp; Faust, 1991)"},"properties":{"noteIndex":0},"schema":"https://github.com/citation-style-language/schema/raw/master/csl-citation.json"}</w:instrText>
      </w:r>
      <w:r w:rsidR="00BF1EFB" w:rsidRPr="008B1016">
        <w:fldChar w:fldCharType="separate"/>
      </w:r>
      <w:r w:rsidR="00BF1EFB" w:rsidRPr="008B1016">
        <w:rPr>
          <w:noProof/>
        </w:rPr>
        <w:t>(Gernsbacher &amp; Faust, 1991)</w:t>
      </w:r>
      <w:r w:rsidR="00BF1EFB" w:rsidRPr="008B1016">
        <w:fldChar w:fldCharType="end"/>
      </w:r>
      <w:r w:rsidR="00BF1EFB" w:rsidRPr="008B1016">
        <w:t xml:space="preserve"> </w:t>
      </w:r>
      <w:commentRangeStart w:id="2137"/>
      <w:r w:rsidR="00BF1EFB" w:rsidRPr="008B1016">
        <w:t xml:space="preserve">makes it an </w:t>
      </w:r>
      <w:r w:rsidR="00615CC4" w:rsidRPr="008B1016">
        <w:t xml:space="preserve">additional </w:t>
      </w:r>
      <w:r w:rsidR="00BF1EFB" w:rsidRPr="008B1016">
        <w:t xml:space="preserve">ideal process </w:t>
      </w:r>
      <w:r w:rsidR="008B1016" w:rsidRPr="004E5B33">
        <w:t>to demonstrate</w:t>
      </w:r>
      <w:r w:rsidR="008B1016" w:rsidRPr="008B1016">
        <w:t xml:space="preserve"> how</w:t>
      </w:r>
      <w:r w:rsidR="008B1016">
        <w:t xml:space="preserve"> momentary states of the proposed A2T dynamic system are likely to potentiate (mal)adaptive trajectories and thereby </w:t>
      </w:r>
      <w:commentRangeEnd w:id="2137"/>
      <w:r w:rsidR="008B1016">
        <w:rPr>
          <w:rStyle w:val="CommentReference"/>
        </w:rPr>
        <w:commentReference w:id="2137"/>
      </w:r>
      <w:r w:rsidR="008B1016">
        <w:t>higher-level cognitive vulnerability.</w:t>
      </w:r>
    </w:p>
    <w:p w14:paraId="425B9FDC" w14:textId="26637F07" w:rsidR="003D388C" w:rsidRDefault="009C5BB5" w:rsidP="00201C78">
      <w:r w:rsidRPr="0016161E">
        <w:rPr>
          <w:rStyle w:val="Heading4Char"/>
        </w:rPr>
        <w:t>Interpretation bias in the model.</w:t>
      </w:r>
      <w:r>
        <w:t xml:space="preserve"> </w:t>
      </w:r>
      <w:r w:rsidR="00C95574">
        <w:t xml:space="preserve">The process of </w:t>
      </w:r>
      <w:r w:rsidR="00B639AD">
        <w:t xml:space="preserve">interpretation bias </w:t>
      </w:r>
      <w:r w:rsidR="008B1016">
        <w:t>is</w:t>
      </w:r>
      <w:r w:rsidR="00C95574">
        <w:t xml:space="preserve">, by definition, </w:t>
      </w:r>
      <w:r w:rsidR="008B1016">
        <w:t>triggered by information that is</w:t>
      </w:r>
      <w:r w:rsidR="00C95574">
        <w:t xml:space="preserve"> ambiguous </w:t>
      </w:r>
      <w:r w:rsidR="008B1016">
        <w:t>or may be alternatively interpreted</w:t>
      </w:r>
      <w:r w:rsidR="00C95574">
        <w:t xml:space="preserve">. </w:t>
      </w:r>
      <w:r w:rsidR="009A3C66">
        <w:t>V</w:t>
      </w:r>
      <w:r w:rsidR="00552694">
        <w:t>arious interpretations</w:t>
      </w:r>
      <w:r w:rsidR="009A3C66">
        <w:t xml:space="preserve"> of</w:t>
      </w:r>
      <w:r w:rsidR="00635FE6">
        <w:t xml:space="preserve"> </w:t>
      </w:r>
      <w:r w:rsidR="00E54BA5">
        <w:t xml:space="preserve">such </w:t>
      </w:r>
      <w:r w:rsidR="00635FE6">
        <w:t xml:space="preserve">an ambiguous situation </w:t>
      </w:r>
      <w:r w:rsidR="00552694">
        <w:t xml:space="preserve">and subsequent thoughts compete for </w:t>
      </w:r>
      <w:r w:rsidR="002076C0">
        <w:t>selection</w:t>
      </w:r>
      <w:r w:rsidR="00552694">
        <w:t>.</w:t>
      </w:r>
      <w:r w:rsidR="009A3C66">
        <w:t xml:space="preserve"> Which interpretation (negative, positive or neutral) is selected is determined by the selection likelihoods</w:t>
      </w:r>
      <w:r w:rsidR="00635FE6">
        <w:t xml:space="preserve"> (at Time </w:t>
      </w:r>
      <w:r w:rsidR="00635FE6">
        <w:rPr>
          <w:i/>
          <w:iCs/>
        </w:rPr>
        <w:t>n</w:t>
      </w:r>
      <w:r w:rsidR="00635FE6">
        <w:t>) influenced by</w:t>
      </w:r>
      <w:r w:rsidR="002076C0">
        <w:t xml:space="preserve"> the immediately preceding</w:t>
      </w:r>
      <w:r w:rsidR="009A3C66">
        <w:t xml:space="preserve"> state of the system – such as the </w:t>
      </w:r>
      <w:r w:rsidR="002076C0">
        <w:t>active r</w:t>
      </w:r>
      <w:r w:rsidR="00BF39EA">
        <w:t xml:space="preserve">epresentations in </w:t>
      </w:r>
      <w:r w:rsidR="009A3C66">
        <w:t xml:space="preserve">WM and </w:t>
      </w:r>
      <w:r w:rsidR="002076C0">
        <w:t>a</w:t>
      </w:r>
      <w:r w:rsidR="00615CC4">
        <w:t>ffect</w:t>
      </w:r>
      <w:ins w:id="2138" w:author="יפתח עמיר" w:date="2020-01-26T13:47:00Z">
        <w:r w:rsidR="00127973">
          <w:rPr>
            <w:lang w:val="en-IL"/>
          </w:rPr>
          <w:t>ive state</w:t>
        </w:r>
      </w:ins>
      <w:r w:rsidR="00837A8A">
        <w:t xml:space="preserve"> </w:t>
      </w:r>
      <w:r w:rsidR="00635FE6">
        <w:t xml:space="preserve">(at Time </w:t>
      </w:r>
      <w:r w:rsidR="00635FE6">
        <w:rPr>
          <w:i/>
          <w:iCs/>
        </w:rPr>
        <w:t>n-1</w:t>
      </w:r>
      <w:r w:rsidR="00635FE6">
        <w:t>)</w:t>
      </w:r>
      <w:r w:rsidR="009A3C66">
        <w:t>.</w:t>
      </w:r>
      <w:r w:rsidR="00A2551F">
        <w:t xml:space="preserve"> For example, imagine a person arriving at a social event and greeted by the host </w:t>
      </w:r>
      <w:del w:id="2139" w:author="יפתח עמיר" w:date="2020-01-26T13:47:00Z">
        <w:r w:rsidR="002076C0" w:rsidDel="00127973">
          <w:delText>with</w:delText>
        </w:r>
        <w:r w:rsidR="00A2551F" w:rsidDel="00127973">
          <w:delText xml:space="preserve"> </w:delText>
        </w:r>
      </w:del>
      <w:ins w:id="2140" w:author="יפתח עמיר" w:date="2020-01-26T13:47:00Z">
        <w:r w:rsidR="00127973">
          <w:rPr>
            <w:lang w:val="en-IL"/>
          </w:rPr>
          <w:t>who</w:t>
        </w:r>
        <w:r w:rsidR="00127973">
          <w:t xml:space="preserve"> </w:t>
        </w:r>
      </w:ins>
      <w:r w:rsidR="00A2551F">
        <w:t xml:space="preserve">has an ambiguous </w:t>
      </w:r>
      <w:r w:rsidR="002076C0">
        <w:t>non-verbal</w:t>
      </w:r>
      <w:r w:rsidR="00A2551F">
        <w:t xml:space="preserve"> expression</w:t>
      </w:r>
      <w:r w:rsidR="002076C0">
        <w:t xml:space="preserve"> (e.g., facial expression, body posture)</w:t>
      </w:r>
      <w:r w:rsidR="00A2551F">
        <w:t>.</w:t>
      </w:r>
      <w:r w:rsidR="009A3C66">
        <w:t xml:space="preserve"> </w:t>
      </w:r>
      <w:r w:rsidR="00C95574">
        <w:t>If</w:t>
      </w:r>
      <w:r w:rsidR="002E1B18">
        <w:t xml:space="preserve"> the</w:t>
      </w:r>
      <w:r w:rsidR="009A3C66">
        <w:t xml:space="preserve"> person arrived</w:t>
      </w:r>
      <w:r w:rsidR="00E453F1">
        <w:t xml:space="preserve"> with negative expectations (in the form of</w:t>
      </w:r>
      <w:r w:rsidR="009A3C66">
        <w:t xml:space="preserve"> negative </w:t>
      </w:r>
      <w:r w:rsidR="00E453F1">
        <w:t>thoughts/</w:t>
      </w:r>
      <w:r w:rsidR="009A3C66">
        <w:t xml:space="preserve">content in WM) and/or in a negative mood, this </w:t>
      </w:r>
      <w:r w:rsidR="001D3A35">
        <w:t xml:space="preserve">m </w:t>
      </w:r>
      <w:r w:rsidR="009A3C66">
        <w:t>then increase the likelihood that negative interpretation is selected for further processing</w:t>
      </w:r>
      <w:r w:rsidR="00580C7B">
        <w:t xml:space="preserve"> </w:t>
      </w:r>
      <w:r w:rsidR="00580C7B">
        <w:fldChar w:fldCharType="begin" w:fldLock="1"/>
      </w:r>
      <w:r w:rsidR="003708DF">
        <w:instrText>ADDIN CSL_CITATION {"citationItems":[{"id":"ITEM-1","itemData":{"DOI":"https://doi.org/10.1016/j.cpr.2015.08.005","ISSN":"0272-7358","abstract":"Healthy individuals often exhibit prioritized processing of aversive information, as manifested in enhanced orientation of attention to threatening stimuli compared with neutral items. In contrast to this adaptive behavior, anxious, fearful, and phobic individuals show exaggerated attention biases to threat. In addition, they overestimate the likelihood of encountering their feared stimulus and the severity of the consequences; both are examples of expectancy biases. The co-occurrence of attention and expectancy biases in fear and anxiety raises the question about causal influences. Herein, we summarize findings related to expectancy biases in fear and anxiety, and their association with attention biases. We suggest that evidence calls for more comprehensive research strategies in the investigation of mutual influences between expectancy and attention biases, as well as their combined effects on fear and anxiety. Moreover, both types of bias need to be related to other types of distorted information processing commonly observed in fear and anxiety (e.g., memory and interpretation biases). Finally, we propose new research directions that may be worth considering in developing more effective treatments for anxiety disorders.","author":[{"dropping-particle":"","family":"Aue","given":"Tatjana","non-dropping-particle":"","parse-names":false,"suffix":""},{"dropping-particle":"","family":"Okon-Singer","given":"Hadas","non-dropping-particle":"","parse-names":false,"suffix":""}],"container-title":"Clinical Psychology Review","id":"ITEM-1","issued":{"date-parts":[["2015"]]},"page":"83-95","title":"Expectancy biases in fear and anxiety and their link to biases in attention","type":"article-journal","volume":"42"},"uris":["http://www.mendeley.com/documents/?uuid=e2e2cc6e-adaf-4d15-9464-63e135c9eb99"]}],"mendeley":{"formattedCitation":"(Aue &amp; Okon-Singer, 2015)","plainTextFormattedCitation":"(Aue &amp; Okon-Singer, 2015)","previouslyFormattedCitation":"(Aue &amp; Okon-Singer, 2015)"},"properties":{"noteIndex":0},"schema":"https://github.com/citation-style-language/schema/raw/master/csl-citation.json"}</w:instrText>
      </w:r>
      <w:r w:rsidR="00580C7B">
        <w:fldChar w:fldCharType="separate"/>
      </w:r>
      <w:r w:rsidR="00580C7B" w:rsidRPr="00580C7B">
        <w:rPr>
          <w:noProof/>
        </w:rPr>
        <w:t>(Aue &amp; Okon-Singer, 2015)</w:t>
      </w:r>
      <w:r w:rsidR="00580C7B">
        <w:fldChar w:fldCharType="end"/>
      </w:r>
      <w:r w:rsidR="009A3C66">
        <w:t xml:space="preserve">, </w:t>
      </w:r>
      <w:r w:rsidR="00635FE6">
        <w:t xml:space="preserve">i.e., </w:t>
      </w:r>
      <w:r w:rsidR="009A3C66">
        <w:t xml:space="preserve">entering WM and </w:t>
      </w:r>
      <w:r w:rsidR="00C95574">
        <w:t xml:space="preserve">reaching </w:t>
      </w:r>
      <w:r w:rsidR="009A3C66">
        <w:t>awareness</w:t>
      </w:r>
      <w:r w:rsidR="00635FE6">
        <w:t>.</w:t>
      </w:r>
      <w:r w:rsidR="00B41A64">
        <w:t xml:space="preserve"> </w:t>
      </w:r>
      <w:r w:rsidR="00635FE6">
        <w:t>T</w:t>
      </w:r>
      <w:r w:rsidR="00B41A64">
        <w:t xml:space="preserve">hat is, people with </w:t>
      </w:r>
      <w:r w:rsidR="00E453F1" w:rsidRPr="00E453F1">
        <w:rPr>
          <w:i/>
          <w:iCs/>
        </w:rPr>
        <w:t>active</w:t>
      </w:r>
      <w:r w:rsidR="00E453F1">
        <w:t xml:space="preserve"> </w:t>
      </w:r>
      <w:r w:rsidR="00B41A64">
        <w:t>negative expectations</w:t>
      </w:r>
      <w:r w:rsidR="000C0EE7">
        <w:t>/beliefs</w:t>
      </w:r>
      <w:r w:rsidR="00B41A64">
        <w:t xml:space="preserve"> are more likely to demonstrate negative interpretation biases</w:t>
      </w:r>
      <w:del w:id="2141" w:author="יפתח עמיר" w:date="2020-01-26T14:03:00Z">
        <w:r w:rsidR="001D3A35" w:rsidDel="00511B35">
          <w:delText xml:space="preserve"> (</w:delText>
        </w:r>
        <w:r w:rsidR="001D3A35" w:rsidRPr="0016161E" w:rsidDel="00511B35">
          <w:rPr>
            <w:highlight w:val="yellow"/>
          </w:rPr>
          <w:delText>CiTE</w:delText>
        </w:r>
        <w:r w:rsidR="001D3A35" w:rsidDel="00511B35">
          <w:delText>)</w:delText>
        </w:r>
      </w:del>
      <w:ins w:id="2142" w:author="יפתח עמיר" w:date="2020-01-26T14:03:00Z">
        <w:r w:rsidR="00511B35">
          <w:rPr>
            <w:lang w:val="en-IL"/>
          </w:rPr>
          <w:t xml:space="preserve"> </w:t>
        </w:r>
        <w:r w:rsidR="00511B35">
          <w:rPr>
            <w:lang w:val="en-IL"/>
          </w:rPr>
          <w:fldChar w:fldCharType="begin" w:fldLock="1"/>
        </w:r>
      </w:ins>
      <w:r w:rsidR="009E4947">
        <w:rPr>
          <w:lang w:val="en-IL"/>
        </w:rPr>
        <w:instrText>ADDIN CSL_CITATION {"citationItems":[{"id":"ITEM-1","itemData":{"DOI":"https://doi.org/10.1016/j.tics.2012.10.003","ISSN":"1364-6613","abstract":"Attention is strongly influenced by both external stimuli and internal goals. However, this useful dichotomy does not readily capture the ubiquitous and often automatic contribution of past experience stored in memory. We review recent evidence about how multiple memory systems control attention, consider how such interactions are manifested in the brain, and highlight how this framework for ‘memory-guided attention’ might help systematize previous findings and guide future research.","author":[{"dropping-particle":"","family":"Hutchinson","given":"J Benjamin","non-dropping-particle":"","parse-names":false,"suffix":""},{"dropping-particle":"","family":"Turk-Browne","given":"Nicholas B","non-dropping-particle":"","parse-names":false,"suffix":""}],"container-title":"Trends in Cognitive Sciences","id":"ITEM-1","issue":"12","issued":{"date-parts":[["2012"]]},"page":"576-579","title":"Memory-guided attention: control from multiple memory systems","type":"article-journal","volume":"16"},"uris":["http://www.mendeley.com/documents/?uuid=a5049878-ed8d-486b-bef5-cefd488fb31d"]}],"mendeley":{"formattedCitation":"(Hutchinson &amp; Turk-Browne, 2012)","plainTextFormattedCitation":"(Hutchinson &amp; Turk-Browne, 2012)","previouslyFormattedCitation":"(Hutchinson &amp; Turk-Browne, 2012)"},"properties":{"noteIndex":0},"schema":"https://github.com/citation-style-language/schema/raw/master/csl-citation.json"}</w:instrText>
      </w:r>
      <w:r w:rsidR="00511B35">
        <w:rPr>
          <w:lang w:val="en-IL"/>
        </w:rPr>
        <w:fldChar w:fldCharType="separate"/>
      </w:r>
      <w:r w:rsidR="00511B35" w:rsidRPr="00511B35">
        <w:rPr>
          <w:noProof/>
          <w:lang w:val="en-IL"/>
        </w:rPr>
        <w:t>(Hutchinson &amp; Turk-Browne, 2012)</w:t>
      </w:r>
      <w:ins w:id="2143" w:author="יפתח עמיר" w:date="2020-01-26T14:03:00Z">
        <w:r w:rsidR="00511B35">
          <w:rPr>
            <w:lang w:val="en-IL"/>
          </w:rPr>
          <w:fldChar w:fldCharType="end"/>
        </w:r>
      </w:ins>
      <w:r w:rsidR="009A3C66">
        <w:t>.</w:t>
      </w:r>
      <w:r w:rsidR="009A71F7">
        <w:t xml:space="preserve"> </w:t>
      </w:r>
      <w:r w:rsidR="009A3C66">
        <w:t xml:space="preserve">This illustrates how the model, and especially </w:t>
      </w:r>
      <w:r w:rsidR="003564CD">
        <w:t xml:space="preserve">the component of </w:t>
      </w:r>
      <w:r w:rsidR="009A3C66">
        <w:t>internal attention</w:t>
      </w:r>
      <w:r w:rsidR="001D3A35">
        <w:t>al selection</w:t>
      </w:r>
      <w:r w:rsidR="009A3C66">
        <w:t xml:space="preserve">, interacts with other </w:t>
      </w:r>
      <w:r w:rsidR="00B41A64">
        <w:t>cognitive vulnerabilities</w:t>
      </w:r>
      <w:r w:rsidR="00635FE6">
        <w:t xml:space="preserve"> </w:t>
      </w:r>
      <w:r w:rsidR="003564CD">
        <w:t>(</w:t>
      </w:r>
      <w:r w:rsidR="00635FE6">
        <w:t>such as negative</w:t>
      </w:r>
      <w:r w:rsidR="0019359C">
        <w:t xml:space="preserve"> </w:t>
      </w:r>
      <w:commentRangeStart w:id="2144"/>
      <w:del w:id="2145" w:author="יפתח עמיר" w:date="2020-01-26T13:49:00Z">
        <w:r w:rsidR="0019359C" w:rsidDel="00127973">
          <w:delText xml:space="preserve">beliefs </w:delText>
        </w:r>
      </w:del>
      <w:ins w:id="2146" w:author="יפתח עמיר" w:date="2020-01-26T13:49:00Z">
        <w:r w:rsidR="00127973">
          <w:rPr>
            <w:lang w:val="en-IL"/>
          </w:rPr>
          <w:t>schemas</w:t>
        </w:r>
        <w:r w:rsidR="00127973">
          <w:t xml:space="preserve"> </w:t>
        </w:r>
      </w:ins>
      <w:r w:rsidR="0019359C">
        <w:t>about the world, future and oneself</w:t>
      </w:r>
      <w:r w:rsidR="003564CD">
        <w:t>)</w:t>
      </w:r>
      <w:ins w:id="2147" w:author="יפתח עמיר" w:date="2020-01-26T13:50:00Z">
        <w:r w:rsidR="00127973">
          <w:rPr>
            <w:rStyle w:val="FootnoteReference"/>
          </w:rPr>
          <w:footnoteReference w:id="5"/>
        </w:r>
      </w:ins>
      <w:r w:rsidR="003564CD">
        <w:t xml:space="preserve"> </w:t>
      </w:r>
      <w:r w:rsidR="001D3A35">
        <w:t>to potentiate</w:t>
      </w:r>
      <w:r w:rsidR="003564CD">
        <w:t xml:space="preserve"> </w:t>
      </w:r>
      <w:r w:rsidR="007D3BA7">
        <w:t>maladaptive</w:t>
      </w:r>
      <w:r w:rsidR="003564CD">
        <w:t xml:space="preserve"> behaviors and thinking processes</w:t>
      </w:r>
      <w:commentRangeEnd w:id="2144"/>
      <w:r w:rsidR="003416EE">
        <w:rPr>
          <w:rStyle w:val="CommentReference"/>
        </w:rPr>
        <w:commentReference w:id="2144"/>
      </w:r>
      <w:r w:rsidR="00B41A64">
        <w:t>.</w:t>
      </w:r>
      <w:r w:rsidR="00964613" w:rsidRPr="00964613">
        <w:t xml:space="preserve"> </w:t>
      </w:r>
      <w:r w:rsidR="001D3A35">
        <w:t>T</w:t>
      </w:r>
      <w:r w:rsidR="00964613">
        <w:t>his prediction is</w:t>
      </w:r>
      <w:r w:rsidR="001D3A35">
        <w:t>, however,</w:t>
      </w:r>
      <w:r w:rsidR="00964613">
        <w:t xml:space="preserve"> in contrast to current perspectives on the roles of priming (</w:t>
      </w:r>
      <w:r>
        <w:t xml:space="preserve">whether conscious or </w:t>
      </w:r>
      <w:proofErr w:type="spellStart"/>
      <w:r>
        <w:t>unconcious</w:t>
      </w:r>
      <w:proofErr w:type="spellEnd"/>
      <w:r>
        <w:t xml:space="preserve">, and </w:t>
      </w:r>
      <w:r w:rsidR="00964613">
        <w:t xml:space="preserve">conceptually similar to </w:t>
      </w:r>
      <w:r>
        <w:t xml:space="preserve">path </w:t>
      </w:r>
      <w:r>
        <w:rPr>
          <w:i/>
          <w:iCs/>
        </w:rPr>
        <w:t>d</w:t>
      </w:r>
      <w:r>
        <w:t xml:space="preserve"> in the Figure 1A</w:t>
      </w:r>
      <w:r w:rsidR="00964613">
        <w:t xml:space="preserve">) and </w:t>
      </w:r>
      <w:r w:rsidR="00615CC4">
        <w:t>affect</w:t>
      </w:r>
      <w:r w:rsidR="00964613">
        <w:t xml:space="preserve"> as outcomes rather causes of biased </w:t>
      </w:r>
      <w:r w:rsidR="00964613">
        <w:lastRenderedPageBreak/>
        <w:t xml:space="preserve">interpretations </w:t>
      </w:r>
      <w:del w:id="2157" w:author="יפתח עמיר" w:date="2020-01-26T14:03:00Z">
        <w:r w:rsidR="00964613" w:rsidDel="00511B35">
          <w:delText xml:space="preserve"> </w:delText>
        </w:r>
      </w:del>
      <w:r w:rsidR="00964613">
        <w:t>(</w:t>
      </w:r>
      <w:r w:rsidR="00964613">
        <w:fldChar w:fldCharType="begin" w:fldLock="1"/>
      </w:r>
      <w:r w:rsidR="00964613">
        <w:instrText>ADDIN CSL_CITATION {"citationItems":[{"id":"ITEM-1","itemData":{"DOI":"10.1080/20445911.2011.584527","ISSN":"2044-5911","author":[{"dropping-particle":"","family":"Mathews","given":"Andrew","non-dropping-particle":"","parse-names":false,"suffix":""}],"container-title":"Journal of Cognitive Psychology","id":"ITEM-1","issue":"1","issued":{"date-parts":[["2012","2","1"]]},"note":"doi: 10.1080/20445911.2011.584527","page":"92-105","publisher":"Routledge","title":"Effects of modifying the interpretation of emotional ambiguity","type":"article-journal","volume":"24"},"uris":["http://www.mendeley.com/documents/?uuid=dccc1c58-7cc6-4074-85a2-29b893831d46"]}],"mendeley":{"formattedCitation":"(Mathews, 2012)","plainTextFormattedCitation":"(Mathews, 2012)","previouslyFormattedCitation":"(Mathews, 2012)"},"properties":{"noteIndex":0},"schema":"https://github.com/citation-style-language/schema/raw/master/csl-citation.json"}</w:instrText>
      </w:r>
      <w:r w:rsidR="00964613">
        <w:fldChar w:fldCharType="separate"/>
      </w:r>
      <w:r w:rsidR="00964613" w:rsidRPr="007D3BA7">
        <w:rPr>
          <w:noProof/>
        </w:rPr>
        <w:t>(Mathews, 2012)</w:t>
      </w:r>
      <w:r w:rsidR="00964613">
        <w:fldChar w:fldCharType="end"/>
      </w:r>
      <w:r w:rsidR="00964613">
        <w:t xml:space="preserve">; but see </w:t>
      </w:r>
      <w:r w:rsidR="00964613">
        <w:fldChar w:fldCharType="begin" w:fldLock="1"/>
      </w:r>
      <w:r w:rsidR="00580C7B">
        <w:instrText>ADDIN CSL_CITATION {"citationItems":[{"id":"ITEM-1","itemData":{"DOI":"10.1111/j.1467-9280.1995.tb00511.x","ISSN":"0956-7976","abstract":"The role of emotion in the resolution of lexical ambiguity was investigated Happy and sad subjects listened to a list of words that included homophones that had happy and neutral meanings (e g, presents-presence) and homophones that had sad and neutral meanings (e g, mourning-morning) Words were presented every 3 s, and subjects wrote down the words as they heard them (Meaning could be identified by spelling in all cases) An interaction between emotional state and homophone category was observed Sad subjects were more likely to write down sad meanings than were happy subjects Results are discussed with reference to the literatures on both emotion and lexical access","author":[{"dropping-particle":"","family":"Halberstadt","given":"Jamin B","non-dropping-particle":"","parse-names":false,"suffix":""},{"dropping-particle":"","family":"Niedenthal","given":"Paula M","non-dropping-particle":"","parse-names":false,"suffix":""},{"dropping-particle":"","family":"Kushner","given":"Julia","non-dropping-particle":"","parse-names":false,"suffix":""}],"container-title":"Psychological Science","id":"ITEM-1","issue":"5","issued":{"date-parts":[["1995","9","1"]]},"note":"doi: 10.1111/j.1467-9280.1995.tb00511.x","page":"278-282","publisher":"SAGE Publications Inc","title":"Resolution of Lexical Ambiguity by Emotional State","type":"article-journal","volume":"6"},"uris":["http://www.mendeley.com/documents/?uuid=c9b62b5d-9e74-4672-8df6-025a6291e7af"]}],"mendeley":{"formattedCitation":"(Halberstadt, Niedenthal, &amp; Kushner, 1995)","plainTextFormattedCitation":"(Halberstadt, Niedenthal, &amp; Kushner, 1995)","previouslyFormattedCitation":"(Halberstadt, Niedenthal, &amp; Kushner, 1995)"},"properties":{"noteIndex":0},"schema":"https://github.com/citation-style-language/schema/raw/master/csl-citation.json"}</w:instrText>
      </w:r>
      <w:r w:rsidR="00964613">
        <w:fldChar w:fldCharType="separate"/>
      </w:r>
      <w:r w:rsidR="00964613" w:rsidRPr="00662A04">
        <w:rPr>
          <w:noProof/>
        </w:rPr>
        <w:t>(Halberstadt, Niedenthal, &amp; Kushner, 1995)</w:t>
      </w:r>
      <w:r w:rsidR="00964613">
        <w:fldChar w:fldCharType="end"/>
      </w:r>
      <w:r w:rsidR="00964613">
        <w:t xml:space="preserve"> </w:t>
      </w:r>
      <w:r w:rsidR="00BF39EA">
        <w:t xml:space="preserve">for </w:t>
      </w:r>
      <w:r w:rsidR="00964613">
        <w:t xml:space="preserve">evidence on the effects of </w:t>
      </w:r>
      <w:proofErr w:type="spellStart"/>
      <w:r w:rsidR="00BF39EA">
        <w:t>affect</w:t>
      </w:r>
      <w:proofErr w:type="spellEnd"/>
      <w:r w:rsidR="00964613">
        <w:t xml:space="preserve"> on interpretation bias). To reco</w:t>
      </w:r>
      <w:commentRangeStart w:id="2158"/>
      <w:r w:rsidR="00964613">
        <w:t>ncile this disparity, we again highlight that the model emphasizes the trans</w:t>
      </w:r>
      <w:r w:rsidR="003416EE">
        <w:t>-action,</w:t>
      </w:r>
      <w:r w:rsidR="00964613">
        <w:t xml:space="preserve"> </w:t>
      </w:r>
      <w:r w:rsidR="003416EE">
        <w:t>that</w:t>
      </w:r>
      <w:r w:rsidR="00964613">
        <w:t xml:space="preserve"> unfolds </w:t>
      </w:r>
      <w:r w:rsidR="003416EE">
        <w:t>from moment-to-moment in</w:t>
      </w:r>
      <w:r w:rsidR="00964613">
        <w:t xml:space="preserve"> time </w:t>
      </w:r>
      <w:r w:rsidR="003416EE">
        <w:t xml:space="preserve">(see </w:t>
      </w:r>
      <w:r w:rsidR="00BF39EA">
        <w:t>Fig 1B</w:t>
      </w:r>
      <w:r w:rsidR="003416EE">
        <w:t xml:space="preserve">), </w:t>
      </w:r>
      <w:r w:rsidR="00964613">
        <w:t xml:space="preserve">between attention, WM and </w:t>
      </w:r>
      <w:r w:rsidR="00BF39EA">
        <w:t>affect</w:t>
      </w:r>
      <w:r w:rsidR="00964613">
        <w:t xml:space="preserve"> – i.e., they</w:t>
      </w:r>
      <w:r w:rsidR="00850D19">
        <w:t xml:space="preserve"> are</w:t>
      </w:r>
      <w:r w:rsidR="00964613">
        <w:t xml:space="preserve"> reciprocally </w:t>
      </w:r>
      <w:r w:rsidR="00850D19">
        <w:t>causes</w:t>
      </w:r>
      <w:r w:rsidR="00964613">
        <w:t xml:space="preserve">- </w:t>
      </w:r>
      <w:r w:rsidR="00964613" w:rsidRPr="0016161E">
        <w:rPr>
          <w:i/>
          <w:iCs/>
        </w:rPr>
        <w:t>and</w:t>
      </w:r>
      <w:r w:rsidR="00964613">
        <w:t xml:space="preserve"> </w:t>
      </w:r>
      <w:r w:rsidR="00850D19">
        <w:t>outcomes</w:t>
      </w:r>
      <w:r w:rsidR="00964613">
        <w:t>-</w:t>
      </w:r>
      <w:r w:rsidR="00850D19">
        <w:t xml:space="preserve"> of</w:t>
      </w:r>
      <w:r w:rsidR="00964613">
        <w:t xml:space="preserve"> one another in time</w:t>
      </w:r>
      <w:commentRangeEnd w:id="2158"/>
      <w:r w:rsidR="001D3A35">
        <w:rPr>
          <w:rStyle w:val="CommentReference"/>
        </w:rPr>
        <w:commentReference w:id="2158"/>
      </w:r>
      <w:r w:rsidR="00964613">
        <w:t>.</w:t>
      </w:r>
    </w:p>
    <w:p w14:paraId="08AC9F04" w14:textId="615D0390" w:rsidR="00C4683F" w:rsidRDefault="00C4683F" w:rsidP="00201C78"/>
    <w:p w14:paraId="485EA479" w14:textId="4243EA40" w:rsidR="00C4683F" w:rsidRPr="00C4683F" w:rsidRDefault="00C4683F">
      <w:pPr>
        <w:ind w:firstLine="0"/>
        <w:rPr>
          <w:ins w:id="2159" w:author="יפתח עמיר" w:date="2019-11-06T09:00:00Z"/>
        </w:rPr>
        <w:pPrChange w:id="2160" w:author="יפתח עמיר" w:date="2019-11-06T09:00:00Z">
          <w:pPr/>
        </w:pPrChange>
      </w:pPr>
      <w:ins w:id="2161" w:author="יפתח עמיר" w:date="2019-11-06T09:00:00Z">
        <w:r w:rsidRPr="00C4683F">
          <w:rPr>
            <w:highlight w:val="yellow"/>
            <w:rPrChange w:id="2162" w:author="יפתח עמיר" w:date="2019-11-06T09:01:00Z">
              <w:rPr/>
            </w:rPrChange>
          </w:rPr>
          <w:t>AMIT – PLEASE SKIP THE EMOTION REGULATION SUB-CHAPTER BELOW</w:t>
        </w:r>
      </w:ins>
      <w:ins w:id="2163" w:author="יפתח עמיר" w:date="2019-11-06T09:01:00Z">
        <w:r w:rsidR="003C285A">
          <w:rPr>
            <w:highlight w:val="yellow"/>
          </w:rPr>
          <w:t xml:space="preserve"> AND CONTINUE ON TO MINDFULNESS CHAPTER</w:t>
        </w:r>
      </w:ins>
      <w:ins w:id="2164" w:author="יפתח עמיר" w:date="2019-11-06T09:00:00Z">
        <w:r w:rsidRPr="00C4683F">
          <w:rPr>
            <w:highlight w:val="yellow"/>
            <w:rPrChange w:id="2165" w:author="יפתח עמיר" w:date="2019-11-06T09:01:00Z">
              <w:rPr/>
            </w:rPrChange>
          </w:rPr>
          <w:t>.  I THINK WE SHOULD DROP IT. I FEEL IT DOESNT FIT IN WITH THE REST OF THE PAPER NOW. WE SHOULD DISUCSS.</w:t>
        </w:r>
      </w:ins>
    </w:p>
    <w:p w14:paraId="48EA0A81" w14:textId="6FBF3E28" w:rsidR="004623AE" w:rsidRPr="0086460C" w:rsidRDefault="00703B2D" w:rsidP="00201C78">
      <w:r w:rsidRPr="00703B2D">
        <w:rPr>
          <w:rStyle w:val="Heading3Char"/>
        </w:rPr>
        <w:t>Emotion regulation: distraction and reappraisal.</w:t>
      </w:r>
      <w:r w:rsidR="00A376B3">
        <w:t xml:space="preserve"> Emotion regulation</w:t>
      </w:r>
      <w:r w:rsidR="00310AC0">
        <w:t xml:space="preserve"> </w:t>
      </w:r>
      <w:r>
        <w:t>entails the various strategies or processes through which individuals attempt to modulate their emotional states</w:t>
      </w:r>
      <w:r w:rsidR="006301B2">
        <w:t xml:space="preserve"> to appropriately respond to environmental demands</w:t>
      </w:r>
      <w:r>
        <w:t>.</w:t>
      </w:r>
      <w:r w:rsidR="00310AC0">
        <w:t xml:space="preserve"> </w:t>
      </w:r>
      <w:r w:rsidR="00B13708">
        <w:t>Due to its regulatory</w:t>
      </w:r>
      <w:r w:rsidR="004B041F">
        <w:t xml:space="preserve"> and adaptive</w:t>
      </w:r>
      <w:r w:rsidR="00B13708">
        <w:t xml:space="preserve"> function</w:t>
      </w:r>
      <w:r w:rsidR="00721B45">
        <w:t>s</w:t>
      </w:r>
      <w:r w:rsidR="004B041F">
        <w:t xml:space="preserve"> </w:t>
      </w:r>
      <w:r w:rsidR="004B041F">
        <w:fldChar w:fldCharType="begin" w:fldLock="1"/>
      </w:r>
      <w:r w:rsidR="005B7992">
        <w:instrText>ADDIN CSL_CITATION {"citationItems":[{"id":"ITEM-1","itemData":{"ISBN":"1-59385-148-0 (Hardcover); 978-1-59385-148-4 (Hardcover)","abstract":"The primary audience for this handbook consists of social scientists interested in emotion and self-regulation who study infants, children, or adults, as well as educators, clinicians, and other health professionals whose work with patients centers around emotion and emotion regulation. (PsycINFO Database Record (c) 2019 APA, all rights reserved)","container-title":"Handbook of emotion regulation.","editor":[{"dropping-particle":"","family":"Gross","given":"James J","non-dropping-particle":"","parse-names":false,"suffix":""}],"id":"ITEM-1","issued":{"date-parts":[["2007"]]},"page":"xvii, 654-xvii, 654","publisher":"The Guilford Press","publisher-place":"New York,  NY,  US","title":"Handbook of emotion regulation.","type":"article"},"uris":["http://www.mendeley.com/documents/?uuid=f0742a76-aed3-409a-90d5-ef139a938953"]}],"mendeley":{"formattedCitation":"(Gross, 2007)","plainTextFormattedCitation":"(Gross, 2007)","previouslyFormattedCitation":"(Gross, 2007)"},"properties":{"noteIndex":0},"schema":"https://github.com/citation-style-language/schema/raw/master/csl-citation.json"}</w:instrText>
      </w:r>
      <w:r w:rsidR="004B041F">
        <w:fldChar w:fldCharType="separate"/>
      </w:r>
      <w:r w:rsidR="004B041F" w:rsidRPr="004B041F">
        <w:rPr>
          <w:noProof/>
        </w:rPr>
        <w:t>(Gross, 2007)</w:t>
      </w:r>
      <w:r w:rsidR="004B041F">
        <w:fldChar w:fldCharType="end"/>
      </w:r>
      <w:r w:rsidR="00B13708">
        <w:t xml:space="preserve"> d</w:t>
      </w:r>
      <w:r w:rsidR="00310AC0">
        <w:t>eficits in</w:t>
      </w:r>
      <w:r w:rsidR="00750E1A">
        <w:t xml:space="preserve"> the ability to choose and implement effective</w:t>
      </w:r>
      <w:r w:rsidR="00310AC0">
        <w:t xml:space="preserve"> </w:t>
      </w:r>
      <w:r w:rsidR="00A376B3">
        <w:t>emotion regulation</w:t>
      </w:r>
      <w:r w:rsidR="00750E1A">
        <w:t xml:space="preserve"> strategies </w:t>
      </w:r>
      <w:r w:rsidR="003416EE">
        <w:t xml:space="preserve">contribute to </w:t>
      </w:r>
      <w:r w:rsidR="00310AC0">
        <w:t>vulnerability across</w:t>
      </w:r>
      <w:r w:rsidR="003416EE">
        <w:t xml:space="preserve"> comm</w:t>
      </w:r>
      <w:r w:rsidR="00721B45">
        <w:t>o</w:t>
      </w:r>
      <w:r w:rsidR="003416EE">
        <w:t>n</w:t>
      </w:r>
      <w:r w:rsidR="00B13708">
        <w:t xml:space="preserve"> </w:t>
      </w:r>
      <w:r w:rsidR="003416EE">
        <w:t xml:space="preserve">mental health problems </w:t>
      </w:r>
      <w:r w:rsidR="004B041F">
        <w:fldChar w:fldCharType="begin" w:fldLock="1"/>
      </w:r>
      <w:r w:rsidR="004B041F">
        <w:instrText>ADDIN CSL_CITATION {"citationItems":[{"id":"ITEM-1","itemData":{"DOI":"10.1016/j.cpr.2009.11.004","ISSN":"02727358","abstract":"We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significantly moderated the relationships. This finding underscores the importance of adopting a multi-sample approach to the study of psychopathology. © 2009 Elsevier B.V. All rights reserved.","author":[{"dropping-particle":"","family":"Aldao","given":"Amelia","non-dropping-particle":"","parse-names":false,"suffix":""},{"dropping-particle":"","family":"Nolen-Hoeksema","given":"Susan","non-dropping-particle":"","parse-names":false,"suffix":""},{"dropping-particle":"","family":"Schweizer","given":"Susanne","non-dropping-particle":"","parse-names":false,"suffix":""}],"container-title":"Clinical Psychology Review","id":"ITEM-1","issue":"2","issued":{"date-parts":[["2010"]]},"page":"217-237","publisher":"Elsevier B.V.","title":"Emotion-regulation strategies across psychopathology: A meta-analytic review","type":"article-journal","volume":"30"},"uris":["http://www.mendeley.com/documents/?uuid=2bc2905d-366e-42db-8379-7843099baa28"]}],"mendeley":{"formattedCitation":"(Aldao, Nolen-Hoeksema, &amp; Schweizer, 2010)","plainTextFormattedCitation":"(Aldao, Nolen-Hoeksema, &amp; Schweizer, 2010)","previouslyFormattedCitation":"(Aldao, Nolen-Hoeksema, &amp; Schweizer, 2010)"},"properties":{"noteIndex":0},"schema":"https://github.com/citation-style-language/schema/raw/master/csl-citation.json"}</w:instrText>
      </w:r>
      <w:r w:rsidR="004B041F">
        <w:fldChar w:fldCharType="separate"/>
      </w:r>
      <w:r w:rsidR="004B041F" w:rsidRPr="004B041F">
        <w:rPr>
          <w:noProof/>
        </w:rPr>
        <w:t>(Aldao, Nolen-Hoeksema, &amp; Schweizer, 2010)</w:t>
      </w:r>
      <w:r w:rsidR="004B041F">
        <w:fldChar w:fldCharType="end"/>
      </w:r>
      <w:r w:rsidR="00B13708">
        <w:t xml:space="preserve">. </w:t>
      </w:r>
      <w:r w:rsidR="0086460C">
        <w:t>E</w:t>
      </w:r>
      <w:r w:rsidR="00A376B3">
        <w:t xml:space="preserve">motion regulation </w:t>
      </w:r>
      <w:r w:rsidR="004B041F">
        <w:t>is theorized as central to</w:t>
      </w:r>
      <w:r w:rsidR="00B13708">
        <w:t xml:space="preserve"> depression and anxiety</w:t>
      </w:r>
      <w:r w:rsidR="004B041F">
        <w:t xml:space="preserve"> which</w:t>
      </w:r>
      <w:r w:rsidR="00B13708">
        <w:t xml:space="preserve"> </w:t>
      </w:r>
      <w:r w:rsidR="004B041F">
        <w:t>are</w:t>
      </w:r>
      <w:r w:rsidR="00B13708">
        <w:t xml:space="preserve"> often viewed</w:t>
      </w:r>
      <w:r w:rsidR="004B041F">
        <w:t>/conceptualized</w:t>
      </w:r>
      <w:r w:rsidR="00B13708">
        <w:t xml:space="preserve"> as </w:t>
      </w:r>
      <w:r w:rsidR="004B041F">
        <w:t>disorders of impaired emotional regulation</w:t>
      </w:r>
      <w:r w:rsidR="00750E1A">
        <w:t xml:space="preserve"> </w:t>
      </w:r>
      <w:r w:rsidR="00750E1A">
        <w:fldChar w:fldCharType="begin" w:fldLock="1"/>
      </w:r>
      <w:r w:rsidR="00B012AE">
        <w:instrText>ADDIN CSL_CITATION {"citationItems":[{"id":"ITEM-1","itemData":{"DOI":"10.1080/02699930903407948","ISSN":"0269-9931","author":[{"dropping-particle":"","family":"Joormann","given":"Jutta","non-dropping-particle":"","parse-names":false,"suffix":""},{"dropping-particle":"","family":"Gotlib","given":"Ian H","non-dropping-particle":"","parse-names":false,"suffix":""}],"container-title":"Cognition and Emotion","id":"ITEM-1","issue":"2","issued":{"date-parts":[["2010","2","1"]]},"note":"doi: 10.1080/02699930903407948","page":"281-298","publisher":"Routledge","title":"Emotion regulation in depression: Relation to cognitive inhibition","type":"article-journal","volume":"24"},"uris":["http://www.mendeley.com/documents/?uuid=235c5d21-dfb9-4664-adae-cb99455b9209"]},{"id":"ITEM-2","itemData":{"DOI":"10.1016/j.cpr.2009.11.004","ISSN":"02727358","abstract":"We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significantly moderated the relationships. This finding underscores the importance of adopting a multi-sample approach to the study of psychopathology. © 2009 Elsevier B.V. All rights reserved.","author":[{"dropping-particle":"","family":"Aldao","given":"Amelia","non-dropping-particle":"","parse-names":false,"suffix":""},{"dropping-particle":"","family":"Nolen-Hoeksema","given":"Susan","non-dropping-particle":"","parse-names":false,"suffix":""},{"dropping-particle":"","family":"Schweizer","given":"Susanne","non-dropping-particle":"","parse-names":false,"suffix":""}],"container-title":"Clinical Psychology Review","id":"ITEM-2","issue":"2","issued":{"date-parts":[["2010"]]},"page":"217-237","publisher":"Elsevier B.V.","title":"Emotion-regulation strategies across psychopathology: A meta-analytic review","type":"article-journal","volume":"30"},"uris":["http://www.mendeley.com/documents/?uuid=2bc2905d-366e-42db-8379-7843099baa28"]},{"id":"ITEM-3","itemData":{"DOI":"10.1111/cpsp.12038","ISSN":"0969-5893","abstract":"Rumination, worry, and other forms of negative self-referential processing (NSRP) are familiar to everyone, as reflecting on the self is perhaps our most human characteristic. However, for a substantial subgroup of patients, NSRP arises in response to intense emotionality, worsening the clinical presentation, and diminishing the treatment response. The combination of emotionality and NSRP likely reflects an endophenotype of complicated and treatment refractory patients who fail to achieve a satisfactory treatment response in our trials and our clinics. An important next step is to personalize treatments by deliberately targeting NSRPs within established treatment protocols or in as yet novel treatments. Enriching treatments with mindfulness meditation is one possible avenue for personalized care of patients with this hypothesized endophenotype.","author":[{"dropping-particle":"","family":"Mennin","given":"Douglas S","non-dropping-particle":"","parse-names":false,"suffix":""},{"dropping-particle":"","family":"Fresco","given":"David M","non-dropping-particle":"","parse-names":false,"suffix":""}],"container-title":"Clinical Psychology: Science and Practice","id":"ITEM-3","issue":"3","issued":{"date-parts":[["2013","9","1"]]},"note":"doi: 10.1111/cpsp.12038","page":"258-267","publisher":"John Wiley &amp; Sons, Ltd (10.1111)","title":"What, Me Worry and Ruminate About DSM-5 and RDoC? The Importance of Targeting Negative Self-Referential Processing","type":"article-journal","volume":"20"},"uris":["http://www.mendeley.com/documents/?uuid=f720427f-d8b0-4751-b16e-4c6f572ea704"]}],"mendeley":{"formattedCitation":"(Aldao et al., 2010; Joormann &amp; Gotlib, 2010; Mennin &amp; Fresco, 2013)","plainTextFormattedCitation":"(Aldao et al., 2010; Joormann &amp; Gotlib, 2010; Mennin &amp; Fresco, 2013)","previouslyFormattedCitation":"(Aldao et al., 2010; Joormann &amp; Gotlib, 2010; Mennin &amp; Fresco, 2013)"},"properties":{"noteIndex":0},"schema":"https://github.com/citation-style-language/schema/raw/master/csl-citation.json"}</w:instrText>
      </w:r>
      <w:r w:rsidR="00750E1A">
        <w:fldChar w:fldCharType="separate"/>
      </w:r>
      <w:r w:rsidR="00721B45" w:rsidRPr="00721B45">
        <w:rPr>
          <w:noProof/>
        </w:rPr>
        <w:t>(Aldao et al., 2010; Joormann &amp; Gotlib, 2010; Mennin &amp; Fresco, 2013)</w:t>
      </w:r>
      <w:r w:rsidR="00750E1A">
        <w:fldChar w:fldCharType="end"/>
      </w:r>
      <w:r w:rsidR="00750E1A">
        <w:t xml:space="preserve">. </w:t>
      </w:r>
      <w:r w:rsidR="004623AE">
        <w:t>Emotion regulation is a complex multi-process higher-level phenomen</w:t>
      </w:r>
      <w:r w:rsidR="004425F3">
        <w:t>on</w:t>
      </w:r>
      <w:r w:rsidR="004623AE">
        <w:t xml:space="preserve"> emerging from the in</w:t>
      </w:r>
      <w:r w:rsidR="009931E8">
        <w:t>t</w:t>
      </w:r>
      <w:r w:rsidR="004623AE">
        <w:t xml:space="preserve">eractions of lower-order processes such as emotion identification, attention and response selection </w:t>
      </w:r>
      <w:r w:rsidR="009931E8">
        <w:fldChar w:fldCharType="begin" w:fldLock="1"/>
      </w:r>
      <w:r w:rsidR="00750E1A">
        <w:instrText>ADDIN CSL_CITATION {"citationItems":[{"id":"ITEM-1","itemData":{"DOI":"10.1146/annurev-clinpsy-032814-112739","ISSN":"1548-5943","abstract":"Emotional problems figure prominently in many clinical conditions. Recent efforts to explain and treat these conditions have emphasized the role of emotion dysregulation. However, emotional problems are not always the result of emotion dysregulation, and even when emotional problems do arise from emotion dysregulation, it is necessary to specify precisely what type of emotion dysregulation might be operative. In this review, we present an extended process model of emotion regulation, and we use this model to describe key points at which emotion-regulation difficulties can lead to various forms of psychopathology. These difficulties are associated with (a) identification of the need to regulate emotions, (b) selection among available regulatory options, (c) implementation of a selected regulatory tactic, and (d) monitoring of implemented emotion regulation across time. Implications and future directions for basic research, assessment, and intervention are discussed.","author":[{"dropping-particle":"","family":"Sheppes","given":"Gal","non-dropping-particle":"","parse-names":false,"suffix":""},{"dropping-particle":"","family":"Suri","given":"Gaurav","non-dropping-particle":"","parse-names":false,"suffix":""},{"dropping-particle":"","family":"Gross","given":"James J.","non-dropping-particle":"","parse-names":false,"suffix":""}],"container-title":"Annual Review of Clinical Psychology","id":"ITEM-1","issue":"1","issued":{"date-parts":[["2015","3","28"]]},"page":"379-405","publisher":" Annual Reviews ","title":"Emotion Regulation and Psychopathology","type":"article-journal","volume":"11"},"uris":["http://www.mendeley.com/documents/?uuid=1cc4fccc-6abb-3464-a137-7d26aaed157e"]}],"mendeley":{"formattedCitation":"(Sheppes et al., 2015)","plainTextFormattedCitation":"(Sheppes et al., 2015)","previouslyFormattedCitation":"(Sheppes et al., 2015)"},"properties":{"noteIndex":0},"schema":"https://github.com/citation-style-language/schema/raw/master/csl-citation.json"}</w:instrText>
      </w:r>
      <w:r w:rsidR="009931E8">
        <w:fldChar w:fldCharType="separate"/>
      </w:r>
      <w:r w:rsidR="009931E8" w:rsidRPr="009931E8">
        <w:rPr>
          <w:noProof/>
        </w:rPr>
        <w:t>(Sheppes et al., 2015)</w:t>
      </w:r>
      <w:r w:rsidR="009931E8">
        <w:fldChar w:fldCharType="end"/>
      </w:r>
      <w:r w:rsidR="004623AE">
        <w:t xml:space="preserve">. Here we focus on what we </w:t>
      </w:r>
      <w:r w:rsidR="00A376B3">
        <w:t>view</w:t>
      </w:r>
      <w:r w:rsidR="004623AE">
        <w:t xml:space="preserve"> </w:t>
      </w:r>
      <w:r w:rsidR="00A376B3">
        <w:t>as</w:t>
      </w:r>
      <w:r w:rsidR="004623AE">
        <w:t xml:space="preserve"> the </w:t>
      </w:r>
      <w:r w:rsidR="004623AE" w:rsidRPr="009931E8">
        <w:rPr>
          <w:i/>
          <w:iCs/>
        </w:rPr>
        <w:t>attentional</w:t>
      </w:r>
      <w:r w:rsidR="004623AE">
        <w:t xml:space="preserve"> processes related to regulation</w:t>
      </w:r>
      <w:r w:rsidR="00750E1A">
        <w:t xml:space="preserve"> and illustrate how the model can account for the most two commonly studied forms of </w:t>
      </w:r>
      <w:r w:rsidR="00A376B3">
        <w:t xml:space="preserve">emotion regulation </w:t>
      </w:r>
      <w:r w:rsidR="00750E1A">
        <w:t xml:space="preserve">– distraction and reappraisal </w:t>
      </w:r>
      <w:r w:rsidR="00750E1A">
        <w:fldChar w:fldCharType="begin" w:fldLock="1"/>
      </w:r>
      <w:r w:rsidR="004B041F">
        <w:instrText>ADDIN CSL_CITATION {"citationItems":[{"id":"ITEM-1","itemData":{"DOI":"10.1016/j.biopsycho.2011.02.009","ISBN":"1873-6246 (Electronic)$\\$r0301-0511 (Linking)","ISSN":"03010511","PMID":"21354262","abstract":"Distraction and reappraisal are two widely used forms of emotion regulation. The process model of emotion regulation (Gross, 1998) holds that they differ (1) in when they act on the emotion-generative process, and (2) in their impact on subsequent responses to regulated stimuli. We tested these two predictions by measuring electrocortical responses to neutral and emotional images during two phases. In the regulation phase, images were watched or regulated using distraction or reappraisal. During the re-exposure phase, the same images were passively watched. As predicted, during regulation, distraction reduced the late positive potential (LPP) earlier than reappraisal. Upon re-exposure, images with a distraction (but not reappraisal) history elicited a larger LPP than images with an attend history. This pattern of results suggests that distraction and reappraisal intervene at separate stages during emotion generation, a feature which may have distinct consequences that extend beyond the regulatory episode. © 2011 Elsevier B.V.","author":[{"dropping-particle":"","family":"Thiruchselvam","given":"Ravi","non-dropping-particle":"","parse-names":false,"suffix":""},{"dropping-particle":"","family":"Blechert","given":"Jens","non-dropping-particle":"","parse-names":false,"suffix":""},{"dropping-particle":"","family":"Sheppes","given":"Gal","non-dropping-particle":"","parse-names":false,"suffix":""},{"dropping-particle":"","family":"Rydstrom","given":"Anders","non-dropping-particle":"","parse-names":false,"suffix":""},{"dropping-particle":"","family":"Gross","given":"James J.","non-dropping-particle":"","parse-names":false,"suffix":""}],"container-title":"Biological Psychology","id":"ITEM-1","issue":"1","issued":{"date-parts":[["2011"]]},"page":"84-92","publisher":"Elsevier B.V.","title":"The temporal dynamics of emotion regulation: An EEG study of distraction and reappraisal","type":"article-journal","volume":"87"},"uris":["http://www.mendeley.com/documents/?uuid=3418d273-d576-4c48-8be3-c66448c63aa1"]}],"mendeley":{"formattedCitation":"(Thiruchselvam, Blechert, Sheppes, Rydstrom, &amp; Gross, 2011)","plainTextFormattedCitation":"(Thiruchselvam, Blechert, Sheppes, Rydstrom, &amp; Gross, 2011)","previouslyFormattedCitation":"(Thiruchselvam, Blechert, Sheppes, Rydstrom, &amp; Gross, 2011)"},"properties":{"noteIndex":0},"schema":"https://github.com/citation-style-language/schema/raw/master/csl-citation.json"}</w:instrText>
      </w:r>
      <w:r w:rsidR="00750E1A">
        <w:fldChar w:fldCharType="separate"/>
      </w:r>
      <w:r w:rsidR="004B041F" w:rsidRPr="004B041F">
        <w:rPr>
          <w:noProof/>
        </w:rPr>
        <w:t>(Thiruchselvam, Blechert, Sheppes, Rydstrom, &amp; Gross, 2011)</w:t>
      </w:r>
      <w:r w:rsidR="00750E1A">
        <w:fldChar w:fldCharType="end"/>
      </w:r>
      <w:r w:rsidR="00750E1A">
        <w:t>.</w:t>
      </w:r>
    </w:p>
    <w:p w14:paraId="24E61DD0" w14:textId="34754825" w:rsidR="00703B2D" w:rsidRDefault="006A55C2" w:rsidP="00201C78">
      <w:r w:rsidRPr="00721B45">
        <w:rPr>
          <w:rStyle w:val="Heading4Char"/>
        </w:rPr>
        <w:lastRenderedPageBreak/>
        <w:t>Emotion regulation in the model.</w:t>
      </w:r>
      <w:r>
        <w:t xml:space="preserve"> </w:t>
      </w:r>
      <w:r w:rsidR="00F01647">
        <w:t>One</w:t>
      </w:r>
      <w:r w:rsidR="006301B2">
        <w:t xml:space="preserve"> common strateg</w:t>
      </w:r>
      <w:r w:rsidR="00F01647">
        <w:t>y</w:t>
      </w:r>
      <w:r w:rsidR="006301B2">
        <w:t xml:space="preserve"> </w:t>
      </w:r>
      <w:r w:rsidR="00B058AF">
        <w:t>for</w:t>
      </w:r>
      <w:r w:rsidR="006301B2">
        <w:t xml:space="preserve"> emotion regulation </w:t>
      </w:r>
      <w:r w:rsidR="00F01647">
        <w:t>is distraction – the process of diverting attentional focus away from the emotionally salient and eliciting aspects of an event. In the framework of our model,</w:t>
      </w:r>
      <w:r w:rsidR="005B7992">
        <w:t xml:space="preserve"> and similar to all </w:t>
      </w:r>
      <w:r w:rsidR="00586143">
        <w:t xml:space="preserve">emotion regulation </w:t>
      </w:r>
      <w:r w:rsidR="005B7992">
        <w:t>processes,</w:t>
      </w:r>
      <w:r w:rsidR="00F01647">
        <w:t xml:space="preserve"> a distraction process </w:t>
      </w:r>
      <w:r w:rsidR="005B7992">
        <w:t>initiates</w:t>
      </w:r>
      <w:r w:rsidR="00F01647">
        <w:t xml:space="preserve"> when representations from a negative event </w:t>
      </w:r>
      <w:r w:rsidR="009F5DEE">
        <w:t>(</w:t>
      </w:r>
      <w:r w:rsidR="00F01647">
        <w:t xml:space="preserve">whether </w:t>
      </w:r>
      <w:r w:rsidR="00FC2A95">
        <w:t>perceived</w:t>
      </w:r>
      <w:r w:rsidR="00B058AF">
        <w:t xml:space="preserve"> or recalled from memory</w:t>
      </w:r>
      <w:r w:rsidR="009F5DEE">
        <w:t>)</w:t>
      </w:r>
      <w:r w:rsidR="00B058AF">
        <w:t xml:space="preserve"> enter WM and trigger negative </w:t>
      </w:r>
      <w:r w:rsidR="00973CE3">
        <w:t xml:space="preserve">affect </w:t>
      </w:r>
      <w:r w:rsidR="00F05A02">
        <w:t>that</w:t>
      </w:r>
      <w:r w:rsidR="00B058AF">
        <w:t xml:space="preserve"> </w:t>
      </w:r>
      <w:r w:rsidR="002E7985">
        <w:t>is inco</w:t>
      </w:r>
      <w:r w:rsidR="00F05A02">
        <w:t>n</w:t>
      </w:r>
      <w:r w:rsidR="002E7985">
        <w:t>sistent with a desired state</w:t>
      </w:r>
      <w:r w:rsidR="005B7992">
        <w:t xml:space="preserve"> </w:t>
      </w:r>
      <w:r w:rsidR="005B7992">
        <w:fldChar w:fldCharType="begin" w:fldLock="1"/>
      </w:r>
      <w:r w:rsidR="002B4827">
        <w:instrText>ADDIN CSL_CITATION {"citationItems":[{"id":"ITEM-1","itemData":{"DOI":"10.1037/0033-295X.97.1.19","ISSN":"1939-1471(Electronic),0033-295X(Print)","abstract":"The question of how affect arises and what affect indicates is examined from a feedback-based viewpoint on self-regulation. Using the analogy of action control as the attempt to diminish distance to a goal, a second feedback system is postulated that senses and regulates the rate at which the action-guiding system is functioning. This second system is seen as responsible for affect. Implications of these assertions and issues that arise from them are addressed in the remainder of the article. Several issues relate to the emotion model itself; others concern the relation between negative emotion and disengagement from goals. Relations to 3 other emotion theories are also addressed. The authors conclude that this view on affect is a useful supplement to other theories and that the concept of emotion is easily assimilated to feedback models of self-regulation. (PsycINFO Database Record (c) 2016 APA, all rights reserved)","author":[{"dropping-particle":"","family":"Carver","given":"Charles S","non-dropping-particle":"","parse-names":false,"suffix":""},{"dropping-particle":"","family":"Scheier","given":"Michael F","non-dropping-particle":"","parse-names":false,"suffix":""}],"container-title":"Psychological Review","id":"ITEM-1","issue":"1","issued":{"date-parts":[["1990"]]},"page":"19-35","publisher":"American Psychological Association","publisher-place":"US","title":"Origins and functions of positive and negative affect: A control-process view.","type":"article-journal","volume":"97"},"uris":["http://www.mendeley.com/documents/?uuid=0245d95a-612e-4c53-aecf-11f6906900ea"]}],"mendeley":{"formattedCitation":"(Carver &amp; Scheier, 1990)","plainTextFormattedCitation":"(Carver &amp; Scheier, 1990)","previouslyFormattedCitation":"(Carver &amp; Scheier, 1990)"},"properties":{"noteIndex":0},"schema":"https://github.com/citation-style-language/schema/raw/master/csl-citation.json"}</w:instrText>
      </w:r>
      <w:r w:rsidR="005B7992">
        <w:fldChar w:fldCharType="separate"/>
      </w:r>
      <w:r w:rsidR="005B7992" w:rsidRPr="005B7992">
        <w:rPr>
          <w:noProof/>
        </w:rPr>
        <w:t>(Carver &amp; Scheier, 1990)</w:t>
      </w:r>
      <w:r w:rsidR="005B7992">
        <w:fldChar w:fldCharType="end"/>
      </w:r>
      <w:r w:rsidR="00F05A02">
        <w:t xml:space="preserve">. </w:t>
      </w:r>
      <w:r w:rsidR="009F5DEE">
        <w:t>In such a state, contextual demands for focused attention (</w:t>
      </w:r>
      <w:r w:rsidR="00FC2A95">
        <w:t xml:space="preserve">towards </w:t>
      </w:r>
      <w:r w:rsidR="009F5DEE">
        <w:t xml:space="preserve">distracting information) </w:t>
      </w:r>
      <w:r w:rsidR="005B7992">
        <w:t>conflict</w:t>
      </w:r>
      <w:r w:rsidR="009F5DEE">
        <w:t xml:space="preserve"> with the </w:t>
      </w:r>
      <w:r w:rsidR="00784787">
        <w:t xml:space="preserve">Representations </w:t>
      </w:r>
      <w:r w:rsidR="009F5DEE">
        <w:t xml:space="preserve">in WM and </w:t>
      </w:r>
      <w:proofErr w:type="spellStart"/>
      <w:r w:rsidR="00784787">
        <w:t>Affect</w:t>
      </w:r>
      <w:proofErr w:type="spellEnd"/>
      <w:r w:rsidR="00B21924">
        <w:t xml:space="preserve"> </w:t>
      </w:r>
      <w:r w:rsidR="005B7992">
        <w:t>on</w:t>
      </w:r>
      <w:r w:rsidR="009F5DEE">
        <w:t xml:space="preserve"> influencing/biasing selection likelihoods – i.e., a conflict between top-down (contextual goal-directed demands) and bottom-up (</w:t>
      </w:r>
      <w:r w:rsidR="00784787">
        <w:t>affect</w:t>
      </w:r>
      <w:r w:rsidR="009F5DEE">
        <w:t>- congruent directing of attention) signals.</w:t>
      </w:r>
      <w:ins w:id="2166" w:author="יפתח עמיר" w:date="2020-01-27T08:46:00Z">
        <w:r w:rsidR="00A83003">
          <w:rPr>
            <w:lang w:val="en-IL"/>
          </w:rPr>
          <w:t xml:space="preserve"> Computationally, the mean (mu) parameter pulls the selection likelihood distribution towards preferential selection of non-negative information, while the</w:t>
        </w:r>
      </w:ins>
      <w:ins w:id="2167" w:author="יפתח עמיר" w:date="2020-01-27T08:47:00Z">
        <w:r w:rsidR="00A83003">
          <w:rPr>
            <w:lang w:val="en-IL"/>
          </w:rPr>
          <w:t xml:space="preserve"> exponential rate (tau, i.e., selection bias) pulls towards preferential selection of negative information.</w:t>
        </w:r>
      </w:ins>
      <w:r w:rsidR="00A05850">
        <w:t xml:space="preserve"> </w:t>
      </w:r>
      <w:r w:rsidR="006C7677">
        <w:t>With</w:t>
      </w:r>
      <w:r w:rsidR="00B21924">
        <w:t xml:space="preserve"> each </w:t>
      </w:r>
      <w:ins w:id="2168" w:author="יפתח עמיר" w:date="2020-01-27T08:48:00Z">
        <w:r w:rsidR="00A83003">
          <w:rPr>
            <w:lang w:val="en-IL"/>
          </w:rPr>
          <w:t xml:space="preserve">subsequent momentary </w:t>
        </w:r>
      </w:ins>
      <w:del w:id="2169" w:author="יפתח עמיר" w:date="2020-01-27T08:48:00Z">
        <w:r w:rsidR="00B21924" w:rsidDel="00A83003">
          <w:delText>iteration</w:delText>
        </w:r>
        <w:r w:rsidR="006C7677" w:rsidDel="00A83003">
          <w:delText xml:space="preserve"> of the system</w:delText>
        </w:r>
      </w:del>
      <w:ins w:id="2170" w:author="יפתח עמיר" w:date="2020-01-27T08:48:00Z">
        <w:r w:rsidR="00A83003">
          <w:rPr>
            <w:lang w:val="en-IL"/>
          </w:rPr>
          <w:t>state in context</w:t>
        </w:r>
      </w:ins>
      <w:r w:rsidR="00B21924">
        <w:t xml:space="preserve"> in which</w:t>
      </w:r>
      <w:r w:rsidR="00A05850">
        <w:t xml:space="preserve"> </w:t>
      </w:r>
      <w:r w:rsidR="00A05850" w:rsidRPr="00A83003">
        <w:rPr>
          <w:i/>
          <w:iCs/>
        </w:rPr>
        <w:t>distracting</w:t>
      </w:r>
      <w:r w:rsidR="00A05850">
        <w:t xml:space="preserve"> information is selected it temporarily </w:t>
      </w:r>
      <w:r w:rsidR="00A05850" w:rsidRPr="00A83003">
        <w:rPr>
          <w:i/>
          <w:iCs/>
        </w:rPr>
        <w:t>reduces</w:t>
      </w:r>
      <w:r w:rsidR="00A05850">
        <w:t xml:space="preserve"> the conflict between contextual and WM representation</w:t>
      </w:r>
      <w:ins w:id="2171" w:author="יפתח עמיר" w:date="2020-01-27T08:48:00Z">
        <w:r w:rsidR="00A83003">
          <w:rPr>
            <w:lang w:val="en-IL"/>
          </w:rPr>
          <w:t xml:space="preserve"> and affect</w:t>
        </w:r>
      </w:ins>
      <w:r w:rsidR="00A05850">
        <w:t xml:space="preserve"> influences</w:t>
      </w:r>
      <w:del w:id="2172" w:author="יפתח עמיר" w:date="2020-01-27T08:49:00Z">
        <w:r w:rsidR="00A05850" w:rsidDel="00A83003">
          <w:delText>.</w:delText>
        </w:r>
      </w:del>
      <w:r w:rsidR="00A05850">
        <w:t xml:space="preserve"> Accordingly,</w:t>
      </w:r>
      <w:r w:rsidR="009F5DEE">
        <w:t xml:space="preserve"> </w:t>
      </w:r>
      <w:r w:rsidR="00A05850">
        <w:t>d</w:t>
      </w:r>
      <w:r w:rsidR="009F5DEE">
        <w:t xml:space="preserve">istraction </w:t>
      </w:r>
      <w:ins w:id="2173" w:author="יפתח עמיר" w:date="2020-01-27T08:50:00Z">
        <w:r w:rsidR="00A83003">
          <w:rPr>
            <w:lang w:val="en-IL"/>
          </w:rPr>
          <w:t xml:space="preserve">(i.e., successful emotion regulation) </w:t>
        </w:r>
      </w:ins>
      <w:r w:rsidR="009F5DEE">
        <w:t xml:space="preserve">is achieved over </w:t>
      </w:r>
      <w:r w:rsidR="00E3768B">
        <w:t>time</w:t>
      </w:r>
      <w:r w:rsidR="009F5DEE">
        <w:t xml:space="preserve"> once enough non-negative/distracting representation</w:t>
      </w:r>
      <w:ins w:id="2174" w:author="יפתח עמיר" w:date="2020-01-27T08:49:00Z">
        <w:r w:rsidR="00A83003">
          <w:rPr>
            <w:lang w:val="en-IL"/>
          </w:rPr>
          <w:t>s</w:t>
        </w:r>
      </w:ins>
      <w:r w:rsidR="009F5DEE">
        <w:t xml:space="preserve"> </w:t>
      </w:r>
      <w:r w:rsidR="004425F3">
        <w:t xml:space="preserve">are </w:t>
      </w:r>
      <w:r w:rsidR="009F5DEE">
        <w:t>selected, ente</w:t>
      </w:r>
      <w:r w:rsidR="00586143">
        <w:t>r</w:t>
      </w:r>
      <w:r w:rsidR="009F5DEE">
        <w:t xml:space="preserve"> WM and until </w:t>
      </w:r>
      <w:r w:rsidR="00E3768B">
        <w:t xml:space="preserve">sufficient reduction in </w:t>
      </w:r>
      <w:r w:rsidR="00E5761D">
        <w:t>discrepancy</w:t>
      </w:r>
      <w:r w:rsidR="00E3768B">
        <w:t xml:space="preserve"> between current and desired emotional state</w:t>
      </w:r>
      <w:r w:rsidR="00745C51">
        <w:t xml:space="preserve"> is achieved</w:t>
      </w:r>
      <w:r w:rsidR="009F5DEE">
        <w:t xml:space="preserve">. Distraction fails if the contextual demands signal </w:t>
      </w:r>
      <w:r w:rsidR="00B21924">
        <w:t>cannot</w:t>
      </w:r>
      <w:r w:rsidR="009F5DEE">
        <w:t xml:space="preserve"> overcome competing</w:t>
      </w:r>
      <w:r w:rsidR="00A05850">
        <w:t xml:space="preserve"> and conflicting</w:t>
      </w:r>
      <w:r w:rsidR="009F5DEE">
        <w:t xml:space="preserve"> bias signals.</w:t>
      </w:r>
      <w:r w:rsidR="003708DF">
        <w:t xml:space="preserve"> This proposed process is in-line with prominent views of attention as the dominant mechanism underlying distraction strategy</w:t>
      </w:r>
      <w:r w:rsidR="00E549C6">
        <w:t xml:space="preserve"> </w:t>
      </w:r>
      <w:r w:rsidR="00E549C6">
        <w:fldChar w:fldCharType="begin" w:fldLock="1"/>
      </w:r>
      <w:r w:rsidR="00DF236A">
        <w:instrText>ADDIN CSL_CITATION {"citationItems":[{"id":"ITEM-1","itemData":{"DOI":"10.1146/annurev-clinpsy-032814-112739","ISSN":"1548-5943","abstract":"Emotional problems figure prominently in many clinical conditions. Recent efforts to explain and treat these conditions have emphasized the role of emotion dysregulation. However, emotional problems are not always the result of emotion dysregulation, and even when emotional problems do arise from emotion dysregulation, it is necessary to specify precisely what type of emotion dysregulation might be operative. In this review, we present an extended process model of emotion regulation, and we use this model to describe key points at which emotion-regulation difficulties can lead to various forms of psychopathology. These difficulties are associated with (a) identification of the need to regulate emotions, (b) selection among available regulatory options, (c) implementation of a selected regulatory tactic, and (d) monitoring of implemented emotion regulation across time. Implications and future directions for basic research, assessment, and intervention are discussed.","author":[{"dropping-particle":"","family":"Sheppes","given":"Gal","non-dropping-particle":"","parse-names":false,"suffix":""},{"dropping-particle":"","family":"Suri","given":"Gaurav","non-dropping-particle":"","parse-names":false,"suffix":""},{"dropping-particle":"","family":"Gross","given":"James J.","non-dropping-particle":"","parse-names":false,"suffix":""}],"container-title":"Annual Review of Clinical Psychology","id":"ITEM-1","issue":"1","issued":{"date-parts":[["2015","3","28"]]},"page":"379-405","publisher":" Annual Reviews ","title":"Emotion Regulation and Psychopathology","type":"article-journal","volume":"11"},"uris":["http://www.mendeley.com/documents/?uuid=1cc4fccc-6abb-3464-a137-7d26aaed157e"]}],"mendeley":{"formattedCitation":"(Sheppes et al., 2015)","plainTextFormattedCitation":"(Sheppes et al., 2015)","previouslyFormattedCitation":"(Sheppes et al., 2015)"},"properties":{"noteIndex":0},"schema":"https://github.com/citation-style-language/schema/raw/master/csl-citation.json"}</w:instrText>
      </w:r>
      <w:r w:rsidR="00E549C6">
        <w:fldChar w:fldCharType="separate"/>
      </w:r>
      <w:r w:rsidR="00E549C6" w:rsidRPr="00E549C6">
        <w:rPr>
          <w:noProof/>
        </w:rPr>
        <w:t>(Sheppes et al., 2015)</w:t>
      </w:r>
      <w:r w:rsidR="00E549C6">
        <w:fldChar w:fldCharType="end"/>
      </w:r>
      <w:r w:rsidR="00E549C6">
        <w:t>, although here we further elaborate on how the attentional process may unfold in time.</w:t>
      </w:r>
    </w:p>
    <w:p w14:paraId="208EE191" w14:textId="2B198252" w:rsidR="008A4043" w:rsidRDefault="00E3768B" w:rsidP="003416EE">
      <w:r>
        <w:t>A second common strategy is reappraisal</w:t>
      </w:r>
      <w:r w:rsidR="004623AE">
        <w:t xml:space="preserve"> – the re</w:t>
      </w:r>
      <w:r w:rsidR="003416EE">
        <w:t>-</w:t>
      </w:r>
      <w:proofErr w:type="spellStart"/>
      <w:r w:rsidR="004623AE">
        <w:t>evalution</w:t>
      </w:r>
      <w:proofErr w:type="spellEnd"/>
      <w:r w:rsidR="004623AE">
        <w:t xml:space="preserve"> of an event’s emotional meaning</w:t>
      </w:r>
      <w:r>
        <w:t>.</w:t>
      </w:r>
      <w:r w:rsidR="004623AE">
        <w:t xml:space="preserve"> </w:t>
      </w:r>
      <w:r w:rsidR="00745C51">
        <w:t xml:space="preserve">Similar to distraction, </w:t>
      </w:r>
      <w:r w:rsidR="004623AE">
        <w:t>a</w:t>
      </w:r>
      <w:r w:rsidR="00745C51">
        <w:t xml:space="preserve"> reappraisal</w:t>
      </w:r>
      <w:r w:rsidR="004623AE">
        <w:t xml:space="preserve"> process begins when representations from a negative event enter WM</w:t>
      </w:r>
      <w:r w:rsidR="00375CA1">
        <w:t>, elicit</w:t>
      </w:r>
      <w:r w:rsidR="00745C51">
        <w:t xml:space="preserve"> a</w:t>
      </w:r>
      <w:r w:rsidR="00375CA1">
        <w:t xml:space="preserve"> negative</w:t>
      </w:r>
      <w:r w:rsidR="00745C51">
        <w:t xml:space="preserve"> </w:t>
      </w:r>
      <w:r w:rsidR="00784787">
        <w:t>affect</w:t>
      </w:r>
      <w:r w:rsidR="006C7677">
        <w:t xml:space="preserve"> </w:t>
      </w:r>
      <w:r w:rsidR="00E53C46">
        <w:t>discrepan</w:t>
      </w:r>
      <w:r w:rsidR="00784787">
        <w:t>cy</w:t>
      </w:r>
      <w:r w:rsidR="004623AE">
        <w:t xml:space="preserve"> </w:t>
      </w:r>
      <w:r w:rsidR="00745C51">
        <w:t>with</w:t>
      </w:r>
      <w:r w:rsidR="004623AE">
        <w:t xml:space="preserve"> desired </w:t>
      </w:r>
      <w:r w:rsidR="00784787">
        <w:t xml:space="preserve">affect </w:t>
      </w:r>
      <w:r w:rsidR="004623AE">
        <w:t>state</w:t>
      </w:r>
      <w:r w:rsidR="008216BE">
        <w:t xml:space="preserve"> and </w:t>
      </w:r>
      <w:r w:rsidR="006C7677">
        <w:t>a</w:t>
      </w:r>
      <w:r w:rsidR="008216BE">
        <w:t xml:space="preserve"> regulation</w:t>
      </w:r>
      <w:r w:rsidR="00970AA8">
        <w:t xml:space="preserve"> goal </w:t>
      </w:r>
      <w:r w:rsidR="00970AA8">
        <w:lastRenderedPageBreak/>
        <w:t xml:space="preserve">is </w:t>
      </w:r>
      <w:r w:rsidR="006C7677">
        <w:t xml:space="preserve">set </w:t>
      </w:r>
      <w:r w:rsidR="00970AA8">
        <w:t xml:space="preserve">to reduce discrepancy. </w:t>
      </w:r>
      <w:r w:rsidR="00B61BB4">
        <w:t xml:space="preserve">Here it is important to restate that WM </w:t>
      </w:r>
      <w:r w:rsidR="00E53C46">
        <w:t>representations</w:t>
      </w:r>
      <w:r w:rsidR="00B61BB4">
        <w:t xml:space="preserve"> bias in favor of </w:t>
      </w:r>
      <w:r w:rsidR="00B61BB4">
        <w:rPr>
          <w:i/>
          <w:iCs/>
        </w:rPr>
        <w:t>content-related</w:t>
      </w:r>
      <w:r w:rsidR="00B61BB4">
        <w:t xml:space="preserve">- and </w:t>
      </w:r>
      <w:r w:rsidR="00784787">
        <w:t>Affect</w:t>
      </w:r>
      <w:r w:rsidR="00E53C46">
        <w:t xml:space="preserve"> </w:t>
      </w:r>
      <w:r w:rsidR="00B61BB4">
        <w:t xml:space="preserve">biases </w:t>
      </w:r>
      <w:r w:rsidR="00784787">
        <w:rPr>
          <w:i/>
          <w:iCs/>
        </w:rPr>
        <w:t>affect</w:t>
      </w:r>
      <w:r w:rsidR="00B61BB4">
        <w:rPr>
          <w:i/>
          <w:iCs/>
        </w:rPr>
        <w:t>-related</w:t>
      </w:r>
      <w:r w:rsidR="00B61BB4">
        <w:t xml:space="preserve">- information. This is important because in </w:t>
      </w:r>
      <w:r w:rsidR="00777321">
        <w:t xml:space="preserve">the </w:t>
      </w:r>
      <w:r w:rsidR="00B61BB4">
        <w:t xml:space="preserve">reappraisal </w:t>
      </w:r>
      <w:r w:rsidR="00777321">
        <w:t>process</w:t>
      </w:r>
      <w:r w:rsidR="003416EE">
        <w:t>,</w:t>
      </w:r>
      <w:r w:rsidR="00777321">
        <w:t xml:space="preserve"> </w:t>
      </w:r>
      <w:r w:rsidR="00B61BB4">
        <w:t>attention is maintained on event-related information</w:t>
      </w:r>
      <w:r w:rsidR="00777321">
        <w:t xml:space="preserve"> (e.g., a negative </w:t>
      </w:r>
      <w:r w:rsidR="00970AA8">
        <w:t>interpretation</w:t>
      </w:r>
      <w:r w:rsidR="00777321">
        <w:t xml:space="preserve">). </w:t>
      </w:r>
      <w:r w:rsidR="003416EE">
        <w:t>Thus, the propose</w:t>
      </w:r>
      <w:r w:rsidR="00784787">
        <w:t>d</w:t>
      </w:r>
      <w:r w:rsidR="003416EE">
        <w:t xml:space="preserve"> model predicts</w:t>
      </w:r>
      <w:r w:rsidR="00777321">
        <w:t xml:space="preserve"> </w:t>
      </w:r>
      <w:r w:rsidR="00B61BB4">
        <w:t xml:space="preserve">that the contextual demands for </w:t>
      </w:r>
      <w:r w:rsidR="003416EE">
        <w:t xml:space="preserve">sustained </w:t>
      </w:r>
      <w:r w:rsidR="00B61BB4">
        <w:t xml:space="preserve">focused attention and </w:t>
      </w:r>
      <w:r w:rsidR="003416EE">
        <w:t xml:space="preserve">the </w:t>
      </w:r>
      <w:r w:rsidR="00784787">
        <w:t xml:space="preserve">representations in </w:t>
      </w:r>
      <w:r w:rsidR="00B61BB4">
        <w:t xml:space="preserve">WM bias in favor of (somewhat) similar information </w:t>
      </w:r>
      <w:r w:rsidR="00777321">
        <w:t xml:space="preserve">whereas </w:t>
      </w:r>
      <w:r w:rsidR="006C7677">
        <w:t xml:space="preserve">the effects of </w:t>
      </w:r>
      <w:proofErr w:type="spellStart"/>
      <w:r w:rsidR="00784787">
        <w:t>affect</w:t>
      </w:r>
      <w:proofErr w:type="spellEnd"/>
      <w:r w:rsidR="00E53C46">
        <w:t xml:space="preserve"> </w:t>
      </w:r>
      <w:r w:rsidR="006C7677">
        <w:t xml:space="preserve">on internal attentional selection </w:t>
      </w:r>
      <w:r w:rsidR="00B61BB4">
        <w:t>remain in co</w:t>
      </w:r>
      <w:r w:rsidR="00375CA1">
        <w:t>nflict with contextual demands</w:t>
      </w:r>
      <w:r w:rsidR="006C7677">
        <w:t xml:space="preserve"> and WM representations</w:t>
      </w:r>
      <w:r w:rsidR="00375CA1">
        <w:t>.</w:t>
      </w:r>
      <w:r w:rsidR="00010659">
        <w:t xml:space="preserve"> Successful reappraisal is </w:t>
      </w:r>
      <w:r w:rsidR="003416EE">
        <w:t>achieved</w:t>
      </w:r>
      <w:r w:rsidR="00010659">
        <w:t xml:space="preserve"> once enough iterations of the system occur with selection of </w:t>
      </w:r>
      <w:r w:rsidR="006C7677">
        <w:t xml:space="preserve">information (representations) inconsistent with the undesired interpretation. Since these representations </w:t>
      </w:r>
      <w:r w:rsidR="00010659">
        <w:t>consum</w:t>
      </w:r>
      <w:r w:rsidR="006C7677">
        <w:t>e</w:t>
      </w:r>
      <w:r w:rsidR="00010659">
        <w:t xml:space="preserve"> </w:t>
      </w:r>
      <w:r w:rsidR="006C7677">
        <w:t>limited capacity</w:t>
      </w:r>
      <w:r w:rsidR="00010659">
        <w:t xml:space="preserve"> WM resources</w:t>
      </w:r>
      <w:r w:rsidR="006C7677">
        <w:t xml:space="preserve"> they eventually</w:t>
      </w:r>
      <w:r w:rsidR="00010659">
        <w:t xml:space="preserve"> ‘inhibit’</w:t>
      </w:r>
      <w:r w:rsidR="006C7677">
        <w:t xml:space="preserve"> or remove</w:t>
      </w:r>
      <w:r w:rsidR="00C9113E">
        <w:t xml:space="preserve"> the</w:t>
      </w:r>
      <w:r w:rsidR="00010659">
        <w:t xml:space="preserve"> undesired appraisal</w:t>
      </w:r>
      <w:r w:rsidR="006C7677">
        <w:t xml:space="preserve"> from WM</w:t>
      </w:r>
      <w:r w:rsidR="00010659">
        <w:t xml:space="preserve"> </w:t>
      </w:r>
      <w:r w:rsidR="00B6048F">
        <w:t>as well as</w:t>
      </w:r>
      <w:r w:rsidR="00010659">
        <w:t xml:space="preserve"> its</w:t>
      </w:r>
      <w:r w:rsidR="006C7677">
        <w:t xml:space="preserve"> </w:t>
      </w:r>
      <w:r w:rsidR="00B6048F">
        <w:t>subsequent (undesired)</w:t>
      </w:r>
      <w:r w:rsidR="00010659">
        <w:t xml:space="preserve"> emotional reaction.</w:t>
      </w:r>
      <w:r w:rsidR="003416EE">
        <w:t xml:space="preserve"> </w:t>
      </w:r>
      <w:r w:rsidR="006D483A">
        <w:t xml:space="preserve">For example, when recalling an important job interview, a person might initially experience negative responses to certain parts of the interview, and </w:t>
      </w:r>
      <w:r w:rsidR="00C9113E">
        <w:t>in order to reappraise,</w:t>
      </w:r>
      <w:r w:rsidR="006D483A">
        <w:t xml:space="preserve"> tr</w:t>
      </w:r>
      <w:r w:rsidR="00C9113E">
        <w:t>ie</w:t>
      </w:r>
      <w:r w:rsidR="00B6048F">
        <w:t>s</w:t>
      </w:r>
      <w:r w:rsidR="006D483A">
        <w:t xml:space="preserve"> to emphasize and recall specific positive elements of the memory</w:t>
      </w:r>
      <w:r w:rsidR="00C9113E">
        <w:t>. This means</w:t>
      </w:r>
      <w:r w:rsidR="006D483A">
        <w:t xml:space="preserve"> attention </w:t>
      </w:r>
      <w:r w:rsidR="00C9113E">
        <w:t>is maintained on</w:t>
      </w:r>
      <w:r w:rsidR="006D483A">
        <w:t xml:space="preserve"> the same general</w:t>
      </w:r>
      <w:ins w:id="2175" w:author="יפתח עמיר" w:date="2020-01-27T09:51:00Z">
        <w:r w:rsidR="00DB0A7A">
          <w:rPr>
            <w:lang w:val="en-IL"/>
          </w:rPr>
          <w:t xml:space="preserve"> thematic</w:t>
        </w:r>
      </w:ins>
      <w:r w:rsidR="006D483A">
        <w:t xml:space="preserve"> content (the memory) but attention </w:t>
      </w:r>
      <w:r w:rsidR="00C9113E">
        <w:t xml:space="preserve">is also directed </w:t>
      </w:r>
      <w:r w:rsidR="006D483A">
        <w:t xml:space="preserve">to specific positive </w:t>
      </w:r>
      <w:r w:rsidR="008A4043">
        <w:t>information in</w:t>
      </w:r>
      <w:r w:rsidR="006D483A">
        <w:t xml:space="preserve"> the memory</w:t>
      </w:r>
      <w:r w:rsidR="008A4043">
        <w:t>,</w:t>
      </w:r>
      <w:r w:rsidR="00010659">
        <w:t xml:space="preserve"> until the </w:t>
      </w:r>
      <w:r w:rsidR="00C9113E">
        <w:t>un</w:t>
      </w:r>
      <w:r w:rsidR="00010659">
        <w:t xml:space="preserve">desired </w:t>
      </w:r>
      <w:r w:rsidR="00C9113E">
        <w:t>negative</w:t>
      </w:r>
      <w:r w:rsidR="00010659">
        <w:t xml:space="preserve"> emotional state is </w:t>
      </w:r>
      <w:r w:rsidR="00C9113E">
        <w:t>reduced</w:t>
      </w:r>
      <w:r w:rsidR="006D483A">
        <w:t>.</w:t>
      </w:r>
    </w:p>
    <w:p w14:paraId="7F1B216C" w14:textId="5C7154EC" w:rsidR="00375CA1" w:rsidRPr="006D483A" w:rsidRDefault="007E448F" w:rsidP="00201C78">
      <w:r>
        <w:t>This attention</w:t>
      </w:r>
      <w:r w:rsidR="00A97891">
        <w:t>-</w:t>
      </w:r>
      <w:r w:rsidR="00DF236A">
        <w:t>based</w:t>
      </w:r>
      <w:r>
        <w:t xml:space="preserve"> approach to </w:t>
      </w:r>
      <w:r w:rsidR="00DF236A">
        <w:t>reappraisal</w:t>
      </w:r>
      <w:r>
        <w:t xml:space="preserve"> </w:t>
      </w:r>
      <w:r w:rsidR="00DF236A">
        <w:t xml:space="preserve">differs from dominant conceptualizations which view </w:t>
      </w:r>
      <w:r w:rsidR="00010659">
        <w:t>reappraisal</w:t>
      </w:r>
      <w:r w:rsidR="00DF236A">
        <w:t xml:space="preserve"> as a separable process occurring after attention has been allocated</w:t>
      </w:r>
      <w:r w:rsidR="00010659">
        <w:t xml:space="preserve"> </w:t>
      </w:r>
      <w:r w:rsidR="00010659">
        <w:fldChar w:fldCharType="begin" w:fldLock="1"/>
      </w:r>
      <w:r w:rsidR="00C9113E">
        <w:instrText>ADDIN CSL_CITATION {"citationItems":[{"id":"ITEM-1","itemData":{"DOI":"10.1093/scan/nst116","ISSN":"1749-5016","abstract":"Theoretical accounts of emotion regulation (ER) discriminate various cognitive strategies to voluntarily modify emotional states. Amongst these, attentional deployment (i.e. distraction) and cognitive change (i.e. reappraisal), have been shown to successfully down-regulate emotions. Neuroimaging studies found that both strategies differentially engage neural structures associated with selective attention, working memory and cognitive control. The aim of this study was to further delineate similarities and differences between the ER strategies reappraisal and distraction by investigating their temporal brain dynamics using event-related potentials (ERPs) and their patterns of facial expressive behavior. Twenty-one participants completed an ER experiment in which they had to either passively view positive, neutral and negative pictures, reinterpret them to down-regulate affective responses (reappraisal), or solve a concurrently presented mathematical equation (distraction). Results demonstrate the efficacy of both strategies in the subjective control of emotion, accompanied by reductions of facial expressive activity (Corrugator supercilii and Zygomaticus major). ERP results indicated that distraction, compared with reappraisal, yielded a stronger and earlier attenuation of the late positive potential (LPP) magnitude for negative pictures. For positive pictures, only distraction but not reappraisal had significant effect on LPP attenuation. The results support the process model of ER, separating subtypes of cognitive strategies based on their specific time course.","author":[{"dropping-particle":"","family":"Schönfelder","given":"Sandra","non-dropping-particle":"","parse-names":false,"suffix":""},{"dropping-particle":"","family":"Kanske","given":"Philipp","non-dropping-particle":"","parse-names":false,"suffix":""},{"dropping-particle":"","family":"Heissler","given":"Janine","non-dropping-particle":"","parse-names":false,"suffix":""},{"dropping-particle":"","family":"Wessa","given":"Michèle","non-dropping-particle":"","parse-names":false,"suffix":""}],"container-title":"Social Cognitive and Affective Neuroscience","id":"ITEM-1","issue":"9","issued":{"date-parts":[["2013","8","31"]]},"page":"1310-1319","title":"Time course of emotion-related responding during distraction and reappraisal","type":"article-journal","volume":"9"},"uris":["http://www.mendeley.com/documents/?uuid=325a6c28-364c-4932-b62b-418b8d6cd27b"]}],"mendeley":{"formattedCitation":"(Schönfelder, Kanske, Heissler, &amp; Wessa, 2013)","plainTextFormattedCitation":"(Schönfelder, Kanske, Heissler, &amp; Wessa, 2013)","previouslyFormattedCitation":"(Schönfelder, Kanske, Heissler, &amp; Wessa, 2013)"},"properties":{"noteIndex":0},"schema":"https://github.com/citation-style-language/schema/raw/master/csl-citation.json"}</w:instrText>
      </w:r>
      <w:r w:rsidR="00010659">
        <w:fldChar w:fldCharType="separate"/>
      </w:r>
      <w:r w:rsidR="00010659" w:rsidRPr="00010659">
        <w:rPr>
          <w:noProof/>
        </w:rPr>
        <w:t>(Schönfelder, Kanske, Heissler, &amp; Wessa, 2013)</w:t>
      </w:r>
      <w:r w:rsidR="00010659">
        <w:fldChar w:fldCharType="end"/>
      </w:r>
      <w:r w:rsidR="00DF236A">
        <w:t xml:space="preserve">, although reappraisal </w:t>
      </w:r>
      <w:r w:rsidR="00C9113E">
        <w:t>has</w:t>
      </w:r>
      <w:r w:rsidR="00DF236A">
        <w:t xml:space="preserve"> also be</w:t>
      </w:r>
      <w:r w:rsidR="00C9113E">
        <w:t>en</w:t>
      </w:r>
      <w:r w:rsidR="00DF236A">
        <w:t xml:space="preserve"> conceptualized as an attentional process</w:t>
      </w:r>
      <w:r w:rsidR="00010659">
        <w:t xml:space="preserve"> </w:t>
      </w:r>
      <w:commentRangeStart w:id="2176"/>
      <w:r w:rsidR="00010659">
        <w:fldChar w:fldCharType="begin" w:fldLock="1"/>
      </w:r>
      <w:r w:rsidR="005B211B">
        <w:instrText>ADDIN CSL_CITATION {"citationItems":[{"id":"ITEM-1","itemData":{"DOI":"10.1016/j.biopsycho.2011.02.009","ISBN":"1873-6246 (Electronic)$\\$r0301-0511 (Linking)","ISSN":"03010511","PMID":"21354262","abstract":"Distraction and reappraisal are two widely used forms of emotion regulation. The process model of emotion regulation (Gross, 1998) holds that they differ (1) in when they act on the emotion-generative process, and (2) in their impact on subsequent responses to regulated stimuli. We tested these two predictions by measuring electrocortical responses to neutral and emotional images during two phases. In the regulation phase, images were watched or regulated using distraction or reappraisal. During the re-exposure phase, the same images were passively watched. As predicted, during regulation, distraction reduced the late positive potential (LPP) earlier than reappraisal. Upon re-exposure, images with a distraction (but not reappraisal) history elicited a larger LPP than images with an attend history. This pattern of results suggests that distraction and reappraisal intervene at separate stages during emotion generation, a feature which may have distinct consequences that extend beyond the regulatory episode. © 2011 Elsevier B.V.","author":[{"dropping-particle":"","family":"Thiruchselvam","given":"Ravi","non-dropping-particle":"","parse-names":false,"suffix":""},{"dropping-particle":"","family":"Blechert","given":"Jens","non-dropping-particle":"","parse-names":false,"suffix":""},{"dropping-particle":"","family":"Sheppes","given":"Gal","non-dropping-particle":"","parse-names":false,"suffix":""},{"dropping-particle":"","family":"Rydstrom","given":"Anders","non-dropping-particle":"","parse-names":false,"suffix":""},{"dropping-particle":"","family":"Gross","given":"James J.","non-dropping-particle":"","parse-names":false,"suffix":""}],"container-title":"Biological Psychology","id":"ITEM-1","issue":"1","issued":{"date-parts":[["2011"]]},"page":"84-92","publisher":"Elsevier B.V.","title":"The temporal dynamics of emotion regulation: An EEG study of distraction and reappraisal","type":"article-journal","volume":"87"},"uris":["http://www.mendeley.com/documents/?uuid=3418d273-d576-4c48-8be3-c66448c63aa1"]},{"id":"ITEM-2","itemData":{"DOI":"https://doi.org/10.1016/j.neuroimage.2007.03.052","ISSN":"1053-8119","abstract":"Recent studies have identified a distributed network of brain regions thought to support cognitive reappraisal processes underlying emotion regulation in response to affective images, including parieto-temporal regions and lateral/medial regions of prefrontal cortex (PFC). A number of these commonly activated regions are also known to underlie visuospatial attention and oculomotor control, which raises the possibility that people use attentional redeployment rather than, or in addition to, reappraisal as a strategy to regulate emotion. We predicted that a significant portion of the observed variance in brain activation during emotion regulation tasks would be associated with differences in how participants visually scan the images while regulating their emotions. We recorded brain activation using fMRI and quantified patterns of gaze fixation while participants increased or decreased their affective response to a set of affective images. fMRI results replicated previous findings on emotion regulation with regulation differences reflected in regions of PFC and the amygdala. In addition, our gaze fixation data revealed that when regulating, individuals changed their gaze patterns relative to a control condition. Furthermore, this variation in gaze fixation accounted for substantial amounts of variance in brain activation. These data point to the importance of controlling for gaze fixation in studies of emotion regulation that use visual stimuli.","author":[{"dropping-particle":"","family":"Reekum","given":"Carien M","non-dropping-particle":"van","parse-names":false,"suffix":""},{"dropping-particle":"","family":"Johnstone","given":"Tom","non-dropping-particle":"","parse-names":false,"suffix":""},{"dropping-particle":"","family":"Urry","given":"Heather L","non-dropping-particle":"","parse-names":false,"suffix":""},{"dropping-particle":"","family":"Thurow","given":"Marchell E","non-dropping-particle":"","parse-names":false,"suffix":""},{"dropping-particle":"","family":"Schaefer","given":"Hillary S","non-dropping-particle":"","parse-names":false,"suffix":""},{"dropping-particle":"","family":"Alexander","given":"Andrew L","non-dropping-particle":"","parse-names":false,"suffix":""},{"dropping-particle":"","family":"Davidson","given":"Richard J","non-dropping-particle":"","parse-names":false,"suffix":""}],"container-title":"NeuroImage","id":"ITEM-2","issue":"3","issued":{"date-parts":[["2007"]]},"page":"1041-1055","title":"Gaze fixations predict brain activation during the voluntary regulation of picture-induced negative affect","type":"article-journal","volume":"36"},"uris":["http://www.mendeley.com/documents/?uuid=74aa0178-84f2-4bee-a832-883006639472"]}],"mendeley":{"formattedCitation":"(Thiruchselvam et al., 2011; van Reekum et al., 2007)","plainTextFormattedCitation":"(Thiruchselvam et al., 2011; van Reekum et al., 2007)","previouslyFormattedCitation":"(Thiruchselvam et al., 2011; van Reekum et al., 2007)"},"properties":{"noteIndex":0},"schema":"https://github.com/citation-style-language/schema/raw/master/csl-citation.json"}</w:instrText>
      </w:r>
      <w:r w:rsidR="00010659">
        <w:fldChar w:fldCharType="separate"/>
      </w:r>
      <w:r w:rsidR="00C9113E" w:rsidRPr="00C9113E">
        <w:rPr>
          <w:noProof/>
        </w:rPr>
        <w:t>(Thiruchselvam et al., 2011; van Reekum et al., 2007)</w:t>
      </w:r>
      <w:r w:rsidR="00010659">
        <w:fldChar w:fldCharType="end"/>
      </w:r>
      <w:commentRangeEnd w:id="2176"/>
      <w:r w:rsidR="00A97891">
        <w:rPr>
          <w:rStyle w:val="CommentReference"/>
        </w:rPr>
        <w:commentReference w:id="2176"/>
      </w:r>
      <w:r w:rsidR="00010659">
        <w:t>. Here</w:t>
      </w:r>
      <w:r w:rsidR="00A97891">
        <w:t>,</w:t>
      </w:r>
      <w:r w:rsidR="00010659">
        <w:t xml:space="preserve"> we highlighted how successful reappraisal </w:t>
      </w:r>
      <w:r w:rsidR="008A4043">
        <w:t>may, at</w:t>
      </w:r>
      <w:r w:rsidR="00A97891">
        <w:t xml:space="preserve"> </w:t>
      </w:r>
      <w:r w:rsidR="008A4043">
        <w:t>least</w:t>
      </w:r>
      <w:r w:rsidR="00010659">
        <w:t xml:space="preserve"> in</w:t>
      </w:r>
      <w:r w:rsidR="00A97891">
        <w:t xml:space="preserve"> </w:t>
      </w:r>
      <w:r w:rsidR="00010659">
        <w:t>part</w:t>
      </w:r>
      <w:r w:rsidR="008A4043">
        <w:t>, be</w:t>
      </w:r>
      <w:r w:rsidR="00010659">
        <w:t xml:space="preserve"> driven by internal attention as it requires a certain degree of sustained attention </w:t>
      </w:r>
      <w:r w:rsidR="008A4043">
        <w:t xml:space="preserve">on </w:t>
      </w:r>
      <w:r w:rsidR="00010659">
        <w:t>(i.e., repeated selection</w:t>
      </w:r>
      <w:r w:rsidR="008A4043">
        <w:t xml:space="preserve"> of</w:t>
      </w:r>
      <w:r w:rsidR="00010659">
        <w:t>) specific internally represented information.</w:t>
      </w:r>
    </w:p>
    <w:p w14:paraId="2C67E99A" w14:textId="69C6C7EE" w:rsidR="008A299E" w:rsidRDefault="00B61BB4" w:rsidP="003E16EA">
      <w:r>
        <w:lastRenderedPageBreak/>
        <w:t xml:space="preserve">One key prediction from this model is that </w:t>
      </w:r>
      <w:r w:rsidR="008400DB">
        <w:t>conflict begins at an earl</w:t>
      </w:r>
      <w:r w:rsidR="005A15A6">
        <w:t>i</w:t>
      </w:r>
      <w:r w:rsidR="008400DB">
        <w:t xml:space="preserve">er stage in </w:t>
      </w:r>
      <w:r>
        <w:t>distraction</w:t>
      </w:r>
      <w:r w:rsidR="008400DB">
        <w:t xml:space="preserve"> (as soon as representation</w:t>
      </w:r>
      <w:r w:rsidR="00586143">
        <w:t>s</w:t>
      </w:r>
      <w:r w:rsidR="008400DB">
        <w:t xml:space="preserve"> in WM begin to exert influence</w:t>
      </w:r>
      <w:r w:rsidR="00745C51">
        <w:t xml:space="preserve"> which conflicts with contextual demands influence</w:t>
      </w:r>
      <w:r w:rsidR="008400DB">
        <w:t xml:space="preserve">) relative to appraisal (as soon as </w:t>
      </w:r>
      <w:r w:rsidR="00E53C46">
        <w:t xml:space="preserve">emotion </w:t>
      </w:r>
      <w:r w:rsidR="008400DB">
        <w:t>begins to exert influence)</w:t>
      </w:r>
      <w:r w:rsidR="00586143">
        <w:t>. This prediction is</w:t>
      </w:r>
      <w:r w:rsidR="008400DB">
        <w:t xml:space="preserve"> in</w:t>
      </w:r>
      <w:r w:rsidR="004425F3">
        <w:t xml:space="preserve"> </w:t>
      </w:r>
      <w:r w:rsidR="008400DB">
        <w:t xml:space="preserve">line with </w:t>
      </w:r>
      <w:r w:rsidR="00B36CAC">
        <w:t xml:space="preserve">EEG </w:t>
      </w:r>
      <w:r w:rsidR="008400DB">
        <w:t>findings</w:t>
      </w:r>
      <w:r w:rsidR="00B36CAC">
        <w:t xml:space="preserve"> showing th</w:t>
      </w:r>
      <w:r w:rsidR="00010659">
        <w:t>at</w:t>
      </w:r>
      <w:r w:rsidR="00B36CAC">
        <w:t xml:space="preserve"> distraction modulates event-related potentials </w:t>
      </w:r>
      <w:r w:rsidR="00A60431">
        <w:t>prior to</w:t>
      </w:r>
      <w:r w:rsidR="00B36CAC">
        <w:t xml:space="preserve"> appraisal </w:t>
      </w:r>
      <w:r w:rsidR="002B4827">
        <w:fldChar w:fldCharType="begin" w:fldLock="1"/>
      </w:r>
      <w:r w:rsidR="00C9113E">
        <w:instrText>ADDIN CSL_CITATION {"citationItems":[{"id":"ITEM-1","itemData":{"DOI":"10.1016/j.biopsycho.2011.02.009","ISBN":"1873-6246 (Electronic)$\\$r0301-0511 (Linking)","ISSN":"03010511","PMID":"21354262","abstract":"Distraction and reappraisal are two widely used forms of emotion regulation. The process model of emotion regulation (Gross, 1998) holds that they differ (1) in when they act on the emotion-generative process, and (2) in their impact on subsequent responses to regulated stimuli. We tested these two predictions by measuring electrocortical responses to neutral and emotional images during two phases. In the regulation phase, images were watched or regulated using distraction or reappraisal. During the re-exposure phase, the same images were passively watched. As predicted, during regulation, distraction reduced the late positive potential (LPP) earlier than reappraisal. Upon re-exposure, images with a distraction (but not reappraisal) history elicited a larger LPP than images with an attend history. This pattern of results suggests that distraction and reappraisal intervene at separate stages during emotion generation, a feature which may have distinct consequences that extend beyond the regulatory episode. © 2011 Elsevier B.V.","author":[{"dropping-particle":"","family":"Thiruchselvam","given":"Ravi","non-dropping-particle":"","parse-names":false,"suffix":""},{"dropping-particle":"","family":"Blechert","given":"Jens","non-dropping-particle":"","parse-names":false,"suffix":""},{"dropping-particle":"","family":"Sheppes","given":"Gal","non-dropping-particle":"","parse-names":false,"suffix":""},{"dropping-particle":"","family":"Rydstrom","given":"Anders","non-dropping-particle":"","parse-names":false,"suffix":""},{"dropping-particle":"","family":"Gross","given":"James J.","non-dropping-particle":"","parse-names":false,"suffix":""}],"container-title":"Biological Psychology","id":"ITEM-1","issue":"1","issued":{"date-parts":[["2011"]]},"page":"84-92","publisher":"Elsevier B.V.","title":"The temporal dynamics of emotion regulation: An EEG study of distraction and reappraisal","type":"article-journal","volume":"87"},"uris":["http://www.mendeley.com/documents/?uuid=3418d273-d576-4c48-8be3-c66448c63aa1"]},{"id":"ITEM-2","itemData":{"DOI":"10.1093/scan/nst116","ISSN":"1749-5016","abstract":"Theoretical accounts of emotion regulation (ER) discriminate various cognitive strategies to voluntarily modify emotional states. Amongst these, attentional deployment (i.e. distraction) and cognitive change (i.e. reappraisal), have been shown to successfully down-regulate emotions. Neuroimaging studies found that both strategies differentially engage neural structures associated with selective attention, working memory and cognitive control. The aim of this study was to further delineate similarities and differences between the ER strategies reappraisal and distraction by investigating their temporal brain dynamics using event-related potentials (ERPs) and their patterns of facial expressive behavior. Twenty-one participants completed an ER experiment in which they had to either passively view positive, neutral and negative pictures, reinterpret them to down-regulate affective responses (reappraisal), or solve a concurrently presented mathematical equation (distraction). Results demonstrate the efficacy of both strategies in the subjective control of emotion, accompanied by reductions of facial expressive activity (Corrugator supercilii and Zygomaticus major). ERP results indicated that distraction, compared with reappraisal, yielded a stronger and earlier attenuation of the late positive potential (LPP) magnitude for negative pictures. For positive pictures, only distraction but not reappraisal had significant effect on LPP attenuation. The results support the process model of ER, separating subtypes of cognitive strategies based on their specific time course.","author":[{"dropping-particle":"","family":"Schönfelder","given":"Sandra","non-dropping-particle":"","parse-names":false,"suffix":""},{"dropping-particle":"","family":"Kanske","given":"Philipp","non-dropping-particle":"","parse-names":false,"suffix":""},{"dropping-particle":"","family":"Heissler","given":"Janine","non-dropping-particle":"","parse-names":false,"suffix":""},{"dropping-particle":"","family":"Wessa","given":"Michèle","non-dropping-particle":"","parse-names":false,"suffix":""}],"container-title":"Social Cognitive and Affective Neuroscience","id":"ITEM-2","issue":"9","issued":{"date-parts":[["2013","8","31"]]},"page":"1310-1319","title":"Time course of emotion-related responding during distraction and reappraisal","type":"article-journal","volume":"9"},"uris":["http://www.mendeley.com/documents/?uuid=325a6c28-364c-4932-b62b-418b8d6cd27b"]}],"mendeley":{"formattedCitation":"(Schönfelder et al., 2013; Thiruchselvam et al., 2011)","plainTextFormattedCitation":"(Schönfelder et al., 2013; Thiruchselvam et al., 2011)","previouslyFormattedCitation":"(Schönfelder et al., 2013; Thiruchselvam et al., 2011)"},"properties":{"noteIndex":0},"schema":"https://github.com/citation-style-language/schema/raw/master/csl-citation.json"}</w:instrText>
      </w:r>
      <w:r w:rsidR="002B4827">
        <w:fldChar w:fldCharType="separate"/>
      </w:r>
      <w:r w:rsidR="00010659" w:rsidRPr="00010659">
        <w:rPr>
          <w:noProof/>
        </w:rPr>
        <w:t>(Schönfelder et al., 2013; Thiruchselvam et al., 2011)</w:t>
      </w:r>
      <w:r w:rsidR="002B4827">
        <w:fldChar w:fldCharType="end"/>
      </w:r>
      <w:r>
        <w:t>.</w:t>
      </w:r>
      <w:r w:rsidR="008400DB">
        <w:t xml:space="preserve"> </w:t>
      </w:r>
      <w:del w:id="2177" w:author="יפתח עמיר" w:date="2020-01-27T09:54:00Z">
        <w:r w:rsidR="008400DB" w:rsidDel="00DB0A7A">
          <w:delText xml:space="preserve">However, </w:delText>
        </w:r>
        <w:r w:rsidR="002B4827" w:rsidDel="00DB0A7A">
          <w:delText xml:space="preserve">the model also predicts that overall </w:delText>
        </w:r>
        <w:r w:rsidR="00935E80" w:rsidDel="00DB0A7A">
          <w:delText xml:space="preserve">regulation through </w:delText>
        </w:r>
        <w:r w:rsidR="008400DB" w:rsidDel="00DB0A7A">
          <w:delText>appraisal should be</w:delText>
        </w:r>
        <w:r w:rsidR="002B4827" w:rsidDel="00DB0A7A">
          <w:delText xml:space="preserve"> </w:delText>
        </w:r>
        <w:r w:rsidR="002B4827" w:rsidRPr="00A83003" w:rsidDel="00DB0A7A">
          <w:rPr>
            <w:i/>
            <w:iCs/>
          </w:rPr>
          <w:delText>successfully</w:delText>
        </w:r>
        <w:r w:rsidR="008400DB" w:rsidDel="00DB0A7A">
          <w:delText xml:space="preserve"> </w:delText>
        </w:r>
        <w:r w:rsidR="002B4827" w:rsidDel="00DB0A7A">
          <w:delText>resolved</w:delText>
        </w:r>
        <w:r w:rsidR="008400DB" w:rsidDel="00DB0A7A">
          <w:delText xml:space="preserve"> faster relative to distraction due to lower conflict within the system</w:delText>
        </w:r>
        <w:r w:rsidR="003708DF" w:rsidDel="00DB0A7A">
          <w:delText xml:space="preserve">. </w:delText>
        </w:r>
        <w:r w:rsidR="00A60431" w:rsidRPr="00A83003" w:rsidDel="00DB0A7A">
          <w:rPr>
            <w:highlight w:val="yellow"/>
          </w:rPr>
          <w:delText>This may mean that XXXX. This may be in line with XXXXX findings (CITE</w:delText>
        </w:r>
        <w:r w:rsidR="00A60431" w:rsidDel="00DB0A7A">
          <w:delText xml:space="preserve">). </w:delText>
        </w:r>
        <w:r w:rsidR="003708DF" w:rsidDel="00DB0A7A">
          <w:delText xml:space="preserve">While this prediction </w:delText>
        </w:r>
        <w:r w:rsidR="00010659" w:rsidDel="00DB0A7A">
          <w:delText>contrasts with</w:delText>
        </w:r>
        <w:r w:rsidR="003708DF" w:rsidDel="00DB0A7A">
          <w:delText xml:space="preserve"> above findings regarding earlier influence of distraction strategies, it is not clear from EEG data when a strategy sufficiently alters a </w:delText>
        </w:r>
        <w:r w:rsidR="003708DF" w:rsidRPr="00A83003" w:rsidDel="00DB0A7A">
          <w:rPr>
            <w:i/>
            <w:iCs/>
          </w:rPr>
          <w:delText>subjective</w:delText>
        </w:r>
        <w:r w:rsidR="003708DF" w:rsidDel="00DB0A7A">
          <w:delText xml:space="preserve"> emotional experience – i.e., successfully resolved regulation process </w:delText>
        </w:r>
        <w:r w:rsidR="003708DF" w:rsidDel="00DB0A7A">
          <w:fldChar w:fldCharType="begin" w:fldLock="1"/>
        </w:r>
        <w:r w:rsidR="00E549C6" w:rsidDel="00DB0A7A">
          <w:delInstrText>ADDIN CSL_CITATION {"citationItems":[{"id":"ITEM-1","itemData":{"DOI":"10.1016/j.biopsycho.2011.02.009","ISBN":"1873-6246 (Electronic)$\\$r0301-0511 (Linking)","ISSN":"03010511","PMID":"21354262","abstract":"Distraction and reappraisal are two widely used forms of emotion regulation. The process model of emotion regulation (Gross, 1998) holds that they differ (1) in when they act on the emotion-generative process, and (2) in their impact on subsequent responses to regulated stimuli. We tested these two predictions by measuring electrocortical responses to neutral and emotional images during two phases. In the regulation phase, images were watched or regulated using distraction or reappraisal. During the re-exposure phase, the same images were passively watched. As predicted, during regulation, distraction reduced the late positive potential (LPP) earlier than reappraisal. Upon re-exposure, images with a distraction (but not reappraisal) history elicited a larger LPP than images with an attend history. This pattern of results suggests that distraction and reappraisal intervene at separate stages during emotion generation, a feature which may have distinct consequences that extend beyond the regulatory episode. © 2011 Elsevier B.V.","author":[{"dropping-particle":"","family":"Thiruchselvam","given":"Ravi","non-dropping-particle":"","parse-names":false,"suffix":""},{"dropping-particle":"","family":"Blechert","given":"Jens","non-dropping-particle":"","parse-names":false,"suffix":""},{"dropping-particle":"","family":"Sheppes","given":"Gal","non-dropping-particle":"","parse-names":false,"suffix":""},{"dropping-particle":"","family":"Rydstrom","given":"Anders","non-dropping-particle":"","parse-names":false,"suffix":""},{"dropping-particle":"","family":"Gross","given":"James J.","non-dropping-particle":"","parse-names":false,"suffix":""}],"container-title":"Biological Psychology","id":"ITEM-1","issue":"1","issued":{"date-parts":[["2011"]]},"page":"84-92","publisher":"Elsevier B.V.","title":"The temporal dynamics of emotion regulation: An EEG study of distraction and reappraisal","type":"article-journal","volume":"87"},"uris":["http://www.mendeley.com/documents/?uuid=3418d273-d576-4c48-8be3-c66448c63aa1"]}],"mendeley":{"formattedCitation":"(Thiruchselvam et al., 2011)","plainTextFormattedCitation":"(Thiruchselvam et al., 2011)","previouslyFormattedCitation":"(Thiruchselvam et al., 2011)"},"properties":{"noteIndex":0},"schema":"https://github.com/citation-style-language/schema/raw/master/csl-citation.json"}</w:delInstrText>
        </w:r>
        <w:r w:rsidR="003708DF" w:rsidDel="00DB0A7A">
          <w:fldChar w:fldCharType="separate"/>
        </w:r>
        <w:r w:rsidR="003708DF" w:rsidRPr="003708DF" w:rsidDel="00DB0A7A">
          <w:rPr>
            <w:noProof/>
          </w:rPr>
          <w:delText>(Thiruchselvam et al., 2011)</w:delText>
        </w:r>
        <w:r w:rsidR="003708DF" w:rsidDel="00DB0A7A">
          <w:fldChar w:fldCharType="end"/>
        </w:r>
        <w:r w:rsidR="004425F3" w:rsidDel="00DB0A7A">
          <w:delText>.</w:delText>
        </w:r>
      </w:del>
    </w:p>
    <w:p w14:paraId="1447B457" w14:textId="4C6C4D5A" w:rsidR="00D053BA" w:rsidRDefault="00D053BA" w:rsidP="003225B3">
      <w:pPr>
        <w:contextualSpacing w:val="0"/>
      </w:pPr>
      <w:r w:rsidRPr="00A83003">
        <w:rPr>
          <w:rStyle w:val="Heading4Char"/>
        </w:rPr>
        <w:t>Individual differences in</w:t>
      </w:r>
      <w:r w:rsidR="008E66CF">
        <w:rPr>
          <w:rStyle w:val="Heading4Char"/>
        </w:rPr>
        <w:t xml:space="preserve"> (deficits in)</w:t>
      </w:r>
      <w:r w:rsidRPr="00A83003">
        <w:rPr>
          <w:rStyle w:val="Heading4Char"/>
        </w:rPr>
        <w:t xml:space="preserve"> </w:t>
      </w:r>
      <w:r w:rsidR="008E66CF">
        <w:rPr>
          <w:rStyle w:val="Heading4Char"/>
        </w:rPr>
        <w:t>emotion regulation</w:t>
      </w:r>
      <w:r w:rsidRPr="00A83003">
        <w:rPr>
          <w:rStyle w:val="Heading4Char"/>
        </w:rPr>
        <w:t>.</w:t>
      </w:r>
      <w:r>
        <w:t xml:space="preserve"> We view </w:t>
      </w:r>
      <w:del w:id="2178" w:author="יפתח עמיר" w:date="2020-01-27T09:58:00Z">
        <w:r w:rsidDel="00176718">
          <w:delText xml:space="preserve">cognitive </w:delText>
        </w:r>
      </w:del>
      <w:r>
        <w:t>reactivity</w:t>
      </w:r>
      <w:ins w:id="2179" w:author="יפתח עמיר" w:date="2020-01-27T09:58:00Z">
        <w:r w:rsidR="00176718">
          <w:rPr>
            <w:lang w:val="en-IL"/>
          </w:rPr>
          <w:t xml:space="preserve"> to representatio</w:t>
        </w:r>
      </w:ins>
      <w:ins w:id="2180" w:author="יפתח עמיר" w:date="2020-01-27T09:59:00Z">
        <w:r w:rsidR="00176718">
          <w:rPr>
            <w:lang w:val="en-IL"/>
          </w:rPr>
          <w:t>ns in WM and reactivity to affect</w:t>
        </w:r>
      </w:ins>
      <w:r>
        <w:t xml:space="preserve"> as the main factor</w:t>
      </w:r>
      <w:ins w:id="2181" w:author="יפתח עמיר" w:date="2020-01-27T09:59:00Z">
        <w:r w:rsidR="00176718">
          <w:rPr>
            <w:lang w:val="en-IL"/>
          </w:rPr>
          <w:t>s</w:t>
        </w:r>
      </w:ins>
      <w:r>
        <w:t xml:space="preserve"> explaining individual differences in the (in)ability in emotion regulation. As describe above, both strategies function through altering attentional selection. Since persons with higher levels of </w:t>
      </w:r>
      <w:r w:rsidR="00345445">
        <w:t>reactivity to</w:t>
      </w:r>
      <w:ins w:id="2182" w:author="יפתח עמיר" w:date="2020-01-27T10:00:00Z">
        <w:r w:rsidR="00176718">
          <w:rPr>
            <w:lang w:val="en-IL"/>
          </w:rPr>
          <w:t xml:space="preserve"> representations in WM</w:t>
        </w:r>
      </w:ins>
      <w:ins w:id="2183" w:author="יפתח עמיר" w:date="2020-01-27T10:01:00Z">
        <w:r w:rsidR="00176718">
          <w:rPr>
            <w:lang w:val="en-IL"/>
          </w:rPr>
          <w:t xml:space="preserve"> have higher negative affect responses to negative representations, together with higher reactivity to </w:t>
        </w:r>
      </w:ins>
      <w:r w:rsidR="00345445">
        <w:t xml:space="preserve"> affective state </w:t>
      </w:r>
      <w:ins w:id="2184" w:author="יפתח עמיר" w:date="2020-01-27T09:59:00Z">
        <w:r w:rsidR="00176718">
          <w:rPr>
            <w:lang w:val="en-IL"/>
          </w:rPr>
          <w:t>accordingly</w:t>
        </w:r>
      </w:ins>
      <w:ins w:id="2185" w:author="יפתח עמיר" w:date="2020-01-27T10:00:00Z">
        <w:r w:rsidR="00176718">
          <w:rPr>
            <w:lang w:val="en-IL"/>
          </w:rPr>
          <w:t xml:space="preserve"> </w:t>
        </w:r>
      </w:ins>
      <w:proofErr w:type="spellStart"/>
      <w:r>
        <w:t>hav</w:t>
      </w:r>
      <w:proofErr w:type="spellEnd"/>
      <w:ins w:id="2186" w:author="יפתח עמיר" w:date="2020-01-27T10:01:00Z">
        <w:r w:rsidR="00176718">
          <w:rPr>
            <w:lang w:val="en-IL"/>
          </w:rPr>
          <w:t>ing</w:t>
        </w:r>
      </w:ins>
      <w:ins w:id="2187" w:author="יפתח עמיר" w:date="2020-01-27T10:02:00Z">
        <w:r w:rsidR="00176718">
          <w:rPr>
            <w:lang w:val="en-IL"/>
          </w:rPr>
          <w:t xml:space="preserve"> a</w:t>
        </w:r>
      </w:ins>
      <w:del w:id="2188" w:author="יפתח עמיר" w:date="2020-01-27T10:02:00Z">
        <w:r w:rsidDel="00176718">
          <w:delText>e</w:delText>
        </w:r>
      </w:del>
      <w:del w:id="2189" w:author="יפתח עמיר" w:date="2020-01-27T10:01:00Z">
        <w:r w:rsidDel="00176718">
          <w:delText xml:space="preserve"> a</w:delText>
        </w:r>
      </w:del>
      <w:r>
        <w:t xml:space="preserve"> strong</w:t>
      </w:r>
      <w:ins w:id="2190" w:author="יפתח עמיר" w:date="2020-01-27T10:00:00Z">
        <w:r w:rsidR="00176718">
          <w:rPr>
            <w:lang w:val="en-IL"/>
          </w:rPr>
          <w:t>er</w:t>
        </w:r>
      </w:ins>
      <w:r>
        <w:t xml:space="preserve"> influence</w:t>
      </w:r>
      <w:ins w:id="2191" w:author="יפתח עמיר" w:date="2020-01-27T10:00:00Z">
        <w:r w:rsidR="00176718">
          <w:rPr>
            <w:lang w:val="en-IL"/>
          </w:rPr>
          <w:t>s</w:t>
        </w:r>
      </w:ins>
      <w:r>
        <w:t xml:space="preserve"> of </w:t>
      </w:r>
      <w:del w:id="2192" w:author="יפתח עמיר" w:date="2020-01-27T10:00:00Z">
        <w:r w:rsidDel="00176718">
          <w:delText xml:space="preserve">emotional </w:delText>
        </w:r>
      </w:del>
      <w:ins w:id="2193" w:author="יפתח עמיר" w:date="2020-01-27T10:00:00Z">
        <w:r w:rsidR="00176718">
          <w:rPr>
            <w:lang w:val="en-IL"/>
          </w:rPr>
          <w:t>affect</w:t>
        </w:r>
        <w:r w:rsidR="00176718">
          <w:t xml:space="preserve"> </w:t>
        </w:r>
      </w:ins>
      <w:r>
        <w:t xml:space="preserve">state on attentional selection, such individuals should require more effort, resources or time for contextual demands </w:t>
      </w:r>
      <w:ins w:id="2194" w:author="יפתח עמיר" w:date="2020-01-27T10:02:00Z">
        <w:r w:rsidR="00176718">
          <w:rPr>
            <w:lang w:val="en-IL"/>
          </w:rPr>
          <w:t>(</w:t>
        </w:r>
      </w:ins>
      <w:r>
        <w:t>and</w:t>
      </w:r>
      <w:ins w:id="2195" w:author="יפתח עמיר" w:date="2020-01-27T10:02:00Z">
        <w:r w:rsidR="00176718">
          <w:rPr>
            <w:lang w:val="en-IL"/>
          </w:rPr>
          <w:t xml:space="preserve"> in appraisal)</w:t>
        </w:r>
      </w:ins>
      <w:r>
        <w:t xml:space="preserve"> representations in WM to overcome the effects of </w:t>
      </w:r>
      <w:del w:id="2196" w:author="יפתח עמיר" w:date="2020-01-27T10:02:00Z">
        <w:r w:rsidDel="00176718">
          <w:delText xml:space="preserve">emotion </w:delText>
        </w:r>
      </w:del>
      <w:ins w:id="2197" w:author="יפתח עמיר" w:date="2020-01-27T10:02:00Z">
        <w:r w:rsidR="00176718">
          <w:rPr>
            <w:lang w:val="en-IL"/>
          </w:rPr>
          <w:t>affect</w:t>
        </w:r>
        <w:r w:rsidR="00176718">
          <w:t xml:space="preserve"> </w:t>
        </w:r>
      </w:ins>
      <w:r>
        <w:t>on selection.</w:t>
      </w:r>
      <w:r w:rsidR="00A60431">
        <w:t xml:space="preserve"> </w:t>
      </w:r>
      <w:del w:id="2198" w:author="יפתח עמיר" w:date="2020-01-27T10:03:00Z">
        <w:r w:rsidR="00A60431" w:rsidDel="00176718">
          <w:delText xml:space="preserve">This may mean that XXXXX. </w:delText>
        </w:r>
      </w:del>
    </w:p>
    <w:p w14:paraId="343B1A59" w14:textId="77777777" w:rsidR="00F967B1" w:rsidRDefault="00F967B1" w:rsidP="0075551C">
      <w:pPr>
        <w:pStyle w:val="Heading2"/>
        <w:rPr>
          <w:ins w:id="2199" w:author="עמית ברנשטיין" w:date="2020-03-11T14:52:00Z"/>
          <w:lang w:val="en-IL"/>
        </w:rPr>
      </w:pPr>
    </w:p>
    <w:p w14:paraId="6A4E9C73" w14:textId="48F9DA5E" w:rsidR="007563DC" w:rsidDel="00B0019D" w:rsidRDefault="00B0019D" w:rsidP="0075551C">
      <w:pPr>
        <w:pStyle w:val="Heading2"/>
        <w:rPr>
          <w:del w:id="2200" w:author="יפתח עמיר" w:date="2020-01-27T09:58:00Z"/>
        </w:rPr>
        <w:pPrChange w:id="2201" w:author="עמית ברנשטיין" w:date="2020-03-12T16:17:00Z">
          <w:pPr>
            <w:pStyle w:val="Heading2"/>
          </w:pPr>
        </w:pPrChange>
      </w:pPr>
      <w:commentRangeStart w:id="2202"/>
      <w:ins w:id="2203" w:author="יפתח עמיר" w:date="2020-01-27T10:05:00Z">
        <w:r w:rsidRPr="00B0019D">
          <w:rPr>
            <w:lang w:val="en-IL"/>
            <w:rPrChange w:id="2204" w:author="יפתח עמיר" w:date="2020-01-27T10:05:00Z">
              <w:rPr>
                <w:b w:val="0"/>
                <w:highlight w:val="yellow"/>
                <w:lang w:val="en-IL"/>
              </w:rPr>
            </w:rPrChange>
          </w:rPr>
          <w:t>Future directions</w:t>
        </w:r>
      </w:ins>
      <w:del w:id="2205" w:author="יפתח עמיר" w:date="2020-01-27T09:58:00Z">
        <w:r w:rsidR="007563DC" w:rsidRPr="00B0019D" w:rsidDel="003E16EA">
          <w:rPr>
            <w:rPrChange w:id="2206" w:author="יפתח עמיר" w:date="2020-01-27T10:05:00Z">
              <w:rPr>
                <w:b w:val="0"/>
                <w:highlight w:val="yellow"/>
              </w:rPr>
            </w:rPrChange>
          </w:rPr>
          <w:delText>[TRANSITION HERE?</w:delText>
        </w:r>
        <w:r w:rsidR="007563DC" w:rsidRPr="00B0019D" w:rsidDel="003E16EA">
          <w:delText>]</w:delText>
        </w:r>
      </w:del>
      <w:commentRangeEnd w:id="2202"/>
      <w:r w:rsidR="00F967B1">
        <w:rPr>
          <w:rStyle w:val="CommentReference"/>
          <w:rFonts w:eastAsiaTheme="minorHAnsi" w:cstheme="minorBidi"/>
          <w:b w:val="0"/>
        </w:rPr>
        <w:commentReference w:id="2202"/>
      </w:r>
    </w:p>
    <w:p w14:paraId="0F467B97" w14:textId="77777777" w:rsidR="00B0019D" w:rsidRPr="00B0019D" w:rsidRDefault="00B0019D" w:rsidP="0075551C">
      <w:pPr>
        <w:pStyle w:val="Heading2"/>
        <w:rPr>
          <w:ins w:id="2207" w:author="יפתח עמיר" w:date="2020-01-27T10:05:00Z"/>
          <w:rtl/>
        </w:rPr>
        <w:pPrChange w:id="2208" w:author="עמית ברנשטיין" w:date="2020-03-12T16:17:00Z">
          <w:pPr>
            <w:contextualSpacing w:val="0"/>
          </w:pPr>
        </w:pPrChange>
      </w:pPr>
    </w:p>
    <w:p w14:paraId="5BB0BB49" w14:textId="547FFBC4" w:rsidR="003130BC" w:rsidDel="00B0019D" w:rsidRDefault="00B0019D" w:rsidP="008E7E93">
      <w:pPr>
        <w:pStyle w:val="Heading2"/>
        <w:rPr>
          <w:del w:id="2209" w:author="יפתח עמיר" w:date="2020-01-27T09:58:00Z"/>
        </w:rPr>
      </w:pPr>
      <w:ins w:id="2210" w:author="יפתח עמיר" w:date="2020-01-27T10:06:00Z">
        <w:r>
          <w:rPr>
            <w:lang w:val="en-IL"/>
          </w:rPr>
          <w:t>The A2T model reflects initial efforts to understand</w:t>
        </w:r>
      </w:ins>
      <w:del w:id="2211" w:author="יפתח עמיר" w:date="2020-01-27T09:58:00Z">
        <w:r w:rsidR="003130BC" w:rsidDel="003E16EA">
          <w:delText xml:space="preserve">Higher </w:delText>
        </w:r>
        <w:r w:rsidR="003130BC" w:rsidRPr="003E16EA" w:rsidDel="003E16EA">
          <w:rPr>
            <w:highlight w:val="yellow"/>
          </w:rPr>
          <w:delText>order</w:delText>
        </w:r>
        <w:r w:rsidR="003130BC" w:rsidDel="003E16EA">
          <w:delText xml:space="preserve"> </w:delText>
        </w:r>
        <w:commentRangeStart w:id="2212"/>
        <w:r w:rsidR="003130BC" w:rsidDel="003E16EA">
          <w:delText>processes</w:delText>
        </w:r>
        <w:commentRangeEnd w:id="2212"/>
        <w:r w:rsidR="001D3A35" w:rsidDel="003E16EA">
          <w:rPr>
            <w:rStyle w:val="CommentReference"/>
            <w:rFonts w:eastAsiaTheme="minorHAnsi" w:cstheme="minorBidi"/>
            <w:b w:val="0"/>
          </w:rPr>
          <w:commentReference w:id="2212"/>
        </w:r>
        <w:r w:rsidR="003130BC" w:rsidDel="003E16EA">
          <w:delText>: Mindfulness</w:delText>
        </w:r>
      </w:del>
    </w:p>
    <w:p w14:paraId="5D605391" w14:textId="77777777" w:rsidR="00CE34C4" w:rsidRDefault="00B0019D">
      <w:pPr>
        <w:rPr>
          <w:ins w:id="2213" w:author="עמית ברנשטיין" w:date="2020-03-11T14:54:00Z"/>
          <w:lang w:val="en-IL"/>
        </w:rPr>
      </w:pPr>
      <w:ins w:id="2214" w:author="יפתח עמיר" w:date="2020-01-27T10:06:00Z">
        <w:r>
          <w:rPr>
            <w:lang w:val="en-IL"/>
          </w:rPr>
          <w:t xml:space="preserve"> the role of internal attention in </w:t>
        </w:r>
      </w:ins>
      <w:ins w:id="2215" w:author="יפתח עמיר" w:date="2020-01-27T10:07:00Z">
        <w:r>
          <w:rPr>
            <w:lang w:val="en-IL"/>
          </w:rPr>
          <w:t>thinking and feeling.</w:t>
        </w:r>
      </w:ins>
      <w:ins w:id="2216" w:author="יפתח עמיר" w:date="2020-01-27T10:08:00Z">
        <w:r>
          <w:rPr>
            <w:lang w:val="en-IL"/>
          </w:rPr>
          <w:t xml:space="preserve"> Future work </w:t>
        </w:r>
        <w:del w:id="2217" w:author="עמית ברנשטיין" w:date="2020-03-11T14:53:00Z">
          <w:r w:rsidR="00EC73CD" w:rsidDel="00CE34C4">
            <w:rPr>
              <w:lang w:val="en-IL"/>
            </w:rPr>
            <w:delText>should</w:delText>
          </w:r>
        </w:del>
      </w:ins>
      <w:ins w:id="2218" w:author="עמית ברנשטיין" w:date="2020-03-11T14:53:00Z">
        <w:r w:rsidR="00CE34C4">
          <w:t>could</w:t>
        </w:r>
      </w:ins>
      <w:ins w:id="2219" w:author="יפתח עמיר" w:date="2020-01-27T10:08:00Z">
        <w:r w:rsidR="00EC73CD">
          <w:rPr>
            <w:lang w:val="en-IL"/>
          </w:rPr>
          <w:t xml:space="preserve"> focus on a number of key questions and avenues of research. First, </w:t>
        </w:r>
      </w:ins>
      <w:ins w:id="2220" w:author="יפתח עמיר" w:date="2020-01-27T10:09:00Z">
        <w:r w:rsidR="00EC73CD">
          <w:rPr>
            <w:lang w:val="en-IL"/>
          </w:rPr>
          <w:t xml:space="preserve">A2T’s computational framework enables simulating specific </w:t>
        </w:r>
      </w:ins>
      <w:ins w:id="2221" w:author="יפתח עמיר" w:date="2020-01-27T10:10:00Z">
        <w:r w:rsidR="00EC73CD">
          <w:rPr>
            <w:lang w:val="en-IL"/>
          </w:rPr>
          <w:t>contexts and in individual differences. From these simulations</w:t>
        </w:r>
      </w:ins>
      <w:ins w:id="2222" w:author="עמית ברנשטיין" w:date="2020-03-11T14:54:00Z">
        <w:r w:rsidR="00CE34C4">
          <w:t>,</w:t>
        </w:r>
      </w:ins>
      <w:ins w:id="2223" w:author="יפתח עמיר" w:date="2020-01-27T10:10:00Z">
        <w:r w:rsidR="00EC73CD">
          <w:rPr>
            <w:lang w:val="en-IL"/>
          </w:rPr>
          <w:t xml:space="preserve"> specific quantitative predictions can be made (e.g., frequency of off-task thoughts during a certain time-period, </w:t>
        </w:r>
      </w:ins>
      <w:ins w:id="2224" w:author="יפתח עמיר" w:date="2020-01-27T10:11:00Z">
        <w:r w:rsidR="00EC73CD">
          <w:rPr>
            <w:lang w:val="en-IL"/>
          </w:rPr>
          <w:t>affective levels as a function of representations in WM and vice-versa)</w:t>
        </w:r>
      </w:ins>
      <w:ins w:id="2225" w:author="יפתח עמיר" w:date="2020-01-27T10:12:00Z">
        <w:r w:rsidR="00EC73CD">
          <w:rPr>
            <w:lang w:val="en-IL"/>
          </w:rPr>
          <w:t xml:space="preserve"> and can be tested with empirical data.</w:t>
        </w:r>
      </w:ins>
      <w:ins w:id="2226" w:author="עמית ברנשטיין" w:date="2020-03-11T14:54:00Z">
        <w:r w:rsidR="00CE34C4">
          <w:t xml:space="preserve"> </w:t>
        </w:r>
        <w:commentRangeStart w:id="2227"/>
        <w:r w:rsidR="00CE34C4">
          <w:t>XXXXXX</w:t>
        </w:r>
        <w:commentRangeEnd w:id="2227"/>
        <w:r w:rsidR="00CE34C4">
          <w:rPr>
            <w:rStyle w:val="CommentReference"/>
          </w:rPr>
          <w:commentReference w:id="2227"/>
        </w:r>
        <w:r w:rsidR="00CE34C4">
          <w:t>.</w:t>
        </w:r>
      </w:ins>
      <w:ins w:id="2228" w:author="יפתח עמיר" w:date="2020-01-27T10:12:00Z">
        <w:r w:rsidR="008562A8">
          <w:rPr>
            <w:lang w:val="en-IL"/>
          </w:rPr>
          <w:t xml:space="preserve"> </w:t>
        </w:r>
      </w:ins>
    </w:p>
    <w:p w14:paraId="7C4A7264" w14:textId="062DFC13" w:rsidR="00B0019D" w:rsidRPr="005724CA" w:rsidRDefault="008562A8">
      <w:pPr>
        <w:rPr>
          <w:ins w:id="2229" w:author="יפתח עמיר" w:date="2020-01-27T10:05:00Z"/>
          <w:lang w:val="en-IL"/>
          <w:rPrChange w:id="2230" w:author="יפתח עמיר" w:date="2020-01-27T10:19:00Z">
            <w:rPr>
              <w:ins w:id="2231" w:author="יפתח עמיר" w:date="2020-01-27T10:05:00Z"/>
            </w:rPr>
          </w:rPrChange>
        </w:rPr>
        <w:pPrChange w:id="2232" w:author="יפתח עמיר" w:date="2020-01-27T10:05:00Z">
          <w:pPr>
            <w:pStyle w:val="Heading2"/>
          </w:pPr>
        </w:pPrChange>
      </w:pPr>
      <w:ins w:id="2233" w:author="יפתח עמיר" w:date="2020-01-27T10:12:00Z">
        <w:r>
          <w:rPr>
            <w:lang w:val="en-IL"/>
          </w:rPr>
          <w:t xml:space="preserve">Second, </w:t>
        </w:r>
      </w:ins>
      <w:ins w:id="2234" w:author="יפתח עמיר" w:date="2020-01-27T10:13:00Z">
        <w:r>
          <w:rPr>
            <w:lang w:val="en-IL"/>
          </w:rPr>
          <w:t xml:space="preserve">many aspects of the model can be further specified and examined. </w:t>
        </w:r>
      </w:ins>
      <w:ins w:id="2235" w:author="יפתח עמיר" w:date="2020-01-27T10:14:00Z">
        <w:r>
          <w:rPr>
            <w:lang w:val="en-IL"/>
          </w:rPr>
          <w:t>For example,</w:t>
        </w:r>
      </w:ins>
      <w:ins w:id="2236" w:author="יפתח עמיר" w:date="2020-01-27T10:18:00Z">
        <w:r>
          <w:rPr>
            <w:lang w:val="en-IL"/>
          </w:rPr>
          <w:t xml:space="preserve"> (a)</w:t>
        </w:r>
      </w:ins>
      <w:ins w:id="2237" w:author="יפתח עמיר" w:date="2020-01-27T10:14:00Z">
        <w:r>
          <w:rPr>
            <w:lang w:val="en-IL"/>
          </w:rPr>
          <w:t xml:space="preserve"> what is the source of t</w:t>
        </w:r>
      </w:ins>
      <w:ins w:id="2238" w:author="יפתח עמיר" w:date="2020-01-27T10:15:00Z">
        <w:r>
          <w:rPr>
            <w:lang w:val="en-IL"/>
          </w:rPr>
          <w:t>he internal objects</w:t>
        </w:r>
      </w:ins>
      <w:ins w:id="2239" w:author="יפתח עמיר" w:date="2020-01-27T10:18:00Z">
        <w:r>
          <w:rPr>
            <w:lang w:val="en-IL"/>
          </w:rPr>
          <w:t xml:space="preserve"> </w:t>
        </w:r>
      </w:ins>
      <w:ins w:id="2240" w:author="יפתח עמיר" w:date="2020-01-27T10:15:00Z">
        <w:r>
          <w:rPr>
            <w:lang w:val="en-IL"/>
          </w:rPr>
          <w:t>(e.g., how do spontaneous thoughts arise?</w:t>
        </w:r>
      </w:ins>
      <w:ins w:id="2241" w:author="יפתח עמיר" w:date="2020-01-27T10:17:00Z">
        <w:r>
          <w:rPr>
            <w:lang w:val="en-IL"/>
          </w:rPr>
          <w:t xml:space="preserve">; </w:t>
        </w:r>
        <w:r>
          <w:rPr>
            <w:lang w:val="en-IL"/>
          </w:rPr>
          <w:fldChar w:fldCharType="begin" w:fldLock="1"/>
        </w:r>
      </w:ins>
      <w:r w:rsidR="00343D44">
        <w:rPr>
          <w:lang w:val="en-IL"/>
        </w:rPr>
        <w:instrText>ADDIN CSL_CITATION {"citationItems":[{"id":"ITEM-1","itemData":{"DOI":"10.1037/a0030010","ISBN":"1939-1455(Electronic),0033-2909(Print)","abstract":"Cognition can unfold with little regard to the events taking place in the environment, and such self-generated mental activity poses a specific set of challenges for its scientific analysis in both cognitive science and neuroscience. One problem is that the spontaneous onset of self-generated mental activity makes it hard to distinguish the events that control the occurrence of the experience from those processes that ensure the continuity of an internal train of thought once initiated. This review demonstrates that a distinction between process and occurrence (a) provides theoretical clarity that has been absent from current discussions of self-generated mental activity, (b) affords conceptual leverage on seemingly disparate results associating the state with both domain-general processes and task error, and (c) draws attention to important questions for understanding unconstrained thought in contexts such as psychopathology and education. It is suggested that identifying the moment that self-generated mental events begin is a necessary next step in moving toward a testable account of why the mind has evolved to neglect the present in favor of ruminations on the past or imaginary musings of what may yet come to pass. (PsycINFO Database Record (c) 2019 APA, all rights reserved)","author":[{"dropping-particle":"","family":"Smallwood","given":"Jonathan","non-dropping-particle":"","parse-names":false,"suffix":""}],"container-title":"Psychological Bulletin","id":"ITEM-1","issue":"3","issued":{"date-parts":[["2013"]]},"page":"519-535","publisher":"American Psychological Association","publisher-place":"Smallwood, Jonathan: Max Planck Institute for Human Cognitive and Brain Sciences, Stephanstrasse 1A, Leipzig, Germany, smallwood@cbs.mpg.de","title":"Distinguishing how from why the mind wanders: A process–occurrence framework for self-generated mental activity.","type":"article","volume":"139"},"uris":["http://www.mendeley.com/documents/?uuid=f98aee5b-f62a-4453-86b1-e3860ff51a55"]},{"id":"ITEM-2","itemData":{"DOI":"10.1038/s41562-017-0244-9","ISBN":"2397-3374","ISSN":"23973374","PMID":"30035236","abstract":"full in drive\r\n\r\n*** several cognitive processes functioned simultaneously during self-generated mental activity.\r\n\r\n***internally directed experience may be achieved by pooling over multiple cognitive processes.***\r\n\r\nABSTRACT\r\nSelf-generated cognition (also referred to as internally directed cog-nition or internal processing), such as recalling memories, think-ing about the future or just mind wandering, is a key part of our experience. The functional roles and benefits of self-generated thinking are not fully understood 1 , but given the abundance of this type of thinking in our lives 2 , self-generated thinking is likely to be essential for humans. Accordingly, understanding the cognitive and neural mechanisms of self-generated cognition is an impor-tant endeavour. The literature on self-generated cognition 3,4 makes a distinction between self-generated processing that is initiated by an external task (for example, when a participant is asked to recall some specific past episode 5–8) and spontaneous, unconstrained self-generated processing without a specific task (for example, mind-wandering 9–12). In the present study, we explore task-initiated self-generated processing. It is generally accepted that the default mode network (DMN) is the principal brain locus of internal processing and self-generated cognition 4,13–16 . The DMN has been implicated in various types of processing, such as self-referential processing 17–25 , mental scene construction 25–28 and scene imagery 29 , mental time travel 30–32 , semantic processing 33–36 , constructive episodic memory 5,6 and retrieval of episodic memory 37–42 , social-related processing 43–49 , affective and emotional processing 50 , and creativity 51,52 . In addition, functional heterogeneity within the DMN has been established 53–65 . A conceptualization of these and similar observations has been provided by the multi-component account, according to which the DMN operates through multiple interactive components (or cognitive processes) working together 4 . While the authors of this account do not specify this explicitly, the two important functional principles that stem from the multi-component account are (1) dif-ferent cognitive processes work at the same time and (2) different cognitive processes are responsible for specific and distinct types of processing. Accordingly, to directly and empirically support the multi-component account, both principles must be shown in action within the same experiment. …","author":[{"dropping-particle":"","family":"Axelrod","given":"Vadim","non-dropping-particle":"","parse-names":false,"suffix":""},{"dropping-particle":"","family":"Rees","given":"Geraint","non-dropping-particle":"","parse-names":false,"suffix":""},{"dropping-particle":"","family":"Bar","given":"Moshe","non-dropping-particle":"","parse-names":false,"suffix":""}],"container-title":"Nature Human Behaviour","id":"ITEM-2","issue":"12","issued":{"date-parts":[["2017"]]},"page":"896-910","title":"The default network and the combination of cognitive processes that mediate self-generated thought","type":"article-journal","volume":"1"},"uris":["http://www.mendeley.com/documents/?uuid=2a6e15d5-34b5-499b-a3d8-23d876d0839d"]}],"mendeley":{"formattedCitation":"(Axelrod et al., 2017; Smallwood, 2013)","plainTextFormattedCitation":"(Axelrod et al., 2017; Smallwood, 2013)","previouslyFormattedCitation":"(Axelrod et al., 2017; Smallwood, 2013)"},"properties":{"noteIndex":0},"schema":"https://github.com/citation-style-language/schema/raw/master/csl-citation.json"}</w:instrText>
      </w:r>
      <w:r>
        <w:rPr>
          <w:lang w:val="en-IL"/>
        </w:rPr>
        <w:fldChar w:fldCharType="separate"/>
      </w:r>
      <w:r w:rsidRPr="008562A8">
        <w:rPr>
          <w:noProof/>
          <w:lang w:val="en-IL"/>
        </w:rPr>
        <w:t xml:space="preserve">(Axelrod </w:t>
      </w:r>
      <w:r w:rsidRPr="008562A8">
        <w:rPr>
          <w:noProof/>
          <w:lang w:val="en-IL"/>
        </w:rPr>
        <w:lastRenderedPageBreak/>
        <w:t>et al., 2017; Smallwood, 2013)</w:t>
      </w:r>
      <w:ins w:id="2242" w:author="יפתח עמיר" w:date="2020-01-27T10:17:00Z">
        <w:r>
          <w:rPr>
            <w:lang w:val="en-IL"/>
          </w:rPr>
          <w:fldChar w:fldCharType="end"/>
        </w:r>
      </w:ins>
      <w:ins w:id="2243" w:author="יפתח עמיר" w:date="2020-01-27T10:15:00Z">
        <w:r>
          <w:rPr>
            <w:lang w:val="en-IL"/>
          </w:rPr>
          <w:t xml:space="preserve">) and </w:t>
        </w:r>
      </w:ins>
      <w:ins w:id="2244" w:author="יפתח עמיר" w:date="2020-01-27T10:18:00Z">
        <w:r>
          <w:rPr>
            <w:lang w:val="en-IL"/>
          </w:rPr>
          <w:t xml:space="preserve">(b) </w:t>
        </w:r>
      </w:ins>
      <w:ins w:id="2245" w:author="יפתח עמיר" w:date="2020-01-27T10:14:00Z">
        <w:r>
          <w:t>how many different objects compete for attentional selection? Th</w:t>
        </w:r>
      </w:ins>
      <w:ins w:id="2246" w:author="יפתח עמיר" w:date="2020-01-27T10:18:00Z">
        <w:r>
          <w:rPr>
            <w:lang w:val="en-IL"/>
          </w:rPr>
          <w:t xml:space="preserve">e issue of multiple </w:t>
        </w:r>
      </w:ins>
      <w:ins w:id="2247" w:author="יפתח עמיר" w:date="2020-01-27T10:19:00Z">
        <w:r>
          <w:rPr>
            <w:lang w:val="en-IL"/>
          </w:rPr>
          <w:t xml:space="preserve">competing </w:t>
        </w:r>
      </w:ins>
      <w:ins w:id="2248" w:author="יפתח עמיר" w:date="2020-01-27T10:18:00Z">
        <w:r>
          <w:rPr>
            <w:lang w:val="en-IL"/>
          </w:rPr>
          <w:t>objects</w:t>
        </w:r>
      </w:ins>
      <w:ins w:id="2249" w:author="יפתח עמיר" w:date="2020-01-27T10:14:00Z">
        <w:r>
          <w:t xml:space="preserve"> is similar to issues for example in visual attention. The visual world is (almost infinitely) rich in detail but for controlled experimental research this richness is reduced into a controlled (typically small) number of competing visual objects.</w:t>
        </w:r>
      </w:ins>
      <w:ins w:id="2250" w:author="יפתח עמיר" w:date="2020-01-27T10:19:00Z">
        <w:r w:rsidR="005724CA">
          <w:rPr>
            <w:lang w:val="en-IL"/>
          </w:rPr>
          <w:t xml:space="preserve"> Future research should aim </w:t>
        </w:r>
      </w:ins>
      <w:ins w:id="2251" w:author="יפתח עמיר" w:date="2020-01-27T10:20:00Z">
        <w:r w:rsidR="005724CA">
          <w:rPr>
            <w:lang w:val="en-IL"/>
          </w:rPr>
          <w:t xml:space="preserve">further develop both theoretical models and methodology for experimentally controlling </w:t>
        </w:r>
      </w:ins>
      <w:ins w:id="2252" w:author="יפתח עמיר" w:date="2020-01-27T10:21:00Z">
        <w:r w:rsidR="005724CA">
          <w:rPr>
            <w:lang w:val="en-IL"/>
          </w:rPr>
          <w:t>objects competing for selection (e.g., Amir et al, in press).</w:t>
        </w:r>
      </w:ins>
      <w:ins w:id="2253" w:author="יפתח עמיר" w:date="2020-01-27T10:22:00Z">
        <w:r w:rsidR="005724CA" w:rsidRPr="005724CA">
          <w:t xml:space="preserve"> </w:t>
        </w:r>
        <w:r w:rsidR="005724CA" w:rsidRPr="005724CA">
          <w:rPr>
            <w:lang w:val="en-IL"/>
          </w:rPr>
          <w:t>Whil</w:t>
        </w:r>
      </w:ins>
      <w:ins w:id="2254" w:author="עמית ברנשטיין" w:date="2020-03-11T14:56:00Z">
        <w:r w:rsidR="00CE34C4">
          <w:t xml:space="preserve">Y THAT MAY BE </w:t>
        </w:r>
      </w:ins>
      <w:ins w:id="2255" w:author="יפתח עמיר" w:date="2020-01-27T10:22:00Z">
        <w:r w:rsidR="005724CA" w:rsidRPr="005724CA">
          <w:rPr>
            <w:lang w:val="en-IL"/>
          </w:rPr>
          <w:t xml:space="preserve">e WM research has extensive methods, it is often difficult to dissociate attentional and memory processes (Baddeley, </w:t>
        </w:r>
        <w:commentRangeStart w:id="2256"/>
        <w:r w:rsidR="005724CA" w:rsidRPr="005724CA">
          <w:rPr>
            <w:lang w:val="en-IL"/>
          </w:rPr>
          <w:t>2011</w:t>
        </w:r>
      </w:ins>
      <w:commentRangeEnd w:id="2256"/>
      <w:r w:rsidR="00CE34C4">
        <w:rPr>
          <w:rStyle w:val="CommentReference"/>
        </w:rPr>
        <w:commentReference w:id="2256"/>
      </w:r>
      <w:ins w:id="2257" w:author="יפתח עמיר" w:date="2020-01-27T10:22:00Z">
        <w:r w:rsidR="005724CA" w:rsidRPr="005724CA">
          <w:rPr>
            <w:lang w:val="en-IL"/>
          </w:rPr>
          <w:t>).</w:t>
        </w:r>
        <w:r w:rsidR="005724CA">
          <w:rPr>
            <w:lang w:val="en-IL"/>
          </w:rPr>
          <w:t xml:space="preserve"> </w:t>
        </w:r>
      </w:ins>
    </w:p>
    <w:p w14:paraId="47C29C9A" w14:textId="28A5DCE9" w:rsidR="00201C78" w:rsidDel="003E16EA" w:rsidRDefault="00897788" w:rsidP="0075551C">
      <w:pPr>
        <w:pStyle w:val="Heading2"/>
        <w:rPr>
          <w:del w:id="2258" w:author="יפתח עמיר" w:date="2020-01-27T09:58:00Z"/>
        </w:rPr>
        <w:pPrChange w:id="2259" w:author="עמית ברנשטיין" w:date="2020-03-12T16:17:00Z">
          <w:pPr/>
        </w:pPrChange>
      </w:pPr>
      <w:del w:id="2260" w:author="יפתח עמיר" w:date="2020-01-27T09:58:00Z">
        <w:r w:rsidDel="003E16EA">
          <w:delText>This model was developed as result of our efforts</w:delText>
        </w:r>
        <w:r w:rsidR="00765A3D" w:rsidDel="003E16EA">
          <w:delText xml:space="preserve"> to understand why and how </w:delText>
        </w:r>
        <w:r w:rsidR="00844770" w:rsidDel="003E16EA">
          <w:delText>maladaptive</w:delText>
        </w:r>
        <w:r w:rsidR="00765A3D" w:rsidDel="003E16EA">
          <w:delText xml:space="preserve"> thinking styles emerge and unfold in time. </w:delText>
        </w:r>
        <w:r w:rsidR="00574035" w:rsidDel="003E16EA">
          <w:delText>C</w:delText>
        </w:r>
        <w:r w:rsidDel="003E16EA">
          <w:delText>onsequen</w:delText>
        </w:r>
        <w:r w:rsidR="00574035" w:rsidDel="003E16EA">
          <w:delText>tly,</w:delText>
        </w:r>
        <w:r w:rsidDel="003E16EA">
          <w:delText xml:space="preserve"> by modelling how a system become</w:delText>
        </w:r>
        <w:r w:rsidR="00FA1E02" w:rsidDel="003E16EA">
          <w:delText>s</w:delText>
        </w:r>
        <w:r w:rsidDel="003E16EA">
          <w:delText xml:space="preserve"> </w:delText>
        </w:r>
        <w:r w:rsidR="00844770" w:rsidDel="003E16EA">
          <w:delText>maladaptive</w:delText>
        </w:r>
        <w:r w:rsidDel="003E16EA">
          <w:delText xml:space="preserve"> we concurrently gain insight into how a system </w:delText>
        </w:r>
        <w:r w:rsidR="0086460C" w:rsidDel="003E16EA">
          <w:delText>may also</w:delText>
        </w:r>
        <w:r w:rsidDel="003E16EA">
          <w:delText xml:space="preserve"> </w:delText>
        </w:r>
        <w:r w:rsidR="00844770" w:rsidDel="003E16EA">
          <w:delText>maintain</w:delText>
        </w:r>
        <w:r w:rsidDel="003E16EA">
          <w:delText xml:space="preserve"> adaptive processes and states</w:delText>
        </w:r>
        <w:r w:rsidR="007563DC" w:rsidDel="003E16EA">
          <w:delText xml:space="preserve"> </w:delText>
        </w:r>
        <w:r w:rsidR="00F97951" w:rsidDel="003E16EA">
          <w:fldChar w:fldCharType="begin" w:fldLock="1"/>
        </w:r>
        <w:r w:rsidR="00A426BC" w:rsidDel="003E16EA">
          <w:delInstrText>ADDIN CSL_CITATION {"citationItems":[{"id":"ITEM-1","itemData":{"DOI":"DOI: 10.1017/S0140525X0500004X","ISSN":"0140-525X","abstract":"Efforts to bridge emotion theory with neurobiology can be facilitated by dynamic systems (DS) modeling. DS principles stipulate higher-order wholes emerging from lower-order constituents through bidirectional causal processes – offering a common language for psychological and neurobiological models. After identifying some limitations of mainstream emotion theory, I apply DS principles to emotion–cognition relations. I then present a psychological model based on this reconceptualization, identifying trigger, self-amplification, and self-stabilization phases of emotion-appraisal states, leading to consolidating traits. The article goes on to describe neural structures and functions involved in appraisal and emotion, as well as DS mechanisms of integration by which they interact. These mechanisms include nested feedback interactions, global effects of neuromodulation, vertical integration, action-monitoring, and synaptic plasticity, and they are modeled in terms of both functional integration and temporal synchronization. I end by elaborating the psychological model of emotion–appraisal states with reference to neural processes.","author":[{"dropping-particle":"","family":"Lewis","given":"Marc D","non-dropping-particle":"","parse-names":false,"suffix":""}],"container-title":"Behavioral and Brain Sciences","edition":"2005/08/12","id":"ITEM-1","issue":"2","issued":{"date-parts":[["2005"]]},"page":"169-194","publisher":"Cambridge University Press","title":"Bridging emotion theory and neurobiology through dynamic systems modeling","type":"article-journal","volume":"28"},"uris":["http://www.mendeley.com/documents/?uuid=586d7aa7-38d5-433f-b97b-6f21f26b43d2"]},{"id":"ITEM-2","itemData":{"DOI":"10.1098/rstb.2007.2055","author":[{"dropping-particle":"","family":"Hazy","given":"Thomas E","non-dropping-particle":"","parse-names":false,"suffix":""},{"dropping-particle":"","family":"Frank","given":"Michael J","non-dropping-particle":"","parse-names":false,"suffix":""},{"dropping-particle":"","family":"O'Reilly","given":"Randall C","non-dropping-particle":"","parse-names":false,"suffix":""}],"container-title":"Philosophical Transactions of the Royal Society B: Biological Sciences","id":"ITEM-2","issue":"1485","issued":{"date-parts":[["2007","9","29"]]},"note":"doi: 10.1098/rstb.2007.2055","page":"1601-1613","publisher":"Royal Society","title":"Towards an executive without a homunculus: computational models of the prefrontal cortex/basal ganglia system","type":"article-journal","volume":"362"},"uris":["http://www.mendeley.com/documents/?uuid=0ec05e7b-ce6f-4d03-b118-382f2bb890eb"]}],"mendeley":{"formattedCitation":"(Hazy, Frank, &amp; O’Reilly, 2007; Lewis, 2005)","plainTextFormattedCitation":"(Hazy, Frank, &amp; O’Reilly, 2007; Lewis, 2005)","previouslyFormattedCitation":"(Hazy, Frank, &amp; O’Reilly, 2007; Lewis, 2005)"},"properties":{"noteIndex":0},"schema":"https://github.com/citation-style-language/schema/raw/master/csl-citation.json"}</w:delInstrText>
        </w:r>
        <w:r w:rsidR="00F97951" w:rsidDel="003E16EA">
          <w:fldChar w:fldCharType="separate"/>
        </w:r>
        <w:r w:rsidR="00A426BC" w:rsidRPr="00A426BC" w:rsidDel="003E16EA">
          <w:rPr>
            <w:noProof/>
          </w:rPr>
          <w:delText>(Hazy, Frank, &amp; O’Reilly, 2007; Lewis, 2005)</w:delText>
        </w:r>
        <w:r w:rsidR="00F97951" w:rsidDel="003E16EA">
          <w:fldChar w:fldCharType="end"/>
        </w:r>
        <w:r w:rsidDel="003E16EA">
          <w:delText>.</w:delText>
        </w:r>
        <w:r w:rsidR="00765A3D" w:rsidDel="003E16EA">
          <w:delText xml:space="preserve"> </w:delText>
        </w:r>
        <w:r w:rsidR="00FA1E02" w:rsidDel="003E16EA">
          <w:delText>Similarly,</w:delText>
        </w:r>
        <w:r w:rsidDel="003E16EA">
          <w:delText xml:space="preserve"> </w:delText>
        </w:r>
        <w:r w:rsidR="007563DC" w:rsidDel="003E16EA">
          <w:delText>the proposed</w:delText>
        </w:r>
        <w:r w:rsidDel="003E16EA">
          <w:delText xml:space="preserve"> model can also be used to explain normative or adaptive phenomena that are related to internal attention and which unfold over time. </w:delText>
        </w:r>
        <w:commentRangeStart w:id="2261"/>
        <w:r w:rsidR="00765A3D" w:rsidDel="003E16EA">
          <w:delText>To illustrate</w:delText>
        </w:r>
        <w:r w:rsidR="00F01AF2" w:rsidDel="003E16EA">
          <w:delText>,</w:delText>
        </w:r>
        <w:r w:rsidDel="003E16EA">
          <w:delText xml:space="preserve"> we use the example of mindfulness or present moment attention during meditative practice</w:delText>
        </w:r>
        <w:commentRangeEnd w:id="2261"/>
        <w:r w:rsidR="007563DC" w:rsidDel="003E16EA">
          <w:rPr>
            <w:rStyle w:val="CommentReference"/>
          </w:rPr>
          <w:commentReference w:id="2261"/>
        </w:r>
        <w:r w:rsidDel="003E16EA">
          <w:delText>.</w:delText>
        </w:r>
        <w:r w:rsidR="00F97951" w:rsidDel="003E16EA">
          <w:delText xml:space="preserve"> </w:delText>
        </w:r>
        <w:r w:rsidR="000D7032" w:rsidDel="003E16EA">
          <w:delText xml:space="preserve">Though not the ofcus of this manuscript, A2T may be similarly applied ot understand a range of adaptive cognitive processes such as XXXX YYYY and ZZZZ (CiTE). </w:delText>
        </w:r>
        <w:r w:rsidR="007563DC" w:rsidDel="003E16EA">
          <w:delText>M</w:delText>
        </w:r>
        <w:r w:rsidR="00F01AF2" w:rsidDel="003E16EA">
          <w:delText xml:space="preserve">indfulness </w:delText>
        </w:r>
        <w:r w:rsidR="007563DC" w:rsidDel="003E16EA">
          <w:delText>is a particularly useful phenom</w:delText>
        </w:r>
        <w:commentRangeStart w:id="2262"/>
        <w:r w:rsidR="007563DC" w:rsidDel="003E16EA">
          <w:delText xml:space="preserve">enon to illustrate </w:delText>
        </w:r>
        <w:r w:rsidR="00F97951" w:rsidDel="003E16EA">
          <w:delText xml:space="preserve">normative, adaptive and internal process </w:delText>
        </w:r>
        <w:r w:rsidR="007563DC" w:rsidDel="003E16EA">
          <w:delText xml:space="preserve">– </w:delText>
        </w:r>
        <w:r w:rsidDel="003E16EA">
          <w:delText xml:space="preserve">because it is a </w:delText>
        </w:r>
        <w:commentRangeStart w:id="2263"/>
        <w:r w:rsidDel="003E16EA">
          <w:delText xml:space="preserve">highly </w:delText>
        </w:r>
        <w:r w:rsidRPr="002E45C7" w:rsidDel="003E16EA">
          <w:rPr>
            <w:i/>
            <w:iCs/>
          </w:rPr>
          <w:delText>internalized</w:delText>
        </w:r>
        <w:r w:rsidDel="003E16EA">
          <w:delText xml:space="preserve"> state tha</w:delText>
        </w:r>
        <w:commentRangeEnd w:id="2263"/>
        <w:r w:rsidR="007563DC" w:rsidDel="003E16EA">
          <w:rPr>
            <w:rStyle w:val="CommentReference"/>
          </w:rPr>
          <w:commentReference w:id="2263"/>
        </w:r>
        <w:r w:rsidDel="003E16EA">
          <w:delText>t</w:delText>
        </w:r>
        <w:r w:rsidR="001F67E1" w:rsidDel="003E16EA">
          <w:delText xml:space="preserve"> for which </w:delText>
        </w:r>
        <w:r w:rsidRPr="002E45C7" w:rsidDel="003E16EA">
          <w:rPr>
            <w:i/>
            <w:iCs/>
          </w:rPr>
          <w:delText>attentional</w:delText>
        </w:r>
        <w:r w:rsidDel="003E16EA">
          <w:delText xml:space="preserve"> processes</w:delText>
        </w:r>
        <w:r w:rsidR="001F67E1" w:rsidDel="003E16EA">
          <w:delText xml:space="preserve"> are central</w:delText>
        </w:r>
        <w:r w:rsidR="007563DC" w:rsidDel="003E16EA">
          <w:delText xml:space="preserve"> </w:delText>
        </w:r>
        <w:r w:rsidR="007563DC" w:rsidDel="003E16EA">
          <w:fldChar w:fldCharType="begin" w:fldLock="1"/>
        </w:r>
        <w:r w:rsidR="004845BF" w:rsidDel="003E16EA">
          <w:delInstrText>ADDIN CSL_CITATION {"citationItems":[{"id":"ITEM-1","itemData":{"DOI":"10.1016/j.tics.2008.01.005","ISBN":"1364-6613 (Print)\\r1364-6613 (Linking)","ISSN":"13646613","PMID":"18329323","abstract":"Meditation can be conceptualized as a family of complex emotional and attentional regulatory training regimes developed for various ends, including the cultivation of well-being and emotional balance. Among these various practices, there are two styles that are commonly studied. One style, focused attention meditation, entails the voluntary focusing of attention on a chosen object. The other style, open monitoring meditation, involves nonreactive monitoring of the content of experience from moment to moment. The potential regulatory functions of these practices on attention and emotion processes could have a long-term impact on the brain and behavior. © 2008 Elsevier Ltd. All rights reserved.","author":[{"dropping-particle":"","family":"Lutz","given":"Antoine","non-dropping-particle":"","parse-names":false,"suffix":""},{"dropping-particle":"","family":"Slagter","given":"Heleen A.","non-dropping-particle":"","parse-names":false,"suffix":""},{"dropping-particle":"","family":"Dunne","given":"John D.","non-dropping-particle":"","parse-names":false,"suffix":""},{"dropping-particle":"","family":"Davidson","given":"Richard J.","non-dropping-particle":"","parse-names":false,"suffix":""}],"container-title":"Trends in Cognitive Sciences","id":"ITEM-1","issue":"4","issued":{"date-parts":[["2008"]]},"page":"163-169","title":"Attention regulation and monitoring in meditation","type":"article-journal","volume":"12"},"uris":["http://www.mendeley.com/documents/?uuid=3d82ca58-b2e7-4660-8777-36951863b8b3"]}],"mendeley":{"formattedCitation":"(Lutz, Slagter, Dunne, &amp; Davidson, 2008)","manualFormatting":"(Lutz, Slagter, Dunne, &amp; Davidson, 2008; CITE)","plainTextFormattedCitation":"(Lutz, Slagter, Dunne, &amp; Davidson, 2008)","previouslyFormattedCitation":"(Lutz, Slagter, Dunne, &amp; Davidson, 2008)"},"properties":{"noteIndex":0},"schema":"https://github.com/citation-style-language/schema/raw/master/csl-citation.json"}</w:delInstrText>
        </w:r>
        <w:r w:rsidR="007563DC" w:rsidDel="003E16EA">
          <w:fldChar w:fldCharType="separate"/>
        </w:r>
        <w:r w:rsidR="007563DC" w:rsidRPr="00FA1E02" w:rsidDel="003E16EA">
          <w:rPr>
            <w:noProof/>
          </w:rPr>
          <w:delText>(Lutz, Slagter, Dunne, &amp; Davidson, 2008</w:delText>
        </w:r>
        <w:r w:rsidR="007563DC" w:rsidDel="003E16EA">
          <w:rPr>
            <w:noProof/>
          </w:rPr>
          <w:delText xml:space="preserve">; </w:delText>
        </w:r>
        <w:r w:rsidR="007563DC" w:rsidRPr="003E16EA" w:rsidDel="003E16EA">
          <w:rPr>
            <w:noProof/>
            <w:highlight w:val="yellow"/>
          </w:rPr>
          <w:delText>CITE</w:delText>
        </w:r>
        <w:r w:rsidR="007563DC" w:rsidRPr="00FA1E02" w:rsidDel="003E16EA">
          <w:rPr>
            <w:noProof/>
          </w:rPr>
          <w:delText>)</w:delText>
        </w:r>
        <w:r w:rsidR="007563DC" w:rsidDel="003E16EA">
          <w:fldChar w:fldCharType="end"/>
        </w:r>
        <w:commentRangeEnd w:id="2262"/>
        <w:r w:rsidR="001F67E1" w:rsidDel="003E16EA">
          <w:rPr>
            <w:rStyle w:val="CommentReference"/>
          </w:rPr>
          <w:commentReference w:id="2262"/>
        </w:r>
        <w:r w:rsidR="0086460C" w:rsidDel="003E16EA">
          <w:delText>. Moreover, mindfulness</w:delText>
        </w:r>
        <w:r w:rsidDel="003E16EA">
          <w:delText xml:space="preserve"> has been reliably demonstrated to have strong salutary effects on mental </w:delText>
        </w:r>
        <w:r w:rsidR="00F01AF2" w:rsidDel="003E16EA">
          <w:delText xml:space="preserve">health </w:delText>
        </w:r>
        <w:r w:rsidR="0086460C" w:rsidDel="003E16EA">
          <w:delText>and so</w:delText>
        </w:r>
        <w:r w:rsidDel="003E16EA">
          <w:delText xml:space="preserve"> prove</w:delText>
        </w:r>
        <w:r w:rsidR="002E45C7" w:rsidDel="003E16EA">
          <w:delText xml:space="preserve"> to be</w:delText>
        </w:r>
        <w:r w:rsidDel="003E16EA">
          <w:delText xml:space="preserve"> uniquely helpful in linking </w:delText>
        </w:r>
        <w:r w:rsidR="00574035" w:rsidDel="003E16EA">
          <w:delText xml:space="preserve">this </w:delText>
        </w:r>
        <w:r w:rsidDel="003E16EA">
          <w:delText xml:space="preserve">model of </w:delText>
        </w:r>
        <w:r w:rsidR="00F01AF2" w:rsidDel="003E16EA">
          <w:delText xml:space="preserve">internal </w:delText>
        </w:r>
        <w:r w:rsidR="00574035" w:rsidDel="003E16EA">
          <w:delText xml:space="preserve">attention to </w:delText>
        </w:r>
        <w:r w:rsidR="0086460C" w:rsidDel="003E16EA">
          <w:delText>other</w:delText>
        </w:r>
        <w:r w:rsidR="00F01AF2" w:rsidDel="003E16EA">
          <w:delText xml:space="preserve"> </w:delText>
        </w:r>
        <w:r w:rsidDel="003E16EA">
          <w:delText>models and theories of therapeutic processes in mindfulness-based interventions.</w:delText>
        </w:r>
      </w:del>
    </w:p>
    <w:p w14:paraId="7FE881D3" w14:textId="20CCFC70" w:rsidR="00F01AF2" w:rsidDel="003E16EA" w:rsidRDefault="00201C78" w:rsidP="0075551C">
      <w:pPr>
        <w:pStyle w:val="Heading2"/>
        <w:rPr>
          <w:del w:id="2264" w:author="יפתח עמיר" w:date="2020-01-27T09:58:00Z"/>
        </w:rPr>
        <w:pPrChange w:id="2265" w:author="עמית ברנשטיין" w:date="2020-03-12T16:17:00Z">
          <w:pPr/>
        </w:pPrChange>
      </w:pPr>
      <w:del w:id="2266" w:author="יפתח עמיר" w:date="2020-01-27T09:58:00Z">
        <w:r w:rsidDel="003E16EA">
          <w:delText xml:space="preserve">Two common forms of </w:delText>
        </w:r>
        <w:r w:rsidR="00844770" w:rsidDel="003E16EA">
          <w:delText xml:space="preserve">mindfulness </w:delText>
        </w:r>
        <w:r w:rsidDel="003E16EA">
          <w:delText>practice are focused attention and open-monitoring</w:delText>
        </w:r>
        <w:r w:rsidR="001F67E1" w:rsidDel="003E16EA">
          <w:delText xml:space="preserve"> (CiTE)</w:delText>
        </w:r>
        <w:r w:rsidDel="003E16EA">
          <w:delText xml:space="preserve">. During focused attention practitioners are instructed to </w:delText>
        </w:r>
        <w:r w:rsidR="00F01AF2" w:rsidDel="003E16EA">
          <w:delText>sustain</w:delText>
        </w:r>
        <w:r w:rsidDel="003E16EA">
          <w:delText xml:space="preserve"> their awareness on a single experience, </w:delText>
        </w:r>
        <w:r w:rsidR="007563DC" w:rsidDel="003E16EA">
          <w:delText>such as</w:delText>
        </w:r>
        <w:r w:rsidDel="003E16EA">
          <w:delText xml:space="preserve"> one’s breathing. In relation to our model, this form of practice is by definition high</w:delText>
        </w:r>
        <w:r w:rsidR="00F01AF2" w:rsidDel="003E16EA">
          <w:delText xml:space="preserve"> in</w:delText>
        </w:r>
        <w:r w:rsidDel="003E16EA">
          <w:delText xml:space="preserve"> contextual demands for</w:delText>
        </w:r>
        <w:r w:rsidR="007563DC" w:rsidDel="003E16EA">
          <w:delText xml:space="preserve"> a </w:delText>
        </w:r>
        <w:commentRangeStart w:id="2267"/>
        <w:r w:rsidR="007563DC" w:rsidDel="003E16EA">
          <w:delText>sustained</w:delText>
        </w:r>
        <w:commentRangeEnd w:id="2267"/>
        <w:r w:rsidR="001F67E1" w:rsidDel="003E16EA">
          <w:rPr>
            <w:rStyle w:val="CommentReference"/>
          </w:rPr>
          <w:commentReference w:id="2267"/>
        </w:r>
        <w:r w:rsidDel="003E16EA">
          <w:delText xml:space="preserve"> focused </w:delText>
        </w:r>
        <w:commentRangeStart w:id="2268"/>
        <w:commentRangeStart w:id="2269"/>
        <w:r w:rsidDel="003E16EA">
          <w:delText>attention</w:delText>
        </w:r>
        <w:commentRangeEnd w:id="2268"/>
        <w:r w:rsidR="007563DC" w:rsidDel="003E16EA">
          <w:rPr>
            <w:rStyle w:val="CommentReference"/>
          </w:rPr>
          <w:commentReference w:id="2268"/>
        </w:r>
        <w:commentRangeEnd w:id="2269"/>
        <w:r w:rsidR="00C4683F" w:rsidDel="003E16EA">
          <w:rPr>
            <w:rStyle w:val="CommentReference"/>
          </w:rPr>
          <w:commentReference w:id="2269"/>
        </w:r>
        <w:r w:rsidDel="003E16EA">
          <w:delText xml:space="preserve"> state. </w:delText>
        </w:r>
        <w:r w:rsidR="00844770" w:rsidDel="003E16EA">
          <w:delText xml:space="preserve">As outlined above (see </w:delText>
        </w:r>
        <w:r w:rsidR="00844770" w:rsidRPr="00C4683F" w:rsidDel="003E16EA">
          <w:rPr>
            <w:i/>
            <w:iCs/>
          </w:rPr>
          <w:delText>Common temporal trajectories</w:delText>
        </w:r>
        <w:r w:rsidR="00844770" w:rsidDel="003E16EA">
          <w:delText>)</w:delText>
        </w:r>
        <w:r w:rsidR="00CE08CA" w:rsidDel="003E16EA">
          <w:delText xml:space="preserve">, </w:delText>
        </w:r>
        <w:r w:rsidR="00F01AF2" w:rsidDel="003E16EA">
          <w:delText xml:space="preserve">under high contextual demands </w:delText>
        </w:r>
        <w:r w:rsidR="00CE08CA" w:rsidDel="003E16EA">
          <w:delText>the model predicts relative stable periods of repeated selection of task-relevant information into WM (i.e., sustained attention</w:delText>
        </w:r>
        <w:r w:rsidR="00FA1E02" w:rsidDel="003E16EA">
          <w:delText xml:space="preserve"> on breathing</w:delText>
        </w:r>
        <w:r w:rsidR="00CE08CA" w:rsidDel="003E16EA">
          <w:delText>) with periodic leaks of task-unrelated thoughts</w:delText>
        </w:r>
        <w:r w:rsidR="00FA1E02" w:rsidDel="003E16EA">
          <w:delText xml:space="preserve"> into WM</w:delText>
        </w:r>
        <w:r w:rsidR="00CE08CA" w:rsidDel="003E16EA">
          <w:delText xml:space="preserve"> due to partially stochastic nature of selection.</w:delText>
        </w:r>
        <w:r w:rsidR="00D11D41" w:rsidDel="003E16EA">
          <w:delText xml:space="preserve"> The duration of these ‘leaks’, i.e., the time until attention is returned to breathing, is </w:delText>
        </w:r>
        <w:r w:rsidR="00F01AF2" w:rsidDel="003E16EA">
          <w:delText xml:space="preserve">predicted to be </w:delText>
        </w:r>
        <w:r w:rsidR="00D11D41" w:rsidDel="003E16EA">
          <w:delText>longer if task-unrelated thoughts are emotionally valenced.</w:delText>
        </w:r>
      </w:del>
    </w:p>
    <w:p w14:paraId="54DC0469" w14:textId="775527BC" w:rsidR="00FE04DE" w:rsidDel="003E16EA" w:rsidRDefault="00D11D41" w:rsidP="0075551C">
      <w:pPr>
        <w:pStyle w:val="Heading2"/>
        <w:rPr>
          <w:del w:id="2270" w:author="יפתח עמיר" w:date="2020-01-27T09:58:00Z"/>
        </w:rPr>
        <w:pPrChange w:id="2271" w:author="עמית ברנשטיין" w:date="2020-03-12T16:17:00Z">
          <w:pPr/>
        </w:pPrChange>
      </w:pPr>
      <w:del w:id="2272" w:author="יפתח עמיר" w:date="2020-01-27T09:58:00Z">
        <w:r w:rsidDel="003E16EA">
          <w:delText>The second common form of practice is open-monitoring. Here practitioners are instructed to</w:delText>
        </w:r>
        <w:r w:rsidR="00F01AF2" w:rsidDel="003E16EA">
          <w:delText xml:space="preserve"> </w:delText>
        </w:r>
        <w:r w:rsidR="00AC772B" w:rsidDel="003E16EA">
          <w:delText>(a)</w:delText>
        </w:r>
        <w:r w:rsidDel="003E16EA">
          <w:delText xml:space="preserve"> simply be aware of the contents</w:delText>
        </w:r>
        <w:r w:rsidR="00844770" w:rsidDel="003E16EA">
          <w:delText xml:space="preserve"> passing through</w:delText>
        </w:r>
        <w:r w:rsidDel="003E16EA">
          <w:delText xml:space="preserve"> awareness without maintain</w:delText>
        </w:r>
        <w:r w:rsidR="00F01AF2" w:rsidDel="003E16EA">
          <w:delText>ing</w:delText>
        </w:r>
        <w:r w:rsidDel="003E16EA">
          <w:delText xml:space="preserve"> attention on any specific form of experience</w:delText>
        </w:r>
        <w:r w:rsidR="00AC772B" w:rsidDel="003E16EA">
          <w:delText xml:space="preserve">, </w:delText>
        </w:r>
        <w:commentRangeStart w:id="2273"/>
        <w:r w:rsidR="00AC772B" w:rsidDel="003E16EA">
          <w:delText xml:space="preserve">and (b) temporarily return to the breath when they feel their mind has </w:delText>
        </w:r>
        <w:r w:rsidR="00F01AF2" w:rsidDel="003E16EA">
          <w:delText>wandere</w:delText>
        </w:r>
        <w:commentRangeEnd w:id="2273"/>
        <w:r w:rsidR="001F67E1" w:rsidDel="003E16EA">
          <w:rPr>
            <w:rStyle w:val="CommentReference"/>
          </w:rPr>
          <w:commentReference w:id="2273"/>
        </w:r>
        <w:r w:rsidR="00F01AF2" w:rsidDel="003E16EA">
          <w:delText>d</w:delText>
        </w:r>
        <w:r w:rsidDel="003E16EA">
          <w:delText xml:space="preserve">. This is a unique and interesting case for our model as here the </w:delText>
        </w:r>
        <w:r w:rsidR="00FE5707" w:rsidDel="003E16EA">
          <w:delText>instruction</w:delText>
        </w:r>
        <w:r w:rsidR="00AC772B" w:rsidDel="003E16EA">
          <w:delText>s</w:delText>
        </w:r>
        <w:r w:rsidR="00FE5707" w:rsidDel="003E16EA">
          <w:delText xml:space="preserve"> (i.e., context demands) </w:delText>
        </w:r>
        <w:r w:rsidR="00844770" w:rsidDel="003E16EA">
          <w:delText xml:space="preserve">encourage </w:delText>
        </w:r>
        <w:r w:rsidR="00FE5707" w:rsidDel="003E16EA">
          <w:delText xml:space="preserve">a </w:delText>
        </w:r>
        <w:r w:rsidR="002D2898" w:rsidRPr="00C4683F" w:rsidDel="003E16EA">
          <w:rPr>
            <w:i/>
            <w:iCs/>
          </w:rPr>
          <w:delText>moderate</w:delText>
        </w:r>
        <w:r w:rsidR="002D2898" w:rsidDel="003E16EA">
          <w:delText xml:space="preserve"> level of contextual demands for focused attention. That is, a </w:delText>
        </w:r>
        <w:r w:rsidR="00FE5707" w:rsidDel="003E16EA">
          <w:delText>mindwandering-like state of bottom-up driven selection of contents in WM</w:delText>
        </w:r>
        <w:r w:rsidR="002D2898" w:rsidDel="003E16EA">
          <w:delText xml:space="preserve"> (</w:delText>
        </w:r>
        <w:r w:rsidR="002D2898" w:rsidDel="003E16EA">
          <w:rPr>
            <w:i/>
            <w:iCs/>
          </w:rPr>
          <w:delText>“Notice what comes to mind.”</w:delText>
        </w:r>
        <w:r w:rsidR="00844770" w:rsidRPr="00C4683F" w:rsidDel="003E16EA">
          <w:delText>)</w:delText>
        </w:r>
        <w:r w:rsidR="00FE5707" w:rsidDel="003E16EA">
          <w:delText xml:space="preserve"> but with </w:delText>
        </w:r>
        <w:r w:rsidR="00AC772B" w:rsidDel="003E16EA">
          <w:delText xml:space="preserve">meta-awareness – the </w:delText>
        </w:r>
        <w:r w:rsidR="00FE5707" w:rsidDel="003E16EA">
          <w:delText>awareness</w:delText>
        </w:r>
        <w:r w:rsidR="00AC772B" w:rsidDel="003E16EA">
          <w:delText xml:space="preserve"> of current </w:delText>
        </w:r>
        <w:r w:rsidR="001F67E1" w:rsidDel="003E16EA">
          <w:delText xml:space="preserve">processes (e.g., thinking, feeling, sensing) </w:delText>
        </w:r>
        <w:r w:rsidR="00AC772B" w:rsidDel="003E16EA">
          <w:delText>in one’s mind</w:delText>
        </w:r>
        <w:r w:rsidR="00FE5707" w:rsidDel="003E16EA">
          <w:delText xml:space="preserve">. </w:delText>
        </w:r>
        <w:r w:rsidR="00844770" w:rsidDel="003E16EA">
          <w:delText>H</w:delText>
        </w:r>
        <w:r w:rsidR="00FE5707" w:rsidDel="003E16EA">
          <w:delText xml:space="preserve">ow </w:delText>
        </w:r>
        <w:r w:rsidR="00844770" w:rsidDel="003E16EA">
          <w:delText xml:space="preserve">meta-awareness </w:delText>
        </w:r>
        <w:r w:rsidR="00FE5707" w:rsidDel="003E16EA">
          <w:delText>comes about is beyond the scope of this model and paper</w:delText>
        </w:r>
        <w:r w:rsidR="001F67E1" w:rsidDel="003E16EA">
          <w:delText xml:space="preserve"> (</w:delText>
        </w:r>
        <w:r w:rsidR="001F67E1" w:rsidRPr="003E16EA" w:rsidDel="003E16EA">
          <w:rPr>
            <w:highlight w:val="yellow"/>
          </w:rPr>
          <w:delText>Dunn et al., 2019</w:delText>
        </w:r>
        <w:r w:rsidR="001F67E1" w:rsidDel="003E16EA">
          <w:delText>)</w:delText>
        </w:r>
        <w:r w:rsidR="00FE5707" w:rsidDel="003E16EA">
          <w:delText>.</w:delText>
        </w:r>
        <w:r w:rsidR="00722918" w:rsidDel="003E16EA">
          <w:delText xml:space="preserve"> </w:delText>
        </w:r>
        <w:commentRangeStart w:id="2274"/>
        <w:r w:rsidR="00722918" w:rsidDel="003E16EA">
          <w:delText xml:space="preserve">Here we define </w:delText>
        </w:r>
        <w:r w:rsidR="00AC772B" w:rsidDel="003E16EA">
          <w:delText>meta-</w:delText>
        </w:r>
        <w:r w:rsidR="00722918" w:rsidDel="003E16EA">
          <w:delText xml:space="preserve">awareness as </w:delText>
        </w:r>
        <w:r w:rsidR="00AC772B" w:rsidDel="003E16EA">
          <w:delText xml:space="preserve">an </w:delText>
        </w:r>
        <w:r w:rsidR="00F01AF2" w:rsidDel="003E16EA">
          <w:delText xml:space="preserve">internal </w:delText>
        </w:r>
        <w:r w:rsidR="00AC772B" w:rsidDel="003E16EA">
          <w:delText>experience</w:delText>
        </w:r>
        <w:r w:rsidR="00F01AF2" w:rsidDel="003E16EA">
          <w:delText xml:space="preserve"> (i.e., a mental subjective sensation, like imagery)</w:delText>
        </w:r>
        <w:r w:rsidR="00AC772B" w:rsidDel="003E16EA">
          <w:delText xml:space="preserve"> which</w:delText>
        </w:r>
        <w:r w:rsidR="00F01AF2" w:rsidDel="003E16EA">
          <w:delText>, after attended</w:delText>
        </w:r>
        <w:r w:rsidR="007563DC" w:rsidDel="003E16EA">
          <w:delText>,</w:delText>
        </w:r>
        <w:r w:rsidR="00F01AF2" w:rsidDel="003E16EA">
          <w:delText xml:space="preserve"> </w:delText>
        </w:r>
        <w:r w:rsidR="00FA1E02" w:rsidDel="003E16EA">
          <w:delText>is</w:delText>
        </w:r>
        <w:r w:rsidR="00AC772B" w:rsidDel="003E16EA">
          <w:delText xml:space="preserve"> represented in WM</w:delText>
        </w:r>
        <w:commentRangeEnd w:id="2274"/>
        <w:r w:rsidR="004425F3" w:rsidDel="003E16EA">
          <w:rPr>
            <w:rStyle w:val="CommentReference"/>
          </w:rPr>
          <w:commentReference w:id="2274"/>
        </w:r>
        <w:r w:rsidR="007563DC" w:rsidDel="003E16EA">
          <w:delText xml:space="preserve"> – </w:delText>
        </w:r>
        <w:r w:rsidR="00844770" w:rsidDel="003E16EA">
          <w:delText xml:space="preserve"> </w:delText>
        </w:r>
        <w:r w:rsidR="00FA1E02" w:rsidDel="003E16EA">
          <w:delText>a</w:delText>
        </w:r>
        <w:r w:rsidR="00844770" w:rsidDel="003E16EA">
          <w:delText xml:space="preserve"> </w:delText>
        </w:r>
        <w:r w:rsidR="00E50183" w:rsidDel="003E16EA">
          <w:delText>“meta</w:delText>
        </w:r>
        <w:r w:rsidR="007563DC" w:rsidDel="003E16EA">
          <w:delText>-</w:delText>
        </w:r>
        <w:r w:rsidR="00844770" w:rsidDel="003E16EA">
          <w:delText>representation</w:delText>
        </w:r>
        <w:r w:rsidR="00E50183" w:rsidDel="003E16EA">
          <w:delText>”</w:delText>
        </w:r>
        <w:r w:rsidR="00844770" w:rsidDel="003E16EA">
          <w:delText xml:space="preserve"> of</w:delText>
        </w:r>
        <w:r w:rsidR="00E50183" w:rsidDel="003E16EA">
          <w:delText xml:space="preserve"> the experience of being aware of various objects</w:delText>
        </w:r>
        <w:r w:rsidR="00F95A9B" w:rsidDel="003E16EA">
          <w:delText xml:space="preserve"> </w:delText>
        </w:r>
        <w:r w:rsidR="00F95A9B" w:rsidDel="003E16EA">
          <w:fldChar w:fldCharType="begin" w:fldLock="1"/>
        </w:r>
        <w:r w:rsidR="00931719" w:rsidDel="003E16EA">
          <w:delInstrText>ADDIN CSL_CITATION {"citationItems":[{"id":"ITEM-1","itemData":{"ISBN":"0670015334","author":[{"dropping-particle":"","family":"LeDoux","given":"Joseph E","non-dropping-particle":"","parse-names":false,"suffix":""}],"id":"ITEM-1","issued":{"date-parts":[["2015"]]},"publisher":"Penguin","title":"Anxious: Using the brain to understand and treat fear and anxiety","type":"book"},"uris":["http://www.mendeley.com/documents/?uuid=336cdb4c-8fa4-4e86-bd50-25eef8f59ebe"]},{"id":"ITEM-2","itemData":{"DOI":"10.1073/pnas.1619316114","ISBN":"1091-6490 (Electronic) 0027-8424 (Linking)","ISSN":"0027-8424","PMID":"28202735","abstract":"Emotional states of consciousness, or what are typically called emotional feelings, are traditionally viewed as being innately programmed in subcortical areas of the brain, and are often treated as different from cognitive states of consciousness, such as those related to the perception of external stimuli. We argue that conscious experiences, regardless of their content, arise from one system in the brain. In this view, what differs in emotional and nonemotional states are the kinds of inputs that are processed by a general cortical network of cognition, a network essential for conscious experiences. Although subcortical circuits are not di-rectly responsible for conscious feelings, they provide noncon-scious inputs that coalesce with other kinds of neural signals in the cognitive assembly of conscious emotional experiences. In building the case for this proposal, we defend a modified version of what is known as the higher-order theory of consciousness. fear | amygdala | working memory | introspection | self M uch progress has been made in conceptualizing con-sciousness in recent years. This work has focused on the question of how we come to be aware of our sensory world, and has suggested that perceptual consciousness emerges via cognitive processing in cortical circuits that assemble conscious experiences in real-time. Emotional states of consciousness, on the other hand, have traditionally been viewed as involving innately programmed experiences that arise from subcortical circuits. Our thesis is that the brain mechanisms that give rise to con-scious emotional feelings are not fundamentally different from those that give rise to perceptual conscious experiences. Both, we propose, involve higher-order representations (HORs) of lower-order information by cortically based general networks of cog-nition (GNC). Thus, subcortical circuits are not responsible for feelings, but instead provide lower-order, nonconscious inputs that coalesce with other kinds of neural signals in the cognitive assembly of conscious emotional experiences by cortical circuits (the distinction between cortical and subcortical circuits is de-fined in SI Appendix, Box 1). Our theory goes beyond traditional higher-order theory (HOT), arguing that self-centered higher-order states are essential for emotional experiences. Emotion, Consciousness, and the Brain Detailed understanding of the emotional brain, and theorizing about it, is largely based on studies that fall under the heading…","author":[{"dropping-particle":"","family":"LeDoux","given":"Joseph E.","non-dropping-particle":"","parse-names":false,"suffix":""},{"dropping-particle":"","family":"Brown","given":"Richard","non-dropping-particle":"","parse-names":false,"suffix":""}],"container-title":"Proceedings of the National Academy of Sciences","id":"ITEM-2","issue":"10","issued":{"date-parts":[["2017","3","7"]]},"page":"E2016 LP  - E2025","title":"A higher-order theory of emotional consciousness","type":"article-journal","volume":"114"},"uris":["http://www.mendeley.com/documents/?uuid=436ed5c3-2001-41d0-af5a-1285f38fd568"]}],"mendeley":{"formattedCitation":"(LeDoux, 2015; LeDoux &amp; Brown, 2017)","plainTextFormattedCitation":"(LeDoux, 2015; LeDoux &amp; Brown, 2017)","previouslyFormattedCitation":"(LeDoux, 2015; LeDoux &amp; Brown, 2017)"},"properties":{"noteIndex":0},"schema":"https://github.com/citation-style-language/schema/raw/master/csl-citation.json"}</w:delInstrText>
        </w:r>
        <w:r w:rsidR="00F95A9B" w:rsidDel="003E16EA">
          <w:fldChar w:fldCharType="separate"/>
        </w:r>
        <w:r w:rsidR="00C4683F" w:rsidRPr="00C4683F" w:rsidDel="003E16EA">
          <w:rPr>
            <w:noProof/>
          </w:rPr>
          <w:delText>(LeDoux, 2015; LeDoux &amp; Brown, 2017)</w:delText>
        </w:r>
        <w:r w:rsidR="00F95A9B" w:rsidDel="003E16EA">
          <w:fldChar w:fldCharType="end"/>
        </w:r>
        <w:r w:rsidR="00E50183" w:rsidDel="003E16EA">
          <w:delText>.</w:delText>
        </w:r>
        <w:r w:rsidR="00844770" w:rsidDel="003E16EA">
          <w:delText xml:space="preserve"> </w:delText>
        </w:r>
        <w:r w:rsidR="002D2898" w:rsidDel="003E16EA">
          <w:delText>Critically,</w:delText>
        </w:r>
        <w:r w:rsidR="007563DC" w:rsidDel="003E16EA">
          <w:delText xml:space="preserve"> a</w:delText>
        </w:r>
        <w:r w:rsidR="002D2898" w:rsidDel="003E16EA">
          <w:delText xml:space="preserve"> meta-awareness</w:delText>
        </w:r>
        <w:r w:rsidR="00542AD0" w:rsidDel="003E16EA">
          <w:delText xml:space="preserve"> state</w:delText>
        </w:r>
        <w:r w:rsidR="002D2898" w:rsidDel="003E16EA">
          <w:delText xml:space="preserve"> has two consequences in the model. First, a representation of having a certain mental experience </w:delText>
        </w:r>
        <w:r w:rsidR="00542AD0" w:rsidDel="003E16EA">
          <w:delText>in</w:delText>
        </w:r>
        <w:r w:rsidR="002D2898" w:rsidDel="003E16EA">
          <w:delText xml:space="preserve"> WM increases the likelihood of internal selection of related content, resulting in temporary</w:delText>
        </w:r>
        <w:r w:rsidR="00542AD0" w:rsidDel="003E16EA">
          <w:delText>:</w:delText>
        </w:r>
        <w:r w:rsidR="002D2898" w:rsidDel="003E16EA">
          <w:delText xml:space="preserve"> (a) increase in the maintenance of attention on the specific experience and (b) the detail or resolution of this experience. For example, </w:delText>
        </w:r>
        <w:r w:rsidR="00DF7F63" w:rsidDel="003E16EA">
          <w:delText xml:space="preserve">a person meditating has a series (e.g., Time </w:delText>
        </w:r>
        <w:r w:rsidR="00DF7F63" w:rsidRPr="00C4683F" w:rsidDel="003E16EA">
          <w:rPr>
            <w:i/>
            <w:iCs/>
          </w:rPr>
          <w:delText>n</w:delText>
        </w:r>
        <w:r w:rsidR="00DF7F63" w:rsidDel="003E16EA">
          <w:delText xml:space="preserve">-4 to </w:delText>
        </w:r>
        <w:r w:rsidR="00DF7F63" w:rsidRPr="00C4683F" w:rsidDel="003E16EA">
          <w:rPr>
            <w:i/>
            <w:iCs/>
          </w:rPr>
          <w:delText>n</w:delText>
        </w:r>
        <w:r w:rsidR="00DF7F63" w:rsidDel="003E16EA">
          <w:delText xml:space="preserve">-1) of memories that pass through his mind without meta-awareness, and then (Time </w:delText>
        </w:r>
        <w:r w:rsidR="00DF7F63" w:rsidRPr="00C4683F" w:rsidDel="003E16EA">
          <w:rPr>
            <w:i/>
            <w:iCs/>
          </w:rPr>
          <w:delText>n</w:delText>
        </w:r>
        <w:r w:rsidR="00DF7F63" w:rsidDel="003E16EA">
          <w:delText xml:space="preserve">) gains meta-awareness. The experience of awareness of having </w:delText>
        </w:r>
        <w:r w:rsidR="00F95A9B" w:rsidDel="003E16EA">
          <w:delText>a specific</w:delText>
        </w:r>
        <w:r w:rsidR="00DF7F63" w:rsidDel="003E16EA">
          <w:delText xml:space="preserve"> memory (i.e. meta-awareness) </w:delText>
        </w:r>
        <w:r w:rsidR="00542AD0" w:rsidDel="003E16EA">
          <w:delText>becomes a meta-</w:delText>
        </w:r>
        <w:r w:rsidR="00DF7F63" w:rsidDel="003E16EA">
          <w:delText>represen</w:delText>
        </w:r>
        <w:r w:rsidR="007563DC" w:rsidDel="003E16EA">
          <w:delText>ta</w:delText>
        </w:r>
        <w:r w:rsidR="00DF7F63" w:rsidDel="003E16EA">
          <w:delText>t</w:delText>
        </w:r>
        <w:r w:rsidR="00542AD0" w:rsidDel="003E16EA">
          <w:delText>ion</w:delText>
        </w:r>
        <w:r w:rsidR="00DF7F63" w:rsidDel="003E16EA">
          <w:delText xml:space="preserve"> in WM, which biases the subsequent (Time </w:delText>
        </w:r>
        <w:r w:rsidR="00DF7F63" w:rsidRPr="00C4683F" w:rsidDel="003E16EA">
          <w:rPr>
            <w:i/>
            <w:iCs/>
          </w:rPr>
          <w:delText>n</w:delText>
        </w:r>
        <w:r w:rsidR="00DF7F63" w:rsidDel="003E16EA">
          <w:delText>+1) selection of representations associated with that memory – resulting in an increase in the time (i.e., maintained attention) and detail of that memory in awareness.</w:delText>
        </w:r>
        <w:r w:rsidR="00AC772B" w:rsidDel="003E16EA">
          <w:delText xml:space="preserve"> </w:delText>
        </w:r>
        <w:r w:rsidR="00DF7F63" w:rsidDel="003E16EA">
          <w:delText xml:space="preserve">The second consequence is that </w:delText>
        </w:r>
        <w:r w:rsidR="007563DC" w:rsidDel="003E16EA">
          <w:delText xml:space="preserve">a </w:delText>
        </w:r>
        <w:r w:rsidR="00DF7F63" w:rsidDel="003E16EA">
          <w:delText>meta-awarene</w:delText>
        </w:r>
        <w:r w:rsidR="00F95A9B" w:rsidDel="003E16EA">
          <w:delText xml:space="preserve">ss </w:delText>
        </w:r>
        <w:r w:rsidR="00542AD0" w:rsidDel="003E16EA">
          <w:delText>state</w:delText>
        </w:r>
        <w:r w:rsidR="00DF7F63" w:rsidDel="003E16EA">
          <w:delText xml:space="preserve"> </w:delText>
        </w:r>
        <w:r w:rsidR="00F95A9B" w:rsidDel="003E16EA">
          <w:delText>includes awareness of the context in which one is aware, e.g., practicing open-mon</w:delText>
        </w:r>
        <w:r w:rsidR="00542AD0" w:rsidDel="003E16EA">
          <w:delText>itoring</w:delText>
        </w:r>
        <w:r w:rsidR="00F95A9B" w:rsidDel="003E16EA">
          <w:delText xml:space="preserve"> </w:delText>
        </w:r>
        <w:r w:rsidR="00542AD0" w:rsidDel="003E16EA">
          <w:delText>and so</w:delText>
        </w:r>
        <w:r w:rsidR="00DF7F63" w:rsidDel="003E16EA">
          <w:delText xml:space="preserve"> also associated with the task instructions (“Not to hold on to an experience and temporarily bring attention back to the breath.”)</w:delText>
        </w:r>
        <w:r w:rsidR="00FE04DE" w:rsidDel="003E16EA">
          <w:delText xml:space="preserve">. As such, this biases selection in favor of the external (bodily sensation) experience of breath, and </w:delText>
        </w:r>
        <w:r w:rsidR="00FE04DE" w:rsidRPr="00FE04DE" w:rsidDel="003E16EA">
          <w:delText xml:space="preserve">so </w:delText>
        </w:r>
        <w:r w:rsidR="00FE04DE" w:rsidDel="003E16EA">
          <w:rPr>
            <w:i/>
            <w:iCs/>
          </w:rPr>
          <w:delText xml:space="preserve">constrains </w:delText>
        </w:r>
        <w:r w:rsidR="00FE04DE" w:rsidDel="003E16EA">
          <w:delText>the duration in which attention is maintained on a specific experience (i.e., constrains the first consequence). In our example, after becoming aware of having a specific memory attention is then</w:delText>
        </w:r>
        <w:r w:rsidR="00542AD0" w:rsidDel="003E16EA">
          <w:delText xml:space="preserve"> (Time n+1)</w:delText>
        </w:r>
        <w:r w:rsidR="00FE04DE" w:rsidDel="003E16EA">
          <w:delText xml:space="preserve"> directed back to the experience of breathing.</w:delText>
        </w:r>
        <w:r w:rsidR="007563DC" w:rsidDel="003E16EA">
          <w:delText xml:space="preserve"> This is in line with </w:delText>
        </w:r>
        <w:r w:rsidR="007563DC" w:rsidRPr="00C4683F" w:rsidDel="003E16EA">
          <w:rPr>
            <w:highlight w:val="yellow"/>
          </w:rPr>
          <w:delText>XXXXXX (CITE</w:delText>
        </w:r>
        <w:r w:rsidR="007563DC" w:rsidDel="003E16EA">
          <w:delText>).</w:delText>
        </w:r>
      </w:del>
    </w:p>
    <w:p w14:paraId="03C5E806" w14:textId="7345CAFE" w:rsidR="00F95A9B" w:rsidRPr="00F95A9B" w:rsidDel="003E16EA" w:rsidRDefault="00FE04DE" w:rsidP="0075551C">
      <w:pPr>
        <w:pStyle w:val="Heading2"/>
        <w:rPr>
          <w:del w:id="2275" w:author="יפתח עמיר" w:date="2020-01-27T09:58:00Z"/>
        </w:rPr>
        <w:pPrChange w:id="2276" w:author="עמית ברנשטיין" w:date="2020-03-12T16:17:00Z">
          <w:pPr/>
        </w:pPrChange>
      </w:pPr>
      <w:del w:id="2277" w:author="יפתח עמיר" w:date="2020-01-27T09:58:00Z">
        <w:r w:rsidRPr="00C4683F" w:rsidDel="003E16EA">
          <w:rPr>
            <w:rStyle w:val="Heading3Char"/>
          </w:rPr>
          <w:delText>Adaptive processes of mindfulness in the model.</w:delText>
        </w:r>
        <w:r w:rsidDel="003E16EA">
          <w:delText xml:space="preserve"> Mindfulness has been shown to cultivate </w:delText>
        </w:r>
        <w:r w:rsidR="005B211B" w:rsidDel="003E16EA">
          <w:delText xml:space="preserve">cognitive </w:delText>
        </w:r>
        <w:r w:rsidDel="003E16EA">
          <w:delText>processes</w:delText>
        </w:r>
        <w:r w:rsidR="001F67E1" w:rsidDel="003E16EA">
          <w:delText xml:space="preserve"> and reduced forms of cognitive vulnerability</w:delText>
        </w:r>
        <w:r w:rsidDel="003E16EA">
          <w:delText xml:space="preserve"> that support mental well-being</w:delText>
        </w:r>
        <w:r w:rsidR="001F67E1" w:rsidDel="003E16EA">
          <w:delText xml:space="preserve"> (</w:delText>
        </w:r>
        <w:r w:rsidR="001F67E1" w:rsidRPr="003E16EA" w:rsidDel="003E16EA">
          <w:rPr>
            <w:highlight w:val="yellow"/>
          </w:rPr>
          <w:delText>CITE, CITE CITE</w:delText>
        </w:r>
        <w:r w:rsidR="001F67E1" w:rsidDel="003E16EA">
          <w:delText>)</w:delText>
        </w:r>
        <w:r w:rsidR="005B211B" w:rsidDel="003E16EA">
          <w:delText xml:space="preserve">. </w:delText>
        </w:r>
        <w:r w:rsidR="00F95A9B" w:rsidDel="003E16EA">
          <w:delText xml:space="preserve">How then do practices such as focused attention and open-monitoring affect well-being? </w:delText>
        </w:r>
        <w:r w:rsidR="00B20ED3" w:rsidDel="003E16EA">
          <w:delText xml:space="preserve">First, </w:delText>
        </w:r>
        <w:commentRangeStart w:id="2278"/>
        <w:r w:rsidR="00B20ED3" w:rsidDel="003E16EA">
          <w:delText>w</w:delText>
        </w:r>
        <w:r w:rsidR="00F95A9B" w:rsidDel="003E16EA">
          <w:delText xml:space="preserve">e theorize </w:delText>
        </w:r>
        <w:commentRangeEnd w:id="2278"/>
        <w:r w:rsidR="001F67E1" w:rsidDel="003E16EA">
          <w:rPr>
            <w:rStyle w:val="CommentReference"/>
          </w:rPr>
          <w:commentReference w:id="2278"/>
        </w:r>
        <w:r w:rsidR="00F95A9B" w:rsidDel="003E16EA">
          <w:delText xml:space="preserve">that </w:delText>
        </w:r>
        <w:r w:rsidR="00B20ED3" w:rsidDel="003E16EA">
          <w:delText xml:space="preserve">that </w:delText>
        </w:r>
        <w:r w:rsidR="00F95A9B" w:rsidDel="003E16EA">
          <w:delText xml:space="preserve">focused attention </w:delText>
        </w:r>
        <w:commentRangeStart w:id="2279"/>
        <w:r w:rsidR="00F95A9B" w:rsidDel="003E16EA">
          <w:delText xml:space="preserve">functions </w:delText>
        </w:r>
        <w:r w:rsidR="00B20ED3" w:rsidDel="003E16EA">
          <w:delText>through</w:delText>
        </w:r>
        <w:r w:rsidR="00F95A9B" w:rsidDel="003E16EA">
          <w:delText xml:space="preserve"> biasing internal attention selection likelihoods</w:delText>
        </w:r>
        <w:r w:rsidR="00B20ED3" w:rsidDel="003E16EA">
          <w:delText xml:space="preserve"> to emotionally-neutral representation</w:delText>
        </w:r>
        <w:commentRangeEnd w:id="2279"/>
        <w:r w:rsidR="007563DC" w:rsidDel="003E16EA">
          <w:rPr>
            <w:rStyle w:val="CommentReference"/>
          </w:rPr>
          <w:commentReference w:id="2279"/>
        </w:r>
        <w:r w:rsidR="00B20ED3" w:rsidDel="003E16EA">
          <w:delText>s</w:delText>
        </w:r>
        <w:r w:rsidR="00F95A9B" w:rsidDel="003E16EA">
          <w:delText>.</w:delText>
        </w:r>
        <w:r w:rsidR="00B20ED3" w:rsidDel="003E16EA">
          <w:delText xml:space="preserve"> Contextual demands of focused attention bias selection in favor of (typically emotionally-neutral) </w:delText>
        </w:r>
        <w:commentRangeStart w:id="2280"/>
        <w:r w:rsidR="00B20ED3" w:rsidDel="003E16EA">
          <w:delText>breath sensations</w:delText>
        </w:r>
        <w:commentRangeEnd w:id="2280"/>
        <w:r w:rsidR="00B20ED3" w:rsidDel="003E16EA">
          <w:rPr>
            <w:rStyle w:val="CommentReference"/>
          </w:rPr>
          <w:commentReference w:id="2280"/>
        </w:r>
        <w:r w:rsidR="00B20ED3" w:rsidDel="003E16EA">
          <w:delText xml:space="preserve">. </w:delText>
        </w:r>
        <w:commentRangeStart w:id="2281"/>
        <w:r w:rsidR="00B20ED3" w:rsidDel="003E16EA">
          <w:delText>By</w:delText>
        </w:r>
        <w:commentRangeEnd w:id="2281"/>
        <w:r w:rsidR="001F67E1" w:rsidDel="003E16EA">
          <w:rPr>
            <w:rStyle w:val="CommentReference"/>
          </w:rPr>
          <w:commentReference w:id="2281"/>
        </w:r>
        <w:r w:rsidR="00B20ED3" w:rsidDel="003E16EA">
          <w:delText xml:space="preserve"> </w:delText>
        </w:r>
        <w:commentRangeStart w:id="2282"/>
        <w:r w:rsidR="00B20ED3" w:rsidDel="003E16EA">
          <w:delText>increasing the frequency of neutral experiences selected into WM, and so consuming WM resources, this limits resources for emotionally evocative representations in WM</w:delText>
        </w:r>
        <w:commentRangeEnd w:id="2282"/>
        <w:r w:rsidR="007563DC" w:rsidDel="003E16EA">
          <w:rPr>
            <w:rStyle w:val="CommentReference"/>
          </w:rPr>
          <w:commentReference w:id="2282"/>
        </w:r>
        <w:r w:rsidR="00B20ED3" w:rsidDel="003E16EA">
          <w:delText xml:space="preserve">. This results in </w:delText>
        </w:r>
        <w:commentRangeStart w:id="2283"/>
        <w:r w:rsidR="001F67E1" w:rsidDel="003E16EA">
          <w:delText xml:space="preserve">reduced </w:delText>
        </w:r>
        <w:r w:rsidR="00B20ED3" w:rsidDel="003E16EA">
          <w:delText xml:space="preserve">cognitive and </w:delText>
        </w:r>
        <w:commentRangeEnd w:id="2283"/>
        <w:r w:rsidR="003C32D0" w:rsidDel="003E16EA">
          <w:delText xml:space="preserve">reactivity to representations in WM </w:delText>
        </w:r>
        <w:r w:rsidR="001F67E1" w:rsidDel="003E16EA">
          <w:rPr>
            <w:rStyle w:val="CommentReference"/>
          </w:rPr>
          <w:commentReference w:id="2283"/>
        </w:r>
        <w:r w:rsidR="00B20ED3" w:rsidDel="003E16EA">
          <w:delText xml:space="preserve">, and accordingly over time, the frequency of maladaptive trajectories driven by reactivity such as repetitive negative thinking. </w:delText>
        </w:r>
        <w:r w:rsidR="00F95A9B" w:rsidDel="003E16EA">
          <w:delText xml:space="preserve">Critically, </w:delText>
        </w:r>
        <w:r w:rsidR="007C1636" w:rsidDel="003E16EA">
          <w:delText>this</w:delText>
        </w:r>
        <w:r w:rsidR="00F95A9B" w:rsidDel="003E16EA">
          <w:delText xml:space="preserve"> example of salutary attentional process </w:delText>
        </w:r>
        <w:r w:rsidR="007C1636" w:rsidDel="003E16EA">
          <w:delText>does not operate XXXX</w:delText>
        </w:r>
        <w:r w:rsidR="00F95A9B" w:rsidDel="003E16EA">
          <w:delText xml:space="preserve">, </w:delText>
        </w:r>
        <w:r w:rsidR="007C1636" w:rsidDel="003E16EA">
          <w:delText>but is</w:delText>
        </w:r>
        <w:r w:rsidR="00F95A9B" w:rsidDel="003E16EA">
          <w:delText xml:space="preserve"> likely to </w:delText>
        </w:r>
        <w:r w:rsidR="00F95A9B" w:rsidRPr="00C4683F" w:rsidDel="003E16EA">
          <w:rPr>
            <w:highlight w:val="yellow"/>
          </w:rPr>
          <w:delText>develop</w:delText>
        </w:r>
        <w:r w:rsidR="00F95A9B" w:rsidDel="003E16EA">
          <w:delText xml:space="preserve"> together with</w:delText>
        </w:r>
        <w:commentRangeStart w:id="2284"/>
        <w:r w:rsidR="00F95A9B" w:rsidDel="003E16EA">
          <w:delText xml:space="preserve"> additional adaptive processes</w:delText>
        </w:r>
        <w:r w:rsidR="007C1636" w:rsidDel="003E16EA">
          <w:delText>;</w:delText>
        </w:r>
        <w:r w:rsidR="00F95A9B" w:rsidDel="003E16EA">
          <w:delText xml:space="preserve"> for example</w:delText>
        </w:r>
        <w:r w:rsidR="007C1636" w:rsidDel="003E16EA">
          <w:delText xml:space="preserve">, </w:delText>
        </w:r>
        <w:r w:rsidR="00F95A9B" w:rsidDel="003E16EA">
          <w:delText xml:space="preserve">exposure and desensitization to aversive internal experiences and cultivation of </w:delText>
        </w:r>
        <w:r w:rsidR="00B20ED3" w:rsidDel="003E16EA">
          <w:delText>social and personal life-goals.</w:delText>
        </w:r>
        <w:commentRangeEnd w:id="2284"/>
        <w:r w:rsidR="007C1636" w:rsidDel="003E16EA">
          <w:rPr>
            <w:rStyle w:val="CommentReference"/>
          </w:rPr>
          <w:commentReference w:id="2284"/>
        </w:r>
      </w:del>
    </w:p>
    <w:p w14:paraId="2F0BBE37" w14:textId="4E69CA88" w:rsidR="00E97991" w:rsidRPr="00C4683F" w:rsidDel="003E16EA" w:rsidRDefault="00885EFE" w:rsidP="0075551C">
      <w:pPr>
        <w:pStyle w:val="Heading2"/>
        <w:rPr>
          <w:del w:id="2285" w:author="יפתח עמיר" w:date="2020-01-27T09:58:00Z"/>
        </w:rPr>
        <w:pPrChange w:id="2286" w:author="עמית ברנשטיין" w:date="2020-03-12T16:17:00Z">
          <w:pPr>
            <w:pStyle w:val="Heading2"/>
          </w:pPr>
        </w:pPrChange>
      </w:pPr>
      <w:del w:id="2287" w:author="יפתח עמיר" w:date="2020-01-27T09:58:00Z">
        <w:r w:rsidDel="003E16EA">
          <w:delText>Applications</w:delText>
        </w:r>
      </w:del>
    </w:p>
    <w:p w14:paraId="2C01D9DD" w14:textId="3CBCF8B7" w:rsidR="007C1636" w:rsidRPr="00885EFE" w:rsidDel="003E16EA" w:rsidRDefault="00635317" w:rsidP="0075551C">
      <w:pPr>
        <w:pStyle w:val="Heading2"/>
        <w:rPr>
          <w:del w:id="2288" w:author="יפתח עמיר" w:date="2020-01-27T09:58:00Z"/>
        </w:rPr>
        <w:pPrChange w:id="2289" w:author="עמית ברנשטיין" w:date="2020-03-12T16:17:00Z">
          <w:pPr/>
        </w:pPrChange>
      </w:pPr>
      <w:del w:id="2290" w:author="יפתח עמיר" w:date="2020-01-27T09:58:00Z">
        <w:r w:rsidDel="003E16EA">
          <w:delText xml:space="preserve">This model has </w:delText>
        </w:r>
        <w:r w:rsidR="004C28BE" w:rsidDel="003E16EA">
          <w:delText>several</w:delText>
        </w:r>
        <w:r w:rsidDel="003E16EA">
          <w:delText xml:space="preserve"> key </w:delText>
        </w:r>
        <w:r w:rsidR="00885EFE" w:rsidDel="003E16EA">
          <w:delText>applications</w:delText>
        </w:r>
        <w:r w:rsidDel="003E16EA">
          <w:delText xml:space="preserve">. First, the </w:delText>
        </w:r>
        <w:r w:rsidR="00885EFE" w:rsidDel="003E16EA">
          <w:delText>model</w:delText>
        </w:r>
        <w:r w:rsidDel="003E16EA">
          <w:delText xml:space="preserve"> can be specified in formal statistical and mathematical formulas. </w:delText>
        </w:r>
        <w:r w:rsidR="007C1636" w:rsidDel="003E16EA">
          <w:delText xml:space="preserve">Most notably, </w:delText>
        </w:r>
        <w:r w:rsidDel="003E16EA">
          <w:delText xml:space="preserve">the dynamic </w:delText>
        </w:r>
        <w:r w:rsidR="004C28BE" w:rsidDel="003E16EA">
          <w:delText xml:space="preserve">and </w:delText>
        </w:r>
        <w:r w:rsidDel="003E16EA">
          <w:delText>temp</w:delText>
        </w:r>
        <w:r w:rsidR="004C28BE" w:rsidDel="003E16EA">
          <w:delText xml:space="preserve">oral approach </w:delText>
        </w:r>
        <w:r w:rsidR="000C5970" w:rsidDel="003E16EA">
          <w:delText xml:space="preserve">of the model </w:delText>
        </w:r>
        <w:r w:rsidR="004C28BE" w:rsidDel="003E16EA">
          <w:delText>enable</w:delText>
        </w:r>
        <w:r w:rsidR="000C5970" w:rsidDel="003E16EA">
          <w:delText>s</w:delText>
        </w:r>
        <w:r w:rsidR="004C28BE" w:rsidDel="003E16EA">
          <w:delText xml:space="preserve"> simulations of how the system unfolds over time – i.e., temporal trajectories. The frequency/probability of certain trajectories can </w:delText>
        </w:r>
        <w:r w:rsidR="000C5970" w:rsidDel="003E16EA">
          <w:delText>further</w:delText>
        </w:r>
        <w:r w:rsidR="004C28BE" w:rsidDel="003E16EA">
          <w:delText xml:space="preserve"> be simulated as</w:delText>
        </w:r>
        <w:r w:rsidR="000C5970" w:rsidDel="003E16EA">
          <w:delText xml:space="preserve"> a</w:delText>
        </w:r>
        <w:r w:rsidR="004C28BE" w:rsidDel="003E16EA">
          <w:delText xml:space="preserve"> function of different system “starting states” (e.g., high / low contextual demands, negative / neutral </w:delText>
        </w:r>
        <w:r w:rsidR="00311D13" w:rsidDel="003E16EA">
          <w:delText xml:space="preserve">affect </w:delText>
        </w:r>
        <w:r w:rsidR="004C28BE" w:rsidDel="003E16EA">
          <w:delText>state) and individual differences in</w:delText>
        </w:r>
        <w:r w:rsidR="000C5970" w:rsidDel="003E16EA">
          <w:delText xml:space="preserve"> aspects such as</w:delText>
        </w:r>
        <w:r w:rsidR="004C28BE" w:rsidDel="003E16EA">
          <w:delText xml:space="preserve"> emotional and </w:delText>
        </w:r>
        <w:r w:rsidR="003C32D0" w:rsidDel="003E16EA">
          <w:delText>reactivity to affect state</w:delText>
        </w:r>
        <w:r w:rsidR="004C28BE" w:rsidDel="003E16EA">
          <w:delText>.</w:delText>
        </w:r>
        <w:r w:rsidR="009A058E" w:rsidDel="003E16EA">
          <w:delText xml:space="preserve"> </w:delText>
        </w:r>
        <w:r w:rsidR="00885EFE" w:rsidDel="003E16EA">
          <w:delText xml:space="preserve">Indeed, we were able to simulate the model (details in SM) in order to illustrate key processes and trajectories of the theory. However, the computational approach presented here is only an initial proof-of-principle </w:delText>
        </w:r>
        <w:r w:rsidR="004D05B7" w:rsidDel="003E16EA">
          <w:delText xml:space="preserve">simulation </w:delText>
        </w:r>
        <w:r w:rsidR="00885EFE" w:rsidDel="003E16EA">
          <w:delText xml:space="preserve">effort </w:delText>
        </w:r>
        <w:r w:rsidR="00311D13" w:rsidDel="003E16EA">
          <w:delText>that</w:delText>
        </w:r>
        <w:r w:rsidR="00885EFE" w:rsidDel="003E16EA">
          <w:delText xml:space="preserve"> can be further developed and tailored to specific processes and related phenomena of interest.</w:delText>
        </w:r>
      </w:del>
    </w:p>
    <w:p w14:paraId="723933D4" w14:textId="68B0F470" w:rsidR="007C1636" w:rsidRPr="008F25FA" w:rsidDel="003E16EA" w:rsidRDefault="004C28BE" w:rsidP="0075551C">
      <w:pPr>
        <w:pStyle w:val="Heading2"/>
        <w:rPr>
          <w:del w:id="2291" w:author="יפתח עמיר" w:date="2020-01-27T09:58:00Z"/>
        </w:rPr>
        <w:pPrChange w:id="2292" w:author="עמית ברנשטיין" w:date="2020-03-12T16:17:00Z">
          <w:pPr/>
        </w:pPrChange>
      </w:pPr>
      <w:del w:id="2293" w:author="יפתח עמיר" w:date="2020-01-27T09:58:00Z">
        <w:r w:rsidDel="003E16EA">
          <w:delText>Second, the mechanistic</w:delText>
        </w:r>
        <w:r w:rsidR="008F25FA" w:rsidDel="003E16EA">
          <w:delText xml:space="preserve"> and computational</w:delText>
        </w:r>
        <w:r w:rsidDel="003E16EA">
          <w:delText xml:space="preserve"> approach of this model enables deriving specific predictions and hypothesis which can be </w:delText>
        </w:r>
        <w:r w:rsidR="009A058E" w:rsidDel="003E16EA">
          <w:delText>tested, such as through comparing empirical to simulated data</w:delText>
        </w:r>
        <w:r w:rsidR="001F67E1" w:rsidDel="003E16EA">
          <w:delText xml:space="preserve"> (e.g., </w:delText>
        </w:r>
        <w:r w:rsidR="001F67E1" w:rsidRPr="003E16EA" w:rsidDel="003E16EA">
          <w:rPr>
            <w:highlight w:val="yellow"/>
          </w:rPr>
          <w:delText>CITE; CITE</w:delText>
        </w:r>
        <w:r w:rsidR="001F67E1" w:rsidDel="003E16EA">
          <w:delText>)</w:delText>
        </w:r>
        <w:r w:rsidR="009A058E" w:rsidDel="003E16EA">
          <w:delText>.</w:delText>
        </w:r>
        <w:r w:rsidR="001F67E1" w:rsidDel="003E16EA">
          <w:delText xml:space="preserve"> For </w:delText>
        </w:r>
        <w:r w:rsidR="001F67E1" w:rsidRPr="003E16EA" w:rsidDel="003E16EA">
          <w:rPr>
            <w:highlight w:val="yellow"/>
          </w:rPr>
          <w:delText>example, XXXXXX</w:delText>
        </w:r>
        <w:r w:rsidR="001F67E1" w:rsidDel="003E16EA">
          <w:delText>.</w:delText>
        </w:r>
        <w:r w:rsidR="007E66F6" w:rsidDel="003E16EA">
          <w:delText xml:space="preserve"> </w:delText>
        </w:r>
        <w:r w:rsidR="008F25FA" w:rsidDel="003E16EA">
          <w:delText>This</w:delText>
        </w:r>
        <w:r w:rsidR="00D840B7" w:rsidDel="003E16EA">
          <w:delText xml:space="preserve"> should</w:delText>
        </w:r>
        <w:r w:rsidR="008F25FA" w:rsidDel="003E16EA">
          <w:delText xml:space="preserve"> enable a clearer mapping of theory driven predictions to simulated behaviour and</w:delText>
        </w:r>
        <w:r w:rsidR="00311D13" w:rsidDel="003E16EA">
          <w:delText>,</w:delText>
        </w:r>
        <w:r w:rsidR="008F25FA" w:rsidDel="003E16EA">
          <w:delText xml:space="preserve"> </w:delText>
        </w:r>
        <w:r w:rsidR="00B012AE" w:rsidDel="003E16EA">
          <w:delText>critically</w:delText>
        </w:r>
        <w:r w:rsidR="00311D13" w:rsidDel="003E16EA">
          <w:delText>,</w:delText>
        </w:r>
        <w:r w:rsidR="008F25FA" w:rsidDel="003E16EA">
          <w:delText xml:space="preserve"> empirical</w:delText>
        </w:r>
        <w:r w:rsidR="001F67E1" w:rsidDel="003E16EA">
          <w:delText>ly</w:delText>
        </w:r>
        <w:r w:rsidR="008F25FA" w:rsidDel="003E16EA">
          <w:delText xml:space="preserve"> observed experimental behaviour/data</w:delText>
        </w:r>
        <w:r w:rsidR="007C1636" w:rsidDel="003E16EA">
          <w:delText>.</w:delText>
        </w:r>
        <w:r w:rsidR="008F25FA" w:rsidDel="003E16EA">
          <w:delText xml:space="preserve"> </w:delText>
        </w:r>
        <w:commentRangeStart w:id="2294"/>
        <w:r w:rsidR="00B012AE" w:rsidDel="003E16EA">
          <w:delText>In addition</w:delText>
        </w:r>
        <w:r w:rsidR="008F25FA" w:rsidDel="003E16EA">
          <w:delText xml:space="preserve">, </w:delText>
        </w:r>
        <w:commentRangeEnd w:id="2294"/>
        <w:r w:rsidR="001F67E1" w:rsidDel="003E16EA">
          <w:rPr>
            <w:rStyle w:val="CommentReference"/>
          </w:rPr>
          <w:commentReference w:id="2294"/>
        </w:r>
        <w:r w:rsidR="008F25FA" w:rsidDel="003E16EA">
          <w:delText>this</w:delText>
        </w:r>
        <w:r w:rsidR="00B012AE" w:rsidDel="003E16EA">
          <w:delText xml:space="preserve"> </w:delText>
        </w:r>
        <w:r w:rsidR="00EF4C00" w:rsidDel="003E16EA">
          <w:delText xml:space="preserve">mechanistic </w:delText>
        </w:r>
        <w:r w:rsidR="00B012AE" w:rsidDel="003E16EA">
          <w:delText xml:space="preserve">approach </w:delText>
        </w:r>
        <w:r w:rsidR="00311D13" w:rsidDel="003E16EA">
          <w:delText xml:space="preserve">helps to </w:delText>
        </w:r>
        <w:r w:rsidR="00EF4C00" w:rsidDel="003E16EA">
          <w:delText xml:space="preserve">provide clearer </w:delText>
        </w:r>
        <w:r w:rsidR="00311D13" w:rsidDel="003E16EA">
          <w:delText>definitions</w:delText>
        </w:r>
        <w:r w:rsidR="00EF4C00" w:rsidDel="003E16EA">
          <w:delText xml:space="preserve"> of the </w:delText>
        </w:r>
        <w:r w:rsidR="00311D13" w:rsidDel="003E16EA">
          <w:delText xml:space="preserve">theorized </w:delText>
        </w:r>
        <w:r w:rsidR="00EF4C00" w:rsidDel="003E16EA">
          <w:delText>causal relations between constructs</w:delText>
        </w:r>
        <w:r w:rsidR="00311D13" w:rsidDel="003E16EA">
          <w:delText>.</w:delText>
        </w:r>
        <w:r w:rsidR="00EF4C00" w:rsidDel="003E16EA">
          <w:delText xml:space="preserve"> </w:delText>
        </w:r>
        <w:r w:rsidR="00311D13" w:rsidDel="003E16EA">
          <w:delText xml:space="preserve">This has the </w:delText>
        </w:r>
        <w:r w:rsidR="00EF4C00" w:rsidDel="003E16EA">
          <w:delText xml:space="preserve">potential </w:delText>
        </w:r>
        <w:r w:rsidR="00311D13" w:rsidDel="003E16EA">
          <w:delText xml:space="preserve">to </w:delText>
        </w:r>
        <w:r w:rsidR="00B012AE" w:rsidDel="003E16EA">
          <w:delText xml:space="preserve">reduce the abstract or “fuzzy” descriptions often used in cognitive vulnerability </w:delText>
        </w:r>
        <w:r w:rsidR="00EF4C00" w:rsidDel="003E16EA">
          <w:delText>models</w:delText>
        </w:r>
        <w:r w:rsidR="00B012AE" w:rsidDel="003E16EA">
          <w:delText>. For example, the term “</w:delText>
        </w:r>
        <w:r w:rsidR="00311D13" w:rsidDel="003E16EA">
          <w:delText xml:space="preserve">cognitive </w:delText>
        </w:r>
        <w:r w:rsidR="00B012AE" w:rsidDel="003E16EA">
          <w:delText xml:space="preserve">control” is a central theorized mechanism in many theories and models, but it is often not clear what </w:delText>
        </w:r>
        <w:r w:rsidR="00EF4C00" w:rsidDel="003E16EA">
          <w:delText>exact</w:delText>
        </w:r>
        <w:r w:rsidR="00B012AE" w:rsidDel="003E16EA">
          <w:delText xml:space="preserve"> </w:delText>
        </w:r>
        <w:r w:rsidR="00EF4C00" w:rsidDel="003E16EA">
          <w:delText xml:space="preserve">cognitive </w:delText>
        </w:r>
        <w:r w:rsidR="00B012AE" w:rsidDel="003E16EA">
          <w:delText>processes</w:delText>
        </w:r>
        <w:r w:rsidR="00EF4C00" w:rsidDel="003E16EA">
          <w:delText xml:space="preserve"> are implicated</w:delText>
        </w:r>
        <w:r w:rsidR="00B012AE" w:rsidDel="003E16EA">
          <w:delText xml:space="preserve"> (e.g., overriding prepotent response or facilitated task-switching</w:delText>
        </w:r>
        <w:r w:rsidR="00EF4C00" w:rsidDel="003E16EA">
          <w:delText>?</w:delText>
        </w:r>
        <w:r w:rsidR="00B012AE" w:rsidDel="003E16EA">
          <w:delText xml:space="preserve">) and how </w:delText>
        </w:r>
        <w:r w:rsidR="00EF4C00" w:rsidDel="003E16EA">
          <w:delText>these</w:delText>
        </w:r>
        <w:r w:rsidR="00B012AE" w:rsidDel="003E16EA">
          <w:delText xml:space="preserve"> processes function normatively</w:delText>
        </w:r>
        <w:r w:rsidR="00EF4C00" w:rsidDel="003E16EA">
          <w:delText xml:space="preserve"> and become (dys)regulated</w:delText>
        </w:r>
        <w:r w:rsidR="00B012AE" w:rsidDel="003E16EA">
          <w:delText xml:space="preserve"> </w:delText>
        </w:r>
        <w:r w:rsidR="00B012AE" w:rsidDel="003E16EA">
          <w:fldChar w:fldCharType="begin" w:fldLock="1"/>
        </w:r>
        <w:r w:rsidR="002E4EA1" w:rsidDel="003E16EA">
          <w:delInstrText>ADDIN CSL_CITATION {"citationItems":[{"id":"ITEM-1","itemData":{"DOI":"10.1098/rstb.2007.2055","author":[{"dropping-particle":"","family":"Hazy","given":"Thomas E","non-dropping-particle":"","parse-names":false,"suffix":""},{"dropping-particle":"","family":"Frank","given":"Michael J","non-dropping-particle":"","parse-names":false,"suffix":""},{"dropping-particle":"","family":"O'Reilly","given":"Randall C","non-dropping-particle":"","parse-names":false,"suffix":""}],"container-title":"Philosophical Transactions of the Royal Society B: Biological Sciences","id":"ITEM-1","issue":"1485","issued":{"date-parts":[["2007","9","29"]]},"note":"doi: 10.1098/rstb.2007.2055","page":"1601-1613","publisher":"Royal Society","title":"Towards an executive without a homunculus: computational models of the prefrontal cortex/basal ganglia system","type":"article-journal","volume":"362"},"uris":["http://www.mendeley.com/documents/?uuid=0ec05e7b-ce6f-4d03-b118-382f2bb890eb"]},{"id":"ITEM-2","itemData":{"DOI":"10.1177/2167702618758969","ISSN":"2167-7026","abstract":"Cognitive control dysfunctions are thought to contribute to the onset and maintenance of depression. However, the causes and nature of these dysfunctions remain unknown. Here, we critically review contemporary research on cognitive control in depression. We identify three main conceptual issues in this field: (a) uncritical use of the tripartite model, (b) reliance on descriptive explanations, and (c) lack of integration with emotional and motivational impairments. Recent advances in cognitive neuroscience offer possibilities to resolve these issues. We review this progress focusing on the ability to detect the need for control, the role of motivation, and the flexibility-stability balance. We propose that depression-related dysfunctions arise from issues in detecting when, how, and for how long to engage in goal-oriented processing. In conclusion, we argue that integrating advances in cognitive neuroscience into clinical research can help to move from a descriptive toward a more mechanistic understanding of cognitive dysfunctions in depression.","author":[{"dropping-particle":"","family":"Grahek","given":"Ivan","non-dropping-particle":"","parse-names":false,"suffix":""},{"dropping-particle":"","family":"Everaert","given":"Jonas","non-dropping-particle":"","parse-names":false,"suffix":""},{"dropping-particle":"","family":"Krebs","given":"Ruth M.","non-dropping-particle":"","parse-names":false,"suffix":""},{"dropping-particle":"","family":"Koster","given":"Ernst H.W. W","non-dropping-particle":"","parse-names":false,"suffix":""}],"container-title":"Clinical Psychological Science","id":"ITEM-2","issue":"4","issued":{"date-parts":[["2018","3","23"]]},"note":"From Duplicate 1 (Cognitive Control in Depression: Toward Clinical Models Informed by Cognitive Neuroscience - Grahek, Ivan; Everaert, Jonas; Krebs, Ruth M; Koster, Ernst H W)\n\ndoi: 10.1177/2167702618758969","page":"464-480","publisher":"SAGE Publications Inc","title":"Cognitive Control in Depression: Toward Clinical Models Informed by Cognitive Neuroscience","type":"article-journal","volume":"6"},"uris":["http://www.mendeley.com/documents/?uuid=e670d202-7dea-4252-bdee-fd25b7344b98"]}],"mendeley":{"formattedCitation":"(Grahek et al., 2018; Hazy et al., 2007)","plainTextFormattedCitation":"(Grahek et al., 2018; Hazy et al., 2007)","previouslyFormattedCitation":"(Grahek et al., 2018; Hazy et al., 2007)"},"properties":{"noteIndex":0},"schema":"https://github.com/citation-style-language/schema/raw/master/csl-citation.json"}</w:delInstrText>
        </w:r>
        <w:r w:rsidR="00B012AE" w:rsidDel="003E16EA">
          <w:fldChar w:fldCharType="separate"/>
        </w:r>
        <w:r w:rsidR="00311D13" w:rsidRPr="00311D13" w:rsidDel="003E16EA">
          <w:rPr>
            <w:noProof/>
          </w:rPr>
          <w:delText>(Grahek et al., 2018; Hazy et al., 2007)</w:delText>
        </w:r>
        <w:r w:rsidR="00B012AE" w:rsidDel="003E16EA">
          <w:fldChar w:fldCharType="end"/>
        </w:r>
        <w:r w:rsidR="00B012AE" w:rsidDel="003E16EA">
          <w:delText>.</w:delText>
        </w:r>
      </w:del>
    </w:p>
    <w:p w14:paraId="7191D512" w14:textId="1FFDB240" w:rsidR="005960EE" w:rsidRPr="00D34836" w:rsidDel="003E16EA" w:rsidRDefault="00C92068" w:rsidP="0075551C">
      <w:pPr>
        <w:pStyle w:val="Heading2"/>
        <w:rPr>
          <w:del w:id="2295" w:author="יפתח עמיר" w:date="2020-01-27T09:58:00Z"/>
        </w:rPr>
        <w:pPrChange w:id="2296" w:author="עמית ברנשטיין" w:date="2020-03-12T16:17:00Z">
          <w:pPr/>
        </w:pPrChange>
      </w:pPr>
      <w:del w:id="2297" w:author="יפתח עמיר" w:date="2020-01-27T09:58:00Z">
        <w:r w:rsidDel="003E16EA">
          <w:delText>Third</w:delText>
        </w:r>
        <w:r w:rsidR="007E66F6" w:rsidDel="003E16EA">
          <w:delText xml:space="preserve">, the model provides a parsimonious account explaining a number of lower- and higher- order mental </w:delText>
        </w:r>
        <w:commentRangeStart w:id="2298"/>
        <w:r w:rsidR="007E66F6" w:rsidDel="003E16EA">
          <w:delText>phenomena, as well as adaptive and maladaptive processes.</w:delText>
        </w:r>
        <w:r w:rsidR="003F7CE3" w:rsidDel="003E16EA">
          <w:delText xml:space="preserve"> </w:delText>
        </w:r>
        <w:r w:rsidDel="003E16EA">
          <w:delText xml:space="preserve">First, the model aims to account (a) how a dynamic system of components self-organizes and subserves </w:delText>
        </w:r>
        <w:r w:rsidRPr="00C92068" w:rsidDel="003E16EA">
          <w:rPr>
            <w:i/>
            <w:iCs/>
          </w:rPr>
          <w:delText>normative</w:delText>
        </w:r>
        <w:r w:rsidDel="003E16EA">
          <w:delText xml:space="preserve"> processes (e.g., sustained on-task attention or mindwandering); (b) how such processes occasionaly becom</w:delText>
        </w:r>
        <w:commentRangeEnd w:id="2298"/>
        <w:r w:rsidR="001F67E1" w:rsidDel="003E16EA">
          <w:rPr>
            <w:rStyle w:val="CommentReference"/>
          </w:rPr>
          <w:commentReference w:id="2298"/>
        </w:r>
        <w:r w:rsidDel="003E16EA">
          <w:delText xml:space="preserve">e </w:delText>
        </w:r>
        <w:r w:rsidRPr="003E16EA" w:rsidDel="003E16EA">
          <w:rPr>
            <w:i/>
            <w:iCs/>
          </w:rPr>
          <w:delText>dysregulated</w:delText>
        </w:r>
        <w:r w:rsidDel="003E16EA">
          <w:delText xml:space="preserve"> (e.g., momentary loss of cognitive control or transient repetitive thinking); and (c) why certain people (e.g., those high on reactivity) are more likely to become vulnerable to mental ill-health. We hope this model will help bridge the gap between those studying how cognition helps us adapt to the world, and those who study why cognition can also drive suffering</w:delText>
        </w:r>
        <w:r w:rsidR="001F67E1" w:rsidDel="003E16EA">
          <w:delText xml:space="preserve"> (</w:delText>
        </w:r>
        <w:commentRangeStart w:id="2299"/>
        <w:r w:rsidR="001F67E1" w:rsidDel="003E16EA">
          <w:delText>CITE</w:delText>
        </w:r>
        <w:commentRangeEnd w:id="2299"/>
        <w:r w:rsidR="001F67E1" w:rsidDel="003E16EA">
          <w:rPr>
            <w:rStyle w:val="CommentReference"/>
          </w:rPr>
          <w:commentReference w:id="2299"/>
        </w:r>
        <w:r w:rsidR="001F67E1" w:rsidDel="003E16EA">
          <w:delText>)</w:delText>
        </w:r>
        <w:r w:rsidDel="003E16EA">
          <w:delText>. Second, r</w:delText>
        </w:r>
        <w:r w:rsidR="003F7CE3" w:rsidRPr="00C92068" w:rsidDel="003E16EA">
          <w:delText>ather</w:delText>
        </w:r>
        <w:r w:rsidR="003F7CE3" w:rsidDel="003E16EA">
          <w:delText xml:space="preserve"> than separate models for depression,</w:delText>
        </w:r>
        <w:r w:rsidDel="003E16EA">
          <w:delText xml:space="preserve"> anxiety,</w:delText>
        </w:r>
        <w:r w:rsidR="003F7CE3" w:rsidDel="003E16EA">
          <w:delText xml:space="preserve"> rumination, worry or negative interpretations, the model provides a unifying process shared by these phenomena.</w:delText>
        </w:r>
        <w:r w:rsidR="007C1636" w:rsidDel="003E16EA">
          <w:delText xml:space="preserve"> </w:delText>
        </w:r>
        <w:r w:rsidR="00EF4C00" w:rsidDel="003E16EA">
          <w:delText>Indeed, emerging transdiagnostic approaches propose that overlapping processes are implicated across different diagnoses</w:delText>
        </w:r>
        <w:r w:rsidR="00D34836" w:rsidDel="003E16EA">
          <w:delText xml:space="preserve"> </w:delText>
        </w:r>
        <w:r w:rsidR="00D34836" w:rsidDel="003E16EA">
          <w:fldChar w:fldCharType="begin" w:fldLock="1"/>
        </w:r>
        <w:r w:rsidR="000329A9" w:rsidDel="003E16EA">
          <w:delInstrText>ADDIN CSL_CITATION {"citationItems":[{"id":"ITEM-1","itemData":{"ISBN":"9780198528883","author":[{"dropping-particle":"","family":"Harvey","given":"Allison G","non-dropping-particle":"","parse-names":false,"suffix":""},{"dropping-particle":"","family":"Watkins","given":"Edward","non-dropping-particle":"","parse-names":false,"suffix":""},{"dropping-particle":"","family":"Mansell","given":"Warren","non-dropping-particle":"","parse-names":false,"suffix":""}],"id":"ITEM-1","issued":{"date-parts":[["2004"]]},"publisher":"Oxford University Press, USA","title":"Cognitive behavioural processes across psychological disorders: A transdiagnostic approach to research and treatment","type":"book"},"uris":["http://www.mendeley.com/documents/?uuid=9e961cf0-f82d-4fee-ae25-46735955a873"]}],"mendeley":{"formattedCitation":"(Harvey et al., 2004)","plainTextFormattedCitation":"(Harvey et al., 2004)","previouslyFormattedCitation":"(Harvey et al., 2004)"},"properties":{"noteIndex":0},"schema":"https://github.com/citation-style-language/schema/raw/master/csl-citation.json"}</w:delInstrText>
        </w:r>
        <w:r w:rsidR="00D34836" w:rsidDel="003E16EA">
          <w:fldChar w:fldCharType="separate"/>
        </w:r>
        <w:r w:rsidR="00C4272E" w:rsidRPr="00C4272E" w:rsidDel="003E16EA">
          <w:rPr>
            <w:noProof/>
          </w:rPr>
          <w:delText>(Harvey et al., 2004)</w:delText>
        </w:r>
        <w:r w:rsidR="00D34836" w:rsidDel="003E16EA">
          <w:fldChar w:fldCharType="end"/>
        </w:r>
        <w:r w:rsidR="00EF4C00" w:rsidDel="003E16EA">
          <w:delText>. For example, repetitive thinking is proposed to be a process underlying rumination (depression)</w:delText>
        </w:r>
        <w:r w:rsidDel="003E16EA">
          <w:delText>,</w:delText>
        </w:r>
        <w:r w:rsidR="00EF4C00" w:rsidDel="003E16EA">
          <w:delText xml:space="preserve"> worry (anxiety)</w:delText>
        </w:r>
        <w:r w:rsidDel="003E16EA">
          <w:delText xml:space="preserve"> and OCD,</w:delText>
        </w:r>
        <w:r w:rsidR="00EF4C00" w:rsidDel="003E16EA">
          <w:delText xml:space="preserve"> with differences mainly in the content of the process </w:delText>
        </w:r>
        <w:r w:rsidR="00D34836" w:rsidDel="003E16EA">
          <w:fldChar w:fldCharType="begin" w:fldLock="1"/>
        </w:r>
        <w:r w:rsidR="00A105C7" w:rsidDel="003E16EA">
          <w:del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Process","type":"article-journal","volume":"1"},"uris":["http://www.mendeley.com/documents/?uuid=776be52a-64aa-4472-8220-8a115101583f"]}],"mendeley":{"formattedCitation":"(Ehring &amp; Watkins, 2008)","plainTextFormattedCitation":"(Ehring &amp; Watkins, 2008)","previouslyFormattedCitation":"(Ehring &amp; Watkins, 2008)"},"properties":{"noteIndex":0},"schema":"https://github.com/citation-style-language/schema/raw/master/csl-citation.json"}</w:delInstrText>
        </w:r>
        <w:r w:rsidR="00D34836" w:rsidDel="003E16EA">
          <w:fldChar w:fldCharType="separate"/>
        </w:r>
        <w:r w:rsidR="008E01AE" w:rsidRPr="008E01AE" w:rsidDel="003E16EA">
          <w:rPr>
            <w:noProof/>
          </w:rPr>
          <w:delText>(Ehring &amp; Watkins, 2008)</w:delText>
        </w:r>
        <w:r w:rsidR="00D34836" w:rsidDel="003E16EA">
          <w:fldChar w:fldCharType="end"/>
        </w:r>
        <w:r w:rsidR="007C1636" w:rsidDel="003E16EA">
          <w:delText>.</w:delText>
        </w:r>
      </w:del>
    </w:p>
    <w:p w14:paraId="66A3FAD2" w14:textId="3E455B79" w:rsidR="00332286" w:rsidDel="003E16EA" w:rsidRDefault="00C92068" w:rsidP="0075551C">
      <w:pPr>
        <w:pStyle w:val="Heading2"/>
        <w:rPr>
          <w:del w:id="2300" w:author="יפתח עמיר" w:date="2020-01-27T09:58:00Z"/>
        </w:rPr>
        <w:pPrChange w:id="2301" w:author="עמית ברנשטיין" w:date="2020-03-12T16:17:00Z">
          <w:pPr/>
        </w:pPrChange>
      </w:pPr>
      <w:del w:id="2302" w:author="יפתח עמיר" w:date="2020-01-27T09:58:00Z">
        <w:r w:rsidDel="003E16EA">
          <w:delText xml:space="preserve">Finally, the model has the potential to inform us about the </w:delText>
        </w:r>
        <w:r w:rsidR="00332286" w:rsidDel="003E16EA">
          <w:delText>candidate th</w:delText>
        </w:r>
        <w:commentRangeStart w:id="2303"/>
        <w:r w:rsidR="00332286" w:rsidDel="003E16EA">
          <w:delText>erapeuti</w:delText>
        </w:r>
        <w:commentRangeEnd w:id="2303"/>
        <w:r w:rsidR="001F67E1" w:rsidDel="003E16EA">
          <w:rPr>
            <w:rStyle w:val="CommentReference"/>
          </w:rPr>
          <w:commentReference w:id="2303"/>
        </w:r>
        <w:r w:rsidR="00332286" w:rsidDel="003E16EA">
          <w:delText>c targets to reduce common forms of cognitive vulnerability</w:delText>
        </w:r>
        <w:r w:rsidR="00B77703" w:rsidDel="003E16EA">
          <w:delText xml:space="preserve">. For example, first, </w:delText>
        </w:r>
        <w:commentRangeStart w:id="2304"/>
        <w:r w:rsidR="001F67E1" w:rsidDel="003E16EA">
          <w:delText>XXXXX</w:delText>
        </w:r>
        <w:r w:rsidR="00B77703" w:rsidDel="003E16EA">
          <w:delText xml:space="preserve"> </w:delText>
        </w:r>
        <w:r w:rsidR="002E4EA1" w:rsidDel="003E16EA">
          <w:delText>inducing</w:delText>
        </w:r>
        <w:r w:rsidR="00B77703" w:rsidDel="003E16EA">
          <w:delText xml:space="preserve"> </w:delText>
        </w:r>
        <w:r w:rsidR="002E4EA1" w:rsidDel="003E16EA">
          <w:delText>high-</w:delText>
        </w:r>
        <w:r w:rsidR="00B77703" w:rsidDel="003E16EA">
          <w:delText>context</w:delText>
        </w:r>
        <w:r w:rsidR="002E4EA1" w:rsidDel="003E16EA">
          <w:delText>ual demands during potientally vulnerable episod</w:delText>
        </w:r>
        <w:commentRangeEnd w:id="2304"/>
        <w:r w:rsidR="001F67E1" w:rsidDel="003E16EA">
          <w:rPr>
            <w:rStyle w:val="CommentReference"/>
          </w:rPr>
          <w:commentReference w:id="2304"/>
        </w:r>
        <w:r w:rsidR="002E4EA1" w:rsidDel="003E16EA">
          <w:delText>es</w:delText>
        </w:r>
        <w:r w:rsidR="00B77703" w:rsidDel="003E16EA">
          <w:delText>. As outlined above, a goal</w:delText>
        </w:r>
        <w:r w:rsidR="002E4EA1" w:rsidDel="003E16EA">
          <w:delText>-</w:delText>
        </w:r>
        <w:r w:rsidR="00B77703" w:rsidDel="003E16EA">
          <w:delText xml:space="preserve">oriented context has strong constraints on internal attention, even for individuals with high emotional or </w:delText>
        </w:r>
        <w:r w:rsidR="003C32D0" w:rsidDel="003E16EA">
          <w:delText>reactivity to affect state</w:delText>
        </w:r>
        <w:r w:rsidR="00B77703" w:rsidDel="003E16EA">
          <w:delText xml:space="preserve">. </w:delText>
        </w:r>
        <w:commentRangeStart w:id="2305"/>
        <w:r w:rsidR="00B77703" w:rsidDel="003E16EA">
          <w:delText xml:space="preserve">Such individuals </w:delText>
        </w:r>
        <w:commentRangeEnd w:id="2305"/>
        <w:r w:rsidR="001F67E1" w:rsidDel="003E16EA">
          <w:rPr>
            <w:rStyle w:val="CommentReference"/>
          </w:rPr>
          <w:commentReference w:id="2305"/>
        </w:r>
        <w:r w:rsidR="00B77703" w:rsidDel="003E16EA">
          <w:delText>may especially benefit from entering task-oriented states (i.e., high contextual demand) when their emotional state is vulnerable. For example,</w:delText>
        </w:r>
        <w:r w:rsidR="002E4EA1" w:rsidDel="003E16EA">
          <w:delText xml:space="preserve"> initial findings suggest that</w:delText>
        </w:r>
        <w:r w:rsidR="00B77703" w:rsidDel="003E16EA">
          <w:delText xml:space="preserve"> </w:delText>
        </w:r>
        <w:r w:rsidR="002E4EA1" w:rsidDel="003E16EA">
          <w:delText xml:space="preserve">having people play Tetris (a demanding visuo-spatial task) immediately following a traumatic event (car crash) reduces later intrusive memories of the event </w:delText>
        </w:r>
        <w:r w:rsidR="002E4EA1" w:rsidDel="003E16EA">
          <w:fldChar w:fldCharType="begin" w:fldLock="1"/>
        </w:r>
        <w:r w:rsidR="002E4EA1" w:rsidDel="003E16EA">
          <w:delInstrText>ADDIN CSL_CITATION {"citationItems":[{"id":"ITEM-1","itemData":{"DOI":"10.1038/mp.2017.23","ISSN":"1476-5578","abstract":"After psychological trauma, recurrent intrusive visual memories may be distressing and disruptive. Preventive interventions post trauma are lacking. Here we test a behavioural intervention after real-life trauma derived from cognitive neuroscience. We hypothesized that intrusive memories would be significantly reduced in number by an intervention involving a computer game with high visuospatial demands (Tetris), via disrupting consolidation of sensory elements of trauma memory. The Tetris-based intervention (trauma memory reminder cue plus c. 20 min game play) vs attention-placebo control (written activity log for same duration) were both delivered in an emergency department within 6 h of a motor vehicle accident. The randomized controlled trial compared the impact on the number of intrusive trauma memories in the subsequent week (primary outcome). Results vindicated the efficacy of the Tetris-based intervention compared with the control condition: there were fewer intrusive memories overall, and time-series analyses showed that intrusion incidence declined more quickly. There were convergent findings on a measure of clinical post-trauma intrusion symptoms at 1 week, but not on other symptom clusters or at 1 month. Results of this proof-of-concept study suggest that a larger trial, powered to detect differences at 1 month, is warranted. Participants found the intervention easy, helpful and minimally distressing. By translating emerging neuroscientific insights and experimental research into the real world, we offer a promising new low-intensity psychiatric intervention that could prevent debilitating intrusive memories following trauma.","author":[{"dropping-particle":"","family":"Iyadurai","given":"L","non-dropping-particle":"","parse-names":false,"suffix":""},{"dropping-particle":"","family":"Blackwell","given":"S E","non-dropping-particle":"","parse-names":false,"suffix":""},{"dropping-particle":"","family":"Meiser-Stedman","given":"R","non-dropping-particle":"","parse-names":false,"suffix":""},{"dropping-particle":"","family":"Watson","given":"P C","non-dropping-particle":"","parse-names":false,"suffix":""},{"dropping-particle":"","family":"Bonsall","given":"M B","non-dropping-particle":"","parse-names":false,"suffix":""},{"dropping-particle":"","family":"Geddes","given":"J R","non-dropping-particle":"","parse-names":false,"suffix":""},{"dropping-particle":"","family":"Nobre","given":"A C","non-dropping-particle":"","parse-names":false,"suffix":""},{"dropping-particle":"","family":"Holmes","given":"E A","non-dropping-particle":"","parse-names":false,"suffix":""}],"container-title":"Molecular Psychiatry","id":"ITEM-1","issue":"3","issued":{"date-parts":[["2018"]]},"page":"674-682","title":"Preventing intrusive memories after trauma via a brief intervention involving Tetris computer game play in the emergency department: a proof-of-concept randomized controlled trial","type":"article-journal","volume":"23"},"uris":["http://www.mendeley.com/documents/?uuid=cfea3aee-231f-45fc-bc1e-46aa15fc60ce"]}],"mendeley":{"formattedCitation":"(Iyadurai et al., 2018)","plainTextFormattedCitation":"(Iyadurai et al., 2018)","previouslyFormattedCitation":"(Iyadurai et al., 2018)"},"properties":{"noteIndex":0},"schema":"https://github.com/citation-style-language/schema/raw/master/csl-citation.json"}</w:delInstrText>
        </w:r>
        <w:r w:rsidR="002E4EA1" w:rsidDel="003E16EA">
          <w:fldChar w:fldCharType="separate"/>
        </w:r>
        <w:r w:rsidR="002E4EA1" w:rsidRPr="002E4EA1" w:rsidDel="003E16EA">
          <w:rPr>
            <w:noProof/>
          </w:rPr>
          <w:delText>(Iyadurai et al., 2018)</w:delText>
        </w:r>
        <w:r w:rsidR="002E4EA1" w:rsidDel="003E16EA">
          <w:fldChar w:fldCharType="end"/>
        </w:r>
        <w:r w:rsidR="002E4EA1" w:rsidDel="003E16EA">
          <w:delText xml:space="preserve">. Although their theorized mechanism of influence is somewhat different </w:delText>
        </w:r>
        <w:r w:rsidR="002E4EA1" w:rsidDel="003E16EA">
          <w:fldChar w:fldCharType="begin" w:fldLock="1"/>
        </w:r>
        <w:r w:rsidR="002E4EA1" w:rsidDel="003E16EA">
          <w:delInstrText>ADDIN CSL_CITATION {"citationItems":[{"id":"ITEM-1","itemData":{"abstract":"Background Flashbacks are the hallmark symptom of Posttraumatic Stress Disorder (PTSD). Although we have successful treatments for full-blown PTSD, early interventions are lacking. We propose the utility of developing a ‘cognitive vaccine’ to prevent PTSD flashback development following exposure to trauma. Our theory is based on two key findings: 1) Cognitive science suggests that the brain has selective resources with limited capacity; 2) The neurobiology of memory suggests a 6-hr window to disrupt memory consolidation. The rationale for a ‘cognitive vaccine’ approach is as follows: Trauma flashbacks are sensory-perceptual, visuospatial mental images. Visuospatial cognitive tasks selectively compete for resources required to generate mental images. Thus, a visuospatial computer game (e.g. “Tetris”) will interfere with flashbacks. Visuospatial tasks post-trauma, performed within the time window for memory consolidation, will reduce subsequent flashbacks. We predicted that playing “Tetris” half an hour after viewing trauma would reduce flashback frequency over 1-week.  Methodology/Principal Findings The Trauma Film paradigm was used as a well-established experimental analog for Post-traumatic Stress. All participants viewed a traumatic film consisting of scenes of real injury and death followed by a 30-min structured break. Participants were then randomly allocated to either a no-task or visuospatial (“Tetris”) condition which they undertook for 10-min. Flashbacks were monitored for 1-week. Results indicated that compared to the no-task condition, the “Tetris” condition produced a significant reduction in flashback frequency over 1-week. Convergent results were found on a clinical measure of PTSD symptomatology at 1-week. Recognition memory between groups did not differ significantly.  Conclusions/Significance Playing “Tetris” after viewing traumatic material reduces unwanted, involuntary memory flashbacks to that traumatic film, leaving deliberate memory recall of the event intact. Pathological aspects of human memory in the aftermath of trauma may be malleable using non-invasive, cognitive interventions. This has implications for a novel avenue of preventative treatment development, much-needed as a crisis intervention for the aftermath of traumatic events.","author":[{"dropping-particle":"","family":"Holmes","given":"Emily A","non-dropping-particle":"","parse-names":false,"suffix":""},{"dropping-particle":"","family":"James","given":"Ella L","non-dropping-particle":"","parse-names":false,"suffix":""},{"dropping-particle":"","family":"Coode-Bate","given":"Thomas","non-dropping-particle":"","parse-names":false,"suffix":""},{"dropping-particle":"","family":"Deeprose","given":"Catherine","non-dropping-particle":"","parse-names":false,"suffix":""}],"container-title":"PLOS ONE","id":"ITEM-1","issue":"1","issued":{"date-parts":[["2009","1","7"]]},"page":"e4153","publisher":"Public Library of Science","title":"Can Playing the Computer Game “Tetris” Reduce the Build-Up of Flashbacks for Trauma? A Proposal from Cognitive Science","type":"article-journal","volume":"4"},"uris":["http://www.mendeley.com/documents/?uuid=073805f4-b29e-4b97-9f23-480d5fbfff8f"]}],"mendeley":{"formattedCitation":"(Holmes, James, Coode-Bate, &amp; Deeprose, 2009)","manualFormatting":"(see Holmes, James, Coode-Bate, &amp; Deeprose, 2009)","plainTextFormattedCitation":"(Holmes, James, Coode-Bate, &amp; Deeprose, 2009)","previouslyFormattedCitation":"(Holmes, James, Coode-Bate, &amp; Deeprose, 2009)"},"properties":{"noteIndex":0},"schema":"https://github.com/citation-style-language/schema/raw/master/csl-citation.json"}</w:delInstrText>
        </w:r>
        <w:r w:rsidR="002E4EA1" w:rsidDel="003E16EA">
          <w:fldChar w:fldCharType="separate"/>
        </w:r>
        <w:r w:rsidR="002E4EA1" w:rsidRPr="002E4EA1" w:rsidDel="003E16EA">
          <w:rPr>
            <w:noProof/>
          </w:rPr>
          <w:delText>(</w:delText>
        </w:r>
        <w:r w:rsidR="002E4EA1" w:rsidDel="003E16EA">
          <w:rPr>
            <w:noProof/>
          </w:rPr>
          <w:delText xml:space="preserve">see </w:delText>
        </w:r>
        <w:r w:rsidR="002E4EA1" w:rsidRPr="002E4EA1" w:rsidDel="003E16EA">
          <w:rPr>
            <w:noProof/>
          </w:rPr>
          <w:delText>Holmes, James, Coode-Bate, &amp; Deeprose, 2009)</w:delText>
        </w:r>
        <w:r w:rsidR="002E4EA1" w:rsidDel="003E16EA">
          <w:fldChar w:fldCharType="end"/>
        </w:r>
        <w:r w:rsidR="002E4EA1" w:rsidDel="003E16EA">
          <w:delText xml:space="preserve"> the general pattern of findings is similar with ours model predictions. Second, the model suggests that targeting individual traits of emotional and </w:delText>
        </w:r>
        <w:r w:rsidR="003C32D0" w:rsidDel="003E16EA">
          <w:delText>reactivity to affect state</w:delText>
        </w:r>
        <w:r w:rsidR="002E4EA1" w:rsidDel="003E16EA">
          <w:delText xml:space="preserve">. This is in-line with common practices in CBT </w:delText>
        </w:r>
        <w:r w:rsidR="002E4EA1" w:rsidDel="003E16EA">
          <w:fldChar w:fldCharType="begin" w:fldLock="1"/>
        </w:r>
        <w:r w:rsidR="00503EEC" w:rsidDel="003E16EA">
          <w:delInstrText>ADDIN CSL_CITATION {"citationItems":[{"id":"ITEM-1","itemData":{"DOI":"https://doi.org/10.1016/j.cpr.2005.01.005","ISSN":"0272-7358","abstract":"Cognitive vulnerability is a central concept in cognitive theories of unipolar depression. This idea suggests that negative cognitive factors emerge during stressful situations, and that this cognitive reactivity is critical for the onset, relapse, and recurrence of depression. The number of empirical investigations that model the diathesis-stress nature of cognitive reactivity has substantially increased within the last decade. This review examines this literature, with a focus on priming and longitudinal designs. Extant research supports the concept of cognitive vulnerability to depression among adults, and support is accruing for the validity of this concept among children. Research that examines direct links between cognitive vulnerability and depression onset, relapse, and recurrence and the attachment origins of cognitive vulnerability is also accruing, although at a slower pace.","author":[{"dropping-particle":"","family":"Scher","given":"Christine D","non-dropping-particle":"","parse-names":false,"suffix":""},{"dropping-particle":"","family":"Ingram","given":"Rick E","non-dropping-particle":"","parse-names":false,"suffix":""},{"dropping-particle":"V","family":"Segal","given":"Zindel","non-dropping-particle":"","parse-names":false,"suffix":""}],"container-title":"Clinical Psychology Review","id":"ITEM-1","issue":"4","issued":{"date-parts":[["2005"]]},"page":"487-510","title":"Cognitive reactivity and vulnerability: Empirical evaluation of construct activation and cognitive diatheses in unipolar depression","type":"article-journal","volume":"25"},"uris":["http://www.mendeley.com/documents/?uuid=d6c96c2b-eae3-4872-baaa-97329537ef38"]},{"id":"ITEM-2","itemData":{"ISBN":"9780198528883","author":[{"dropping-particle":"","family":"Harvey","given":"Allison G","non-dropping-particle":"","parse-names":false,"suffix":""},{"dropping-particle":"","family":"Watkins","given":"Edward","non-dropping-particle":"","parse-names":false,"suffix":""},{"dropping-particle":"","family":"Mansell","given":"Warren","non-dropping-particle":"","parse-names":false,"suffix":""}],"id":"ITEM-2","issued":{"date-parts":[["2004"]]},"publisher":"Oxford University Press, USA","title":"Cognitive behavioural processes across psychological disorders: A transdiagnostic approach to research and treatment","type":"book"},"uris":["http://www.mendeley.com/documents/?uuid=9e961cf0-f82d-4fee-ae25-46735955a873"]}],"mendeley":{"formattedCitation":"(Harvey et al., 2004; Scher, Ingram, &amp; Segal, 2005)","plainTextFormattedCitation":"(Harvey et al., 2004; Scher, Ingram, &amp; Segal, 2005)","previouslyFormattedCitation":"(Harvey et al., 2004; Scher, Ingram, &amp; Segal, 2005)"},"properties":{"noteIndex":0},"schema":"https://github.com/citation-style-language/schema/raw/master/csl-citation.json"}</w:delInstrText>
        </w:r>
        <w:r w:rsidR="002E4EA1" w:rsidDel="003E16EA">
          <w:fldChar w:fldCharType="separate"/>
        </w:r>
        <w:r w:rsidR="005A30B1" w:rsidRPr="005A30B1" w:rsidDel="003E16EA">
          <w:rPr>
            <w:noProof/>
          </w:rPr>
          <w:delText>(Harvey et al., 2004; Scher, Ingram, &amp; Segal, 2005)</w:delText>
        </w:r>
        <w:r w:rsidR="002E4EA1" w:rsidDel="003E16EA">
          <w:fldChar w:fldCharType="end"/>
        </w:r>
        <w:r w:rsidR="002E4EA1" w:rsidDel="003E16EA">
          <w:delText xml:space="preserve"> as well as emerging mindfulness based interventions</w:delText>
        </w:r>
        <w:r w:rsidR="006A1CA0" w:rsidDel="003E16EA">
          <w:delText xml:space="preserve"> that aim to reduce the fusion between thoughts and emotional responses.</w:delText>
        </w:r>
      </w:del>
    </w:p>
    <w:p w14:paraId="3FE33734" w14:textId="5EB0E6E2" w:rsidR="005960EE" w:rsidRDefault="005960EE" w:rsidP="0075551C">
      <w:pPr>
        <w:pStyle w:val="Heading2"/>
      </w:pPr>
      <w:r>
        <w:t>Limitations</w:t>
      </w:r>
    </w:p>
    <w:p w14:paraId="43965D9E" w14:textId="535379A2" w:rsidR="007E66F6" w:rsidRPr="00024DF8" w:rsidDel="00343D44" w:rsidRDefault="007E66F6">
      <w:pPr>
        <w:rPr>
          <w:del w:id="2306" w:author="יפתח עמיר" w:date="2020-01-27T10:27:00Z"/>
          <w:lang w:val="en-IL"/>
          <w:rPrChange w:id="2307" w:author="יפתח עמיר" w:date="2020-01-27T10:23:00Z">
            <w:rPr>
              <w:del w:id="2308" w:author="יפתח עמיר" w:date="2020-01-27T10:27:00Z"/>
            </w:rPr>
          </w:rPrChange>
        </w:rPr>
      </w:pPr>
      <w:commentRangeStart w:id="2309"/>
      <w:r>
        <w:t>Despite</w:t>
      </w:r>
      <w:commentRangeEnd w:id="2309"/>
      <w:r w:rsidR="00BE59B9">
        <w:rPr>
          <w:rStyle w:val="CommentReference"/>
        </w:rPr>
        <w:commentReference w:id="2309"/>
      </w:r>
      <w:r>
        <w:t xml:space="preserve"> </w:t>
      </w:r>
      <w:r w:rsidR="003F7CE3">
        <w:t>its</w:t>
      </w:r>
      <w:r>
        <w:t xml:space="preserve"> potential </w:t>
      </w:r>
      <w:r w:rsidRPr="00885EFE">
        <w:rPr>
          <w:highlight w:val="yellow"/>
        </w:rPr>
        <w:t>utilities</w:t>
      </w:r>
      <w:r>
        <w:t xml:space="preserve">, the model currently has several key limitations. </w:t>
      </w:r>
      <w:commentRangeStart w:id="2310"/>
      <w:r w:rsidRPr="00885EFE">
        <w:rPr>
          <w:highlight w:val="yellow"/>
        </w:rPr>
        <w:t>Firs</w:t>
      </w:r>
      <w:r w:rsidRPr="003E16EA">
        <w:rPr>
          <w:highlight w:val="cyan"/>
        </w:rPr>
        <w:t>t</w:t>
      </w:r>
      <w:commentRangeEnd w:id="2310"/>
      <w:r w:rsidR="00CE34C4">
        <w:rPr>
          <w:rStyle w:val="CommentReference"/>
        </w:rPr>
        <w:commentReference w:id="2310"/>
      </w:r>
      <w:r w:rsidRPr="003E16EA">
        <w:rPr>
          <w:highlight w:val="cyan"/>
        </w:rPr>
        <w:t>, to provide a broad account</w:t>
      </w:r>
      <w:r w:rsidR="003F7CE3" w:rsidRPr="003E16EA">
        <w:rPr>
          <w:highlight w:val="cyan"/>
        </w:rPr>
        <w:t>,</w:t>
      </w:r>
      <w:r w:rsidRPr="003E16EA">
        <w:rPr>
          <w:highlight w:val="cyan"/>
        </w:rPr>
        <w:t xml:space="preserve"> </w:t>
      </w:r>
      <w:commentRangeStart w:id="2311"/>
      <w:r w:rsidRPr="003E16EA">
        <w:rPr>
          <w:highlight w:val="cyan"/>
        </w:rPr>
        <w:t xml:space="preserve">certain components are characterized using abstract terms. </w:t>
      </w:r>
      <w:r w:rsidR="003F7CE3" w:rsidRPr="003E16EA">
        <w:rPr>
          <w:highlight w:val="cyan"/>
        </w:rPr>
        <w:t>For example</w:t>
      </w:r>
      <w:r w:rsidRPr="003E16EA">
        <w:rPr>
          <w:highlight w:val="cyan"/>
        </w:rPr>
        <w:t xml:space="preserve">, the term </w:t>
      </w:r>
      <w:r w:rsidR="003F7CE3" w:rsidRPr="003E16EA">
        <w:rPr>
          <w:highlight w:val="cyan"/>
        </w:rPr>
        <w:t>“</w:t>
      </w:r>
      <w:r w:rsidRPr="003E16EA">
        <w:rPr>
          <w:highlight w:val="cyan"/>
        </w:rPr>
        <w:t>context</w:t>
      </w:r>
      <w:r w:rsidR="003F7CE3" w:rsidRPr="003E16EA">
        <w:rPr>
          <w:highlight w:val="cyan"/>
        </w:rPr>
        <w:t>”</w:t>
      </w:r>
      <w:r w:rsidRPr="003E16EA">
        <w:rPr>
          <w:highlight w:val="cyan"/>
        </w:rPr>
        <w:t xml:space="preserve"> here implies both external context (e.g., external situational factors such as social demands) and internal contexts (e.g., top</w:t>
      </w:r>
      <w:commentRangeEnd w:id="2311"/>
      <w:r w:rsidR="00BE59B9" w:rsidRPr="003E16EA">
        <w:rPr>
          <w:rStyle w:val="CommentReference"/>
          <w:highlight w:val="cyan"/>
        </w:rPr>
        <w:commentReference w:id="2311"/>
      </w:r>
      <w:r w:rsidRPr="003E16EA">
        <w:rPr>
          <w:highlight w:val="cyan"/>
        </w:rPr>
        <w:t xml:space="preserve">-down goals </w:t>
      </w:r>
      <w:commentRangeStart w:id="2312"/>
      <w:r w:rsidRPr="003E16EA">
        <w:rPr>
          <w:highlight w:val="cyan"/>
        </w:rPr>
        <w:t>such</w:t>
      </w:r>
      <w:commentRangeEnd w:id="2312"/>
      <w:r w:rsidR="001F67E1" w:rsidRPr="003E16EA">
        <w:rPr>
          <w:rStyle w:val="CommentReference"/>
          <w:highlight w:val="cyan"/>
        </w:rPr>
        <w:commentReference w:id="2312"/>
      </w:r>
      <w:r w:rsidRPr="003E16EA">
        <w:rPr>
          <w:highlight w:val="cyan"/>
        </w:rPr>
        <w:t xml:space="preserve"> as regulating one’s emotion</w:t>
      </w:r>
      <w:r>
        <w:t xml:space="preserve">). Second, </w:t>
      </w:r>
      <w:r w:rsidR="0076513D">
        <w:t>for clarity and brevity</w:t>
      </w:r>
      <w:r w:rsidR="00BE59B9">
        <w:t>,</w:t>
      </w:r>
      <w:r w:rsidR="0076513D">
        <w:t xml:space="preserve"> we characterized the differen</w:t>
      </w:r>
      <w:r w:rsidR="003F7CE3">
        <w:t>t</w:t>
      </w:r>
      <w:r w:rsidR="0076513D">
        <w:t xml:space="preserve"> components in mostly categorical terms – </w:t>
      </w:r>
      <w:commentRangeStart w:id="2313"/>
      <w:r w:rsidR="0076513D">
        <w:t>for example, high or low contextual demands. However, the various components and their influencing paths can be dimensional</w:t>
      </w:r>
      <w:commentRangeEnd w:id="2313"/>
      <w:r w:rsidR="00BE59B9">
        <w:rPr>
          <w:rStyle w:val="CommentReference"/>
        </w:rPr>
        <w:commentReference w:id="2313"/>
      </w:r>
      <w:r w:rsidR="0076513D">
        <w:t xml:space="preserve">. </w:t>
      </w:r>
      <w:ins w:id="2314" w:author="עמית ברנשטיין" w:date="2020-03-11T14:57:00Z">
        <w:r w:rsidR="00CE34C4">
          <w:t xml:space="preserve">For </w:t>
        </w:r>
        <w:r w:rsidR="00CE34C4" w:rsidRPr="00CE34C4">
          <w:rPr>
            <w:highlight w:val="yellow"/>
            <w:rPrChange w:id="2315" w:author="עמית ברנשטיין" w:date="2020-03-11T14:57:00Z">
              <w:rPr/>
            </w:rPrChange>
          </w:rPr>
          <w:t xml:space="preserve">example, XXXXXXX. Accordingly, in </w:t>
        </w:r>
        <w:proofErr w:type="spellStart"/>
        <w:r w:rsidR="00CE34C4" w:rsidRPr="00CE34C4">
          <w:rPr>
            <w:highlight w:val="yellow"/>
            <w:rPrChange w:id="2316" w:author="עמית ברנשטיין" w:date="2020-03-11T14:57:00Z">
              <w:rPr/>
            </w:rPrChange>
          </w:rPr>
          <w:t>extensionso</w:t>
        </w:r>
        <w:proofErr w:type="spellEnd"/>
        <w:r w:rsidR="00CE34C4" w:rsidRPr="00CE34C4">
          <w:rPr>
            <w:highlight w:val="yellow"/>
            <w:rPrChange w:id="2317" w:author="עמית ברנשטיין" w:date="2020-03-11T14:57:00Z">
              <w:rPr/>
            </w:rPrChange>
          </w:rPr>
          <w:t xml:space="preserve"> and applications of A2t, XXXXX</w:t>
        </w:r>
        <w:r w:rsidR="00CE34C4">
          <w:t xml:space="preserve">. </w:t>
        </w:r>
      </w:ins>
      <w:r w:rsidR="0076513D">
        <w:t xml:space="preserve">Third, </w:t>
      </w:r>
      <w:r>
        <w:t xml:space="preserve">the model is based on competition between various top-down, and critically, a number of bottom-up signals (e.g., different spontaneous thoughts and associative memories competing for awareness). However, the number of different bottom-up signals is </w:t>
      </w:r>
      <w:ins w:id="2318" w:author="עמית ברנשטיין" w:date="2020-03-11T14:58:00Z">
        <w:r w:rsidR="004419E4">
          <w:t xml:space="preserve">unknown. </w:t>
        </w:r>
      </w:ins>
      <w:del w:id="2319" w:author="עמית ברנשטיין" w:date="2020-03-11T14:58:00Z">
        <w:r w:rsidDel="004419E4">
          <w:delText>not clear – that is, h</w:delText>
        </w:r>
      </w:del>
      <w:ins w:id="2320" w:author="עמית ברנשטיין" w:date="2020-03-11T14:58:00Z">
        <w:r w:rsidR="004419E4">
          <w:t>H</w:t>
        </w:r>
      </w:ins>
      <w:r>
        <w:t xml:space="preserve">ow many different </w:t>
      </w:r>
      <w:r w:rsidR="0069791C">
        <w:t xml:space="preserve">objects compete for </w:t>
      </w:r>
      <w:commentRangeStart w:id="2321"/>
      <w:r w:rsidR="0069791C">
        <w:t>attentional selection</w:t>
      </w:r>
      <w:ins w:id="2322" w:author="עמית ברנשטיין" w:date="2020-03-11T14:58:00Z">
        <w:r w:rsidR="004419E4">
          <w:t xml:space="preserve"> at any given moment</w:t>
        </w:r>
      </w:ins>
      <w:r w:rsidR="0069791C">
        <w:t>? This problem is similar to issues for example in visua</w:t>
      </w:r>
      <w:commentRangeEnd w:id="2321"/>
      <w:r w:rsidR="004419E4">
        <w:rPr>
          <w:rStyle w:val="CommentReference"/>
        </w:rPr>
        <w:commentReference w:id="2321"/>
      </w:r>
      <w:r w:rsidR="0069791C">
        <w:t xml:space="preserve">l attention. The visual world is (almost infinitely) rich in detail </w:t>
      </w:r>
      <w:r w:rsidR="003F7CE3">
        <w:t>but for controlled experimental research this richness is reduced into a controlled (typically small) number of competing visual objects</w:t>
      </w:r>
      <w:r w:rsidR="0069791C">
        <w:t>.</w:t>
      </w:r>
      <w:r w:rsidR="0076513D">
        <w:t xml:space="preserve"> Fourth, there are currently limited </w:t>
      </w:r>
      <w:r w:rsidR="0076513D">
        <w:lastRenderedPageBreak/>
        <w:t xml:space="preserve">experimental methods for studying internal attentional processes. </w:t>
      </w:r>
      <w:del w:id="2323" w:author="יפתח עמיר" w:date="2020-01-27T10:22:00Z">
        <w:r w:rsidR="0076513D" w:rsidDel="005724CA">
          <w:delText xml:space="preserve">While WM research has extensive methods, it is often difficult to dissociate attentional and memory processes </w:delText>
        </w:r>
        <w:r w:rsidR="0076513D" w:rsidDel="005724CA">
          <w:fldChar w:fldCharType="begin" w:fldLock="1"/>
        </w:r>
        <w:r w:rsidR="0035462E" w:rsidRPr="005724CA" w:rsidDel="005724CA">
          <w:delInstrText>ADDIN CSL_CITATION {"citationItems":[{"id":"ITEM-1","itemData":{"DOI":"10.1146/annurev-psych-120710-100422","ISSN":"0066-4308","abstract":"I present an account of the origins and development of the multicomponent approach to working memory, making a distinction between the overall theoretical frame</w:delInstrText>
        </w:r>
        <w:r w:rsidR="0035462E" w:rsidRPr="00024DF8" w:rsidDel="005724CA">
          <w:delInstrText>work, which has remained relatively stable, and the attempts to build more specific models within this framework. I follow this with a brief discussion of alternative models and their relationship to the framew</w:delInstrText>
        </w:r>
        <w:r w:rsidR="0035462E" w:rsidRPr="00343D44" w:rsidDel="005724CA">
          <w:delInstrText>ork. I conclude with speculations on further developments and a comment on the value of attempting to apply models and theories beyond the laboratory studies on which they are typically based.","author":[{"dropping-particle":"","family":"Baddeley","given":"Alan","non-dropping-particle":"","parse-names":false,"suffix":""}],"container-title":"Annual Review of Psychology","id":"ITEM-1","issue":"1","issued":{"date-parts":[["2011","11","30"]]},"note":"doi: 10.1146/annurev-psych-120710-100422","page":"1-29","publisher":"Annual Reviews","title":"Working Memor</w:delInstrText>
        </w:r>
        <w:r w:rsidR="0035462E" w:rsidRPr="001D2B66" w:rsidDel="005724CA">
          <w:delInstrText>y: Theories, Models, and Controversies","type":"article-journal","volume":"63"},"uris":["http://www.mendeley.com/documents/?uuid=64255f03-c967-461a-a745-d9b4a17fff8b"]}],"mendeley":{"formattedCitation":"(Baddel</w:delInstrText>
        </w:r>
        <w:r w:rsidR="0035462E" w:rsidRPr="00C66CF3" w:rsidDel="005724CA">
          <w:delInstrText>ey, 2011)","plainTextFormattedCitation":"(Baddeley, 2011)","previouslyFormattedCitation":"(Baddeley, 2011)"},"properties":{"noteIndex":0},"schema":"https://github.com/citation-style-language/schema/raw/master/csl-citation.json"}</w:delInstrText>
        </w:r>
        <w:r w:rsidR="0076513D" w:rsidDel="005724CA">
          <w:fldChar w:fldCharType="separate"/>
        </w:r>
        <w:r w:rsidR="0076513D" w:rsidRPr="005724CA" w:rsidDel="005724CA">
          <w:rPr>
            <w:noProof/>
          </w:rPr>
          <w:delText>(Baddeley, 2011)</w:delText>
        </w:r>
        <w:r w:rsidR="0076513D" w:rsidDel="005724CA">
          <w:fldChar w:fldCharType="end"/>
        </w:r>
        <w:r w:rsidR="0076513D" w:rsidDel="005724CA">
          <w:delText xml:space="preserve">. </w:delText>
        </w:r>
      </w:del>
      <w:r w:rsidR="0076513D">
        <w:t>Clearly, work is needed to develop rigorous methodologies. An additional path</w:t>
      </w:r>
      <w:r w:rsidR="003F7CE3">
        <w:t xml:space="preserve"> forward</w:t>
      </w:r>
      <w:r w:rsidR="0076513D">
        <w:t xml:space="preserve"> is to </w:t>
      </w:r>
      <w:r w:rsidR="0035462E">
        <w:t xml:space="preserve">study ‘meta’-parameters. For example, simulation studies can approximate the probability/ frequency and duration of </w:t>
      </w:r>
      <w:proofErr w:type="spellStart"/>
      <w:r w:rsidR="0035462E">
        <w:t>mindwandering</w:t>
      </w:r>
      <w:proofErr w:type="spellEnd"/>
      <w:r w:rsidR="0035462E">
        <w:t xml:space="preserve"> episodes as a function of context demands and individual differences in reactivity. Such parameters (e.g., frequency of episodes over 20 minute simulation) can be compared to </w:t>
      </w:r>
      <w:ins w:id="2324" w:author="עמית ברנשטיין" w:date="2019-11-25T11:17:00Z">
        <w:r w:rsidR="001F67E1">
          <w:t xml:space="preserve">intensive </w:t>
        </w:r>
      </w:ins>
      <w:r w:rsidR="0035462E">
        <w:t>experien</w:t>
      </w:r>
      <w:ins w:id="2325" w:author="עמית ברנשטיין" w:date="2019-11-25T11:16:00Z">
        <w:r w:rsidR="001F67E1">
          <w:t>ce</w:t>
        </w:r>
      </w:ins>
      <w:del w:id="2326" w:author="עמית ברנשטיין" w:date="2019-11-25T11:16:00Z">
        <w:r w:rsidR="0035462E" w:rsidDel="001F67E1">
          <w:delText>tial</w:delText>
        </w:r>
      </w:del>
      <w:r w:rsidR="0035462E">
        <w:t xml:space="preserve"> sampling</w:t>
      </w:r>
      <w:ins w:id="2327" w:author="עמית ברנשטיין" w:date="2019-11-25T11:17:00Z">
        <w:r w:rsidR="001F67E1">
          <w:t xml:space="preserve"> data</w:t>
        </w:r>
      </w:ins>
      <w:r w:rsidR="0035462E">
        <w:t xml:space="preserve"> (e.g., thought probes</w:t>
      </w:r>
      <w:r w:rsidR="003F7CE3">
        <w:t xml:space="preserve"> over a period of 20 minute</w:t>
      </w:r>
      <w:r w:rsidR="0035462E">
        <w:t xml:space="preserve">) </w:t>
      </w:r>
      <w:r w:rsidR="0035462E">
        <w:fldChar w:fldCharType="begin" w:fldLock="1"/>
      </w:r>
      <w:r w:rsidR="00C0139A">
        <w:instrText>ADDIN CSL_CITATION {"citationItems":[{"id":"ITEM-1","itemData":{"DOI":"10.1146/annurev-psych-010814-015331","ISBN":"1545-2085 (Electronic) 0066-4308 (Linking)","ISSN":"0066-4308","PMID":"25293689","abstract":"Conscious experience is fluid; it rarely remains on one topic for an extended period without deviation. Its dynamic nature is illustrated by the experience of mind wandering, in which attention switches from a current task to unrelated thoughts and feelings. Studies exploring the phenomenology of mind wandering highlight the importance of its content and relation to meta-cognition in determining its functional outcomes. Examination of the information-processing demands of the mind-wandering state suggests that it involves perceptual decoupling to escape the constraints of the moment, its content arises from episodic and affective processes, and its regulation relies on executive control. Mind wandering also involves a complex balance of costs and benefits: Its association with various kinds of error underlines its cost, whereas its relationship to creativity and future planning suggest its potential value. Although essential to the stream of consciousness, various strategies may minimize the downsides of mind wandering while maintaining its productive aspects.","author":[{"dropping-particle":"","family":"Smallwood","given":"Jonathan","non-dropping-particle":"","parse-names":false,"suffix":""},{"dropping-particle":"","family":"Schooler","given":"Jonathan","non-dropping-particle":"","parse-names":false,"suffix":""}],"container-title":"Ssrn","id":"ITEM-1","issued":{"date-parts":[["2015"]]},"title":"The Science of Mind Wandering: Empirically Navigating the Stream of Consciousness","type":"article-journal"},"uris":["http://www.mendeley.com/documents/?uuid=225b3cae-c4b3-4fbc-b2f2-f02784107277"]},{"id":"ITEM-2","itemData":{"DOI":"10.1037/cns0000180","ISBN":"2326-5531(Electronic),2326-5523(Print)","abstract":"We conducted an exploratory study of adult individual differences in the contents of mind-wandering experiences and in the moment-to-moment consistency of that off-task thought content within tasks. This secondary analysis of a published dataset (Kane et al., 2016) examined the content-based thought reports that 472–541 undergraduates made within five probed tasks across three sessions, and tested whether executive-control abilities (working memory capacity, attention-restraint ability), or personality dimensions of schizotypy (positive, disorganized, negative), predicted particular contents of task-unrelated thought (TUT) or the (in)stability of TUT content across successive thought reports. Latent-variable models indicated trait-like consistency in both TUT content and short-term TUT-content stability across tasks and sessions; some subjects mind-wandered about some things more than others, and some subjects were more temporally consistent in their TUT content than were others. Higher executive control was associated with more evaluative thoughts about task performance and fewer thoughts about current physical or emotional states; higher positive and disorganized schizotypy was associated with more fantastical-daydream and worry content. Contrary to expectations, executive ability correlated positively with TUT instability: higher-ability students had more shifting and varied TUT content within a task. Post hoc analysis suggested that better executive control predicted inconsistent TUT content because it also predicted shorter streaks of mind-wandering; tuning back in to task-related thought may decouple trains of off-task thought and afford novel spontaneous or cued thought content. [Data, sample analysis scripts and output, and article preprint are available via the Open Science Framework: https://osf.io/guhw7/]. (PsycINFO Database Record (c) 2019 APA, all rights reserved)","author":[{"dropping-particle":"","family":"Welhaf","given":"Matthew S","non-dropping-particle":"","parse-names":false,"suffix":""},{"dropping-particle":"","family":"Smeekens","given":"Bridget A","non-dropping-particle":"","parse-names":false,"suffix":""},{"dropping-particle":"","family":"Gazzia","given":"Nicholas C","non-dropping-particle":"","parse-names":false,"suffix":""},{"dropping-particle":"","family":"Perkins","given":"Joshua B","non-dropping-particle":"","parse-names":false,"suffix":""},{"dropping-particle":"","family":"Silvia","given":"Paul J","non-dropping-particle":"","parse-names":false,"suffix":""},{"dropping-particle":"","family":"Meier","given":"Matt E","non-dropping-particle":"","parse-names":false,"suffix":""},{"dropping-particle":"","family":"Kwapil","given":"Thomas R","non-dropping-particle":"","parse-names":false,"suffix":""},{"dropping-particle":"","family":"Kane","given":"Michael J","non-dropping-particle":"","parse-names":false,"suffix":""}],"container-title":"Psychology of Consciousness: Theory, Research, and Practice","id":"ITEM-2","issued":{"date-parts":[["2019"]]},"page":"No Pagination Specified-No Pagination Specified","publisher":"Educational Publishing Foundation","publisher-place":"Welhaf, Matthew S.: Department of Psychology, University of North Carolina at Greensboro, P.O. Box 26170, Greensboro, NC, US, 27402-6170, mswelhaf@uncg.edu","title":"An exploratory analysis of individual differences in mind wandering content and consistency.","type":"article-journal"},"uris":["http://www.mendeley.com/documents/?uuid=b39d8fcb-89c8-4f2b-b617-03475f341944"]}],"mendeley":{"formattedCitation":"(Smallwood &amp; Schooler, 2015; Welhaf et al., 2019)","plainTextFormattedCitation":"(Smallwood &amp; Schooler, 2015; Welhaf et al., 2019)","previouslyFormattedCitation":"(Smallwood &amp; Schooler, 2015; Welhaf et al., 2019)"},"properties":{"noteIndex":0},"schema":"https://github.com/citation-style-language/schema/raw/master/csl-citation.json"}</w:instrText>
      </w:r>
      <w:r w:rsidR="0035462E">
        <w:fldChar w:fldCharType="separate"/>
      </w:r>
      <w:r w:rsidR="00C0139A" w:rsidRPr="00C0139A">
        <w:rPr>
          <w:noProof/>
        </w:rPr>
        <w:t>(Smallwood &amp; Schooler, 2015; Welhaf et al., 2019)</w:t>
      </w:r>
      <w:r w:rsidR="0035462E">
        <w:fldChar w:fldCharType="end"/>
      </w:r>
      <w:r w:rsidR="0035462E">
        <w:t>.</w:t>
      </w:r>
      <w:ins w:id="2328" w:author="יפתח עמיר" w:date="2020-01-27T10:23:00Z">
        <w:r w:rsidR="00024DF8">
          <w:rPr>
            <w:lang w:val="en-IL"/>
          </w:rPr>
          <w:t xml:space="preserve"> </w:t>
        </w:r>
        <w:commentRangeStart w:id="2329"/>
        <w:r w:rsidR="00024DF8">
          <w:rPr>
            <w:lang w:val="en-IL"/>
          </w:rPr>
          <w:t>Finally</w:t>
        </w:r>
      </w:ins>
      <w:commentRangeEnd w:id="2329"/>
      <w:r w:rsidR="004419E4">
        <w:rPr>
          <w:rStyle w:val="CommentReference"/>
        </w:rPr>
        <w:commentReference w:id="2329"/>
      </w:r>
      <w:ins w:id="2330" w:author="יפתח עמיר" w:date="2020-01-27T10:23:00Z">
        <w:r w:rsidR="00024DF8">
          <w:rPr>
            <w:lang w:val="en-IL"/>
          </w:rPr>
          <w:t>, the A2T model can be further developed and expanded. For example, individual differences in WM capacity can be incorporated to sim</w:t>
        </w:r>
      </w:ins>
      <w:ins w:id="2331" w:author="יפתח עמיר" w:date="2020-01-27T10:24:00Z">
        <w:r w:rsidR="00024DF8">
          <w:rPr>
            <w:lang w:val="en-IL"/>
          </w:rPr>
          <w:t>ulate and test their salutary and/or maladaptive effects on trajectories of the system</w:t>
        </w:r>
      </w:ins>
      <w:ins w:id="2332" w:author="יפתח עמיר" w:date="2020-01-27T10:27:00Z">
        <w:r w:rsidR="00343D44">
          <w:rPr>
            <w:lang w:val="en-IL"/>
          </w:rPr>
          <w:t xml:space="preserve"> </w:t>
        </w:r>
        <w:r w:rsidR="00343D44">
          <w:rPr>
            <w:lang w:val="en-IL"/>
          </w:rPr>
          <w:fldChar w:fldCharType="begin" w:fldLock="1"/>
        </w:r>
      </w:ins>
      <w:r w:rsidR="00572CE0">
        <w:rPr>
          <w:lang w:val="en-IL"/>
        </w:rPr>
        <w:instrText>ADDIN CSL_CITATION {"citationItems":[{"id":"ITEM-1","itemData":{"DOI":"10.1037/cns0000180","ISBN":"2326-5531(Electronic),2326-5523(Print)","abstract":"We conducted an exploratory study of adult individual differences in the contents of mind-wandering experiences and in the moment-to-moment consistency of that off-task thought content within tasks. This secondary analysis of a published dataset (Kane et al., 2016) examined the content-based thought reports that 472–541 undergraduates made within five probed tasks across three sessions, and tested whether executive-control abilities (working memory capacity, attention-restraint ability), or personality dimensions of schizotypy (positive, disorganized, negative), predicted particular contents of task-unrelated thought (TUT) or the (in)stability of TUT content across successive thought reports. Latent-variable models indicated trait-like consistency in both TUT content and short-term TUT-content stability across tasks and sessions; some subjects mind-wandered about some things more than others, and some subjects were more temporally consistent in their TUT content than were others. Higher executive control was associated with more evaluative thoughts about task performance and fewer thoughts about current physical or emotional states; higher positive and disorganized schizotypy was associated with more fantastical-daydream and worry content. Contrary to expectations, executive ability correlated positively with TUT instability: higher-ability students had more shifting and varied TUT content within a task. Post hoc analysis suggested that better executive control predicted inconsistent TUT content because it also predicted shorter streaks of mind-wandering; tuning back in to task-related thought may decouple trains of off-task thought and afford novel spontaneous or cued thought content. [Data, sample analysis scripts and output, and article preprint are available via the Open Science Framework: https://osf.io/guhw7/]. (PsycINFO Database Record (c) 2019 APA, all rights reserved)","author":[{"dropping-particle":"","family":"Welhaf","given":"Matthew S","non-dropping-particle":"","parse-names":false,"suffix":""},{"dropping-particle":"","family":"Smeekens","given":"Bridget A","non-dropping-particle":"","parse-names":false,"suffix":""},{"dropping-particle":"","family":"Gazzia","given":"Nicholas C","non-dropping-particle":"","parse-names":false,"suffix":""},{"dropping-particle":"","family":"Perkins","given":"Joshua B","non-dropping-particle":"","parse-names":false,"suffix":""},{"dropping-particle":"","family":"Silvia","given":"Paul J","non-dropping-particle":"","parse-names":false,"suffix":""},{"dropping-particle":"","family":"Meier","given":"Matt E","non-dropping-particle":"","parse-names":false,"suffix":""},{"dropping-particle":"","family":"Kwapil","given":"Thomas R","non-dropping-particle":"","parse-names":false,"suffix":""},{"dropping-particle":"","family":"Kane","given":"Michael J","non-dropping-particle":"","parse-names":false,"suffix":""}],"container-title":"Psychology of Consciousness: Theory, Research, and Practice","id":"ITEM-1","issued":{"date-parts":[["2019"]]},"page":"No Pagination Specified-No Pagination Specified","publisher":"Educational Publishing Foundation","publisher-place":"Welhaf, Matthew S.: Department of Psychology, University of North Carolina at Greensboro, P.O. Box 26170, Greensboro, NC, US, 27402-6170, mswelhaf@uncg.edu","title":"An exploratory analysis of individual differences in mind wandering content and consistency.","type":"article-journal"},"uris":["http://www.mendeley.com/documents/?uuid=b39d8fcb-89c8-4f2b-b617-03475f341944"]}],"mendeley":{"formattedCitation":"(Welhaf et al., 2019)","plainTextFormattedCitation":"(Welhaf et al., 2019)","previouslyFormattedCitation":"(Welhaf et al., 2019)"},"properties":{"noteIndex":0},"schema":"https://github.com/citation-style-language/schema/raw/master/csl-citation.json"}</w:instrText>
      </w:r>
      <w:r w:rsidR="00343D44">
        <w:rPr>
          <w:lang w:val="en-IL"/>
        </w:rPr>
        <w:fldChar w:fldCharType="separate"/>
      </w:r>
      <w:r w:rsidR="00343D44" w:rsidRPr="00343D44">
        <w:rPr>
          <w:noProof/>
          <w:lang w:val="en-IL"/>
        </w:rPr>
        <w:t>(Welhaf et al., 2019)</w:t>
      </w:r>
      <w:ins w:id="2333" w:author="יפתח עמיר" w:date="2020-01-27T10:27:00Z">
        <w:r w:rsidR="00343D44">
          <w:rPr>
            <w:lang w:val="en-IL"/>
          </w:rPr>
          <w:fldChar w:fldCharType="end"/>
        </w:r>
      </w:ins>
      <w:ins w:id="2334" w:author="יפתח עמיר" w:date="2020-01-27T10:24:00Z">
        <w:r w:rsidR="00024DF8">
          <w:rPr>
            <w:lang w:val="en-IL"/>
          </w:rPr>
          <w:t xml:space="preserve">. </w:t>
        </w:r>
      </w:ins>
      <w:ins w:id="2335" w:author="יפתח עמיר" w:date="2020-01-27T10:25:00Z">
        <w:r w:rsidR="00343D44">
          <w:rPr>
            <w:lang w:val="en-IL"/>
          </w:rPr>
          <w:t xml:space="preserve">Furthermore, A2T can be specifically “tailored” for specific phenomena of interest. For example, researchers interested in meditation practice can </w:t>
        </w:r>
      </w:ins>
      <w:ins w:id="2336" w:author="יפתח עמיר" w:date="2020-01-27T10:26:00Z">
        <w:r w:rsidR="00343D44">
          <w:rPr>
            <w:lang w:val="en-IL"/>
          </w:rPr>
          <w:t>tailor the model to simulate the competition between goal-directed attention to mediation instructions (e.g., focusing on breath”)</w:t>
        </w:r>
      </w:ins>
      <w:ins w:id="2337" w:author="יפתח עמיר" w:date="2020-01-27T10:27:00Z">
        <w:r w:rsidR="00343D44">
          <w:rPr>
            <w:lang w:val="en-IL"/>
          </w:rPr>
          <w:t xml:space="preserve"> and competing spontaneous thoughts.</w:t>
        </w:r>
      </w:ins>
    </w:p>
    <w:p w14:paraId="74CF623B" w14:textId="19A65DE0" w:rsidR="00564941" w:rsidRPr="003D2FA3" w:rsidRDefault="00564941">
      <w:pPr>
        <w:rPr>
          <w:highlight w:val="cyan"/>
          <w:rPrChange w:id="2338" w:author="עמית ברנשטיין" w:date="2019-11-25T11:17:00Z">
            <w:rPr/>
          </w:rPrChange>
        </w:rPr>
        <w:pPrChange w:id="2339" w:author="יפתח עמיר" w:date="2020-01-27T10:27:00Z">
          <w:pPr>
            <w:pStyle w:val="ListParagraph"/>
            <w:numPr>
              <w:numId w:val="3"/>
            </w:numPr>
            <w:ind w:left="1080" w:hanging="360"/>
          </w:pPr>
        </w:pPrChange>
      </w:pPr>
      <w:del w:id="2340" w:author="יפתח עמיר" w:date="2020-01-27T10:27:00Z">
        <w:r w:rsidRPr="003D2FA3" w:rsidDel="00343D44">
          <w:rPr>
            <w:highlight w:val="cyan"/>
            <w:rPrChange w:id="2341" w:author="עמית ברנשטיין" w:date="2019-11-25T11:17:00Z">
              <w:rPr/>
            </w:rPrChange>
          </w:rPr>
          <w:delText>Individual differences in WM capacity/general intelligence and salutary and maladptive effects on trajectoires</w:delText>
        </w:r>
      </w:del>
    </w:p>
    <w:p w14:paraId="39EC333C" w14:textId="77777777" w:rsidR="00891920" w:rsidRDefault="00891920" w:rsidP="00885EFE"/>
    <w:p w14:paraId="6A329C30" w14:textId="440A7D86" w:rsidR="00721F38" w:rsidRDefault="00721F38" w:rsidP="00721F38">
      <w:pPr>
        <w:ind w:firstLine="0"/>
      </w:pPr>
    </w:p>
    <w:p w14:paraId="132A4056" w14:textId="0603924D" w:rsidR="00721F38" w:rsidRPr="00721F38" w:rsidRDefault="00721F38" w:rsidP="00885EFE">
      <w:pPr>
        <w:ind w:firstLine="0"/>
        <w:contextualSpacing w:val="0"/>
      </w:pPr>
    </w:p>
    <w:sectPr w:rsidR="00721F38" w:rsidRPr="00721F3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עמית ברנשטיין" w:date="2020-01-09T09:20:00Z" w:initials="עב">
    <w:p w14:paraId="6B9EEBE1" w14:textId="0DEF93F1" w:rsidR="00BD49C6" w:rsidRDefault="00BD49C6">
      <w:pPr>
        <w:pStyle w:val="CommentText"/>
      </w:pPr>
      <w:r>
        <w:rPr>
          <w:rStyle w:val="CommentReference"/>
        </w:rPr>
        <w:annotationRef/>
      </w:r>
      <w:r>
        <w:t>? PROBABLY NEED DIFF NAME NOW….</w:t>
      </w:r>
    </w:p>
  </w:comment>
  <w:comment w:id="6" w:author="עמית ברנשטיין" w:date="2020-03-08T18:35:00Z" w:initials="עב">
    <w:p w14:paraId="001A2B35" w14:textId="0B67E21B" w:rsidR="00BD49C6" w:rsidRDefault="00BD49C6">
      <w:pPr>
        <w:pStyle w:val="CommentText"/>
      </w:pPr>
      <w:r>
        <w:t>WE NEED TO THIUNK ABOUT TITLE AND ABSTRACT VERY CAREDFULLY – MANY EDITORS WILL IDENTIFY THE ‘NICHE’ AND CANDIDATE REVIEWRS W/OUT READING ENTIRE PAPER FIRST…SO HOW WE PITCH TITLE/ABSTRACT COULD BE VERY IMPORTANT</w:t>
      </w:r>
      <w:r>
        <w:rPr>
          <w:rStyle w:val="CommentReference"/>
        </w:rPr>
        <w:annotationRef/>
      </w:r>
    </w:p>
  </w:comment>
  <w:comment w:id="14" w:author="עמית ברנשטיין" w:date="2019-04-10T17:34:00Z" w:initials="עב">
    <w:p w14:paraId="153C07AD" w14:textId="77777777" w:rsidR="00BD49C6" w:rsidRDefault="00BD49C6" w:rsidP="0019029C">
      <w:pPr>
        <w:pStyle w:val="CommentText"/>
      </w:pPr>
      <w:r>
        <w:rPr>
          <w:rStyle w:val="CommentReference"/>
        </w:rPr>
        <w:annotationRef/>
      </w:r>
      <w:r>
        <w:t>LETS DISCUSS THIS LIST – ITS QUITE IMPORTANT AND NEEDS TO BE PRECISE</w:t>
      </w:r>
    </w:p>
  </w:comment>
  <w:comment w:id="16" w:author="עמית ברנשטיין" w:date="2019-04-10T17:24:00Z" w:initials="עב">
    <w:p w14:paraId="29C59936" w14:textId="77777777" w:rsidR="00BD49C6" w:rsidRDefault="00BD49C6" w:rsidP="0019029C">
      <w:pPr>
        <w:pStyle w:val="CommentText"/>
      </w:pPr>
      <w:r>
        <w:rPr>
          <w:rStyle w:val="CommentReference"/>
        </w:rPr>
        <w:annotationRef/>
      </w:r>
      <w:r>
        <w:t xml:space="preserve">I DON’T THINK THIS IS AG OOD DESCRIPTION OF THE FOCUS, PURPOSE, OR CONTENTS/ELEMENTS OF THE MODEL. CAN WE RE-WORK THE BRIEF ONE SENTENCE DESCRIP[TION OF THE MODEL? </w:t>
      </w:r>
    </w:p>
  </w:comment>
  <w:comment w:id="15" w:author="עמית ברנשטיין" w:date="2019-04-10T15:47:00Z" w:initials="עב">
    <w:p w14:paraId="1C936FE8" w14:textId="77777777" w:rsidR="00BD49C6" w:rsidRDefault="00BD49C6" w:rsidP="0019029C">
      <w:pPr>
        <w:pStyle w:val="CommentText"/>
      </w:pPr>
      <w:r>
        <w:rPr>
          <w:rStyle w:val="CommentReference"/>
        </w:rPr>
        <w:annotationRef/>
      </w:r>
      <w:r>
        <w:t>TRANSITION TO THIS SENTENCE IS NOT CLEAR FROM THE ABOVE</w:t>
      </w:r>
    </w:p>
  </w:comment>
  <w:comment w:id="19" w:author="עמית ברנשטיין" w:date="2019-09-05T10:57:00Z" w:initials="עב">
    <w:p w14:paraId="11EDE0DD" w14:textId="4AF8A691" w:rsidR="00BD49C6" w:rsidRDefault="00BD49C6">
      <w:pPr>
        <w:pStyle w:val="CommentText"/>
      </w:pPr>
      <w:r>
        <w:rPr>
          <w:rStyle w:val="CommentReference"/>
        </w:rPr>
        <w:annotationRef/>
      </w:r>
      <w:r>
        <w:t>WE NEED TO DECIDE WHETHER WE WANT OT RELATE TO ADDITIONAL HIGER-LEVEL COGNITIVE PROCESSES THAT THE MODEL ADN INTENRAL ATTENTION SUB-SERVES….EVEN IF ONLY IN A LIMITED WAY. I THIN IT WILL MAKE IT MORE INTERESTING FOR A BBS/TICS TYPE OUTLET.</w:t>
      </w:r>
    </w:p>
  </w:comment>
  <w:comment w:id="112" w:author="עמית ברנשטיין" w:date="2020-01-09T09:36:00Z" w:initials="עב">
    <w:p w14:paraId="0C10118F" w14:textId="2D88385D" w:rsidR="00BD49C6" w:rsidRDefault="00BD49C6">
      <w:pPr>
        <w:pStyle w:val="CommentText"/>
      </w:pPr>
      <w:r w:rsidRPr="004E3C80">
        <w:rPr>
          <w:rStyle w:val="CommentReference"/>
          <w:highlight w:val="cyan"/>
        </w:rPr>
        <w:annotationRef/>
      </w:r>
      <w:proofErr w:type="spellStart"/>
      <w:r w:rsidRPr="004E3C80">
        <w:rPr>
          <w:highlight w:val="cyan"/>
        </w:rPr>
        <w:t>Lets</w:t>
      </w:r>
      <w:proofErr w:type="spellEnd"/>
      <w:r w:rsidRPr="004E3C80">
        <w:rPr>
          <w:highlight w:val="cyan"/>
        </w:rPr>
        <w:t xml:space="preserve"> discuss structure of paper – we can limit intro to one intro paragraph and not get into model…..try to think/read paper with and without the longer-intro (i.e., alluding to what is to come). </w:t>
      </w:r>
      <w:proofErr w:type="spellStart"/>
      <w:r w:rsidRPr="004E3C80">
        <w:rPr>
          <w:highlight w:val="cyan"/>
        </w:rPr>
        <w:t>Lets</w:t>
      </w:r>
      <w:proofErr w:type="spellEnd"/>
      <w:r w:rsidRPr="004E3C80">
        <w:rPr>
          <w:highlight w:val="cyan"/>
        </w:rPr>
        <w:t xml:space="preserve"> discuss</w:t>
      </w:r>
    </w:p>
  </w:comment>
  <w:comment w:id="134" w:author="עמית ברנשטיין" w:date="2020-01-02T16:00:00Z" w:initials="עב">
    <w:p w14:paraId="5B823868" w14:textId="61742645" w:rsidR="00BD49C6" w:rsidRDefault="00BD49C6">
      <w:pPr>
        <w:pStyle w:val="CommentText"/>
      </w:pPr>
      <w:r w:rsidRPr="002D73EB">
        <w:rPr>
          <w:rStyle w:val="CommentReference"/>
          <w:highlight w:val="yellow"/>
        </w:rPr>
        <w:annotationRef/>
      </w:r>
      <w:r w:rsidRPr="002D73EB">
        <w:rPr>
          <w:highlight w:val="yellow"/>
        </w:rPr>
        <w:t>COOL. BUT THE YOU DON’T PRESENT ITS OTHER APPLICATIONS. IS THIS INTENTIONAL?</w:t>
      </w:r>
    </w:p>
  </w:comment>
  <w:comment w:id="148" w:author="עמית ברנשטיין" w:date="2020-01-02T16:01:00Z" w:initials="עב">
    <w:p w14:paraId="3FED1AB4" w14:textId="06AC0A78" w:rsidR="00BD49C6" w:rsidRDefault="00BD49C6">
      <w:pPr>
        <w:pStyle w:val="CommentText"/>
      </w:pPr>
      <w:r w:rsidRPr="002D73EB">
        <w:rPr>
          <w:rStyle w:val="CommentReference"/>
          <w:highlight w:val="yellow"/>
        </w:rPr>
        <w:annotationRef/>
      </w:r>
      <w:r w:rsidRPr="002D73EB">
        <w:rPr>
          <w:highlight w:val="yellow"/>
        </w:rPr>
        <w:t>HUH? WEREN’T WE RE-STURCUTRING?</w:t>
      </w:r>
    </w:p>
  </w:comment>
  <w:comment w:id="203" w:author="עמית ברנשטיין" w:date="2020-03-08T20:08:00Z" w:initials="עב">
    <w:p w14:paraId="5EAFEA00" w14:textId="1E8A18AC" w:rsidR="00BD49C6" w:rsidRDefault="00BD49C6">
      <w:pPr>
        <w:pStyle w:val="CommentText"/>
      </w:pPr>
      <w:r>
        <w:rPr>
          <w:rStyle w:val="CommentReference"/>
        </w:rPr>
        <w:annotationRef/>
      </w:r>
      <w:r>
        <w:t>OK?</w:t>
      </w:r>
    </w:p>
  </w:comment>
  <w:comment w:id="234" w:author="עמית ברנשטיין" w:date="2020-03-08T20:13:00Z" w:initials="עב">
    <w:p w14:paraId="085B2487" w14:textId="59B65C48" w:rsidR="00BD49C6" w:rsidRDefault="00BD49C6">
      <w:pPr>
        <w:pStyle w:val="CommentText"/>
      </w:pPr>
      <w:r>
        <w:rPr>
          <w:rStyle w:val="CommentReference"/>
        </w:rPr>
        <w:annotationRef/>
      </w:r>
      <w:r>
        <w:t>ARE THEY INTER-RELATED MECHANISMS MORE ACCURATELY HERE?</w:t>
      </w:r>
    </w:p>
  </w:comment>
  <w:comment w:id="235" w:author="עמית ברנשטיין" w:date="2020-03-08T20:13:00Z" w:initials="עב">
    <w:p w14:paraId="43FF0EF2" w14:textId="38A6DA58" w:rsidR="00BD49C6" w:rsidRDefault="00BD49C6">
      <w:pPr>
        <w:pStyle w:val="CommentText"/>
      </w:pPr>
      <w:r>
        <w:rPr>
          <w:rStyle w:val="CommentReference"/>
        </w:rPr>
        <w:annotationRef/>
      </w:r>
      <w:r>
        <w:t>IS IT REALLY ‘STREAM OF THOUGHT’ OR SOMETHING BIT MORE BROAD? LIKE CONSCIOUS THOUGHTS? LETS DISCUSS RIGHT TERMINOLOGY HERE, I THINK ITS IMPORTANT.</w:t>
      </w:r>
    </w:p>
  </w:comment>
  <w:comment w:id="237" w:author="עמית ברנשטיין" w:date="2020-03-08T20:14:00Z" w:initials="עב">
    <w:p w14:paraId="74132C38" w14:textId="650AE239" w:rsidR="00BD49C6" w:rsidRDefault="00BD49C6">
      <w:pPr>
        <w:pStyle w:val="CommentText"/>
      </w:pPr>
      <w:r>
        <w:rPr>
          <w:rStyle w:val="CommentReference"/>
        </w:rPr>
        <w:annotationRef/>
      </w:r>
      <w:r>
        <w:t>IS THIUS THE BEST LANGUAGE/TERM – ‘OF CONSCIOUS DETAIL’?</w:t>
      </w:r>
    </w:p>
  </w:comment>
  <w:comment w:id="238" w:author="עמית ברנשטיין" w:date="2020-03-11T08:34:00Z" w:initials="עב">
    <w:p w14:paraId="44F056D9" w14:textId="54230C2A" w:rsidR="00BD49C6" w:rsidRDefault="00BD49C6">
      <w:pPr>
        <w:pStyle w:val="CommentText"/>
      </w:pPr>
      <w:r>
        <w:rPr>
          <w:rStyle w:val="CommentReference"/>
        </w:rPr>
        <w:annotationRef/>
      </w:r>
      <w:r>
        <w:t xml:space="preserve">TRANSITION FROM ABOVE TO ‘TEMPORAL DYNAMICS’ IS NOT CLEAR/COHERENT ENOUGH. </w:t>
      </w:r>
    </w:p>
  </w:comment>
  <w:comment w:id="239" w:author="עמית ברנשטיין" w:date="2020-03-08T20:19:00Z" w:initials="עב">
    <w:p w14:paraId="22A43E55" w14:textId="77777777" w:rsidR="00BD49C6" w:rsidRDefault="00BD49C6">
      <w:pPr>
        <w:pStyle w:val="CommentText"/>
      </w:pPr>
      <w:r>
        <w:rPr>
          <w:rStyle w:val="CommentReference"/>
        </w:rPr>
        <w:annotationRef/>
      </w:r>
      <w:r>
        <w:t xml:space="preserve">UNTIL HERE I MORE OR LESS FOLLOW. I.E., YOU INTRODUCED ATTENTION. WENT TO INTENRAL ATTENTION. SAID, HEY, ITS NOT SO NEW, WE’VE BEEN TALKING ABOUT WM FOR A WHILE. </w:t>
      </w:r>
    </w:p>
    <w:p w14:paraId="7122EDAF" w14:textId="77777777" w:rsidR="00BD49C6" w:rsidRDefault="00BD49C6">
      <w:pPr>
        <w:pStyle w:val="CommentText"/>
      </w:pPr>
    </w:p>
    <w:p w14:paraId="0991002C" w14:textId="5BC7A22F" w:rsidR="00BD49C6" w:rsidRDefault="00BD49C6">
      <w:pPr>
        <w:pStyle w:val="CommentText"/>
      </w:pPr>
      <w:r>
        <w:t>AND THEN YOU SUDDENLY TRANSITION IN A WAY THAT I DON’T LINEARLY FOLLOW.</w:t>
      </w:r>
    </w:p>
  </w:comment>
  <w:comment w:id="245" w:author="עמית ברנשטיין" w:date="2020-03-12T16:19:00Z" w:initials="עב">
    <w:p w14:paraId="1727B70E" w14:textId="77777777" w:rsidR="0075551C" w:rsidRDefault="0075551C" w:rsidP="0075551C">
      <w:pPr>
        <w:pStyle w:val="Heading2"/>
      </w:pPr>
      <w:r w:rsidRPr="0075551C">
        <w:rPr>
          <w:rStyle w:val="CommentReference"/>
          <w:highlight w:val="green"/>
        </w:rPr>
        <w:annotationRef/>
      </w:r>
      <w:r w:rsidRPr="0075551C">
        <w:rPr>
          <w:highlight w:val="green"/>
        </w:rPr>
        <w:t>[WRITE THIS NOT AS PROBLEM. BUT SIMPLY AS WHY THIS PHENMOMENON IS COMPLICATED. THEN TRANSITION TO NEED FOR DYNAM SYSTEM TO THINK ABOUT IT]</w:t>
      </w:r>
      <w:r>
        <w:t xml:space="preserve"> </w:t>
      </w:r>
    </w:p>
    <w:p w14:paraId="659B2BEC" w14:textId="69A65BB7" w:rsidR="0075551C" w:rsidRDefault="0075551C">
      <w:pPr>
        <w:pStyle w:val="CommentText"/>
      </w:pPr>
    </w:p>
  </w:comment>
  <w:comment w:id="258" w:author="עמית ברנשטיין" w:date="2020-03-11T08:35:00Z" w:initials="עב">
    <w:p w14:paraId="1685C544" w14:textId="77777777" w:rsidR="0075551C" w:rsidRDefault="0075551C" w:rsidP="0075551C">
      <w:pPr>
        <w:pStyle w:val="CommentText"/>
      </w:pPr>
      <w:r>
        <w:rPr>
          <w:rStyle w:val="CommentReference"/>
        </w:rPr>
        <w:annotationRef/>
      </w:r>
      <w:r>
        <w:t>THIS IS THE LEAP THA TNEEDS A TRANSITION – I.E., SUDDENLY TALKING ABOUT EXPERIENCE OF THINKING</w:t>
      </w:r>
    </w:p>
  </w:comment>
  <w:comment w:id="282" w:author="עמית ברנשטיין" w:date="2020-03-09T14:56:00Z" w:initials="עב">
    <w:p w14:paraId="3C61118C" w14:textId="59EA04C2" w:rsidR="00BD49C6" w:rsidRDefault="00BD49C6">
      <w:pPr>
        <w:pStyle w:val="CommentText"/>
      </w:pPr>
      <w:r>
        <w:rPr>
          <w:rStyle w:val="CommentReference"/>
        </w:rPr>
        <w:annotationRef/>
      </w:r>
      <w:r>
        <w:t>MAYBE THIS SHOULD BE A SEPARATE SECTION – I.E., B/C ITS 3 PARAGRAPHS DOWN INTO THE SECTION</w:t>
      </w:r>
    </w:p>
  </w:comment>
  <w:comment w:id="285" w:author="עמית ברנשטיין" w:date="2020-03-11T08:35:00Z" w:initials="עב">
    <w:p w14:paraId="10E11B1F" w14:textId="50DF4211" w:rsidR="00BD49C6" w:rsidRDefault="00BD49C6">
      <w:pPr>
        <w:pStyle w:val="CommentText"/>
      </w:pPr>
      <w:r>
        <w:rPr>
          <w:rStyle w:val="CommentReference"/>
        </w:rPr>
        <w:annotationRef/>
      </w:r>
      <w:r>
        <w:t>THIS IS THE LEAP THA TNEEDS A TRANSITION – I.E., SUDDENLY TALKING ABOUT EXPERIENCE OF THINKING</w:t>
      </w:r>
    </w:p>
  </w:comment>
  <w:comment w:id="294" w:author="עמית ברנשטיין" w:date="2020-03-08T20:22:00Z" w:initials="עב">
    <w:p w14:paraId="56ACD33F" w14:textId="73323ACC" w:rsidR="00BD49C6" w:rsidRDefault="00BD49C6">
      <w:pPr>
        <w:pStyle w:val="CommentText"/>
      </w:pPr>
      <w:r>
        <w:rPr>
          <w:rStyle w:val="CommentReference"/>
        </w:rPr>
        <w:annotationRef/>
      </w:r>
      <w:r>
        <w:t>What you describe is not a stream of thought…but stream of conscious experience….in which stream of thought is one part….is this intended?</w:t>
      </w:r>
    </w:p>
  </w:comment>
  <w:comment w:id="305" w:author="עמית ברנשטיין" w:date="2020-03-08T20:15:00Z" w:initials="עב">
    <w:p w14:paraId="5BC0FD50" w14:textId="166C964B" w:rsidR="00BD49C6" w:rsidRDefault="00BD49C6">
      <w:pPr>
        <w:pStyle w:val="CommentText"/>
      </w:pPr>
      <w:r>
        <w:rPr>
          <w:rStyle w:val="CommentReference"/>
        </w:rPr>
        <w:annotationRef/>
      </w:r>
      <w:r>
        <w:t>One simple example each here is important I think</w:t>
      </w:r>
    </w:p>
  </w:comment>
  <w:comment w:id="326" w:author="עמית ברנשטיין" w:date="2020-03-12T16:08:00Z" w:initials="עב">
    <w:p w14:paraId="14772F95" w14:textId="77777777" w:rsidR="00B44DFE" w:rsidRDefault="00B44DFE" w:rsidP="00B44DFE">
      <w:pPr>
        <w:ind w:firstLine="0"/>
        <w:rPr>
          <w:lang w:val="en-IL"/>
        </w:rPr>
      </w:pPr>
      <w:r w:rsidRPr="00B44DFE">
        <w:rPr>
          <w:rStyle w:val="CommentReference"/>
          <w:highlight w:val="cyan"/>
        </w:rPr>
        <w:annotationRef/>
      </w:r>
      <w:r w:rsidRPr="00B44DFE">
        <w:rPr>
          <w:highlight w:val="cyan"/>
        </w:rPr>
        <w:t xml:space="preserve">Might </w:t>
      </w:r>
      <w:r w:rsidRPr="00B44DFE">
        <w:rPr>
          <w:rStyle w:val="CommentReference"/>
          <w:highlight w:val="cyan"/>
        </w:rPr>
        <w:annotationRef/>
      </w:r>
      <w:r w:rsidRPr="00B44DFE">
        <w:rPr>
          <w:highlight w:val="cyan"/>
        </w:rPr>
        <w:t xml:space="preserve">internal attention be </w:t>
      </w:r>
      <w:r w:rsidRPr="00B44DFE">
        <w:rPr>
          <w:rStyle w:val="CommentReference"/>
          <w:highlight w:val="cyan"/>
        </w:rPr>
        <w:annotationRef/>
      </w:r>
      <w:r w:rsidRPr="00B44DFE">
        <w:rPr>
          <w:highlight w:val="cyan"/>
        </w:rPr>
        <w:t>critical to understanding the temporal dynamics of thought content</w:t>
      </w:r>
      <w:r w:rsidRPr="00B44DFE">
        <w:rPr>
          <w:highlight w:val="cyan"/>
          <w:lang w:val="en-IL"/>
        </w:rPr>
        <w:t xml:space="preserve"> </w:t>
      </w:r>
      <w:r w:rsidRPr="00B44DFE">
        <w:rPr>
          <w:highlight w:val="cyan"/>
          <w:lang w:val="en-IL"/>
        </w:rPr>
        <w:fldChar w:fldCharType="begin" w:fldLock="1"/>
      </w:r>
      <w:r w:rsidRPr="00B44DFE">
        <w:rPr>
          <w:highlight w:val="cyan"/>
          <w:lang w:val="en-IL"/>
        </w:rPr>
        <w:instrText>ADDIN CSL_CITATION {"citationItems":[{"id":"ITEM-1","itemData":{"DOI":"10.1037/a0030010","ISBN":"1939-1455(Electronic),0033-2909(Print)","abstract":"Cognition can unfold with little regard to the events taking place in the environment, and such self-generated mental activity poses a specific set of challenges for its scientific analysis in both cognitive science and neuroscience. One problem is that the spontaneous onset of self-generated mental activity makes it hard to distinguish the events that control the occurrence of the experience from those processes that ensure the continuity of an internal train of thought once initiated. This review demonstrates that a distinction between process and occurrence (a) provides theoretical clarity that has been absent from current discussions of self-generated mental activity, (b) affords conceptual leverage on seemingly disparate results associating the state with both domain-general processes and task error, and (c) draws attention to important questions for understanding unconstrained thought in contexts such as psychopathology and education. It is suggested that identifying the moment that self-generated mental events begin is a necessary next step in moving toward a testable account of why the mind has evolved to neglect the present in favor of ruminations on the past or imaginary musings of what may yet come to pass. (PsycINFO Database Record (c) 2019 APA, all rights reserved)","author":[{"dropping-particle":"","family":"Smallwood","given":"Jonathan","non-dropping-particle":"","parse-names":false,"suffix":""}],"container-title":"Psychological Bulletin","id":"ITEM-1","issue":"3","issued":{"date-parts":[["2013"]]},"page":"519-535","publisher":"American Psychological Association","publisher-place":"Smallwood, Jonathan: Max Planck Institute for Human Cognitive and Brain Sciences, Stephanstrasse 1A, Leipzig, Germany, smallwood@cbs.mpg.de","title":"Distinguishing how from why the mind wanders: A process–occurrence framework for self-generated mental activity.","type":"article","volume":"139"},"uris":["http://www.mendeley.com/documents/?uuid=f98aee5b-f62a-4453-86b1-e3860ff51a55"]}],"mendeley":{"formattedCitation":"(Smallwood, 2013)","plainTextFormattedCitation":"(Smallwood, 2013)","previouslyFormattedCitation":"(Smallwood, 2013)"},"properties":{"noteIndex":0},"schema":"https://github.com/citation-style-language/schema/raw/master/csl-citation.json"}</w:instrText>
      </w:r>
      <w:r w:rsidRPr="00B44DFE">
        <w:rPr>
          <w:highlight w:val="cyan"/>
          <w:lang w:val="en-IL"/>
        </w:rPr>
        <w:fldChar w:fldCharType="separate"/>
      </w:r>
      <w:r w:rsidRPr="00B44DFE">
        <w:rPr>
          <w:noProof/>
          <w:highlight w:val="cyan"/>
          <w:lang w:val="en-IL"/>
        </w:rPr>
        <w:t>(Smallwood, 2013)</w:t>
      </w:r>
      <w:r w:rsidRPr="00B44DFE">
        <w:rPr>
          <w:highlight w:val="cyan"/>
          <w:lang w:val="en-IL"/>
        </w:rPr>
        <w:fldChar w:fldCharType="end"/>
      </w:r>
      <w:r w:rsidRPr="00B44DFE">
        <w:rPr>
          <w:highlight w:val="cyan"/>
        </w:rPr>
        <w:t xml:space="preserve"> – i.e., the moment-to-moment selection and modulation of </w:t>
      </w:r>
      <w:r w:rsidRPr="00B44DFE">
        <w:rPr>
          <w:highlight w:val="cyan"/>
          <w:lang w:val="en-IL"/>
        </w:rPr>
        <w:t>specific representations</w:t>
      </w:r>
      <w:r w:rsidRPr="00B44DFE">
        <w:rPr>
          <w:highlight w:val="cyan"/>
        </w:rPr>
        <w:t xml:space="preserve"> from competing </w:t>
      </w:r>
      <w:r w:rsidRPr="00B44DFE">
        <w:rPr>
          <w:highlight w:val="cyan"/>
          <w:lang w:val="en-IL"/>
        </w:rPr>
        <w:t>context relevant- and/or associative- representations</w:t>
      </w:r>
      <w:r w:rsidRPr="00B44DFE">
        <w:rPr>
          <w:highlight w:val="cyan"/>
        </w:rPr>
        <w:t>?</w:t>
      </w:r>
      <w:r w:rsidRPr="00B44DFE">
        <w:rPr>
          <w:highlight w:val="cyan"/>
          <w:lang w:val="en-IL"/>
        </w:rPr>
        <w:t xml:space="preserve"> Furthermore, how does internal attention interact with other factors, such as WM and emotional states </w:t>
      </w:r>
      <w:r w:rsidRPr="00B44DFE">
        <w:rPr>
          <w:highlight w:val="cyan"/>
          <w:lang w:val="en-IL"/>
        </w:rPr>
        <w:fldChar w:fldCharType="begin" w:fldLock="1"/>
      </w:r>
      <w:r w:rsidRPr="00B44DFE">
        <w:rPr>
          <w:highlight w:val="cyan"/>
          <w:lang w:val="en-IL"/>
        </w:rPr>
        <w:instrText>ADDIN CSL_CITATION {"citationItems":[{"id":"ITEM-1","itemData":{"DOI":"10.1037/cns0000180","ISBN":"2326-5531(Electronic),2326-5523(Print)","abstract":"We conducted an exploratory study of adult individual differences in the contents of mind-wandering experiences and in the moment-to-moment consistency of that off-task thought content within tasks. This secondary analysis of a published dataset (Kane et al., 2016) examined the content-based thought reports that 472–541 undergraduates made within five probed tasks across three sessions, and tested whether executive-control abilities (working memory capacity, attention-restraint ability), or personality dimensions of schizotypy (positive, disorganized, negative), predicted particular contents of task-unrelated thought (TUT) or the (in)stability of TUT content across successive thought reports. Latent-variable models indicated trait-like consistency in both TUT content and short-term TUT-content stability across tasks and sessions; some subjects mind-wandered about some things more than others, and some subjects were more temporally consistent in their TUT content than were others. Higher executive control was associated with more evaluative thoughts about task performance and fewer thoughts about current physical or emotional states; higher positive and disorganized schizotypy was associated with more fantastical-daydream and worry content. Contrary to expectations, executive ability correlated positively with TUT instability: higher-ability students had more shifting and varied TUT content within a task. Post hoc analysis suggested that better executive control predicted inconsistent TUT content because it also predicted shorter streaks of mind-wandering; tuning back in to task-related thought may decouple trains of off-task thought and afford novel spontaneous or cued thought content. [Data, sample analysis scripts and output, and article preprint are available via the Open Science Framework: https://osf.io/guhw7/]. (PsycINFO Database Record (c) 2019 APA, all rights reserved)","author":[{"dropping-particle":"","family":"Welhaf","given":"Matthew S","non-dropping-particle":"","parse-names":false,"suffix":""},{"dropping-particle":"","family":"Smeekens","given":"Bridget A","non-dropping-particle":"","parse-names":false,"suffix":""},{"dropping-particle":"","family":"Gazzia","given":"Nicholas C","non-dropping-particle":"","parse-names":false,"suffix":""},{"dropping-particle":"","family":"Perkins","given":"Joshua B","non-dropping-particle":"","parse-names":false,"suffix":""},{"dropping-particle":"","family":"Silvia","given":"Paul J","non-dropping-particle":"","parse-names":false,"suffix":""},{"dropping-particle":"","family":"Meier","given":"Matt E","non-dropping-particle":"","parse-names":false,"suffix":""},{"dropping-particle":"","family":"Kwapil","given":"Thomas R","non-dropping-particle":"","parse-names":false,"suffix":""},{"dropping-particle":"","family":"Kane","given":"Michael J","non-dropping-particle":"","parse-names":false,"suffix":""}],"container-title":"Psychology of Consciousness: Theory, Research, and Practice","id":"ITEM-1","issued":{"date-parts":[["2019"]]},"page":"No Pagination Specified-No Pagination Specified","publisher":"Educational Publishing Foundation","publisher-place":"Welhaf, Matthew S.: Department of Psychology, University of North Carolina at Greensboro, P.O. Box 26170, Greensboro, NC, US, 27402-6170, mswelhaf@uncg.edu","title":"An exploratory analysis of individual differences in mind wandering content and consistency.","type":"article-journal"},"uris":["http://www.mendeley.com/documents/?uuid=b39d8fcb-89c8-4f2b-b617-03475f341944"]},{"id":"ITEM-2","itemData":{"abstract":"Recent work has highlighted that the generation of thoughts unrelated to the current environment may be both a cause and a consequence of unhappiness. The current study used lag analysis to examine whether the relationship between self-generated thought and negative affect depends on the content of the thoughts themselves. We found that the emotional content could strongly predict subsequent mood (e.g. negative thoughts were associated with subsequent negative mood). However, this direct relationship was modulated by the socio-temporal content of the thoughts: thoughts that were past- and other-related were associated with subsequent negative mood, even if current thought content was positive. By contrast, future- and self-related thoughts preceded improvements of mood, even when current thought content was negative. These results highlight the important link between self-generated thought and mood and suggest that the socio-temporal content plays an important role in determining whether an individual's future affective state will be happy or sad.","author":[{"dropping-particle":"","family":"Ruby","given":"Florence J M","non-dropping-particle":"","parse-names":false,"suffix":""},{"dropping-particle":"","family":"Smallwood","given":"Jonathan","non-dropping-particle":"","parse-names":false,"suffix":""},{"dropping-particle":"","family":"Engen","given":"Haakon","non-dropping-particle":"","parse-names":false,"suffix":""},{"dropping-particle":"","family":"Singer","given":"Tania","non-dropping-particle":"","parse-names":false,"suffix":""}],"container-title":"PLOS ONE","id":"ITEM-2","issue":"10","issued":{"date-parts":[["2013","10","23"]]},"page":"e77554","publisher":"Public Library of Science","title":"How Self-Generated Thought Shapes Mood—The Relation between Mind-Wandering and Mood Depends on the Socio-Temporal Content of Thoughts","type":"article-journal","volume":"8"},"uris":["http://www.mendeley.com/documents/?uuid=376f23ae-52e4-43e8-a0e7-39b5a29ceada"]}],"mendeley":{"formattedCitation":"(Ruby, Smallwood, Engen, &amp; Singer, 2013; Welhaf et al., 2019)","plainTextFormattedCitation":"(Ruby, Smallwood, Engen, &amp; Singer, 2013; Welhaf et al., 2019)","previouslyFormattedCitation":"(Ruby, Smallwood, Engen, &amp; Singer, 2013; Welhaf et al., 2019)"},"properties":{"noteIndex":0},"schema":"https://github.com/citation-style-language/schema/raw/master/csl-citation.json"}</w:instrText>
      </w:r>
      <w:r w:rsidRPr="00B44DFE">
        <w:rPr>
          <w:highlight w:val="cyan"/>
          <w:lang w:val="en-IL"/>
        </w:rPr>
        <w:fldChar w:fldCharType="separate"/>
      </w:r>
      <w:r w:rsidRPr="00B44DFE">
        <w:rPr>
          <w:noProof/>
          <w:highlight w:val="cyan"/>
          <w:lang w:val="en-IL"/>
        </w:rPr>
        <w:t>(Ruby, Smallwood, Engen, &amp; Singer, 2013; Welhaf et al., 2019)</w:t>
      </w:r>
      <w:r w:rsidRPr="00B44DFE">
        <w:rPr>
          <w:highlight w:val="cyan"/>
          <w:lang w:val="en-IL"/>
        </w:rPr>
        <w:fldChar w:fldCharType="end"/>
      </w:r>
      <w:r w:rsidRPr="00B44DFE">
        <w:rPr>
          <w:highlight w:val="cyan"/>
          <w:lang w:val="en-IL"/>
        </w:rPr>
        <w:t>, which may additionally influence temporal variability in thought content</w:t>
      </w:r>
      <w:r w:rsidRPr="00B44DFE">
        <w:rPr>
          <w:rStyle w:val="CommentReference"/>
          <w:highlight w:val="cyan"/>
        </w:rPr>
        <w:annotationRef/>
      </w:r>
      <w:r w:rsidRPr="00B44DFE">
        <w:rPr>
          <w:highlight w:val="cyan"/>
          <w:lang w:val="en-IL"/>
        </w:rPr>
        <w:t>?</w:t>
      </w:r>
    </w:p>
    <w:p w14:paraId="755DD4E4" w14:textId="3B693102" w:rsidR="00B44DFE" w:rsidRDefault="00B44DFE">
      <w:pPr>
        <w:pStyle w:val="CommentText"/>
      </w:pPr>
    </w:p>
  </w:comment>
  <w:comment w:id="328" w:author="עמית ברנשטיין" w:date="2020-03-08T20:16:00Z" w:initials="עב">
    <w:p w14:paraId="5ECE86FF" w14:textId="2FB56426" w:rsidR="00BD49C6" w:rsidRDefault="00BD49C6">
      <w:pPr>
        <w:pStyle w:val="CommentText"/>
      </w:pPr>
      <w:r>
        <w:rPr>
          <w:rStyle w:val="CommentReference"/>
        </w:rPr>
        <w:annotationRef/>
      </w:r>
      <w:r>
        <w:t>IFTY – LETS DISCUSS STRUCTURE HERE. NOW, THIS IS THE FIRST TIME YOU RELATE TO AN IDEA PRESENTED AS SOMETHING NEW, A QUESTION, A GAP. EVERYTHING ABOVE IS MORE OR LESS PRESENTED AS A KNOWN FACT (E.G., INCLUDING ON INTERNAL ATTENTION AND WM IN AWARENESS AND STREAM OF THOUGHT)…</w:t>
      </w:r>
    </w:p>
  </w:comment>
  <w:comment w:id="329" w:author="עמית ברנשטיין" w:date="2020-03-08T20:19:00Z" w:initials="עב">
    <w:p w14:paraId="4E97A86E" w14:textId="41237D76" w:rsidR="00BD49C6" w:rsidRDefault="00BD49C6">
      <w:pPr>
        <w:pStyle w:val="CommentText"/>
      </w:pPr>
      <w:r>
        <w:rPr>
          <w:rStyle w:val="CommentReference"/>
        </w:rPr>
        <w:annotationRef/>
      </w:r>
      <w:r>
        <w:t xml:space="preserve">TRANSITION TO THIS SENTENCE NEEDS TO BE DIFFERENT. IT COMES OUT OF NOWHERE. </w:t>
      </w:r>
    </w:p>
  </w:comment>
  <w:comment w:id="362" w:author="עמית ברנשטיין" w:date="2020-01-09T09:54:00Z" w:initials="עב">
    <w:p w14:paraId="351915E3" w14:textId="1EA41BA5" w:rsidR="00BD49C6" w:rsidRDefault="00BD49C6">
      <w:pPr>
        <w:pStyle w:val="CommentText"/>
      </w:pPr>
      <w:r>
        <w:rPr>
          <w:rStyle w:val="CommentReference"/>
        </w:rPr>
        <w:annotationRef/>
      </w:r>
      <w:r>
        <w:t>IFTY – GOO DIDREICTION – BUT THIS THEN NEEDS TO SET UP YOUR NEXT FOCUS/PARAGRAPH...YOU MUST PLANT THE SEED THAT READERS NOW WANT OT UNDERSATND INTENRAL ATTENTION IN A SYSTEM…AS IS, IT READS LIKE A NEW IDEA…</w:t>
      </w:r>
    </w:p>
  </w:comment>
  <w:comment w:id="331" w:author="עמית ברנשטיין" w:date="2020-03-08T20:25:00Z" w:initials="עב">
    <w:p w14:paraId="249F2AB9" w14:textId="7BA9360E" w:rsidR="00BD49C6" w:rsidRDefault="00BD49C6">
      <w:pPr>
        <w:pStyle w:val="CommentText"/>
      </w:pPr>
      <w:r>
        <w:rPr>
          <w:rStyle w:val="CommentReference"/>
        </w:rPr>
        <w:annotationRef/>
      </w:r>
      <w:r>
        <w:t xml:space="preserve">NOW, THIS IS THE CRITICAL TRANSITION TO THE MODEL AND NEED FOR IT. SEEMS STRANGE. IT'S A VERY LONG DRUM ROLE TO GET TO A FAIRLY SMALL SYMBOL CRASH…..LETS DISCSUS SO THAT WE CAN REVISE THIS PARAGRAPH. IT NEEDS HEAVY LIFTING, I THINK. </w:t>
      </w:r>
    </w:p>
  </w:comment>
  <w:comment w:id="399" w:author="עמית ברנשטיין" w:date="2020-03-11T08:35:00Z" w:initials="עב">
    <w:p w14:paraId="468E16F2" w14:textId="19B82C8C" w:rsidR="00BD49C6" w:rsidRDefault="00BD49C6">
      <w:pPr>
        <w:pStyle w:val="CommentText"/>
      </w:pPr>
      <w:r>
        <w:rPr>
          <w:rStyle w:val="CommentReference"/>
        </w:rPr>
        <w:annotationRef/>
      </w:r>
      <w:r>
        <w:t>THIS IS A DIFFERENT IDEA/HEADER/SECTION…I.E., THIS A QUICK TRANSITION TO A LIMITATION IN EXISTING KNOWLEDGE</w:t>
      </w:r>
    </w:p>
  </w:comment>
  <w:comment w:id="462" w:author="עמית ברנשטיין" w:date="2020-03-09T14:55:00Z" w:initials="עב">
    <w:p w14:paraId="05781803" w14:textId="3837055A" w:rsidR="00BD49C6" w:rsidRDefault="00BD49C6">
      <w:pPr>
        <w:pStyle w:val="CommentText"/>
      </w:pPr>
      <w:r>
        <w:rPr>
          <w:rStyle w:val="CommentReference"/>
        </w:rPr>
        <w:annotationRef/>
      </w:r>
      <w:r>
        <w:t>HERE IS WHEREE SOME READERS WILL EXPECT SOME CONTEXTUALIZATIOJ OR REFERRAL TO EXISGTING IDEAS OR MODELS….</w:t>
      </w:r>
    </w:p>
  </w:comment>
  <w:comment w:id="468" w:author="עמית ברנשטיין" w:date="2020-03-09T14:56:00Z" w:initials="עב">
    <w:p w14:paraId="1E2F90B1" w14:textId="77777777" w:rsidR="00BD49C6" w:rsidRDefault="00BD49C6" w:rsidP="00ED436B">
      <w:pPr>
        <w:pStyle w:val="CommentText"/>
      </w:pPr>
      <w:r>
        <w:rPr>
          <w:rStyle w:val="CommentReference"/>
        </w:rPr>
        <w:annotationRef/>
      </w:r>
      <w:r>
        <w:t>MAYBE THIS SHOULD BE A SEPARATE SECTION – I.E., B/C ITS 3 PARAGRAPHS DOWN INTO THE SECTION</w:t>
      </w:r>
    </w:p>
  </w:comment>
  <w:comment w:id="474" w:author="עמית ברנשטיין" w:date="2020-03-08T20:27:00Z" w:initials="עב">
    <w:p w14:paraId="02F91E06" w14:textId="76BC0F0F" w:rsidR="00BD49C6" w:rsidRDefault="00BD49C6">
      <w:pPr>
        <w:pStyle w:val="CommentText"/>
      </w:pPr>
      <w:r>
        <w:rPr>
          <w:rStyle w:val="CommentReference"/>
        </w:rPr>
        <w:annotationRef/>
      </w:r>
      <w:r>
        <w:t>OK BUT WE SORT OF BRING A SOLUTION OUT OF THE BLUE, BEFORE I SOME READERS WILL UNDERSTAND WHAT PROBLEM WE ARE TRYING TO SOLVE?</w:t>
      </w:r>
    </w:p>
  </w:comment>
  <w:comment w:id="479" w:author="עמית ברנשטיין" w:date="2020-03-11T08:37:00Z" w:initials="עב">
    <w:p w14:paraId="249E9185" w14:textId="4915A296" w:rsidR="00BD49C6" w:rsidRDefault="00BD49C6">
      <w:pPr>
        <w:pStyle w:val="CommentText"/>
      </w:pPr>
      <w:r>
        <w:rPr>
          <w:rStyle w:val="CommentReference"/>
        </w:rPr>
        <w:annotationRef/>
      </w:r>
      <w:r>
        <w:t>SEEMS THAT ONE OF MAJOR BENEITS OF DYNAMIC SYTEMS IT THAT THEY CAN ACCOUNT OR TEMPORLA DYNAMICS OF INTER-ACTING PROCESSES….IMPORTANT THAT THE READER UNDERSTAND HOW ABOVE SECTIOJS ‘LED’, TOGETHER’, TO THIS SECTION AND IDEA</w:t>
      </w:r>
    </w:p>
  </w:comment>
  <w:comment w:id="496" w:author="עמית ברנשטיין" w:date="2020-03-08T20:28:00Z" w:initials="עב">
    <w:p w14:paraId="50A022F3" w14:textId="2D73EC56" w:rsidR="00BD49C6" w:rsidRDefault="00BD49C6">
      <w:pPr>
        <w:pStyle w:val="CommentText"/>
      </w:pPr>
      <w:r>
        <w:rPr>
          <w:rStyle w:val="CommentReference"/>
        </w:rPr>
        <w:annotationRef/>
      </w:r>
      <w:r>
        <w:t xml:space="preserve">THIS IS GETTING CONFUSING – ARE YOU NOW DISTINGUISHING BETWEEN COGNITON AND AFFECTIVE PROCESSSES FROM THINKING AND FEELING? </w:t>
      </w:r>
    </w:p>
  </w:comment>
  <w:comment w:id="590" w:author="עמית ברנשטיין" w:date="2020-03-08T20:29:00Z" w:initials="עב">
    <w:p w14:paraId="46448F8F" w14:textId="1EF7F9A6" w:rsidR="00BD49C6" w:rsidRDefault="00BD49C6">
      <w:pPr>
        <w:pStyle w:val="CommentText"/>
      </w:pPr>
      <w:r>
        <w:rPr>
          <w:rStyle w:val="CommentReference"/>
        </w:rPr>
        <w:annotationRef/>
      </w:r>
      <w:r>
        <w:t xml:space="preserve">SUDDENTLY “MEMORY” INTRODUCED? </w:t>
      </w:r>
    </w:p>
  </w:comment>
  <w:comment w:id="599" w:author="עמית ברנשטיין" w:date="2020-03-08T20:30:00Z" w:initials="עב">
    <w:p w14:paraId="2A311632" w14:textId="7AD9D2A3" w:rsidR="00BD49C6" w:rsidRDefault="00BD49C6">
      <w:pPr>
        <w:pStyle w:val="CommentText"/>
      </w:pPr>
      <w:r>
        <w:rPr>
          <w:rStyle w:val="CommentReference"/>
        </w:rPr>
        <w:annotationRef/>
      </w:r>
      <w:r>
        <w:t>OK, BUT NOW SUDDENTLY YOU’RE PROPOSING TO SOLVE A NEW PROBLEM THAT READER DIDN’T KNOW WE HAD, RIGHT? I THINK THIS IS B/C THE TRANSITION ABOVE TO THE NEED FOR THE MODEL IS PROBLEMATIC.</w:t>
      </w:r>
    </w:p>
  </w:comment>
  <w:comment w:id="629" w:author="עמית ברנשטיין" w:date="2020-03-11T08:38:00Z" w:initials="עב">
    <w:p w14:paraId="49FD9D00" w14:textId="503ADA5E" w:rsidR="00BD49C6" w:rsidRDefault="00BD49C6">
      <w:pPr>
        <w:pStyle w:val="CommentText"/>
      </w:pPr>
      <w:r w:rsidRPr="00E94C66">
        <w:rPr>
          <w:rStyle w:val="CommentReference"/>
          <w:highlight w:val="green"/>
        </w:rPr>
        <w:annotationRef/>
      </w:r>
      <w:r w:rsidRPr="00E94C66">
        <w:rPr>
          <w:highlight w:val="green"/>
        </w:rPr>
        <w:t>THIS IS CLEAR. GOOD HERE. MAJOR GOAL IS TO REVISE ABOVE ‘TRANSITION PARAGRAPHS’ BEGINNING WITH TEMPORAL DYNAMICS UNTIL THIS POINT IN MANUSCRIPT.</w:t>
      </w:r>
      <w:r>
        <w:t xml:space="preserve"> </w:t>
      </w:r>
    </w:p>
  </w:comment>
  <w:comment w:id="631" w:author="עמית ברנשטיין" w:date="2020-01-09T10:55:00Z" w:initials="עב">
    <w:p w14:paraId="0DF18666" w14:textId="0E0B5BBF" w:rsidR="00BD49C6" w:rsidRDefault="00BD49C6">
      <w:pPr>
        <w:pStyle w:val="CommentText"/>
      </w:pPr>
      <w:r>
        <w:rPr>
          <w:rStyle w:val="CommentReference"/>
        </w:rPr>
        <w:annotationRef/>
      </w:r>
      <w:r>
        <w:t xml:space="preserve">THIS IS NOT SOMETHING ELSE – INCLUDING FEELING? </w:t>
      </w:r>
      <w:r>
        <w:rPr>
          <w:noProof/>
        </w:rPr>
        <w:t>LETS DISCUSS IFTY - WE WILL NEED TO BE CONSISTENT WITH RESPECT OT THE HIUHGER-LEVEL PHENOMENON OF INTEREST....FROM THE BEGINNING OF PAEPR TO HERE....SO READER UNDERSTANDS WHAT WE ARE TRYING TO UNDERSTAND...</w:t>
      </w:r>
    </w:p>
  </w:comment>
  <w:comment w:id="632" w:author="עמית ברנשטיין" w:date="2020-03-11T08:39:00Z" w:initials="עב">
    <w:p w14:paraId="222F0E0D" w14:textId="794CA9FD" w:rsidR="00BD49C6" w:rsidRDefault="00BD49C6">
      <w:pPr>
        <w:pStyle w:val="CommentText"/>
      </w:pPr>
      <w:r>
        <w:rPr>
          <w:rStyle w:val="CommentReference"/>
        </w:rPr>
        <w:annotationRef/>
      </w:r>
      <w:r>
        <w:t xml:space="preserve">OK BUT SEEMS LIKE THIS IS FAIRLY NARROW ‘WHAT WE DO’T KNOW’, RIGHT? </w:t>
      </w:r>
    </w:p>
  </w:comment>
  <w:comment w:id="643" w:author="עמית ברנשטיין" w:date="2020-03-08T20:31:00Z" w:initials="עב">
    <w:p w14:paraId="7763CBC4" w14:textId="677955B2" w:rsidR="00BD49C6" w:rsidRDefault="00BD49C6">
      <w:pPr>
        <w:pStyle w:val="CommentText"/>
      </w:pPr>
      <w:r>
        <w:rPr>
          <w:rStyle w:val="CommentReference"/>
        </w:rPr>
        <w:annotationRef/>
      </w:r>
      <w:r>
        <w:t>AGAIN- I THINK THIS LANGUAGE/TERMINOLOGY MAY NOT BE UNDERSTOOD AS YOU INTEND?</w:t>
      </w:r>
    </w:p>
  </w:comment>
  <w:comment w:id="650" w:author="עמית ברנשטיין" w:date="2020-01-09T10:57:00Z" w:initials="עב">
    <w:p w14:paraId="40F1E54B" w14:textId="010323AF" w:rsidR="00BD49C6" w:rsidRDefault="00BD49C6">
      <w:pPr>
        <w:pStyle w:val="CommentText"/>
      </w:pPr>
      <w:r>
        <w:rPr>
          <w:rStyle w:val="CommentReference"/>
        </w:rPr>
        <w:annotationRef/>
      </w:r>
      <w:r>
        <w:t>I THINK “INTERNAL FOCUS OF ATT</w:t>
      </w:r>
      <w:r>
        <w:rPr>
          <w:noProof/>
        </w:rPr>
        <w:t xml:space="preserve">ENTION" IS CONFUSING LANGAUGE. CAN YOU TRY TO REVISE. SIMPLIFY. USE LANGAUGE FROM ABOVE PARAGRAPHS. </w:t>
      </w:r>
    </w:p>
  </w:comment>
  <w:comment w:id="649" w:author="יפתח עמיר" w:date="2020-01-07T12:25:00Z" w:initials="יע">
    <w:p w14:paraId="31FC0EE2" w14:textId="31FF096F" w:rsidR="00BD49C6" w:rsidRPr="0056600A" w:rsidRDefault="00BD49C6">
      <w:pPr>
        <w:pStyle w:val="CommentText"/>
      </w:pPr>
      <w:r>
        <w:rPr>
          <w:rStyle w:val="CommentReference"/>
        </w:rPr>
        <w:annotationRef/>
      </w:r>
      <w:r>
        <w:t>Isn’t this the same as the next paragraph? We can take it out?</w:t>
      </w:r>
    </w:p>
  </w:comment>
  <w:comment w:id="648" w:author="עמית ברנשטיין" w:date="2020-01-09T11:04:00Z" w:initials="עב">
    <w:p w14:paraId="4FE2EBD1" w14:textId="3FF67B6F" w:rsidR="00BD49C6" w:rsidRDefault="00BD49C6">
      <w:pPr>
        <w:pStyle w:val="CommentText"/>
      </w:pPr>
      <w:r w:rsidRPr="00C622CD">
        <w:rPr>
          <w:rStyle w:val="CommentReference"/>
          <w:highlight w:val="cyan"/>
        </w:rPr>
        <w:annotationRef/>
      </w:r>
      <w:r w:rsidRPr="00C622CD">
        <w:rPr>
          <w:highlight w:val="cyan"/>
        </w:rPr>
        <w:t>THIS NEEDS TO E</w:t>
      </w:r>
      <w:r w:rsidRPr="00C622CD">
        <w:rPr>
          <w:noProof/>
          <w:highlight w:val="cyan"/>
        </w:rPr>
        <w:t>RE-WRITTEN. . FIRST, IT NEEDS TO BE MORE CLEAR WHAT HIGHER-LEVEL PHENOMENA CAN'T BE EXPLAINED AND WHY. I.E., COG VULNERABIITY IS NOT HTE ONLY ONE....AND YOU WANT TO CLARIFY WHETHER ITS ROLE OF INTERNAL ATTENTION OR ROLE OF THIS SYSTEM IN THESE PHENOMENON(A) OF INTEREST. LETS DISCUSS THIS POINT SO ITS CLEAR HERE. MY SNESE IS ITS OK ALSO TO FOCUS ON INTERNAL ATTENTION FOR XYZ HIHGER-LEVEL PHENOMENA IMPORTANT TO ADAPTATION (E.G., XXXXXX) AS WELL AS MALADPATATION (E.G., COGNITIVER VULNERABILITY IN MENTAL HEALTH PROBLEMS)</w:t>
      </w:r>
    </w:p>
  </w:comment>
  <w:comment w:id="651" w:author="עמית ברנשטיין" w:date="2020-03-11T08:40:00Z" w:initials="עב">
    <w:p w14:paraId="0F922104" w14:textId="6F60F92A" w:rsidR="00BD49C6" w:rsidRDefault="00BD49C6">
      <w:pPr>
        <w:pStyle w:val="CommentText"/>
      </w:pPr>
      <w:r>
        <w:rPr>
          <w:rStyle w:val="CommentReference"/>
        </w:rPr>
        <w:annotationRef/>
      </w:r>
      <w:r>
        <w:t xml:space="preserve">Integrate this into ABOVE PARAGRAPH. THIS SUBSECTIOJ NNEEDS TO BE SIGNIFICANTLY REVISED. I.E., GO BACK TO NEED FOR DYN SYSTEMS MODEL TO </w:t>
      </w:r>
      <w:r>
        <w:rPr>
          <w:noProof/>
        </w:rPr>
        <w:t>CHARACTERIZE MOMENTARYSTATES XYZ AND TRAJECTORIES ETC...LINK IT BACK TO EARLIER PART OF INTRO. KEEP IT SIMPLE, ACCURATE BUT ALSO COMPREHENISVE ENOUGH. LET ME KNOW IF YOU WANT TO DISCUSS THIS OR IF YOU DON'T FOLLOW WHAT I MEAN.</w:t>
      </w:r>
    </w:p>
  </w:comment>
  <w:comment w:id="654" w:author="עמית ברנשטיין" w:date="2020-03-08T20:31:00Z" w:initials="עב">
    <w:p w14:paraId="34D9755E" w14:textId="76A9A1DB" w:rsidR="00BD49C6" w:rsidRDefault="00BD49C6">
      <w:pPr>
        <w:pStyle w:val="CommentText"/>
      </w:pPr>
      <w:r>
        <w:rPr>
          <w:rStyle w:val="CommentReference"/>
        </w:rPr>
        <w:annotationRef/>
      </w:r>
      <w:r>
        <w:t>BUT YOU DIDN’T RELATE TO CHARACTERIZING “MOMENTARY STATES”, DID YOU? AND YOU’VE ALREADY TRANSITINOED TO TRAJECTORIES?</w:t>
      </w:r>
    </w:p>
  </w:comment>
  <w:comment w:id="659" w:author="עמית ברנשטיין" w:date="2020-03-08T20:32:00Z" w:initials="עב">
    <w:p w14:paraId="64B3367B" w14:textId="051250D0" w:rsidR="00BD49C6" w:rsidRDefault="00BD49C6">
      <w:pPr>
        <w:pStyle w:val="CommentText"/>
      </w:pPr>
      <w:r w:rsidRPr="007734BD">
        <w:rPr>
          <w:rStyle w:val="CommentReference"/>
          <w:highlight w:val="yellow"/>
        </w:rPr>
        <w:annotationRef/>
      </w:r>
      <w:r w:rsidRPr="007734BD">
        <w:rPr>
          <w:highlight w:val="yellow"/>
        </w:rPr>
        <w:t>YOU THROW THIS OUT THERE BUT DON’T EXPLAIN- I DON’T FOLLOW LOGIC. IS ALL THIS NEEDED HERE TO BEGIN WITH? OR CAN IT COME UP LATER ONCE MODEL IS INTRODUCED?</w:t>
      </w:r>
    </w:p>
  </w:comment>
  <w:comment w:id="671" w:author="עמית ברנשטיין" w:date="2020-03-11T11:50:00Z" w:initials="עב">
    <w:p w14:paraId="5DA9304C" w14:textId="3127D2F3" w:rsidR="00BD49C6" w:rsidRDefault="00BD49C6">
      <w:pPr>
        <w:pStyle w:val="CommentText"/>
      </w:pPr>
      <w:r>
        <w:rPr>
          <w:rStyle w:val="CommentReference"/>
        </w:rPr>
        <w:annotationRef/>
      </w:r>
      <w:r>
        <w:t>ONE APPROACH TO THE PROBLEM</w:t>
      </w:r>
      <w:r>
        <w:rPr>
          <w:noProof/>
        </w:rPr>
        <w:t>S HIGHLIGHTED ABOVE IS TO SIGNIFICANTLY SHORTEN THE INTRO AND TO GET INTO THE MODEL EARLIER.</w:t>
      </w:r>
    </w:p>
  </w:comment>
  <w:comment w:id="675" w:author="עמית ברנשטיין" w:date="2020-03-11T11:43:00Z" w:initials="עב">
    <w:p w14:paraId="0966D7E1" w14:textId="4C0427DE" w:rsidR="00BD49C6" w:rsidRDefault="00BD49C6">
      <w:pPr>
        <w:pStyle w:val="CommentText"/>
      </w:pPr>
      <w:r>
        <w:rPr>
          <w:rStyle w:val="CommentReference"/>
        </w:rPr>
        <w:annotationRef/>
      </w:r>
      <w:r>
        <w:t xml:space="preserve">FROM HERE DOWN, PAPER IS VERY STRONG. SEEMS LIKE MAJOR LINK TO REVISE IS CONNECTING PARAGRAPHS BETWEEN INTRO AND THE MODEL. </w:t>
      </w:r>
    </w:p>
  </w:comment>
  <w:comment w:id="690" w:author="עמית ברנשטיין" w:date="2020-03-11T11:44:00Z" w:initials="עב">
    <w:p w14:paraId="6056A3C2" w14:textId="22F62DCF" w:rsidR="00BD49C6" w:rsidRDefault="00BD49C6">
      <w:pPr>
        <w:pStyle w:val="CommentText"/>
      </w:pPr>
      <w:r w:rsidRPr="006E47CD">
        <w:rPr>
          <w:rStyle w:val="CommentReference"/>
          <w:highlight w:val="yellow"/>
        </w:rPr>
        <w:annotationRef/>
      </w:r>
      <w:r w:rsidRPr="006E47CD">
        <w:rPr>
          <w:highlight w:val="yellow"/>
        </w:rPr>
        <w:t xml:space="preserve">MORE THAN THIS. ITS ALSO </w:t>
      </w:r>
      <w:r w:rsidRPr="00DC4CB4">
        <w:rPr>
          <w:b/>
          <w:bCs/>
          <w:highlight w:val="yellow"/>
        </w:rPr>
        <w:t>HOW THE PARTS BECOME A WHOLE</w:t>
      </w:r>
      <w:r w:rsidRPr="006E47CD">
        <w:rPr>
          <w:highlight w:val="yellow"/>
        </w:rPr>
        <w:t>….OR HOW THERE ARE EMERGENT PROPERTIES OF THE DYNAMIC SYSTEM….NOT JUST HOW INDIVIDUAL MOMENTS UNFOLD IN TIME. YOU FOLLOW WHATI MEAN? THIS IS IMPORTANT, AND YOU ALLUDE TO IT IN INTRO ABOVE. THIS IS THE PLACE TO DELIVER ON THAT PROMISE/DIRECTION..</w:t>
      </w:r>
    </w:p>
  </w:comment>
  <w:comment w:id="722" w:author="עמית ברנשטיין" w:date="2020-03-11T11:46:00Z" w:initials="עב">
    <w:p w14:paraId="20AD05D4" w14:textId="3D25DE2B" w:rsidR="00BD49C6" w:rsidRDefault="00BD49C6">
      <w:pPr>
        <w:pStyle w:val="CommentText"/>
      </w:pPr>
      <w:r w:rsidRPr="006E47CD">
        <w:rPr>
          <w:rStyle w:val="CommentReference"/>
          <w:highlight w:val="yellow"/>
        </w:rPr>
        <w:annotationRef/>
      </w:r>
      <w:r w:rsidRPr="006E47CD">
        <w:rPr>
          <w:highlight w:val="yellow"/>
        </w:rPr>
        <w:t>I SUGGEST YOU USE ‘EMNOTIOUN’ AND NOT AFFECT, B/C YOU REGULARLY USE THE WORD AFFECT TO MEAN ‘INFLUENCE/IMPACT’…</w:t>
      </w:r>
    </w:p>
  </w:comment>
  <w:comment w:id="746" w:author="עמית ברנשטיין" w:date="2020-03-11T11:49:00Z" w:initials="עב">
    <w:p w14:paraId="0517F47A" w14:textId="6E157BD8" w:rsidR="00BD49C6" w:rsidRDefault="00BD49C6">
      <w:pPr>
        <w:pStyle w:val="CommentText"/>
      </w:pPr>
      <w:r>
        <w:rPr>
          <w:rStyle w:val="CommentReference"/>
        </w:rPr>
        <w:annotationRef/>
      </w:r>
      <w:r>
        <w:t>CAN YOU COMBINE A AND B. I DON’T UNDERSTANDE WHY THEY ARE SEPARATED HERE?</w:t>
      </w:r>
    </w:p>
  </w:comment>
  <w:comment w:id="769" w:author="עמית ברנשטיין" w:date="2020-03-11T11:49:00Z" w:initials="עב">
    <w:p w14:paraId="6FE62DC0" w14:textId="68F3C734" w:rsidR="00BD49C6" w:rsidRDefault="00BD49C6">
      <w:pPr>
        <w:pStyle w:val="CommentText"/>
      </w:pPr>
      <w:r>
        <w:rPr>
          <w:rStyle w:val="CommentReference"/>
        </w:rPr>
        <w:annotationRef/>
      </w:r>
      <w:r>
        <w:t>I GOT TO THIS POINT AND THERE IS LIMITED FOCUS ON THE COMPUTATION ELEMENT/APPROACH TO THE MODEL. IS THAT INTENTIONAL? THINK CAREFULLY WHERE THE COMPUTATION APPROACH NEEDS TO BE INTRODUCED</w:t>
      </w:r>
    </w:p>
  </w:comment>
  <w:comment w:id="773" w:author="יפתח עמיר" w:date="2019-12-24T10:54:00Z" w:initials="יע">
    <w:p w14:paraId="7583D16B" w14:textId="77777777" w:rsidR="00BD49C6" w:rsidRPr="0061369D" w:rsidRDefault="00BD49C6" w:rsidP="00551FAB">
      <w:pPr>
        <w:pStyle w:val="CommentText"/>
      </w:pPr>
      <w:r>
        <w:rPr>
          <w:rStyle w:val="CommentReference"/>
        </w:rPr>
        <w:annotationRef/>
      </w:r>
      <w:r>
        <w:t xml:space="preserve">Do you think we can just remove this section now? It seems very </w:t>
      </w:r>
      <w:proofErr w:type="spellStart"/>
      <w:r>
        <w:t>reptitive</w:t>
      </w:r>
      <w:proofErr w:type="spellEnd"/>
    </w:p>
  </w:comment>
  <w:comment w:id="777" w:author="יפתח עמיר" w:date="2019-12-24T10:54:00Z" w:initials="יע">
    <w:p w14:paraId="5E5E983C" w14:textId="720E7C6C" w:rsidR="00BD49C6" w:rsidRPr="0061369D" w:rsidRDefault="00BD49C6">
      <w:pPr>
        <w:pStyle w:val="CommentText"/>
      </w:pPr>
      <w:r>
        <w:rPr>
          <w:rStyle w:val="CommentReference"/>
        </w:rPr>
        <w:annotationRef/>
      </w:r>
      <w:r>
        <w:t xml:space="preserve">Do you think we can just remove this section now? It seems very </w:t>
      </w:r>
      <w:proofErr w:type="spellStart"/>
      <w:r>
        <w:t>reptitive</w:t>
      </w:r>
      <w:proofErr w:type="spellEnd"/>
    </w:p>
  </w:comment>
  <w:comment w:id="794" w:author="עמית ברנשטיין" w:date="2019-11-21T14:30:00Z" w:initials="עב">
    <w:p w14:paraId="66C26C7B" w14:textId="5BDFAE60" w:rsidR="00BD49C6" w:rsidRDefault="00BD49C6">
      <w:pPr>
        <w:pStyle w:val="CommentText"/>
      </w:pPr>
      <w:r>
        <w:rPr>
          <w:rStyle w:val="CommentReference"/>
        </w:rPr>
        <w:annotationRef/>
      </w:r>
      <w:r>
        <w:t>LETS DISCUSS</w:t>
      </w:r>
    </w:p>
  </w:comment>
  <w:comment w:id="793" w:author="עמית ברנשטיין" w:date="2019-11-21T14:34:00Z" w:initials="עב">
    <w:p w14:paraId="66C795A0" w14:textId="7A83EBE7" w:rsidR="00BD49C6" w:rsidRDefault="00BD49C6">
      <w:pPr>
        <w:pStyle w:val="CommentText"/>
      </w:pPr>
      <w:r>
        <w:rPr>
          <w:rStyle w:val="CommentReference"/>
        </w:rPr>
        <w:annotationRef/>
      </w:r>
      <w:r>
        <w:t>BTW - YOU SEEM TO RE-STATE THIS BELW IN SYNOPSIS. THAT CONFUSED ME A BIT. LETS DISCSUS STRUCTURE</w:t>
      </w:r>
    </w:p>
  </w:comment>
  <w:comment w:id="799" w:author="עמית ברנשטיין" w:date="2019-11-21T14:33:00Z" w:initials="עב">
    <w:p w14:paraId="636AA49F" w14:textId="1F5481A7" w:rsidR="00BD49C6" w:rsidRDefault="00BD49C6">
      <w:pPr>
        <w:pStyle w:val="CommentText"/>
      </w:pPr>
      <w:r>
        <w:rPr>
          <w:rStyle w:val="CommentReference"/>
        </w:rPr>
        <w:annotationRef/>
      </w:r>
      <w:r>
        <w:t xml:space="preserve">OK BUT YOU NOTED THIS ABOVE? IF I UNDERSATND YOUR RATIONALE FOR THE STRUCUTRE HER, I CAN TRY TO HELP. </w:t>
      </w:r>
    </w:p>
  </w:comment>
  <w:comment w:id="800" w:author="עמית ברנשטיין" w:date="2019-11-24T16:50:00Z" w:initials="עב">
    <w:p w14:paraId="6CFBDE70" w14:textId="477074CC" w:rsidR="00BD49C6" w:rsidRDefault="00BD49C6">
      <w:pPr>
        <w:pStyle w:val="CommentText"/>
      </w:pPr>
      <w:r w:rsidRPr="00C96E88">
        <w:rPr>
          <w:rStyle w:val="CommentReference"/>
          <w:highlight w:val="cyan"/>
        </w:rPr>
        <w:annotationRef/>
      </w:r>
      <w:r w:rsidRPr="00C96E88">
        <w:rPr>
          <w:highlight w:val="cyan"/>
        </w:rPr>
        <w:t>YOU NEED TO INTRODUCE THESE IN PARAGRAPH ABOVE. THE MODEL IS MORE THAN JUST 4 COMPONENTS. ITS ALSO THESE PATHWAYS. AND TOGETHER,  YOU USE THEM TO EXPLAIN STATES, TRAJECTORIES AND VULNERAABILITY. CAN YOU TRY TO REVISE IN THIS WAY?</w:t>
      </w:r>
    </w:p>
  </w:comment>
  <w:comment w:id="798" w:author="עמית ברנשטיין" w:date="2019-11-24T17:29:00Z" w:initials="עב">
    <w:p w14:paraId="1A4B99E7" w14:textId="02556827" w:rsidR="00BD49C6" w:rsidRDefault="00BD49C6">
      <w:pPr>
        <w:pStyle w:val="CommentText"/>
      </w:pPr>
      <w:r w:rsidRPr="003556F8">
        <w:rPr>
          <w:rStyle w:val="CommentReference"/>
          <w:highlight w:val="yellow"/>
        </w:rPr>
        <w:annotationRef/>
      </w:r>
      <w:r w:rsidRPr="003556F8">
        <w:rPr>
          <w:highlight w:val="yellow"/>
        </w:rPr>
        <w:t>CAN THIS JUST BE DELETED? ISN’T IT IDENTICAL TO WHAT THE IMMEDIATELY PRECEDING PARAGRAPHS SAY? SEEMS IDENTICAL. INSTEAD, JUST DESCRIBE THE COMPONETNSA ND PATHWAYS BUT NOT RATIONALE FOR THEM ETC.</w:t>
      </w:r>
      <w:r>
        <w:t xml:space="preserve"> </w:t>
      </w:r>
    </w:p>
  </w:comment>
  <w:comment w:id="811" w:author="עמית ברנשטיין" w:date="2019-09-11T09:05:00Z" w:initials="עב">
    <w:p w14:paraId="41DFC43C" w14:textId="2E2E8E62" w:rsidR="00BD49C6" w:rsidRDefault="00BD49C6">
      <w:pPr>
        <w:pStyle w:val="CommentText"/>
      </w:pPr>
      <w:r w:rsidRPr="00DA20D0">
        <w:rPr>
          <w:rStyle w:val="CommentReference"/>
          <w:highlight w:val="yellow"/>
        </w:rPr>
        <w:annotationRef/>
      </w:r>
      <w:r w:rsidRPr="00DA20D0">
        <w:rPr>
          <w:highlight w:val="yellow"/>
        </w:rPr>
        <w:t>I THINK THERE IS A NEED TO  SIMPLY AND CLEARLY STATE EARLY ON IN THIS SECTION WHAT WE ARE SEEKING TO MODEL OR EXPLAIN. ITS NOT A BIT ‘MEURPAAL’. WE REFER TO THESE HIGH-LEVEL/VULNERABVILITY ETC PHENOMENA IN ADIFFERENT WAYS, USING DIFFERENT TERMS, ETC. HERE FOR EXAMPLE, (MAL)ADAPTIVE STATES…IF ITS CLEAR TO YOU HOW TO DO THIS, PLS DO SO. IF IT NOT, LETS MEET TO DSICSUS IT.</w:t>
      </w:r>
      <w:r>
        <w:t xml:space="preserve"> </w:t>
      </w:r>
    </w:p>
  </w:comment>
  <w:comment w:id="810" w:author="עמית ברנשטיין" w:date="2019-11-24T16:53:00Z" w:initials="עב">
    <w:p w14:paraId="3BF150ED" w14:textId="77777777" w:rsidR="00BD49C6" w:rsidRPr="00614E11" w:rsidRDefault="00BD49C6">
      <w:pPr>
        <w:pStyle w:val="CommentText"/>
        <w:rPr>
          <w:highlight w:val="cyan"/>
        </w:rPr>
      </w:pPr>
      <w:r w:rsidRPr="00614E11">
        <w:rPr>
          <w:rStyle w:val="CommentReference"/>
          <w:highlight w:val="cyan"/>
        </w:rPr>
        <w:annotationRef/>
      </w:r>
      <w:r w:rsidRPr="00614E11">
        <w:rPr>
          <w:highlight w:val="cyan"/>
        </w:rPr>
        <w:t xml:space="preserve">OK, 2 THINGS. FIRST, NOT SURE THIS IS WHAT SHOULD BE SAID HERE. OR WHERE THIS SHOULD BE. LETS DISCUSS HOW TO PRESENT THIS PART OF THE PAPER. PERHAPS HERE IS OK. BUT LETS TALK IT THROUGH. </w:t>
      </w:r>
    </w:p>
    <w:p w14:paraId="10E4CFB3" w14:textId="77777777" w:rsidR="00BD49C6" w:rsidRPr="00614E11" w:rsidRDefault="00BD49C6">
      <w:pPr>
        <w:pStyle w:val="CommentText"/>
        <w:rPr>
          <w:highlight w:val="cyan"/>
        </w:rPr>
      </w:pPr>
    </w:p>
    <w:p w14:paraId="39D8F51E" w14:textId="5C7FDFE2" w:rsidR="00BD49C6" w:rsidRDefault="00BD49C6">
      <w:pPr>
        <w:pStyle w:val="CommentText"/>
      </w:pPr>
      <w:r w:rsidRPr="00614E11">
        <w:rPr>
          <w:highlight w:val="cyan"/>
        </w:rPr>
        <w:t>ALSO - MANY WILL IMMEDIATELY ASK WHEHTER PREDICTIONS CAN BE MADE FROM REAL DATA - CAN YOU USE COLLECTED DATA IN THE MODE OR ONLY TO USE THE MODEL TO MAKE SIMULATIONS. LETS DISCUSS THIS CRITICAL SECOND ISSUE AS WELL.</w:t>
      </w:r>
      <w:r>
        <w:t xml:space="preserve"> </w:t>
      </w:r>
    </w:p>
  </w:comment>
  <w:comment w:id="812" w:author="עמית ברנשטיין" w:date="2019-11-24T17:36:00Z" w:initials="עב">
    <w:p w14:paraId="19E91C83" w14:textId="7AB76291" w:rsidR="00BD49C6" w:rsidRDefault="00BD49C6">
      <w:pPr>
        <w:pStyle w:val="CommentText"/>
      </w:pPr>
      <w:r w:rsidRPr="003556F8">
        <w:rPr>
          <w:rStyle w:val="CommentReference"/>
          <w:highlight w:val="cyan"/>
        </w:rPr>
        <w:annotationRef/>
      </w:r>
      <w:r w:rsidRPr="003556F8">
        <w:rPr>
          <w:highlight w:val="cyan"/>
        </w:rPr>
        <w:t>CAN THIS PART OF SENTENCE BE MORE PRECISE/CLARIFIED? I’M NOT SURE I UNDERSTAND WHAT THIS MEANS?A</w:t>
      </w:r>
    </w:p>
  </w:comment>
  <w:comment w:id="813" w:author="עמית ברנשטיין" w:date="2020-03-11T11:53:00Z" w:initials="עב">
    <w:p w14:paraId="32FBA52B" w14:textId="01EF3483" w:rsidR="00BD49C6" w:rsidRDefault="00BD49C6">
      <w:pPr>
        <w:pStyle w:val="CommentText"/>
      </w:pPr>
      <w:r>
        <w:rPr>
          <w:rStyle w:val="CommentReference"/>
        </w:rPr>
        <w:annotationRef/>
      </w:r>
      <w:r>
        <w:t xml:space="preserve">STRONG AND CLEAR – so far, strongest part of the paper. </w:t>
      </w:r>
      <w:proofErr w:type="spellStart"/>
      <w:r>
        <w:t>Its</w:t>
      </w:r>
      <w:proofErr w:type="spellEnd"/>
      <w:r>
        <w:t xml:space="preserve"> really excellent and is done. </w:t>
      </w:r>
    </w:p>
  </w:comment>
  <w:comment w:id="814" w:author="עמית ברנשטיין" w:date="2020-03-11T11:53:00Z" w:initials="עב">
    <w:p w14:paraId="5883AB8A" w14:textId="26524FBA" w:rsidR="00BD49C6" w:rsidRDefault="00BD49C6">
      <w:pPr>
        <w:pStyle w:val="CommentText"/>
      </w:pPr>
      <w:r>
        <w:rPr>
          <w:rStyle w:val="CommentReference"/>
        </w:rPr>
        <w:annotationRef/>
      </w:r>
      <w:r>
        <w:t>YOU USE DIFFERENT LANGAUE HERE TO DESCRIBE “THE PROPOSED DYNAMIC SYSTEM OF…..”</w:t>
      </w:r>
    </w:p>
  </w:comment>
  <w:comment w:id="891" w:author="עמית ברנשטיין" w:date="2020-03-11T12:11:00Z" w:initials="עב">
    <w:p w14:paraId="1597F126" w14:textId="63860E34" w:rsidR="00BD49C6" w:rsidRDefault="00BD49C6">
      <w:pPr>
        <w:pStyle w:val="CommentText"/>
      </w:pPr>
      <w:r>
        <w:rPr>
          <w:rStyle w:val="CommentReference"/>
        </w:rPr>
        <w:annotationRef/>
      </w:r>
      <w:r>
        <w:t>Pls note that THIS SETION IS 2-3 LONGER THAN ABOVE SECTIONS ON COMPONENTS. PLS READ THIS AND MAKE SURE THAT ALL IS ESSENTIAL HERE. AT MINMUM, LETS BREAK THIS UP INTO 2 PARAGRAPHS..</w:t>
      </w:r>
    </w:p>
  </w:comment>
  <w:comment w:id="900" w:author="עמית ברנשטיין" w:date="2020-03-11T12:00:00Z" w:initials="עב">
    <w:p w14:paraId="78AC7EEF" w14:textId="01657105" w:rsidR="00BD49C6" w:rsidRDefault="00BD49C6" w:rsidP="00723B9E">
      <w:pPr>
        <w:pStyle w:val="CommentText"/>
        <w:ind w:firstLine="0"/>
      </w:pPr>
      <w:r>
        <w:rPr>
          <w:rStyle w:val="CommentReference"/>
        </w:rPr>
        <w:annotationRef/>
      </w:r>
      <w:r>
        <w:t xml:space="preserve">PLS REVISE THESE 2 POINTS. ITS GOOD BUT LANGUAGE IS NOT CLEAR SO I DON’T THINK READERS WILL UNDERSTAND THE 2 FUNCTIONS. </w:t>
      </w:r>
    </w:p>
  </w:comment>
  <w:comment w:id="922" w:author="עמית ברנשטיין" w:date="2020-03-11T12:12:00Z" w:initials="עב">
    <w:p w14:paraId="5F0496CE" w14:textId="1547FE99" w:rsidR="00BD49C6" w:rsidRDefault="00BD49C6">
      <w:pPr>
        <w:pStyle w:val="CommentText"/>
      </w:pPr>
      <w:r>
        <w:rPr>
          <w:rStyle w:val="CommentReference"/>
        </w:rPr>
        <w:annotationRef/>
      </w:r>
      <w:r>
        <w:t>CLEAR AND WELL EXPLAINED</w:t>
      </w:r>
    </w:p>
  </w:comment>
  <w:comment w:id="941" w:author="עמית ברנשטיין" w:date="2020-03-11T12:14:00Z" w:initials="עב">
    <w:p w14:paraId="5E82CE96" w14:textId="2350CEF0" w:rsidR="00BD49C6" w:rsidRPr="00BD49C6" w:rsidRDefault="00BD49C6">
      <w:pPr>
        <w:pStyle w:val="CommentText"/>
        <w:rPr>
          <w:b/>
          <w:bCs/>
        </w:rPr>
      </w:pPr>
      <w:r>
        <w:rPr>
          <w:rStyle w:val="CommentReference"/>
        </w:rPr>
        <w:annotationRef/>
      </w:r>
      <w:r>
        <w:t>I MOVED THIS UP SO – I’M TRYING OT MAKE A MORE SIMPLE MESSAGE IN PARAGRAPH ONE AND A CLEARER TRANSITION TO PARAGRAHP 2 BELOW…WITHIN THIS SECTION</w:t>
      </w:r>
      <w:r w:rsidRPr="00BD49C6">
        <w:rPr>
          <w:b/>
          <w:bCs/>
        </w:rPr>
        <w:t>. FEEL FREE TO REVISE AS YOU THINK IS BEST/MOST CLEAR AND ACCURATE</w:t>
      </w:r>
    </w:p>
  </w:comment>
  <w:comment w:id="943" w:author="עמית ברנשטיין" w:date="2020-03-11T12:13:00Z" w:initials="עב">
    <w:p w14:paraId="4D838A25" w14:textId="77777777" w:rsidR="00BD49C6" w:rsidRDefault="00BD49C6" w:rsidP="00322982">
      <w:pPr>
        <w:pStyle w:val="CommentText"/>
      </w:pPr>
      <w:r>
        <w:rPr>
          <w:rStyle w:val="CommentReference"/>
        </w:rPr>
        <w:annotationRef/>
      </w:r>
      <w:r>
        <w:t xml:space="preserve">CAN WE SAY MORE ABOUT THESE FACTORS AND HOW ITS NOT A HOMONCULUS - </w:t>
      </w:r>
    </w:p>
  </w:comment>
  <w:comment w:id="954" w:author="עמית ברנשטיין" w:date="2020-03-11T12:13:00Z" w:initials="עב">
    <w:p w14:paraId="0FA972BC" w14:textId="7B3E68FD" w:rsidR="00BD49C6" w:rsidRDefault="00BD49C6">
      <w:pPr>
        <w:pStyle w:val="CommentText"/>
      </w:pPr>
      <w:r>
        <w:rPr>
          <w:rStyle w:val="CommentReference"/>
        </w:rPr>
        <w:annotationRef/>
      </w:r>
      <w:r>
        <w:t xml:space="preserve">CAN WE SAY MORE ABOUT THESE FACTORS AND HOW ITS NOT A HOMONCULUS - </w:t>
      </w:r>
    </w:p>
  </w:comment>
  <w:comment w:id="979" w:author="עמית ברנשטיין" w:date="2020-03-11T12:16:00Z" w:initials="עב">
    <w:p w14:paraId="4750E003" w14:textId="779AFD8E" w:rsidR="00BD49C6" w:rsidRDefault="00BD49C6">
      <w:pPr>
        <w:pStyle w:val="CommentText"/>
      </w:pPr>
      <w:r>
        <w:rPr>
          <w:rStyle w:val="CommentReference"/>
        </w:rPr>
        <w:annotationRef/>
      </w:r>
      <w:r>
        <w:t>PLS NOTE THAT THIS IS THEN NOT EXTRANEOUS TO EH MODEL AS YOU STATE ABOVE, RIGHT?</w:t>
      </w:r>
    </w:p>
  </w:comment>
  <w:comment w:id="1006" w:author="עמית ברנשטיין" w:date="2020-03-11T12:17:00Z" w:initials="עב">
    <w:p w14:paraId="19A36E49" w14:textId="52B4474C" w:rsidR="00BD49C6" w:rsidRDefault="00BD49C6">
      <w:pPr>
        <w:pStyle w:val="CommentText"/>
      </w:pPr>
      <w:r>
        <w:rPr>
          <w:rStyle w:val="CommentReference"/>
        </w:rPr>
        <w:annotationRef/>
      </w:r>
      <w:r>
        <w:t>HERE, THE DEFINTION IS COMPUTATIONAL. IN ABOVE EMOTIONAL REACTIVITY, THE DEFINITION IS NOT COMPUTATION. IS THIS INTENDED?</w:t>
      </w:r>
    </w:p>
  </w:comment>
  <w:comment w:id="1015" w:author="עמית ברנשטיין" w:date="2020-03-11T12:17:00Z" w:initials="עב">
    <w:p w14:paraId="5EC15976" w14:textId="3D69532D" w:rsidR="00BD49C6" w:rsidRDefault="00BD49C6">
      <w:pPr>
        <w:pStyle w:val="CommentText"/>
      </w:pPr>
      <w:r>
        <w:rPr>
          <w:rStyle w:val="CommentReference"/>
        </w:rPr>
        <w:annotationRef/>
      </w:r>
      <w:r>
        <w:t>THIS SECOND PATHWAY IS EXPLAINED IN A WAY THAT IS VERY LEAN COMPARED TO EMOTIONAL REACTIVITY. IS THIS INTENTIONAL?</w:t>
      </w:r>
    </w:p>
  </w:comment>
  <w:comment w:id="1017" w:author="עמית ברנשטיין" w:date="2020-03-11T12:27:00Z" w:initials="עב">
    <w:p w14:paraId="1B3847E0" w14:textId="684ACE92" w:rsidR="00BD49C6" w:rsidRDefault="00BD49C6">
      <w:pPr>
        <w:pStyle w:val="CommentText"/>
      </w:pPr>
      <w:r>
        <w:rPr>
          <w:rStyle w:val="CommentReference"/>
        </w:rPr>
        <w:annotationRef/>
      </w:r>
      <w:r>
        <w:t>VERY WELL DONE W/THIS SECTION</w:t>
      </w:r>
    </w:p>
  </w:comment>
  <w:comment w:id="1034" w:author="עמית ברנשטיין" w:date="2020-03-11T12:28:00Z" w:initials="עב">
    <w:p w14:paraId="3F313CAA" w14:textId="14223971" w:rsidR="00BD49C6" w:rsidRDefault="00BD49C6">
      <w:pPr>
        <w:pStyle w:val="CommentText"/>
      </w:pPr>
      <w:r>
        <w:rPr>
          <w:rStyle w:val="CommentReference"/>
        </w:rPr>
        <w:annotationRef/>
      </w:r>
      <w:r>
        <w:t>VERY IMPORTANT TO EXPLAIN THAT THIS IS JKUST AN ILLUSTRATION, ONE APPLICATION OF MANY</w:t>
      </w:r>
    </w:p>
  </w:comment>
  <w:comment w:id="1140" w:author="עמית ברנשטיין" w:date="2020-03-11T12:29:00Z" w:initials="עב">
    <w:p w14:paraId="52A698E7" w14:textId="6E4A51B1" w:rsidR="00BD49C6" w:rsidRDefault="00BD49C6">
      <w:pPr>
        <w:pStyle w:val="CommentText"/>
      </w:pPr>
      <w:r>
        <w:rPr>
          <w:rStyle w:val="CommentReference"/>
        </w:rPr>
        <w:annotationRef/>
      </w:r>
      <w:r>
        <w:t>EXCELLENT – WELL-EXPLAINED</w:t>
      </w:r>
    </w:p>
  </w:comment>
  <w:comment w:id="1175" w:author="עמית ברנשטיין" w:date="2020-03-11T12:30:00Z" w:initials="עב">
    <w:p w14:paraId="5080A821" w14:textId="534775EF" w:rsidR="00BD49C6" w:rsidRDefault="00BD49C6">
      <w:pPr>
        <w:pStyle w:val="CommentText"/>
      </w:pPr>
      <w:r>
        <w:rPr>
          <w:rStyle w:val="CommentReference"/>
        </w:rPr>
        <w:annotationRef/>
      </w:r>
      <w:r>
        <w:t>IF YOU USE COLOR, DO SO CONSISTENTLY THROUGHOUT TABLES ETC.</w:t>
      </w:r>
    </w:p>
  </w:comment>
  <w:comment w:id="1184" w:author="עמית ברנשטיין" w:date="2020-03-11T12:30:00Z" w:initials="עב">
    <w:p w14:paraId="61B2938B" w14:textId="43A0B736" w:rsidR="00BD49C6" w:rsidRDefault="00BD49C6">
      <w:pPr>
        <w:pStyle w:val="CommentText"/>
      </w:pPr>
      <w:r>
        <w:rPr>
          <w:rStyle w:val="CommentReference"/>
        </w:rPr>
        <w:annotationRef/>
      </w:r>
      <w:r>
        <w:t>BIG LEAP – WELL DONE!</w:t>
      </w:r>
    </w:p>
  </w:comment>
  <w:comment w:id="1186" w:author="עמית ברנשטיין" w:date="2020-03-11T12:32:00Z" w:initials="עב">
    <w:p w14:paraId="1B64258E" w14:textId="203A95F7" w:rsidR="00BD49C6" w:rsidRDefault="00BD49C6">
      <w:pPr>
        <w:pStyle w:val="CommentText"/>
      </w:pPr>
      <w:r>
        <w:rPr>
          <w:rStyle w:val="CommentReference"/>
        </w:rPr>
        <w:annotationRef/>
      </w:r>
      <w:r>
        <w:t xml:space="preserve">In </w:t>
      </w:r>
      <w:proofErr w:type="spellStart"/>
      <w:r>
        <w:t>B.iii</w:t>
      </w:r>
      <w:proofErr w:type="spellEnd"/>
      <w:r>
        <w:t>. – DON’T WE NEED THE FEEDBACK LOOP PATHWAYS AS WELL IN THE ILLUSTRATION?</w:t>
      </w:r>
    </w:p>
  </w:comment>
  <w:comment w:id="1189" w:author="עמית ברנשטיין" w:date="2020-03-11T12:33:00Z" w:initials="עב">
    <w:p w14:paraId="79F8C52E" w14:textId="35DE8323" w:rsidR="00BD49C6" w:rsidRDefault="00BD49C6">
      <w:pPr>
        <w:pStyle w:val="CommentText"/>
      </w:pPr>
      <w:r>
        <w:rPr>
          <w:rStyle w:val="CommentReference"/>
        </w:rPr>
        <w:annotationRef/>
      </w:r>
      <w:r>
        <w:t>WHAT DO YOU MEAN “THIRD. FROM THIS….” -OR IS THIS A TYPO?</w:t>
      </w:r>
    </w:p>
  </w:comment>
  <w:comment w:id="1194" w:author="עמית ברנשטיין" w:date="2020-03-11T12:34:00Z" w:initials="עב">
    <w:p w14:paraId="222A1D5C" w14:textId="1789DED9" w:rsidR="00BD49C6" w:rsidRDefault="00BD49C6">
      <w:pPr>
        <w:pStyle w:val="CommentText"/>
      </w:pPr>
      <w:r>
        <w:rPr>
          <w:rStyle w:val="CommentReference"/>
        </w:rPr>
        <w:annotationRef/>
      </w:r>
      <w:r>
        <w:t xml:space="preserve">OK, BUT I DO NOT UNDERSTAND THE MATH HERE. PROBABLY GOOD WE DISCUSS. </w:t>
      </w:r>
    </w:p>
  </w:comment>
  <w:comment w:id="1295" w:author="עמית ברנשטיין" w:date="2020-03-11T12:37:00Z" w:initials="עב">
    <w:p w14:paraId="004AF444" w14:textId="22399421" w:rsidR="00BD49C6" w:rsidRDefault="00BD49C6">
      <w:pPr>
        <w:pStyle w:val="CommentText"/>
      </w:pPr>
      <w:r>
        <w:rPr>
          <w:rStyle w:val="CommentReference"/>
        </w:rPr>
        <w:annotationRef/>
      </w:r>
      <w:r>
        <w:t>MAYBE WE CAN/SHOULD ADD MINOR HEADERS TO EACH PART OF THE FORMULATION AS YOU LAY IT OUT..THIS IS ALREADY THE THIRD PART OF THE COMPUTATIONAL FORMULATION…</w:t>
      </w:r>
    </w:p>
  </w:comment>
  <w:comment w:id="1296" w:author="עמית ברנשטיין" w:date="2020-03-11T12:36:00Z" w:initials="עב">
    <w:p w14:paraId="1D900AB0" w14:textId="532C684A" w:rsidR="00BD49C6" w:rsidRDefault="00BD49C6">
      <w:pPr>
        <w:pStyle w:val="CommentText"/>
      </w:pPr>
      <w:r>
        <w:rPr>
          <w:rStyle w:val="CommentReference"/>
        </w:rPr>
        <w:annotationRef/>
      </w:r>
      <w:r>
        <w:t>DO YOU USE THIS LANGUAGE ABOVE??</w:t>
      </w:r>
    </w:p>
  </w:comment>
  <w:comment w:id="1307" w:author="עמית ברנשטיין" w:date="2020-03-11T12:37:00Z" w:initials="עב">
    <w:p w14:paraId="4920F704" w14:textId="562DCD64" w:rsidR="00BD49C6" w:rsidRDefault="00BD49C6">
      <w:pPr>
        <w:pStyle w:val="CommentText"/>
      </w:pPr>
      <w:r>
        <w:rPr>
          <w:rStyle w:val="CommentReference"/>
        </w:rPr>
        <w:annotationRef/>
      </w:r>
      <w:r>
        <w:t>HERE  IS THE FOURTH PART…</w:t>
      </w:r>
    </w:p>
  </w:comment>
  <w:comment w:id="1344" w:author="עמית ברנשטיין" w:date="2020-03-11T12:38:00Z" w:initials="עב">
    <w:p w14:paraId="4ABFD026" w14:textId="07DFD763" w:rsidR="00BD49C6" w:rsidRDefault="00BD49C6">
      <w:pPr>
        <w:pStyle w:val="CommentText"/>
      </w:pPr>
      <w:r>
        <w:rPr>
          <w:rStyle w:val="CommentReference"/>
        </w:rPr>
        <w:annotationRef/>
      </w:r>
      <w:r>
        <w:t xml:space="preserve">NEW HEADER HERE…THIS IS A TOTALLY DIFFERENT SUB-SECTION THAN ABOVE BREAK-DOWN OF THE FORMULA AND ITS RATIONALE. </w:t>
      </w:r>
    </w:p>
  </w:comment>
  <w:comment w:id="1409" w:author="עמית ברנשטיין" w:date="2020-03-11T12:41:00Z" w:initials="עב">
    <w:p w14:paraId="6056AD03" w14:textId="2C20209D" w:rsidR="00BD49C6" w:rsidRDefault="00BD49C6">
      <w:pPr>
        <w:pStyle w:val="CommentText"/>
      </w:pPr>
      <w:r>
        <w:rPr>
          <w:rStyle w:val="CommentReference"/>
        </w:rPr>
        <w:annotationRef/>
      </w:r>
      <w:r>
        <w:t>Right?</w:t>
      </w:r>
    </w:p>
  </w:comment>
  <w:comment w:id="1422" w:author="עמית ברנשטיין" w:date="2020-03-11T14:04:00Z" w:initials="עב">
    <w:p w14:paraId="42FA4FF4" w14:textId="67DE1429" w:rsidR="00BD49C6" w:rsidRDefault="00BD49C6">
      <w:pPr>
        <w:pStyle w:val="CommentText"/>
      </w:pPr>
      <w:r>
        <w:rPr>
          <w:rStyle w:val="CommentReference"/>
        </w:rPr>
        <w:annotationRef/>
      </w:r>
      <w:r>
        <w:t>WHEN?</w:t>
      </w:r>
    </w:p>
  </w:comment>
  <w:comment w:id="1517" w:author="עמית ברנשטיין" w:date="2020-03-11T14:09:00Z" w:initials="עב">
    <w:p w14:paraId="1B1F9F38" w14:textId="69955B4B" w:rsidR="00BD49C6" w:rsidRDefault="00BD49C6">
      <w:pPr>
        <w:pStyle w:val="CommentText"/>
      </w:pPr>
      <w:r>
        <w:rPr>
          <w:rStyle w:val="CommentReference"/>
        </w:rPr>
        <w:annotationRef/>
      </w:r>
      <w:r>
        <w:t>NOT SO SURE ABOUT THIS ONE. ANY OTHE RIDEAS HERE? PERHAPS SOMETHING RELATED TO DISINHIBITION AND IMPULSIVITY RELTAED TO ADHD OR OTHER PROBLEMS OF EXECUTIVE CONTROL??</w:t>
      </w:r>
    </w:p>
  </w:comment>
  <w:comment w:id="1524" w:author="עמית ברנשטיין" w:date="2020-03-11T14:09:00Z" w:initials="עב">
    <w:p w14:paraId="0FE136D7" w14:textId="6FAD2FC2" w:rsidR="00BD49C6" w:rsidRDefault="00BD49C6">
      <w:pPr>
        <w:pStyle w:val="CommentText"/>
      </w:pPr>
      <w:r>
        <w:rPr>
          <w:rStyle w:val="CommentReference"/>
        </w:rPr>
        <w:annotationRef/>
      </w:r>
      <w:r>
        <w:t>SEEMS LIKE THIS IS A DIFFERENT SECTION – MAYBE A HEADER?</w:t>
      </w:r>
    </w:p>
  </w:comment>
  <w:comment w:id="1527" w:author="עמית ברנשטיין" w:date="2020-03-11T14:09:00Z" w:initials="עב">
    <w:p w14:paraId="3234CA65" w14:textId="5FB7D5AC" w:rsidR="00BD49C6" w:rsidRDefault="00BD49C6">
      <w:pPr>
        <w:pStyle w:val="CommentText"/>
      </w:pPr>
      <w:r>
        <w:rPr>
          <w:rStyle w:val="CommentReference"/>
        </w:rPr>
        <w:annotationRef/>
      </w:r>
      <w:r>
        <w:rPr>
          <w:rStyle w:val="CommentReference"/>
        </w:rPr>
        <w:t xml:space="preserve">WHY IS THIS SUDDENTLY CAPITLIZED? </w:t>
      </w:r>
    </w:p>
  </w:comment>
  <w:comment w:id="1525" w:author="עמית ברנשטיין" w:date="2020-03-11T14:12:00Z" w:initials="עב">
    <w:p w14:paraId="2E8E5E9B" w14:textId="67C27CFD" w:rsidR="00BD49C6" w:rsidRDefault="00BD49C6">
      <w:pPr>
        <w:pStyle w:val="CommentText"/>
      </w:pPr>
      <w:r>
        <w:rPr>
          <w:rStyle w:val="CommentReference"/>
        </w:rPr>
        <w:annotationRef/>
      </w:r>
      <w:r>
        <w:t xml:space="preserve">I THINK THIS PARAGRAPH – AGAIN AN EFFORT TO MAKE A TRANSITION IS OK, BU TNOT IDEAL. I WAS BIT CONFUSED TRYING OT UNDERSTAND WHERE YOU WERE GOING…AND THEN YOU GOT TO THE TRAJECTORIES BELOW. PERHAPS A SIMPLER, SHORTER TRANSITION IS USEFUL. I.E., PERHAPS START W/THE TEXT BELOW AND ONLY THEN, AT THE END, ADD THE THOUGHT THAT DIFFERENT TRAJECTORIES STABLE/VARIABLE MAY BE ADAPTIVE/MALADAPTIVE BASED ON CONTEXT….BUT YOU SPEND A PARAGRAPH SETTING UP THIS IDEA BUT THEN PRESENT THESE DIFFERENT TRAJECTORIES. THE CONNECTION IS NOT CLEAR….LET ME KNOW IF YOU DON’T UNDERSTAND WHAT I MEAN AND I’LL TRY TO EXPLAIN. ITS AN ISSUE OF THE ORDER OF THE IDEAS PRESENTED INSIDE THIS TRAJECOTRIES SECTION. THE IDEAS ARE ALL VERY GOOD AND CLERA, BUT I’M LESS CLEAR ON THE LOGIC OF THEIR ORDER. </w:t>
      </w:r>
    </w:p>
  </w:comment>
  <w:comment w:id="1528" w:author="עמית ברנשטיין" w:date="2020-03-11T14:14:00Z" w:initials="עב">
    <w:p w14:paraId="227B8C1B" w14:textId="284B4AD3" w:rsidR="00BD49C6" w:rsidRDefault="00BD49C6">
      <w:pPr>
        <w:pStyle w:val="CommentText"/>
      </w:pPr>
      <w:r>
        <w:rPr>
          <w:rStyle w:val="CommentReference"/>
        </w:rPr>
        <w:annotationRef/>
      </w:r>
      <w:r>
        <w:t xml:space="preserve">BELOW YOU RUN A SIMULATION. I THIKN YOU WANT TO SET THIS UP IN 2-5 SENTENCES TO LET READER KNOW WHAT YOU’VE NOW DONE. I.E., YOU RUN A SIMULATION THAT THEN USES THE A2T FORMULATION, TO MODEL INTERNAL ATTENTIONA SELECTION, EMOTION, ACTIVATED REPRESENTATION AND THEREBY THE PATTERN OF THOUGHT FROM MOMENT TO MOMENT TO MOMENT….UNDER DIFFERENT CONTEXTUAL DEMANDS. THEN ILLUSTRATE WHAT THESE TRAJECTORIES LOOK LIKE UNDER ABCD KEY CONDITIONS (E.G., HIGH-DMEAN, NEUTRAL INFO, ETC.)…A BRIEF SET-UP WILL GO A REALLY LONG WAY TO HELP READR EAPPRECIATE AND UNDERSTAND WHAT THEY WILL NOW SEE AND READ. </w:t>
      </w:r>
    </w:p>
  </w:comment>
  <w:comment w:id="1530" w:author="עמית ברנשטיין" w:date="2020-03-11T14:12:00Z" w:initials="עב">
    <w:p w14:paraId="568A831D" w14:textId="53F0C2FB" w:rsidR="00BD49C6" w:rsidRDefault="00BD49C6">
      <w:pPr>
        <w:pStyle w:val="CommentText"/>
      </w:pPr>
      <w:r>
        <w:rPr>
          <w:rStyle w:val="CommentReference"/>
        </w:rPr>
        <w:annotationRef/>
      </w:r>
      <w:r>
        <w:t xml:space="preserve">VERY WELL DONE. EXCELLENT. </w:t>
      </w:r>
    </w:p>
  </w:comment>
  <w:comment w:id="1543" w:author="עמית ברנשטיין" w:date="2020-03-11T14:17:00Z" w:initials="עב">
    <w:p w14:paraId="72807BE5" w14:textId="6D282CB8" w:rsidR="00BD49C6" w:rsidRDefault="00BD49C6">
      <w:pPr>
        <w:pStyle w:val="CommentText"/>
      </w:pPr>
      <w:r>
        <w:rPr>
          <w:rStyle w:val="CommentReference"/>
        </w:rPr>
        <w:annotationRef/>
      </w:r>
      <w:r>
        <w:t>EXCELLENT EXPLANATION</w:t>
      </w:r>
    </w:p>
  </w:comment>
  <w:comment w:id="1576" w:author="עמית ברנשטיין" w:date="2020-03-11T14:17:00Z" w:initials="עב">
    <w:p w14:paraId="3AD10573" w14:textId="7741A62E" w:rsidR="00BD49C6" w:rsidRDefault="00BD49C6">
      <w:pPr>
        <w:pStyle w:val="CommentText"/>
      </w:pPr>
      <w:r>
        <w:rPr>
          <w:rStyle w:val="CommentReference"/>
        </w:rPr>
        <w:annotationRef/>
      </w:r>
      <w:r>
        <w:t>HOW DOES THIS PARAGRAPH FOLLOW THE ONE ABOVE? CONNECTION IS NOT CLEAR TO ME…</w:t>
      </w:r>
    </w:p>
  </w:comment>
  <w:comment w:id="1578" w:author="עמית ברנשטיין" w:date="2020-03-11T14:18:00Z" w:initials="עב">
    <w:p w14:paraId="0CD37D92" w14:textId="0A094C9B" w:rsidR="00BD49C6" w:rsidRDefault="00BD49C6">
      <w:pPr>
        <w:pStyle w:val="CommentText"/>
      </w:pPr>
      <w:r>
        <w:rPr>
          <w:rStyle w:val="CommentReference"/>
        </w:rPr>
        <w:annotationRef/>
      </w:r>
      <w:r>
        <w:t>EXCELLENT, IMPORTANT AND CLEAR</w:t>
      </w:r>
    </w:p>
  </w:comment>
  <w:comment w:id="1591" w:author="עמית ברנשטיין" w:date="2020-03-11T14:20:00Z" w:initials="עב">
    <w:p w14:paraId="270C9C16" w14:textId="2B025845" w:rsidR="00BD49C6" w:rsidRDefault="00BD49C6">
      <w:pPr>
        <w:pStyle w:val="CommentText"/>
      </w:pPr>
      <w:r>
        <w:rPr>
          <w:rStyle w:val="CommentReference"/>
        </w:rPr>
        <w:annotationRef/>
      </w:r>
      <w:r>
        <w:t>RIGHT?</w:t>
      </w:r>
    </w:p>
  </w:comment>
  <w:comment w:id="1604" w:author="עמית ברנשטיין" w:date="2020-03-11T14:24:00Z" w:initials="עב">
    <w:p w14:paraId="08EE722E" w14:textId="77777777" w:rsidR="00BD49C6" w:rsidRDefault="00BD49C6">
      <w:pPr>
        <w:pStyle w:val="CommentText"/>
      </w:pPr>
      <w:r>
        <w:rPr>
          <w:rStyle w:val="CommentReference"/>
        </w:rPr>
        <w:annotationRef/>
      </w:r>
      <w:r>
        <w:t>IS SOME SUMMARY OF THE ABOVE NEEDED? I.E., WHAT DO YOU WANT READER TO KNOW OR CONCLUDE AT THIS POINT – BEFORE YOU TRANSITION TO APPLICATIONS?</w:t>
      </w:r>
    </w:p>
    <w:p w14:paraId="3D729E15" w14:textId="77777777" w:rsidR="00BD49C6" w:rsidRDefault="00BD49C6">
      <w:pPr>
        <w:pStyle w:val="CommentText"/>
      </w:pPr>
    </w:p>
    <w:p w14:paraId="7B3EA682" w14:textId="39D18138" w:rsidR="00BD49C6" w:rsidRDefault="00BD49C6">
      <w:pPr>
        <w:pStyle w:val="CommentText"/>
      </w:pPr>
      <w:r>
        <w:t>MY SENSE IS THA TYOU WALK THROUGH THESE SIMULATIONS BUT DO NOT ORGANIZE THIS, HELP READER INTEGRATE THESE IDEAS AND FINDINGS FROM THE SIMULATIONS. A BOTTOM LINE SUMMARY CONCLUSIONS PARAGRAPH SUB-SECTIONS SEEMS POTENTIALLY USEFUL, TO HELP TRANSITION TO APPLICATIONS SECTION?</w:t>
      </w:r>
    </w:p>
  </w:comment>
  <w:comment w:id="1607" w:author="עמית ברנשטיין" w:date="2020-03-11T14:27:00Z" w:initials="עב">
    <w:p w14:paraId="02DCE1C5" w14:textId="3C0E8D93" w:rsidR="00BD49C6" w:rsidRDefault="00BD49C6">
      <w:pPr>
        <w:pStyle w:val="CommentText"/>
      </w:pPr>
      <w:r>
        <w:rPr>
          <w:rStyle w:val="CommentReference"/>
        </w:rPr>
        <w:annotationRef/>
      </w:r>
      <w:r>
        <w:t xml:space="preserve">YOU FOCUS ALMOST IMMEDIATELY ON COGNITIVE VULNERABILITY IN THIS SECTION /PARAGRAPH. YET, YOU REALLY ONLY NEED TO DO SO IN THE NEXT PARAGRAPH/SECTION. HERE YOU WANT TO ILLSUTRATE – VERY BRIEFLY AND ABSTRACTLY – THE MYRIAD OF APPLICATIONS OF A2T MODEL. I.E., NOT ONLY TO VULNERABILITIES THAT ARE INTNERAL, TEMPORAL, AFFECTIVE, SELECTIVE – BUT TO XYZ PHENOMENA THAT ARE ALSO INTERNAL, TEMPORAL, AFFECTIVE, SELECTIVE….AND COG VULNERABILITY SIMPLY ONE OF THEM AND IMPORTAT TO ILLUSTRATE B/C OF APPLICATIONS FOR MENTAL HEALTH. </w:t>
      </w:r>
    </w:p>
  </w:comment>
  <w:comment w:id="1609" w:author="עמית ברנשטיין" w:date="2020-01-02T16:42:00Z" w:initials="עב">
    <w:p w14:paraId="0BCCF3F6" w14:textId="7B35C7B1" w:rsidR="00BD49C6" w:rsidRDefault="00BD49C6">
      <w:pPr>
        <w:pStyle w:val="CommentText"/>
      </w:pPr>
      <w:r w:rsidRPr="00AD0BD1">
        <w:rPr>
          <w:rStyle w:val="CommentReference"/>
          <w:highlight w:val="yellow"/>
        </w:rPr>
        <w:annotationRef/>
      </w:r>
      <w:r w:rsidRPr="00AD0BD1">
        <w:rPr>
          <w:highlight w:val="yellow"/>
        </w:rPr>
        <w:t>OK, BUT WHY ARE YOU INTRODUCING THEM AND THEN NOT PRESENTING THEN NEXT, AND ISNTEAD HIGHLIGHTING MH?</w:t>
      </w:r>
      <w:r>
        <w:t xml:space="preserve"> </w:t>
      </w:r>
    </w:p>
  </w:comment>
  <w:comment w:id="1610" w:author="עמית ברנשטיין" w:date="2020-01-02T16:42:00Z" w:initials="עב">
    <w:p w14:paraId="593AC151" w14:textId="62EC17B1" w:rsidR="00BD49C6" w:rsidRDefault="00BD49C6">
      <w:pPr>
        <w:pStyle w:val="CommentText"/>
      </w:pPr>
      <w:r>
        <w:rPr>
          <w:rStyle w:val="CommentReference"/>
        </w:rPr>
        <w:annotationRef/>
      </w:r>
      <w:r>
        <w:t xml:space="preserve">I DON’T UNDERSTND – QUESTION ARE FRAMED IN WA Y THAT MAY BE TOO ABSTRACT? </w:t>
      </w:r>
    </w:p>
  </w:comment>
  <w:comment w:id="1615" w:author="עמית ברנשטיין" w:date="2020-03-11T14:26:00Z" w:initials="עב">
    <w:p w14:paraId="4BE4F190" w14:textId="032EB9DD" w:rsidR="00BD49C6" w:rsidRDefault="00BD49C6">
      <w:pPr>
        <w:pStyle w:val="CommentText"/>
      </w:pPr>
      <w:r>
        <w:rPr>
          <w:rStyle w:val="CommentReference"/>
        </w:rPr>
        <w:annotationRef/>
      </w:r>
      <w:r>
        <w:t>USE THIS LANGUAGE ABOVE THEN ALSO</w:t>
      </w:r>
    </w:p>
  </w:comment>
  <w:comment w:id="1633" w:author="עמית ברנשטיין" w:date="2020-01-02T16:43:00Z" w:initials="עב">
    <w:p w14:paraId="1655CF99" w14:textId="6244C126" w:rsidR="00BD49C6" w:rsidRDefault="00BD49C6">
      <w:pPr>
        <w:pStyle w:val="CommentText"/>
      </w:pPr>
      <w:r w:rsidRPr="00AD0BD1">
        <w:rPr>
          <w:rStyle w:val="CommentReference"/>
          <w:highlight w:val="yellow"/>
        </w:rPr>
        <w:annotationRef/>
      </w:r>
      <w:r w:rsidRPr="00AD0BD1">
        <w:rPr>
          <w:rStyle w:val="CommentReference"/>
          <w:highlight w:val="yellow"/>
        </w:rPr>
        <w:t>A2T HAS DIRECT AND SIGNFICNAT IMPLCIATIONS FOR UNDERSTANDING XYZ IN MENTAL HEALTHA ND SPECIFICALLY COMMON FORMS OF COGNITIVE VULNERABILITY THAT CONTRIBUTE TO ONSET AND MAINTENANCE OF PREVLAENCE FORMS OF PSYCHOPATHOLOGY? ETC</w:t>
      </w:r>
    </w:p>
  </w:comment>
  <w:comment w:id="1631" w:author="עמית ברנשטיין" w:date="2020-03-11T14:27:00Z" w:initials="עב">
    <w:p w14:paraId="66A769D3" w14:textId="6E000B96" w:rsidR="00BD49C6" w:rsidRDefault="00BD49C6">
      <w:pPr>
        <w:pStyle w:val="CommentText"/>
      </w:pPr>
      <w:r>
        <w:rPr>
          <w:rStyle w:val="CommentReference"/>
        </w:rPr>
        <w:annotationRef/>
      </w:r>
      <w:r>
        <w:t xml:space="preserve">THIS PARAGRAPH IS DEF OK, BUT I WONDER WHETHER ITS TOO SPARSE. YOU THINK READER WIL UNDERSTAND WHY THESE 4 KEY FEATURES? </w:t>
      </w:r>
    </w:p>
  </w:comment>
  <w:comment w:id="1667" w:author="עמית ברנשטיין" w:date="2019-11-21T13:59:00Z" w:initials="עב">
    <w:p w14:paraId="0CD95299" w14:textId="77777777" w:rsidR="00BD49C6" w:rsidRDefault="00BD49C6" w:rsidP="009C2722">
      <w:pPr>
        <w:pStyle w:val="CommentText"/>
      </w:pPr>
      <w:r>
        <w:rPr>
          <w:rStyle w:val="CommentReference"/>
        </w:rPr>
        <w:annotationRef/>
      </w:r>
      <w:r>
        <w:t>Ok - what about emotion? DEPENDS ON WE SET THIS UP IN INTRO PARAGRAPHS</w:t>
      </w:r>
    </w:p>
  </w:comment>
  <w:comment w:id="1680" w:author="עמית ברנשטיין" w:date="2020-03-11T14:33:00Z" w:initials="עב">
    <w:p w14:paraId="14F3F0BA" w14:textId="7379C7F0" w:rsidR="00BD49C6" w:rsidRDefault="00BD49C6">
      <w:pPr>
        <w:pStyle w:val="CommentText"/>
      </w:pPr>
      <w:r>
        <w:rPr>
          <w:rStyle w:val="CommentReference"/>
        </w:rPr>
        <w:annotationRef/>
      </w:r>
      <w:r>
        <w:t>EXECLLENT WORK W/THIS SECTION</w:t>
      </w:r>
    </w:p>
  </w:comment>
  <w:comment w:id="1718" w:author="עמית ברנשטיין" w:date="2020-03-11T14:36:00Z" w:initials="עב">
    <w:p w14:paraId="0FB3B657" w14:textId="45E73073" w:rsidR="00BD49C6" w:rsidRDefault="00BD49C6">
      <w:pPr>
        <w:pStyle w:val="CommentText"/>
      </w:pPr>
      <w:r>
        <w:rPr>
          <w:rStyle w:val="CommentReference"/>
        </w:rPr>
        <w:annotationRef/>
      </w:r>
      <w:r>
        <w:t>OK, BUT I’M NOT SURE ABOUT THEORDER HERE. PERHAPS SHOW THE APPLICATION, AND THEN RELATE TO SOME OF THIS TEXT IN THE SUMMARY OF THS APPLICATION SECTION. ?? WILL THAT WORK?</w:t>
      </w:r>
    </w:p>
  </w:comment>
  <w:comment w:id="1808" w:author="עמית ברנשטיין" w:date="2020-03-11T14:37:00Z" w:initials="עב">
    <w:p w14:paraId="2F2A5EE6" w14:textId="79C0BE25" w:rsidR="00BD49C6" w:rsidRDefault="00BD49C6">
      <w:pPr>
        <w:pStyle w:val="CommentText"/>
      </w:pPr>
      <w:r w:rsidRPr="0014100A">
        <w:rPr>
          <w:rStyle w:val="CommentReference"/>
          <w:highlight w:val="yellow"/>
        </w:rPr>
        <w:annotationRef/>
      </w:r>
      <w:r w:rsidRPr="0014100A">
        <w:rPr>
          <w:highlight w:val="yellow"/>
        </w:rPr>
        <w:t>THIS NEEDS ITS OWN SECTION BTW – IN ANEXT STEPS/FUTURE DIRECTION SSECTION THAT MUST END THE PAPER. ITS CRITICAL</w:t>
      </w:r>
    </w:p>
  </w:comment>
  <w:comment w:id="1826" w:author="עמית ברנשטיין" w:date="2020-03-11T14:38:00Z" w:initials="עב">
    <w:p w14:paraId="5CBC9AE4" w14:textId="779E314E" w:rsidR="00BD49C6" w:rsidRDefault="00BD49C6">
      <w:pPr>
        <w:pStyle w:val="CommentText"/>
      </w:pPr>
      <w:r>
        <w:rPr>
          <w:rStyle w:val="CommentReference"/>
        </w:rPr>
        <w:annotationRef/>
      </w:r>
      <w:r>
        <w:t xml:space="preserve">BTW – SEEMS THAT ITS JUST AS MUCH EMOTIONAL VULNERABIILTY BY THE WAY OR COGNITIVE-EMOTIONAL ETC. </w:t>
      </w:r>
    </w:p>
  </w:comment>
  <w:comment w:id="1820" w:author="עמית ברנשטיין" w:date="2020-03-11T14:38:00Z" w:initials="עב">
    <w:p w14:paraId="72228207" w14:textId="6004A6E4" w:rsidR="00BD49C6" w:rsidRDefault="00BD49C6">
      <w:pPr>
        <w:pStyle w:val="CommentText"/>
      </w:pPr>
      <w:r>
        <w:rPr>
          <w:rStyle w:val="CommentReference"/>
        </w:rPr>
        <w:annotationRef/>
      </w:r>
      <w:r>
        <w:t>SHOULDN’T THIS BE THE INTRO SENTENCE AND THEN YOU SHOW THE APPLICATION…BEORE ALL THE ABOVE?</w:t>
      </w:r>
    </w:p>
  </w:comment>
  <w:comment w:id="1855" w:author="עמית ברנשטיין" w:date="2020-03-11T14:39:00Z" w:initials="עב">
    <w:p w14:paraId="3A887B6F" w14:textId="2B8BC003" w:rsidR="00BD49C6" w:rsidRDefault="00BD49C6">
      <w:pPr>
        <w:pStyle w:val="CommentText"/>
      </w:pPr>
      <w:r>
        <w:rPr>
          <w:rStyle w:val="CommentReference"/>
        </w:rPr>
        <w:annotationRef/>
      </w:r>
      <w:r>
        <w:t xml:space="preserve">REVISE -BREAK INTO 2-3 SETENNCES, IDEAS. </w:t>
      </w:r>
    </w:p>
  </w:comment>
  <w:comment w:id="1901" w:author="עמית ברנשטיין" w:date="2020-03-11T14:40:00Z" w:initials="עב">
    <w:p w14:paraId="7D311963" w14:textId="65AE1BDF" w:rsidR="00BD49C6" w:rsidRDefault="00BD49C6">
      <w:pPr>
        <w:pStyle w:val="CommentText"/>
      </w:pPr>
      <w:r>
        <w:rPr>
          <w:rStyle w:val="CommentReference"/>
        </w:rPr>
        <w:annotationRef/>
      </w:r>
      <w:r>
        <w:t>LANGUAGE NOT CLEAR TO ME HERE?</w:t>
      </w:r>
    </w:p>
  </w:comment>
  <w:comment w:id="1915" w:author="עמית ברנשטיין" w:date="2019-04-14T11:56:00Z" w:initials="עב">
    <w:p w14:paraId="46999B92" w14:textId="00169DEE" w:rsidR="00BD49C6" w:rsidRDefault="00BD49C6">
      <w:pPr>
        <w:pStyle w:val="CommentText"/>
      </w:pPr>
      <w:r>
        <w:rPr>
          <w:rStyle w:val="CommentReference"/>
        </w:rPr>
        <w:annotationRef/>
      </w:r>
      <w:r w:rsidRPr="00FC6663">
        <w:rPr>
          <w:highlight w:val="yellow"/>
        </w:rPr>
        <w:t>ANOTHER INTERESTING POSSIBLITY THAT I THINK IS IMPORTNAT AND CAN BE DONE PROBABLY PRETTY EASILY IS TO EXPLICITY RELATE TO PROTECTIVE PROCESSES, EFFECTIVE COPING ETC. – WAYS IN WHICH FACTORS/TRAJECTORIES COULD/SHOULD LEAD TO VULNERABIITY BUT DO NOT BECAUSE OF XYZ PROPERTIES OF THE MODEL…</w:t>
      </w:r>
    </w:p>
  </w:comment>
  <w:comment w:id="1917" w:author="עמית ברנשטיין" w:date="2019-11-25T09:34:00Z" w:initials="עב">
    <w:p w14:paraId="10B2B6C4" w14:textId="4FB53F26" w:rsidR="00BD49C6" w:rsidRDefault="00BD49C6">
      <w:pPr>
        <w:pStyle w:val="CommentText"/>
      </w:pPr>
      <w:r w:rsidRPr="00DE0C46">
        <w:rPr>
          <w:rStyle w:val="CommentReference"/>
          <w:highlight w:val="cyan"/>
        </w:rPr>
        <w:annotationRef/>
      </w:r>
      <w:r w:rsidRPr="00DE0C46">
        <w:rPr>
          <w:highlight w:val="cyan"/>
        </w:rPr>
        <w:t>LETS DISCUSS HOW TO HANDLE THIS ISSUE.</w:t>
      </w:r>
      <w:r>
        <w:t xml:space="preserve"> </w:t>
      </w:r>
    </w:p>
  </w:comment>
  <w:comment w:id="1916" w:author="עמית ברנשטיין" w:date="2020-03-11T14:42:00Z" w:initials="עב">
    <w:p w14:paraId="42F98F77" w14:textId="159C5BFF" w:rsidR="00BD49C6" w:rsidRDefault="00BD49C6">
      <w:pPr>
        <w:pStyle w:val="CommentText"/>
      </w:pPr>
      <w:r>
        <w:rPr>
          <w:rStyle w:val="CommentReference"/>
        </w:rPr>
        <w:annotationRef/>
      </w:r>
      <w:r>
        <w:t>NOT HERE – RELATE TO THIS ABOVE. HERE NOW YOU’VE NARROWED TO REPETITIV ETHINKING. STAY FOCUSED AND CONCISE.</w:t>
      </w:r>
    </w:p>
  </w:comment>
  <w:comment w:id="1943" w:author="עמית ברנשטיין" w:date="2020-03-11T14:44:00Z" w:initials="עב">
    <w:p w14:paraId="1BB0C5C5" w14:textId="73913994" w:rsidR="00BD49C6" w:rsidRDefault="00BD49C6">
      <w:pPr>
        <w:pStyle w:val="CommentText"/>
      </w:pPr>
      <w:r>
        <w:rPr>
          <w:rStyle w:val="CommentReference"/>
        </w:rPr>
        <w:annotationRef/>
      </w:r>
      <w:r>
        <w:t>I WONDER IF OCD ACTUALLY IS AN INTERESTING ILLUSTRATION OF THIS PROBLEM. I WONDER IF THERE IS NEURAL NOISE STUDY IN OCD BTW, AS AN ASIDE…?</w:t>
      </w:r>
    </w:p>
  </w:comment>
  <w:comment w:id="1944" w:author="עמית ברנשטיין" w:date="2020-03-11T14:45:00Z" w:initials="עב">
    <w:p w14:paraId="73F68FDD" w14:textId="7B5AA850" w:rsidR="00BD49C6" w:rsidRDefault="00BD49C6">
      <w:pPr>
        <w:pStyle w:val="CommentText"/>
      </w:pPr>
      <w:r>
        <w:rPr>
          <w:rStyle w:val="CommentReference"/>
        </w:rPr>
        <w:annotationRef/>
      </w:r>
      <w:r>
        <w:t>SHOW THESE IDEAS IN A FIGURE…</w:t>
      </w:r>
    </w:p>
  </w:comment>
  <w:comment w:id="1946" w:author="עמית ברנשטיין" w:date="2020-03-11T14:44:00Z" w:initials="עב">
    <w:p w14:paraId="077CBEFA" w14:textId="3BC5CFEF" w:rsidR="00BD49C6" w:rsidRDefault="00BD49C6">
      <w:pPr>
        <w:pStyle w:val="CommentText"/>
      </w:pPr>
      <w:r>
        <w:rPr>
          <w:rStyle w:val="CommentReference"/>
        </w:rPr>
        <w:annotationRef/>
      </w:r>
      <w:r>
        <w:t>BREAK UP INTO 2-3 SENTENCDS AND IDEAS.</w:t>
      </w:r>
    </w:p>
  </w:comment>
  <w:comment w:id="1981" w:author="עמית ברנשטיין" w:date="2020-03-11T14:45:00Z" w:initials="עב">
    <w:p w14:paraId="77C0220C" w14:textId="5B34207D" w:rsidR="00BD49C6" w:rsidRDefault="00BD49C6">
      <w:pPr>
        <w:pStyle w:val="CommentText"/>
      </w:pPr>
      <w:r>
        <w:rPr>
          <w:rStyle w:val="CommentReference"/>
        </w:rPr>
        <w:annotationRef/>
      </w:r>
      <w:r>
        <w:t xml:space="preserve">WHAT DO YOU WANT READER TO WALK AWAY WITH FROM THIS SECTION. NOW, YOU EXPLAIN, ILLUSTRATE. AND THEN YOU WALK AWAY FROM IT. DO YOU WANT TO SUMMARIZE IN ANY WAY HERE? </w:t>
      </w:r>
    </w:p>
  </w:comment>
  <w:comment w:id="1982" w:author="עמית ברנשטיין" w:date="2019-11-25T09:43:00Z" w:initials="עב">
    <w:p w14:paraId="4E052076" w14:textId="019527BA" w:rsidR="00BD49C6" w:rsidRDefault="00BD49C6">
      <w:pPr>
        <w:pStyle w:val="CommentText"/>
      </w:pPr>
      <w:r w:rsidRPr="002730BF">
        <w:rPr>
          <w:rStyle w:val="CommentReference"/>
          <w:highlight w:val="yellow"/>
        </w:rPr>
        <w:annotationRef/>
      </w:r>
      <w:r w:rsidRPr="002730BF">
        <w:rPr>
          <w:highlight w:val="yellow"/>
        </w:rPr>
        <w:t>EXCELLENT. AGAIN, CAN YOU ADD 1-2 SENTENCES TO EXPLAIN TO READE WHAT YOU SEE IJN ATTENTION, AFFECT AND ULTIMATELY IA SELECTION OF NEG THOUGHTS IN 7A AND 7B…AS A FUNCTION OF THE DEGREE TO WHICH PATH C AND E ARE ACTIVATED…</w:t>
      </w:r>
    </w:p>
  </w:comment>
  <w:comment w:id="1976" w:author="עמית ברנשטיין" w:date="2020-03-11T14:45:00Z" w:initials="עב">
    <w:p w14:paraId="0A848BF1" w14:textId="0A7D1DEC" w:rsidR="00BD49C6" w:rsidRDefault="00BD49C6">
      <w:pPr>
        <w:pStyle w:val="CommentText"/>
      </w:pPr>
      <w:r>
        <w:rPr>
          <w:rStyle w:val="CommentReference"/>
        </w:rPr>
        <w:annotationRef/>
      </w:r>
      <w:r>
        <w:t>EXCELLENT</w:t>
      </w:r>
    </w:p>
  </w:comment>
  <w:comment w:id="2001" w:author="עמית ברנשטיין" w:date="2020-03-11T14:46:00Z" w:initials="עב">
    <w:p w14:paraId="5B27193A" w14:textId="618F1703" w:rsidR="00BD49C6" w:rsidRDefault="00BD49C6">
      <w:pPr>
        <w:pStyle w:val="CommentText"/>
      </w:pPr>
      <w:r>
        <w:rPr>
          <w:rStyle w:val="CommentReference"/>
        </w:rPr>
        <w:annotationRef/>
      </w:r>
      <w:r>
        <w:t xml:space="preserve">YES – GOOD CHOICE.  ACTUALLY, GREAT CHOICE. I THINK ITS ONE OF THE MOST IMPORTANT AND MIS-UNDERSTAND PHENOMENA. YOU CAN HIGHLIGHT FURTHER THAT COGNITIVE CONTROL IS EXPLAINED AS AN MERGENT PROPOERTY OF THE DYNAMIC SYSTE….AND THERE IS NO NEED FOR SOME EXTRANEOUS ‘COGNITIVE CONTROL’ MECHANISM…..THIS IS REALLY IMPORTANT AND A POWERFUL EXPLANATORY CAPACITY OF THE MODEL. </w:t>
      </w:r>
    </w:p>
  </w:comment>
  <w:comment w:id="2030" w:author="עמית ברנשטיין" w:date="2019-11-25T09:50:00Z" w:initials="עב">
    <w:p w14:paraId="190ED47C" w14:textId="6A608191" w:rsidR="00BD49C6" w:rsidRDefault="00BD49C6">
      <w:pPr>
        <w:pStyle w:val="CommentText"/>
      </w:pPr>
      <w:r w:rsidRPr="007625A3">
        <w:rPr>
          <w:rStyle w:val="CommentReference"/>
          <w:highlight w:val="cyan"/>
        </w:rPr>
        <w:annotationRef/>
      </w:r>
      <w:r w:rsidRPr="007625A3">
        <w:rPr>
          <w:highlight w:val="cyan"/>
        </w:rPr>
        <w:t>POWERFUL - REITERATES POINT I WROTE ABOVE ABOUT EXPLAINING EXPLANATORY POWER OF MODEL IN INTRO. AS WELL AS EARLIER COMMENT IFTACH WHERE I REFER TO FACT THAT CHRONIC STATES AND TRAJEC OF THE SYSTEEM ARE IN AND OF THEMSELVES FORMS OF COGNITIVE VULNERABILITY….AND THAT THESE FORMSO OF VULNERABILITY ARE NOT REALLY EMERGENT PHENOMENA BEYOND THE A2T SYSTEM DYANMICS. THIS IS A REALLY IMPORTANT IDEA, IF IT IS CORRECT.</w:t>
      </w:r>
    </w:p>
  </w:comment>
  <w:comment w:id="2031" w:author="עמית ברנשטיין" w:date="2020-03-11T14:48:00Z" w:initials="עב">
    <w:p w14:paraId="0DF6ED22" w14:textId="476CBC25" w:rsidR="00BD49C6" w:rsidRDefault="00BD49C6">
      <w:pPr>
        <w:pStyle w:val="CommentText"/>
      </w:pPr>
      <w:r>
        <w:rPr>
          <w:rStyle w:val="CommentReference"/>
        </w:rPr>
        <w:annotationRef/>
      </w:r>
      <w:r>
        <w:t xml:space="preserve">HERE YOU CAN ALSO RELATE TO FACT THAT A2T EXPLAINS COG CONTORL W/OUT EXTRANEOUS MECANISMS ETC. </w:t>
      </w:r>
    </w:p>
  </w:comment>
  <w:comment w:id="2048" w:author="עמית ברנשטיין" w:date="2020-03-11T14:49:00Z" w:initials="עב">
    <w:p w14:paraId="40914DB4" w14:textId="08021E9B" w:rsidR="00BD49C6" w:rsidRDefault="00BD49C6">
      <w:pPr>
        <w:pStyle w:val="CommentText"/>
      </w:pPr>
      <w:r>
        <w:rPr>
          <w:rStyle w:val="CommentReference"/>
        </w:rPr>
        <w:annotationRef/>
      </w:r>
      <w:r>
        <w:t>EXCELLENT AND CLEAR!</w:t>
      </w:r>
    </w:p>
  </w:comment>
  <w:comment w:id="2051" w:author="עמית ברנשטיין" w:date="2020-03-11T14:50:00Z" w:initials="עב">
    <w:p w14:paraId="33A885E6" w14:textId="3FD15C08" w:rsidR="00BD49C6" w:rsidRDefault="00BD49C6">
      <w:pPr>
        <w:pStyle w:val="CommentText"/>
      </w:pPr>
      <w:r>
        <w:rPr>
          <w:rStyle w:val="CommentReference"/>
        </w:rPr>
        <w:annotationRef/>
      </w:r>
      <w:r>
        <w:t>CLARIFY TEMRS HERE PLS  “EMOTIONAL AND REACTIVITY”?</w:t>
      </w:r>
    </w:p>
  </w:comment>
  <w:comment w:id="2052" w:author="עמית ברנשטיין" w:date="2019-11-25T10:39:00Z" w:initials="עב">
    <w:p w14:paraId="3C2911A6" w14:textId="3533CD31" w:rsidR="00BD49C6" w:rsidRDefault="00BD49C6">
      <w:pPr>
        <w:pStyle w:val="CommentText"/>
      </w:pPr>
      <w:r w:rsidRPr="00F97798">
        <w:rPr>
          <w:rStyle w:val="CommentReference"/>
          <w:highlight w:val="cyan"/>
        </w:rPr>
        <w:annotationRef/>
      </w:r>
      <w:r w:rsidRPr="00F97798">
        <w:rPr>
          <w:highlight w:val="cyan"/>
        </w:rPr>
        <w:t>OK BUT I THINK IT MIGHT BE MORE POWERFUL TO USE LOW-LEVEL COMPONTENT TO FCOMPONENT FEEDBACK LANGAUGE (I.E., OPERATIONALLY DEFINED PATHWAY) RATHER THAN THE HIGHER-LEVEL SEMATNIC LABEL OF THE PATHWAY (I.E., ‘REACTIVITY).</w:t>
      </w:r>
      <w:r>
        <w:t xml:space="preserve"> </w:t>
      </w:r>
    </w:p>
  </w:comment>
  <w:comment w:id="2053" w:author="עמית ברנשטיין" w:date="2019-11-25T10:40:00Z" w:initials="עב">
    <w:p w14:paraId="55479EC8" w14:textId="1261CD1F" w:rsidR="00BD49C6" w:rsidRDefault="00BD49C6">
      <w:pPr>
        <w:pStyle w:val="CommentText"/>
      </w:pPr>
      <w:r w:rsidRPr="00F97798">
        <w:rPr>
          <w:rStyle w:val="CommentReference"/>
          <w:highlight w:val="cyan"/>
        </w:rPr>
        <w:annotationRef/>
      </w:r>
      <w:r w:rsidRPr="00F97798">
        <w:rPr>
          <w:highlight w:val="cyan"/>
        </w:rPr>
        <w:t>HERE AND IN VARIOUS SIMULATED SCENARIOS, CAN WE ADD 1-2 SENTENCES THAT THEN EXPLAIN IN WHIAT EXTENRAL/INTERNAL SITUATIONS THESE TRAJECOTIRES ARE LIKELY TO OCCUR / TO CHARACERTIZE. I.E., FOR EXAMPLE, WHAT PHENOMENONA/SITUATIONS DOES HIGH CONTEXT HIGH REACTIVITY 50% TASK RELATIVE NEGATIE CONTENT CHARACTERIZE?  I THINK THIS CONNECTION BETWEEN THE SIMULATED STATES AND PARAMEETRS TO REAL-WORLD PHENOMEONON IS A CRITICAL LINK THAT WE NEED TO MAKE A BIT MORE EXPLICIT. ITS NOT HEAVY LIFTING BUT ITS POTENTIALLY IMPORATNT</w:t>
      </w:r>
      <w:r>
        <w:rPr>
          <w:highlight w:val="cyan"/>
        </w:rPr>
        <w:t xml:space="preserve"> OT ILLUSTRATE POWERR AND UTILITY OF THE MODEL. </w:t>
      </w:r>
      <w:r w:rsidRPr="00F97798">
        <w:rPr>
          <w:highlight w:val="cyan"/>
        </w:rPr>
        <w:t>.</w:t>
      </w:r>
      <w:r>
        <w:t xml:space="preserve"> </w:t>
      </w:r>
    </w:p>
  </w:comment>
  <w:comment w:id="2055" w:author="עמית ברנשטיין" w:date="2020-03-11T14:50:00Z" w:initials="עב">
    <w:p w14:paraId="79C6486C" w14:textId="1B3C7125" w:rsidR="00BD49C6" w:rsidRDefault="00BD49C6">
      <w:pPr>
        <w:pStyle w:val="CommentText"/>
      </w:pPr>
      <w:r w:rsidRPr="00F967B1">
        <w:rPr>
          <w:rStyle w:val="CommentReference"/>
          <w:highlight w:val="yellow"/>
        </w:rPr>
        <w:annotationRef/>
      </w:r>
      <w:r w:rsidRPr="00F967B1">
        <w:rPr>
          <w:highlight w:val="yellow"/>
        </w:rPr>
        <w:t>SO HERE IS A SORT OF SUMMARY – WHAT YOU LEARN FROM A2T SIMULATION ABOUT CONTROL. CANY OU FORMAT PARAGRAPH THAT WAY, MAYBE A HEADER? AND DO THE SAME ABOVE FOR RNT?</w:t>
      </w:r>
    </w:p>
  </w:comment>
  <w:comment w:id="2083" w:author="עמית ברנשטיין" w:date="2020-03-11T14:51:00Z" w:initials="עב">
    <w:p w14:paraId="27D51313" w14:textId="6E706D40" w:rsidR="00BD49C6" w:rsidRDefault="00BD49C6">
      <w:pPr>
        <w:pStyle w:val="CommentText"/>
      </w:pPr>
      <w:r>
        <w:rPr>
          <w:rStyle w:val="CommentReference"/>
        </w:rPr>
        <w:annotationRef/>
      </w:r>
      <w:r>
        <w:t>OK BUT CAN YOU CLARIFY A BIT OR DEVELOP/EXPLAIN IN ADDITIOANL SENTENCE?</w:t>
      </w:r>
    </w:p>
  </w:comment>
  <w:comment w:id="2136" w:author="עמית ברנשטיין" w:date="2020-01-02T17:58:00Z" w:initials="עב">
    <w:p w14:paraId="53D7D6B0" w14:textId="62FE5076" w:rsidR="00BD49C6" w:rsidRDefault="00BD49C6">
      <w:pPr>
        <w:pStyle w:val="CommentText"/>
      </w:pPr>
      <w:r>
        <w:rPr>
          <w:rStyle w:val="CommentReference"/>
        </w:rPr>
        <w:annotationRef/>
      </w:r>
      <w:r>
        <w:t>WHY ‘DAFKA’ INTERPRETATION B</w:t>
      </w:r>
      <w:r>
        <w:rPr>
          <w:noProof/>
        </w:rPr>
        <w:t>IAS OF ALL PHENOMENA</w:t>
      </w:r>
    </w:p>
  </w:comment>
  <w:comment w:id="2137" w:author="עמית ברנשטיין" w:date="2019-11-25T10:46:00Z" w:initials="עב">
    <w:p w14:paraId="476894C8" w14:textId="6F0A5C7D" w:rsidR="00BD49C6" w:rsidRDefault="00BD49C6">
      <w:pPr>
        <w:pStyle w:val="CommentText"/>
      </w:pPr>
      <w:r w:rsidRPr="008B1016">
        <w:rPr>
          <w:rStyle w:val="CommentReference"/>
          <w:highlight w:val="cyan"/>
        </w:rPr>
        <w:annotationRef/>
      </w:r>
      <w:r w:rsidRPr="008B1016">
        <w:rPr>
          <w:highlight w:val="cyan"/>
        </w:rPr>
        <w:t>IS THIS BETTER - LESS CIRCULAR OR DO YOU PREFER SENTENCE YOU HAD FOCUSED ON IA SELECTION?</w:t>
      </w:r>
    </w:p>
  </w:comment>
  <w:comment w:id="2144" w:author="עמית ברנשטיין" w:date="2019-09-15T09:18:00Z" w:initials="עב">
    <w:p w14:paraId="16E89279" w14:textId="45BB738C" w:rsidR="00BD49C6" w:rsidRDefault="00BD49C6">
      <w:pPr>
        <w:pStyle w:val="CommentText"/>
      </w:pPr>
      <w:r w:rsidRPr="003416EE">
        <w:rPr>
          <w:rStyle w:val="CommentReference"/>
          <w:highlight w:val="yellow"/>
        </w:rPr>
        <w:annotationRef/>
      </w:r>
      <w:r w:rsidRPr="003416EE">
        <w:rPr>
          <w:highlight w:val="yellow"/>
        </w:rPr>
        <w:t>SORT OF CLEAR BUT HOW DOES LOWER-LEVEL PROCESS/COMPONENT OF MODEL INTERACRT WITH HIGHER-LEVEL EMERGENT COGNITIVE STATE/VIULENRABILTIY OF THE MODEL?? OR DO YOU REFER TO BELIEFS AS ALSO REPRESENTATIONS THAT ARE PART OF THE MODEL ADN NOT VULNERABILITY BY-PRODUCTS OF THE MODEL?</w:t>
      </w:r>
    </w:p>
  </w:comment>
  <w:comment w:id="2158" w:author="עמית ברנשטיין" w:date="2019-11-25T10:50:00Z" w:initials="עב">
    <w:p w14:paraId="21172F38" w14:textId="492E38D4" w:rsidR="00BD49C6" w:rsidRDefault="00BD49C6">
      <w:pPr>
        <w:pStyle w:val="CommentText"/>
      </w:pPr>
      <w:r w:rsidRPr="001D3A35">
        <w:rPr>
          <w:rStyle w:val="CommentReference"/>
          <w:highlight w:val="cyan"/>
        </w:rPr>
        <w:annotationRef/>
      </w:r>
      <w:r w:rsidRPr="001D3A35">
        <w:rPr>
          <w:highlight w:val="cyan"/>
        </w:rPr>
        <w:t>I’M NOT SURE I UNDERSTAND HOW THIS RECONCILES THE ISSUE. OR IF WE NEE DTO HIGHLIGHT THE ISSUE. LETS DISCUSS BRIEFLY</w:t>
      </w:r>
    </w:p>
  </w:comment>
  <w:comment w:id="2176" w:author="עמית ברנשטיין" w:date="2019-09-15T09:27:00Z" w:initials="עב">
    <w:p w14:paraId="4CAAFE77" w14:textId="4B033AB2" w:rsidR="00BD49C6" w:rsidRDefault="00BD49C6">
      <w:pPr>
        <w:pStyle w:val="CommentText"/>
      </w:pPr>
      <w:r w:rsidRPr="00A97891">
        <w:rPr>
          <w:rStyle w:val="CommentReference"/>
          <w:highlight w:val="yellow"/>
        </w:rPr>
        <w:annotationRef/>
      </w:r>
      <w:r w:rsidRPr="00A97891">
        <w:rPr>
          <w:highlight w:val="yellow"/>
        </w:rPr>
        <w:t>CITE ALSO HOW THIS RELATES TO GROSS’ MOST RECENT ITERATION OF THIS MODEL – OK?</w:t>
      </w:r>
    </w:p>
  </w:comment>
  <w:comment w:id="2202" w:author="עמית ברנשטיין" w:date="2020-03-11T14:52:00Z" w:initials="עב">
    <w:p w14:paraId="4292080D" w14:textId="13869BD8" w:rsidR="00BD49C6" w:rsidRDefault="00BD49C6">
      <w:pPr>
        <w:pStyle w:val="CommentText"/>
      </w:pPr>
      <w:r w:rsidRPr="00F967B1">
        <w:rPr>
          <w:rStyle w:val="CommentReference"/>
          <w:highlight w:val="cyan"/>
        </w:rPr>
        <w:annotationRef/>
      </w:r>
      <w:r w:rsidRPr="00F967B1">
        <w:rPr>
          <w:highlight w:val="cyan"/>
        </w:rPr>
        <w:t>YOFI YOU WORKED ON THIS NOW!! EXELLENT WORK.</w:t>
      </w:r>
    </w:p>
  </w:comment>
  <w:comment w:id="2212" w:author="עמית ברנשטיין" w:date="2019-11-25T10:51:00Z" w:initials="עב">
    <w:p w14:paraId="39252B79" w14:textId="5656A89D" w:rsidR="00BD49C6" w:rsidRDefault="00BD49C6">
      <w:pPr>
        <w:pStyle w:val="CommentText"/>
      </w:pPr>
      <w:r w:rsidRPr="001D3A35">
        <w:rPr>
          <w:rStyle w:val="CommentReference"/>
          <w:highlight w:val="cyan"/>
        </w:rPr>
        <w:annotationRef/>
      </w:r>
      <w:r w:rsidRPr="001D3A35">
        <w:rPr>
          <w:highlight w:val="cyan"/>
        </w:rPr>
        <w:t>WE NEED TO ALLUDE EARLY IN PAPER THAT A2T MODEL AND THIS TYPE OF DYNAMCI SYSTEM GOES BYEOND JUST ACCOUTNING FOR VULNERABILITY. BUT INSTEAD, MAY HELP ACCOUTN AND PREDICT VARIOUS XXXXX (TO BE DEFIEND CLEARLY) PROCESSES. SUCH AS MINDFULNESS….IF NOT CLEAR, LETS DISCUSS.</w:t>
      </w:r>
      <w:r>
        <w:t xml:space="preserve"> </w:t>
      </w:r>
    </w:p>
  </w:comment>
  <w:comment w:id="2227" w:author="עמית ברנשטיין" w:date="2020-03-11T14:54:00Z" w:initials="עב">
    <w:p w14:paraId="7AD63906" w14:textId="5231326B" w:rsidR="00BD49C6" w:rsidRDefault="00BD49C6">
      <w:pPr>
        <w:pStyle w:val="CommentText"/>
      </w:pPr>
      <w:r>
        <w:rPr>
          <w:rStyle w:val="CommentReference"/>
        </w:rPr>
        <w:annotationRef/>
      </w:r>
      <w:r>
        <w:t xml:space="preserve">EXPAND ON THIS SIGNIFICANTLY, ILLUSTRATE HOW, GIVE EXAMPLE OF ANOTEHR LITERATURE WHERE THIS IS DONE, AND WHY. AND HOW A2T IS CRITICAL STEP IN THIS REGARD…WHY COPUTATIONAL MODEL APPROACH IS SO POWERFUL HERE AND SO NEEDED. </w:t>
      </w:r>
    </w:p>
  </w:comment>
  <w:comment w:id="2256" w:author="עמית ברנשטיין" w:date="2020-03-11T14:55:00Z" w:initials="עב">
    <w:p w14:paraId="6CE3400A" w14:textId="77777777" w:rsidR="00BD49C6" w:rsidRDefault="00BD49C6">
      <w:pPr>
        <w:pStyle w:val="CommentText"/>
      </w:pPr>
      <w:r>
        <w:rPr>
          <w:rStyle w:val="CommentReference"/>
        </w:rPr>
        <w:annotationRef/>
      </w:r>
      <w:r>
        <w:t xml:space="preserve">I DON’T FULLY FOLLOW. LETS MEET TO DISCUSS THESE NEXT STEPS. I THINKTHERE ARE PROBABLY MORE. </w:t>
      </w:r>
    </w:p>
    <w:p w14:paraId="1A7F8BEC" w14:textId="77777777" w:rsidR="00BD49C6" w:rsidRDefault="00BD49C6">
      <w:pPr>
        <w:pStyle w:val="CommentText"/>
      </w:pPr>
    </w:p>
    <w:p w14:paraId="6F7BA1FD" w14:textId="512DC49E" w:rsidR="00BD49C6" w:rsidRDefault="00BD49C6">
      <w:pPr>
        <w:pStyle w:val="CommentText"/>
      </w:pPr>
      <w:r>
        <w:t>ONE SUB-SECTION INVOLVES MAKING THE MODEL MORE COMPLEX  (E.G., XXX)</w:t>
      </w:r>
    </w:p>
  </w:comment>
  <w:comment w:id="2261" w:author="עמית ברנשטיין" w:date="2019-09-15T09:50:00Z" w:initials="עב">
    <w:p w14:paraId="267F4FB8" w14:textId="3E3A4B26" w:rsidR="00BD49C6" w:rsidRDefault="00BD49C6">
      <w:pPr>
        <w:pStyle w:val="CommentText"/>
      </w:pPr>
      <w:r w:rsidRPr="007563DC">
        <w:rPr>
          <w:rStyle w:val="CommentReference"/>
          <w:highlight w:val="yellow"/>
        </w:rPr>
        <w:annotationRef/>
      </w:r>
      <w:r w:rsidRPr="007563DC">
        <w:rPr>
          <w:highlight w:val="yellow"/>
        </w:rPr>
        <w:t>PROBABLY NEE DTO SAY ITS NOT OUR FOCUS BUT THE MOEL IS RELEVANT TO XYZ – AND WE GIVE ONE SUCH EXAMPLE TO ILLSUTRATE SUCH IMPLICATIONS TO UNDERSTND NORMARTIVE OR ADATPVIE COGNITION</w:t>
      </w:r>
    </w:p>
  </w:comment>
  <w:comment w:id="2263" w:author="עמית ברנשטיין" w:date="2019-09-15T09:51:00Z" w:initials="עב">
    <w:p w14:paraId="4EA515E2" w14:textId="47315D21" w:rsidR="00BD49C6" w:rsidRDefault="00BD49C6">
      <w:pPr>
        <w:pStyle w:val="CommentText"/>
      </w:pPr>
      <w:r>
        <w:rPr>
          <w:rStyle w:val="CommentReference"/>
        </w:rPr>
        <w:annotationRef/>
      </w:r>
      <w:r>
        <w:t>NOT SUR EI UNDERSTAND WHAT MENTAL STATE IS NOT INTENRALIZED?</w:t>
      </w:r>
    </w:p>
  </w:comment>
  <w:comment w:id="2262" w:author="עמית ברנשטיין" w:date="2019-11-25T10:55:00Z" w:initials="עב">
    <w:p w14:paraId="03FB25B0" w14:textId="34D2B9CF" w:rsidR="00BD49C6" w:rsidRDefault="00BD49C6">
      <w:pPr>
        <w:pStyle w:val="CommentText"/>
      </w:pPr>
      <w:r w:rsidRPr="001F67E1">
        <w:rPr>
          <w:rStyle w:val="CommentReference"/>
          <w:highlight w:val="cyan"/>
        </w:rPr>
        <w:annotationRef/>
      </w:r>
      <w:r w:rsidRPr="001F67E1">
        <w:rPr>
          <w:highlight w:val="cyan"/>
        </w:rPr>
        <w:t xml:space="preserve">See </w:t>
      </w:r>
      <w:proofErr w:type="spellStart"/>
      <w:r w:rsidRPr="001F67E1">
        <w:rPr>
          <w:highlight w:val="cyan"/>
        </w:rPr>
        <w:t>omer’s</w:t>
      </w:r>
      <w:proofErr w:type="spellEnd"/>
      <w:r w:rsidRPr="001F67E1">
        <w:rPr>
          <w:highlight w:val="cyan"/>
        </w:rPr>
        <w:t xml:space="preserve"> intro to strengthen this point</w:t>
      </w:r>
    </w:p>
  </w:comment>
  <w:comment w:id="2267" w:author="עמית ברנשטיין" w:date="2019-11-25T10:57:00Z" w:initials="עב">
    <w:p w14:paraId="3324E1FD" w14:textId="58BA0A2A" w:rsidR="00BD49C6" w:rsidRDefault="00BD49C6">
      <w:pPr>
        <w:pStyle w:val="CommentText"/>
      </w:pPr>
      <w:r w:rsidRPr="001F67E1">
        <w:rPr>
          <w:rStyle w:val="CommentReference"/>
          <w:highlight w:val="cyan"/>
        </w:rPr>
        <w:annotationRef/>
      </w:r>
      <w:r w:rsidRPr="001F67E1">
        <w:rPr>
          <w:highlight w:val="cyan"/>
        </w:rPr>
        <w:t>YOU DON’T NOTE THAT WHEN PERSON NOTICES MIND WANDERED OFF-TASK, THEY ARE TO BRING ATTENTION BACK TO ATTENTION ANCHOR OR FOCUS OF ATTTENTION (E.G., INTERLA EXPERIENTIAL OBJECT SUCH AS THE BREATH)</w:t>
      </w:r>
    </w:p>
  </w:comment>
  <w:comment w:id="2268" w:author="עמית ברנשטיין" w:date="2019-09-15T09:52:00Z" w:initials="עב">
    <w:p w14:paraId="77CA3CC4" w14:textId="72286421" w:rsidR="00BD49C6" w:rsidRDefault="00BD49C6">
      <w:pPr>
        <w:pStyle w:val="CommentText"/>
      </w:pPr>
      <w:r>
        <w:rPr>
          <w:rStyle w:val="CommentReference"/>
        </w:rPr>
        <w:annotationRef/>
      </w:r>
      <w:r>
        <w:t xml:space="preserve">HERE YO UDON’T RELATE TO NEUTRAL/EMOTION – DOES NOT STILL WORK IF YOU LAID OUT TRAJECOTIES BY EMOTION CONTENT? </w:t>
      </w:r>
    </w:p>
  </w:comment>
  <w:comment w:id="2269" w:author="יפתח עמיר" w:date="2019-11-06T08:55:00Z" w:initials="יע">
    <w:p w14:paraId="2DB62174" w14:textId="3416400D" w:rsidR="00BD49C6" w:rsidRPr="00C4683F" w:rsidRDefault="00BD49C6">
      <w:pPr>
        <w:pStyle w:val="CommentText"/>
      </w:pPr>
      <w:r>
        <w:rPr>
          <w:rStyle w:val="CommentReference"/>
        </w:rPr>
        <w:annotationRef/>
      </w:r>
      <w:r>
        <w:t>The end of this paragraph refers to emotional thoughts</w:t>
      </w:r>
    </w:p>
  </w:comment>
  <w:comment w:id="2273" w:author="עמית ברנשטיין" w:date="2019-11-25T10:57:00Z" w:initials="עב">
    <w:p w14:paraId="32050984" w14:textId="1B69B799" w:rsidR="00BD49C6" w:rsidRDefault="00BD49C6">
      <w:pPr>
        <w:pStyle w:val="CommentText"/>
      </w:pPr>
      <w:r>
        <w:rPr>
          <w:rStyle w:val="CommentReference"/>
        </w:rPr>
        <w:annotationRef/>
      </w:r>
      <w:r>
        <w:t xml:space="preserve">THIS IS ALMOST ALWAYS THE CASE FOR FOCUSED ATTENTION BUT NOT ALWAYS OPEN MONITORING. IN SOME OM PRACTICES, ATTENTION IS BROUGHT BACK TO PASSING INTERNAL EXPEREINCES IN CONSCIUSNESS BU TNOT AN ANCHOR LIKE IN FA. </w:t>
      </w:r>
    </w:p>
  </w:comment>
  <w:comment w:id="2274" w:author="עמית ברנשטיין" w:date="2019-04-14T12:43:00Z" w:initials="עב">
    <w:p w14:paraId="0C2CDE23" w14:textId="1DCF2DD8" w:rsidR="00BD49C6" w:rsidRDefault="00BD49C6" w:rsidP="004425F3">
      <w:pPr>
        <w:pStyle w:val="CommentText"/>
        <w:ind w:firstLine="0"/>
      </w:pPr>
      <w:r w:rsidRPr="001F67E1">
        <w:rPr>
          <w:rStyle w:val="CommentReference"/>
          <w:highlight w:val="cyan"/>
        </w:rPr>
        <w:annotationRef/>
      </w:r>
      <w:r w:rsidRPr="001F67E1">
        <w:rPr>
          <w:highlight w:val="cyan"/>
        </w:rPr>
        <w:t>LETS DISCUSS…</w:t>
      </w:r>
    </w:p>
  </w:comment>
  <w:comment w:id="2278" w:author="עמית ברנשטיין" w:date="2019-11-25T11:04:00Z" w:initials="עב">
    <w:p w14:paraId="658AB433" w14:textId="40E4BF55" w:rsidR="00BD49C6" w:rsidRDefault="00BD49C6">
      <w:pPr>
        <w:pStyle w:val="CommentText"/>
      </w:pPr>
      <w:r w:rsidRPr="001F67E1">
        <w:rPr>
          <w:rStyle w:val="CommentReference"/>
          <w:highlight w:val="cyan"/>
        </w:rPr>
        <w:annotationRef/>
      </w:r>
      <w:r w:rsidRPr="001F67E1">
        <w:rPr>
          <w:highlight w:val="cyan"/>
        </w:rPr>
        <w:t>WE SHOLD TRY TO STICK TO MODEL LANGAUGE - I.E., RATEHR THAN WE THERIZE….A2T PREDICTS…OR BASED ON A2T, WE THEORIZE/PREDICT THAT…</w:t>
      </w:r>
    </w:p>
  </w:comment>
  <w:comment w:id="2279" w:author="עמית ברנשטיין" w:date="2019-09-15T09:56:00Z" w:initials="עב">
    <w:p w14:paraId="3D44575D" w14:textId="63660590" w:rsidR="00BD49C6" w:rsidRDefault="00BD49C6">
      <w:pPr>
        <w:pStyle w:val="CommentText"/>
      </w:pPr>
      <w:r w:rsidRPr="007563DC">
        <w:rPr>
          <w:rStyle w:val="CommentReference"/>
          <w:highlight w:val="yellow"/>
        </w:rPr>
        <w:annotationRef/>
      </w:r>
      <w:r w:rsidRPr="007563DC">
        <w:rPr>
          <w:highlight w:val="yellow"/>
        </w:rPr>
        <w:t>PERHAPS – I THINK THOUGH THAT THIS IS NOT CORRECT IFTACH, QUITE OFTEN. INSTEAD, IT BIASES INTERNAL ATTENTIONS SLEECTION TO SOME OBJECT IN A WAY THAT IS “NOT BIASED” BUY HEDONIC TONE ASSOCIATED WITH EXPERIENCE OF THAT OBJECT.</w:t>
      </w:r>
      <w:r>
        <w:t xml:space="preserve"> </w:t>
      </w:r>
    </w:p>
  </w:comment>
  <w:comment w:id="2280" w:author="יפתח עמיר" w:date="2019-06-06T10:26:00Z" w:initials="יע">
    <w:p w14:paraId="33D3F550" w14:textId="57B954C7" w:rsidR="00BD49C6" w:rsidRDefault="00BD49C6">
      <w:pPr>
        <w:pStyle w:val="CommentText"/>
      </w:pPr>
      <w:r>
        <w:rPr>
          <w:rStyle w:val="CommentReference"/>
        </w:rPr>
        <w:annotationRef/>
      </w:r>
      <w:r>
        <w:t xml:space="preserve">Amit, this raises the issue of internal-external. Do you think </w:t>
      </w:r>
      <w:proofErr w:type="spellStart"/>
      <w:r>
        <w:t>its</w:t>
      </w:r>
      <w:proofErr w:type="spellEnd"/>
      <w:r>
        <w:t xml:space="preserve"> important to outline this beforehand?</w:t>
      </w:r>
    </w:p>
  </w:comment>
  <w:comment w:id="2281" w:author="עמית ברנשטיין" w:date="2019-11-25T11:05:00Z" w:initials="עב">
    <w:p w14:paraId="39EAA2E8" w14:textId="25EEE1F3" w:rsidR="00BD49C6" w:rsidRDefault="00BD49C6">
      <w:pPr>
        <w:pStyle w:val="CommentText"/>
      </w:pPr>
      <w:r w:rsidRPr="001F67E1">
        <w:rPr>
          <w:rStyle w:val="CommentReference"/>
          <w:highlight w:val="cyan"/>
        </w:rPr>
        <w:annotationRef/>
      </w:r>
      <w:r w:rsidRPr="001F67E1">
        <w:rPr>
          <w:highlight w:val="cyan"/>
        </w:rPr>
        <w:t>CAN WE DISCUSS WHETHER ITS REALLY NEUTRAL OR SIMPLY NON-PREFERENTIAL/NON-DISCRIMINATORY. I THINK THE LATTER IS MORE ACCURATE….BUT MAY ALSO DEPEND ON CONTEXT DEMANDS. LETS DISCUSS THIS ISSUE.</w:t>
      </w:r>
      <w:r>
        <w:t xml:space="preserve"> </w:t>
      </w:r>
    </w:p>
  </w:comment>
  <w:comment w:id="2282" w:author="עמית ברנשטיין" w:date="2019-09-15T09:57:00Z" w:initials="עב">
    <w:p w14:paraId="05BB6482" w14:textId="3047BE16" w:rsidR="00BD49C6" w:rsidRDefault="00BD49C6">
      <w:pPr>
        <w:pStyle w:val="CommentText"/>
      </w:pPr>
      <w:r w:rsidRPr="007563DC">
        <w:rPr>
          <w:rStyle w:val="CommentReference"/>
          <w:highlight w:val="yellow"/>
        </w:rPr>
        <w:annotationRef/>
      </w:r>
      <w:r w:rsidRPr="007563DC">
        <w:rPr>
          <w:highlight w:val="yellow"/>
        </w:rPr>
        <w:t>AGHAIN – I THINK THIS IS ONLY PARTIALLY CORRECT. AND OFTEN NOT CORRECT. INSTEAD, I THINK IT CAN REDUCE – WHAT YOU REFER TO AS EMOTION REACTIVITYA ND PERHAPS COGNITIVE REACTIVITY – TO UNWATNED NEGATIVE HEDONIC TONE ASSOCAITED WITH EXPERIENCE OF THAT OBJECT</w:t>
      </w:r>
    </w:p>
  </w:comment>
  <w:comment w:id="2283" w:author="עמית ברנשטיין" w:date="2019-11-25T11:07:00Z" w:initials="עב">
    <w:p w14:paraId="2E87E47E" w14:textId="1B7A3721" w:rsidR="00BD49C6" w:rsidRDefault="00BD49C6">
      <w:pPr>
        <w:pStyle w:val="CommentText"/>
      </w:pPr>
      <w:r w:rsidRPr="001F67E1">
        <w:rPr>
          <w:rStyle w:val="CommentReference"/>
          <w:highlight w:val="cyan"/>
        </w:rPr>
        <w:annotationRef/>
      </w:r>
      <w:r w:rsidRPr="001F67E1">
        <w:rPr>
          <w:highlight w:val="cyan"/>
        </w:rPr>
        <w:t>LETS DISCUSS. YOUR ARGUMENT IS THAT MINDFULNESS WORKS BY CHANGING THE INDIVIDAUL DIFFERENCE ‘FACTORS’/PATHWAYS IN MODEL….AND THEREBY CHANGES SELECTION PREFERENCE/BIAS…AND THEREBY AFFECT….INTERESTING</w:t>
      </w:r>
    </w:p>
  </w:comment>
  <w:comment w:id="2284" w:author="עמית ברנשטיין" w:date="2019-09-15T10:05:00Z" w:initials="עב">
    <w:p w14:paraId="2BAF2CA2" w14:textId="788373FA" w:rsidR="00BD49C6" w:rsidRDefault="00BD49C6">
      <w:pPr>
        <w:pStyle w:val="CommentText"/>
      </w:pPr>
      <w:r>
        <w:rPr>
          <w:rStyle w:val="CommentReference"/>
        </w:rPr>
        <w:annotationRef/>
      </w:r>
      <w:r>
        <w:t>LETS DISCUSS – CURRENT STRUCTURE DOES NTO WORK IDEALLY</w:t>
      </w:r>
    </w:p>
  </w:comment>
  <w:comment w:id="2294" w:author="עמית ברנשטיין" w:date="2019-11-25T11:09:00Z" w:initials="עב">
    <w:p w14:paraId="04DE66C0" w14:textId="77777777" w:rsidR="00BD49C6" w:rsidRPr="001F67E1" w:rsidRDefault="00BD49C6">
      <w:pPr>
        <w:pStyle w:val="CommentText"/>
        <w:rPr>
          <w:highlight w:val="cyan"/>
        </w:rPr>
      </w:pPr>
      <w:r w:rsidRPr="001F67E1">
        <w:rPr>
          <w:rStyle w:val="CommentReference"/>
          <w:highlight w:val="cyan"/>
        </w:rPr>
        <w:annotationRef/>
      </w:r>
      <w:r w:rsidRPr="001F67E1">
        <w:rPr>
          <w:highlight w:val="cyan"/>
        </w:rPr>
        <w:t>YES - VERY IMPORTANT. LIKE WHAT I WROTE ABOVE ABOUTR REACTIVITY PATHAWYS…</w:t>
      </w:r>
    </w:p>
    <w:p w14:paraId="3F3C4B6A" w14:textId="77777777" w:rsidR="00BD49C6" w:rsidRPr="001F67E1" w:rsidRDefault="00BD49C6">
      <w:pPr>
        <w:pStyle w:val="CommentText"/>
        <w:rPr>
          <w:highlight w:val="cyan"/>
        </w:rPr>
      </w:pPr>
    </w:p>
    <w:p w14:paraId="3C48C706" w14:textId="313486E9" w:rsidR="00BD49C6" w:rsidRDefault="00BD49C6">
      <w:pPr>
        <w:pStyle w:val="CommentText"/>
      </w:pPr>
      <w:r w:rsidRPr="001F67E1">
        <w:rPr>
          <w:highlight w:val="cyan"/>
        </w:rPr>
        <w:t>BUT I THINK ITS SEPRATE ISSUE FROM THIS TOPIC SENTENCE/ISSUE IN THIS PARAGRAPH, ISN’T IT?</w:t>
      </w:r>
    </w:p>
  </w:comment>
  <w:comment w:id="2298" w:author="עמית ברנשטיין" w:date="2019-11-25T11:10:00Z" w:initials="עב">
    <w:p w14:paraId="251DDEF9" w14:textId="40582FA4" w:rsidR="00BD49C6" w:rsidRDefault="00BD49C6">
      <w:pPr>
        <w:pStyle w:val="CommentText"/>
      </w:pPr>
      <w:r w:rsidRPr="001F67E1">
        <w:rPr>
          <w:rStyle w:val="CommentReference"/>
          <w:highlight w:val="cyan"/>
        </w:rPr>
        <w:annotationRef/>
      </w:r>
      <w:r w:rsidRPr="001F67E1">
        <w:rPr>
          <w:highlight w:val="cyan"/>
        </w:rPr>
        <w:t>AWESOME, SIMPLE AND CLEAR. WHY DOES IT ONLY APPEAR SO LATER IN PAPER? LETS DISCUSS HOW THIS CAN BE PRESENTED IN SOME FORM EARLY IN PAPER. I.E., THIS IS THE ‘SET UP’ THAT’S NEEDED FOR MODEL, RIGHT?</w:t>
      </w:r>
    </w:p>
  </w:comment>
  <w:comment w:id="2299" w:author="עמית ברנשטיין" w:date="2019-11-25T11:11:00Z" w:initials="עב">
    <w:p w14:paraId="59E0D3B7" w14:textId="49E1BA6E" w:rsidR="00BD49C6" w:rsidRDefault="00BD49C6">
      <w:pPr>
        <w:pStyle w:val="CommentText"/>
      </w:pPr>
      <w:r w:rsidRPr="001F67E1">
        <w:rPr>
          <w:rStyle w:val="CommentReference"/>
          <w:highlight w:val="cyan"/>
        </w:rPr>
        <w:annotationRef/>
      </w:r>
      <w:r w:rsidRPr="001F67E1">
        <w:rPr>
          <w:highlight w:val="cyan"/>
        </w:rPr>
        <w:t>CITE JONAS’ RECENT EMOTIO REVIEW PAPER</w:t>
      </w:r>
      <w:r>
        <w:t xml:space="preserve"> </w:t>
      </w:r>
    </w:p>
  </w:comment>
  <w:comment w:id="2303" w:author="עמית ברנשטיין" w:date="2019-11-25T11:13:00Z" w:initials="עב">
    <w:p w14:paraId="52E2C9FE" w14:textId="4F4C07DE" w:rsidR="00BD49C6" w:rsidRDefault="00BD49C6">
      <w:pPr>
        <w:pStyle w:val="CommentText"/>
      </w:pPr>
      <w:r w:rsidRPr="001F67E1">
        <w:rPr>
          <w:rStyle w:val="CommentReference"/>
          <w:highlight w:val="cyan"/>
        </w:rPr>
        <w:annotationRef/>
      </w:r>
      <w:r w:rsidRPr="001F67E1">
        <w:rPr>
          <w:highlight w:val="cyan"/>
        </w:rPr>
        <w:t>WHAT OTHER THERAPETUIC TARGES. I THINK THIS PARAGRAPH COULD BE DEVELOPED TO FOCUS ON PERSONALIZATION OF TRAINING AS A FUNCTION OF XYZ FACTORS IN MODEL AS WELL AS PATH E AND C STRENGTH POTENTIAL. ITHIS WOULD B EA REALLY EXCITING CONTRIBUTION OF THE A2T MODEL. IT CAN BE DONE BRIEFLY. BUT IT HINK ITS QUITE POWERFUL POTENTIAL.</w:t>
      </w:r>
      <w:r>
        <w:t xml:space="preserve"> </w:t>
      </w:r>
    </w:p>
  </w:comment>
  <w:comment w:id="2304" w:author="עמית ברנשטיין" w:date="2019-11-25T11:12:00Z" w:initials="עב">
    <w:p w14:paraId="0A2F35BD" w14:textId="7F670F2F" w:rsidR="00BD49C6" w:rsidRDefault="00BD49C6">
      <w:pPr>
        <w:pStyle w:val="CommentText"/>
      </w:pPr>
      <w:r w:rsidRPr="001F67E1">
        <w:rPr>
          <w:rStyle w:val="CommentReference"/>
          <w:highlight w:val="cyan"/>
        </w:rPr>
        <w:annotationRef/>
      </w:r>
      <w:r w:rsidRPr="001F67E1">
        <w:rPr>
          <w:highlight w:val="cyan"/>
        </w:rPr>
        <w:t>INTERESTING - CAN YOU CLARIFY LANGUAGE SO ITS COMPLETE SNETENC AND READER BETTER UNDERSTANDS WHAT YOU PROPOSE TO DO WITH HIHG-DEMAN CONTEXT INDUCTION</w:t>
      </w:r>
    </w:p>
  </w:comment>
  <w:comment w:id="2305" w:author="עמית ברנשטיין" w:date="2019-11-25T11:11:00Z" w:initials="עב">
    <w:p w14:paraId="5D2A8915" w14:textId="58DD5882" w:rsidR="00BD49C6" w:rsidRDefault="00BD49C6">
      <w:pPr>
        <w:pStyle w:val="CommentText"/>
      </w:pPr>
      <w:r w:rsidRPr="001F67E1">
        <w:rPr>
          <w:rStyle w:val="CommentReference"/>
          <w:highlight w:val="cyan"/>
        </w:rPr>
        <w:annotationRef/>
      </w:r>
      <w:r w:rsidRPr="001F67E1">
        <w:rPr>
          <w:highlight w:val="cyan"/>
        </w:rPr>
        <w:t>YOU ARE MIXING PEOPLE WITH EPISODES OR STATES OF THE SYSTEM. CAN THIS BE CLARIFIED?</w:t>
      </w:r>
    </w:p>
  </w:comment>
  <w:comment w:id="2309" w:author="עמית ברנשטיין" w:date="2019-09-15T10:08:00Z" w:initials="עב">
    <w:p w14:paraId="52F180E5" w14:textId="4DD451FF" w:rsidR="00BD49C6" w:rsidRDefault="00BD49C6">
      <w:pPr>
        <w:pStyle w:val="CommentText"/>
      </w:pPr>
      <w:r w:rsidRPr="00BE59B9">
        <w:rPr>
          <w:rStyle w:val="CommentReference"/>
          <w:highlight w:val="yellow"/>
        </w:rPr>
        <w:annotationRef/>
      </w:r>
      <w:r w:rsidRPr="00BE59B9">
        <w:rPr>
          <w:highlight w:val="yellow"/>
        </w:rPr>
        <w:t>I WONDER IF YOU INSTEAD OF TRYING TO CRITICIZE THE MODEL OR HOW IT WAS PRESTNED – WE SHOLUD INSTEAD FOCUS ON IMPORTANT RESEARCH DIRECTIONS TO TEST THE MODEL, APPLY THE MODEL, ETC. ?</w:t>
      </w:r>
      <w:r>
        <w:t xml:space="preserve"> </w:t>
      </w:r>
    </w:p>
  </w:comment>
  <w:comment w:id="2310" w:author="עמית ברנשטיין" w:date="2020-03-11T14:56:00Z" w:initials="עב">
    <w:p w14:paraId="17C72BEF" w14:textId="50992D3E" w:rsidR="00BD49C6" w:rsidRDefault="00BD49C6">
      <w:pPr>
        <w:pStyle w:val="CommentText"/>
      </w:pPr>
      <w:r>
        <w:rPr>
          <w:rStyle w:val="CommentReference"/>
        </w:rPr>
        <w:annotationRef/>
      </w:r>
      <w:r>
        <w:t>THSIS IMPORTANT. BUT ITS NOT A PROBLEM OR LIMITATION AT ALL. ITS PARSIMONIOUS AND HAS LOTS OF EXPLANTORY POWER. I.E., IT'S A STRENGTHOF THE MODEL</w:t>
      </w:r>
    </w:p>
  </w:comment>
  <w:comment w:id="2311" w:author="עמית ברנשטיין" w:date="2019-09-15T10:07:00Z" w:initials="עב">
    <w:p w14:paraId="1D45578B" w14:textId="65ABDE12" w:rsidR="00BD49C6" w:rsidRDefault="00BD49C6">
      <w:pPr>
        <w:pStyle w:val="CommentText"/>
      </w:pPr>
      <w:r>
        <w:rPr>
          <w:rStyle w:val="CommentReference"/>
        </w:rPr>
        <w:annotationRef/>
      </w:r>
      <w:r>
        <w:t>I DON’T SEE HOW THIS IS A LIMITATION AT ALL? IN FACT, YOU OPERATIONALLY DEFINE CONTEXT IN A WAY THAT I’VE NEVER SEEN DONE IN ANY MODEL – REQUIRING SUSTAINED FOCUSED ATTENTION….IN FACT, THIS IS A STRENGTH O FTHE MDOEL AS BEST I CAN TELL…</w:t>
      </w:r>
    </w:p>
  </w:comment>
  <w:comment w:id="2312" w:author="עמית ברנשטיין" w:date="2019-11-25T11:15:00Z" w:initials="עב">
    <w:p w14:paraId="7B4A3D25" w14:textId="1370D2C2" w:rsidR="00BD49C6" w:rsidRDefault="00BD49C6">
      <w:pPr>
        <w:pStyle w:val="CommentText"/>
      </w:pPr>
      <w:r w:rsidRPr="001F67E1">
        <w:rPr>
          <w:rStyle w:val="CommentReference"/>
          <w:highlight w:val="cyan"/>
        </w:rPr>
        <w:annotationRef/>
      </w:r>
      <w:r w:rsidRPr="001F67E1">
        <w:rPr>
          <w:highlight w:val="cyan"/>
        </w:rPr>
        <w:t>THIS IS NOT A LIMITATION. THIS NEEDS TRO BE SAID IN INTRO -AND REMOVED FROM HERE. IT'S A STRENGTH OF THE MODEL. WE CAN ALSO REALTE TO THE POSSIBILITY THAT EXTENRAL CONTEXT DEMANDS AND TOP-DOWN GOALS MAY SIMILARLY FUNCTION TO POTENTIATE THE DYNAMICS OF THE A2T SYSTEM.</w:t>
      </w:r>
      <w:r>
        <w:t xml:space="preserve"> </w:t>
      </w:r>
    </w:p>
  </w:comment>
  <w:comment w:id="2313" w:author="עמית ברנשטיין" w:date="2019-09-15T10:07:00Z" w:initials="עב">
    <w:p w14:paraId="3F11C6D5" w14:textId="77777777" w:rsidR="00BD49C6" w:rsidRDefault="00BD49C6">
      <w:pPr>
        <w:pStyle w:val="CommentText"/>
      </w:pPr>
      <w:r>
        <w:rPr>
          <w:rStyle w:val="CommentReference"/>
        </w:rPr>
        <w:annotationRef/>
      </w:r>
      <w:r>
        <w:t>THIS ISN’T LIMITATION OF THE MODEL – ITS JUST HOW IT WAS ILLUSTRATED</w:t>
      </w:r>
    </w:p>
    <w:p w14:paraId="7E9C52CC" w14:textId="77777777" w:rsidR="00BD49C6" w:rsidRDefault="00BD49C6">
      <w:pPr>
        <w:pStyle w:val="CommentText"/>
      </w:pPr>
    </w:p>
    <w:p w14:paraId="2EDAA4C2" w14:textId="2805B924" w:rsidR="00BD49C6" w:rsidRDefault="00BD49C6">
      <w:pPr>
        <w:pStyle w:val="CommentText"/>
      </w:pPr>
    </w:p>
  </w:comment>
  <w:comment w:id="2321" w:author="עמית ברנשטיין" w:date="2020-03-11T14:58:00Z" w:initials="עב">
    <w:p w14:paraId="660F35E9" w14:textId="69CCC4F9" w:rsidR="00BD49C6" w:rsidRDefault="00BD49C6">
      <w:pPr>
        <w:pStyle w:val="CommentText"/>
      </w:pPr>
      <w:r>
        <w:rPr>
          <w:rStyle w:val="CommentReference"/>
        </w:rPr>
        <w:annotationRef/>
      </w:r>
      <w:r>
        <w:t>WAS THIS ISSEU RAISED EARLIER?</w:t>
      </w:r>
    </w:p>
  </w:comment>
  <w:comment w:id="2329" w:author="עמית ברנשטיין" w:date="2020-03-11T14:59:00Z" w:initials="עב">
    <w:p w14:paraId="68E0390F" w14:textId="77777777" w:rsidR="00BD49C6" w:rsidRPr="004419E4" w:rsidRDefault="00BD49C6">
      <w:pPr>
        <w:pStyle w:val="CommentText"/>
        <w:rPr>
          <w:highlight w:val="yellow"/>
        </w:rPr>
      </w:pPr>
      <w:r w:rsidRPr="004419E4">
        <w:rPr>
          <w:rStyle w:val="CommentReference"/>
          <w:highlight w:val="yellow"/>
        </w:rPr>
        <w:annotationRef/>
      </w:r>
      <w:r w:rsidRPr="004419E4">
        <w:rPr>
          <w:highlight w:val="yellow"/>
        </w:rPr>
        <w:t xml:space="preserve">LETS DISCSUS THE LIMITATIONS, BUT ALSO HOW TO END THE APPEAR. </w:t>
      </w:r>
    </w:p>
    <w:p w14:paraId="175773F4" w14:textId="77777777" w:rsidR="00BD49C6" w:rsidRPr="004419E4" w:rsidRDefault="00BD49C6">
      <w:pPr>
        <w:pStyle w:val="CommentText"/>
        <w:rPr>
          <w:highlight w:val="yellow"/>
        </w:rPr>
      </w:pPr>
    </w:p>
    <w:p w14:paraId="36980A71" w14:textId="45864741" w:rsidR="00BD49C6" w:rsidRDefault="00BD49C6">
      <w:pPr>
        <w:pStyle w:val="CommentText"/>
      </w:pPr>
      <w:r w:rsidRPr="004419E4">
        <w:rPr>
          <w:highlight w:val="yellow"/>
        </w:rPr>
        <w:t>THE WEAKEST PART OF THE PAPER CURRENTLY IS THE “SO WHAT”, WHAT’S NEXT PART OF THE PAPER. IT DOESN’T NEED TO BE LONG OR COMPLICATED, BUT IT NEED TO BE CLEAR AND CONCRETE.</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9EEBE1" w15:done="0"/>
  <w15:commentEx w15:paraId="001A2B35" w15:done="0"/>
  <w15:commentEx w15:paraId="153C07AD" w15:done="0"/>
  <w15:commentEx w15:paraId="29C59936" w15:done="0"/>
  <w15:commentEx w15:paraId="1C936FE8" w15:done="0"/>
  <w15:commentEx w15:paraId="11EDE0DD" w15:done="0"/>
  <w15:commentEx w15:paraId="0C10118F" w15:done="0"/>
  <w15:commentEx w15:paraId="5B823868" w15:done="0"/>
  <w15:commentEx w15:paraId="3FED1AB4" w15:done="0"/>
  <w15:commentEx w15:paraId="5EAFEA00" w15:done="0"/>
  <w15:commentEx w15:paraId="085B2487" w15:done="0"/>
  <w15:commentEx w15:paraId="43FF0EF2" w15:done="0"/>
  <w15:commentEx w15:paraId="74132C38" w15:done="0"/>
  <w15:commentEx w15:paraId="44F056D9" w15:done="0"/>
  <w15:commentEx w15:paraId="0991002C" w15:done="0"/>
  <w15:commentEx w15:paraId="659B2BEC" w15:done="0"/>
  <w15:commentEx w15:paraId="1685C544" w15:done="0"/>
  <w15:commentEx w15:paraId="3C61118C" w15:done="0"/>
  <w15:commentEx w15:paraId="10E11B1F" w15:done="0"/>
  <w15:commentEx w15:paraId="56ACD33F" w15:done="0"/>
  <w15:commentEx w15:paraId="5BC0FD50" w15:done="0"/>
  <w15:commentEx w15:paraId="755DD4E4" w15:done="0"/>
  <w15:commentEx w15:paraId="5ECE86FF" w15:done="0"/>
  <w15:commentEx w15:paraId="4E97A86E" w15:done="0"/>
  <w15:commentEx w15:paraId="351915E3" w15:done="0"/>
  <w15:commentEx w15:paraId="249F2AB9" w15:done="0"/>
  <w15:commentEx w15:paraId="468E16F2" w15:done="0"/>
  <w15:commentEx w15:paraId="05781803" w15:done="0"/>
  <w15:commentEx w15:paraId="1E2F90B1" w15:done="0"/>
  <w15:commentEx w15:paraId="02F91E06" w15:done="0"/>
  <w15:commentEx w15:paraId="249E9185" w15:done="0"/>
  <w15:commentEx w15:paraId="50A022F3" w15:done="0"/>
  <w15:commentEx w15:paraId="46448F8F" w15:done="0"/>
  <w15:commentEx w15:paraId="2A311632" w15:done="0"/>
  <w15:commentEx w15:paraId="49FD9D00" w15:done="0"/>
  <w15:commentEx w15:paraId="0DF18666" w15:done="0"/>
  <w15:commentEx w15:paraId="222F0E0D" w15:done="0"/>
  <w15:commentEx w15:paraId="7763CBC4" w15:done="0"/>
  <w15:commentEx w15:paraId="40F1E54B" w15:done="0"/>
  <w15:commentEx w15:paraId="31FC0EE2" w15:done="0"/>
  <w15:commentEx w15:paraId="4FE2EBD1" w15:done="0"/>
  <w15:commentEx w15:paraId="0F922104" w15:done="0"/>
  <w15:commentEx w15:paraId="34D9755E" w15:done="0"/>
  <w15:commentEx w15:paraId="64B3367B" w15:done="0"/>
  <w15:commentEx w15:paraId="5DA9304C" w15:done="0"/>
  <w15:commentEx w15:paraId="0966D7E1" w15:done="0"/>
  <w15:commentEx w15:paraId="6056A3C2" w15:done="0"/>
  <w15:commentEx w15:paraId="20AD05D4" w15:done="0"/>
  <w15:commentEx w15:paraId="0517F47A" w15:done="0"/>
  <w15:commentEx w15:paraId="6FE62DC0" w15:done="0"/>
  <w15:commentEx w15:paraId="7583D16B" w15:done="0"/>
  <w15:commentEx w15:paraId="5E5E983C" w15:done="0"/>
  <w15:commentEx w15:paraId="66C26C7B" w15:done="0"/>
  <w15:commentEx w15:paraId="66C795A0" w15:done="0"/>
  <w15:commentEx w15:paraId="636AA49F" w15:done="0"/>
  <w15:commentEx w15:paraId="6CFBDE70" w15:done="0"/>
  <w15:commentEx w15:paraId="1A4B99E7" w15:done="0"/>
  <w15:commentEx w15:paraId="41DFC43C" w15:done="0"/>
  <w15:commentEx w15:paraId="39D8F51E" w15:done="0"/>
  <w15:commentEx w15:paraId="19E91C83" w15:done="0"/>
  <w15:commentEx w15:paraId="32FBA52B" w15:done="0"/>
  <w15:commentEx w15:paraId="5883AB8A" w15:done="0"/>
  <w15:commentEx w15:paraId="1597F126" w15:done="0"/>
  <w15:commentEx w15:paraId="78AC7EEF" w15:done="0"/>
  <w15:commentEx w15:paraId="5F0496CE" w15:done="0"/>
  <w15:commentEx w15:paraId="5E82CE96" w15:done="0"/>
  <w15:commentEx w15:paraId="4D838A25" w15:done="0"/>
  <w15:commentEx w15:paraId="0FA972BC" w15:done="0"/>
  <w15:commentEx w15:paraId="4750E003" w15:done="0"/>
  <w15:commentEx w15:paraId="19A36E49" w15:done="0"/>
  <w15:commentEx w15:paraId="5EC15976" w15:done="0"/>
  <w15:commentEx w15:paraId="1B3847E0" w15:done="0"/>
  <w15:commentEx w15:paraId="3F313CAA" w15:done="0"/>
  <w15:commentEx w15:paraId="52A698E7" w15:done="0"/>
  <w15:commentEx w15:paraId="5080A821" w15:done="0"/>
  <w15:commentEx w15:paraId="61B2938B" w15:done="0"/>
  <w15:commentEx w15:paraId="1B64258E" w15:done="0"/>
  <w15:commentEx w15:paraId="79F8C52E" w15:done="0"/>
  <w15:commentEx w15:paraId="222A1D5C" w15:done="0"/>
  <w15:commentEx w15:paraId="004AF444" w15:done="0"/>
  <w15:commentEx w15:paraId="1D900AB0" w15:done="0"/>
  <w15:commentEx w15:paraId="4920F704" w15:done="0"/>
  <w15:commentEx w15:paraId="4ABFD026" w15:done="0"/>
  <w15:commentEx w15:paraId="6056AD03" w15:done="0"/>
  <w15:commentEx w15:paraId="42FA4FF4" w15:done="0"/>
  <w15:commentEx w15:paraId="1B1F9F38" w15:done="0"/>
  <w15:commentEx w15:paraId="0FE136D7" w15:done="0"/>
  <w15:commentEx w15:paraId="3234CA65" w15:done="0"/>
  <w15:commentEx w15:paraId="2E8E5E9B" w15:done="0"/>
  <w15:commentEx w15:paraId="227B8C1B" w15:done="0"/>
  <w15:commentEx w15:paraId="568A831D" w15:done="0"/>
  <w15:commentEx w15:paraId="72807BE5" w15:done="0"/>
  <w15:commentEx w15:paraId="3AD10573" w15:done="0"/>
  <w15:commentEx w15:paraId="0CD37D92" w15:done="0"/>
  <w15:commentEx w15:paraId="270C9C16" w15:done="0"/>
  <w15:commentEx w15:paraId="7B3EA682" w15:done="0"/>
  <w15:commentEx w15:paraId="02DCE1C5" w15:done="0"/>
  <w15:commentEx w15:paraId="0BCCF3F6" w15:done="0"/>
  <w15:commentEx w15:paraId="593AC151" w15:done="0"/>
  <w15:commentEx w15:paraId="4BE4F190" w15:done="0"/>
  <w15:commentEx w15:paraId="1655CF99" w15:done="0"/>
  <w15:commentEx w15:paraId="66A769D3" w15:done="0"/>
  <w15:commentEx w15:paraId="0CD95299" w15:done="0"/>
  <w15:commentEx w15:paraId="14F3F0BA" w15:done="0"/>
  <w15:commentEx w15:paraId="0FB3B657" w15:done="0"/>
  <w15:commentEx w15:paraId="2F2A5EE6" w15:done="0"/>
  <w15:commentEx w15:paraId="5CBC9AE4" w15:done="0"/>
  <w15:commentEx w15:paraId="72228207" w15:done="0"/>
  <w15:commentEx w15:paraId="3A887B6F" w15:done="0"/>
  <w15:commentEx w15:paraId="7D311963" w15:done="0"/>
  <w15:commentEx w15:paraId="46999B92" w15:done="0"/>
  <w15:commentEx w15:paraId="10B2B6C4" w15:done="0"/>
  <w15:commentEx w15:paraId="42F98F77" w15:done="0"/>
  <w15:commentEx w15:paraId="1BB0C5C5" w15:done="0"/>
  <w15:commentEx w15:paraId="73F68FDD" w15:done="0"/>
  <w15:commentEx w15:paraId="077CBEFA" w15:done="0"/>
  <w15:commentEx w15:paraId="77C0220C" w15:done="0"/>
  <w15:commentEx w15:paraId="4E052076" w15:done="0"/>
  <w15:commentEx w15:paraId="0A848BF1" w15:done="0"/>
  <w15:commentEx w15:paraId="5B27193A" w15:done="0"/>
  <w15:commentEx w15:paraId="190ED47C" w15:done="0"/>
  <w15:commentEx w15:paraId="0DF6ED22" w15:done="0"/>
  <w15:commentEx w15:paraId="40914DB4" w15:done="0"/>
  <w15:commentEx w15:paraId="33A885E6" w15:done="0"/>
  <w15:commentEx w15:paraId="3C2911A6" w15:done="0"/>
  <w15:commentEx w15:paraId="55479EC8" w15:done="0"/>
  <w15:commentEx w15:paraId="79C6486C" w15:done="0"/>
  <w15:commentEx w15:paraId="27D51313" w15:done="0"/>
  <w15:commentEx w15:paraId="53D7D6B0" w15:done="0"/>
  <w15:commentEx w15:paraId="476894C8" w15:done="0"/>
  <w15:commentEx w15:paraId="16E89279" w15:done="0"/>
  <w15:commentEx w15:paraId="21172F38" w15:done="0"/>
  <w15:commentEx w15:paraId="4CAAFE77" w15:done="0"/>
  <w15:commentEx w15:paraId="4292080D" w15:done="0"/>
  <w15:commentEx w15:paraId="39252B79" w15:done="0"/>
  <w15:commentEx w15:paraId="7AD63906" w15:done="0"/>
  <w15:commentEx w15:paraId="6F7BA1FD" w15:done="0"/>
  <w15:commentEx w15:paraId="267F4FB8" w15:done="0"/>
  <w15:commentEx w15:paraId="4EA515E2" w15:done="0"/>
  <w15:commentEx w15:paraId="03FB25B0" w15:done="0"/>
  <w15:commentEx w15:paraId="3324E1FD" w15:done="0"/>
  <w15:commentEx w15:paraId="77CA3CC4" w15:done="0"/>
  <w15:commentEx w15:paraId="2DB62174" w15:paraIdParent="77CA3CC4" w15:done="0"/>
  <w15:commentEx w15:paraId="32050984" w15:done="0"/>
  <w15:commentEx w15:paraId="0C2CDE23" w15:done="0"/>
  <w15:commentEx w15:paraId="658AB433" w15:done="0"/>
  <w15:commentEx w15:paraId="3D44575D" w15:done="0"/>
  <w15:commentEx w15:paraId="33D3F550" w15:done="0"/>
  <w15:commentEx w15:paraId="39EAA2E8" w15:done="0"/>
  <w15:commentEx w15:paraId="05BB6482" w15:done="0"/>
  <w15:commentEx w15:paraId="2E87E47E" w15:done="0"/>
  <w15:commentEx w15:paraId="2BAF2CA2" w15:done="0"/>
  <w15:commentEx w15:paraId="3C48C706" w15:done="0"/>
  <w15:commentEx w15:paraId="251DDEF9" w15:done="0"/>
  <w15:commentEx w15:paraId="59E0D3B7" w15:done="0"/>
  <w15:commentEx w15:paraId="52E2C9FE" w15:done="0"/>
  <w15:commentEx w15:paraId="0A2F35BD" w15:done="0"/>
  <w15:commentEx w15:paraId="5D2A8915" w15:done="0"/>
  <w15:commentEx w15:paraId="52F180E5" w15:done="0"/>
  <w15:commentEx w15:paraId="17C72BEF" w15:done="0"/>
  <w15:commentEx w15:paraId="1D45578B" w15:done="0"/>
  <w15:commentEx w15:paraId="7B4A3D25" w15:done="0"/>
  <w15:commentEx w15:paraId="2EDAA4C2" w15:done="0"/>
  <w15:commentEx w15:paraId="660F35E9" w15:done="0"/>
  <w15:commentEx w15:paraId="36980A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9EEBE1" w16cid:durableId="21C16F55"/>
  <w16cid:commentId w16cid:paraId="001A2B35" w16cid:durableId="220FB979"/>
  <w16cid:commentId w16cid:paraId="153C07AD" w16cid:durableId="207FCF97"/>
  <w16cid:commentId w16cid:paraId="29C59936" w16cid:durableId="207FC60C"/>
  <w16cid:commentId w16cid:paraId="1C936FE8" w16cid:durableId="207FC60B"/>
  <w16cid:commentId w16cid:paraId="11EDE0DD" w16cid:durableId="211B68AD"/>
  <w16cid:commentId w16cid:paraId="0C10118F" w16cid:durableId="21C17298"/>
  <w16cid:commentId w16cid:paraId="5B823868" w16cid:durableId="21B8922B"/>
  <w16cid:commentId w16cid:paraId="3FED1AB4" w16cid:durableId="21B8924C"/>
  <w16cid:commentId w16cid:paraId="5EAFEA00" w16cid:durableId="220FCF2A"/>
  <w16cid:commentId w16cid:paraId="085B2487" w16cid:durableId="220FD073"/>
  <w16cid:commentId w16cid:paraId="43FF0EF2" w16cid:durableId="220FD083"/>
  <w16cid:commentId w16cid:paraId="74132C38" w16cid:durableId="220FD0B5"/>
  <w16cid:commentId w16cid:paraId="44F056D9" w16cid:durableId="221320FB"/>
  <w16cid:commentId w16cid:paraId="0991002C" w16cid:durableId="220FD1ED"/>
  <w16cid:commentId w16cid:paraId="659B2BEC" w16cid:durableId="2214DF89"/>
  <w16cid:commentId w16cid:paraId="1685C544" w16cid:durableId="2214DEFB"/>
  <w16cid:commentId w16cid:paraId="3C61118C" w16cid:durableId="2210D7A1"/>
  <w16cid:commentId w16cid:paraId="10E11B1F" w16cid:durableId="2213213B"/>
  <w16cid:commentId w16cid:paraId="56ACD33F" w16cid:durableId="220FD284"/>
  <w16cid:commentId w16cid:paraId="5BC0FD50" w16cid:durableId="220FD0EF"/>
  <w16cid:commentId w16cid:paraId="755DD4E4" w16cid:durableId="2214DCF3"/>
  <w16cid:commentId w16cid:paraId="5ECE86FF" w16cid:durableId="220FD12C"/>
  <w16cid:commentId w16cid:paraId="4E97A86E" w16cid:durableId="220FD1DF"/>
  <w16cid:commentId w16cid:paraId="351915E3" w16cid:durableId="21C176D2"/>
  <w16cid:commentId w16cid:paraId="249F2AB9" w16cid:durableId="220FD32B"/>
  <w16cid:commentId w16cid:paraId="468E16F2" w16cid:durableId="2213215F"/>
  <w16cid:commentId w16cid:paraId="05781803" w16cid:durableId="2210D74B"/>
  <w16cid:commentId w16cid:paraId="1E2F90B1" w16cid:durableId="2210D7C5"/>
  <w16cid:commentId w16cid:paraId="02F91E06" w16cid:durableId="220FD3B7"/>
  <w16cid:commentId w16cid:paraId="249E9185" w16cid:durableId="221321AD"/>
  <w16cid:commentId w16cid:paraId="50A022F3" w16cid:durableId="220FD3DF"/>
  <w16cid:commentId w16cid:paraId="46448F8F" w16cid:durableId="220FD436"/>
  <w16cid:commentId w16cid:paraId="2A311632" w16cid:durableId="220FD44B"/>
  <w16cid:commentId w16cid:paraId="49FD9D00" w16cid:durableId="221321EC"/>
  <w16cid:commentId w16cid:paraId="0DF18666" w16cid:durableId="21C18509"/>
  <w16cid:commentId w16cid:paraId="222F0E0D" w16cid:durableId="2213225A"/>
  <w16cid:commentId w16cid:paraId="7763CBC4" w16cid:durableId="220FD49C"/>
  <w16cid:commentId w16cid:paraId="40F1E54B" w16cid:durableId="21C1859C"/>
  <w16cid:commentId w16cid:paraId="31FC0EE2" w16cid:durableId="21BEF74A"/>
  <w16cid:commentId w16cid:paraId="4FE2EBD1" w16cid:durableId="21C18753"/>
  <w16cid:commentId w16cid:paraId="0F922104" w16cid:durableId="22132280"/>
  <w16cid:commentId w16cid:paraId="34D9755E" w16cid:durableId="220FD4B6"/>
  <w16cid:commentId w16cid:paraId="64B3367B" w16cid:durableId="220FD4DE"/>
  <w16cid:commentId w16cid:paraId="5DA9304C" w16cid:durableId="22134F06"/>
  <w16cid:commentId w16cid:paraId="0966D7E1" w16cid:durableId="22134D4A"/>
  <w16cid:commentId w16cid:paraId="6056A3C2" w16cid:durableId="22134DAA"/>
  <w16cid:commentId w16cid:paraId="20AD05D4" w16cid:durableId="22134E0D"/>
  <w16cid:commentId w16cid:paraId="0517F47A" w16cid:durableId="22134EAE"/>
  <w16cid:commentId w16cid:paraId="6FE62DC0" w16cid:durableId="22134ECD"/>
  <w16cid:commentId w16cid:paraId="7583D16B" w16cid:durableId="21C6D8AB"/>
  <w16cid:commentId w16cid:paraId="5E5E983C" w16cid:durableId="21AC6CF3"/>
  <w16cid:commentId w16cid:paraId="66C26C7B" w16cid:durableId="21811E08"/>
  <w16cid:commentId w16cid:paraId="66C795A0" w16cid:durableId="21811EFC"/>
  <w16cid:commentId w16cid:paraId="636AA49F" w16cid:durableId="21811EAA"/>
  <w16cid:commentId w16cid:paraId="6CFBDE70" w16cid:durableId="21853364"/>
  <w16cid:commentId w16cid:paraId="1A4B99E7" w16cid:durableId="21853C6A"/>
  <w16cid:commentId w16cid:paraId="41DFC43C" w16cid:durableId="21233748"/>
  <w16cid:commentId w16cid:paraId="39D8F51E" w16cid:durableId="218533FE"/>
  <w16cid:commentId w16cid:paraId="19E91C83" w16cid:durableId="21853E27"/>
  <w16cid:commentId w16cid:paraId="32FBA52B" w16cid:durableId="22134FC9"/>
  <w16cid:commentId w16cid:paraId="5883AB8A" w16cid:durableId="22134FA0"/>
  <w16cid:commentId w16cid:paraId="1597F126" w16cid:durableId="221353EE"/>
  <w16cid:commentId w16cid:paraId="78AC7EEF" w16cid:durableId="22135143"/>
  <w16cid:commentId w16cid:paraId="5F0496CE" w16cid:durableId="22135415"/>
  <w16cid:commentId w16cid:paraId="5E82CE96" w16cid:durableId="221354A5"/>
  <w16cid:commentId w16cid:paraId="4D838A25" w16cid:durableId="2213549E"/>
  <w16cid:commentId w16cid:paraId="0FA972BC" w16cid:durableId="2213544D"/>
  <w16cid:commentId w16cid:paraId="4750E003" w16cid:durableId="22135516"/>
  <w16cid:commentId w16cid:paraId="19A36E49" w16cid:durableId="2213556F"/>
  <w16cid:commentId w16cid:paraId="5EC15976" w16cid:durableId="22135549"/>
  <w16cid:commentId w16cid:paraId="1B3847E0" w16cid:durableId="221357B8"/>
  <w16cid:commentId w16cid:paraId="3F313CAA" w16cid:durableId="22135801"/>
  <w16cid:commentId w16cid:paraId="52A698E7" w16cid:durableId="2213583C"/>
  <w16cid:commentId w16cid:paraId="5080A821" w16cid:durableId="22135849"/>
  <w16cid:commentId w16cid:paraId="61B2938B" w16cid:durableId="2213585B"/>
  <w16cid:commentId w16cid:paraId="1B64258E" w16cid:durableId="221358CC"/>
  <w16cid:commentId w16cid:paraId="79F8C52E" w16cid:durableId="2213591C"/>
  <w16cid:commentId w16cid:paraId="222A1D5C" w16cid:durableId="2213595C"/>
  <w16cid:commentId w16cid:paraId="004AF444" w16cid:durableId="221359FA"/>
  <w16cid:commentId w16cid:paraId="1D900AB0" w16cid:durableId="221359C1"/>
  <w16cid:commentId w16cid:paraId="4920F704" w16cid:durableId="22135A14"/>
  <w16cid:commentId w16cid:paraId="4ABFD026" w16cid:durableId="22135A5E"/>
  <w16cid:commentId w16cid:paraId="6056AD03" w16cid:durableId="22135AE8"/>
  <w16cid:commentId w16cid:paraId="42FA4FF4" w16cid:durableId="22136E5D"/>
  <w16cid:commentId w16cid:paraId="1B1F9F38" w16cid:durableId="22136F81"/>
  <w16cid:commentId w16cid:paraId="0FE136D7" w16cid:durableId="22136FA7"/>
  <w16cid:commentId w16cid:paraId="3234CA65" w16cid:durableId="22136FB5"/>
  <w16cid:commentId w16cid:paraId="2E8E5E9B" w16cid:durableId="22137050"/>
  <w16cid:commentId w16cid:paraId="227B8C1B" w16cid:durableId="221370D3"/>
  <w16cid:commentId w16cid:paraId="568A831D" w16cid:durableId="22137043"/>
  <w16cid:commentId w16cid:paraId="72807BE5" w16cid:durableId="22137166"/>
  <w16cid:commentId w16cid:paraId="3AD10573" w16cid:durableId="2213717D"/>
  <w16cid:commentId w16cid:paraId="0CD37D92" w16cid:durableId="22137199"/>
  <w16cid:commentId w16cid:paraId="270C9C16" w16cid:durableId="22137216"/>
  <w16cid:commentId w16cid:paraId="7B3EA682" w16cid:durableId="2213732C"/>
  <w16cid:commentId w16cid:paraId="02DCE1C5" w16cid:durableId="221373EB"/>
  <w16cid:commentId w16cid:paraId="0BCCF3F6" w16cid:durableId="21B89BE6"/>
  <w16cid:commentId w16cid:paraId="593AC151" w16cid:durableId="21B89C0C"/>
  <w16cid:commentId w16cid:paraId="4BE4F190" w16cid:durableId="2213737A"/>
  <w16cid:commentId w16cid:paraId="1655CF99" w16cid:durableId="21B89C30"/>
  <w16cid:commentId w16cid:paraId="66A769D3" w16cid:durableId="221373BF"/>
  <w16cid:commentId w16cid:paraId="0CD95299" w16cid:durableId="218116C7"/>
  <w16cid:commentId w16cid:paraId="14F3F0BA" w16cid:durableId="2213754D"/>
  <w16cid:commentId w16cid:paraId="0FB3B657" w16cid:durableId="2213760A"/>
  <w16cid:commentId w16cid:paraId="2F2A5EE6" w16cid:durableId="2213762F"/>
  <w16cid:commentId w16cid:paraId="5CBC9AE4" w16cid:durableId="2213764E"/>
  <w16cid:commentId w16cid:paraId="72228207" w16cid:durableId="2213766A"/>
  <w16cid:commentId w16cid:paraId="3A887B6F" w16cid:durableId="221376BC"/>
  <w16cid:commentId w16cid:paraId="7D311963" w16cid:durableId="221376EB"/>
  <w16cid:commentId w16cid:paraId="46999B92" w16cid:durableId="205D9E64"/>
  <w16cid:commentId w16cid:paraId="10B2B6C4" w16cid:durableId="21861EB0"/>
  <w16cid:commentId w16cid:paraId="42F98F77" w16cid:durableId="22137756"/>
  <w16cid:commentId w16cid:paraId="1BB0C5C5" w16cid:durableId="221377B2"/>
  <w16cid:commentId w16cid:paraId="73F68FDD" w16cid:durableId="221377ED"/>
  <w16cid:commentId w16cid:paraId="077CBEFA" w16cid:durableId="221377D6"/>
  <w16cid:commentId w16cid:paraId="77C0220C" w16cid:durableId="22137819"/>
  <w16cid:commentId w16cid:paraId="4E052076" w16cid:durableId="218620CF"/>
  <w16cid:commentId w16cid:paraId="0A848BF1" w16cid:durableId="2213780E"/>
  <w16cid:commentId w16cid:paraId="5B27193A" w16cid:durableId="22137852"/>
  <w16cid:commentId w16cid:paraId="190ED47C" w16cid:durableId="2186227C"/>
  <w16cid:commentId w16cid:paraId="0DF6ED22" w16cid:durableId="221378D7"/>
  <w16cid:commentId w16cid:paraId="40914DB4" w16cid:durableId="22137903"/>
  <w16cid:commentId w16cid:paraId="33A885E6" w16cid:durableId="22137919"/>
  <w16cid:commentId w16cid:paraId="3C2911A6" w16cid:durableId="21862DF6"/>
  <w16cid:commentId w16cid:paraId="55479EC8" w16cid:durableId="21862E2C"/>
  <w16cid:commentId w16cid:paraId="79C6486C" w16cid:durableId="22137932"/>
  <w16cid:commentId w16cid:paraId="27D51313" w16cid:durableId="22137984"/>
  <w16cid:commentId w16cid:paraId="53D7D6B0" w16cid:durableId="21B8ADC3"/>
  <w16cid:commentId w16cid:paraId="476894C8" w16cid:durableId="21862F82"/>
  <w16cid:commentId w16cid:paraId="16E89279" w16cid:durableId="21288056"/>
  <w16cid:commentId w16cid:paraId="21172F38" w16cid:durableId="21863075"/>
  <w16cid:commentId w16cid:paraId="4CAAFE77" w16cid:durableId="21288279"/>
  <w16cid:commentId w16cid:paraId="4292080D" w16cid:durableId="221379C4"/>
  <w16cid:commentId w16cid:paraId="39252B79" w16cid:durableId="2186309C"/>
  <w16cid:commentId w16cid:paraId="7AD63906" w16cid:durableId="22137A1C"/>
  <w16cid:commentId w16cid:paraId="6F7BA1FD" w16cid:durableId="22137A50"/>
  <w16cid:commentId w16cid:paraId="267F4FB8" w16cid:durableId="212887D8"/>
  <w16cid:commentId w16cid:paraId="4EA515E2" w16cid:durableId="2128882E"/>
  <w16cid:commentId w16cid:paraId="03FB25B0" w16cid:durableId="2186319A"/>
  <w16cid:commentId w16cid:paraId="3324E1FD" w16cid:durableId="21863237"/>
  <w16cid:commentId w16cid:paraId="77CA3CC4" w16cid:durableId="21288872"/>
  <w16cid:commentId w16cid:paraId="2DB62174" w16cid:durableId="216D091A"/>
  <w16cid:commentId w16cid:paraId="32050984" w16cid:durableId="21863202"/>
  <w16cid:commentId w16cid:paraId="0C2CDE23" w16cid:durableId="205DA977"/>
  <w16cid:commentId w16cid:paraId="658AB433" w16cid:durableId="218633D9"/>
  <w16cid:commentId w16cid:paraId="3D44575D" w16cid:durableId="21288961"/>
  <w16cid:commentId w16cid:paraId="33D3F550" w16cid:durableId="20A368BB"/>
  <w16cid:commentId w16cid:paraId="39EAA2E8" w16cid:durableId="21863404"/>
  <w16cid:commentId w16cid:paraId="05BB6482" w16cid:durableId="21288995"/>
  <w16cid:commentId w16cid:paraId="2E87E47E" w16cid:durableId="21863465"/>
  <w16cid:commentId w16cid:paraId="2BAF2CA2" w16cid:durableId="21288B4E"/>
  <w16cid:commentId w16cid:paraId="3C48C706" w16cid:durableId="218634D5"/>
  <w16cid:commentId w16cid:paraId="251DDEF9" w16cid:durableId="21863512"/>
  <w16cid:commentId w16cid:paraId="59E0D3B7" w16cid:durableId="2186354B"/>
  <w16cid:commentId w16cid:paraId="52E2C9FE" w16cid:durableId="218635EF"/>
  <w16cid:commentId w16cid:paraId="0A2F35BD" w16cid:durableId="2186359C"/>
  <w16cid:commentId w16cid:paraId="5D2A8915" w16cid:durableId="2186357E"/>
  <w16cid:commentId w16cid:paraId="52F180E5" w16cid:durableId="21288C0B"/>
  <w16cid:commentId w16cid:paraId="17C72BEF" w16cid:durableId="22137ABA"/>
  <w16cid:commentId w16cid:paraId="1D45578B" w16cid:durableId="21288BCB"/>
  <w16cid:commentId w16cid:paraId="7B4A3D25" w16cid:durableId="2186363D"/>
  <w16cid:commentId w16cid:paraId="2EDAA4C2" w16cid:durableId="21288BFD"/>
  <w16cid:commentId w16cid:paraId="660F35E9" w16cid:durableId="22137B21"/>
  <w16cid:commentId w16cid:paraId="36980A71" w16cid:durableId="22137B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1BE8C" w14:textId="77777777" w:rsidR="001F0446" w:rsidRDefault="001F0446" w:rsidP="009D56AA">
      <w:pPr>
        <w:spacing w:after="0" w:line="240" w:lineRule="auto"/>
      </w:pPr>
      <w:r>
        <w:separator/>
      </w:r>
    </w:p>
  </w:endnote>
  <w:endnote w:type="continuationSeparator" w:id="0">
    <w:p w14:paraId="6B7D9C88" w14:textId="77777777" w:rsidR="001F0446" w:rsidRDefault="001F0446" w:rsidP="009D5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altName w:val="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223192"/>
      <w:docPartObj>
        <w:docPartGallery w:val="Page Numbers (Bottom of Page)"/>
        <w:docPartUnique/>
      </w:docPartObj>
    </w:sdtPr>
    <w:sdtEndPr>
      <w:rPr>
        <w:noProof/>
      </w:rPr>
    </w:sdtEndPr>
    <w:sdtContent>
      <w:p w14:paraId="410B569A" w14:textId="68853BC6" w:rsidR="00BD49C6" w:rsidRDefault="00BD49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865D9" w14:textId="77777777" w:rsidR="00BD49C6" w:rsidRDefault="00BD4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D44BE" w14:textId="77777777" w:rsidR="001F0446" w:rsidRDefault="001F0446" w:rsidP="009D56AA">
      <w:pPr>
        <w:spacing w:after="0" w:line="240" w:lineRule="auto"/>
      </w:pPr>
      <w:r>
        <w:separator/>
      </w:r>
    </w:p>
  </w:footnote>
  <w:footnote w:type="continuationSeparator" w:id="0">
    <w:p w14:paraId="43E74B7B" w14:textId="77777777" w:rsidR="001F0446" w:rsidRDefault="001F0446" w:rsidP="009D56AA">
      <w:pPr>
        <w:spacing w:after="0" w:line="240" w:lineRule="auto"/>
      </w:pPr>
      <w:r>
        <w:continuationSeparator/>
      </w:r>
    </w:p>
  </w:footnote>
  <w:footnote w:id="1">
    <w:p w14:paraId="08DA40F0" w14:textId="1A903EDB" w:rsidR="00BD49C6" w:rsidRPr="00577116" w:rsidRDefault="00BD49C6" w:rsidP="001A1425">
      <w:pPr>
        <w:pStyle w:val="FootnoteText"/>
        <w:ind w:firstLine="0"/>
      </w:pPr>
      <w:r>
        <w:rPr>
          <w:rStyle w:val="FootnoteReference"/>
        </w:rPr>
        <w:footnoteRef/>
      </w:r>
      <w:r>
        <w:t xml:space="preserve"> We capitalize component names (e.g. </w:t>
      </w:r>
      <w:r w:rsidRPr="00E57FDA">
        <w:rPr>
          <w:b/>
          <w:bCs/>
          <w:i/>
          <w:iCs/>
        </w:rPr>
        <w:t>A</w:t>
      </w:r>
      <w:r>
        <w:t xml:space="preserve">ffect) to separate the name from the common meaning of the term (e.g., </w:t>
      </w:r>
      <w:r w:rsidRPr="00E57FDA">
        <w:rPr>
          <w:i/>
          <w:iCs/>
        </w:rPr>
        <w:t>affect</w:t>
      </w:r>
      <w:r>
        <w:t xml:space="preserve"> as a momentary negative or positively </w:t>
      </w:r>
      <w:proofErr w:type="spellStart"/>
      <w:r>
        <w:t>valenced</w:t>
      </w:r>
      <w:proofErr w:type="spellEnd"/>
      <w:r>
        <w:t xml:space="preserve"> emotional experience).</w:t>
      </w:r>
    </w:p>
  </w:footnote>
  <w:footnote w:id="2">
    <w:p w14:paraId="37B3107A" w14:textId="14EA5372" w:rsidR="00BD49C6" w:rsidRPr="00B878DC" w:rsidRDefault="00BD49C6">
      <w:pPr>
        <w:pStyle w:val="FootnoteText"/>
        <w:ind w:firstLine="0"/>
        <w:rPr>
          <w:lang w:val="en-IL"/>
          <w:rPrChange w:id="844" w:author="יפתח עמיר" w:date="2020-01-14T11:24:00Z">
            <w:rPr/>
          </w:rPrChange>
        </w:rPr>
        <w:pPrChange w:id="845" w:author="יפתח עמיר" w:date="2020-01-14T11:24:00Z">
          <w:pPr>
            <w:pStyle w:val="FootnoteText"/>
          </w:pPr>
        </w:pPrChange>
      </w:pPr>
      <w:ins w:id="846" w:author="יפתח עמיר" w:date="2020-01-14T11:24:00Z">
        <w:r>
          <w:rPr>
            <w:rStyle w:val="FootnoteReference"/>
          </w:rPr>
          <w:footnoteRef/>
        </w:r>
        <w:r>
          <w:t xml:space="preserve"> </w:t>
        </w:r>
        <w:r>
          <w:rPr>
            <w:lang w:val="en-IL"/>
          </w:rPr>
          <w:t xml:space="preserve">However, </w:t>
        </w:r>
        <w:r w:rsidRPr="00B878DC">
          <w:t>the</w:t>
        </w:r>
        <w:r>
          <w:rPr>
            <w:lang w:val="en-IL"/>
          </w:rPr>
          <w:t xml:space="preserve"> dimension o</w:t>
        </w:r>
      </w:ins>
      <w:ins w:id="847" w:author="יפתח עמיר" w:date="2020-01-14T11:25:00Z">
        <w:r>
          <w:rPr>
            <w:lang w:val="en-IL"/>
          </w:rPr>
          <w:t xml:space="preserve">n which selection is based can be changed when applying the model </w:t>
        </w:r>
      </w:ins>
      <w:ins w:id="848" w:author="יפתח עמיר" w:date="2020-01-14T11:26:00Z">
        <w:r>
          <w:rPr>
            <w:lang w:val="en-IL"/>
          </w:rPr>
          <w:t>to specific</w:t>
        </w:r>
      </w:ins>
      <w:ins w:id="849" w:author="יפתח עמיר" w:date="2020-01-14T11:25:00Z">
        <w:r>
          <w:rPr>
            <w:lang w:val="en-IL"/>
          </w:rPr>
          <w:t xml:space="preserve"> topic</w:t>
        </w:r>
      </w:ins>
      <w:ins w:id="850" w:author="יפתח עמיר" w:date="2020-01-14T11:26:00Z">
        <w:r>
          <w:rPr>
            <w:lang w:val="en-IL"/>
          </w:rPr>
          <w:t>s</w:t>
        </w:r>
      </w:ins>
      <w:ins w:id="851" w:author="יפתח עמיר" w:date="2020-01-14T11:25:00Z">
        <w:r>
          <w:rPr>
            <w:lang w:val="en-IL"/>
          </w:rPr>
          <w:t xml:space="preserve"> of interest.</w:t>
        </w:r>
      </w:ins>
    </w:p>
  </w:footnote>
  <w:footnote w:id="3">
    <w:p w14:paraId="3BB30521" w14:textId="4188D993" w:rsidR="00BD49C6" w:rsidRPr="00770282" w:rsidRDefault="00BD49C6" w:rsidP="001A1425">
      <w:pPr>
        <w:pStyle w:val="FootnoteText"/>
        <w:ind w:firstLine="0"/>
      </w:pPr>
      <w:ins w:id="872" w:author="יפתח עמיר" w:date="2019-12-06T11:42:00Z">
        <w:r>
          <w:rPr>
            <w:rStyle w:val="FootnoteReference"/>
          </w:rPr>
          <w:footnoteRef/>
        </w:r>
        <w:r>
          <w:t xml:space="preserve"> For computational</w:t>
        </w:r>
      </w:ins>
      <w:ins w:id="873" w:author="יפתח עמיר" w:date="2019-12-06T11:44:00Z">
        <w:r>
          <w:t>/simulation</w:t>
        </w:r>
      </w:ins>
      <w:ins w:id="874" w:author="יפתח עמיר" w:date="2019-12-06T11:42:00Z">
        <w:r>
          <w:t xml:space="preserve"> purposes we view this component as</w:t>
        </w:r>
      </w:ins>
      <w:ins w:id="875" w:author="יפתח עמיר" w:date="2019-12-06T11:44:00Z">
        <w:r>
          <w:t xml:space="preserve"> a repeatedly updating</w:t>
        </w:r>
      </w:ins>
      <w:ins w:id="876" w:author="יפתח עמיר" w:date="2019-12-06T11:43:00Z">
        <w:r>
          <w:t xml:space="preserve"> first-in-first-out</w:t>
        </w:r>
      </w:ins>
      <w:ins w:id="877" w:author="יפתח עמיר" w:date="2019-12-06T11:42:00Z">
        <w:r>
          <w:t xml:space="preserve"> storage device c</w:t>
        </w:r>
      </w:ins>
      <w:ins w:id="878" w:author="יפתח עמיר" w:date="2019-12-06T11:43:00Z">
        <w:r>
          <w:t>ontaining the last 5 selected representations</w:t>
        </w:r>
      </w:ins>
      <w:ins w:id="879" w:author="יפתח עמיר" w:date="2019-12-06T11:44:00Z">
        <w:r>
          <w:t>/objects</w:t>
        </w:r>
      </w:ins>
      <w:ins w:id="880" w:author="יפתח עמיר" w:date="2019-12-06T11:43:00Z">
        <w:r>
          <w:t>.</w:t>
        </w:r>
      </w:ins>
    </w:p>
  </w:footnote>
  <w:footnote w:id="4">
    <w:p w14:paraId="633F0287" w14:textId="501ECE2A" w:rsidR="00BD49C6" w:rsidRPr="00CE7864" w:rsidRDefault="00BD49C6">
      <w:pPr>
        <w:pStyle w:val="FootnoteText"/>
        <w:ind w:firstLine="0"/>
        <w:rPr>
          <w:lang w:val="en-IL"/>
          <w:rPrChange w:id="1095" w:author="יפתח עמיר" w:date="2020-01-21T14:58:00Z">
            <w:rPr/>
          </w:rPrChange>
        </w:rPr>
        <w:pPrChange w:id="1096" w:author="יפתח עמיר" w:date="2020-01-21T14:57:00Z">
          <w:pPr>
            <w:pStyle w:val="FootnoteText"/>
          </w:pPr>
        </w:pPrChange>
      </w:pPr>
      <w:ins w:id="1097" w:author="יפתח עמיר" w:date="2020-01-21T14:57:00Z">
        <w:r>
          <w:rPr>
            <w:rStyle w:val="FootnoteReference"/>
          </w:rPr>
          <w:footnoteRef/>
        </w:r>
        <w:r>
          <w:t xml:space="preserve"> </w:t>
        </w:r>
        <w:r>
          <w:rPr>
            <w:lang w:val="en-IL"/>
          </w:rPr>
          <w:t xml:space="preserve"> O</w:t>
        </w:r>
        <w:r w:rsidRPr="00CE7864">
          <w:t xml:space="preserve">r any other feature/dimension of </w:t>
        </w:r>
      </w:ins>
      <w:ins w:id="1098" w:author="יפתח עמיר" w:date="2020-01-22T09:41:00Z">
        <w:r w:rsidRPr="00CE7864">
          <w:t>thought</w:t>
        </w:r>
        <w:r>
          <w:rPr>
            <w:lang w:val="en-IL"/>
          </w:rPr>
          <w:t xml:space="preserve"> (</w:t>
        </w:r>
      </w:ins>
      <w:ins w:id="1099" w:author="יפתח עמיר" w:date="2020-01-21T14:57:00Z">
        <w:r w:rsidRPr="00CE7864">
          <w:t>e.g., self-referentiality)</w:t>
        </w:r>
      </w:ins>
      <w:ins w:id="1100" w:author="יפתח עמיר" w:date="2020-01-21T14:58:00Z">
        <w:r>
          <w:rPr>
            <w:lang w:val="en-IL"/>
          </w:rPr>
          <w:t xml:space="preserve"> of interest</w:t>
        </w:r>
      </w:ins>
      <w:ins w:id="1101" w:author="יפתח עמיר" w:date="2020-01-21T14:59:00Z">
        <w:r>
          <w:rPr>
            <w:lang w:val="en-IL"/>
          </w:rPr>
          <w:t xml:space="preserve">, depending on what phenomena </w:t>
        </w:r>
      </w:ins>
      <w:ins w:id="1102" w:author="יפתח עמיר" w:date="2020-01-22T09:41:00Z">
        <w:r>
          <w:rPr>
            <w:lang w:val="en-IL"/>
          </w:rPr>
          <w:t xml:space="preserve">of interest </w:t>
        </w:r>
      </w:ins>
      <w:ins w:id="1103" w:author="יפתח עמיר" w:date="2020-01-21T14:59:00Z">
        <w:r>
          <w:rPr>
            <w:lang w:val="en-IL"/>
          </w:rPr>
          <w:t>A2T is applied to.</w:t>
        </w:r>
      </w:ins>
    </w:p>
  </w:footnote>
  <w:footnote w:id="5">
    <w:p w14:paraId="034BC751" w14:textId="079A4FDB" w:rsidR="00BD49C6" w:rsidRPr="00127973" w:rsidRDefault="00BD49C6">
      <w:pPr>
        <w:pStyle w:val="FootnoteText"/>
        <w:ind w:firstLine="0"/>
        <w:rPr>
          <w:lang w:val="en-IL"/>
          <w:rPrChange w:id="2148" w:author="יפתח עמיר" w:date="2020-01-26T13:51:00Z">
            <w:rPr/>
          </w:rPrChange>
        </w:rPr>
        <w:pPrChange w:id="2149" w:author="יפתח עמיר" w:date="2020-01-26T13:50:00Z">
          <w:pPr>
            <w:pStyle w:val="FootnoteText"/>
          </w:pPr>
        </w:pPrChange>
      </w:pPr>
      <w:ins w:id="2150" w:author="יפתח עמיר" w:date="2020-01-26T13:50:00Z">
        <w:r>
          <w:rPr>
            <w:rStyle w:val="FootnoteReference"/>
          </w:rPr>
          <w:footnoteRef/>
        </w:r>
        <w:r>
          <w:t xml:space="preserve"> </w:t>
        </w:r>
        <w:r>
          <w:rPr>
            <w:lang w:val="en-IL"/>
          </w:rPr>
          <w:t xml:space="preserve">When such </w:t>
        </w:r>
        <w:r>
          <w:rPr>
            <w:i/>
            <w:iCs/>
            <w:lang w:val="en-IL"/>
          </w:rPr>
          <w:t>higher-level</w:t>
        </w:r>
        <w:r>
          <w:rPr>
            <w:lang w:val="en-IL"/>
          </w:rPr>
          <w:t xml:space="preserve"> processes are active they </w:t>
        </w:r>
      </w:ins>
      <w:ins w:id="2151" w:author="יפתח עמיר" w:date="2020-01-26T13:53:00Z">
        <w:r>
          <w:rPr>
            <w:lang w:val="en-IL"/>
          </w:rPr>
          <w:t xml:space="preserve">trigger </w:t>
        </w:r>
        <w:r>
          <w:rPr>
            <w:i/>
            <w:iCs/>
            <w:lang w:val="en-IL"/>
          </w:rPr>
          <w:t>lower-level</w:t>
        </w:r>
        <w:r>
          <w:rPr>
            <w:lang w:val="en-IL"/>
          </w:rPr>
          <w:t xml:space="preserve"> processes</w:t>
        </w:r>
      </w:ins>
      <w:ins w:id="2152" w:author="יפתח עמיר" w:date="2020-01-26T13:51:00Z">
        <w:r>
          <w:rPr>
            <w:lang w:val="en-IL"/>
          </w:rPr>
          <w:t>, such as representations (for example negative beliefs in the form of verbal thoug</w:t>
        </w:r>
      </w:ins>
      <w:ins w:id="2153" w:author="יפתח עמיר" w:date="2020-01-26T13:52:00Z">
        <w:r>
          <w:rPr>
            <w:lang w:val="en-IL"/>
          </w:rPr>
          <w:t>hts</w:t>
        </w:r>
      </w:ins>
      <w:ins w:id="2154" w:author="יפתח עמיר" w:date="2020-01-26T13:51:00Z">
        <w:r>
          <w:rPr>
            <w:lang w:val="en-IL"/>
          </w:rPr>
          <w:t>)</w:t>
        </w:r>
      </w:ins>
      <w:ins w:id="2155" w:author="יפתח עמיר" w:date="2020-01-26T13:53:00Z">
        <w:r>
          <w:rPr>
            <w:lang w:val="en-IL"/>
          </w:rPr>
          <w:t xml:space="preserve"> in WM. As such, different higher-level processes interact through their shar</w:t>
        </w:r>
      </w:ins>
      <w:ins w:id="2156" w:author="יפתח עמיר" w:date="2020-01-26T13:54:00Z">
        <w:r>
          <w:rPr>
            <w:lang w:val="en-IL"/>
          </w:rPr>
          <w:t>ed underlying lower-level processes.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873E8" w14:textId="5912CBF1" w:rsidR="00BD49C6" w:rsidRDefault="00BD49C6">
    <w:pPr>
      <w:pStyle w:val="Header"/>
    </w:pPr>
    <w:r>
      <w:t>Running Head: INTERNAL ATTENTION AND MENTAL HEALTH</w:t>
    </w:r>
  </w:p>
  <w:p w14:paraId="2941F640" w14:textId="77777777" w:rsidR="00BD49C6" w:rsidRPr="004E02D3" w:rsidRDefault="00BD49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52A1F"/>
    <w:multiLevelType w:val="hybridMultilevel"/>
    <w:tmpl w:val="EAFC5B2C"/>
    <w:lvl w:ilvl="0" w:tplc="505AF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E72F36"/>
    <w:multiLevelType w:val="hybridMultilevel"/>
    <w:tmpl w:val="3202D69C"/>
    <w:lvl w:ilvl="0" w:tplc="BD34262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61850DC"/>
    <w:multiLevelType w:val="hybridMultilevel"/>
    <w:tmpl w:val="7532671C"/>
    <w:lvl w:ilvl="0" w:tplc="927C1316">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569269FE"/>
    <w:multiLevelType w:val="hybridMultilevel"/>
    <w:tmpl w:val="E1DAFE94"/>
    <w:lvl w:ilvl="0" w:tplc="E8EE94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עמית ברנשטיין">
    <w15:presenceInfo w15:providerId="None" w15:userId="עמית ברנשטיין"/>
  </w15:person>
  <w15:person w15:author="יפתח עמיר">
    <w15:presenceInfo w15:providerId="None" w15:userId="יפתח עמיר"/>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D36"/>
    <w:rsid w:val="00000FF8"/>
    <w:rsid w:val="00004D15"/>
    <w:rsid w:val="00004F76"/>
    <w:rsid w:val="0000605A"/>
    <w:rsid w:val="000066F3"/>
    <w:rsid w:val="00010659"/>
    <w:rsid w:val="0001075D"/>
    <w:rsid w:val="00010CF3"/>
    <w:rsid w:val="00011119"/>
    <w:rsid w:val="00011959"/>
    <w:rsid w:val="00011B0C"/>
    <w:rsid w:val="00013859"/>
    <w:rsid w:val="000143AB"/>
    <w:rsid w:val="000143BB"/>
    <w:rsid w:val="000167BA"/>
    <w:rsid w:val="00016842"/>
    <w:rsid w:val="000169BA"/>
    <w:rsid w:val="00016D42"/>
    <w:rsid w:val="0002080E"/>
    <w:rsid w:val="00021C03"/>
    <w:rsid w:val="0002232B"/>
    <w:rsid w:val="00022401"/>
    <w:rsid w:val="00023226"/>
    <w:rsid w:val="000242B0"/>
    <w:rsid w:val="00024AB5"/>
    <w:rsid w:val="00024DF8"/>
    <w:rsid w:val="00024EA1"/>
    <w:rsid w:val="000255D8"/>
    <w:rsid w:val="00025AAB"/>
    <w:rsid w:val="00025FC4"/>
    <w:rsid w:val="00026218"/>
    <w:rsid w:val="000265CE"/>
    <w:rsid w:val="00030A3F"/>
    <w:rsid w:val="000317BE"/>
    <w:rsid w:val="000329A9"/>
    <w:rsid w:val="00032ECC"/>
    <w:rsid w:val="00033941"/>
    <w:rsid w:val="00033E95"/>
    <w:rsid w:val="000340DE"/>
    <w:rsid w:val="000363B4"/>
    <w:rsid w:val="00041585"/>
    <w:rsid w:val="00041748"/>
    <w:rsid w:val="00043C83"/>
    <w:rsid w:val="00044F1B"/>
    <w:rsid w:val="000454AA"/>
    <w:rsid w:val="00045988"/>
    <w:rsid w:val="0004794F"/>
    <w:rsid w:val="000502F6"/>
    <w:rsid w:val="00050C69"/>
    <w:rsid w:val="00050FC6"/>
    <w:rsid w:val="00051985"/>
    <w:rsid w:val="000563FE"/>
    <w:rsid w:val="000600B9"/>
    <w:rsid w:val="00060625"/>
    <w:rsid w:val="00060AC7"/>
    <w:rsid w:val="00062222"/>
    <w:rsid w:val="00062B60"/>
    <w:rsid w:val="000640B0"/>
    <w:rsid w:val="0006521D"/>
    <w:rsid w:val="000667AE"/>
    <w:rsid w:val="000707B0"/>
    <w:rsid w:val="00070F1D"/>
    <w:rsid w:val="00071B8B"/>
    <w:rsid w:val="00071D89"/>
    <w:rsid w:val="00072021"/>
    <w:rsid w:val="00072578"/>
    <w:rsid w:val="00072888"/>
    <w:rsid w:val="00072C24"/>
    <w:rsid w:val="000730C5"/>
    <w:rsid w:val="00073814"/>
    <w:rsid w:val="000807A4"/>
    <w:rsid w:val="00081232"/>
    <w:rsid w:val="00081625"/>
    <w:rsid w:val="0008213C"/>
    <w:rsid w:val="0008240B"/>
    <w:rsid w:val="000836C2"/>
    <w:rsid w:val="00083B93"/>
    <w:rsid w:val="00084EE1"/>
    <w:rsid w:val="000857F2"/>
    <w:rsid w:val="00085EC9"/>
    <w:rsid w:val="0008695C"/>
    <w:rsid w:val="00086DE9"/>
    <w:rsid w:val="0008713E"/>
    <w:rsid w:val="00087613"/>
    <w:rsid w:val="0008785A"/>
    <w:rsid w:val="00091CC7"/>
    <w:rsid w:val="000933AA"/>
    <w:rsid w:val="0009425F"/>
    <w:rsid w:val="00094756"/>
    <w:rsid w:val="00095224"/>
    <w:rsid w:val="000952E0"/>
    <w:rsid w:val="00096276"/>
    <w:rsid w:val="0009649D"/>
    <w:rsid w:val="00096667"/>
    <w:rsid w:val="00096F30"/>
    <w:rsid w:val="000A0D20"/>
    <w:rsid w:val="000A1E91"/>
    <w:rsid w:val="000A221A"/>
    <w:rsid w:val="000A2D09"/>
    <w:rsid w:val="000A3A92"/>
    <w:rsid w:val="000A453F"/>
    <w:rsid w:val="000A772D"/>
    <w:rsid w:val="000B4475"/>
    <w:rsid w:val="000C0EE7"/>
    <w:rsid w:val="000C0FD0"/>
    <w:rsid w:val="000C288F"/>
    <w:rsid w:val="000C2BFA"/>
    <w:rsid w:val="000C3B1F"/>
    <w:rsid w:val="000C3D82"/>
    <w:rsid w:val="000C4B20"/>
    <w:rsid w:val="000C4B2D"/>
    <w:rsid w:val="000C5970"/>
    <w:rsid w:val="000C5B36"/>
    <w:rsid w:val="000C6510"/>
    <w:rsid w:val="000D0A6D"/>
    <w:rsid w:val="000D141F"/>
    <w:rsid w:val="000D1A5C"/>
    <w:rsid w:val="000D2BC9"/>
    <w:rsid w:val="000D3846"/>
    <w:rsid w:val="000D7032"/>
    <w:rsid w:val="000D7402"/>
    <w:rsid w:val="000E1B95"/>
    <w:rsid w:val="000E3343"/>
    <w:rsid w:val="000E6796"/>
    <w:rsid w:val="000F1115"/>
    <w:rsid w:val="000F17A8"/>
    <w:rsid w:val="000F2D82"/>
    <w:rsid w:val="000F53A9"/>
    <w:rsid w:val="00100572"/>
    <w:rsid w:val="00103F4E"/>
    <w:rsid w:val="001043FD"/>
    <w:rsid w:val="001049A4"/>
    <w:rsid w:val="00105666"/>
    <w:rsid w:val="00106EEC"/>
    <w:rsid w:val="0011062F"/>
    <w:rsid w:val="00110EA4"/>
    <w:rsid w:val="00113BD1"/>
    <w:rsid w:val="001149EB"/>
    <w:rsid w:val="00117659"/>
    <w:rsid w:val="00117A5D"/>
    <w:rsid w:val="00121FC5"/>
    <w:rsid w:val="00124EAE"/>
    <w:rsid w:val="00124F5E"/>
    <w:rsid w:val="00125883"/>
    <w:rsid w:val="001270EE"/>
    <w:rsid w:val="0012784B"/>
    <w:rsid w:val="00127973"/>
    <w:rsid w:val="001314FB"/>
    <w:rsid w:val="0013207E"/>
    <w:rsid w:val="00132809"/>
    <w:rsid w:val="00133342"/>
    <w:rsid w:val="00133791"/>
    <w:rsid w:val="001346C3"/>
    <w:rsid w:val="0013517A"/>
    <w:rsid w:val="001367E1"/>
    <w:rsid w:val="0014100A"/>
    <w:rsid w:val="0014142E"/>
    <w:rsid w:val="001446CD"/>
    <w:rsid w:val="00145A55"/>
    <w:rsid w:val="00146B44"/>
    <w:rsid w:val="00146BCF"/>
    <w:rsid w:val="00147A6A"/>
    <w:rsid w:val="00151765"/>
    <w:rsid w:val="00151DC4"/>
    <w:rsid w:val="001520FB"/>
    <w:rsid w:val="00156921"/>
    <w:rsid w:val="00157A34"/>
    <w:rsid w:val="001608FC"/>
    <w:rsid w:val="00161555"/>
    <w:rsid w:val="0016161E"/>
    <w:rsid w:val="001624B1"/>
    <w:rsid w:val="00163CFB"/>
    <w:rsid w:val="00163D36"/>
    <w:rsid w:val="0016406A"/>
    <w:rsid w:val="00164118"/>
    <w:rsid w:val="001641B5"/>
    <w:rsid w:val="0016451E"/>
    <w:rsid w:val="00164C79"/>
    <w:rsid w:val="00165492"/>
    <w:rsid w:val="00165791"/>
    <w:rsid w:val="00165967"/>
    <w:rsid w:val="0016624E"/>
    <w:rsid w:val="00166A96"/>
    <w:rsid w:val="00167BA8"/>
    <w:rsid w:val="00170177"/>
    <w:rsid w:val="00170716"/>
    <w:rsid w:val="00170770"/>
    <w:rsid w:val="00170F0A"/>
    <w:rsid w:val="00172F10"/>
    <w:rsid w:val="00173961"/>
    <w:rsid w:val="00173FD7"/>
    <w:rsid w:val="00174BF0"/>
    <w:rsid w:val="00174C20"/>
    <w:rsid w:val="00176718"/>
    <w:rsid w:val="0017705A"/>
    <w:rsid w:val="00177326"/>
    <w:rsid w:val="001815DA"/>
    <w:rsid w:val="00181740"/>
    <w:rsid w:val="00181BBF"/>
    <w:rsid w:val="0018446E"/>
    <w:rsid w:val="0018573A"/>
    <w:rsid w:val="00185B81"/>
    <w:rsid w:val="00186084"/>
    <w:rsid w:val="00186570"/>
    <w:rsid w:val="0019029C"/>
    <w:rsid w:val="00191140"/>
    <w:rsid w:val="0019136F"/>
    <w:rsid w:val="001913B8"/>
    <w:rsid w:val="00192A7B"/>
    <w:rsid w:val="00192FAB"/>
    <w:rsid w:val="0019359C"/>
    <w:rsid w:val="00196508"/>
    <w:rsid w:val="00196CDA"/>
    <w:rsid w:val="00197FA2"/>
    <w:rsid w:val="001A1425"/>
    <w:rsid w:val="001A150D"/>
    <w:rsid w:val="001A1C7B"/>
    <w:rsid w:val="001A21ED"/>
    <w:rsid w:val="001A2A53"/>
    <w:rsid w:val="001A4D43"/>
    <w:rsid w:val="001A599D"/>
    <w:rsid w:val="001A7310"/>
    <w:rsid w:val="001A75AC"/>
    <w:rsid w:val="001B037F"/>
    <w:rsid w:val="001B4786"/>
    <w:rsid w:val="001B5199"/>
    <w:rsid w:val="001B59CD"/>
    <w:rsid w:val="001C0F72"/>
    <w:rsid w:val="001C17FF"/>
    <w:rsid w:val="001C41A8"/>
    <w:rsid w:val="001C4D0C"/>
    <w:rsid w:val="001C4E90"/>
    <w:rsid w:val="001D10FC"/>
    <w:rsid w:val="001D1104"/>
    <w:rsid w:val="001D1439"/>
    <w:rsid w:val="001D22BB"/>
    <w:rsid w:val="001D2B66"/>
    <w:rsid w:val="001D31E2"/>
    <w:rsid w:val="001D3A35"/>
    <w:rsid w:val="001D3B85"/>
    <w:rsid w:val="001D6798"/>
    <w:rsid w:val="001D7214"/>
    <w:rsid w:val="001E0640"/>
    <w:rsid w:val="001E0EDC"/>
    <w:rsid w:val="001E133A"/>
    <w:rsid w:val="001E177D"/>
    <w:rsid w:val="001E1B61"/>
    <w:rsid w:val="001E3531"/>
    <w:rsid w:val="001E3557"/>
    <w:rsid w:val="001E3D10"/>
    <w:rsid w:val="001E3DAE"/>
    <w:rsid w:val="001E4EEB"/>
    <w:rsid w:val="001E55AA"/>
    <w:rsid w:val="001E717A"/>
    <w:rsid w:val="001E7566"/>
    <w:rsid w:val="001E7D28"/>
    <w:rsid w:val="001F0446"/>
    <w:rsid w:val="001F25A9"/>
    <w:rsid w:val="001F2C1F"/>
    <w:rsid w:val="001F4052"/>
    <w:rsid w:val="001F5F14"/>
    <w:rsid w:val="001F6574"/>
    <w:rsid w:val="001F67E1"/>
    <w:rsid w:val="001F6E11"/>
    <w:rsid w:val="00200E37"/>
    <w:rsid w:val="00201C78"/>
    <w:rsid w:val="00202169"/>
    <w:rsid w:val="00203165"/>
    <w:rsid w:val="00203ECB"/>
    <w:rsid w:val="00204545"/>
    <w:rsid w:val="00204AA9"/>
    <w:rsid w:val="00205B01"/>
    <w:rsid w:val="00206B00"/>
    <w:rsid w:val="002076C0"/>
    <w:rsid w:val="0021209E"/>
    <w:rsid w:val="00214308"/>
    <w:rsid w:val="0021447E"/>
    <w:rsid w:val="0021564B"/>
    <w:rsid w:val="002157D4"/>
    <w:rsid w:val="00217284"/>
    <w:rsid w:val="00217FFA"/>
    <w:rsid w:val="00220DBB"/>
    <w:rsid w:val="00220F62"/>
    <w:rsid w:val="00221B6A"/>
    <w:rsid w:val="002229DB"/>
    <w:rsid w:val="0022390B"/>
    <w:rsid w:val="00226D2B"/>
    <w:rsid w:val="00227A5A"/>
    <w:rsid w:val="00227BA5"/>
    <w:rsid w:val="00230D8B"/>
    <w:rsid w:val="00230F9F"/>
    <w:rsid w:val="00233A1E"/>
    <w:rsid w:val="002341CD"/>
    <w:rsid w:val="00236A87"/>
    <w:rsid w:val="002404A5"/>
    <w:rsid w:val="00240C7F"/>
    <w:rsid w:val="002411AE"/>
    <w:rsid w:val="00241424"/>
    <w:rsid w:val="002466BE"/>
    <w:rsid w:val="002478E2"/>
    <w:rsid w:val="00250BD3"/>
    <w:rsid w:val="002515C5"/>
    <w:rsid w:val="00251C74"/>
    <w:rsid w:val="0025200B"/>
    <w:rsid w:val="00252C98"/>
    <w:rsid w:val="002544D7"/>
    <w:rsid w:val="002544E5"/>
    <w:rsid w:val="00254746"/>
    <w:rsid w:val="00262404"/>
    <w:rsid w:val="00262BB0"/>
    <w:rsid w:val="002632BF"/>
    <w:rsid w:val="00263FC5"/>
    <w:rsid w:val="0026487F"/>
    <w:rsid w:val="00266858"/>
    <w:rsid w:val="0026693A"/>
    <w:rsid w:val="00266D22"/>
    <w:rsid w:val="00266D36"/>
    <w:rsid w:val="00267596"/>
    <w:rsid w:val="00270281"/>
    <w:rsid w:val="00271DE1"/>
    <w:rsid w:val="00272D87"/>
    <w:rsid w:val="00272E07"/>
    <w:rsid w:val="002730BF"/>
    <w:rsid w:val="00275560"/>
    <w:rsid w:val="002759C4"/>
    <w:rsid w:val="00275DD2"/>
    <w:rsid w:val="002808C2"/>
    <w:rsid w:val="0028164D"/>
    <w:rsid w:val="00281CF3"/>
    <w:rsid w:val="002823C0"/>
    <w:rsid w:val="002832A7"/>
    <w:rsid w:val="00285E9F"/>
    <w:rsid w:val="0028621A"/>
    <w:rsid w:val="00286334"/>
    <w:rsid w:val="00286BC1"/>
    <w:rsid w:val="0028733E"/>
    <w:rsid w:val="00287B8F"/>
    <w:rsid w:val="002905E0"/>
    <w:rsid w:val="00290FFC"/>
    <w:rsid w:val="00293CED"/>
    <w:rsid w:val="00293D1B"/>
    <w:rsid w:val="00293FDF"/>
    <w:rsid w:val="00294F85"/>
    <w:rsid w:val="00295F23"/>
    <w:rsid w:val="002A0C16"/>
    <w:rsid w:val="002A1A80"/>
    <w:rsid w:val="002A1B1C"/>
    <w:rsid w:val="002A1BD4"/>
    <w:rsid w:val="002A26A2"/>
    <w:rsid w:val="002A2A1A"/>
    <w:rsid w:val="002A57D0"/>
    <w:rsid w:val="002A5BA5"/>
    <w:rsid w:val="002A61CF"/>
    <w:rsid w:val="002A6760"/>
    <w:rsid w:val="002A6812"/>
    <w:rsid w:val="002B1E74"/>
    <w:rsid w:val="002B289A"/>
    <w:rsid w:val="002B3897"/>
    <w:rsid w:val="002B4827"/>
    <w:rsid w:val="002B57B1"/>
    <w:rsid w:val="002B72A0"/>
    <w:rsid w:val="002B7E71"/>
    <w:rsid w:val="002C083B"/>
    <w:rsid w:val="002C1F4C"/>
    <w:rsid w:val="002C2794"/>
    <w:rsid w:val="002C349C"/>
    <w:rsid w:val="002C35AB"/>
    <w:rsid w:val="002C5207"/>
    <w:rsid w:val="002D01FF"/>
    <w:rsid w:val="002D0BF6"/>
    <w:rsid w:val="002D13DF"/>
    <w:rsid w:val="002D140E"/>
    <w:rsid w:val="002D1E66"/>
    <w:rsid w:val="002D2898"/>
    <w:rsid w:val="002D3EC2"/>
    <w:rsid w:val="002D53EA"/>
    <w:rsid w:val="002D6F21"/>
    <w:rsid w:val="002D73CF"/>
    <w:rsid w:val="002D73EB"/>
    <w:rsid w:val="002E1B18"/>
    <w:rsid w:val="002E1C88"/>
    <w:rsid w:val="002E21D7"/>
    <w:rsid w:val="002E45C7"/>
    <w:rsid w:val="002E4EA1"/>
    <w:rsid w:val="002E4F9D"/>
    <w:rsid w:val="002E55FC"/>
    <w:rsid w:val="002E681F"/>
    <w:rsid w:val="002E7360"/>
    <w:rsid w:val="002E7985"/>
    <w:rsid w:val="002F0FD7"/>
    <w:rsid w:val="002F2AF5"/>
    <w:rsid w:val="002F4766"/>
    <w:rsid w:val="002F4900"/>
    <w:rsid w:val="002F53C6"/>
    <w:rsid w:val="002F70A5"/>
    <w:rsid w:val="002F7705"/>
    <w:rsid w:val="002F7EA2"/>
    <w:rsid w:val="00300063"/>
    <w:rsid w:val="00301882"/>
    <w:rsid w:val="00303587"/>
    <w:rsid w:val="0030373F"/>
    <w:rsid w:val="0030474D"/>
    <w:rsid w:val="00304CA4"/>
    <w:rsid w:val="00304FE2"/>
    <w:rsid w:val="00305371"/>
    <w:rsid w:val="00310AC0"/>
    <w:rsid w:val="00311D13"/>
    <w:rsid w:val="0031281F"/>
    <w:rsid w:val="00312D8C"/>
    <w:rsid w:val="003130BC"/>
    <w:rsid w:val="00315276"/>
    <w:rsid w:val="003204EC"/>
    <w:rsid w:val="003225B3"/>
    <w:rsid w:val="00322982"/>
    <w:rsid w:val="003229DF"/>
    <w:rsid w:val="00325B44"/>
    <w:rsid w:val="00325B6E"/>
    <w:rsid w:val="00330AC3"/>
    <w:rsid w:val="00332286"/>
    <w:rsid w:val="003326DC"/>
    <w:rsid w:val="00333301"/>
    <w:rsid w:val="00335545"/>
    <w:rsid w:val="00335F8B"/>
    <w:rsid w:val="0033661F"/>
    <w:rsid w:val="00337CF1"/>
    <w:rsid w:val="00340536"/>
    <w:rsid w:val="00340FFB"/>
    <w:rsid w:val="0034130A"/>
    <w:rsid w:val="003416EE"/>
    <w:rsid w:val="00341CD5"/>
    <w:rsid w:val="00341F7B"/>
    <w:rsid w:val="00343D44"/>
    <w:rsid w:val="00344AF9"/>
    <w:rsid w:val="00345445"/>
    <w:rsid w:val="0034629A"/>
    <w:rsid w:val="0034659D"/>
    <w:rsid w:val="00346BEE"/>
    <w:rsid w:val="0034732F"/>
    <w:rsid w:val="003473D3"/>
    <w:rsid w:val="00347EB1"/>
    <w:rsid w:val="00350137"/>
    <w:rsid w:val="0035035B"/>
    <w:rsid w:val="00350937"/>
    <w:rsid w:val="00351FBE"/>
    <w:rsid w:val="00353C68"/>
    <w:rsid w:val="0035462E"/>
    <w:rsid w:val="003556F8"/>
    <w:rsid w:val="003558EB"/>
    <w:rsid w:val="003564CD"/>
    <w:rsid w:val="003574C7"/>
    <w:rsid w:val="00361C63"/>
    <w:rsid w:val="00362144"/>
    <w:rsid w:val="003622AA"/>
    <w:rsid w:val="00362657"/>
    <w:rsid w:val="00370370"/>
    <w:rsid w:val="003708DF"/>
    <w:rsid w:val="00370E31"/>
    <w:rsid w:val="00371676"/>
    <w:rsid w:val="003731E2"/>
    <w:rsid w:val="003734CF"/>
    <w:rsid w:val="00374B3E"/>
    <w:rsid w:val="003754B5"/>
    <w:rsid w:val="00375CA1"/>
    <w:rsid w:val="00381B11"/>
    <w:rsid w:val="00383479"/>
    <w:rsid w:val="0038590F"/>
    <w:rsid w:val="00385B4E"/>
    <w:rsid w:val="00385EF3"/>
    <w:rsid w:val="003874A1"/>
    <w:rsid w:val="00392155"/>
    <w:rsid w:val="00392639"/>
    <w:rsid w:val="003926F4"/>
    <w:rsid w:val="003935B3"/>
    <w:rsid w:val="00393C56"/>
    <w:rsid w:val="00395080"/>
    <w:rsid w:val="00395D98"/>
    <w:rsid w:val="00397DE5"/>
    <w:rsid w:val="00397E09"/>
    <w:rsid w:val="003A1063"/>
    <w:rsid w:val="003A1206"/>
    <w:rsid w:val="003A1B25"/>
    <w:rsid w:val="003A1E45"/>
    <w:rsid w:val="003A48B4"/>
    <w:rsid w:val="003A49F4"/>
    <w:rsid w:val="003A5791"/>
    <w:rsid w:val="003A5AF4"/>
    <w:rsid w:val="003A6485"/>
    <w:rsid w:val="003A7E62"/>
    <w:rsid w:val="003A7FF6"/>
    <w:rsid w:val="003B285C"/>
    <w:rsid w:val="003B359D"/>
    <w:rsid w:val="003B3F6E"/>
    <w:rsid w:val="003B43E1"/>
    <w:rsid w:val="003B44C9"/>
    <w:rsid w:val="003B5474"/>
    <w:rsid w:val="003B6063"/>
    <w:rsid w:val="003B61C8"/>
    <w:rsid w:val="003B7B4E"/>
    <w:rsid w:val="003B7C2A"/>
    <w:rsid w:val="003C09E7"/>
    <w:rsid w:val="003C19CE"/>
    <w:rsid w:val="003C25EA"/>
    <w:rsid w:val="003C2805"/>
    <w:rsid w:val="003C285A"/>
    <w:rsid w:val="003C32D0"/>
    <w:rsid w:val="003C36CC"/>
    <w:rsid w:val="003C5091"/>
    <w:rsid w:val="003C5164"/>
    <w:rsid w:val="003C59BD"/>
    <w:rsid w:val="003C7B31"/>
    <w:rsid w:val="003D1206"/>
    <w:rsid w:val="003D22D2"/>
    <w:rsid w:val="003D2FA3"/>
    <w:rsid w:val="003D388C"/>
    <w:rsid w:val="003D4470"/>
    <w:rsid w:val="003D49E2"/>
    <w:rsid w:val="003D4E17"/>
    <w:rsid w:val="003D5FC5"/>
    <w:rsid w:val="003D60DE"/>
    <w:rsid w:val="003D62EC"/>
    <w:rsid w:val="003D7D80"/>
    <w:rsid w:val="003E0353"/>
    <w:rsid w:val="003E05BF"/>
    <w:rsid w:val="003E139D"/>
    <w:rsid w:val="003E16EA"/>
    <w:rsid w:val="003E1D96"/>
    <w:rsid w:val="003E39C4"/>
    <w:rsid w:val="003E40E1"/>
    <w:rsid w:val="003F2002"/>
    <w:rsid w:val="003F2680"/>
    <w:rsid w:val="003F6E81"/>
    <w:rsid w:val="003F6EB5"/>
    <w:rsid w:val="003F7393"/>
    <w:rsid w:val="003F7CE3"/>
    <w:rsid w:val="003F7E12"/>
    <w:rsid w:val="004037A7"/>
    <w:rsid w:val="004056DD"/>
    <w:rsid w:val="004102C4"/>
    <w:rsid w:val="00411B6A"/>
    <w:rsid w:val="00411BCE"/>
    <w:rsid w:val="00411DB0"/>
    <w:rsid w:val="00414704"/>
    <w:rsid w:val="00416446"/>
    <w:rsid w:val="00417D85"/>
    <w:rsid w:val="00417F6B"/>
    <w:rsid w:val="00421D65"/>
    <w:rsid w:val="00422B42"/>
    <w:rsid w:val="004236ED"/>
    <w:rsid w:val="004302C1"/>
    <w:rsid w:val="004323D5"/>
    <w:rsid w:val="0043363F"/>
    <w:rsid w:val="0043422B"/>
    <w:rsid w:val="00440A1B"/>
    <w:rsid w:val="004419E4"/>
    <w:rsid w:val="004425F3"/>
    <w:rsid w:val="00443766"/>
    <w:rsid w:val="00446266"/>
    <w:rsid w:val="00447867"/>
    <w:rsid w:val="00451D75"/>
    <w:rsid w:val="004526F8"/>
    <w:rsid w:val="004538D2"/>
    <w:rsid w:val="0045482E"/>
    <w:rsid w:val="00454D05"/>
    <w:rsid w:val="00460E11"/>
    <w:rsid w:val="004617E4"/>
    <w:rsid w:val="004618CA"/>
    <w:rsid w:val="00461FEE"/>
    <w:rsid w:val="0046205B"/>
    <w:rsid w:val="004623AE"/>
    <w:rsid w:val="00462AD7"/>
    <w:rsid w:val="00464DAA"/>
    <w:rsid w:val="004660B0"/>
    <w:rsid w:val="00466E2D"/>
    <w:rsid w:val="00472551"/>
    <w:rsid w:val="00472E81"/>
    <w:rsid w:val="00473918"/>
    <w:rsid w:val="00473C13"/>
    <w:rsid w:val="004740AC"/>
    <w:rsid w:val="00474552"/>
    <w:rsid w:val="0047481F"/>
    <w:rsid w:val="0047567A"/>
    <w:rsid w:val="00475797"/>
    <w:rsid w:val="004757C1"/>
    <w:rsid w:val="00477FE2"/>
    <w:rsid w:val="00480318"/>
    <w:rsid w:val="004845BF"/>
    <w:rsid w:val="00484D04"/>
    <w:rsid w:val="004855BD"/>
    <w:rsid w:val="00491301"/>
    <w:rsid w:val="00491858"/>
    <w:rsid w:val="00494268"/>
    <w:rsid w:val="0049576C"/>
    <w:rsid w:val="00496CA0"/>
    <w:rsid w:val="00497CB3"/>
    <w:rsid w:val="00497F8D"/>
    <w:rsid w:val="004A02B9"/>
    <w:rsid w:val="004A0D2D"/>
    <w:rsid w:val="004A1BEA"/>
    <w:rsid w:val="004A3170"/>
    <w:rsid w:val="004A3F25"/>
    <w:rsid w:val="004A4014"/>
    <w:rsid w:val="004A40FC"/>
    <w:rsid w:val="004A47D9"/>
    <w:rsid w:val="004A5010"/>
    <w:rsid w:val="004A5AC0"/>
    <w:rsid w:val="004A7865"/>
    <w:rsid w:val="004B0298"/>
    <w:rsid w:val="004B041F"/>
    <w:rsid w:val="004B0776"/>
    <w:rsid w:val="004B13DD"/>
    <w:rsid w:val="004B163C"/>
    <w:rsid w:val="004B2556"/>
    <w:rsid w:val="004B294F"/>
    <w:rsid w:val="004B356B"/>
    <w:rsid w:val="004B48B3"/>
    <w:rsid w:val="004B4EB6"/>
    <w:rsid w:val="004B52C4"/>
    <w:rsid w:val="004B5421"/>
    <w:rsid w:val="004B7496"/>
    <w:rsid w:val="004B7EA0"/>
    <w:rsid w:val="004C0290"/>
    <w:rsid w:val="004C1246"/>
    <w:rsid w:val="004C17A4"/>
    <w:rsid w:val="004C2382"/>
    <w:rsid w:val="004C2716"/>
    <w:rsid w:val="004C28BE"/>
    <w:rsid w:val="004C2A57"/>
    <w:rsid w:val="004C2AFE"/>
    <w:rsid w:val="004C2D23"/>
    <w:rsid w:val="004C3575"/>
    <w:rsid w:val="004C5D2F"/>
    <w:rsid w:val="004D01C9"/>
    <w:rsid w:val="004D05B7"/>
    <w:rsid w:val="004D1764"/>
    <w:rsid w:val="004D2D84"/>
    <w:rsid w:val="004D39E5"/>
    <w:rsid w:val="004E02D3"/>
    <w:rsid w:val="004E0ACD"/>
    <w:rsid w:val="004E0ACE"/>
    <w:rsid w:val="004E10AC"/>
    <w:rsid w:val="004E2737"/>
    <w:rsid w:val="004E276E"/>
    <w:rsid w:val="004E3102"/>
    <w:rsid w:val="004E3C80"/>
    <w:rsid w:val="004E474D"/>
    <w:rsid w:val="004E4B37"/>
    <w:rsid w:val="004E5A91"/>
    <w:rsid w:val="004E5B33"/>
    <w:rsid w:val="004E607F"/>
    <w:rsid w:val="004E6149"/>
    <w:rsid w:val="004E64FA"/>
    <w:rsid w:val="004F0774"/>
    <w:rsid w:val="004F0E4B"/>
    <w:rsid w:val="004F5AED"/>
    <w:rsid w:val="004F5CD9"/>
    <w:rsid w:val="004F5FBF"/>
    <w:rsid w:val="004F7FA2"/>
    <w:rsid w:val="00500D78"/>
    <w:rsid w:val="005012CA"/>
    <w:rsid w:val="00501538"/>
    <w:rsid w:val="00501780"/>
    <w:rsid w:val="00501D04"/>
    <w:rsid w:val="00502FB1"/>
    <w:rsid w:val="005034AB"/>
    <w:rsid w:val="00503EEC"/>
    <w:rsid w:val="005068D8"/>
    <w:rsid w:val="00507015"/>
    <w:rsid w:val="005078AF"/>
    <w:rsid w:val="00507933"/>
    <w:rsid w:val="005107DC"/>
    <w:rsid w:val="0051100E"/>
    <w:rsid w:val="00511B35"/>
    <w:rsid w:val="00511CA5"/>
    <w:rsid w:val="005126FA"/>
    <w:rsid w:val="00512B14"/>
    <w:rsid w:val="00513CBD"/>
    <w:rsid w:val="00514D18"/>
    <w:rsid w:val="00521611"/>
    <w:rsid w:val="00524A34"/>
    <w:rsid w:val="00525F34"/>
    <w:rsid w:val="00526BEC"/>
    <w:rsid w:val="00526EDC"/>
    <w:rsid w:val="00527B1A"/>
    <w:rsid w:val="00530E18"/>
    <w:rsid w:val="00535780"/>
    <w:rsid w:val="00536455"/>
    <w:rsid w:val="005366BB"/>
    <w:rsid w:val="005370E1"/>
    <w:rsid w:val="00537C77"/>
    <w:rsid w:val="005424CD"/>
    <w:rsid w:val="00542AD0"/>
    <w:rsid w:val="00543BD6"/>
    <w:rsid w:val="00544301"/>
    <w:rsid w:val="005454ED"/>
    <w:rsid w:val="00545D9E"/>
    <w:rsid w:val="00547340"/>
    <w:rsid w:val="0054762F"/>
    <w:rsid w:val="00547DDF"/>
    <w:rsid w:val="00547EE3"/>
    <w:rsid w:val="0055078F"/>
    <w:rsid w:val="005509E0"/>
    <w:rsid w:val="00550C25"/>
    <w:rsid w:val="00551BFB"/>
    <w:rsid w:val="00551FAB"/>
    <w:rsid w:val="00552694"/>
    <w:rsid w:val="005527B8"/>
    <w:rsid w:val="00552AB3"/>
    <w:rsid w:val="005539B8"/>
    <w:rsid w:val="00554402"/>
    <w:rsid w:val="00555056"/>
    <w:rsid w:val="00563172"/>
    <w:rsid w:val="005645DE"/>
    <w:rsid w:val="00564941"/>
    <w:rsid w:val="00564BEA"/>
    <w:rsid w:val="0056510F"/>
    <w:rsid w:val="005651FF"/>
    <w:rsid w:val="0056600A"/>
    <w:rsid w:val="00566021"/>
    <w:rsid w:val="00566470"/>
    <w:rsid w:val="005674CA"/>
    <w:rsid w:val="005678AF"/>
    <w:rsid w:val="005706EB"/>
    <w:rsid w:val="00570795"/>
    <w:rsid w:val="005720BA"/>
    <w:rsid w:val="005724CA"/>
    <w:rsid w:val="00572B42"/>
    <w:rsid w:val="00572CE0"/>
    <w:rsid w:val="00574035"/>
    <w:rsid w:val="005742EC"/>
    <w:rsid w:val="0057479D"/>
    <w:rsid w:val="005761DA"/>
    <w:rsid w:val="00577116"/>
    <w:rsid w:val="0057765D"/>
    <w:rsid w:val="00580C7B"/>
    <w:rsid w:val="00581882"/>
    <w:rsid w:val="005837CD"/>
    <w:rsid w:val="00586143"/>
    <w:rsid w:val="00586B9F"/>
    <w:rsid w:val="005911D2"/>
    <w:rsid w:val="005911EB"/>
    <w:rsid w:val="0059206E"/>
    <w:rsid w:val="005940B9"/>
    <w:rsid w:val="00594610"/>
    <w:rsid w:val="00594F05"/>
    <w:rsid w:val="005960EE"/>
    <w:rsid w:val="005965DD"/>
    <w:rsid w:val="00596F4B"/>
    <w:rsid w:val="005A0B0C"/>
    <w:rsid w:val="005A15A6"/>
    <w:rsid w:val="005A15B8"/>
    <w:rsid w:val="005A162D"/>
    <w:rsid w:val="005A2CBC"/>
    <w:rsid w:val="005A30B1"/>
    <w:rsid w:val="005A32C4"/>
    <w:rsid w:val="005A3792"/>
    <w:rsid w:val="005A3858"/>
    <w:rsid w:val="005A38AB"/>
    <w:rsid w:val="005A4768"/>
    <w:rsid w:val="005A4990"/>
    <w:rsid w:val="005A4F75"/>
    <w:rsid w:val="005A507C"/>
    <w:rsid w:val="005A5C34"/>
    <w:rsid w:val="005A6790"/>
    <w:rsid w:val="005A6B09"/>
    <w:rsid w:val="005B08A2"/>
    <w:rsid w:val="005B0DBB"/>
    <w:rsid w:val="005B13EC"/>
    <w:rsid w:val="005B14D3"/>
    <w:rsid w:val="005B211B"/>
    <w:rsid w:val="005B3910"/>
    <w:rsid w:val="005B3960"/>
    <w:rsid w:val="005B45D0"/>
    <w:rsid w:val="005B464E"/>
    <w:rsid w:val="005B4E52"/>
    <w:rsid w:val="005B4FC0"/>
    <w:rsid w:val="005B5341"/>
    <w:rsid w:val="005B6741"/>
    <w:rsid w:val="005B7992"/>
    <w:rsid w:val="005C136E"/>
    <w:rsid w:val="005C698D"/>
    <w:rsid w:val="005C7603"/>
    <w:rsid w:val="005D067A"/>
    <w:rsid w:val="005D07E9"/>
    <w:rsid w:val="005D0DA0"/>
    <w:rsid w:val="005D17ED"/>
    <w:rsid w:val="005D18AA"/>
    <w:rsid w:val="005D193C"/>
    <w:rsid w:val="005D1EA8"/>
    <w:rsid w:val="005D394D"/>
    <w:rsid w:val="005D4C10"/>
    <w:rsid w:val="005D4EF1"/>
    <w:rsid w:val="005D5082"/>
    <w:rsid w:val="005D711B"/>
    <w:rsid w:val="005E0601"/>
    <w:rsid w:val="005E0CE0"/>
    <w:rsid w:val="005E20DB"/>
    <w:rsid w:val="005E3A8B"/>
    <w:rsid w:val="005E4AAC"/>
    <w:rsid w:val="005E682A"/>
    <w:rsid w:val="005E70C9"/>
    <w:rsid w:val="005F117E"/>
    <w:rsid w:val="005F130E"/>
    <w:rsid w:val="005F1325"/>
    <w:rsid w:val="005F2ADE"/>
    <w:rsid w:val="005F2F67"/>
    <w:rsid w:val="005F47B5"/>
    <w:rsid w:val="005F4C7C"/>
    <w:rsid w:val="005F565C"/>
    <w:rsid w:val="005F7665"/>
    <w:rsid w:val="005F76B0"/>
    <w:rsid w:val="006005EA"/>
    <w:rsid w:val="006025CE"/>
    <w:rsid w:val="006034B2"/>
    <w:rsid w:val="006035C6"/>
    <w:rsid w:val="00605DE9"/>
    <w:rsid w:val="00605E63"/>
    <w:rsid w:val="0061051F"/>
    <w:rsid w:val="0061369D"/>
    <w:rsid w:val="00613BB5"/>
    <w:rsid w:val="00613DD7"/>
    <w:rsid w:val="00614DA1"/>
    <w:rsid w:val="00614E11"/>
    <w:rsid w:val="00615CC4"/>
    <w:rsid w:val="0061622E"/>
    <w:rsid w:val="006170C8"/>
    <w:rsid w:val="006212DA"/>
    <w:rsid w:val="0062149D"/>
    <w:rsid w:val="006228FF"/>
    <w:rsid w:val="00623C8D"/>
    <w:rsid w:val="00624AF8"/>
    <w:rsid w:val="0062506B"/>
    <w:rsid w:val="00626162"/>
    <w:rsid w:val="00626DB1"/>
    <w:rsid w:val="00627E2C"/>
    <w:rsid w:val="006301B2"/>
    <w:rsid w:val="0063106B"/>
    <w:rsid w:val="00632FA4"/>
    <w:rsid w:val="006335F4"/>
    <w:rsid w:val="00633DFC"/>
    <w:rsid w:val="00635317"/>
    <w:rsid w:val="0063557F"/>
    <w:rsid w:val="00635FE6"/>
    <w:rsid w:val="00636999"/>
    <w:rsid w:val="006400B1"/>
    <w:rsid w:val="00641A64"/>
    <w:rsid w:val="0064302B"/>
    <w:rsid w:val="00643D73"/>
    <w:rsid w:val="00643DC7"/>
    <w:rsid w:val="00643F34"/>
    <w:rsid w:val="00644844"/>
    <w:rsid w:val="00644F38"/>
    <w:rsid w:val="006456A7"/>
    <w:rsid w:val="00647505"/>
    <w:rsid w:val="00647B25"/>
    <w:rsid w:val="00647B42"/>
    <w:rsid w:val="00647BFC"/>
    <w:rsid w:val="00650699"/>
    <w:rsid w:val="0065295E"/>
    <w:rsid w:val="0065377D"/>
    <w:rsid w:val="00654A34"/>
    <w:rsid w:val="00655063"/>
    <w:rsid w:val="0065755E"/>
    <w:rsid w:val="00657F8C"/>
    <w:rsid w:val="00660E94"/>
    <w:rsid w:val="00662A04"/>
    <w:rsid w:val="00663A9E"/>
    <w:rsid w:val="00664F21"/>
    <w:rsid w:val="00670439"/>
    <w:rsid w:val="006714A2"/>
    <w:rsid w:val="00673988"/>
    <w:rsid w:val="006763F1"/>
    <w:rsid w:val="006800D8"/>
    <w:rsid w:val="006813A3"/>
    <w:rsid w:val="006822F2"/>
    <w:rsid w:val="00684339"/>
    <w:rsid w:val="006851DA"/>
    <w:rsid w:val="006915F9"/>
    <w:rsid w:val="00692F77"/>
    <w:rsid w:val="00694E4F"/>
    <w:rsid w:val="0069583D"/>
    <w:rsid w:val="00695EB8"/>
    <w:rsid w:val="0069791C"/>
    <w:rsid w:val="006A0EAA"/>
    <w:rsid w:val="006A190A"/>
    <w:rsid w:val="006A1CA0"/>
    <w:rsid w:val="006A3C80"/>
    <w:rsid w:val="006A420D"/>
    <w:rsid w:val="006A48E8"/>
    <w:rsid w:val="006A55C2"/>
    <w:rsid w:val="006A5E0A"/>
    <w:rsid w:val="006A7928"/>
    <w:rsid w:val="006B053D"/>
    <w:rsid w:val="006B0608"/>
    <w:rsid w:val="006B0E34"/>
    <w:rsid w:val="006B1496"/>
    <w:rsid w:val="006B4D4E"/>
    <w:rsid w:val="006B59DC"/>
    <w:rsid w:val="006B60AE"/>
    <w:rsid w:val="006B6C10"/>
    <w:rsid w:val="006B78EF"/>
    <w:rsid w:val="006C379A"/>
    <w:rsid w:val="006C393E"/>
    <w:rsid w:val="006C4023"/>
    <w:rsid w:val="006C4C0E"/>
    <w:rsid w:val="006C5007"/>
    <w:rsid w:val="006C6610"/>
    <w:rsid w:val="006C7677"/>
    <w:rsid w:val="006D242B"/>
    <w:rsid w:val="006D29BA"/>
    <w:rsid w:val="006D341A"/>
    <w:rsid w:val="006D3552"/>
    <w:rsid w:val="006D3D34"/>
    <w:rsid w:val="006D483A"/>
    <w:rsid w:val="006D4AA9"/>
    <w:rsid w:val="006D5BB8"/>
    <w:rsid w:val="006E022D"/>
    <w:rsid w:val="006E05D6"/>
    <w:rsid w:val="006E0C44"/>
    <w:rsid w:val="006E16E0"/>
    <w:rsid w:val="006E1B3A"/>
    <w:rsid w:val="006E2C88"/>
    <w:rsid w:val="006E473D"/>
    <w:rsid w:val="006E47CD"/>
    <w:rsid w:val="006E5B60"/>
    <w:rsid w:val="006E7D77"/>
    <w:rsid w:val="006F0562"/>
    <w:rsid w:val="006F0B99"/>
    <w:rsid w:val="006F1E45"/>
    <w:rsid w:val="006F26E8"/>
    <w:rsid w:val="006F2AF5"/>
    <w:rsid w:val="006F42A0"/>
    <w:rsid w:val="006F589E"/>
    <w:rsid w:val="006F7810"/>
    <w:rsid w:val="007002C1"/>
    <w:rsid w:val="00703293"/>
    <w:rsid w:val="007038DF"/>
    <w:rsid w:val="00703B2D"/>
    <w:rsid w:val="00704232"/>
    <w:rsid w:val="007051BD"/>
    <w:rsid w:val="00710DF7"/>
    <w:rsid w:val="00712184"/>
    <w:rsid w:val="00721B45"/>
    <w:rsid w:val="00721F38"/>
    <w:rsid w:val="00722918"/>
    <w:rsid w:val="0072387D"/>
    <w:rsid w:val="00723B9E"/>
    <w:rsid w:val="007260D3"/>
    <w:rsid w:val="00727851"/>
    <w:rsid w:val="00727F84"/>
    <w:rsid w:val="0073208D"/>
    <w:rsid w:val="007327A6"/>
    <w:rsid w:val="007327DA"/>
    <w:rsid w:val="00734182"/>
    <w:rsid w:val="00735893"/>
    <w:rsid w:val="007359C0"/>
    <w:rsid w:val="007379D7"/>
    <w:rsid w:val="007434E4"/>
    <w:rsid w:val="00743C0B"/>
    <w:rsid w:val="00745C51"/>
    <w:rsid w:val="00745D82"/>
    <w:rsid w:val="00746128"/>
    <w:rsid w:val="0074772D"/>
    <w:rsid w:val="007479C7"/>
    <w:rsid w:val="00750AA3"/>
    <w:rsid w:val="00750D25"/>
    <w:rsid w:val="00750E1A"/>
    <w:rsid w:val="0075222E"/>
    <w:rsid w:val="00753E8F"/>
    <w:rsid w:val="00754099"/>
    <w:rsid w:val="0075551C"/>
    <w:rsid w:val="00755695"/>
    <w:rsid w:val="007563DC"/>
    <w:rsid w:val="00757E33"/>
    <w:rsid w:val="00757F67"/>
    <w:rsid w:val="00762290"/>
    <w:rsid w:val="0076230E"/>
    <w:rsid w:val="007625A3"/>
    <w:rsid w:val="00763316"/>
    <w:rsid w:val="00764AD0"/>
    <w:rsid w:val="00765126"/>
    <w:rsid w:val="0076513D"/>
    <w:rsid w:val="00765845"/>
    <w:rsid w:val="007659AE"/>
    <w:rsid w:val="00765A3D"/>
    <w:rsid w:val="007664B8"/>
    <w:rsid w:val="00770282"/>
    <w:rsid w:val="00770522"/>
    <w:rsid w:val="0077058A"/>
    <w:rsid w:val="0077258A"/>
    <w:rsid w:val="007734BD"/>
    <w:rsid w:val="007745AF"/>
    <w:rsid w:val="007750A7"/>
    <w:rsid w:val="0077511B"/>
    <w:rsid w:val="007767CC"/>
    <w:rsid w:val="00777321"/>
    <w:rsid w:val="00780259"/>
    <w:rsid w:val="00783256"/>
    <w:rsid w:val="00784787"/>
    <w:rsid w:val="00785DD6"/>
    <w:rsid w:val="00785EA7"/>
    <w:rsid w:val="00786DA0"/>
    <w:rsid w:val="00787354"/>
    <w:rsid w:val="007875F3"/>
    <w:rsid w:val="00790385"/>
    <w:rsid w:val="00791139"/>
    <w:rsid w:val="00792269"/>
    <w:rsid w:val="00793410"/>
    <w:rsid w:val="00795F6C"/>
    <w:rsid w:val="007973F9"/>
    <w:rsid w:val="007A0D19"/>
    <w:rsid w:val="007A0D56"/>
    <w:rsid w:val="007A1590"/>
    <w:rsid w:val="007A2DB8"/>
    <w:rsid w:val="007A68BC"/>
    <w:rsid w:val="007A7D8D"/>
    <w:rsid w:val="007B0F57"/>
    <w:rsid w:val="007B2158"/>
    <w:rsid w:val="007B32D1"/>
    <w:rsid w:val="007B3A71"/>
    <w:rsid w:val="007B3B6F"/>
    <w:rsid w:val="007B441F"/>
    <w:rsid w:val="007B4796"/>
    <w:rsid w:val="007C1091"/>
    <w:rsid w:val="007C1636"/>
    <w:rsid w:val="007C337A"/>
    <w:rsid w:val="007C4A2E"/>
    <w:rsid w:val="007C4CC4"/>
    <w:rsid w:val="007C5443"/>
    <w:rsid w:val="007C5675"/>
    <w:rsid w:val="007C6422"/>
    <w:rsid w:val="007C680A"/>
    <w:rsid w:val="007C6C57"/>
    <w:rsid w:val="007D2C66"/>
    <w:rsid w:val="007D3BA7"/>
    <w:rsid w:val="007D46E4"/>
    <w:rsid w:val="007D5310"/>
    <w:rsid w:val="007D7CCE"/>
    <w:rsid w:val="007E1BE1"/>
    <w:rsid w:val="007E21DB"/>
    <w:rsid w:val="007E448F"/>
    <w:rsid w:val="007E4D42"/>
    <w:rsid w:val="007E5153"/>
    <w:rsid w:val="007E5571"/>
    <w:rsid w:val="007E58DC"/>
    <w:rsid w:val="007E66F6"/>
    <w:rsid w:val="007E6A8E"/>
    <w:rsid w:val="007F1547"/>
    <w:rsid w:val="007F619C"/>
    <w:rsid w:val="007F68A4"/>
    <w:rsid w:val="007F6A6D"/>
    <w:rsid w:val="007F75F2"/>
    <w:rsid w:val="007F7899"/>
    <w:rsid w:val="00800842"/>
    <w:rsid w:val="0080522E"/>
    <w:rsid w:val="00806368"/>
    <w:rsid w:val="00806CA0"/>
    <w:rsid w:val="00807022"/>
    <w:rsid w:val="008070C2"/>
    <w:rsid w:val="008106D8"/>
    <w:rsid w:val="00811B10"/>
    <w:rsid w:val="00812313"/>
    <w:rsid w:val="008132B1"/>
    <w:rsid w:val="00813EA3"/>
    <w:rsid w:val="00816CAB"/>
    <w:rsid w:val="00817D8D"/>
    <w:rsid w:val="00820B06"/>
    <w:rsid w:val="008216BE"/>
    <w:rsid w:val="00821AA4"/>
    <w:rsid w:val="00822267"/>
    <w:rsid w:val="0082229A"/>
    <w:rsid w:val="0082380C"/>
    <w:rsid w:val="008238CC"/>
    <w:rsid w:val="00823C07"/>
    <w:rsid w:val="008242F2"/>
    <w:rsid w:val="00824B0E"/>
    <w:rsid w:val="00826C8D"/>
    <w:rsid w:val="00826F09"/>
    <w:rsid w:val="00827BD1"/>
    <w:rsid w:val="00830B2A"/>
    <w:rsid w:val="00831FBD"/>
    <w:rsid w:val="0083255C"/>
    <w:rsid w:val="008326E7"/>
    <w:rsid w:val="00834228"/>
    <w:rsid w:val="00835EB2"/>
    <w:rsid w:val="0083684A"/>
    <w:rsid w:val="008369FF"/>
    <w:rsid w:val="008376AA"/>
    <w:rsid w:val="00837A8A"/>
    <w:rsid w:val="00837FB2"/>
    <w:rsid w:val="008400DB"/>
    <w:rsid w:val="00840A2C"/>
    <w:rsid w:val="00840D78"/>
    <w:rsid w:val="00841783"/>
    <w:rsid w:val="00843B55"/>
    <w:rsid w:val="00844770"/>
    <w:rsid w:val="00845E50"/>
    <w:rsid w:val="008460CE"/>
    <w:rsid w:val="00846171"/>
    <w:rsid w:val="0084625F"/>
    <w:rsid w:val="008462B2"/>
    <w:rsid w:val="008463A1"/>
    <w:rsid w:val="00847F19"/>
    <w:rsid w:val="00850D19"/>
    <w:rsid w:val="00852BD0"/>
    <w:rsid w:val="00853342"/>
    <w:rsid w:val="00854EF3"/>
    <w:rsid w:val="00855127"/>
    <w:rsid w:val="0085574F"/>
    <w:rsid w:val="008562A8"/>
    <w:rsid w:val="00857F3F"/>
    <w:rsid w:val="00860B67"/>
    <w:rsid w:val="00861287"/>
    <w:rsid w:val="00861DAC"/>
    <w:rsid w:val="008635F4"/>
    <w:rsid w:val="0086460C"/>
    <w:rsid w:val="00864EF4"/>
    <w:rsid w:val="00865CC3"/>
    <w:rsid w:val="00865E71"/>
    <w:rsid w:val="008700B8"/>
    <w:rsid w:val="008707F5"/>
    <w:rsid w:val="00870806"/>
    <w:rsid w:val="0087250B"/>
    <w:rsid w:val="00874817"/>
    <w:rsid w:val="00874F58"/>
    <w:rsid w:val="00875D1E"/>
    <w:rsid w:val="008778F4"/>
    <w:rsid w:val="00885EFE"/>
    <w:rsid w:val="00885F4D"/>
    <w:rsid w:val="00886DC0"/>
    <w:rsid w:val="008906FC"/>
    <w:rsid w:val="00891920"/>
    <w:rsid w:val="00892042"/>
    <w:rsid w:val="00894318"/>
    <w:rsid w:val="00894499"/>
    <w:rsid w:val="00894805"/>
    <w:rsid w:val="00897788"/>
    <w:rsid w:val="008A159F"/>
    <w:rsid w:val="008A1FEA"/>
    <w:rsid w:val="008A2931"/>
    <w:rsid w:val="008A299E"/>
    <w:rsid w:val="008A2F27"/>
    <w:rsid w:val="008A4043"/>
    <w:rsid w:val="008A5BAB"/>
    <w:rsid w:val="008A6B3B"/>
    <w:rsid w:val="008A6F23"/>
    <w:rsid w:val="008B1016"/>
    <w:rsid w:val="008B13AD"/>
    <w:rsid w:val="008B3BF3"/>
    <w:rsid w:val="008B4A81"/>
    <w:rsid w:val="008B5FEA"/>
    <w:rsid w:val="008B7BDE"/>
    <w:rsid w:val="008C0705"/>
    <w:rsid w:val="008C410C"/>
    <w:rsid w:val="008C48ED"/>
    <w:rsid w:val="008C5F9C"/>
    <w:rsid w:val="008C713C"/>
    <w:rsid w:val="008C7A81"/>
    <w:rsid w:val="008C7B5E"/>
    <w:rsid w:val="008D05B4"/>
    <w:rsid w:val="008D168C"/>
    <w:rsid w:val="008D47F1"/>
    <w:rsid w:val="008D4A23"/>
    <w:rsid w:val="008D4E35"/>
    <w:rsid w:val="008D7C4B"/>
    <w:rsid w:val="008D7E64"/>
    <w:rsid w:val="008E01AE"/>
    <w:rsid w:val="008E0E69"/>
    <w:rsid w:val="008E1643"/>
    <w:rsid w:val="008E1A24"/>
    <w:rsid w:val="008E2BA7"/>
    <w:rsid w:val="008E2E3C"/>
    <w:rsid w:val="008E35F0"/>
    <w:rsid w:val="008E3EBC"/>
    <w:rsid w:val="008E5ED2"/>
    <w:rsid w:val="008E66CF"/>
    <w:rsid w:val="008E6E49"/>
    <w:rsid w:val="008E7AB6"/>
    <w:rsid w:val="008E7B34"/>
    <w:rsid w:val="008E7E93"/>
    <w:rsid w:val="008F008F"/>
    <w:rsid w:val="008F082B"/>
    <w:rsid w:val="008F20BA"/>
    <w:rsid w:val="008F25FA"/>
    <w:rsid w:val="008F2B54"/>
    <w:rsid w:val="008F2F37"/>
    <w:rsid w:val="008F5C1D"/>
    <w:rsid w:val="008F5FAD"/>
    <w:rsid w:val="008F731D"/>
    <w:rsid w:val="008F77B4"/>
    <w:rsid w:val="008F7962"/>
    <w:rsid w:val="008F7968"/>
    <w:rsid w:val="009017D5"/>
    <w:rsid w:val="00901AC1"/>
    <w:rsid w:val="00901B5C"/>
    <w:rsid w:val="00902ACC"/>
    <w:rsid w:val="0090305E"/>
    <w:rsid w:val="00906365"/>
    <w:rsid w:val="00906C0E"/>
    <w:rsid w:val="0091038D"/>
    <w:rsid w:val="009107C2"/>
    <w:rsid w:val="00911D1A"/>
    <w:rsid w:val="00913D26"/>
    <w:rsid w:val="0091601A"/>
    <w:rsid w:val="0092045D"/>
    <w:rsid w:val="0092075E"/>
    <w:rsid w:val="0092161A"/>
    <w:rsid w:val="00921F3B"/>
    <w:rsid w:val="009229AD"/>
    <w:rsid w:val="00922B92"/>
    <w:rsid w:val="009254D7"/>
    <w:rsid w:val="009257DC"/>
    <w:rsid w:val="0092677D"/>
    <w:rsid w:val="00926A3C"/>
    <w:rsid w:val="00930AFF"/>
    <w:rsid w:val="00931719"/>
    <w:rsid w:val="00933219"/>
    <w:rsid w:val="0093330E"/>
    <w:rsid w:val="00934CEB"/>
    <w:rsid w:val="00935469"/>
    <w:rsid w:val="00935E80"/>
    <w:rsid w:val="009361CC"/>
    <w:rsid w:val="00941589"/>
    <w:rsid w:val="009428A3"/>
    <w:rsid w:val="00942B14"/>
    <w:rsid w:val="009440C6"/>
    <w:rsid w:val="00944CD8"/>
    <w:rsid w:val="00945548"/>
    <w:rsid w:val="00946638"/>
    <w:rsid w:val="00946714"/>
    <w:rsid w:val="00946895"/>
    <w:rsid w:val="00947644"/>
    <w:rsid w:val="0095033A"/>
    <w:rsid w:val="009512E9"/>
    <w:rsid w:val="00951DB0"/>
    <w:rsid w:val="00952BA1"/>
    <w:rsid w:val="009531FA"/>
    <w:rsid w:val="00954C36"/>
    <w:rsid w:val="00955EF8"/>
    <w:rsid w:val="00956423"/>
    <w:rsid w:val="0095681B"/>
    <w:rsid w:val="0095746C"/>
    <w:rsid w:val="00963B1D"/>
    <w:rsid w:val="00963B33"/>
    <w:rsid w:val="00963E06"/>
    <w:rsid w:val="00964613"/>
    <w:rsid w:val="009659D2"/>
    <w:rsid w:val="00966B3D"/>
    <w:rsid w:val="00966EBE"/>
    <w:rsid w:val="00967E34"/>
    <w:rsid w:val="00970AA8"/>
    <w:rsid w:val="00972CA4"/>
    <w:rsid w:val="00972F43"/>
    <w:rsid w:val="009738FB"/>
    <w:rsid w:val="00973CE3"/>
    <w:rsid w:val="0097550C"/>
    <w:rsid w:val="009769A1"/>
    <w:rsid w:val="0098007F"/>
    <w:rsid w:val="00980842"/>
    <w:rsid w:val="00981177"/>
    <w:rsid w:val="00981A71"/>
    <w:rsid w:val="00982455"/>
    <w:rsid w:val="0098335C"/>
    <w:rsid w:val="009846B7"/>
    <w:rsid w:val="00985499"/>
    <w:rsid w:val="00987B6D"/>
    <w:rsid w:val="00987D36"/>
    <w:rsid w:val="00987E52"/>
    <w:rsid w:val="00990ABD"/>
    <w:rsid w:val="00991E63"/>
    <w:rsid w:val="009931E8"/>
    <w:rsid w:val="00993411"/>
    <w:rsid w:val="00995FE5"/>
    <w:rsid w:val="009A058E"/>
    <w:rsid w:val="009A0EB7"/>
    <w:rsid w:val="009A2E88"/>
    <w:rsid w:val="009A3C66"/>
    <w:rsid w:val="009A3E04"/>
    <w:rsid w:val="009A4A56"/>
    <w:rsid w:val="009A5E46"/>
    <w:rsid w:val="009A6C13"/>
    <w:rsid w:val="009A71F7"/>
    <w:rsid w:val="009A79B9"/>
    <w:rsid w:val="009A79EF"/>
    <w:rsid w:val="009B083B"/>
    <w:rsid w:val="009B3B3F"/>
    <w:rsid w:val="009B3BE7"/>
    <w:rsid w:val="009B5032"/>
    <w:rsid w:val="009B5959"/>
    <w:rsid w:val="009B61B4"/>
    <w:rsid w:val="009C207E"/>
    <w:rsid w:val="009C247F"/>
    <w:rsid w:val="009C2722"/>
    <w:rsid w:val="009C2828"/>
    <w:rsid w:val="009C2E9E"/>
    <w:rsid w:val="009C504F"/>
    <w:rsid w:val="009C5BB5"/>
    <w:rsid w:val="009C6025"/>
    <w:rsid w:val="009C61D8"/>
    <w:rsid w:val="009C7907"/>
    <w:rsid w:val="009C7B46"/>
    <w:rsid w:val="009D0625"/>
    <w:rsid w:val="009D1F68"/>
    <w:rsid w:val="009D21A0"/>
    <w:rsid w:val="009D2FEB"/>
    <w:rsid w:val="009D30FF"/>
    <w:rsid w:val="009D401A"/>
    <w:rsid w:val="009D4646"/>
    <w:rsid w:val="009D56AA"/>
    <w:rsid w:val="009D58ED"/>
    <w:rsid w:val="009D6B44"/>
    <w:rsid w:val="009E005B"/>
    <w:rsid w:val="009E10B6"/>
    <w:rsid w:val="009E1150"/>
    <w:rsid w:val="009E23D9"/>
    <w:rsid w:val="009E424C"/>
    <w:rsid w:val="009E4870"/>
    <w:rsid w:val="009E4947"/>
    <w:rsid w:val="009E6BF7"/>
    <w:rsid w:val="009E7E6D"/>
    <w:rsid w:val="009F0F29"/>
    <w:rsid w:val="009F2F13"/>
    <w:rsid w:val="009F369F"/>
    <w:rsid w:val="009F3D15"/>
    <w:rsid w:val="009F43AB"/>
    <w:rsid w:val="009F476E"/>
    <w:rsid w:val="009F4D4E"/>
    <w:rsid w:val="009F580F"/>
    <w:rsid w:val="009F58DE"/>
    <w:rsid w:val="009F5DEE"/>
    <w:rsid w:val="009F76DF"/>
    <w:rsid w:val="00A00D03"/>
    <w:rsid w:val="00A0115F"/>
    <w:rsid w:val="00A02E5A"/>
    <w:rsid w:val="00A03932"/>
    <w:rsid w:val="00A05850"/>
    <w:rsid w:val="00A05CD4"/>
    <w:rsid w:val="00A06102"/>
    <w:rsid w:val="00A066FF"/>
    <w:rsid w:val="00A0690F"/>
    <w:rsid w:val="00A071AA"/>
    <w:rsid w:val="00A072A9"/>
    <w:rsid w:val="00A105C7"/>
    <w:rsid w:val="00A10BFF"/>
    <w:rsid w:val="00A10CA2"/>
    <w:rsid w:val="00A126CB"/>
    <w:rsid w:val="00A12D0E"/>
    <w:rsid w:val="00A135CC"/>
    <w:rsid w:val="00A1395E"/>
    <w:rsid w:val="00A14940"/>
    <w:rsid w:val="00A14ADA"/>
    <w:rsid w:val="00A14F83"/>
    <w:rsid w:val="00A16A64"/>
    <w:rsid w:val="00A178A2"/>
    <w:rsid w:val="00A17B36"/>
    <w:rsid w:val="00A17B9C"/>
    <w:rsid w:val="00A2040F"/>
    <w:rsid w:val="00A2248C"/>
    <w:rsid w:val="00A23BEC"/>
    <w:rsid w:val="00A23E5B"/>
    <w:rsid w:val="00A2551F"/>
    <w:rsid w:val="00A2575F"/>
    <w:rsid w:val="00A261C4"/>
    <w:rsid w:val="00A269C9"/>
    <w:rsid w:val="00A26F34"/>
    <w:rsid w:val="00A3016F"/>
    <w:rsid w:val="00A31289"/>
    <w:rsid w:val="00A312F5"/>
    <w:rsid w:val="00A314B6"/>
    <w:rsid w:val="00A3294B"/>
    <w:rsid w:val="00A331E8"/>
    <w:rsid w:val="00A33A3A"/>
    <w:rsid w:val="00A33D35"/>
    <w:rsid w:val="00A34275"/>
    <w:rsid w:val="00A3456A"/>
    <w:rsid w:val="00A34DF5"/>
    <w:rsid w:val="00A35BB1"/>
    <w:rsid w:val="00A376B3"/>
    <w:rsid w:val="00A418C1"/>
    <w:rsid w:val="00A41E60"/>
    <w:rsid w:val="00A426BC"/>
    <w:rsid w:val="00A448ED"/>
    <w:rsid w:val="00A4490E"/>
    <w:rsid w:val="00A44BE2"/>
    <w:rsid w:val="00A459B6"/>
    <w:rsid w:val="00A46130"/>
    <w:rsid w:val="00A47D5D"/>
    <w:rsid w:val="00A5003B"/>
    <w:rsid w:val="00A51970"/>
    <w:rsid w:val="00A52CD3"/>
    <w:rsid w:val="00A5397D"/>
    <w:rsid w:val="00A54649"/>
    <w:rsid w:val="00A550AC"/>
    <w:rsid w:val="00A55908"/>
    <w:rsid w:val="00A5784D"/>
    <w:rsid w:val="00A60431"/>
    <w:rsid w:val="00A62821"/>
    <w:rsid w:val="00A65ECE"/>
    <w:rsid w:val="00A67589"/>
    <w:rsid w:val="00A67B92"/>
    <w:rsid w:val="00A7141B"/>
    <w:rsid w:val="00A72132"/>
    <w:rsid w:val="00A72B9C"/>
    <w:rsid w:val="00A7371E"/>
    <w:rsid w:val="00A74361"/>
    <w:rsid w:val="00A7486E"/>
    <w:rsid w:val="00A752A4"/>
    <w:rsid w:val="00A75EAF"/>
    <w:rsid w:val="00A803DE"/>
    <w:rsid w:val="00A83003"/>
    <w:rsid w:val="00A8319F"/>
    <w:rsid w:val="00A84089"/>
    <w:rsid w:val="00A86994"/>
    <w:rsid w:val="00A903F4"/>
    <w:rsid w:val="00A91698"/>
    <w:rsid w:val="00A92B89"/>
    <w:rsid w:val="00A95D52"/>
    <w:rsid w:val="00A971E3"/>
    <w:rsid w:val="00A977D8"/>
    <w:rsid w:val="00A97891"/>
    <w:rsid w:val="00AA0A43"/>
    <w:rsid w:val="00AA0F01"/>
    <w:rsid w:val="00AA34DF"/>
    <w:rsid w:val="00AA4B60"/>
    <w:rsid w:val="00AA6FBD"/>
    <w:rsid w:val="00AA7C4C"/>
    <w:rsid w:val="00AB1606"/>
    <w:rsid w:val="00AB1FA1"/>
    <w:rsid w:val="00AB2033"/>
    <w:rsid w:val="00AB204B"/>
    <w:rsid w:val="00AB27DD"/>
    <w:rsid w:val="00AB2859"/>
    <w:rsid w:val="00AB3835"/>
    <w:rsid w:val="00AB4EB2"/>
    <w:rsid w:val="00AB51E9"/>
    <w:rsid w:val="00AB596C"/>
    <w:rsid w:val="00AB5BC5"/>
    <w:rsid w:val="00AB6103"/>
    <w:rsid w:val="00AB6AE3"/>
    <w:rsid w:val="00AC142E"/>
    <w:rsid w:val="00AC271E"/>
    <w:rsid w:val="00AC5F1C"/>
    <w:rsid w:val="00AC772B"/>
    <w:rsid w:val="00AD03C3"/>
    <w:rsid w:val="00AD0760"/>
    <w:rsid w:val="00AD0BD1"/>
    <w:rsid w:val="00AD10E4"/>
    <w:rsid w:val="00AD155A"/>
    <w:rsid w:val="00AD2227"/>
    <w:rsid w:val="00AD2C39"/>
    <w:rsid w:val="00AD2F39"/>
    <w:rsid w:val="00AD3583"/>
    <w:rsid w:val="00AD6C13"/>
    <w:rsid w:val="00AE1780"/>
    <w:rsid w:val="00AE1B71"/>
    <w:rsid w:val="00AE53DD"/>
    <w:rsid w:val="00AE671D"/>
    <w:rsid w:val="00AF6874"/>
    <w:rsid w:val="00B0019D"/>
    <w:rsid w:val="00B012AE"/>
    <w:rsid w:val="00B01B7F"/>
    <w:rsid w:val="00B02773"/>
    <w:rsid w:val="00B0522E"/>
    <w:rsid w:val="00B05527"/>
    <w:rsid w:val="00B058AF"/>
    <w:rsid w:val="00B06259"/>
    <w:rsid w:val="00B13708"/>
    <w:rsid w:val="00B151BE"/>
    <w:rsid w:val="00B162A5"/>
    <w:rsid w:val="00B177F7"/>
    <w:rsid w:val="00B2024F"/>
    <w:rsid w:val="00B20ED3"/>
    <w:rsid w:val="00B211AB"/>
    <w:rsid w:val="00B21924"/>
    <w:rsid w:val="00B21B02"/>
    <w:rsid w:val="00B226A7"/>
    <w:rsid w:val="00B2348B"/>
    <w:rsid w:val="00B249E1"/>
    <w:rsid w:val="00B2628D"/>
    <w:rsid w:val="00B2635D"/>
    <w:rsid w:val="00B27185"/>
    <w:rsid w:val="00B30CC0"/>
    <w:rsid w:val="00B30D10"/>
    <w:rsid w:val="00B312E3"/>
    <w:rsid w:val="00B328D2"/>
    <w:rsid w:val="00B33364"/>
    <w:rsid w:val="00B34321"/>
    <w:rsid w:val="00B35805"/>
    <w:rsid w:val="00B362FB"/>
    <w:rsid w:val="00B36CAC"/>
    <w:rsid w:val="00B41A64"/>
    <w:rsid w:val="00B44DFE"/>
    <w:rsid w:val="00B462F8"/>
    <w:rsid w:val="00B50520"/>
    <w:rsid w:val="00B506E0"/>
    <w:rsid w:val="00B50A5C"/>
    <w:rsid w:val="00B50E33"/>
    <w:rsid w:val="00B50FD0"/>
    <w:rsid w:val="00B51F4B"/>
    <w:rsid w:val="00B52D3D"/>
    <w:rsid w:val="00B5357A"/>
    <w:rsid w:val="00B5699C"/>
    <w:rsid w:val="00B57461"/>
    <w:rsid w:val="00B602C6"/>
    <w:rsid w:val="00B6048F"/>
    <w:rsid w:val="00B61BB4"/>
    <w:rsid w:val="00B61E66"/>
    <w:rsid w:val="00B61EC9"/>
    <w:rsid w:val="00B6282A"/>
    <w:rsid w:val="00B62C6E"/>
    <w:rsid w:val="00B63493"/>
    <w:rsid w:val="00B639AD"/>
    <w:rsid w:val="00B63DCF"/>
    <w:rsid w:val="00B6547E"/>
    <w:rsid w:val="00B65D4D"/>
    <w:rsid w:val="00B676FA"/>
    <w:rsid w:val="00B67714"/>
    <w:rsid w:val="00B67923"/>
    <w:rsid w:val="00B70E95"/>
    <w:rsid w:val="00B70ED5"/>
    <w:rsid w:val="00B74B81"/>
    <w:rsid w:val="00B755AD"/>
    <w:rsid w:val="00B76C25"/>
    <w:rsid w:val="00B77703"/>
    <w:rsid w:val="00B81D25"/>
    <w:rsid w:val="00B825A4"/>
    <w:rsid w:val="00B83D4F"/>
    <w:rsid w:val="00B8462D"/>
    <w:rsid w:val="00B84BBB"/>
    <w:rsid w:val="00B8500C"/>
    <w:rsid w:val="00B85293"/>
    <w:rsid w:val="00B8661C"/>
    <w:rsid w:val="00B8766A"/>
    <w:rsid w:val="00B878D7"/>
    <w:rsid w:val="00B878DC"/>
    <w:rsid w:val="00B87EF3"/>
    <w:rsid w:val="00B907E1"/>
    <w:rsid w:val="00B90B72"/>
    <w:rsid w:val="00B9299D"/>
    <w:rsid w:val="00B94190"/>
    <w:rsid w:val="00B94A9E"/>
    <w:rsid w:val="00B956E6"/>
    <w:rsid w:val="00B959DF"/>
    <w:rsid w:val="00B96076"/>
    <w:rsid w:val="00B965C3"/>
    <w:rsid w:val="00B96C65"/>
    <w:rsid w:val="00BA01BA"/>
    <w:rsid w:val="00BA1BF0"/>
    <w:rsid w:val="00BA2DB8"/>
    <w:rsid w:val="00BA54FB"/>
    <w:rsid w:val="00BA56D7"/>
    <w:rsid w:val="00BA5DA5"/>
    <w:rsid w:val="00BA69E0"/>
    <w:rsid w:val="00BA7233"/>
    <w:rsid w:val="00BA786B"/>
    <w:rsid w:val="00BB23B6"/>
    <w:rsid w:val="00BB3169"/>
    <w:rsid w:val="00BB3CD0"/>
    <w:rsid w:val="00BB3FD1"/>
    <w:rsid w:val="00BB4080"/>
    <w:rsid w:val="00BB42F2"/>
    <w:rsid w:val="00BB4F81"/>
    <w:rsid w:val="00BB50F6"/>
    <w:rsid w:val="00BB6CB3"/>
    <w:rsid w:val="00BC19CC"/>
    <w:rsid w:val="00BC4908"/>
    <w:rsid w:val="00BC4A88"/>
    <w:rsid w:val="00BC5378"/>
    <w:rsid w:val="00BC74EE"/>
    <w:rsid w:val="00BC7D46"/>
    <w:rsid w:val="00BD18DB"/>
    <w:rsid w:val="00BD1D2B"/>
    <w:rsid w:val="00BD1D58"/>
    <w:rsid w:val="00BD2250"/>
    <w:rsid w:val="00BD3872"/>
    <w:rsid w:val="00BD49C6"/>
    <w:rsid w:val="00BD5162"/>
    <w:rsid w:val="00BD5BEB"/>
    <w:rsid w:val="00BD6A07"/>
    <w:rsid w:val="00BE0678"/>
    <w:rsid w:val="00BE1AD7"/>
    <w:rsid w:val="00BE1BED"/>
    <w:rsid w:val="00BE24A0"/>
    <w:rsid w:val="00BE2F24"/>
    <w:rsid w:val="00BE58DD"/>
    <w:rsid w:val="00BE59B9"/>
    <w:rsid w:val="00BE623B"/>
    <w:rsid w:val="00BE6B4E"/>
    <w:rsid w:val="00BF1EFB"/>
    <w:rsid w:val="00BF2497"/>
    <w:rsid w:val="00BF39EA"/>
    <w:rsid w:val="00BF5C6F"/>
    <w:rsid w:val="00BF6391"/>
    <w:rsid w:val="00C0074A"/>
    <w:rsid w:val="00C0139A"/>
    <w:rsid w:val="00C01D25"/>
    <w:rsid w:val="00C1145C"/>
    <w:rsid w:val="00C11968"/>
    <w:rsid w:val="00C133EF"/>
    <w:rsid w:val="00C14AF9"/>
    <w:rsid w:val="00C14C4F"/>
    <w:rsid w:val="00C217A1"/>
    <w:rsid w:val="00C21AE3"/>
    <w:rsid w:val="00C22095"/>
    <w:rsid w:val="00C22454"/>
    <w:rsid w:val="00C23F96"/>
    <w:rsid w:val="00C25EAA"/>
    <w:rsid w:val="00C2612B"/>
    <w:rsid w:val="00C3489F"/>
    <w:rsid w:val="00C350DC"/>
    <w:rsid w:val="00C35C3C"/>
    <w:rsid w:val="00C36915"/>
    <w:rsid w:val="00C36DAA"/>
    <w:rsid w:val="00C4272E"/>
    <w:rsid w:val="00C42889"/>
    <w:rsid w:val="00C445B0"/>
    <w:rsid w:val="00C447D5"/>
    <w:rsid w:val="00C4611D"/>
    <w:rsid w:val="00C46409"/>
    <w:rsid w:val="00C4683F"/>
    <w:rsid w:val="00C50EDC"/>
    <w:rsid w:val="00C51AA9"/>
    <w:rsid w:val="00C51AC4"/>
    <w:rsid w:val="00C51C23"/>
    <w:rsid w:val="00C51F3F"/>
    <w:rsid w:val="00C5215F"/>
    <w:rsid w:val="00C54E6A"/>
    <w:rsid w:val="00C5768E"/>
    <w:rsid w:val="00C621BD"/>
    <w:rsid w:val="00C622CD"/>
    <w:rsid w:val="00C63DDE"/>
    <w:rsid w:val="00C64B3B"/>
    <w:rsid w:val="00C652C3"/>
    <w:rsid w:val="00C66CF3"/>
    <w:rsid w:val="00C67E94"/>
    <w:rsid w:val="00C70084"/>
    <w:rsid w:val="00C70A57"/>
    <w:rsid w:val="00C72A00"/>
    <w:rsid w:val="00C75C5B"/>
    <w:rsid w:val="00C762F9"/>
    <w:rsid w:val="00C7656C"/>
    <w:rsid w:val="00C771B1"/>
    <w:rsid w:val="00C807F6"/>
    <w:rsid w:val="00C825C7"/>
    <w:rsid w:val="00C8434A"/>
    <w:rsid w:val="00C861E7"/>
    <w:rsid w:val="00C87CF3"/>
    <w:rsid w:val="00C90087"/>
    <w:rsid w:val="00C9113E"/>
    <w:rsid w:val="00C91ADC"/>
    <w:rsid w:val="00C91C40"/>
    <w:rsid w:val="00C91F30"/>
    <w:rsid w:val="00C92068"/>
    <w:rsid w:val="00C92E05"/>
    <w:rsid w:val="00C92FAC"/>
    <w:rsid w:val="00C94F6B"/>
    <w:rsid w:val="00C95574"/>
    <w:rsid w:val="00C965A3"/>
    <w:rsid w:val="00C96E88"/>
    <w:rsid w:val="00C974EB"/>
    <w:rsid w:val="00CA03B1"/>
    <w:rsid w:val="00CA06F2"/>
    <w:rsid w:val="00CA07F1"/>
    <w:rsid w:val="00CA0CB6"/>
    <w:rsid w:val="00CA411E"/>
    <w:rsid w:val="00CA5F8F"/>
    <w:rsid w:val="00CA64BA"/>
    <w:rsid w:val="00CA6633"/>
    <w:rsid w:val="00CA6D76"/>
    <w:rsid w:val="00CA7853"/>
    <w:rsid w:val="00CB17A3"/>
    <w:rsid w:val="00CB1FF9"/>
    <w:rsid w:val="00CB25DF"/>
    <w:rsid w:val="00CB271D"/>
    <w:rsid w:val="00CB3E3C"/>
    <w:rsid w:val="00CB77FC"/>
    <w:rsid w:val="00CC15DD"/>
    <w:rsid w:val="00CC2ACA"/>
    <w:rsid w:val="00CC4493"/>
    <w:rsid w:val="00CC4ED1"/>
    <w:rsid w:val="00CC5057"/>
    <w:rsid w:val="00CC6581"/>
    <w:rsid w:val="00CC667A"/>
    <w:rsid w:val="00CC6B53"/>
    <w:rsid w:val="00CC6D45"/>
    <w:rsid w:val="00CC7569"/>
    <w:rsid w:val="00CD07BD"/>
    <w:rsid w:val="00CD0D79"/>
    <w:rsid w:val="00CD2B6C"/>
    <w:rsid w:val="00CD3192"/>
    <w:rsid w:val="00CD3F9B"/>
    <w:rsid w:val="00CD4FF3"/>
    <w:rsid w:val="00CD5E00"/>
    <w:rsid w:val="00CD6428"/>
    <w:rsid w:val="00CD6C87"/>
    <w:rsid w:val="00CD7DE1"/>
    <w:rsid w:val="00CE00EC"/>
    <w:rsid w:val="00CE08CA"/>
    <w:rsid w:val="00CE0A18"/>
    <w:rsid w:val="00CE114F"/>
    <w:rsid w:val="00CE1D68"/>
    <w:rsid w:val="00CE20DB"/>
    <w:rsid w:val="00CE34C4"/>
    <w:rsid w:val="00CE3EC5"/>
    <w:rsid w:val="00CE4274"/>
    <w:rsid w:val="00CE4279"/>
    <w:rsid w:val="00CE4B1B"/>
    <w:rsid w:val="00CE4FE2"/>
    <w:rsid w:val="00CE60CC"/>
    <w:rsid w:val="00CE64A1"/>
    <w:rsid w:val="00CE67DF"/>
    <w:rsid w:val="00CE6CF2"/>
    <w:rsid w:val="00CE76AF"/>
    <w:rsid w:val="00CE7864"/>
    <w:rsid w:val="00CF3071"/>
    <w:rsid w:val="00CF45D3"/>
    <w:rsid w:val="00CF5904"/>
    <w:rsid w:val="00CF5BBE"/>
    <w:rsid w:val="00CF61FA"/>
    <w:rsid w:val="00CF70ED"/>
    <w:rsid w:val="00D00051"/>
    <w:rsid w:val="00D00580"/>
    <w:rsid w:val="00D02EAC"/>
    <w:rsid w:val="00D04B42"/>
    <w:rsid w:val="00D053BA"/>
    <w:rsid w:val="00D07549"/>
    <w:rsid w:val="00D108CC"/>
    <w:rsid w:val="00D1182F"/>
    <w:rsid w:val="00D11D41"/>
    <w:rsid w:val="00D11E04"/>
    <w:rsid w:val="00D137B4"/>
    <w:rsid w:val="00D137FE"/>
    <w:rsid w:val="00D14902"/>
    <w:rsid w:val="00D15BD7"/>
    <w:rsid w:val="00D1620F"/>
    <w:rsid w:val="00D16E8B"/>
    <w:rsid w:val="00D17749"/>
    <w:rsid w:val="00D17A83"/>
    <w:rsid w:val="00D200EE"/>
    <w:rsid w:val="00D20EAB"/>
    <w:rsid w:val="00D2276C"/>
    <w:rsid w:val="00D227A2"/>
    <w:rsid w:val="00D22947"/>
    <w:rsid w:val="00D229DD"/>
    <w:rsid w:val="00D2506D"/>
    <w:rsid w:val="00D2694C"/>
    <w:rsid w:val="00D26EE4"/>
    <w:rsid w:val="00D279D3"/>
    <w:rsid w:val="00D3028E"/>
    <w:rsid w:val="00D30985"/>
    <w:rsid w:val="00D31C23"/>
    <w:rsid w:val="00D32E1D"/>
    <w:rsid w:val="00D33358"/>
    <w:rsid w:val="00D33852"/>
    <w:rsid w:val="00D34836"/>
    <w:rsid w:val="00D35489"/>
    <w:rsid w:val="00D35AF8"/>
    <w:rsid w:val="00D35BB7"/>
    <w:rsid w:val="00D35D7D"/>
    <w:rsid w:val="00D365F4"/>
    <w:rsid w:val="00D36EC4"/>
    <w:rsid w:val="00D40307"/>
    <w:rsid w:val="00D415A6"/>
    <w:rsid w:val="00D41EA4"/>
    <w:rsid w:val="00D42E1D"/>
    <w:rsid w:val="00D42EAA"/>
    <w:rsid w:val="00D46919"/>
    <w:rsid w:val="00D4712A"/>
    <w:rsid w:val="00D47AFE"/>
    <w:rsid w:val="00D55780"/>
    <w:rsid w:val="00D60562"/>
    <w:rsid w:val="00D634FB"/>
    <w:rsid w:val="00D63B87"/>
    <w:rsid w:val="00D642E4"/>
    <w:rsid w:val="00D65379"/>
    <w:rsid w:val="00D67258"/>
    <w:rsid w:val="00D707AF"/>
    <w:rsid w:val="00D70DBE"/>
    <w:rsid w:val="00D71639"/>
    <w:rsid w:val="00D71EDE"/>
    <w:rsid w:val="00D7329F"/>
    <w:rsid w:val="00D73377"/>
    <w:rsid w:val="00D735E9"/>
    <w:rsid w:val="00D74603"/>
    <w:rsid w:val="00D748C1"/>
    <w:rsid w:val="00D7646A"/>
    <w:rsid w:val="00D76AFD"/>
    <w:rsid w:val="00D77B80"/>
    <w:rsid w:val="00D77BE9"/>
    <w:rsid w:val="00D80AEC"/>
    <w:rsid w:val="00D81E39"/>
    <w:rsid w:val="00D82E26"/>
    <w:rsid w:val="00D83E2F"/>
    <w:rsid w:val="00D83F32"/>
    <w:rsid w:val="00D840B7"/>
    <w:rsid w:val="00D84FA4"/>
    <w:rsid w:val="00D863E7"/>
    <w:rsid w:val="00D87B19"/>
    <w:rsid w:val="00D90B12"/>
    <w:rsid w:val="00D91B90"/>
    <w:rsid w:val="00D93D33"/>
    <w:rsid w:val="00D9584A"/>
    <w:rsid w:val="00D95BC6"/>
    <w:rsid w:val="00DA0971"/>
    <w:rsid w:val="00DA1BDC"/>
    <w:rsid w:val="00DA1C1D"/>
    <w:rsid w:val="00DA20D0"/>
    <w:rsid w:val="00DA335E"/>
    <w:rsid w:val="00DA474C"/>
    <w:rsid w:val="00DA4CD5"/>
    <w:rsid w:val="00DA4EC1"/>
    <w:rsid w:val="00DA5662"/>
    <w:rsid w:val="00DA58BD"/>
    <w:rsid w:val="00DA5994"/>
    <w:rsid w:val="00DB044B"/>
    <w:rsid w:val="00DB0A7A"/>
    <w:rsid w:val="00DB1E02"/>
    <w:rsid w:val="00DB2B48"/>
    <w:rsid w:val="00DB4C7E"/>
    <w:rsid w:val="00DB4E9D"/>
    <w:rsid w:val="00DB5402"/>
    <w:rsid w:val="00DB660F"/>
    <w:rsid w:val="00DC313E"/>
    <w:rsid w:val="00DC46E1"/>
    <w:rsid w:val="00DC4979"/>
    <w:rsid w:val="00DC4CB4"/>
    <w:rsid w:val="00DC7776"/>
    <w:rsid w:val="00DD1D36"/>
    <w:rsid w:val="00DD321B"/>
    <w:rsid w:val="00DD5E26"/>
    <w:rsid w:val="00DD6BEF"/>
    <w:rsid w:val="00DE0078"/>
    <w:rsid w:val="00DE0C19"/>
    <w:rsid w:val="00DE0C46"/>
    <w:rsid w:val="00DE1222"/>
    <w:rsid w:val="00DE1A9F"/>
    <w:rsid w:val="00DE1CE4"/>
    <w:rsid w:val="00DE62DC"/>
    <w:rsid w:val="00DE74AA"/>
    <w:rsid w:val="00DE7758"/>
    <w:rsid w:val="00DF0936"/>
    <w:rsid w:val="00DF236A"/>
    <w:rsid w:val="00DF294A"/>
    <w:rsid w:val="00DF63C4"/>
    <w:rsid w:val="00DF6FA9"/>
    <w:rsid w:val="00DF72CB"/>
    <w:rsid w:val="00DF7679"/>
    <w:rsid w:val="00DF7F63"/>
    <w:rsid w:val="00E00C51"/>
    <w:rsid w:val="00E0175A"/>
    <w:rsid w:val="00E018E8"/>
    <w:rsid w:val="00E021C0"/>
    <w:rsid w:val="00E02E9B"/>
    <w:rsid w:val="00E032E3"/>
    <w:rsid w:val="00E05354"/>
    <w:rsid w:val="00E06614"/>
    <w:rsid w:val="00E0784F"/>
    <w:rsid w:val="00E10C4C"/>
    <w:rsid w:val="00E11A69"/>
    <w:rsid w:val="00E12BBC"/>
    <w:rsid w:val="00E1529E"/>
    <w:rsid w:val="00E20232"/>
    <w:rsid w:val="00E20E0F"/>
    <w:rsid w:val="00E20FF3"/>
    <w:rsid w:val="00E21F2C"/>
    <w:rsid w:val="00E23484"/>
    <w:rsid w:val="00E234B2"/>
    <w:rsid w:val="00E24F03"/>
    <w:rsid w:val="00E251B5"/>
    <w:rsid w:val="00E265DE"/>
    <w:rsid w:val="00E272AF"/>
    <w:rsid w:val="00E27743"/>
    <w:rsid w:val="00E3121D"/>
    <w:rsid w:val="00E32F87"/>
    <w:rsid w:val="00E330E7"/>
    <w:rsid w:val="00E338C8"/>
    <w:rsid w:val="00E34F49"/>
    <w:rsid w:val="00E35AF8"/>
    <w:rsid w:val="00E36E37"/>
    <w:rsid w:val="00E37532"/>
    <w:rsid w:val="00E3768B"/>
    <w:rsid w:val="00E37DD3"/>
    <w:rsid w:val="00E403BE"/>
    <w:rsid w:val="00E43959"/>
    <w:rsid w:val="00E4478D"/>
    <w:rsid w:val="00E45012"/>
    <w:rsid w:val="00E453F1"/>
    <w:rsid w:val="00E46842"/>
    <w:rsid w:val="00E472E2"/>
    <w:rsid w:val="00E50183"/>
    <w:rsid w:val="00E51878"/>
    <w:rsid w:val="00E53ACB"/>
    <w:rsid w:val="00E53C46"/>
    <w:rsid w:val="00E53CF6"/>
    <w:rsid w:val="00E549C6"/>
    <w:rsid w:val="00E54BA5"/>
    <w:rsid w:val="00E55377"/>
    <w:rsid w:val="00E56572"/>
    <w:rsid w:val="00E5675B"/>
    <w:rsid w:val="00E56C1B"/>
    <w:rsid w:val="00E570C4"/>
    <w:rsid w:val="00E5761D"/>
    <w:rsid w:val="00E57FDA"/>
    <w:rsid w:val="00E657CA"/>
    <w:rsid w:val="00E66180"/>
    <w:rsid w:val="00E70824"/>
    <w:rsid w:val="00E73510"/>
    <w:rsid w:val="00E74739"/>
    <w:rsid w:val="00E757BF"/>
    <w:rsid w:val="00E75CE5"/>
    <w:rsid w:val="00E76887"/>
    <w:rsid w:val="00E774A4"/>
    <w:rsid w:val="00E777C0"/>
    <w:rsid w:val="00E77A0B"/>
    <w:rsid w:val="00E80460"/>
    <w:rsid w:val="00E80887"/>
    <w:rsid w:val="00E820EC"/>
    <w:rsid w:val="00E85212"/>
    <w:rsid w:val="00E9100F"/>
    <w:rsid w:val="00E9190B"/>
    <w:rsid w:val="00E91AF4"/>
    <w:rsid w:val="00E91F3C"/>
    <w:rsid w:val="00E931BD"/>
    <w:rsid w:val="00E934B2"/>
    <w:rsid w:val="00E94C66"/>
    <w:rsid w:val="00E95868"/>
    <w:rsid w:val="00E973A7"/>
    <w:rsid w:val="00E97991"/>
    <w:rsid w:val="00EA0ECC"/>
    <w:rsid w:val="00EA2269"/>
    <w:rsid w:val="00EA3D31"/>
    <w:rsid w:val="00EA4F7B"/>
    <w:rsid w:val="00EA5B99"/>
    <w:rsid w:val="00EB04CB"/>
    <w:rsid w:val="00EB1114"/>
    <w:rsid w:val="00EB17AB"/>
    <w:rsid w:val="00EB1883"/>
    <w:rsid w:val="00EB1A81"/>
    <w:rsid w:val="00EB2084"/>
    <w:rsid w:val="00EB28F0"/>
    <w:rsid w:val="00EB50DD"/>
    <w:rsid w:val="00EB596A"/>
    <w:rsid w:val="00EB6C03"/>
    <w:rsid w:val="00EB79A4"/>
    <w:rsid w:val="00EB7CC3"/>
    <w:rsid w:val="00EC02EA"/>
    <w:rsid w:val="00EC063B"/>
    <w:rsid w:val="00EC15B2"/>
    <w:rsid w:val="00EC1882"/>
    <w:rsid w:val="00EC2051"/>
    <w:rsid w:val="00EC2620"/>
    <w:rsid w:val="00EC36EA"/>
    <w:rsid w:val="00EC4759"/>
    <w:rsid w:val="00EC4F48"/>
    <w:rsid w:val="00EC63AC"/>
    <w:rsid w:val="00EC6F28"/>
    <w:rsid w:val="00EC73CD"/>
    <w:rsid w:val="00EC7748"/>
    <w:rsid w:val="00EC7C5C"/>
    <w:rsid w:val="00ED0D8F"/>
    <w:rsid w:val="00ED0DA0"/>
    <w:rsid w:val="00ED283F"/>
    <w:rsid w:val="00ED2A14"/>
    <w:rsid w:val="00ED4006"/>
    <w:rsid w:val="00ED436B"/>
    <w:rsid w:val="00ED4617"/>
    <w:rsid w:val="00ED4D71"/>
    <w:rsid w:val="00ED5174"/>
    <w:rsid w:val="00ED7E4C"/>
    <w:rsid w:val="00EE0691"/>
    <w:rsid w:val="00EE16D3"/>
    <w:rsid w:val="00EE19DF"/>
    <w:rsid w:val="00EE2FC4"/>
    <w:rsid w:val="00EE3110"/>
    <w:rsid w:val="00EE39DF"/>
    <w:rsid w:val="00EE4B00"/>
    <w:rsid w:val="00EE4B9F"/>
    <w:rsid w:val="00EE555F"/>
    <w:rsid w:val="00EE6BCB"/>
    <w:rsid w:val="00EE774C"/>
    <w:rsid w:val="00EF0776"/>
    <w:rsid w:val="00EF0BAE"/>
    <w:rsid w:val="00EF0D18"/>
    <w:rsid w:val="00EF1ACA"/>
    <w:rsid w:val="00EF25DF"/>
    <w:rsid w:val="00EF4C00"/>
    <w:rsid w:val="00EF5144"/>
    <w:rsid w:val="00EF5225"/>
    <w:rsid w:val="00EF5B44"/>
    <w:rsid w:val="00EF6703"/>
    <w:rsid w:val="00EF7BFB"/>
    <w:rsid w:val="00F00EAD"/>
    <w:rsid w:val="00F01647"/>
    <w:rsid w:val="00F01AF2"/>
    <w:rsid w:val="00F02A4C"/>
    <w:rsid w:val="00F02A54"/>
    <w:rsid w:val="00F033A8"/>
    <w:rsid w:val="00F056AD"/>
    <w:rsid w:val="00F059CB"/>
    <w:rsid w:val="00F05A02"/>
    <w:rsid w:val="00F1008F"/>
    <w:rsid w:val="00F107BF"/>
    <w:rsid w:val="00F10FB2"/>
    <w:rsid w:val="00F111EB"/>
    <w:rsid w:val="00F113FB"/>
    <w:rsid w:val="00F124DE"/>
    <w:rsid w:val="00F1275D"/>
    <w:rsid w:val="00F12D5C"/>
    <w:rsid w:val="00F1606A"/>
    <w:rsid w:val="00F16718"/>
    <w:rsid w:val="00F172BB"/>
    <w:rsid w:val="00F2030C"/>
    <w:rsid w:val="00F20438"/>
    <w:rsid w:val="00F220AA"/>
    <w:rsid w:val="00F3027E"/>
    <w:rsid w:val="00F31E20"/>
    <w:rsid w:val="00F32C5A"/>
    <w:rsid w:val="00F32E64"/>
    <w:rsid w:val="00F33C88"/>
    <w:rsid w:val="00F33E53"/>
    <w:rsid w:val="00F34694"/>
    <w:rsid w:val="00F35893"/>
    <w:rsid w:val="00F35F84"/>
    <w:rsid w:val="00F37254"/>
    <w:rsid w:val="00F40684"/>
    <w:rsid w:val="00F41100"/>
    <w:rsid w:val="00F43041"/>
    <w:rsid w:val="00F44F3D"/>
    <w:rsid w:val="00F450C1"/>
    <w:rsid w:val="00F47960"/>
    <w:rsid w:val="00F51D4D"/>
    <w:rsid w:val="00F53C22"/>
    <w:rsid w:val="00F54164"/>
    <w:rsid w:val="00F55EC6"/>
    <w:rsid w:val="00F646C4"/>
    <w:rsid w:val="00F6505B"/>
    <w:rsid w:val="00F65361"/>
    <w:rsid w:val="00F65FFE"/>
    <w:rsid w:val="00F67F93"/>
    <w:rsid w:val="00F71076"/>
    <w:rsid w:val="00F72716"/>
    <w:rsid w:val="00F73F0E"/>
    <w:rsid w:val="00F74845"/>
    <w:rsid w:val="00F752BA"/>
    <w:rsid w:val="00F758C4"/>
    <w:rsid w:val="00F76227"/>
    <w:rsid w:val="00F76B58"/>
    <w:rsid w:val="00F77341"/>
    <w:rsid w:val="00F80078"/>
    <w:rsid w:val="00F80E33"/>
    <w:rsid w:val="00F82210"/>
    <w:rsid w:val="00F8319C"/>
    <w:rsid w:val="00F83D86"/>
    <w:rsid w:val="00F83ECA"/>
    <w:rsid w:val="00F84D2D"/>
    <w:rsid w:val="00F8644E"/>
    <w:rsid w:val="00F86F8E"/>
    <w:rsid w:val="00F8791A"/>
    <w:rsid w:val="00F90116"/>
    <w:rsid w:val="00F90AEA"/>
    <w:rsid w:val="00F91C46"/>
    <w:rsid w:val="00F91DB8"/>
    <w:rsid w:val="00F92741"/>
    <w:rsid w:val="00F92B70"/>
    <w:rsid w:val="00F933E3"/>
    <w:rsid w:val="00F95380"/>
    <w:rsid w:val="00F954BF"/>
    <w:rsid w:val="00F9578A"/>
    <w:rsid w:val="00F95A9B"/>
    <w:rsid w:val="00F96494"/>
    <w:rsid w:val="00F967B1"/>
    <w:rsid w:val="00F97798"/>
    <w:rsid w:val="00F97951"/>
    <w:rsid w:val="00FA028E"/>
    <w:rsid w:val="00FA0336"/>
    <w:rsid w:val="00FA1E02"/>
    <w:rsid w:val="00FA239D"/>
    <w:rsid w:val="00FA42EE"/>
    <w:rsid w:val="00FA43E6"/>
    <w:rsid w:val="00FA4B1F"/>
    <w:rsid w:val="00FA6478"/>
    <w:rsid w:val="00FA7B23"/>
    <w:rsid w:val="00FB0BAA"/>
    <w:rsid w:val="00FB0C03"/>
    <w:rsid w:val="00FB2374"/>
    <w:rsid w:val="00FB24C1"/>
    <w:rsid w:val="00FB28F5"/>
    <w:rsid w:val="00FB345B"/>
    <w:rsid w:val="00FB36D2"/>
    <w:rsid w:val="00FB3E3D"/>
    <w:rsid w:val="00FB50BB"/>
    <w:rsid w:val="00FB6DF8"/>
    <w:rsid w:val="00FC0057"/>
    <w:rsid w:val="00FC01B0"/>
    <w:rsid w:val="00FC1788"/>
    <w:rsid w:val="00FC1DE9"/>
    <w:rsid w:val="00FC2A95"/>
    <w:rsid w:val="00FC3B5E"/>
    <w:rsid w:val="00FC3F8B"/>
    <w:rsid w:val="00FC64F0"/>
    <w:rsid w:val="00FC6663"/>
    <w:rsid w:val="00FC751B"/>
    <w:rsid w:val="00FC7CBC"/>
    <w:rsid w:val="00FC7DA8"/>
    <w:rsid w:val="00FD0100"/>
    <w:rsid w:val="00FD0400"/>
    <w:rsid w:val="00FD0929"/>
    <w:rsid w:val="00FD0EC2"/>
    <w:rsid w:val="00FD1A1E"/>
    <w:rsid w:val="00FD1C8D"/>
    <w:rsid w:val="00FD3010"/>
    <w:rsid w:val="00FD3424"/>
    <w:rsid w:val="00FD3F92"/>
    <w:rsid w:val="00FD44CA"/>
    <w:rsid w:val="00FD4E69"/>
    <w:rsid w:val="00FD4EBB"/>
    <w:rsid w:val="00FD5AE5"/>
    <w:rsid w:val="00FE04DE"/>
    <w:rsid w:val="00FE0F3D"/>
    <w:rsid w:val="00FE241A"/>
    <w:rsid w:val="00FE3D89"/>
    <w:rsid w:val="00FE3EF4"/>
    <w:rsid w:val="00FE4AA2"/>
    <w:rsid w:val="00FE4F90"/>
    <w:rsid w:val="00FE5707"/>
    <w:rsid w:val="00FE6730"/>
    <w:rsid w:val="00FF3C05"/>
    <w:rsid w:val="00FF3C5C"/>
    <w:rsid w:val="00FF48A3"/>
    <w:rsid w:val="00FF52AD"/>
    <w:rsid w:val="00FF65D2"/>
    <w:rsid w:val="00FF68B3"/>
    <w:rsid w:val="00FF6C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E5B41"/>
  <w15:chartTrackingRefBased/>
  <w15:docId w15:val="{EF4F445B-4DF9-464C-9042-E8A4061E7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he-IL"/>
      </w:rPr>
    </w:rPrDefault>
    <w:pPrDefault>
      <w:pPr>
        <w:spacing w:after="160"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8BE"/>
    <w:pPr>
      <w:contextualSpacing/>
    </w:pPr>
  </w:style>
  <w:style w:type="paragraph" w:styleId="Heading1">
    <w:name w:val="heading 1"/>
    <w:basedOn w:val="Normal"/>
    <w:next w:val="Normal"/>
    <w:link w:val="Heading1Char"/>
    <w:autoRedefine/>
    <w:uiPriority w:val="9"/>
    <w:qFormat/>
    <w:rsid w:val="00894805"/>
    <w:pPr>
      <w:keepNext/>
      <w:keepLines/>
      <w:spacing w:before="240" w:after="0"/>
      <w:ind w:firstLine="0"/>
      <w:jc w:val="center"/>
      <w:outlineLvl w:val="0"/>
      <w:pPrChange w:id="0" w:author="עמית ברנשטיין" w:date="2020-01-18T16:57:00Z">
        <w:pPr>
          <w:keepNext/>
          <w:keepLines/>
          <w:spacing w:before="240" w:line="480" w:lineRule="auto"/>
          <w:contextualSpacing/>
          <w:jc w:val="both"/>
          <w:outlineLvl w:val="0"/>
        </w:pPr>
      </w:pPrChange>
    </w:pPr>
    <w:rPr>
      <w:rFonts w:asciiTheme="majorBidi" w:eastAsiaTheme="majorEastAsia" w:hAnsiTheme="majorBidi" w:cstheme="majorBidi"/>
      <w:b/>
      <w:szCs w:val="32"/>
      <w:rPrChange w:id="0" w:author="עמית ברנשטיין" w:date="2020-01-18T16:57:00Z">
        <w:rPr>
          <w:rFonts w:asciiTheme="majorBidi" w:eastAsiaTheme="majorEastAsia" w:hAnsiTheme="majorBidi" w:cstheme="majorBidi"/>
          <w:b/>
          <w:sz w:val="24"/>
          <w:szCs w:val="32"/>
          <w:lang w:val="en-US" w:eastAsia="en-US" w:bidi="he-IL"/>
        </w:rPr>
      </w:rPrChange>
    </w:rPr>
  </w:style>
  <w:style w:type="paragraph" w:styleId="Heading2">
    <w:name w:val="heading 2"/>
    <w:basedOn w:val="Normal"/>
    <w:next w:val="Normal"/>
    <w:link w:val="Heading2Char"/>
    <w:autoRedefine/>
    <w:uiPriority w:val="9"/>
    <w:qFormat/>
    <w:rsid w:val="0075551C"/>
    <w:pPr>
      <w:keepNext/>
      <w:keepLines/>
      <w:spacing w:before="80" w:after="0"/>
      <w:ind w:firstLine="0"/>
      <w:outlineLvl w:val="1"/>
      <w:pPrChange w:id="1" w:author="עמית ברנשטיין" w:date="2020-03-12T16:17:00Z">
        <w:pPr>
          <w:keepNext/>
          <w:keepLines/>
          <w:spacing w:before="40" w:line="480" w:lineRule="auto"/>
          <w:contextualSpacing/>
          <w:jc w:val="both"/>
          <w:outlineLvl w:val="1"/>
        </w:pPr>
      </w:pPrChange>
    </w:pPr>
    <w:rPr>
      <w:rFonts w:eastAsiaTheme="majorEastAsia" w:cstheme="majorBidi"/>
      <w:b/>
      <w:szCs w:val="26"/>
      <w:rPrChange w:id="1" w:author="עמית ברנשטיין" w:date="2020-03-12T16:17:00Z">
        <w:rPr>
          <w:rFonts w:eastAsiaTheme="majorEastAsia" w:cstheme="majorBidi"/>
          <w:b/>
          <w:sz w:val="24"/>
          <w:szCs w:val="26"/>
          <w:lang w:val="en-US" w:eastAsia="en-US" w:bidi="he-IL"/>
        </w:rPr>
      </w:rPrChange>
    </w:rPr>
  </w:style>
  <w:style w:type="paragraph" w:styleId="Heading3">
    <w:name w:val="heading 3"/>
    <w:basedOn w:val="Normal"/>
    <w:next w:val="Normal"/>
    <w:link w:val="Heading3Char"/>
    <w:uiPriority w:val="9"/>
    <w:unhideWhenUsed/>
    <w:qFormat/>
    <w:rsid w:val="00CB3E3C"/>
    <w:pPr>
      <w:outlineLvl w:val="2"/>
    </w:pPr>
    <w:rPr>
      <w:rFonts w:cstheme="majorBidi"/>
      <w:b/>
      <w:bCs/>
    </w:rPr>
  </w:style>
  <w:style w:type="paragraph" w:styleId="Heading4">
    <w:name w:val="heading 4"/>
    <w:basedOn w:val="Normal"/>
    <w:next w:val="Normal"/>
    <w:link w:val="Heading4Char"/>
    <w:uiPriority w:val="9"/>
    <w:unhideWhenUsed/>
    <w:qFormat/>
    <w:rsid w:val="00554402"/>
    <w:pPr>
      <w:outlineLvl w:val="3"/>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805"/>
    <w:rPr>
      <w:rFonts w:asciiTheme="majorBidi" w:eastAsiaTheme="majorEastAsia" w:hAnsiTheme="majorBidi" w:cstheme="majorBidi"/>
      <w:b/>
      <w:szCs w:val="32"/>
    </w:rPr>
  </w:style>
  <w:style w:type="character" w:customStyle="1" w:styleId="Heading2Char">
    <w:name w:val="Heading 2 Char"/>
    <w:basedOn w:val="DefaultParagraphFont"/>
    <w:link w:val="Heading2"/>
    <w:uiPriority w:val="9"/>
    <w:rsid w:val="0075551C"/>
    <w:rPr>
      <w:rFonts w:eastAsiaTheme="majorEastAsia" w:cstheme="majorBidi"/>
      <w:b/>
      <w:szCs w:val="26"/>
    </w:rPr>
  </w:style>
  <w:style w:type="character" w:customStyle="1" w:styleId="Heading3Char">
    <w:name w:val="Heading 3 Char"/>
    <w:basedOn w:val="DefaultParagraphFont"/>
    <w:link w:val="Heading3"/>
    <w:uiPriority w:val="9"/>
    <w:rsid w:val="00CB3E3C"/>
    <w:rPr>
      <w:rFonts w:cstheme="majorBidi"/>
      <w:b/>
      <w:bCs/>
    </w:rPr>
  </w:style>
  <w:style w:type="paragraph" w:styleId="Title">
    <w:name w:val="Title"/>
    <w:basedOn w:val="Normal"/>
    <w:next w:val="Normal"/>
    <w:link w:val="TitleChar"/>
    <w:uiPriority w:val="10"/>
    <w:qFormat/>
    <w:rsid w:val="005D4C10"/>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4C10"/>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239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390B"/>
    <w:rPr>
      <w:rFonts w:ascii="Segoe UI" w:hAnsi="Segoe UI" w:cs="Segoe UI"/>
      <w:sz w:val="18"/>
      <w:szCs w:val="18"/>
    </w:rPr>
  </w:style>
  <w:style w:type="paragraph" w:styleId="ListParagraph">
    <w:name w:val="List Paragraph"/>
    <w:basedOn w:val="Normal"/>
    <w:uiPriority w:val="34"/>
    <w:qFormat/>
    <w:rsid w:val="00CA411E"/>
    <w:pPr>
      <w:ind w:left="720"/>
    </w:pPr>
  </w:style>
  <w:style w:type="paragraph" w:styleId="NormalWeb">
    <w:name w:val="Normal (Web)"/>
    <w:basedOn w:val="Normal"/>
    <w:uiPriority w:val="99"/>
    <w:semiHidden/>
    <w:unhideWhenUsed/>
    <w:rsid w:val="00B96C65"/>
    <w:pPr>
      <w:spacing w:before="100" w:beforeAutospacing="1" w:after="100" w:afterAutospacing="1" w:line="240" w:lineRule="auto"/>
      <w:ind w:firstLine="0"/>
      <w:jc w:val="left"/>
    </w:pPr>
    <w:rPr>
      <w:rFonts w:eastAsiaTheme="minorEastAsia" w:cs="Times New Roman"/>
      <w:szCs w:val="24"/>
    </w:rPr>
  </w:style>
  <w:style w:type="character" w:styleId="CommentReference">
    <w:name w:val="annotation reference"/>
    <w:basedOn w:val="DefaultParagraphFont"/>
    <w:uiPriority w:val="99"/>
    <w:semiHidden/>
    <w:unhideWhenUsed/>
    <w:rsid w:val="008E0E69"/>
    <w:rPr>
      <w:sz w:val="16"/>
      <w:szCs w:val="16"/>
    </w:rPr>
  </w:style>
  <w:style w:type="paragraph" w:styleId="CommentText">
    <w:name w:val="annotation text"/>
    <w:basedOn w:val="Normal"/>
    <w:link w:val="CommentTextChar"/>
    <w:uiPriority w:val="99"/>
    <w:semiHidden/>
    <w:unhideWhenUsed/>
    <w:rsid w:val="008E0E69"/>
    <w:pPr>
      <w:spacing w:line="240" w:lineRule="auto"/>
    </w:pPr>
    <w:rPr>
      <w:sz w:val="20"/>
      <w:szCs w:val="20"/>
    </w:rPr>
  </w:style>
  <w:style w:type="character" w:customStyle="1" w:styleId="CommentTextChar">
    <w:name w:val="Comment Text Char"/>
    <w:basedOn w:val="DefaultParagraphFont"/>
    <w:link w:val="CommentText"/>
    <w:uiPriority w:val="99"/>
    <w:semiHidden/>
    <w:rsid w:val="008E0E69"/>
    <w:rPr>
      <w:sz w:val="20"/>
      <w:szCs w:val="20"/>
    </w:rPr>
  </w:style>
  <w:style w:type="character" w:customStyle="1" w:styleId="Heading4Char">
    <w:name w:val="Heading 4 Char"/>
    <w:basedOn w:val="DefaultParagraphFont"/>
    <w:link w:val="Heading4"/>
    <w:uiPriority w:val="9"/>
    <w:rsid w:val="00554402"/>
    <w:rPr>
      <w:b/>
      <w:bCs/>
      <w:i/>
      <w:iCs/>
    </w:rPr>
  </w:style>
  <w:style w:type="paragraph" w:styleId="CommentSubject">
    <w:name w:val="annotation subject"/>
    <w:basedOn w:val="CommentText"/>
    <w:next w:val="CommentText"/>
    <w:link w:val="CommentSubjectChar"/>
    <w:uiPriority w:val="99"/>
    <w:semiHidden/>
    <w:unhideWhenUsed/>
    <w:rsid w:val="00EF0776"/>
    <w:pPr>
      <w:contextualSpacing w:val="0"/>
    </w:pPr>
    <w:rPr>
      <w:b/>
      <w:bCs/>
    </w:rPr>
  </w:style>
  <w:style w:type="character" w:customStyle="1" w:styleId="CommentSubjectChar">
    <w:name w:val="Comment Subject Char"/>
    <w:basedOn w:val="CommentTextChar"/>
    <w:link w:val="CommentSubject"/>
    <w:uiPriority w:val="99"/>
    <w:semiHidden/>
    <w:rsid w:val="00EF0776"/>
    <w:rPr>
      <w:b/>
      <w:bCs/>
      <w:sz w:val="20"/>
      <w:szCs w:val="20"/>
    </w:rPr>
  </w:style>
  <w:style w:type="paragraph" w:styleId="Revision">
    <w:name w:val="Revision"/>
    <w:hidden/>
    <w:uiPriority w:val="99"/>
    <w:semiHidden/>
    <w:rsid w:val="003754B5"/>
    <w:pPr>
      <w:spacing w:after="0" w:line="240" w:lineRule="auto"/>
      <w:ind w:firstLine="0"/>
      <w:jc w:val="left"/>
    </w:pPr>
  </w:style>
  <w:style w:type="paragraph" w:styleId="Header">
    <w:name w:val="header"/>
    <w:basedOn w:val="Normal"/>
    <w:link w:val="HeaderChar"/>
    <w:uiPriority w:val="99"/>
    <w:unhideWhenUsed/>
    <w:rsid w:val="009D5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6AA"/>
  </w:style>
  <w:style w:type="paragraph" w:styleId="Footer">
    <w:name w:val="footer"/>
    <w:basedOn w:val="Normal"/>
    <w:link w:val="FooterChar"/>
    <w:uiPriority w:val="99"/>
    <w:unhideWhenUsed/>
    <w:rsid w:val="009D5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6AA"/>
  </w:style>
  <w:style w:type="paragraph" w:styleId="NoSpacing">
    <w:name w:val="No Spacing"/>
    <w:uiPriority w:val="1"/>
    <w:qFormat/>
    <w:rsid w:val="003A1063"/>
    <w:pPr>
      <w:spacing w:after="0" w:line="240" w:lineRule="auto"/>
    </w:pPr>
  </w:style>
  <w:style w:type="paragraph" w:styleId="FootnoteText">
    <w:name w:val="footnote text"/>
    <w:basedOn w:val="Normal"/>
    <w:link w:val="FootnoteTextChar"/>
    <w:uiPriority w:val="99"/>
    <w:semiHidden/>
    <w:unhideWhenUsed/>
    <w:rsid w:val="00C91C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1C40"/>
    <w:rPr>
      <w:sz w:val="20"/>
      <w:szCs w:val="20"/>
    </w:rPr>
  </w:style>
  <w:style w:type="character" w:styleId="FootnoteReference">
    <w:name w:val="footnote reference"/>
    <w:basedOn w:val="DefaultParagraphFont"/>
    <w:uiPriority w:val="99"/>
    <w:semiHidden/>
    <w:unhideWhenUsed/>
    <w:rsid w:val="00C91C40"/>
    <w:rPr>
      <w:vertAlign w:val="superscript"/>
    </w:rPr>
  </w:style>
  <w:style w:type="table" w:styleId="TableGrid">
    <w:name w:val="Table Grid"/>
    <w:basedOn w:val="TableNormal"/>
    <w:uiPriority w:val="39"/>
    <w:rsid w:val="00D40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D4030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D403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D403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C25EA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C25EAA"/>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6">
    <w:name w:val="List Table 2 Accent 6"/>
    <w:basedOn w:val="TableNormal"/>
    <w:uiPriority w:val="47"/>
    <w:rsid w:val="00C25EA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C25E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5Dark-Accent5">
    <w:name w:val="List Table 5 Dark Accent 5"/>
    <w:basedOn w:val="TableNormal"/>
    <w:uiPriority w:val="50"/>
    <w:rsid w:val="00C25EAA"/>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C25EA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25EA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25EAA"/>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765126"/>
    <w:rPr>
      <w:color w:val="808080"/>
    </w:rPr>
  </w:style>
  <w:style w:type="table" w:styleId="GridTable5Dark">
    <w:name w:val="Grid Table 5 Dark"/>
    <w:basedOn w:val="TableNormal"/>
    <w:uiPriority w:val="50"/>
    <w:rsid w:val="00DF29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DF29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Text">
    <w:name w:val="endnote text"/>
    <w:basedOn w:val="Normal"/>
    <w:link w:val="EndnoteTextChar"/>
    <w:uiPriority w:val="99"/>
    <w:semiHidden/>
    <w:unhideWhenUsed/>
    <w:rsid w:val="005A30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30B1"/>
    <w:rPr>
      <w:sz w:val="20"/>
      <w:szCs w:val="20"/>
    </w:rPr>
  </w:style>
  <w:style w:type="character" w:styleId="EndnoteReference">
    <w:name w:val="endnote reference"/>
    <w:basedOn w:val="DefaultParagraphFont"/>
    <w:uiPriority w:val="99"/>
    <w:semiHidden/>
    <w:unhideWhenUsed/>
    <w:rsid w:val="005A30B1"/>
    <w:rPr>
      <w:vertAlign w:val="superscript"/>
    </w:rPr>
  </w:style>
  <w:style w:type="table" w:styleId="GridTable7Colorful">
    <w:name w:val="Grid Table 7 Colorful"/>
    <w:basedOn w:val="TableNormal"/>
    <w:uiPriority w:val="52"/>
    <w:rsid w:val="00C67E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C67E9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6">
    <w:name w:val="Grid Table 2 Accent 6"/>
    <w:basedOn w:val="TableNormal"/>
    <w:uiPriority w:val="47"/>
    <w:rsid w:val="00C67E9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image" Target="media/image22.sv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QuickStyle" Target="diagrams/quickStyle1.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svg"/><Relationship Id="rId32" Type="http://schemas.openxmlformats.org/officeDocument/2006/relationships/image" Target="media/image15.png"/><Relationship Id="rId37" Type="http://schemas.openxmlformats.org/officeDocument/2006/relationships/image" Target="media/image20.sv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diagramLayout" Target="diagrams/layout1.xml"/><Relationship Id="rId36"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7.svg"/><Relationship Id="rId31" Type="http://schemas.microsoft.com/office/2007/relationships/diagramDrawing" Target="diagrams/drawing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sv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8.sv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svg"/><Relationship Id="rId38"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7766EB-F418-4CFB-9F8B-CD7A3CFCE30B}" type="doc">
      <dgm:prSet loTypeId="urn:microsoft.com/office/officeart/2005/8/layout/radial3" loCatId="cycle" qsTypeId="urn:microsoft.com/office/officeart/2005/8/quickstyle/simple2" qsCatId="simple" csTypeId="urn:microsoft.com/office/officeart/2005/8/colors/accent0_1" csCatId="mainScheme" phldr="1"/>
      <dgm:spPr/>
      <dgm:t>
        <a:bodyPr/>
        <a:lstStyle/>
        <a:p>
          <a:endParaRPr lang="en-US"/>
        </a:p>
      </dgm:t>
    </dgm:pt>
    <dgm:pt modelId="{54FF89E3-D4E8-4D08-A27E-81CF6238EBB5}">
      <dgm:prSet phldrT="[Text]" custT="1"/>
      <dgm:spPr>
        <a:xfrm>
          <a:off x="3024408" y="-342236"/>
          <a:ext cx="2133157" cy="2133157"/>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gm:spPr>
      <dgm:t>
        <a:bodyPr lIns="0" tIns="0" rIns="0" bIns="0" anchor="ctr" anchorCtr="0"/>
        <a:lstStyle/>
        <a:p>
          <a:pPr rtl="0">
            <a:buNone/>
          </a:pPr>
          <a:r>
            <a:rPr lang="en-IL" sz="1400" b="1">
              <a:solidFill>
                <a:sysClr val="windowText" lastClr="000000"/>
              </a:solidFill>
              <a:latin typeface="Calibri" panose="020F0502020204030204"/>
              <a:ea typeface="+mn-ea"/>
              <a:cs typeface="Times New Roman" panose="02020603050405020304" pitchFamily="18" charset="0"/>
            </a:rPr>
            <a:t>Repetitive Negative Thinking</a:t>
          </a:r>
          <a:endParaRPr lang="en-US" sz="1400" b="1">
            <a:solidFill>
              <a:sysClr val="windowText" lastClr="000000"/>
            </a:solidFill>
            <a:latin typeface="Calibri" panose="020F0502020204030204"/>
            <a:ea typeface="+mn-ea"/>
            <a:cs typeface="Times New Roman" panose="02020603050405020304" pitchFamily="18" charset="0"/>
          </a:endParaRPr>
        </a:p>
      </dgm:t>
    </dgm:pt>
    <dgm:pt modelId="{D15C48D6-4452-4B19-9ADC-783C7375062E}" type="parTrans" cxnId="{853C1257-91ED-4EE9-982F-37020AD1F1A0}">
      <dgm:prSet/>
      <dgm:spPr>
        <a:ln>
          <a:tailEnd type="triangle"/>
        </a:ln>
      </dgm:spPr>
      <dgm:t>
        <a:bodyPr/>
        <a:lstStyle/>
        <a:p>
          <a:endParaRPr lang="en-US">
            <a:latin typeface="+mn-lt"/>
            <a:cs typeface="Times New Roman" panose="02020603050405020304" pitchFamily="18" charset="0"/>
          </a:endParaRPr>
        </a:p>
      </dgm:t>
    </dgm:pt>
    <dgm:pt modelId="{709FB80E-3DE8-453E-B2E9-37453456967A}" type="sibTrans" cxnId="{853C1257-91ED-4EE9-982F-37020AD1F1A0}">
      <dgm:prSet/>
      <dgm:spPr/>
      <dgm:t>
        <a:bodyPr/>
        <a:lstStyle/>
        <a:p>
          <a:endParaRPr lang="en-US">
            <a:latin typeface="+mn-lt"/>
            <a:cs typeface="Times New Roman" panose="02020603050405020304" pitchFamily="18" charset="0"/>
          </a:endParaRPr>
        </a:p>
      </dgm:t>
    </dgm:pt>
    <dgm:pt modelId="{BBE007DE-D4B4-4BC7-8CD4-F05A34E541DB}">
      <dgm:prSet phldrT="[Text]" custT="1"/>
      <dgm:spPr>
        <a:xfrm>
          <a:off x="4657306" y="600517"/>
          <a:ext cx="2133157" cy="2133157"/>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gm:spPr>
      <dgm:t>
        <a:bodyPr lIns="0" tIns="0" rIns="0" bIns="0" anchor="ctr" anchorCtr="0"/>
        <a:lstStyle/>
        <a:p>
          <a:pPr algn="ctr" rtl="0">
            <a:buNone/>
          </a:pPr>
          <a:r>
            <a:rPr lang="en-IL" sz="1400" b="1">
              <a:solidFill>
                <a:sysClr val="windowText" lastClr="000000"/>
              </a:solidFill>
              <a:latin typeface="Calibri" panose="020F0502020204030204"/>
              <a:ea typeface="+mn-ea"/>
              <a:cs typeface="Times New Roman" panose="02020603050405020304" pitchFamily="18" charset="0"/>
            </a:rPr>
            <a:t>Emotion</a:t>
          </a:r>
        </a:p>
        <a:p>
          <a:pPr algn="ctr" rtl="0">
            <a:buNone/>
          </a:pPr>
          <a:r>
            <a:rPr lang="en-IL" sz="1400" b="1">
              <a:solidFill>
                <a:sysClr val="windowText" lastClr="000000"/>
              </a:solidFill>
              <a:latin typeface="Calibri" panose="020F0502020204030204"/>
              <a:ea typeface="+mn-ea"/>
              <a:cs typeface="Times New Roman" panose="02020603050405020304" pitchFamily="18" charset="0"/>
            </a:rPr>
            <a:t>Regulation</a:t>
          </a:r>
          <a:endParaRPr lang="en-US" sz="1400" b="1">
            <a:solidFill>
              <a:sysClr val="windowText" lastClr="000000"/>
            </a:solidFill>
            <a:latin typeface="Calibri" panose="020F0502020204030204"/>
            <a:ea typeface="+mn-ea"/>
            <a:cs typeface="Times New Roman" panose="02020603050405020304" pitchFamily="18" charset="0"/>
          </a:endParaRPr>
        </a:p>
      </dgm:t>
    </dgm:pt>
    <dgm:pt modelId="{47E7B4D4-5801-4999-985E-616D75480D8D}" type="parTrans" cxnId="{0D4CE5FE-1438-4D8A-977A-86F550890C9B}">
      <dgm:prSet/>
      <dgm:spPr>
        <a:ln>
          <a:tailEnd type="triangle"/>
        </a:ln>
      </dgm:spPr>
      <dgm:t>
        <a:bodyPr/>
        <a:lstStyle/>
        <a:p>
          <a:endParaRPr lang="en-US">
            <a:latin typeface="+mn-lt"/>
            <a:cs typeface="Times New Roman" panose="02020603050405020304" pitchFamily="18" charset="0"/>
          </a:endParaRPr>
        </a:p>
      </dgm:t>
    </dgm:pt>
    <dgm:pt modelId="{08B26CAE-D7CC-4D71-A8A4-71101DA27C6E}" type="sibTrans" cxnId="{0D4CE5FE-1438-4D8A-977A-86F550890C9B}">
      <dgm:prSet/>
      <dgm:spPr/>
      <dgm:t>
        <a:bodyPr/>
        <a:lstStyle/>
        <a:p>
          <a:endParaRPr lang="en-US">
            <a:latin typeface="+mn-lt"/>
            <a:cs typeface="Times New Roman" panose="02020603050405020304" pitchFamily="18" charset="0"/>
          </a:endParaRPr>
        </a:p>
      </dgm:t>
    </dgm:pt>
    <dgm:pt modelId="{18108439-C9C6-4DCC-8C33-33575B24954C}">
      <dgm:prSet phldrT="[Text]" custT="1"/>
      <dgm:spPr>
        <a:xfrm>
          <a:off x="4657306" y="2486025"/>
          <a:ext cx="2133157" cy="2133157"/>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gm:spPr>
      <dgm:t>
        <a:bodyPr lIns="0" tIns="0" rIns="0" bIns="0" anchor="ctr" anchorCtr="0"/>
        <a:lstStyle/>
        <a:p>
          <a:pPr algn="ctr" rtl="0">
            <a:buNone/>
          </a:pPr>
          <a:r>
            <a:rPr lang="en-IL" sz="1400" b="1">
              <a:solidFill>
                <a:sysClr val="windowText" lastClr="000000"/>
              </a:solidFill>
              <a:latin typeface="Calibri" panose="020F0502020204030204"/>
              <a:ea typeface="+mn-ea"/>
              <a:cs typeface="Times New Roman" panose="02020603050405020304" pitchFamily="18" charset="0"/>
            </a:rPr>
            <a:t>Cognitive</a:t>
          </a:r>
        </a:p>
        <a:p>
          <a:pPr algn="ctr" rtl="0">
            <a:buNone/>
          </a:pPr>
          <a:r>
            <a:rPr lang="en-IL" sz="1400" b="1">
              <a:solidFill>
                <a:sysClr val="windowText" lastClr="000000"/>
              </a:solidFill>
              <a:latin typeface="Calibri" panose="020F0502020204030204"/>
              <a:ea typeface="+mn-ea"/>
              <a:cs typeface="Times New Roman" panose="02020603050405020304" pitchFamily="18" charset="0"/>
            </a:rPr>
            <a:t>Fusion</a:t>
          </a:r>
          <a:endParaRPr lang="en-US" sz="1400" b="1">
            <a:solidFill>
              <a:sysClr val="windowText" lastClr="000000"/>
            </a:solidFill>
            <a:latin typeface="Calibri" panose="020F0502020204030204"/>
            <a:ea typeface="+mn-ea"/>
            <a:cs typeface="Times New Roman" panose="02020603050405020304" pitchFamily="18" charset="0"/>
          </a:endParaRPr>
        </a:p>
      </dgm:t>
    </dgm:pt>
    <dgm:pt modelId="{7F209610-CF44-4E9E-87D7-BB9773C27B58}" type="parTrans" cxnId="{B247BA16-9DF4-42EB-9A36-4D6734C6B811}">
      <dgm:prSet/>
      <dgm:spPr>
        <a:ln>
          <a:tailEnd type="triangle"/>
        </a:ln>
      </dgm:spPr>
      <dgm:t>
        <a:bodyPr/>
        <a:lstStyle/>
        <a:p>
          <a:endParaRPr lang="en-US">
            <a:latin typeface="+mn-lt"/>
            <a:cs typeface="Times New Roman" panose="02020603050405020304" pitchFamily="18" charset="0"/>
          </a:endParaRPr>
        </a:p>
      </dgm:t>
    </dgm:pt>
    <dgm:pt modelId="{DC907F23-1BC3-4714-BDC0-F91C11FD67BE}" type="sibTrans" cxnId="{B247BA16-9DF4-42EB-9A36-4D6734C6B811}">
      <dgm:prSet/>
      <dgm:spPr/>
      <dgm:t>
        <a:bodyPr/>
        <a:lstStyle/>
        <a:p>
          <a:endParaRPr lang="en-US">
            <a:latin typeface="+mn-lt"/>
            <a:cs typeface="Times New Roman" panose="02020603050405020304" pitchFamily="18" charset="0"/>
          </a:endParaRPr>
        </a:p>
      </dgm:t>
    </dgm:pt>
    <dgm:pt modelId="{471035CA-695E-4118-B97E-57682E9049C1}">
      <dgm:prSet phldrT="[Text]" custT="1"/>
      <dgm:spPr>
        <a:xfrm>
          <a:off x="3024408" y="3428778"/>
          <a:ext cx="2133157" cy="2133157"/>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gm:spPr>
      <dgm:t>
        <a:bodyPr lIns="0" tIns="0" rIns="0" bIns="0" anchor="ctr" anchorCtr="0"/>
        <a:lstStyle/>
        <a:p>
          <a:pPr rtl="0">
            <a:buNone/>
          </a:pPr>
          <a:r>
            <a:rPr lang="en-IL" sz="1400" b="1">
              <a:solidFill>
                <a:sysClr val="windowText" lastClr="000000"/>
              </a:solidFill>
              <a:latin typeface="Calibri" panose="020F0502020204030204"/>
              <a:ea typeface="+mn-ea"/>
              <a:cs typeface="Times New Roman" panose="02020603050405020304" pitchFamily="18" charset="0"/>
            </a:rPr>
            <a:t>Working Memory Biases</a:t>
          </a:r>
          <a:endParaRPr lang="en-US" sz="1400" b="1">
            <a:solidFill>
              <a:sysClr val="windowText" lastClr="000000"/>
            </a:solidFill>
            <a:latin typeface="Calibri" panose="020F0502020204030204"/>
            <a:ea typeface="+mn-ea"/>
            <a:cs typeface="Times New Roman" panose="02020603050405020304" pitchFamily="18" charset="0"/>
          </a:endParaRPr>
        </a:p>
      </dgm:t>
    </dgm:pt>
    <dgm:pt modelId="{A763194C-9796-4729-BE5B-6621F7D6F53C}" type="parTrans" cxnId="{90BFC234-5351-4520-B6F4-998F3C4756D2}">
      <dgm:prSet/>
      <dgm:spPr>
        <a:ln>
          <a:tailEnd type="triangle"/>
        </a:ln>
      </dgm:spPr>
      <dgm:t>
        <a:bodyPr/>
        <a:lstStyle/>
        <a:p>
          <a:endParaRPr lang="en-US">
            <a:latin typeface="+mn-lt"/>
            <a:cs typeface="Times New Roman" panose="02020603050405020304" pitchFamily="18" charset="0"/>
          </a:endParaRPr>
        </a:p>
      </dgm:t>
    </dgm:pt>
    <dgm:pt modelId="{A60ED47B-A510-45E5-BB54-160185A3FACA}" type="sibTrans" cxnId="{90BFC234-5351-4520-B6F4-998F3C4756D2}">
      <dgm:prSet/>
      <dgm:spPr/>
      <dgm:t>
        <a:bodyPr/>
        <a:lstStyle/>
        <a:p>
          <a:endParaRPr lang="en-US">
            <a:latin typeface="+mn-lt"/>
            <a:cs typeface="Times New Roman" panose="02020603050405020304" pitchFamily="18" charset="0"/>
          </a:endParaRPr>
        </a:p>
      </dgm:t>
    </dgm:pt>
    <dgm:pt modelId="{C0500567-3CC4-4491-9395-1BCB8433FD47}">
      <dgm:prSet phldrT="[Text]" custT="1"/>
      <dgm:spPr>
        <a:xfrm>
          <a:off x="1391511" y="2486025"/>
          <a:ext cx="2133157" cy="2133157"/>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gm:spPr>
      <dgm:t>
        <a:bodyPr lIns="0" tIns="0" rIns="0" bIns="0" anchor="ctr" anchorCtr="0"/>
        <a:lstStyle/>
        <a:p>
          <a:pPr algn="ctr" rtl="0">
            <a:buNone/>
          </a:pPr>
          <a:r>
            <a:rPr lang="en-IL" sz="1400" b="1">
              <a:solidFill>
                <a:sysClr val="windowText" lastClr="000000"/>
              </a:solidFill>
              <a:latin typeface="Calibri" panose="020F0502020204030204"/>
              <a:ea typeface="+mn-ea"/>
              <a:cs typeface="Times New Roman" panose="02020603050405020304" pitchFamily="18" charset="0"/>
            </a:rPr>
            <a:t>Cognitive Dyscontrol</a:t>
          </a:r>
          <a:endParaRPr lang="en-US" sz="1400" b="1">
            <a:solidFill>
              <a:sysClr val="windowText" lastClr="000000"/>
            </a:solidFill>
            <a:latin typeface="Calibri" panose="020F0502020204030204"/>
            <a:ea typeface="+mn-ea"/>
            <a:cs typeface="Times New Roman" panose="02020603050405020304" pitchFamily="18" charset="0"/>
          </a:endParaRPr>
        </a:p>
      </dgm:t>
    </dgm:pt>
    <dgm:pt modelId="{47D8CEF3-2328-4C16-AFE3-AFB1F5D10686}" type="parTrans" cxnId="{74948AF0-617A-489B-8511-97613859DED0}">
      <dgm:prSet/>
      <dgm:spPr>
        <a:ln>
          <a:tailEnd type="triangle"/>
        </a:ln>
      </dgm:spPr>
      <dgm:t>
        <a:bodyPr/>
        <a:lstStyle/>
        <a:p>
          <a:endParaRPr lang="en-US">
            <a:latin typeface="+mn-lt"/>
            <a:cs typeface="Times New Roman" panose="02020603050405020304" pitchFamily="18" charset="0"/>
          </a:endParaRPr>
        </a:p>
      </dgm:t>
    </dgm:pt>
    <dgm:pt modelId="{2582D43B-1517-4758-9CAC-9F0B7A54890A}" type="sibTrans" cxnId="{74948AF0-617A-489B-8511-97613859DED0}">
      <dgm:prSet/>
      <dgm:spPr/>
      <dgm:t>
        <a:bodyPr/>
        <a:lstStyle/>
        <a:p>
          <a:endParaRPr lang="en-US">
            <a:latin typeface="+mn-lt"/>
            <a:cs typeface="Times New Roman" panose="02020603050405020304" pitchFamily="18" charset="0"/>
          </a:endParaRPr>
        </a:p>
      </dgm:t>
    </dgm:pt>
    <dgm:pt modelId="{DF556FED-A273-4204-8FA0-79AE6260745E}">
      <dgm:prSet phldrT="[Text]" custT="1"/>
      <dgm:spPr>
        <a:xfrm>
          <a:off x="1391511" y="600517"/>
          <a:ext cx="2133157" cy="2133157"/>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gm:spPr>
      <dgm:t>
        <a:bodyPr lIns="0" tIns="0" rIns="0" bIns="0"/>
        <a:lstStyle/>
        <a:p>
          <a:pPr algn="ctr" rtl="0">
            <a:buNone/>
          </a:pPr>
          <a:r>
            <a:rPr lang="en-IL" sz="1400" b="1">
              <a:solidFill>
                <a:sysClr val="windowText" lastClr="000000"/>
              </a:solidFill>
              <a:latin typeface="Calibri" panose="020F0502020204030204"/>
              <a:ea typeface="+mn-ea"/>
              <a:cs typeface="Times New Roman" panose="02020603050405020304" pitchFamily="18" charset="0"/>
            </a:rPr>
            <a:t> (Negative) Mind-</a:t>
          </a:r>
        </a:p>
        <a:p>
          <a:pPr algn="ctr" rtl="0">
            <a:buNone/>
          </a:pPr>
          <a:r>
            <a:rPr lang="en-IL" sz="1400" b="1">
              <a:solidFill>
                <a:sysClr val="windowText" lastClr="000000"/>
              </a:solidFill>
              <a:latin typeface="Calibri" panose="020F0502020204030204"/>
              <a:ea typeface="+mn-ea"/>
              <a:cs typeface="Times New Roman" panose="02020603050405020304" pitchFamily="18" charset="0"/>
            </a:rPr>
            <a:t>wandering</a:t>
          </a:r>
          <a:endParaRPr lang="en-US" sz="1400" b="1">
            <a:solidFill>
              <a:sysClr val="windowText" lastClr="000000"/>
            </a:solidFill>
            <a:latin typeface="Calibri" panose="020F0502020204030204"/>
            <a:ea typeface="+mn-ea"/>
            <a:cs typeface="Times New Roman" panose="02020603050405020304" pitchFamily="18" charset="0"/>
          </a:endParaRPr>
        </a:p>
      </dgm:t>
    </dgm:pt>
    <dgm:pt modelId="{A3F4BBAA-95BB-4501-9B35-6487BE2A172E}" type="parTrans" cxnId="{A449801B-2C61-48B0-A875-FA509A5A784C}">
      <dgm:prSet/>
      <dgm:spPr>
        <a:ln>
          <a:tailEnd type="triangle"/>
        </a:ln>
      </dgm:spPr>
      <dgm:t>
        <a:bodyPr/>
        <a:lstStyle/>
        <a:p>
          <a:endParaRPr lang="en-US"/>
        </a:p>
      </dgm:t>
    </dgm:pt>
    <dgm:pt modelId="{87A6599D-EA53-4C3B-A935-FEDD82997ACA}" type="sibTrans" cxnId="{A449801B-2C61-48B0-A875-FA509A5A784C}">
      <dgm:prSet/>
      <dgm:spPr/>
      <dgm:t>
        <a:bodyPr/>
        <a:lstStyle/>
        <a:p>
          <a:endParaRPr lang="en-US"/>
        </a:p>
      </dgm:t>
    </dgm:pt>
    <dgm:pt modelId="{AAC7A811-D5B2-4927-8194-0A440AF1C88B}">
      <dgm:prSet phldrT="[Text]" custT="1"/>
      <dgm:spPr>
        <a:xfrm>
          <a:off x="2671768" y="1190630"/>
          <a:ext cx="2838438" cy="2838438"/>
        </a:xfrm>
        <a:prstGeom prst="ellipse">
          <a:avLst/>
        </a:prstGeom>
        <a:solidFill>
          <a:srgbClr val="FFC000">
            <a:lumMod val="20000"/>
            <a:lumOff val="80000"/>
          </a:srgbClr>
        </a:solidFill>
        <a:ln w="25400" cap="flat" cmpd="sng" algn="ctr">
          <a:solidFill>
            <a:scrgbClr r="0" g="0" b="0"/>
          </a:solidFill>
          <a:prstDash val="solid"/>
          <a:miter lim="800000"/>
        </a:ln>
        <a:effectLst/>
      </dgm:spPr>
      <dgm:t>
        <a:bodyPr/>
        <a:lstStyle/>
        <a:p>
          <a:pPr>
            <a:buNone/>
          </a:pPr>
          <a:r>
            <a:rPr lang="en-IL" sz="2800" b="1">
              <a:solidFill>
                <a:sysClr val="windowText" lastClr="000000"/>
              </a:solidFill>
              <a:latin typeface="Calibri" panose="020F0502020204030204"/>
              <a:ea typeface="+mn-ea"/>
              <a:cs typeface="Times New Roman" panose="02020603050405020304" pitchFamily="18" charset="0"/>
            </a:rPr>
            <a:t>Internal Attention</a:t>
          </a:r>
          <a:endParaRPr lang="en-US" sz="2800" b="1">
            <a:solidFill>
              <a:sysClr val="windowText" lastClr="000000"/>
            </a:solidFill>
            <a:latin typeface="Calibri" panose="020F0502020204030204"/>
            <a:ea typeface="+mn-ea"/>
            <a:cs typeface="Times New Roman" panose="02020603050405020304" pitchFamily="18" charset="0"/>
          </a:endParaRPr>
        </a:p>
      </dgm:t>
    </dgm:pt>
    <dgm:pt modelId="{0CDE9DD7-3D6D-4C94-9002-0B1050240A74}" type="sibTrans" cxnId="{F4A02D0F-BFD4-4A66-AF82-0005737F6C41}">
      <dgm:prSet/>
      <dgm:spPr/>
      <dgm:t>
        <a:bodyPr/>
        <a:lstStyle/>
        <a:p>
          <a:endParaRPr lang="en-US">
            <a:latin typeface="+mn-lt"/>
            <a:cs typeface="Times New Roman" panose="02020603050405020304" pitchFamily="18" charset="0"/>
          </a:endParaRPr>
        </a:p>
      </dgm:t>
    </dgm:pt>
    <dgm:pt modelId="{1BA9BFC2-5276-4194-8B33-CDF2ACF169F8}" type="parTrans" cxnId="{F4A02D0F-BFD4-4A66-AF82-0005737F6C41}">
      <dgm:prSet/>
      <dgm:spPr/>
      <dgm:t>
        <a:bodyPr/>
        <a:lstStyle/>
        <a:p>
          <a:endParaRPr lang="en-US">
            <a:latin typeface="+mn-lt"/>
            <a:cs typeface="Times New Roman" panose="02020603050405020304" pitchFamily="18" charset="0"/>
          </a:endParaRPr>
        </a:p>
      </dgm:t>
    </dgm:pt>
    <dgm:pt modelId="{2F51EB46-FAFB-4D10-81AE-52598F2D8BAD}" type="pres">
      <dgm:prSet presAssocID="{E37766EB-F418-4CFB-9F8B-CD7A3CFCE30B}" presName="composite" presStyleCnt="0">
        <dgm:presLayoutVars>
          <dgm:chMax val="1"/>
          <dgm:dir/>
          <dgm:resizeHandles val="exact"/>
        </dgm:presLayoutVars>
      </dgm:prSet>
      <dgm:spPr/>
    </dgm:pt>
    <dgm:pt modelId="{2D036F0A-DA3B-40E6-AF92-D52BF92F523C}" type="pres">
      <dgm:prSet presAssocID="{E37766EB-F418-4CFB-9F8B-CD7A3CFCE30B}" presName="radial" presStyleCnt="0">
        <dgm:presLayoutVars>
          <dgm:animLvl val="ctr"/>
        </dgm:presLayoutVars>
      </dgm:prSet>
      <dgm:spPr/>
    </dgm:pt>
    <dgm:pt modelId="{600E813D-8276-4577-B82B-1645527057D4}" type="pres">
      <dgm:prSet presAssocID="{AAC7A811-D5B2-4927-8194-0A440AF1C88B}" presName="centerShape" presStyleLbl="vennNode1" presStyleIdx="0" presStyleCnt="7" custScaleX="98036" custScaleY="98036"/>
      <dgm:spPr/>
    </dgm:pt>
    <dgm:pt modelId="{00D000DA-E252-4F9B-9F1B-1916C8DD4653}" type="pres">
      <dgm:prSet presAssocID="{54FF89E3-D4E8-4D08-A27E-81CF6238EBB5}" presName="node" presStyleLbl="vennNode1" presStyleIdx="1" presStyleCnt="7" custScaleX="147353" custScaleY="147353">
        <dgm:presLayoutVars>
          <dgm:bulletEnabled val="1"/>
        </dgm:presLayoutVars>
      </dgm:prSet>
      <dgm:spPr/>
    </dgm:pt>
    <dgm:pt modelId="{887AC9C1-0050-4CE9-9A94-7E78EABE7C76}" type="pres">
      <dgm:prSet presAssocID="{BBE007DE-D4B4-4BC7-8CD4-F05A34E541DB}" presName="node" presStyleLbl="vennNode1" presStyleIdx="2" presStyleCnt="7" custScaleX="147353" custScaleY="147353">
        <dgm:presLayoutVars>
          <dgm:bulletEnabled val="1"/>
        </dgm:presLayoutVars>
      </dgm:prSet>
      <dgm:spPr/>
    </dgm:pt>
    <dgm:pt modelId="{2F835E0B-B529-4211-AC99-6078EFDB0ACD}" type="pres">
      <dgm:prSet presAssocID="{18108439-C9C6-4DCC-8C33-33575B24954C}" presName="node" presStyleLbl="vennNode1" presStyleIdx="3" presStyleCnt="7" custScaleX="147353" custScaleY="147353">
        <dgm:presLayoutVars>
          <dgm:bulletEnabled val="1"/>
        </dgm:presLayoutVars>
      </dgm:prSet>
      <dgm:spPr/>
    </dgm:pt>
    <dgm:pt modelId="{BEC24B81-B425-4487-850D-960D414136EC}" type="pres">
      <dgm:prSet presAssocID="{471035CA-695E-4118-B97E-57682E9049C1}" presName="node" presStyleLbl="vennNode1" presStyleIdx="4" presStyleCnt="7" custScaleX="147353" custScaleY="147353">
        <dgm:presLayoutVars>
          <dgm:bulletEnabled val="1"/>
        </dgm:presLayoutVars>
      </dgm:prSet>
      <dgm:spPr/>
    </dgm:pt>
    <dgm:pt modelId="{09557107-F7FC-40E0-9C4D-CBF710E3D50A}" type="pres">
      <dgm:prSet presAssocID="{C0500567-3CC4-4491-9395-1BCB8433FD47}" presName="node" presStyleLbl="vennNode1" presStyleIdx="5" presStyleCnt="7" custScaleX="147353" custScaleY="147353">
        <dgm:presLayoutVars>
          <dgm:bulletEnabled val="1"/>
        </dgm:presLayoutVars>
      </dgm:prSet>
      <dgm:spPr/>
    </dgm:pt>
    <dgm:pt modelId="{609DB094-0B1D-48FE-9AEB-964B6FABBBB4}" type="pres">
      <dgm:prSet presAssocID="{DF556FED-A273-4204-8FA0-79AE6260745E}" presName="node" presStyleLbl="vennNode1" presStyleIdx="6" presStyleCnt="7" custScaleX="147353" custScaleY="147353">
        <dgm:presLayoutVars>
          <dgm:bulletEnabled val="1"/>
        </dgm:presLayoutVars>
      </dgm:prSet>
      <dgm:spPr/>
    </dgm:pt>
  </dgm:ptLst>
  <dgm:cxnLst>
    <dgm:cxn modelId="{80B13008-759A-43CB-9ECC-46C2A5D86C19}" type="presOf" srcId="{E37766EB-F418-4CFB-9F8B-CD7A3CFCE30B}" destId="{2F51EB46-FAFB-4D10-81AE-52598F2D8BAD}" srcOrd="0" destOrd="0" presId="urn:microsoft.com/office/officeart/2005/8/layout/radial3"/>
    <dgm:cxn modelId="{F4A02D0F-BFD4-4A66-AF82-0005737F6C41}" srcId="{E37766EB-F418-4CFB-9F8B-CD7A3CFCE30B}" destId="{AAC7A811-D5B2-4927-8194-0A440AF1C88B}" srcOrd="0" destOrd="0" parTransId="{1BA9BFC2-5276-4194-8B33-CDF2ACF169F8}" sibTransId="{0CDE9DD7-3D6D-4C94-9002-0B1050240A74}"/>
    <dgm:cxn modelId="{FB63A810-D939-4D0F-A2A2-72188ECEEBD0}" type="presOf" srcId="{18108439-C9C6-4DCC-8C33-33575B24954C}" destId="{2F835E0B-B529-4211-AC99-6078EFDB0ACD}" srcOrd="0" destOrd="0" presId="urn:microsoft.com/office/officeart/2005/8/layout/radial3"/>
    <dgm:cxn modelId="{B247BA16-9DF4-42EB-9A36-4D6734C6B811}" srcId="{AAC7A811-D5B2-4927-8194-0A440AF1C88B}" destId="{18108439-C9C6-4DCC-8C33-33575B24954C}" srcOrd="2" destOrd="0" parTransId="{7F209610-CF44-4E9E-87D7-BB9773C27B58}" sibTransId="{DC907F23-1BC3-4714-BDC0-F91C11FD67BE}"/>
    <dgm:cxn modelId="{A449801B-2C61-48B0-A875-FA509A5A784C}" srcId="{AAC7A811-D5B2-4927-8194-0A440AF1C88B}" destId="{DF556FED-A273-4204-8FA0-79AE6260745E}" srcOrd="5" destOrd="0" parTransId="{A3F4BBAA-95BB-4501-9B35-6487BE2A172E}" sibTransId="{87A6599D-EA53-4C3B-A935-FEDD82997ACA}"/>
    <dgm:cxn modelId="{707FF822-CCCF-437D-A335-231B893652F8}" type="presOf" srcId="{471035CA-695E-4118-B97E-57682E9049C1}" destId="{BEC24B81-B425-4487-850D-960D414136EC}" srcOrd="0" destOrd="0" presId="urn:microsoft.com/office/officeart/2005/8/layout/radial3"/>
    <dgm:cxn modelId="{DB7A542A-95C1-42C9-9EFE-CFA7B06B29E0}" type="presOf" srcId="{AAC7A811-D5B2-4927-8194-0A440AF1C88B}" destId="{600E813D-8276-4577-B82B-1645527057D4}" srcOrd="0" destOrd="0" presId="urn:microsoft.com/office/officeart/2005/8/layout/radial3"/>
    <dgm:cxn modelId="{90BFC234-5351-4520-B6F4-998F3C4756D2}" srcId="{AAC7A811-D5B2-4927-8194-0A440AF1C88B}" destId="{471035CA-695E-4118-B97E-57682E9049C1}" srcOrd="3" destOrd="0" parTransId="{A763194C-9796-4729-BE5B-6621F7D6F53C}" sibTransId="{A60ED47B-A510-45E5-BB54-160185A3FACA}"/>
    <dgm:cxn modelId="{853C1257-91ED-4EE9-982F-37020AD1F1A0}" srcId="{AAC7A811-D5B2-4927-8194-0A440AF1C88B}" destId="{54FF89E3-D4E8-4D08-A27E-81CF6238EBB5}" srcOrd="0" destOrd="0" parTransId="{D15C48D6-4452-4B19-9ADC-783C7375062E}" sibTransId="{709FB80E-3DE8-453E-B2E9-37453456967A}"/>
    <dgm:cxn modelId="{C26B405A-4C63-4826-86D6-97F2F21BB690}" type="presOf" srcId="{C0500567-3CC4-4491-9395-1BCB8433FD47}" destId="{09557107-F7FC-40E0-9C4D-CBF710E3D50A}" srcOrd="0" destOrd="0" presId="urn:microsoft.com/office/officeart/2005/8/layout/radial3"/>
    <dgm:cxn modelId="{4B6074A4-0FCC-4C79-B70A-7B4E4CD3BA61}" type="presOf" srcId="{BBE007DE-D4B4-4BC7-8CD4-F05A34E541DB}" destId="{887AC9C1-0050-4CE9-9A94-7E78EABE7C76}" srcOrd="0" destOrd="0" presId="urn:microsoft.com/office/officeart/2005/8/layout/radial3"/>
    <dgm:cxn modelId="{94CF5BD1-FAD5-42BB-B431-1D2B8D4BC3E7}" type="presOf" srcId="{DF556FED-A273-4204-8FA0-79AE6260745E}" destId="{609DB094-0B1D-48FE-9AEB-964B6FABBBB4}" srcOrd="0" destOrd="0" presId="urn:microsoft.com/office/officeart/2005/8/layout/radial3"/>
    <dgm:cxn modelId="{B254D0ED-B61F-4B4D-977B-521133C2E5B4}" type="presOf" srcId="{54FF89E3-D4E8-4D08-A27E-81CF6238EBB5}" destId="{00D000DA-E252-4F9B-9F1B-1916C8DD4653}" srcOrd="0" destOrd="0" presId="urn:microsoft.com/office/officeart/2005/8/layout/radial3"/>
    <dgm:cxn modelId="{74948AF0-617A-489B-8511-97613859DED0}" srcId="{AAC7A811-D5B2-4927-8194-0A440AF1C88B}" destId="{C0500567-3CC4-4491-9395-1BCB8433FD47}" srcOrd="4" destOrd="0" parTransId="{47D8CEF3-2328-4C16-AFE3-AFB1F5D10686}" sibTransId="{2582D43B-1517-4758-9CAC-9F0B7A54890A}"/>
    <dgm:cxn modelId="{0D4CE5FE-1438-4D8A-977A-86F550890C9B}" srcId="{AAC7A811-D5B2-4927-8194-0A440AF1C88B}" destId="{BBE007DE-D4B4-4BC7-8CD4-F05A34E541DB}" srcOrd="1" destOrd="0" parTransId="{47E7B4D4-5801-4999-985E-616D75480D8D}" sibTransId="{08B26CAE-D7CC-4D71-A8A4-71101DA27C6E}"/>
    <dgm:cxn modelId="{2B6B6F70-DC13-4984-B735-FCDF15ED2F05}" type="presParOf" srcId="{2F51EB46-FAFB-4D10-81AE-52598F2D8BAD}" destId="{2D036F0A-DA3B-40E6-AF92-D52BF92F523C}" srcOrd="0" destOrd="0" presId="urn:microsoft.com/office/officeart/2005/8/layout/radial3"/>
    <dgm:cxn modelId="{F3B1D347-ED1A-4B9B-B37E-B330FD15478A}" type="presParOf" srcId="{2D036F0A-DA3B-40E6-AF92-D52BF92F523C}" destId="{600E813D-8276-4577-B82B-1645527057D4}" srcOrd="0" destOrd="0" presId="urn:microsoft.com/office/officeart/2005/8/layout/radial3"/>
    <dgm:cxn modelId="{1135D85C-DF18-45C1-8611-05009F89A2F7}" type="presParOf" srcId="{2D036F0A-DA3B-40E6-AF92-D52BF92F523C}" destId="{00D000DA-E252-4F9B-9F1B-1916C8DD4653}" srcOrd="1" destOrd="0" presId="urn:microsoft.com/office/officeart/2005/8/layout/radial3"/>
    <dgm:cxn modelId="{FB28569E-B58C-4C03-9156-AA3CA6ED6B33}" type="presParOf" srcId="{2D036F0A-DA3B-40E6-AF92-D52BF92F523C}" destId="{887AC9C1-0050-4CE9-9A94-7E78EABE7C76}" srcOrd="2" destOrd="0" presId="urn:microsoft.com/office/officeart/2005/8/layout/radial3"/>
    <dgm:cxn modelId="{8B8EDC77-E13B-4561-86C6-C5A26EA4C774}" type="presParOf" srcId="{2D036F0A-DA3B-40E6-AF92-D52BF92F523C}" destId="{2F835E0B-B529-4211-AC99-6078EFDB0ACD}" srcOrd="3" destOrd="0" presId="urn:microsoft.com/office/officeart/2005/8/layout/radial3"/>
    <dgm:cxn modelId="{18513CC2-0C61-46EB-8A2D-E55EC21CE9E9}" type="presParOf" srcId="{2D036F0A-DA3B-40E6-AF92-D52BF92F523C}" destId="{BEC24B81-B425-4487-850D-960D414136EC}" srcOrd="4" destOrd="0" presId="urn:microsoft.com/office/officeart/2005/8/layout/radial3"/>
    <dgm:cxn modelId="{98CD81C7-48F9-4512-9D5A-E981D4CB4EDB}" type="presParOf" srcId="{2D036F0A-DA3B-40E6-AF92-D52BF92F523C}" destId="{09557107-F7FC-40E0-9C4D-CBF710E3D50A}" srcOrd="5" destOrd="0" presId="urn:microsoft.com/office/officeart/2005/8/layout/radial3"/>
    <dgm:cxn modelId="{0AA09282-A84F-4E28-BDBB-728509E37B90}" type="presParOf" srcId="{2D036F0A-DA3B-40E6-AF92-D52BF92F523C}" destId="{609DB094-0B1D-48FE-9AEB-964B6FABBBB4}" srcOrd="6" destOrd="0" presId="urn:microsoft.com/office/officeart/2005/8/layout/radial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0E813D-8276-4577-B82B-1645527057D4}">
      <dsp:nvSpPr>
        <dsp:cNvPr id="0" name=""/>
        <dsp:cNvSpPr/>
      </dsp:nvSpPr>
      <dsp:spPr>
        <a:xfrm>
          <a:off x="2481797" y="1105896"/>
          <a:ext cx="2636432" cy="2636432"/>
        </a:xfrm>
        <a:prstGeom prst="ellipse">
          <a:avLst/>
        </a:prstGeom>
        <a:solidFill>
          <a:srgbClr val="FFC000">
            <a:lumMod val="20000"/>
            <a:lumOff val="80000"/>
          </a:srgbClr>
        </a:solidFill>
        <a:ln w="25400" cap="flat" cmpd="sng" algn="ctr">
          <a:solidFill>
            <a:scrgbClr r="0" g="0" b="0"/>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r>
            <a:rPr lang="en-IL" sz="2800" b="1" kern="1200">
              <a:solidFill>
                <a:sysClr val="windowText" lastClr="000000"/>
              </a:solidFill>
              <a:latin typeface="Calibri" panose="020F0502020204030204"/>
              <a:ea typeface="+mn-ea"/>
              <a:cs typeface="Times New Roman" panose="02020603050405020304" pitchFamily="18" charset="0"/>
            </a:rPr>
            <a:t>Internal Attention</a:t>
          </a:r>
          <a:endParaRPr lang="en-US" sz="2800" b="1" kern="1200">
            <a:solidFill>
              <a:sysClr val="windowText" lastClr="000000"/>
            </a:solidFill>
            <a:latin typeface="Calibri" panose="020F0502020204030204"/>
            <a:ea typeface="+mn-ea"/>
            <a:cs typeface="Times New Roman" panose="02020603050405020304" pitchFamily="18" charset="0"/>
          </a:endParaRPr>
        </a:p>
      </dsp:txBody>
      <dsp:txXfrm>
        <a:off x="2867894" y="1491993"/>
        <a:ext cx="1864238" cy="1864238"/>
      </dsp:txXfrm>
    </dsp:sp>
    <dsp:sp modelId="{00D000DA-E252-4F9B-9F1B-1916C8DD4653}">
      <dsp:nvSpPr>
        <dsp:cNvPr id="0" name=""/>
        <dsp:cNvSpPr/>
      </dsp:nvSpPr>
      <dsp:spPr>
        <a:xfrm>
          <a:off x="2809340" y="-317880"/>
          <a:ext cx="1981345" cy="1981345"/>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rtl="0">
            <a:lnSpc>
              <a:spcPct val="90000"/>
            </a:lnSpc>
            <a:spcBef>
              <a:spcPct val="0"/>
            </a:spcBef>
            <a:spcAft>
              <a:spcPct val="35000"/>
            </a:spcAft>
            <a:buNone/>
          </a:pPr>
          <a:r>
            <a:rPr lang="en-IL" sz="1400" b="1" kern="1200">
              <a:solidFill>
                <a:sysClr val="windowText" lastClr="000000"/>
              </a:solidFill>
              <a:latin typeface="Calibri" panose="020F0502020204030204"/>
              <a:ea typeface="+mn-ea"/>
              <a:cs typeface="Times New Roman" panose="02020603050405020304" pitchFamily="18" charset="0"/>
            </a:rPr>
            <a:t>Repetitive Negative Thinking</a:t>
          </a:r>
          <a:endParaRPr lang="en-US" sz="1400" b="1" kern="1200">
            <a:solidFill>
              <a:sysClr val="windowText" lastClr="000000"/>
            </a:solidFill>
            <a:latin typeface="Calibri" panose="020F0502020204030204"/>
            <a:ea typeface="+mn-ea"/>
            <a:cs typeface="Times New Roman" panose="02020603050405020304" pitchFamily="18" charset="0"/>
          </a:endParaRPr>
        </a:p>
      </dsp:txBody>
      <dsp:txXfrm>
        <a:off x="3099501" y="-27719"/>
        <a:ext cx="1401023" cy="1401023"/>
      </dsp:txXfrm>
    </dsp:sp>
    <dsp:sp modelId="{887AC9C1-0050-4CE9-9A94-7E78EABE7C76}">
      <dsp:nvSpPr>
        <dsp:cNvPr id="0" name=""/>
        <dsp:cNvSpPr/>
      </dsp:nvSpPr>
      <dsp:spPr>
        <a:xfrm>
          <a:off x="4326028" y="557779"/>
          <a:ext cx="1981345" cy="1981345"/>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rtl="0">
            <a:lnSpc>
              <a:spcPct val="90000"/>
            </a:lnSpc>
            <a:spcBef>
              <a:spcPct val="0"/>
            </a:spcBef>
            <a:spcAft>
              <a:spcPct val="35000"/>
            </a:spcAft>
            <a:buNone/>
          </a:pPr>
          <a:r>
            <a:rPr lang="en-IL" sz="1400" b="1" kern="1200">
              <a:solidFill>
                <a:sysClr val="windowText" lastClr="000000"/>
              </a:solidFill>
              <a:latin typeface="Calibri" panose="020F0502020204030204"/>
              <a:ea typeface="+mn-ea"/>
              <a:cs typeface="Times New Roman" panose="02020603050405020304" pitchFamily="18" charset="0"/>
            </a:rPr>
            <a:t>Emotion</a:t>
          </a:r>
        </a:p>
        <a:p>
          <a:pPr marL="0" lvl="0" indent="0" algn="ctr" defTabSz="622300" rtl="0">
            <a:lnSpc>
              <a:spcPct val="90000"/>
            </a:lnSpc>
            <a:spcBef>
              <a:spcPct val="0"/>
            </a:spcBef>
            <a:spcAft>
              <a:spcPct val="35000"/>
            </a:spcAft>
            <a:buNone/>
          </a:pPr>
          <a:r>
            <a:rPr lang="en-IL" sz="1400" b="1" kern="1200">
              <a:solidFill>
                <a:sysClr val="windowText" lastClr="000000"/>
              </a:solidFill>
              <a:latin typeface="Calibri" panose="020F0502020204030204"/>
              <a:ea typeface="+mn-ea"/>
              <a:cs typeface="Times New Roman" panose="02020603050405020304" pitchFamily="18" charset="0"/>
            </a:rPr>
            <a:t>Regulation</a:t>
          </a:r>
          <a:endParaRPr lang="en-US" sz="1400" b="1" kern="1200">
            <a:solidFill>
              <a:sysClr val="windowText" lastClr="000000"/>
            </a:solidFill>
            <a:latin typeface="Calibri" panose="020F0502020204030204"/>
            <a:ea typeface="+mn-ea"/>
            <a:cs typeface="Times New Roman" panose="02020603050405020304" pitchFamily="18" charset="0"/>
          </a:endParaRPr>
        </a:p>
      </dsp:txBody>
      <dsp:txXfrm>
        <a:off x="4616189" y="847940"/>
        <a:ext cx="1401023" cy="1401023"/>
      </dsp:txXfrm>
    </dsp:sp>
    <dsp:sp modelId="{2F835E0B-B529-4211-AC99-6078EFDB0ACD}">
      <dsp:nvSpPr>
        <dsp:cNvPr id="0" name=""/>
        <dsp:cNvSpPr/>
      </dsp:nvSpPr>
      <dsp:spPr>
        <a:xfrm>
          <a:off x="4326028" y="2309099"/>
          <a:ext cx="1981345" cy="1981345"/>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rtl="0">
            <a:lnSpc>
              <a:spcPct val="90000"/>
            </a:lnSpc>
            <a:spcBef>
              <a:spcPct val="0"/>
            </a:spcBef>
            <a:spcAft>
              <a:spcPct val="35000"/>
            </a:spcAft>
            <a:buNone/>
          </a:pPr>
          <a:r>
            <a:rPr lang="en-IL" sz="1400" b="1" kern="1200">
              <a:solidFill>
                <a:sysClr val="windowText" lastClr="000000"/>
              </a:solidFill>
              <a:latin typeface="Calibri" panose="020F0502020204030204"/>
              <a:ea typeface="+mn-ea"/>
              <a:cs typeface="Times New Roman" panose="02020603050405020304" pitchFamily="18" charset="0"/>
            </a:rPr>
            <a:t>Cognitive</a:t>
          </a:r>
        </a:p>
        <a:p>
          <a:pPr marL="0" lvl="0" indent="0" algn="ctr" defTabSz="622300" rtl="0">
            <a:lnSpc>
              <a:spcPct val="90000"/>
            </a:lnSpc>
            <a:spcBef>
              <a:spcPct val="0"/>
            </a:spcBef>
            <a:spcAft>
              <a:spcPct val="35000"/>
            </a:spcAft>
            <a:buNone/>
          </a:pPr>
          <a:r>
            <a:rPr lang="en-IL" sz="1400" b="1" kern="1200">
              <a:solidFill>
                <a:sysClr val="windowText" lastClr="000000"/>
              </a:solidFill>
              <a:latin typeface="Calibri" panose="020F0502020204030204"/>
              <a:ea typeface="+mn-ea"/>
              <a:cs typeface="Times New Roman" panose="02020603050405020304" pitchFamily="18" charset="0"/>
            </a:rPr>
            <a:t>Fusion</a:t>
          </a:r>
          <a:endParaRPr lang="en-US" sz="1400" b="1" kern="1200">
            <a:solidFill>
              <a:sysClr val="windowText" lastClr="000000"/>
            </a:solidFill>
            <a:latin typeface="Calibri" panose="020F0502020204030204"/>
            <a:ea typeface="+mn-ea"/>
            <a:cs typeface="Times New Roman" panose="02020603050405020304" pitchFamily="18" charset="0"/>
          </a:endParaRPr>
        </a:p>
      </dsp:txBody>
      <dsp:txXfrm>
        <a:off x="4616189" y="2599260"/>
        <a:ext cx="1401023" cy="1401023"/>
      </dsp:txXfrm>
    </dsp:sp>
    <dsp:sp modelId="{BEC24B81-B425-4487-850D-960D414136EC}">
      <dsp:nvSpPr>
        <dsp:cNvPr id="0" name=""/>
        <dsp:cNvSpPr/>
      </dsp:nvSpPr>
      <dsp:spPr>
        <a:xfrm>
          <a:off x="2809340" y="3184759"/>
          <a:ext cx="1981345" cy="1981345"/>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rtl="0">
            <a:lnSpc>
              <a:spcPct val="90000"/>
            </a:lnSpc>
            <a:spcBef>
              <a:spcPct val="0"/>
            </a:spcBef>
            <a:spcAft>
              <a:spcPct val="35000"/>
            </a:spcAft>
            <a:buNone/>
          </a:pPr>
          <a:r>
            <a:rPr lang="en-IL" sz="1400" b="1" kern="1200">
              <a:solidFill>
                <a:sysClr val="windowText" lastClr="000000"/>
              </a:solidFill>
              <a:latin typeface="Calibri" panose="020F0502020204030204"/>
              <a:ea typeface="+mn-ea"/>
              <a:cs typeface="Times New Roman" panose="02020603050405020304" pitchFamily="18" charset="0"/>
            </a:rPr>
            <a:t>Working Memory Biases</a:t>
          </a:r>
          <a:endParaRPr lang="en-US" sz="1400" b="1" kern="1200">
            <a:solidFill>
              <a:sysClr val="windowText" lastClr="000000"/>
            </a:solidFill>
            <a:latin typeface="Calibri" panose="020F0502020204030204"/>
            <a:ea typeface="+mn-ea"/>
            <a:cs typeface="Times New Roman" panose="02020603050405020304" pitchFamily="18" charset="0"/>
          </a:endParaRPr>
        </a:p>
      </dsp:txBody>
      <dsp:txXfrm>
        <a:off x="3099501" y="3474920"/>
        <a:ext cx="1401023" cy="1401023"/>
      </dsp:txXfrm>
    </dsp:sp>
    <dsp:sp modelId="{09557107-F7FC-40E0-9C4D-CBF710E3D50A}">
      <dsp:nvSpPr>
        <dsp:cNvPr id="0" name=""/>
        <dsp:cNvSpPr/>
      </dsp:nvSpPr>
      <dsp:spPr>
        <a:xfrm>
          <a:off x="1292653" y="2309099"/>
          <a:ext cx="1981345" cy="1981345"/>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rtl="0">
            <a:lnSpc>
              <a:spcPct val="90000"/>
            </a:lnSpc>
            <a:spcBef>
              <a:spcPct val="0"/>
            </a:spcBef>
            <a:spcAft>
              <a:spcPct val="35000"/>
            </a:spcAft>
            <a:buNone/>
          </a:pPr>
          <a:r>
            <a:rPr lang="en-IL" sz="1400" b="1" kern="1200">
              <a:solidFill>
                <a:sysClr val="windowText" lastClr="000000"/>
              </a:solidFill>
              <a:latin typeface="Calibri" panose="020F0502020204030204"/>
              <a:ea typeface="+mn-ea"/>
              <a:cs typeface="Times New Roman" panose="02020603050405020304" pitchFamily="18" charset="0"/>
            </a:rPr>
            <a:t>Cognitive Dyscontrol</a:t>
          </a:r>
          <a:endParaRPr lang="en-US" sz="1400" b="1" kern="1200">
            <a:solidFill>
              <a:sysClr val="windowText" lastClr="000000"/>
            </a:solidFill>
            <a:latin typeface="Calibri" panose="020F0502020204030204"/>
            <a:ea typeface="+mn-ea"/>
            <a:cs typeface="Times New Roman" panose="02020603050405020304" pitchFamily="18" charset="0"/>
          </a:endParaRPr>
        </a:p>
      </dsp:txBody>
      <dsp:txXfrm>
        <a:off x="1582814" y="2599260"/>
        <a:ext cx="1401023" cy="1401023"/>
      </dsp:txXfrm>
    </dsp:sp>
    <dsp:sp modelId="{609DB094-0B1D-48FE-9AEB-964B6FABBBB4}">
      <dsp:nvSpPr>
        <dsp:cNvPr id="0" name=""/>
        <dsp:cNvSpPr/>
      </dsp:nvSpPr>
      <dsp:spPr>
        <a:xfrm>
          <a:off x="1292653" y="557779"/>
          <a:ext cx="1981345" cy="1981345"/>
        </a:xfrm>
        <a:prstGeom prst="ellipse">
          <a:avLst/>
        </a:prstGeom>
        <a:solidFill>
          <a:srgbClr val="70AD47">
            <a:lumMod val="40000"/>
            <a:lumOff val="60000"/>
            <a:alpha val="50000"/>
          </a:srgb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rtl="0">
            <a:lnSpc>
              <a:spcPct val="90000"/>
            </a:lnSpc>
            <a:spcBef>
              <a:spcPct val="0"/>
            </a:spcBef>
            <a:spcAft>
              <a:spcPct val="35000"/>
            </a:spcAft>
            <a:buNone/>
          </a:pPr>
          <a:r>
            <a:rPr lang="en-IL" sz="1400" b="1" kern="1200">
              <a:solidFill>
                <a:sysClr val="windowText" lastClr="000000"/>
              </a:solidFill>
              <a:latin typeface="Calibri" panose="020F0502020204030204"/>
              <a:ea typeface="+mn-ea"/>
              <a:cs typeface="Times New Roman" panose="02020603050405020304" pitchFamily="18" charset="0"/>
            </a:rPr>
            <a:t> (Negative) Mind-</a:t>
          </a:r>
        </a:p>
        <a:p>
          <a:pPr marL="0" lvl="0" indent="0" algn="ctr" defTabSz="622300" rtl="0">
            <a:lnSpc>
              <a:spcPct val="90000"/>
            </a:lnSpc>
            <a:spcBef>
              <a:spcPct val="0"/>
            </a:spcBef>
            <a:spcAft>
              <a:spcPct val="35000"/>
            </a:spcAft>
            <a:buNone/>
          </a:pPr>
          <a:r>
            <a:rPr lang="en-IL" sz="1400" b="1" kern="1200">
              <a:solidFill>
                <a:sysClr val="windowText" lastClr="000000"/>
              </a:solidFill>
              <a:latin typeface="Calibri" panose="020F0502020204030204"/>
              <a:ea typeface="+mn-ea"/>
              <a:cs typeface="Times New Roman" panose="02020603050405020304" pitchFamily="18" charset="0"/>
            </a:rPr>
            <a:t>wandering</a:t>
          </a:r>
          <a:endParaRPr lang="en-US" sz="1400" b="1" kern="1200">
            <a:solidFill>
              <a:sysClr val="windowText" lastClr="000000"/>
            </a:solidFill>
            <a:latin typeface="Calibri" panose="020F0502020204030204"/>
            <a:ea typeface="+mn-ea"/>
            <a:cs typeface="Times New Roman" panose="02020603050405020304" pitchFamily="18" charset="0"/>
          </a:endParaRPr>
        </a:p>
      </dsp:txBody>
      <dsp:txXfrm>
        <a:off x="1582814" y="847940"/>
        <a:ext cx="1401023" cy="1401023"/>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86355-D7BB-6840-8706-182DAFC4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52</Pages>
  <Words>95637</Words>
  <Characters>545136</Characters>
  <Application>Microsoft Office Word</Application>
  <DocSecurity>0</DocSecurity>
  <Lines>4542</Lines>
  <Paragraphs>1278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עמית ברנשטיין</cp:lastModifiedBy>
  <cp:revision>65</cp:revision>
  <cp:lastPrinted>2019-10-22T08:02:00Z</cp:lastPrinted>
  <dcterms:created xsi:type="dcterms:W3CDTF">2020-03-08T13:08:00Z</dcterms:created>
  <dcterms:modified xsi:type="dcterms:W3CDTF">2020-03-12T14:22:00Z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12f6ee64-702c-3133-a2c3-15f7692ba47f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
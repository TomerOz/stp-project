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334AF" w14:textId="77777777" w:rsidR="001A7539" w:rsidRPr="00DA185E" w:rsidRDefault="001A7539" w:rsidP="00412EC2">
      <w:pPr>
        <w:ind w:firstLine="0"/>
        <w:jc w:val="center"/>
        <w:outlineLvl w:val="9"/>
        <w:rPr>
          <w:rtl/>
        </w:rPr>
      </w:pPr>
    </w:p>
    <w:p w14:paraId="1D5CD47B" w14:textId="200E0778" w:rsidR="009B7DA0" w:rsidRDefault="009B7DA0" w:rsidP="00412EC2">
      <w:pPr>
        <w:ind w:firstLine="0"/>
        <w:jc w:val="center"/>
        <w:outlineLvl w:val="9"/>
      </w:pPr>
      <w:r>
        <w:t>Simulating Thoughts to</w:t>
      </w:r>
      <w:r w:rsidR="001A7539">
        <w:t xml:space="preserve"> </w:t>
      </w:r>
      <w:r w:rsidR="00E534B9">
        <w:t>Measure and Study</w:t>
      </w:r>
      <w:r>
        <w:t xml:space="preserve"> Internal Attention in Mental Health</w:t>
      </w:r>
    </w:p>
    <w:p w14:paraId="4E1AFD03" w14:textId="2349A639" w:rsidR="00BD6BD0" w:rsidRDefault="00BD6BD0" w:rsidP="00BB7D5F">
      <w:pPr>
        <w:ind w:firstLine="0"/>
        <w:outlineLvl w:val="9"/>
      </w:pPr>
    </w:p>
    <w:p w14:paraId="5B7A9373" w14:textId="60EFEE4C" w:rsidR="00866512" w:rsidRDefault="00866512" w:rsidP="00BB7D5F">
      <w:pPr>
        <w:ind w:firstLine="0"/>
        <w:outlineLvl w:val="9"/>
      </w:pPr>
      <w:r>
        <w:t xml:space="preserve">Running Head: </w:t>
      </w:r>
      <w:r w:rsidR="00A36222">
        <w:t xml:space="preserve">INTERNAL ATTENTION </w:t>
      </w:r>
    </w:p>
    <w:p w14:paraId="30205B6D" w14:textId="77777777" w:rsidR="00AF435A" w:rsidRDefault="00AF435A" w:rsidP="00BB7D5F">
      <w:pPr>
        <w:ind w:firstLine="0"/>
        <w:outlineLvl w:val="9"/>
      </w:pPr>
    </w:p>
    <w:p w14:paraId="49AB39DC" w14:textId="1D5709FE" w:rsidR="001F414C" w:rsidRDefault="00BD6BD0" w:rsidP="00BB7D5F">
      <w:pPr>
        <w:ind w:firstLine="0"/>
        <w:outlineLvl w:val="9"/>
      </w:pPr>
      <w:r>
        <w:t>Iftach Amir</w:t>
      </w:r>
      <w:r w:rsidR="001F414C">
        <w:t>, M.A.</w:t>
      </w:r>
    </w:p>
    <w:p w14:paraId="7279DC51" w14:textId="36892D50" w:rsidR="001F414C" w:rsidRDefault="00BD6BD0" w:rsidP="00BB7D5F">
      <w:pPr>
        <w:ind w:firstLine="0"/>
        <w:outlineLvl w:val="9"/>
      </w:pPr>
      <w:proofErr w:type="spellStart"/>
      <w:r>
        <w:t>Liad</w:t>
      </w:r>
      <w:proofErr w:type="spellEnd"/>
      <w:r>
        <w:t xml:space="preserve"> </w:t>
      </w:r>
      <w:proofErr w:type="spellStart"/>
      <w:r>
        <w:t>Ruimi</w:t>
      </w:r>
      <w:proofErr w:type="spellEnd"/>
      <w:r w:rsidR="001F414C">
        <w:t>, M.A.</w:t>
      </w:r>
    </w:p>
    <w:p w14:paraId="6A35A96B" w14:textId="281AEF6D" w:rsidR="00BD6BD0" w:rsidRPr="00092ACB" w:rsidRDefault="00BD6BD0" w:rsidP="00BB7D5F">
      <w:pPr>
        <w:ind w:firstLine="0"/>
        <w:outlineLvl w:val="9"/>
      </w:pPr>
      <w:r>
        <w:t>Amit Bernstein</w:t>
      </w:r>
      <w:r w:rsidR="001F414C">
        <w:t>, Ph.D.</w:t>
      </w:r>
      <w:r w:rsidR="00266DE4">
        <w:t>*</w:t>
      </w:r>
    </w:p>
    <w:p w14:paraId="53775EA8" w14:textId="7C692ECF" w:rsidR="00BD6BD0" w:rsidRPr="00DA48F5" w:rsidRDefault="00BD6BD0" w:rsidP="00BB7D5F">
      <w:pPr>
        <w:ind w:firstLine="0"/>
        <w:outlineLvl w:val="9"/>
      </w:pPr>
      <w:r>
        <w:t>University of Haifa</w:t>
      </w:r>
    </w:p>
    <w:p w14:paraId="22D050B3" w14:textId="29A7C84A" w:rsidR="007468C5" w:rsidRDefault="007468C5" w:rsidP="00BB7D5F">
      <w:pPr>
        <w:ind w:firstLine="0"/>
        <w:outlineLvl w:val="9"/>
      </w:pPr>
    </w:p>
    <w:p w14:paraId="24BB9726" w14:textId="77777777" w:rsidR="00AF435A" w:rsidRDefault="00AF435A" w:rsidP="00E063A7">
      <w:pPr>
        <w:spacing w:after="0"/>
        <w:ind w:firstLine="0"/>
        <w:outlineLvl w:val="9"/>
      </w:pPr>
    </w:p>
    <w:p w14:paraId="1E22653F" w14:textId="60EF7EC6" w:rsidR="001D5BD6" w:rsidRDefault="007E548F" w:rsidP="00E063A7">
      <w:pPr>
        <w:pStyle w:val="text-align-center"/>
        <w:spacing w:before="0" w:beforeAutospacing="0" w:after="0" w:afterAutospacing="0" w:line="480" w:lineRule="auto"/>
        <w:ind w:firstLine="0"/>
        <w:outlineLvl w:val="9"/>
      </w:pPr>
      <w:r>
        <w:t>*</w:t>
      </w:r>
      <w:r w:rsidR="001D5BD6">
        <w:t xml:space="preserve">Corresponding </w:t>
      </w:r>
      <w:r w:rsidR="005B66A7">
        <w:t>a</w:t>
      </w:r>
      <w:r w:rsidR="001D5BD6">
        <w:t>uthor:</w:t>
      </w:r>
    </w:p>
    <w:p w14:paraId="756627D6" w14:textId="1BC1EBBF" w:rsidR="00717DB7" w:rsidRDefault="009C7BA7" w:rsidP="00E063A7">
      <w:pPr>
        <w:pStyle w:val="text-align-center"/>
        <w:spacing w:before="0" w:beforeAutospacing="0" w:after="0" w:afterAutospacing="0" w:line="480" w:lineRule="auto"/>
        <w:ind w:firstLine="0"/>
        <w:outlineLvl w:val="9"/>
      </w:pPr>
      <w:r>
        <w:t xml:space="preserve">Prof. </w:t>
      </w:r>
      <w:r w:rsidR="008F0E5C" w:rsidRPr="0006362B">
        <w:t>Amit Bernstein, Ph.D.</w:t>
      </w:r>
    </w:p>
    <w:p w14:paraId="543A4B2A" w14:textId="301B327F" w:rsidR="008F0E5C" w:rsidRDefault="008F0E5C" w:rsidP="00E063A7">
      <w:pPr>
        <w:pStyle w:val="text-align-center"/>
        <w:spacing w:before="0" w:beforeAutospacing="0" w:after="0" w:afterAutospacing="0" w:line="480" w:lineRule="auto"/>
        <w:ind w:firstLine="0"/>
        <w:outlineLvl w:val="9"/>
      </w:pPr>
      <w:r w:rsidRPr="0006362B">
        <w:t>Director</w:t>
      </w:r>
      <w:r w:rsidR="00717DB7">
        <w:t>, Observing Minds Lab</w:t>
      </w:r>
    </w:p>
    <w:p w14:paraId="555ACB0E" w14:textId="77777777" w:rsidR="009C7BA7" w:rsidRDefault="009C7BA7" w:rsidP="00E063A7">
      <w:pPr>
        <w:pStyle w:val="text-align-center"/>
        <w:spacing w:before="0" w:beforeAutospacing="0" w:after="0" w:afterAutospacing="0" w:line="480" w:lineRule="auto"/>
        <w:ind w:firstLine="0"/>
        <w:outlineLvl w:val="9"/>
      </w:pPr>
      <w:r w:rsidRPr="0006362B">
        <w:t>Department of Psychology, University of Haifa</w:t>
      </w:r>
    </w:p>
    <w:p w14:paraId="1E6CF75F" w14:textId="695114ED" w:rsidR="009C7BA7" w:rsidRDefault="009C7BA7" w:rsidP="00E063A7">
      <w:pPr>
        <w:pStyle w:val="text-align-center"/>
        <w:spacing w:before="0" w:beforeAutospacing="0" w:after="0" w:afterAutospacing="0" w:line="480" w:lineRule="auto"/>
        <w:ind w:firstLine="0"/>
        <w:outlineLvl w:val="9"/>
      </w:pPr>
      <w:r w:rsidRPr="0006362B">
        <w:t>Mount Carmel, Haifa 31905, Israel</w:t>
      </w:r>
    </w:p>
    <w:p w14:paraId="5B6279AD" w14:textId="5CE90C8F" w:rsidR="008F0E5C" w:rsidRDefault="008F0E5C" w:rsidP="00E063A7">
      <w:pPr>
        <w:pStyle w:val="text-align-center"/>
        <w:spacing w:before="0" w:beforeAutospacing="0" w:after="0" w:afterAutospacing="0" w:line="480" w:lineRule="auto"/>
        <w:ind w:firstLine="0"/>
        <w:outlineLvl w:val="9"/>
        <w:rPr>
          <w:rFonts w:asciiTheme="majorBidi" w:hAnsiTheme="majorBidi"/>
          <w:color w:val="000000"/>
        </w:rPr>
      </w:pPr>
      <w:r w:rsidRPr="0006362B">
        <w:rPr>
          <w:rFonts w:asciiTheme="majorBidi" w:hAnsiTheme="majorBidi"/>
          <w:color w:val="000000"/>
        </w:rPr>
        <w:t xml:space="preserve">Email: </w:t>
      </w:r>
      <w:hyperlink r:id="rId8" w:history="1">
        <w:r w:rsidR="00717DB7" w:rsidRPr="00892482">
          <w:rPr>
            <w:rStyle w:val="Hyperlink"/>
            <w:rFonts w:asciiTheme="majorBidi" w:hAnsiTheme="majorBidi"/>
          </w:rPr>
          <w:t>abernstein@psy.haifa.ac.il</w:t>
        </w:r>
      </w:hyperlink>
    </w:p>
    <w:p w14:paraId="2482B6F8" w14:textId="210C3CDD" w:rsidR="00717DB7" w:rsidRDefault="00717DB7" w:rsidP="00E063A7">
      <w:pPr>
        <w:pStyle w:val="text-align-center"/>
        <w:spacing w:before="0" w:beforeAutospacing="0" w:after="0" w:afterAutospacing="0" w:line="480" w:lineRule="auto"/>
        <w:ind w:firstLine="0"/>
        <w:outlineLvl w:val="9"/>
      </w:pPr>
      <w:r w:rsidRPr="007E548F">
        <w:t xml:space="preserve">Lab: </w:t>
      </w:r>
      <w:r w:rsidR="007E548F" w:rsidRPr="007E548F">
        <w:t>http://irca-haifa-6h5e.squarespace.com/</w:t>
      </w:r>
    </w:p>
    <w:p w14:paraId="6BE2BF81" w14:textId="77777777" w:rsidR="008F0E5C" w:rsidRPr="0006362B" w:rsidRDefault="008F0E5C" w:rsidP="00E063A7">
      <w:pPr>
        <w:pStyle w:val="text-align-center"/>
        <w:spacing w:before="0" w:beforeAutospacing="0" w:after="0" w:afterAutospacing="0" w:line="480" w:lineRule="auto"/>
        <w:ind w:firstLine="0"/>
        <w:outlineLvl w:val="9"/>
      </w:pPr>
      <w:r w:rsidRPr="0006362B">
        <w:t>Phone</w:t>
      </w:r>
      <w:r w:rsidRPr="00AE0FD6">
        <w:t>: +972-4-824-9659</w:t>
      </w:r>
      <w:r w:rsidRPr="0006362B">
        <w:t xml:space="preserve"> | Fax: +972-4-824-0966</w:t>
      </w:r>
    </w:p>
    <w:p w14:paraId="37EA77EF" w14:textId="2EF9BCF4" w:rsidR="00BD6BD0" w:rsidRPr="00040F3B" w:rsidRDefault="00F759E4" w:rsidP="00E063A7">
      <w:pPr>
        <w:pStyle w:val="Heading1"/>
        <w:spacing w:after="0"/>
      </w:pPr>
      <w:r w:rsidRPr="00040F3B">
        <w:br w:type="column"/>
      </w:r>
      <w:r w:rsidR="00EA343F" w:rsidRPr="00040F3B">
        <w:lastRenderedPageBreak/>
        <w:t>ABSTRACT</w:t>
      </w:r>
    </w:p>
    <w:p w14:paraId="323FFBD1" w14:textId="2F5D1307" w:rsidR="00160F03" w:rsidRPr="00040F3B" w:rsidRDefault="00D634B0" w:rsidP="00797F15">
      <w:pPr>
        <w:ind w:firstLine="0"/>
        <w:outlineLvl w:val="9"/>
      </w:pPr>
      <w:r>
        <w:t>O</w:t>
      </w:r>
      <w:r w:rsidR="00797F15">
        <w:t xml:space="preserve">ur mind’s eye and the role of internal attention in </w:t>
      </w:r>
      <w:r w:rsidR="00C96789">
        <w:t>mental life and suffering</w:t>
      </w:r>
      <w:r w:rsidR="00797F15">
        <w:t xml:space="preserve"> </w:t>
      </w:r>
      <w:r w:rsidR="00CA3133">
        <w:t xml:space="preserve">has intrigued scholars for centuries. </w:t>
      </w:r>
      <w:r w:rsidR="00797F15">
        <w:t>Yet, e</w:t>
      </w:r>
      <w:r w:rsidR="00C44B1F">
        <w:t xml:space="preserve">xperimental </w:t>
      </w:r>
      <w:r w:rsidR="00CA3133">
        <w:t xml:space="preserve">study </w:t>
      </w:r>
      <w:r w:rsidR="001A7539">
        <w:t>of internal attention</w:t>
      </w:r>
      <w:r w:rsidR="00F54B42">
        <w:t xml:space="preserve"> </w:t>
      </w:r>
      <w:r w:rsidR="001A7539">
        <w:t xml:space="preserve">has been elusive </w:t>
      </w:r>
      <w:r w:rsidR="00D90222">
        <w:t xml:space="preserve">due to our limited capacity to </w:t>
      </w:r>
      <w:r w:rsidR="00D90222" w:rsidRPr="00040F3B">
        <w:t>control the timing</w:t>
      </w:r>
      <w:r w:rsidR="00D90222">
        <w:t xml:space="preserve"> and</w:t>
      </w:r>
      <w:r w:rsidR="00D90222" w:rsidRPr="00040F3B">
        <w:t xml:space="preserve"> content</w:t>
      </w:r>
      <w:r w:rsidR="00D90222">
        <w:t xml:space="preserve"> of internal stimuli.</w:t>
      </w:r>
      <w:r w:rsidR="00C44B1F">
        <w:t xml:space="preserve"> </w:t>
      </w:r>
      <w:r w:rsidR="009C7BA7" w:rsidRPr="00040F3B">
        <w:t xml:space="preserve">We </w:t>
      </w:r>
      <w:r w:rsidR="007B2FBF" w:rsidRPr="00040F3B">
        <w:t xml:space="preserve">thus </w:t>
      </w:r>
      <w:r w:rsidR="00C31DB0" w:rsidRPr="00040F3B">
        <w:t>developed</w:t>
      </w:r>
      <w:r w:rsidR="009C7BA7" w:rsidRPr="00040F3B">
        <w:t xml:space="preserve"> the Simulated Thoughts Paradigm</w:t>
      </w:r>
      <w:r w:rsidR="00AD7307" w:rsidRPr="00040F3B">
        <w:t xml:space="preserve"> </w:t>
      </w:r>
      <w:r w:rsidR="00D26A06" w:rsidRPr="00040F3B">
        <w:t xml:space="preserve">(STP) </w:t>
      </w:r>
      <w:r w:rsidR="00AD7307" w:rsidRPr="00040F3B">
        <w:t>to</w:t>
      </w:r>
      <w:r w:rsidR="005F7C57" w:rsidRPr="00040F3B">
        <w:t xml:space="preserve"> </w:t>
      </w:r>
      <w:r w:rsidR="00797F15">
        <w:t xml:space="preserve">experimentally deliver own-voice thought stimuli that </w:t>
      </w:r>
      <w:r w:rsidR="005F7C57" w:rsidRPr="00040F3B">
        <w:t>simulate</w:t>
      </w:r>
      <w:r w:rsidR="00B71032" w:rsidRPr="00040F3B">
        <w:t xml:space="preserve"> </w:t>
      </w:r>
      <w:r w:rsidR="005F7C57" w:rsidRPr="00040F3B">
        <w:t>the content</w:t>
      </w:r>
      <w:r w:rsidR="00D26A06" w:rsidRPr="00040F3B">
        <w:t xml:space="preserve"> </w:t>
      </w:r>
      <w:r w:rsidR="005F7C57" w:rsidRPr="00040F3B">
        <w:t xml:space="preserve">and </w:t>
      </w:r>
      <w:r w:rsidR="00D26A06" w:rsidRPr="00040F3B">
        <w:t>experience of thinking</w:t>
      </w:r>
      <w:r w:rsidR="00797F15">
        <w:t xml:space="preserve"> and thereby </w:t>
      </w:r>
      <w:r w:rsidR="0088736D">
        <w:t>experimental study of</w:t>
      </w:r>
      <w:r w:rsidR="00797F15">
        <w:t xml:space="preserve"> internal attentional processes</w:t>
      </w:r>
      <w:r w:rsidR="00AD7307" w:rsidRPr="00040F3B">
        <w:t>.</w:t>
      </w:r>
      <w:r w:rsidR="00412EC2">
        <w:t xml:space="preserve"> </w:t>
      </w:r>
      <w:bookmarkStart w:id="0" w:name="_Hlk17106536"/>
      <w:r w:rsidR="00797F15">
        <w:t xml:space="preserve">In independent experiments (N=122) integrating </w:t>
      </w:r>
      <w:bookmarkEnd w:id="0"/>
      <w:r>
        <w:t>STP into</w:t>
      </w:r>
      <w:r w:rsidR="00797F15">
        <w:t xml:space="preserve"> established cognitive-experimental tasks, we found and replicated evidence that </w:t>
      </w:r>
      <w:r w:rsidR="00A70ECA" w:rsidRPr="00040F3B">
        <w:t xml:space="preserve">emotional reactivity </w:t>
      </w:r>
      <w:r w:rsidR="00C31DB0" w:rsidRPr="00040F3B">
        <w:t xml:space="preserve">to </w:t>
      </w:r>
      <w:r w:rsidR="007B2FBF" w:rsidRPr="00040F3B">
        <w:t>negative thoughts predict</w:t>
      </w:r>
      <w:r w:rsidR="00FF5141" w:rsidRPr="00040F3B">
        <w:t>s</w:t>
      </w:r>
      <w:r w:rsidR="007B2FBF" w:rsidRPr="00040F3B">
        <w:t xml:space="preserve"> </w:t>
      </w:r>
      <w:r w:rsidR="00A70ECA" w:rsidRPr="00040F3B">
        <w:t>difficulty disengaging internal attention from</w:t>
      </w:r>
      <w:r w:rsidR="00797F15">
        <w:t>,</w:t>
      </w:r>
      <w:r w:rsidR="006518CA">
        <w:t xml:space="preserve"> as well as biased selective internal attention of</w:t>
      </w:r>
      <w:r w:rsidR="00797F15">
        <w:t>,</w:t>
      </w:r>
      <w:r w:rsidR="00A70ECA" w:rsidRPr="00040F3B">
        <w:t xml:space="preserve"> those thoughts</w:t>
      </w:r>
      <w:r w:rsidR="00732A3C">
        <w:t>,</w:t>
      </w:r>
      <w:r w:rsidR="00A70ECA" w:rsidRPr="00040F3B">
        <w:t xml:space="preserve"> which</w:t>
      </w:r>
      <w:r w:rsidR="007B2FBF" w:rsidRPr="00040F3B">
        <w:t xml:space="preserve"> predict cognitive vulnerability (e.g., </w:t>
      </w:r>
      <w:r w:rsidR="00335FF3" w:rsidRPr="00040F3B">
        <w:t>negative</w:t>
      </w:r>
      <w:r w:rsidR="00D26A06" w:rsidRPr="00040F3B">
        <w:t xml:space="preserve"> </w:t>
      </w:r>
      <w:r w:rsidR="00335FF3" w:rsidRPr="00040F3B">
        <w:t>repetitive</w:t>
      </w:r>
      <w:r w:rsidR="00D26A06" w:rsidRPr="00040F3B">
        <w:t xml:space="preserve"> thinking</w:t>
      </w:r>
      <w:r w:rsidR="007B2FBF" w:rsidRPr="00040F3B">
        <w:t>)</w:t>
      </w:r>
      <w:r w:rsidR="00732A3C">
        <w:t xml:space="preserve">, </w:t>
      </w:r>
      <w:r w:rsidR="00FF5141" w:rsidRPr="00040F3B">
        <w:t xml:space="preserve">which predicts </w:t>
      </w:r>
      <w:r w:rsidR="007B2FBF" w:rsidRPr="00040F3B">
        <w:t xml:space="preserve">anxiety and depression. </w:t>
      </w:r>
      <w:r w:rsidR="006518CA">
        <w:t xml:space="preserve">Reported </w:t>
      </w:r>
      <w:r w:rsidR="009A0CD0" w:rsidRPr="00040F3B">
        <w:t xml:space="preserve">findings </w:t>
      </w:r>
      <w:r w:rsidR="00250FFD">
        <w:t xml:space="preserve">may </w:t>
      </w:r>
      <w:r w:rsidR="009A0CD0" w:rsidRPr="00040F3B">
        <w:t>have</w:t>
      </w:r>
      <w:r w:rsidR="00250FFD">
        <w:t xml:space="preserve"> exciting</w:t>
      </w:r>
      <w:r w:rsidR="009A0CD0" w:rsidRPr="00040F3B">
        <w:t xml:space="preserve"> implications for</w:t>
      </w:r>
      <w:r w:rsidR="007B2FBF" w:rsidRPr="00040F3B">
        <w:t xml:space="preserve"> the study of internal attention </w:t>
      </w:r>
      <w:r w:rsidR="009A0CD0" w:rsidRPr="00040F3B">
        <w:t>broadly</w:t>
      </w:r>
      <w:r w:rsidR="007442A9">
        <w:t>,</w:t>
      </w:r>
      <w:r w:rsidR="009A0CD0" w:rsidRPr="00040F3B">
        <w:t xml:space="preserve"> </w:t>
      </w:r>
      <w:r w:rsidR="00716B01" w:rsidRPr="00040F3B">
        <w:t xml:space="preserve">models </w:t>
      </w:r>
      <w:r w:rsidR="00D26A06" w:rsidRPr="00040F3B">
        <w:t>of</w:t>
      </w:r>
      <w:r w:rsidR="00716B01" w:rsidRPr="00040F3B">
        <w:t xml:space="preserve"> internal attentional (</w:t>
      </w:r>
      <w:proofErr w:type="spellStart"/>
      <w:r w:rsidR="00716B01" w:rsidRPr="00040F3B">
        <w:t>dys</w:t>
      </w:r>
      <w:proofErr w:type="spellEnd"/>
      <w:r w:rsidR="00716B01" w:rsidRPr="00040F3B">
        <w:t>)control in cognitive vulnerability</w:t>
      </w:r>
      <w:r w:rsidR="00952E89">
        <w:t xml:space="preserve"> and mental health</w:t>
      </w:r>
      <w:r w:rsidR="00716B01" w:rsidRPr="00040F3B">
        <w:t xml:space="preserve"> </w:t>
      </w:r>
      <w:r w:rsidR="009A0CD0" w:rsidRPr="00040F3B">
        <w:t>more specifically.</w:t>
      </w:r>
    </w:p>
    <w:p w14:paraId="2DCACA73" w14:textId="77777777" w:rsidR="00300886" w:rsidRDefault="00300886" w:rsidP="00BB7D5F">
      <w:pPr>
        <w:outlineLvl w:val="9"/>
        <w:rPr>
          <w:highlight w:val="yellow"/>
        </w:rPr>
      </w:pPr>
    </w:p>
    <w:p w14:paraId="097B266F" w14:textId="66311B07" w:rsidR="00EA343F" w:rsidRPr="005E54B3" w:rsidRDefault="00300886" w:rsidP="00BB7D5F">
      <w:pPr>
        <w:outlineLvl w:val="9"/>
      </w:pPr>
      <w:r w:rsidRPr="00EA343F">
        <w:t>Key Words:</w:t>
      </w:r>
      <w:r>
        <w:t xml:space="preserve"> </w:t>
      </w:r>
      <w:r w:rsidR="00EA343F">
        <w:t xml:space="preserve">Anxiety, </w:t>
      </w:r>
      <w:r w:rsidR="005E54B3">
        <w:t xml:space="preserve">Attention Bias, Cognitive Control, Cognitive Vulnerability, </w:t>
      </w:r>
      <w:r w:rsidR="00EA343F">
        <w:t xml:space="preserve">Depression, External Attention, </w:t>
      </w:r>
      <w:r>
        <w:t xml:space="preserve">Internal Attention, Repetitive </w:t>
      </w:r>
      <w:r w:rsidR="00EA343F">
        <w:t xml:space="preserve">Negative </w:t>
      </w:r>
      <w:r>
        <w:t>Th</w:t>
      </w:r>
      <w:r w:rsidR="00EA343F">
        <w:t>inking</w:t>
      </w:r>
      <w:r w:rsidR="00E46D21">
        <w:t>, Rumination</w:t>
      </w:r>
    </w:p>
    <w:p w14:paraId="0C2851B4" w14:textId="77777777" w:rsidR="00EA343F" w:rsidRDefault="00EA343F" w:rsidP="00040F3B">
      <w:r>
        <w:br w:type="page"/>
      </w:r>
    </w:p>
    <w:p w14:paraId="7C70C74E" w14:textId="76CC95F0" w:rsidR="00866512" w:rsidRDefault="00E063A7" w:rsidP="00E063A7">
      <w:pPr>
        <w:ind w:firstLine="0"/>
        <w:jc w:val="center"/>
        <w:outlineLvl w:val="9"/>
      </w:pPr>
      <w:r>
        <w:lastRenderedPageBreak/>
        <w:t xml:space="preserve">Simulating Thoughts to </w:t>
      </w:r>
      <w:r w:rsidR="00E534B9">
        <w:t>Measure and Study</w:t>
      </w:r>
      <w:r>
        <w:t xml:space="preserve"> Internal Attention in Mental Health</w:t>
      </w:r>
    </w:p>
    <w:p w14:paraId="2D2D009B" w14:textId="49B9EAC8" w:rsidR="00D848B7" w:rsidRPr="00CB139C" w:rsidRDefault="00D848B7" w:rsidP="006C35BE">
      <w:pPr>
        <w:pStyle w:val="Heading1"/>
        <w:spacing w:after="0"/>
      </w:pPr>
      <w:r>
        <w:t>INTRODUCTION</w:t>
      </w:r>
    </w:p>
    <w:p w14:paraId="327D0816" w14:textId="68056615" w:rsidR="00D848B7" w:rsidRPr="00A2498F" w:rsidRDefault="00162E9C" w:rsidP="00F07B6F">
      <w:pPr>
        <w:pStyle w:val="Normal1"/>
      </w:pPr>
      <w:r w:rsidRPr="00040F3B">
        <w:t xml:space="preserve">To adapt, </w:t>
      </w:r>
      <w:r w:rsidR="00062FCC" w:rsidRPr="00040F3B">
        <w:t xml:space="preserve">survive and thrive, </w:t>
      </w:r>
      <w:r w:rsidRPr="00040F3B">
        <w:t xml:space="preserve">our minds are </w:t>
      </w:r>
      <w:r w:rsidR="00DD5D7B" w:rsidRPr="00040F3B">
        <w:t xml:space="preserve">continuously </w:t>
      </w:r>
      <w:r w:rsidR="000D0555" w:rsidRPr="00040F3B">
        <w:t xml:space="preserve">challenged to </w:t>
      </w:r>
      <w:r w:rsidR="00074DF5" w:rsidRPr="00040F3B">
        <w:t xml:space="preserve">process </w:t>
      </w:r>
      <w:r w:rsidR="00270FF8" w:rsidRPr="00040F3B">
        <w:t xml:space="preserve">and </w:t>
      </w:r>
      <w:r w:rsidR="00062FCC" w:rsidRPr="00040F3B">
        <w:t>respond</w:t>
      </w:r>
      <w:r w:rsidR="00270FF8" w:rsidRPr="00040F3B">
        <w:t xml:space="preserve"> to </w:t>
      </w:r>
      <w:r w:rsidR="00BD2D4E" w:rsidRPr="00040F3B">
        <w:t xml:space="preserve">events </w:t>
      </w:r>
      <w:r w:rsidR="000471DA" w:rsidRPr="00040F3B">
        <w:t xml:space="preserve">in </w:t>
      </w:r>
      <w:r w:rsidR="00C924B3" w:rsidRPr="00040F3B">
        <w:t>our</w:t>
      </w:r>
      <w:r w:rsidR="000471DA" w:rsidRPr="00040F3B">
        <w:t xml:space="preserve"> </w:t>
      </w:r>
      <w:r w:rsidR="00270FF8" w:rsidRPr="00040F3B">
        <w:t>external (i.e., sensory) and internal (i.e., mental) environments</w:t>
      </w:r>
      <w:r w:rsidR="00213FA4" w:rsidRPr="00040F3B">
        <w:t xml:space="preserve"> </w:t>
      </w:r>
      <w:r w:rsidR="00213FA4" w:rsidRPr="00040F3B">
        <w:fldChar w:fldCharType="begin" w:fldLock="1"/>
      </w:r>
      <w:r w:rsidR="00677C5B">
        <w:instrText>ADDIN CSL_CITATION {"citationItems":[{"id":"ITEM-1","itemData":{"DOI":"10.1007/978-1-4684-2466-9_9","ISBN":"978-1-4684-2466-9","abstract":"When we speak of consciousness we are referring to the sum total of events in awareness. The term by no means exhausts the realm of things psychological, but it does encompass all of an individual's direct experience. When we speak of the flow of consciousness we are referring to the changes that take place in consciousness over time. The events of consciousness are, of course, extremely complex and varied. They embrace images in every sensory modality and in every degree of vividness, realism, and believability, including inner dialogue, hallucinations, reveries, and dreamlike sequences; and they also embrace qualities that are at the same time less figured and more pervasive than these---the affects. This chapter focuses on a broad class of these conscious contents. They do not contain the imagery of current perceptual activity but they contain imaginai qualities that one can describe in terms of forms, colors, sounds, words, smells, tastes, temperatures, and the like. I shall refer to this class as ''thought.'' This chapter brings together ideas and data regarding ways to observe thought, the dimensions and forms of thought, and the factors that determine the content of thought as it changes from one moment to the next.","author":[{"dropping-particle":"","family":"Klinger","given":"Eric","non-dropping-particle":"","parse-names":false,"suffix":""}],"container-title":"The Stream of Consciousness: Scientific Investigations into the Flow of Human Experience","editor":[{"dropping-particle":"","family":"Pope","given":"Kenneth S","non-dropping-particle":"","parse-names":false,"suffix":""},{"dropping-particle":"","family":"Singer","given":"Jerome L","non-dropping-particle":"","parse-names":false,"suffix":""}],"id":"ITEM-1","issued":{"date-parts":[["1978"]]},"page":"225-258","publisher":"Springer US","publisher-place":"Boston, MA","title":"Modes of Normal Conscious Flow","type":"chapter"},"uris":["http://www.mendeley.com/documents/?uuid=4a128211-ddb0-4db2-aa13-2cd344bfa1f0"]},{"id":"ITEM-2","itemData":{"DOI":"10.1007/s00429-010-0262-0","ISBN":"1863-2653","ISSN":"18632661","PMID":"20512370","abstract":"The insula is a brain structure implicated in disparate cognitive, affective, and regulatory functions, including interoceptive awareness, emotional responses, and empathic processes. While classically considered a limbic region, recent evidence from network analysis suggests a critical role for the insula, particularly the anterior division, in high-level cognitive control and attentional processes. The crucial insight and view we present here is of the anterior insula as an integral hub in mediating dynamic interactions between other large-scale brain networks involved in externally oriented attention and internally oriented or self-related cognition. The model we present postulates that the insula is sensitive to salient events, and that its core function is to mark such events for additional processing and initiate appropriate control signals. The anterior insula and the anterior cingulate cortex form a \"salience network\" that functions to segregate the most relevant among internal and extrapersonal stimuli in order to guide behavior. Within the framework of our network model, the disparate functions ascribed to the insula can be conceptualized by a few basic mechanisms: (1) bottom-up detection of salient events, (2) switching between other large-scale networks to facilitate access to attention and working memory resources when a salient event is detected, (3) interaction of the anterior and posterior insula to modulate autonomic reactivity to salient stimuli, and (4) strong functional coupling with the anterior cingulate cortex that facilitates rapid access to the motor system. In this manner, with the insula as its integral hub, the salience network assists target brain regions in the generation of appropriate behavioral responses to salient stimuli. We suggest that this framework provides a parsimonious account of insula function in neurotypical adults, and may provide novel insights into the neural basis of disorders of affective and social cognition.","author":[{"dropping-particle":"","family":"Menon","given":"Vinod","non-dropping-particle":"","parse-names":false,"suffix":""},{"dropping-particle":"","family":"Uddin","given":"Lucina Q.","non-dropping-particle":"","parse-names":false,"suffix":""}],"container-title":"Brain structure &amp; function","id":"ITEM-2","issue":"5-6","issued":{"date-parts":[["2010"]]},"page":"655-667","title":"Saliency, switching, attention and control: a network model of insula function.","type":"article-journal","volume":"214"},"uris":["http://www.mendeley.com/documents/?uuid=33b8b029-3b96-4cd8-9d9f-60f5adbb64ad"]},{"id":"ITEM-3","itemData":{"DOI":"10.1016/j.conb.2016.06.014","ISBN":"1873-6882 (Electronic)\\r0959-4388 (Linking)","ISSN":"18736882","PMID":"27420377","abstract":"Recent advances in systems neuroscience have solidified the view that many cognitive processes are supported by dynamic interactions within and between large-scale brain networks. Here we synthesize this research, highlighting dynamic network interactions supporting a less explored aspect of cognition with important clinical relevance: internally-oriented cognition. We first present a brief overview of established resting-state networks, focusing on those supporting internally-oriented cognition, as well as those involved in dynamic control. We then discuss recent empirical work emphasizing that many cognitive tasks involving internally-oriented processes — such as mind-wandering, prospection, and creative thinking — rely on dynamic interactions within and between large-scale networks. Our aim is to provide a snapshot of emerging trends and future directions in an important aspect of human cognition.","author":[{"dropping-particle":"","family":"Zabelina","given":"Darya L.","non-dropping-particle":"","parse-names":false,"suffix":""},{"dropping-particle":"","family":"Andrews-Hanna","given":"Jessica R.","non-dropping-particle":"","parse-names":false,"suffix":""}],"container-title":"Current Opinion in Neurobiology","id":"ITEM-3","issued":{"date-parts":[["2016"]]},"page":"86-93","publisher":"Elsevier Ltd","title":"Dynamic network interactions supporting internally-oriented cognition","type":"article-journal","volume":"40"},"uris":["http://www.mendeley.com/documents/?uuid=7f689e10-a1c7-4009-990f-9ab2c4e4698b"]}],"mendeley":{"formattedCitation":"(Klinger, 1978; V. Menon &amp; Uddin, 2010; Zabelina &amp; Andrews-Hanna, 2016)","plainTextFormattedCitation":"(Klinger, 1978; V. Menon &amp; Uddin, 2010; Zabelina &amp; Andrews-Hanna, 2016)","previouslyFormattedCitation":"(Klinger, 1978; Menon &amp; Uddin, 2010; Zabelina &amp; Andrews-Hanna, 2016)"},"properties":{"noteIndex":0},"schema":"https://github.com/citation-style-language/schema/raw/master/csl-citation.json"}</w:instrText>
      </w:r>
      <w:r w:rsidR="00213FA4" w:rsidRPr="00040F3B">
        <w:fldChar w:fldCharType="separate"/>
      </w:r>
      <w:r w:rsidR="00677C5B" w:rsidRPr="00677C5B">
        <w:rPr>
          <w:noProof/>
        </w:rPr>
        <w:t>(Klinger, 1978; V. Menon &amp; Uddin, 2010; Zabelina &amp; Andrews-Hanna, 2016)</w:t>
      </w:r>
      <w:r w:rsidR="00213FA4" w:rsidRPr="00040F3B">
        <w:fldChar w:fldCharType="end"/>
      </w:r>
      <w:r w:rsidR="00D848B7" w:rsidRPr="00040F3B">
        <w:t>.</w:t>
      </w:r>
      <w:r w:rsidR="00BD2D4E" w:rsidRPr="00040F3B">
        <w:t xml:space="preserve"> </w:t>
      </w:r>
      <w:r w:rsidR="00062FCC" w:rsidRPr="00040F3B">
        <w:t>T</w:t>
      </w:r>
      <w:r w:rsidR="002C7D3A" w:rsidRPr="00040F3B">
        <w:t xml:space="preserve">he brain’s solution to this </w:t>
      </w:r>
      <w:r w:rsidRPr="00040F3B">
        <w:t>ever-present</w:t>
      </w:r>
      <w:r w:rsidR="002C7D3A" w:rsidRPr="00040F3B">
        <w:t xml:space="preserve"> challenge is attention – the selection and modulation of sources and objects of external </w:t>
      </w:r>
      <w:r w:rsidR="00270FF8" w:rsidRPr="00040F3B">
        <w:t>and</w:t>
      </w:r>
      <w:r w:rsidR="002C7D3A" w:rsidRPr="00040F3B">
        <w:t xml:space="preserve"> internal information</w:t>
      </w:r>
      <w:r w:rsidR="00213FA4" w:rsidRPr="00040F3B">
        <w:t xml:space="preserve"> </w:t>
      </w:r>
      <w:r w:rsidR="00213FA4" w:rsidRPr="00040F3B">
        <w:fldChar w:fldCharType="begin" w:fldLock="1"/>
      </w:r>
      <w:r w:rsidR="00677C5B">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Attention","type":"article-journal","volume":"62"},"uris":["http://www.mendeley.com/documents/?uuid=57481f42-eb35-4772-98db-88720643a2c4"]},{"id":"ITEM-2","itemData":{"DOI":"10.1146/annurev.ne.18.030195.001205","ISBN":"0147-006X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\\n","author":[{"dropping-particle":"","family":"Desimone","given":"Robert","non-dropping-particle":"","parse-names":false,"suffix":""},{"dropping-particle":"","family":"Duncan","given":"J.","non-dropping-particle":"","parse-names":false,"suffix":""}],"container-title":"Annual Review of Neuroscience","id":"ITEM-2","issue":"1","issued":{"date-parts":[["1995"]]},"page":"193-222","title":"Neural Mechanisms of Selective Visual","type":"article-journal","volume":"18"},"uris":["http://www.mendeley.com/documents/?uuid=7e1bdd25-70fb-45ac-be1e-52c996b695f3"]}],"mendeley":{"formattedCitation":"(Chun, Golomb, &amp; Turk-Browne, 2010; Desimone &amp; Duncan, 1995)","plainTextFormattedCitation":"(Chun, Golomb, &amp; Turk-Browne, 2010; Desimone &amp; Duncan, 1995)","previouslyFormattedCitation":"(Chun, Golomb, &amp; Turk-Browne, 2010; Desimone &amp; Duncan, 1995)"},"properties":{"noteIndex":0},"schema":"https://github.com/citation-style-language/schema/raw/master/csl-citation.json"}</w:instrText>
      </w:r>
      <w:r w:rsidR="00213FA4" w:rsidRPr="00040F3B">
        <w:fldChar w:fldCharType="separate"/>
      </w:r>
      <w:r w:rsidR="008E3451" w:rsidRPr="008E3451">
        <w:rPr>
          <w:noProof/>
        </w:rPr>
        <w:t>(Chun, Golomb, &amp; Turk-Browne, 2010; Desimone &amp; Duncan, 1995)</w:t>
      </w:r>
      <w:r w:rsidR="00213FA4" w:rsidRPr="00040F3B">
        <w:fldChar w:fldCharType="end"/>
      </w:r>
      <w:r w:rsidR="00043F57" w:rsidRPr="00040F3B">
        <w:t xml:space="preserve">. </w:t>
      </w:r>
      <w:r w:rsidR="00AC43BA" w:rsidRPr="00040F3B">
        <w:t xml:space="preserve">Accordingly, </w:t>
      </w:r>
      <w:r w:rsidR="00622B90" w:rsidRPr="00040F3B">
        <w:t xml:space="preserve">dysregulation of </w:t>
      </w:r>
      <w:r w:rsidR="00062FCC" w:rsidRPr="00040F3B">
        <w:t xml:space="preserve">attentional processes </w:t>
      </w:r>
      <w:r w:rsidR="00D26A06" w:rsidRPr="00040F3B">
        <w:t xml:space="preserve">has </w:t>
      </w:r>
      <w:r w:rsidR="00062FCC" w:rsidRPr="00040F3B">
        <w:t>long been</w:t>
      </w:r>
      <w:r w:rsidR="00AA4317" w:rsidRPr="00040F3B">
        <w:t xml:space="preserve"> implicated in information processing </w:t>
      </w:r>
      <w:r w:rsidR="00062FCC" w:rsidRPr="00040F3B">
        <w:t>theories</w:t>
      </w:r>
      <w:r w:rsidR="00062FCC">
        <w:t xml:space="preserve"> of prevalent</w:t>
      </w:r>
      <w:r w:rsidR="00270FF8">
        <w:t xml:space="preserve"> mental </w:t>
      </w:r>
      <w:r w:rsidR="00AA4317" w:rsidRPr="00A2498F">
        <w:t>disorders</w:t>
      </w:r>
      <w:r w:rsidR="00062FCC">
        <w:t xml:space="preserve"> such as mood and anxiety disorders</w:t>
      </w:r>
      <w:r w:rsidR="00EB103B">
        <w:t xml:space="preserve"> </w:t>
      </w:r>
      <w:r w:rsidR="00EB103B">
        <w:fldChar w:fldCharType="begin" w:fldLock="1"/>
      </w:r>
      <w:r w:rsidR="00677C5B">
        <w:instrText>ADDIN CSL_CITATION {"citationItems":[{"id":"ITEM-1","itemData":{"ISBN":"9780198528883","author":[{"dropping-particle":"","family":"Harvey","given":"Allison G","non-dropping-particle":"","parse-names":false,"suffix":""},{"dropping-particle":"","family":"Watkins","given":"Edward","non-dropping-particle":"","parse-names":false,"suffix":""},{"dropping-particle":"","family":"Mansell","given":"Warren","non-dropping-particle":"","parse-names":false,"suffix":""}],"id":"ITEM-1","issued":{"date-parts":[["2004"]]},"publisher":"Oxford University Press, USA","title":"Cognitive behavioural processes across psychological disorders: A transdiagnostic approach to research and treatment","type":"book"},"uris":["http://www.mendeley.com/documents/?uuid=9e961cf0-f82d-4fee-ae25-46735955a873"]},{"id":"ITEM-2","itemData":{"DOI":"10.1016/j.tics.2018.01.001","ISBN":"1879-307X (Electronic) 1364-6613 (Linking)","ISSN":"1879307X","PMID":"29402737","abstract":"Research in experimental psychopathology and cognitive theories of anxiety highlight threat-related attention biases (ABs) and underpin the development of a computer-delivered treatment for anxiety disorders: attention-bias modification (ABM) training. Variable effects of ABM training on anxiety and ABs generate conflicting research recommendations, novel ABM training procedures, and theoretical controversy. This article summarises an updated cognitive-motivational framework, integrating proposals from cognitive models of anxiety and attention, as well as evidence of ABs. Interactions between motivational salience-driven and goal-directed influences on multiple cognitive processes (e.g., stimulus evaluation, inhibition, switching, orienting) underlie anxiety and the variable manifestations of ABs (orienting towards and away from threat; threat-distractor interference). This theoretical analysis also considers ABM training as cognitive skill training, describes a conceptual framework for evaluating/developing novel ABM training procedures, and complements network-based research on reciprocal anxiety–cognition relationships. Research in experimental psychopathology has led to the development of ABM training as a potential computer-delivered treatment for anxiety disorders. Conventional ABM threat-avoidance training encourages anxious individuals to orient attention away from threat, but has variable effects on anxiety and threat-related ABs. Differing explanations for mixed outcomes of ABM training, and theoretical controversy about the causes of anxiety and ABs, encourage the development of alternative novel ABM training methods. Development of effective attention-based treatments for anxiety would be advanced by better theoretical understanding of the cognitive processes underlying anxiety and ABs, and by using more refined and comprehensive assessments of threat-related attention and associated cognitive and neural functioning.","author":[{"dropping-particle":"","family":"Mogg","given":"Karin","non-dropping-particle":"","parse-names":false,"suffix":""},{"dropping-particle":"","family":"Bradley","given":"Brendan P.","non-dropping-particle":"","parse-names":false,"suffix":""}],"container-title":"Trends in Cognitive Sciences","id":"ITEM-2","issue":"3","issued":{"date-parts":[["2018"]]},"page":"225-240","publisher":"Elsevier Ltd","title":"Anxiety and Threat-Related Attention: Cognitive-Motivational Framework and Treatment","type":"article-journal","volume":"22"},"uris":["http://www.mendeley.com/documents/?uuid=a377a4d9-3835-4bc0-a545-4ab78672c1e8"]},{"id":"ITEM-3","itemData":{"ISBN":"0-471-91845-8 (Hardcover); 0-471-92966-2 (Paperback)","abstract":"Cognitive approaches to emotional disorders are now common in clinical psychology, but abnormalities in cognitive processing (with which this book is concerned) are still not well understood.  This book aims to remedy this by reviewing theoretical and experimental aspects of the application of cognitive psychology to the understanding of emotional disorders.  It is the first comprehensive review of recent work in this area, many aspects of which (e.g. the effects of mood on memory) have attracted widespread interest.  The book has been written for postgraduate and advanced undergraduate psychologists interested in cognitive models in abnormal psychology, for clinical psychologists using cognitive therapies, and for cognitive psychologists wishing to explore the interface between cognition and emotion. (PsycINFO Database Record (c) 2016 APA, all rights reserved)","author":[{"dropping-particle":"","family":"Williams","given":"J Mark G","non-dropping-particle":"","parse-names":false,"suffix":""},{"dropping-particle":"","family":"Watts","given":"Fraser N","non-dropping-particle":"","parse-names":false,"suffix":""},{"dropping-particle":"","family":"MacLeod","given":"Colin","non-dropping-particle":"","parse-names":false,"suffix":""},{"dropping-particle":"","family":"Mathews","given":"Andrew","non-dropping-particle":"","parse-names":false,"suffix":""}],"collection-title":"The Wiley series in clinical psychology.","container-title":"Cognitive psychology and emotional disorders.","id":"ITEM-3","issued":{"date-parts":[["1988"]]},"number-of-pages":"ix, 226-ix, 226","publisher":"John Wiley &amp; Sons","publisher-place":"Oxford,  England","title":"Cognitive psychology and emotional disorders.","type":"book"},"uris":["http://www.mendeley.com/documents/?uuid=595b420f-12d4-4990-bfb9-693f4f085680"]}],"mendeley":{"formattedCitation":"(Harvey, Watkins, &amp; Mansell, 2004; Mogg &amp; Bradley, 2018; Williams, Watts, MacLeod, &amp; Mathews, 1988)","plainTextFormattedCitation":"(Harvey, Watkins, &amp; Mansell, 2004; Mogg &amp; Bradley, 2018; Williams, Watts, MacLeod, &amp; Mathews, 1988)","previouslyFormattedCitation":"(Harvey, Watkins, &amp; Mansell, 2004; Mogg &amp; Bradley, 2018; Williams, Watts, MacLeod, &amp; Mathews, 1988)"},"properties":{"noteIndex":0},"schema":"https://github.com/citation-style-language/schema/raw/master/csl-citation.json"}</w:instrText>
      </w:r>
      <w:r w:rsidR="00EB103B">
        <w:fldChar w:fldCharType="separate"/>
      </w:r>
      <w:r w:rsidR="008E3451" w:rsidRPr="008E3451">
        <w:rPr>
          <w:noProof/>
        </w:rPr>
        <w:t>(Harvey, Watkins, &amp; Mansell, 2004; Mogg &amp; Bradley, 2018; Williams, Watts, MacLeod, &amp; Mathews, 1988)</w:t>
      </w:r>
      <w:r w:rsidR="00EB103B">
        <w:fldChar w:fldCharType="end"/>
      </w:r>
      <w:r w:rsidR="0049255E" w:rsidRPr="00622B90">
        <w:t>.</w:t>
      </w:r>
      <w:r w:rsidR="001D7E5E" w:rsidRPr="00A2498F">
        <w:t xml:space="preserve"> </w:t>
      </w:r>
      <w:r w:rsidR="00D4423B">
        <w:t>Yet</w:t>
      </w:r>
      <w:r w:rsidR="00224AE0" w:rsidRPr="00DC2ADC">
        <w:t xml:space="preserve"> r</w:t>
      </w:r>
      <w:r w:rsidR="008C52F8" w:rsidRPr="00DC2ADC">
        <w:rPr>
          <w:rFonts w:asciiTheme="majorBidi" w:hAnsiTheme="majorBidi"/>
        </w:rPr>
        <w:t>esearch</w:t>
      </w:r>
      <w:r w:rsidR="001D7E5E">
        <w:t xml:space="preserve"> to-date</w:t>
      </w:r>
      <w:r w:rsidR="008C52F8" w:rsidRPr="00DC2ADC">
        <w:rPr>
          <w:rFonts w:asciiTheme="majorBidi" w:hAnsiTheme="majorBidi"/>
        </w:rPr>
        <w:t xml:space="preserve"> has focused</w:t>
      </w:r>
      <w:r w:rsidR="00832F5B" w:rsidRPr="00DC2ADC">
        <w:rPr>
          <w:rFonts w:asciiTheme="majorBidi" w:hAnsiTheme="majorBidi"/>
        </w:rPr>
        <w:t xml:space="preserve"> </w:t>
      </w:r>
      <w:r w:rsidR="00527768" w:rsidRPr="00DC2ADC">
        <w:rPr>
          <w:rFonts w:asciiTheme="majorBidi" w:hAnsiTheme="majorBidi"/>
        </w:rPr>
        <w:t>almost</w:t>
      </w:r>
      <w:r w:rsidR="00527768">
        <w:rPr>
          <w:rFonts w:asciiTheme="majorBidi" w:hAnsiTheme="majorBidi"/>
        </w:rPr>
        <w:t xml:space="preserve"> </w:t>
      </w:r>
      <w:r w:rsidR="00832F5B">
        <w:rPr>
          <w:rFonts w:asciiTheme="majorBidi" w:hAnsiTheme="majorBidi"/>
        </w:rPr>
        <w:t>exclusively</w:t>
      </w:r>
      <w:r w:rsidR="008C52F8">
        <w:rPr>
          <w:rFonts w:asciiTheme="majorBidi" w:hAnsiTheme="majorBidi"/>
        </w:rPr>
        <w:t xml:space="preserve"> on </w:t>
      </w:r>
      <w:r w:rsidR="00974E13">
        <w:rPr>
          <w:rFonts w:asciiTheme="majorBidi" w:hAnsiTheme="majorBidi"/>
        </w:rPr>
        <w:t xml:space="preserve">dysregulation of </w:t>
      </w:r>
      <w:r w:rsidR="00177438" w:rsidRPr="00F16235">
        <w:rPr>
          <w:rFonts w:asciiTheme="majorBidi" w:hAnsiTheme="majorBidi"/>
          <w:i/>
          <w:iCs/>
        </w:rPr>
        <w:t>external</w:t>
      </w:r>
      <w:r w:rsidR="00177438">
        <w:rPr>
          <w:rFonts w:asciiTheme="majorBidi" w:hAnsiTheme="majorBidi"/>
        </w:rPr>
        <w:t xml:space="preserve"> attention</w:t>
      </w:r>
      <w:r w:rsidR="00EB103B">
        <w:t xml:space="preserve"> </w:t>
      </w:r>
      <w:r w:rsidR="00EB103B">
        <w:fldChar w:fldCharType="begin" w:fldLock="1"/>
      </w:r>
      <w:r w:rsidR="00677C5B">
        <w:instrText>ADDIN CSL_CITATION {"citationItems":[{"id":"ITEM-1","itemData":{"DOI":"10.1016/j.tics.2018.01.001","ISBN":"1879-307X (Electronic) 1364-6613 (Linking)","ISSN":"1879307X","PMID":"29402737","abstract":"Research in experimental psychopathology and cognitive theories of anxiety highlight threat-related attention biases (ABs) and underpin the development of a computer-delivered treatment for anxiety disorders: attention-bias modification (ABM) training. Variable effects of ABM training on anxiety and ABs generate conflicting research recommendations, novel ABM training procedures, and theoretical controversy. This article summarises an updated cognitive-motivational framework, integrating proposals from cognitive models of anxiety and attention, as well as evidence of ABs. Interactions between motivational salience-driven and goal-directed influences on multiple cognitive processes (e.g., stimulus evaluation, inhibition, switching, orienting) underlie anxiety and the variable manifestations of ABs (orienting towards and away from threat; threat-distractor interference). This theoretical analysis also considers ABM training as cognitive skill training, describes a conceptual framework for evaluating/developing novel ABM training procedures, and complements network-based research on reciprocal anxiety–cognition relationships. Research in experimental psychopathology has led to the development of ABM training as a potential computer-delivered treatment for anxiety disorders. Conventional ABM threat-avoidance training encourages anxious individuals to orient attention away from threat, but has variable effects on anxiety and threat-related ABs. Differing explanations for mixed outcomes of ABM training, and theoretical controversy about the causes of anxiety and ABs, encourage the development of alternative novel ABM training methods. Development of effective attention-based treatments for anxiety would be advanced by better theoretical understanding of the cognitive processes underlying anxiety and ABs, and by using more refined and comprehensive assessments of threat-related attention and associated cognitive and neural functioning.","author":[{"dropping-particle":"","family":"Mogg","given":"Karin","non-dropping-particle":"","parse-names":false,"suffix":""},{"dropping-particle":"","family":"Bradley","given":"Brendan P.","non-dropping-particle":"","parse-names":false,"suffix":""}],"container-title":"Trends in Cognitive Sciences","id":"ITEM-1","issue":"3","issued":{"date-parts":[["2018"]]},"page":"225-240","publisher":"Elsevier Ltd","title":"Anxiety and Threat-Related Attention: Cognitive-Motivational Framework and Treatment","type":"article-journal","volume":"22"},"uris":["http://www.mendeley.com/documents/?uuid=a377a4d9-3835-4bc0-a545-4ab78672c1e8"]},{"id":"ITEM-2","itemData":{"DOI":"10.1037/a0034834","ISBN":"1939-1455(Electronic),0033-2909(Print)","abstract":"Prominent cognitive theories postulate that an attentional bias toward threatening information contributes to the etiology, maintenance, or exacerbation of fear and anxiety. In this review, we investigate to what extent these causal claims are supported by sound empirical evidence. Although differences in attentional bias are associated with differences in fear and anxiety, this association does not emerge consistently. Moreover, there is only limited evidence that individual differences in attentional bias are related to individual differences in fear or anxiety. In line with a causal relation, some studies show that attentional bias precedes fear or anxiety in time. However, other studies show that fear and anxiety can precede the onset of attentional bias, suggesting circular or reciprocal causality. Importantly, a recent line of experimental research shows that changes in attentional bias can lead to changes in anxiety. Yet changes in fear and anxiety also lead to changes in attentional bias, which confirms that the relation between attentional bias and fear and anxiety is unlikely to be unidirectional. Finally, a similar causal relation between interpretation bias and anxiety has been documented. In sum, there is evidence in favor of causality, yet a strict unidirectional cause–effect model is unlikely to hold. The relation between attentional bias and fear and anxiety is best described as a bidirectional, maintaining, or mutually reinforcing relation. (PsycINFO Database Record (c) 2016 APA, all rights reserved)","author":[{"dropping-particle":"","family":"Bockstaele","given":"Bram","non-dropping-particle":"Van","parse-names":false,"suffix":""},{"dropping-particle":"","family":"Verschuere","given":"Bruno","non-dropping-particle":"","parse-names":false,"suffix":""},{"dropping-particle":"","family":"Tibboel","given":"Helen","non-dropping-particle":"","parse-names":false,"suffix":""},{"dropping-particle":"","family":"Houwer","given":"Jan","non-dropping-particle":"De","parse-names":false,"suffix":""},{"dropping-particle":"","family":"Crombez","given":"Geert","non-dropping-particle":"","parse-names":false,"suffix":""},{"dropping-particle":"","family":"Koster","given":"Ernst H W","non-dropping-particle":"","parse-names":false,"suffix":""}],"container-title":"Psychological Bulletin","id":"ITEM-2","issue":"3","issued":{"date-parts":[["2014"]]},"page":"682-721","publisher":"American Psychological Association","title":"A review of current evidence for the causal impact of attentional bias on fear and anxiety.","type":"article","volume":"140"},"uris":["http://www.mendeley.com/documents/?uuid=ed24349a-c47a-4aca-b43b-468ee18bdb0f"]}],"mendeley":{"formattedCitation":"(Mogg &amp; Bradley, 2018; Van Bockstaele et al., 2014)","plainTextFormattedCitation":"(Mogg &amp; Bradley, 2018; Van Bockstaele et al., 2014)","previouslyFormattedCitation":"(Mogg &amp; Bradley, 2018; Van Bockstaele et al., 2014)"},"properties":{"noteIndex":0},"schema":"https://github.com/citation-style-language/schema/raw/master/csl-citation.json"}</w:instrText>
      </w:r>
      <w:r w:rsidR="00EB103B">
        <w:fldChar w:fldCharType="separate"/>
      </w:r>
      <w:r w:rsidR="008E3451" w:rsidRPr="008E3451">
        <w:rPr>
          <w:noProof/>
        </w:rPr>
        <w:t>(Mogg &amp; Bradley, 2018; Van Bockstaele et al., 2014)</w:t>
      </w:r>
      <w:r w:rsidR="00EB103B">
        <w:fldChar w:fldCharType="end"/>
      </w:r>
      <w:r w:rsidR="008C52F8">
        <w:rPr>
          <w:rFonts w:asciiTheme="majorBidi" w:hAnsiTheme="majorBidi"/>
        </w:rPr>
        <w:t xml:space="preserve">. </w:t>
      </w:r>
      <w:r w:rsidR="000F7681">
        <w:rPr>
          <w:rFonts w:asciiTheme="majorBidi" w:hAnsiTheme="majorBidi"/>
        </w:rPr>
        <w:t xml:space="preserve">Much less </w:t>
      </w:r>
      <w:r w:rsidR="00974E13">
        <w:t xml:space="preserve">research has focused on dysregulation of </w:t>
      </w:r>
      <w:r w:rsidR="00177438">
        <w:rPr>
          <w:rFonts w:asciiTheme="majorBidi" w:hAnsiTheme="majorBidi"/>
          <w:i/>
          <w:iCs/>
        </w:rPr>
        <w:t>internal</w:t>
      </w:r>
      <w:r w:rsidR="00177438">
        <w:rPr>
          <w:rFonts w:asciiTheme="majorBidi" w:hAnsiTheme="majorBidi"/>
        </w:rPr>
        <w:t xml:space="preserve"> </w:t>
      </w:r>
      <w:r w:rsidR="00974E13">
        <w:rPr>
          <w:rFonts w:asciiTheme="majorBidi" w:hAnsiTheme="majorBidi"/>
        </w:rPr>
        <w:t>attention broadly or in mental health specifically</w:t>
      </w:r>
      <w:r w:rsidR="00EB103B">
        <w:t xml:space="preserve"> </w:t>
      </w:r>
      <w:r w:rsidR="00EB103B">
        <w:fldChar w:fldCharType="begin" w:fldLock="1"/>
      </w:r>
      <w:r w:rsidR="00677C5B">
        <w:instrText>ADDIN CSL_CITATION {"citationItems":[{"id":"ITEM-1","itemData":{"DOI":"10.1007/978-1-4684-2466-9_9","ISBN":"978-1-4684-2466-9","abstract":"When we speak of consciousness we are referring to the sum total of events in awareness. The term by no means exhausts the realm of things psychological, but it does encompass all of an individual's direct experience. When we speak of the flow of consciousness we are referring to the changes that take place in consciousness over time. The events of consciousness are, of course, extremely complex and varied. They embrace images in every sensory modality and in every degree of vividness, realism, and believability, including inner dialogue, hallucinations, reveries, and dreamlike sequences; and they also embrace qualities that are at the same time less figured and more pervasive than these---the affects. This chapter focuses on a broad class of these conscious contents. They do not contain the imagery of current perceptual activity but they contain imaginai qualities that one can describe in terms of forms, colors, sounds, words, smells, tastes, temperatures, and the like. I shall refer to this class as ''thought.'' This chapter brings together ideas and data regarding ways to observe thought, the dimensions and forms of thought, and the factors that determine the content of thought as it changes from one moment to the next.","author":[{"dropping-particle":"","family":"Klinger","given":"Eric","non-dropping-particle":"","parse-names":false,"suffix":""}],"container-title":"The Stream of Consciousness: Scientific Investigations into the Flow of Human Experience","editor":[{"dropping-particle":"","family":"Pope","given":"Kenneth S","non-dropping-particle":"","parse-names":false,"suffix":""},{"dropping-particle":"","family":"Singer","given":"Jerome L","non-dropping-particle":"","parse-names":false,"suffix":""}],"id":"ITEM-1","issued":{"date-parts":[["1978"]]},"page":"225-258","publisher":"Springer US","publisher-place":"Boston, MA","title":"Modes of Normal Conscious Flow","type":"chapter"},"uris":["http://www.mendeley.com/documents/?uuid=4a128211-ddb0-4db2-aa13-2cd344bfa1f0"]},{"id":"ITEM-2","itemData":{"DOI":"10.1016/j.conb.2016.06.014","ISBN":"1873-6882 (Electronic)\\r0959-4388 (Linking)","ISSN":"18736882","PMID":"27420377","abstract":"Recent advances in systems neuroscience have solidified the view that many cognitive processes are supported by dynamic interactions within and between large-scale brain networks. Here we synthesize this research, highlighting dynamic network interactions supporting a less explored aspect of cognition with important clinical relevance: internally-oriented cognition. We first present a brief overview of established resting-state networks, focusing on those supporting internally-oriented cognition, as well as those involved in dynamic control. We then discuss recent empirical work emphasizing that many cognitive tasks involving internally-oriented processes — such as mind-wandering, prospection, and creative thinking — rely on dynamic interactions within and between large-scale networks. Our aim is to provide a snapshot of emerging trends and future directions in an important aspect of human cognition.","author":[{"dropping-particle":"","family":"Zabelina","given":"Darya L.","non-dropping-particle":"","parse-names":false,"suffix":""},{"dropping-particle":"","family":"Andrews-Hanna","given":"Jessica R.","non-dropping-particle":"","parse-names":false,"suffix":""}],"container-title":"Current Opinion in Neurobiology","id":"ITEM-2","issued":{"date-parts":[["2016"]]},"page":"86-93","publisher":"Elsevier Ltd","title":"Dynamic network interactions supporting internally-oriented cognition","type":"article-journal","volume":"40"},"uris":["http://www.mendeley.com/documents/?uuid=7f689e10-a1c7-4009-990f-9ab2c4e4698b"]}],"mendeley":{"formattedCitation":"(Klinger, 1978; Zabelina &amp; Andrews-Hanna, 2016)","plainTextFormattedCitation":"(Klinger, 1978; Zabelina &amp; Andrews-Hanna, 2016)","previouslyFormattedCitation":"(Klinger, 1978; Zabelina &amp; Andrews-Hanna, 2016)"},"properties":{"noteIndex":0},"schema":"https://github.com/citation-style-language/schema/raw/master/csl-citation.json"}</w:instrText>
      </w:r>
      <w:r w:rsidR="00EB103B">
        <w:fldChar w:fldCharType="separate"/>
      </w:r>
      <w:r w:rsidR="008E3451" w:rsidRPr="008E3451">
        <w:rPr>
          <w:noProof/>
        </w:rPr>
        <w:t>(Klinger, 1978; Zabelina &amp; Andrews-Hanna, 2016)</w:t>
      </w:r>
      <w:r w:rsidR="00EB103B">
        <w:fldChar w:fldCharType="end"/>
      </w:r>
      <w:r w:rsidR="00D848B7">
        <w:rPr>
          <w:rFonts w:asciiTheme="majorBidi" w:hAnsiTheme="majorBidi"/>
        </w:rPr>
        <w:t xml:space="preserve">. </w:t>
      </w:r>
      <w:r w:rsidR="00D4423B">
        <w:t>W</w:t>
      </w:r>
      <w:r w:rsidR="00AC43BA">
        <w:t>e</w:t>
      </w:r>
      <w:r w:rsidR="00D848B7" w:rsidRPr="00F16235">
        <w:rPr>
          <w:rFonts w:asciiTheme="majorBidi" w:hAnsiTheme="majorBidi"/>
        </w:rPr>
        <w:t xml:space="preserve"> </w:t>
      </w:r>
      <w:r w:rsidR="00AC43BA">
        <w:t>argue</w:t>
      </w:r>
      <w:r w:rsidR="00AC43BA" w:rsidRPr="00F16235">
        <w:rPr>
          <w:rFonts w:asciiTheme="majorBidi" w:hAnsiTheme="majorBidi"/>
        </w:rPr>
        <w:t xml:space="preserve"> </w:t>
      </w:r>
      <w:r w:rsidR="00D848B7" w:rsidRPr="00F16235">
        <w:rPr>
          <w:rFonts w:asciiTheme="majorBidi" w:hAnsiTheme="majorBidi"/>
        </w:rPr>
        <w:t>that (</w:t>
      </w:r>
      <w:proofErr w:type="spellStart"/>
      <w:r w:rsidR="00D848B7" w:rsidRPr="00F16235">
        <w:rPr>
          <w:rFonts w:asciiTheme="majorBidi" w:hAnsiTheme="majorBidi"/>
        </w:rPr>
        <w:t>dys</w:t>
      </w:r>
      <w:proofErr w:type="spellEnd"/>
      <w:r w:rsidR="00D848B7" w:rsidRPr="00F16235">
        <w:rPr>
          <w:rFonts w:asciiTheme="majorBidi" w:hAnsiTheme="majorBidi"/>
        </w:rPr>
        <w:t>)regulation of</w:t>
      </w:r>
      <w:r w:rsidR="00BC44A9">
        <w:rPr>
          <w:rFonts w:asciiTheme="majorBidi" w:hAnsiTheme="majorBidi"/>
        </w:rPr>
        <w:t xml:space="preserve"> </w:t>
      </w:r>
      <w:r w:rsidR="00BC44A9" w:rsidRPr="00F16235">
        <w:rPr>
          <w:rFonts w:asciiTheme="majorBidi" w:hAnsiTheme="majorBidi"/>
          <w:i/>
          <w:iCs/>
        </w:rPr>
        <w:t>internal</w:t>
      </w:r>
      <w:r w:rsidR="00D848B7" w:rsidRPr="00F16235">
        <w:rPr>
          <w:rFonts w:asciiTheme="majorBidi" w:hAnsiTheme="majorBidi"/>
        </w:rPr>
        <w:t xml:space="preserve"> attention </w:t>
      </w:r>
      <w:r w:rsidR="00CD7D02" w:rsidRPr="00F16235">
        <w:rPr>
          <w:rFonts w:asciiTheme="majorBidi" w:hAnsiTheme="majorBidi"/>
        </w:rPr>
        <w:t xml:space="preserve">as well as the dynamic interplay between </w:t>
      </w:r>
      <w:r w:rsidR="00CD7D02" w:rsidRPr="00F16235">
        <w:rPr>
          <w:rFonts w:asciiTheme="majorBidi" w:hAnsiTheme="majorBidi"/>
          <w:i/>
          <w:iCs/>
        </w:rPr>
        <w:t>internal</w:t>
      </w:r>
      <w:r w:rsidR="00BC44A9">
        <w:rPr>
          <w:rFonts w:asciiTheme="majorBidi" w:hAnsiTheme="majorBidi"/>
        </w:rPr>
        <w:t xml:space="preserve"> and </w:t>
      </w:r>
      <w:r w:rsidR="00CD7D02" w:rsidRPr="00F16235">
        <w:rPr>
          <w:rFonts w:asciiTheme="majorBidi" w:hAnsiTheme="majorBidi"/>
          <w:i/>
          <w:iCs/>
        </w:rPr>
        <w:t>external</w:t>
      </w:r>
      <w:r w:rsidR="00CD7D02" w:rsidRPr="00F16235">
        <w:rPr>
          <w:rFonts w:asciiTheme="majorBidi" w:hAnsiTheme="majorBidi"/>
        </w:rPr>
        <w:t xml:space="preserve"> attention,</w:t>
      </w:r>
      <w:r w:rsidR="00D848B7" w:rsidRPr="00F16235">
        <w:rPr>
          <w:rFonts w:asciiTheme="majorBidi" w:hAnsiTheme="majorBidi"/>
        </w:rPr>
        <w:t xml:space="preserve"> </w:t>
      </w:r>
      <w:r w:rsidR="00677F76" w:rsidRPr="00F16235">
        <w:rPr>
          <w:rFonts w:asciiTheme="majorBidi" w:hAnsiTheme="majorBidi"/>
        </w:rPr>
        <w:t xml:space="preserve">may be fundamentally important </w:t>
      </w:r>
      <w:r w:rsidR="00D848B7" w:rsidRPr="00F16235">
        <w:rPr>
          <w:rFonts w:asciiTheme="majorBidi" w:hAnsiTheme="majorBidi"/>
        </w:rPr>
        <w:t>to (mal)adaption and mental health.</w:t>
      </w:r>
      <w:r w:rsidR="00281CE1" w:rsidRPr="00BC44A9">
        <w:t xml:space="preserve"> </w:t>
      </w:r>
      <w:r w:rsidR="0020440C">
        <w:t>Furthermore</w:t>
      </w:r>
      <w:r w:rsidR="00974E13">
        <w:t xml:space="preserve">, we argue that </w:t>
      </w:r>
      <w:r w:rsidR="00D4423B">
        <w:t>efforts to more directly study</w:t>
      </w:r>
      <w:r w:rsidR="00974E13">
        <w:t xml:space="preserve"> </w:t>
      </w:r>
      <w:r w:rsidR="00974E13" w:rsidRPr="00EB3F1E">
        <w:rPr>
          <w:i/>
          <w:iCs/>
        </w:rPr>
        <w:t>internal</w:t>
      </w:r>
      <w:r w:rsidR="00974E13">
        <w:t xml:space="preserve"> attention may prove critical to long-sought basic and clinical science </w:t>
      </w:r>
      <w:r w:rsidR="00D4423B">
        <w:t>of</w:t>
      </w:r>
      <w:r w:rsidR="00974E13">
        <w:t xml:space="preserve"> information processing </w:t>
      </w:r>
      <w:r w:rsidR="00D4423B">
        <w:t xml:space="preserve">in </w:t>
      </w:r>
      <w:r w:rsidR="00974E13">
        <w:t>mental health.</w:t>
      </w:r>
      <w:r w:rsidR="00622B90">
        <w:t xml:space="preserve"> </w:t>
      </w:r>
    </w:p>
    <w:p w14:paraId="58E31B3D" w14:textId="4DF58069" w:rsidR="00DD2494" w:rsidRPr="00E44FB0" w:rsidRDefault="00224AE0" w:rsidP="00A631F9">
      <w:pPr>
        <w:pStyle w:val="Heading2"/>
      </w:pPr>
      <w:r>
        <w:t xml:space="preserve">External </w:t>
      </w:r>
      <w:r w:rsidR="00D41576">
        <w:t>Attention (</w:t>
      </w:r>
      <w:proofErr w:type="spellStart"/>
      <w:r w:rsidR="00D41576">
        <w:t>Dys</w:t>
      </w:r>
      <w:proofErr w:type="spellEnd"/>
      <w:r w:rsidR="00D41576">
        <w:t>)Regulation</w:t>
      </w:r>
    </w:p>
    <w:p w14:paraId="321D8C54" w14:textId="69DD924B" w:rsidR="00281CE1" w:rsidRPr="003D3B9E" w:rsidRDefault="00622B90" w:rsidP="007B4D9A">
      <w:pPr>
        <w:outlineLvl w:val="9"/>
      </w:pPr>
      <w:r w:rsidRPr="004E27B6">
        <w:rPr>
          <w:i/>
          <w:iCs/>
        </w:rPr>
        <w:t>E</w:t>
      </w:r>
      <w:r w:rsidR="00D848B7" w:rsidRPr="00CD2BEE">
        <w:rPr>
          <w:rFonts w:asciiTheme="majorBidi" w:hAnsiTheme="majorBidi"/>
          <w:i/>
          <w:iCs/>
        </w:rPr>
        <w:t xml:space="preserve">xternal </w:t>
      </w:r>
      <w:r w:rsidR="00D848B7">
        <w:rPr>
          <w:rFonts w:asciiTheme="majorBidi" w:hAnsiTheme="majorBidi"/>
          <w:i/>
          <w:iCs/>
        </w:rPr>
        <w:t>attention</w:t>
      </w:r>
      <w:r w:rsidR="00D848B7">
        <w:rPr>
          <w:rFonts w:asciiTheme="majorBidi" w:hAnsiTheme="majorBidi"/>
        </w:rPr>
        <w:t xml:space="preserve"> </w:t>
      </w:r>
      <w:r w:rsidR="00666253">
        <w:rPr>
          <w:rFonts w:asciiTheme="majorBidi" w:hAnsiTheme="majorBidi"/>
        </w:rPr>
        <w:t xml:space="preserve">is </w:t>
      </w:r>
      <w:r w:rsidR="00D848B7">
        <w:rPr>
          <w:rFonts w:asciiTheme="majorBidi" w:hAnsiTheme="majorBidi"/>
        </w:rPr>
        <w:t>the processing of perceptual-sensory information</w:t>
      </w:r>
      <w:r w:rsidR="00A1307D">
        <w:t xml:space="preserve"> </w:t>
      </w:r>
      <w:r w:rsidR="00404D31">
        <w:t>incoming</w:t>
      </w:r>
      <w:r w:rsidR="00A1307D">
        <w:t xml:space="preserve"> from a source external to the mind/brain</w:t>
      </w:r>
      <w:r w:rsidR="00404D31">
        <w:t xml:space="preserve"> </w:t>
      </w:r>
      <w:r w:rsidR="00B619AB">
        <w:t>such as</w:t>
      </w:r>
      <w:r w:rsidR="00404D31">
        <w:t xml:space="preserve"> the peripheral nervous system</w:t>
      </w:r>
      <w:r w:rsidR="00F55B96">
        <w:rPr>
          <w:rFonts w:asciiTheme="majorBidi" w:hAnsiTheme="majorBidi"/>
        </w:rPr>
        <w:t xml:space="preserve">, </w:t>
      </w:r>
      <w:r w:rsidR="00404D31">
        <w:t>originating</w:t>
      </w:r>
      <w:r w:rsidR="00F55B96" w:rsidRPr="00A1307D">
        <w:rPr>
          <w:rFonts w:asciiTheme="majorBidi" w:hAnsiTheme="majorBidi"/>
        </w:rPr>
        <w:t xml:space="preserve"> </w:t>
      </w:r>
      <w:r w:rsidR="00C76538">
        <w:t xml:space="preserve">from </w:t>
      </w:r>
      <w:r w:rsidR="00A1307D">
        <w:t xml:space="preserve">outside </w:t>
      </w:r>
      <w:r w:rsidR="00F1646D">
        <w:t>and</w:t>
      </w:r>
      <w:r w:rsidR="00531D95">
        <w:t>/or</w:t>
      </w:r>
      <w:r w:rsidR="00F1646D">
        <w:t xml:space="preserve"> </w:t>
      </w:r>
      <w:r w:rsidR="00A1307D">
        <w:t>within</w:t>
      </w:r>
      <w:r w:rsidR="000867C9">
        <w:t xml:space="preserve"> </w:t>
      </w:r>
      <w:r w:rsidR="00A1307D">
        <w:t xml:space="preserve">the </w:t>
      </w:r>
      <w:r w:rsidR="000867C9">
        <w:t>bod</w:t>
      </w:r>
      <w:r w:rsidR="00A1307D">
        <w:t>y</w:t>
      </w:r>
      <w:r w:rsidR="005C4461">
        <w:t xml:space="preserve"> (e.g., </w:t>
      </w:r>
      <w:r w:rsidR="00AE66F7">
        <w:t xml:space="preserve">visual information incoming via the eyes, </w:t>
      </w:r>
      <w:r w:rsidR="005C4461">
        <w:t>propriocepti</w:t>
      </w:r>
      <w:r w:rsidR="00AE66F7">
        <w:t>ve sensations</w:t>
      </w:r>
      <w:r w:rsidR="00A1307D">
        <w:t xml:space="preserve"> originating </w:t>
      </w:r>
      <w:r w:rsidR="00AE66F7">
        <w:t>from</w:t>
      </w:r>
      <w:r w:rsidR="00A1307D">
        <w:t xml:space="preserve"> the muscles</w:t>
      </w:r>
      <w:r w:rsidR="000867C9">
        <w:t>)</w:t>
      </w:r>
      <w:r w:rsidR="00EB103B">
        <w:t xml:space="preserve"> </w:t>
      </w:r>
      <w:r w:rsidR="00EB103B">
        <w:fldChar w:fldCharType="begin" w:fldLock="1"/>
      </w:r>
      <w:r w:rsidR="00677C5B">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Attention","type":"article-journal","volume":"62"},"uris":["http://www.mendeley.com/documents/?uuid=57481f42-eb35-4772-98db-88720643a2c4"]},{"id":"ITEM-2","itemData":{"DOI":"10.1016/j.neuropsychologia.2014.05.024","ISBN":"1873-3514 (Electronic)\\r0028-3932 (Linking)","ISSN":"18733514","PMID":"24912071","abstract":"Externally directed cognition (EDC) involves attending to stimuli in the external environment, whereas internally directed cognition (IDC) involves attending internally to thoughts, memories and mental imagery. To date, most studies have focused on the competition or trade-offs between these modes of cognition. However, both EDC and IDC include a variety of cognitive states that differ along multiple dimensions. These dimensions may influence the way in which EDC and IDC relate to each other. In this review, we present a novel framework that considers whether cognitive resources are oriented externally or internally, and also whether a given cognitive state involves intentional (i.e., voluntary) or spontaneous (i.e., involuntary) processing. Within this framework, we examine the conditions under which EDC and IDC are expected to either compete, or co-occur without interference. We argue that EDC and IDC are not inherently antagonistic, but when both involve higher levels of intentionality they are increasingly likely to compete, due to the capacity limitations of intentional processing. In contrast, if one or both involve spontaneous processing, EDC and IDC can co-occur with minimal interference given that involuntary processes are not subject to the same capacity constraints. A review of the brain regions implicated in EDC and IDC suggests that their neural substrates are partially segregated and partially convergent. Both EDC and IDC recruit the lateral prefrontal cortex (PFC) during intentional processing, and may therefore compete over the processes and representational space it supports. However, at lower levels of intentionality, EDC and IDC rely on largely distinct neural structures, which may enable their co-occurrence without interference. The proposal that EDC and IDC can in some cases co-occur, provides a framework for understanding the complex mental states that underlie theory of mind, creativity, the influence of self-evaluative processing on cognitive control, and memory-guided attention.","author":[{"dropping-particle":"","family":"Dixon","given":"Matthew L.","non-dropping-particle":"","parse-names":false,"suffix":""},{"dropping-particle":"","family":"Fox","given":"Kieran C.R.","non-dropping-particle":"","parse-names":false,"suffix":""},{"dropping-particle":"","family":"Christoff","given":"Kalina","non-dropping-particle":"","parse-names":false,"suffix":""}],"container-title":"Neuropsychologia","id":"ITEM-2","issued":{"date-parts":[["2014"]]},"page":"321-330","publisher":"Elsevier","title":"A framework for understanding the relationship between externally and internally directed cognition","type":"article-journal","volume":"62"},"uris":["http://www.mendeley.com/documents/?uuid=11e83528-dd44-49f7-87fc-68ac955e0efc"]},{"id":"ITEM-3","itemData":{"DOI":"10.1016/j.tics.2011.11.014","ISBN":"1364-6613","ISSN":"13646613","PMID":"22209601","abstract":"Selective attention, the ability to focus our cognitive resources on information relevant to our goals, influences working memory (WM) performance. Indeed, attention and working memory are increasingly viewed as overlapping constructs. Here, we review recent evidence from human neurophysiological studies demonstrating that top-down modulation serves as a common neural mechanism underlying these two cognitive operations. The core features include activity modulation in stimulus-selective sensory cortices with concurrent engagement of prefrontal and parietal control regions that function as sources of top-down signals. Notably, top-down modulation is engaged during both stimulus-present and stimulus-absent stages of WM tasks; that is, expectation of an ensuing stimulus to be remembered, selection and encoding of stimuli, maintenance of relevant information in mind and memory retrieval. © 2011 Elsevier Ltd.","author":[{"dropping-particle":"","family":"Gazzaley","given":"Adam","non-dropping-particle":"","parse-names":false,"suffix":""},{"dropping-particle":"","family":"Nobre","given":"Anna C.","non-dropping-particle":"","parse-names":false,"suffix":""}],"container-title":"Trends in Cognitive Sciences","id":"ITEM-3","issue":"2","issued":{"date-parts":[["2012"]]},"page":"129-135","title":"Top-down modulation: Bridging selective attention and working memory","type":"article-journal","volume":"16"},"uris":["http://www.mendeley.com/documents/?uuid=98bf264d-856e-4efd-9e2d-88483b432ede"]}],"mendeley":{"formattedCitation":"(Chun et al., 2010; Dixon, Fox, &amp; Christoff, 2014; Gazzaley &amp; Nobre, 2012)","plainTextFormattedCitation":"(Chun et al., 2010; Dixon, Fox, &amp; Christoff, 2014; Gazzaley &amp; Nobre, 2012)","previouslyFormattedCitation":"(Chun et al., 2010; Dixon, Fox, &amp; Christoff, 2014; Gazzaley &amp; Nobre, 2012)"},"properties":{"noteIndex":0},"schema":"https://github.com/citation-style-language/schema/raw/master/csl-citation.json"}</w:instrText>
      </w:r>
      <w:r w:rsidR="00EB103B">
        <w:fldChar w:fldCharType="separate"/>
      </w:r>
      <w:r w:rsidR="008E3451" w:rsidRPr="008E3451">
        <w:rPr>
          <w:noProof/>
        </w:rPr>
        <w:t>(Chun et al., 2010; Dixon, Fox, &amp; Christoff, 2014; Gazzaley &amp; Nobre, 2012)</w:t>
      </w:r>
      <w:r w:rsidR="00EB103B">
        <w:fldChar w:fldCharType="end"/>
      </w:r>
      <w:r w:rsidR="00224AE0">
        <w:t xml:space="preserve">. </w:t>
      </w:r>
      <w:r w:rsidR="0091739B">
        <w:t>T</w:t>
      </w:r>
      <w:r w:rsidR="00D848B7">
        <w:t xml:space="preserve">heory and data suggest that </w:t>
      </w:r>
      <w:r w:rsidR="00D848B7" w:rsidRPr="00525C02">
        <w:t>external</w:t>
      </w:r>
      <w:r w:rsidR="00D848B7">
        <w:t xml:space="preserve"> attentional </w:t>
      </w:r>
      <w:r w:rsidR="00D848B7">
        <w:rPr>
          <w:rFonts w:asciiTheme="majorBidi" w:hAnsiTheme="majorBidi"/>
        </w:rPr>
        <w:t xml:space="preserve">processes are </w:t>
      </w:r>
      <w:r w:rsidR="00D848B7">
        <w:rPr>
          <w:rFonts w:asciiTheme="majorBidi" w:hAnsiTheme="majorBidi"/>
        </w:rPr>
        <w:lastRenderedPageBreak/>
        <w:t>governed by two interacting yet distinct attentional systems – the stimulus-driven (bottom-up) and goal-directed (top-down) systems</w:t>
      </w:r>
      <w:r w:rsidR="003B1EAA">
        <w:t xml:space="preserve"> </w:t>
      </w:r>
      <w:r w:rsidR="003B1EAA">
        <w:fldChar w:fldCharType="begin" w:fldLock="1"/>
      </w:r>
      <w:r w:rsidR="00677C5B">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Attention","type":"article-journal","volume":"62"},"uris":["http://www.mendeley.com/documents/?uuid=57481f42-eb35-4772-98db-88720643a2c4"]},{"id":"ITEM-2","itemData":{"DOI":"10.1038/nrn755","ISBN":"1471-003X (Print)\\r1471-003X (Linking)","ISSN":"14710048","PMID":"11994752","abstract":"We review evidence for partially segregated networks of brain areas that carry out different attentional functions. One system, which includes parts of the intraparietal cortex and superior frontal cortex, is involved in preparing and applying goal-directed (top-down) selection for stimuli and responses. This system is also modulated by the detection of stimuli. The other system, which includes the temporoparietal cortex and inferior frontal cortex, and is largely lateralized to the right hemisphere, is not involved in top-down selection. Instead, this system is specialized for the detection of behaviourally relevant stimuli, particularly when they are salient or unexpected. This ventral frontoparietal network works as a 'circuit breaker' for the dorsal system, directing attention to salient events. Both attentional systems interact during normal vision, and both are disrupted in unilateral spatial neglect.","author":[{"dropping-particle":"","family":"Corbetta","given":"Maurizio","non-dropping-particle":"","parse-names":false,"suffix":""},{"dropping-particle":"","family":"Shulman","given":"Gordon L.","non-dropping-particle":"","parse-names":false,"suffix":""}],"container-title":"Nature Reviews Neuroscience","id":"ITEM-2","issue":"3","issued":{"date-parts":[["2002"]]},"page":"201-215","title":"Control of goal-directed and stimulus-driven attention in the brain","type":"article-journal","volume":"3"},"uris":["http://www.mendeley.com/documents/?uuid=f6b881b9-8673-4500-9e6e-3040be385ef5"]}],"mendeley":{"formattedCitation":"(Chun et al., 2010; Corbetta &amp; Shulman, 2002)","plainTextFormattedCitation":"(Chun et al., 2010; Corbetta &amp; Shulman, 2002)","previouslyFormattedCitation":"(Chun et al., 2010; Corbetta &amp; Shulman, 2002)"},"properties":{"noteIndex":0},"schema":"https://github.com/citation-style-language/schema/raw/master/csl-citation.json"}</w:instrText>
      </w:r>
      <w:r w:rsidR="003B1EAA">
        <w:fldChar w:fldCharType="separate"/>
      </w:r>
      <w:r w:rsidR="008E3451" w:rsidRPr="008E3451">
        <w:rPr>
          <w:noProof/>
        </w:rPr>
        <w:t>(Chun et al., 2010; Corbetta &amp; Shulman, 2002)</w:t>
      </w:r>
      <w:r w:rsidR="003B1EAA">
        <w:fldChar w:fldCharType="end"/>
      </w:r>
      <w:r w:rsidR="00D848B7">
        <w:rPr>
          <w:rFonts w:asciiTheme="majorBidi" w:hAnsiTheme="majorBidi"/>
        </w:rPr>
        <w:t xml:space="preserve">. </w:t>
      </w:r>
      <w:r w:rsidR="00EB002A">
        <w:t>D</w:t>
      </w:r>
      <w:r w:rsidR="00D848B7">
        <w:rPr>
          <w:rFonts w:asciiTheme="majorBidi" w:hAnsiTheme="majorBidi"/>
        </w:rPr>
        <w:t xml:space="preserve">ysregulation in the goal-directed system </w:t>
      </w:r>
      <w:r w:rsidR="00217B6F">
        <w:t xml:space="preserve">is </w:t>
      </w:r>
      <w:r w:rsidR="00D848B7">
        <w:t>theorized to</w:t>
      </w:r>
      <w:r w:rsidR="00D848B7">
        <w:rPr>
          <w:rFonts w:asciiTheme="majorBidi" w:hAnsiTheme="majorBidi"/>
        </w:rPr>
        <w:t xml:space="preserve"> drive (maladaptive)</w:t>
      </w:r>
      <w:r w:rsidR="00D848B7">
        <w:t xml:space="preserve"> </w:t>
      </w:r>
      <w:r w:rsidR="00D848B7">
        <w:rPr>
          <w:rFonts w:asciiTheme="majorBidi" w:hAnsiTheme="majorBidi"/>
        </w:rPr>
        <w:t>strategic avoidance</w:t>
      </w:r>
      <w:r w:rsidR="00D848B7">
        <w:t xml:space="preserve"> of-</w:t>
      </w:r>
      <w:r w:rsidR="00D848B7">
        <w:rPr>
          <w:rFonts w:asciiTheme="majorBidi" w:hAnsiTheme="majorBidi"/>
        </w:rPr>
        <w:t xml:space="preserve"> or difficulties in disengaging from</w:t>
      </w:r>
      <w:r w:rsidR="00D848B7">
        <w:t>-</w:t>
      </w:r>
      <w:r w:rsidR="00D848B7">
        <w:rPr>
          <w:rFonts w:asciiTheme="majorBidi" w:hAnsiTheme="majorBidi"/>
        </w:rPr>
        <w:t xml:space="preserve"> emotionally </w:t>
      </w:r>
      <w:r w:rsidR="00217B6F">
        <w:rPr>
          <w:rFonts w:asciiTheme="majorBidi" w:hAnsiTheme="majorBidi"/>
        </w:rPr>
        <w:t xml:space="preserve">evocative </w:t>
      </w:r>
      <w:r w:rsidR="00F57D28">
        <w:t>information</w:t>
      </w:r>
      <w:r w:rsidR="003B1EAA">
        <w:t xml:space="preserve"> </w:t>
      </w:r>
      <w:r w:rsidR="003B1EAA">
        <w:fldChar w:fldCharType="begin" w:fldLock="1"/>
      </w:r>
      <w:r w:rsidR="00677C5B">
        <w:instrText>ADDIN CSL_CITATION {"citationItems":[{"id":"ITEM-1","itemData":{"DOI":"10.1016/j.tics.2018.01.001","ISBN":"1879-307X (Electronic) 1364-6613 (Linking)","ISSN":"1879307X","PMID":"29402737","abstract":"Research in experimental psychopathology and cognitive theories of anxiety highlight threat-related attention biases (ABs) and underpin the development of a computer-delivered treatment for anxiety disorders: attention-bias modification (ABM) training. Variable effects of ABM training on anxiety and ABs generate conflicting research recommendations, novel ABM training procedures, and theoretical controversy. This article summarises an updated cognitive-motivational framework, integrating proposals from cognitive models of anxiety and attention, as well as evidence of ABs. Interactions between motivational salience-driven and goal-directed influences on multiple cognitive processes (e.g., stimulus evaluation, inhibition, switching, orienting) underlie anxiety and the variable manifestations of ABs (orienting towards and away from threat; threat-distractor interference). This theoretical analysis also considers ABM training as cognitive skill training, describes a conceptual framework for evaluating/developing novel ABM training procedures, and complements network-based research on reciprocal anxiety–cognition relationships. Research in experimental psychopathology has led to the development of ABM training as a potential computer-delivered treatment for anxiety disorders. Conventional ABM threat-avoidance training encourages anxious individuals to orient attention away from threat, but has variable effects on anxiety and threat-related ABs. Differing explanations for mixed outcomes of ABM training, and theoretical controversy about the causes of anxiety and ABs, encourage the development of alternative novel ABM training methods. Development of effective attention-based treatments for anxiety would be advanced by better theoretical understanding of the cognitive processes underlying anxiety and ABs, and by using more refined and comprehensive assessments of threat-related attention and associated cognitive and neural functioning.","author":[{"dropping-particle":"","family":"Mogg","given":"Karin","non-dropping-particle":"","parse-names":false,"suffix":""},{"dropping-particle":"","family":"Bradley","given":"Brendan P.","non-dropping-particle":"","parse-names":false,"suffix":""}],"container-title":"Trends in Cognitive Sciences","id":"ITEM-1","issue":"3","issued":{"date-parts":[["2018"]]},"page":"225-240","publisher":"Elsevier Ltd","title":"Anxiety and Threat-Related Attention: Cognitive-Motivational Framework and Treatment","type":"article-journal","volume":"22"},"uris":["http://www.mendeley.com/documents/?uuid=a377a4d9-3835-4bc0-a545-4ab78672c1e8"]}],"mendeley":{"formattedCitation":"(Mogg &amp; Bradley, 2018)","plainTextFormattedCitation":"(Mogg &amp; Bradley, 2018)","previouslyFormattedCitation":"(Mogg &amp; Bradley, 2018)"},"properties":{"noteIndex":0},"schema":"https://github.com/citation-style-language/schema/raw/master/csl-citation.json"}</w:instrText>
      </w:r>
      <w:r w:rsidR="003B1EAA">
        <w:fldChar w:fldCharType="separate"/>
      </w:r>
      <w:r w:rsidR="008E3451" w:rsidRPr="008E3451">
        <w:rPr>
          <w:noProof/>
        </w:rPr>
        <w:t>(Mogg &amp; Bradley, 2018)</w:t>
      </w:r>
      <w:r w:rsidR="003B1EAA">
        <w:fldChar w:fldCharType="end"/>
      </w:r>
      <w:r w:rsidR="00D848B7">
        <w:rPr>
          <w:rFonts w:asciiTheme="majorBidi" w:hAnsiTheme="majorBidi"/>
        </w:rPr>
        <w:t xml:space="preserve">. </w:t>
      </w:r>
      <w:r w:rsidR="00EB002A">
        <w:t>Dysregulation in</w:t>
      </w:r>
      <w:r w:rsidR="00D848B7">
        <w:rPr>
          <w:rFonts w:asciiTheme="majorBidi" w:hAnsiTheme="majorBidi"/>
        </w:rPr>
        <w:t xml:space="preserve"> </w:t>
      </w:r>
      <w:r w:rsidR="00281CE1">
        <w:rPr>
          <w:rFonts w:asciiTheme="majorBidi" w:hAnsiTheme="majorBidi"/>
        </w:rPr>
        <w:t xml:space="preserve">the stimulus-driven system </w:t>
      </w:r>
      <w:r w:rsidR="00EB002A">
        <w:t>is</w:t>
      </w:r>
      <w:r w:rsidR="00D848B7">
        <w:t xml:space="preserve"> theorized</w:t>
      </w:r>
      <w:r w:rsidR="00D848B7">
        <w:rPr>
          <w:rFonts w:asciiTheme="majorBidi" w:hAnsiTheme="majorBidi"/>
        </w:rPr>
        <w:t xml:space="preserve"> </w:t>
      </w:r>
      <w:r w:rsidR="00F55B96">
        <w:rPr>
          <w:rFonts w:asciiTheme="majorBidi" w:hAnsiTheme="majorBidi"/>
        </w:rPr>
        <w:t xml:space="preserve">to </w:t>
      </w:r>
      <w:r w:rsidR="00D848B7">
        <w:rPr>
          <w:rFonts w:asciiTheme="majorBidi" w:hAnsiTheme="majorBidi"/>
        </w:rPr>
        <w:t>drive initial orienting biases</w:t>
      </w:r>
      <w:r w:rsidR="00AE66F7">
        <w:t xml:space="preserve"> toward-</w:t>
      </w:r>
      <w:r w:rsidR="00D848B7">
        <w:rPr>
          <w:rFonts w:asciiTheme="majorBidi" w:hAnsiTheme="majorBidi"/>
        </w:rPr>
        <w:t xml:space="preserve"> and increased disruption of goal-directed behavior by</w:t>
      </w:r>
      <w:r w:rsidR="00AE66F7">
        <w:t>-</w:t>
      </w:r>
      <w:r w:rsidR="00D848B7">
        <w:rPr>
          <w:rFonts w:asciiTheme="majorBidi" w:hAnsiTheme="majorBidi"/>
        </w:rPr>
        <w:t xml:space="preserve"> </w:t>
      </w:r>
      <w:r w:rsidR="00D848B7" w:rsidRPr="00525C02">
        <w:rPr>
          <w:rFonts w:asciiTheme="majorBidi" w:hAnsiTheme="majorBidi"/>
        </w:rPr>
        <w:t>motivationally</w:t>
      </w:r>
      <w:r w:rsidR="00D848B7" w:rsidRPr="00EB002A">
        <w:rPr>
          <w:rFonts w:asciiTheme="majorBidi" w:hAnsiTheme="majorBidi"/>
        </w:rPr>
        <w:t xml:space="preserve"> </w:t>
      </w:r>
      <w:r w:rsidR="00D848B7" w:rsidRPr="00525C02">
        <w:rPr>
          <w:rFonts w:asciiTheme="majorBidi" w:hAnsiTheme="majorBidi"/>
        </w:rPr>
        <w:t>relevant</w:t>
      </w:r>
      <w:r w:rsidR="00D848B7" w:rsidRPr="00EB002A">
        <w:rPr>
          <w:rFonts w:asciiTheme="majorBidi" w:hAnsiTheme="majorBidi"/>
        </w:rPr>
        <w:t xml:space="preserve">, but </w:t>
      </w:r>
      <w:r w:rsidR="00D848B7" w:rsidRPr="00525C02">
        <w:rPr>
          <w:rFonts w:asciiTheme="majorBidi" w:hAnsiTheme="majorBidi"/>
        </w:rPr>
        <w:t>task</w:t>
      </w:r>
      <w:r w:rsidR="00D848B7" w:rsidRPr="00EB002A">
        <w:rPr>
          <w:rFonts w:asciiTheme="majorBidi" w:hAnsiTheme="majorBidi"/>
        </w:rPr>
        <w:t xml:space="preserve"> </w:t>
      </w:r>
      <w:r w:rsidR="00D848B7" w:rsidRPr="00525C02">
        <w:rPr>
          <w:rFonts w:asciiTheme="majorBidi" w:hAnsiTheme="majorBidi"/>
        </w:rPr>
        <w:t>irrelevant</w:t>
      </w:r>
      <w:r w:rsidR="00CA73B8">
        <w:t>,</w:t>
      </w:r>
      <w:r w:rsidR="00F57D28">
        <w:t xml:space="preserve"> information</w:t>
      </w:r>
      <w:r w:rsidR="00D03A2E">
        <w:t>.</w:t>
      </w:r>
    </w:p>
    <w:p w14:paraId="0D8E5B93" w14:textId="0488285C" w:rsidR="00DD2494" w:rsidRPr="00E44FB0" w:rsidRDefault="00DD2494" w:rsidP="00A631F9">
      <w:pPr>
        <w:pStyle w:val="Heading2"/>
      </w:pPr>
      <w:r>
        <w:t>Internal Attention</w:t>
      </w:r>
      <w:r w:rsidR="00224AE0">
        <w:t xml:space="preserve"> (</w:t>
      </w:r>
      <w:proofErr w:type="spellStart"/>
      <w:r w:rsidR="00224AE0">
        <w:t>Dys</w:t>
      </w:r>
      <w:proofErr w:type="spellEnd"/>
      <w:r w:rsidR="00224AE0">
        <w:t>)Regulation</w:t>
      </w:r>
    </w:p>
    <w:p w14:paraId="3DFAD450" w14:textId="55006C3D" w:rsidR="00D848B7" w:rsidRPr="00EB45BE" w:rsidRDefault="00224AE0" w:rsidP="00AD4AC0">
      <w:pPr>
        <w:outlineLvl w:val="9"/>
      </w:pPr>
      <w:r w:rsidRPr="0079554F">
        <w:rPr>
          <w:i/>
          <w:iCs/>
        </w:rPr>
        <w:t>I</w:t>
      </w:r>
      <w:r>
        <w:rPr>
          <w:i/>
          <w:iCs/>
        </w:rPr>
        <w:t>nternal attention</w:t>
      </w:r>
      <w:r>
        <w:t xml:space="preserve"> is the processing of information stored in the mind, recalled from long-term or active in working memory</w:t>
      </w:r>
      <w:r w:rsidR="00417AAE">
        <w:t xml:space="preserve"> </w:t>
      </w:r>
      <w:r w:rsidR="00417AAE">
        <w:fldChar w:fldCharType="begin" w:fldLock="1"/>
      </w:r>
      <w:r w:rsidR="00677C5B">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Attention","type":"article-journal","volume":"62"},"uris":["http://www.mendeley.com/documents/?uuid=57481f42-eb35-4772-98db-88720643a2c4"]}],"mendeley":{"formattedCitation":"(Chun et al., 2010)","plainTextFormattedCitation":"(Chun et al., 2010)","previouslyFormattedCitation":"(Chun et al., 2010)"},"properties":{"noteIndex":0},"schema":"https://github.com/citation-style-language/schema/raw/master/csl-citation.json"}</w:instrText>
      </w:r>
      <w:r w:rsidR="00417AAE">
        <w:fldChar w:fldCharType="separate"/>
      </w:r>
      <w:r w:rsidR="008E3451" w:rsidRPr="008E3451">
        <w:rPr>
          <w:noProof/>
        </w:rPr>
        <w:t>(Chun et al., 2010)</w:t>
      </w:r>
      <w:r w:rsidR="00417AAE">
        <w:fldChar w:fldCharType="end"/>
      </w:r>
      <w:r>
        <w:t xml:space="preserve">. </w:t>
      </w:r>
      <w:r w:rsidR="00D848B7">
        <w:t xml:space="preserve">Emerging work indicates that </w:t>
      </w:r>
      <w:r w:rsidR="00C17699">
        <w:t xml:space="preserve">the </w:t>
      </w:r>
      <w:r w:rsidR="003D27F1">
        <w:t>goal-directed</w:t>
      </w:r>
      <w:r w:rsidR="00D848B7">
        <w:t>/</w:t>
      </w:r>
      <w:r w:rsidR="003D27F1">
        <w:t>stimulus-driven</w:t>
      </w:r>
      <w:r w:rsidR="00D848B7">
        <w:t xml:space="preserve"> systems which govern </w:t>
      </w:r>
      <w:r w:rsidR="00D848B7" w:rsidRPr="00A14473">
        <w:rPr>
          <w:i/>
          <w:iCs/>
        </w:rPr>
        <w:t>external-perceptual</w:t>
      </w:r>
      <w:r w:rsidR="00D848B7">
        <w:t xml:space="preserve"> processing </w:t>
      </w:r>
      <w:r w:rsidR="00C17699">
        <w:t xml:space="preserve">may </w:t>
      </w:r>
      <w:r w:rsidR="00D848B7">
        <w:t xml:space="preserve">also </w:t>
      </w:r>
      <w:proofErr w:type="spellStart"/>
      <w:r w:rsidR="00643203">
        <w:t>subserve</w:t>
      </w:r>
      <w:proofErr w:type="spellEnd"/>
      <w:r w:rsidR="00D848B7">
        <w:t xml:space="preserve"> processing of </w:t>
      </w:r>
      <w:r w:rsidR="00D848B7" w:rsidRPr="00A14473">
        <w:rPr>
          <w:i/>
          <w:iCs/>
        </w:rPr>
        <w:t>internal</w:t>
      </w:r>
      <w:r w:rsidR="00D848B7">
        <w:t xml:space="preserve"> events</w:t>
      </w:r>
      <w:r w:rsidR="004E53F5">
        <w:t xml:space="preserve"> (e.g., </w:t>
      </w:r>
      <w:r w:rsidR="00D848B7">
        <w:t>memories</w:t>
      </w:r>
      <w:r w:rsidR="004E53F5">
        <w:t>,</w:t>
      </w:r>
      <w:r w:rsidR="00D848B7">
        <w:t xml:space="preserve"> thoughts</w:t>
      </w:r>
      <w:r w:rsidR="00F4003F">
        <w:t>)</w:t>
      </w:r>
      <w:r w:rsidR="00417AAE">
        <w:t xml:space="preserve"> </w:t>
      </w:r>
      <w:r w:rsidR="00417AAE">
        <w:fldChar w:fldCharType="begin" w:fldLock="1"/>
      </w:r>
      <w:r w:rsidR="00677C5B">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Attention","type":"article-journal","volume":"62"},"uris":["http://www.mendeley.com/documents/?uuid=57481f42-eb35-4772-98db-88720643a2c4"]},{"id":"ITEM-2","itemData":{"DOI":"10.1016/j.neuropsychologia.2014.05.024","ISBN":"1873-3514 (Electronic)\\r0028-3932 (Linking)","ISSN":"18733514","PMID":"24912071","abstract":"Externally directed cognition (EDC) involves attending to stimuli in the external environment, whereas internally directed cognition (IDC) involves attending internally to thoughts, memories and mental imagery. To date, most studies have focused on the competition or trade-offs between these modes of cognition. However, both EDC and IDC include a variety of cognitive states that differ along multiple dimensions. These dimensions may influence the way in which EDC and IDC relate to each other. In this review, we present a novel framework that considers whether cognitive resources are oriented externally or internally, and also whether a given cognitive state involves intentional (i.e., voluntary) or spontaneous (i.e., involuntary) processing. Within this framework, we examine the conditions under which EDC and IDC are expected to either compete, or co-occur without interference. We argue that EDC and IDC are not inherently antagonistic, but when both involve higher levels of intentionality they are increasingly likely to compete, due to the capacity limitations of intentional processing. In contrast, if one or both involve spontaneous processing, EDC and IDC can co-occur with minimal interference given that involuntary processes are not subject to the same capacity constraints. A review of the brain regions implicated in EDC and IDC suggests that their neural substrates are partially segregated and partially convergent. Both EDC and IDC recruit the lateral prefrontal cortex (PFC) during intentional processing, and may therefore compete over the processes and representational space it supports. However, at lower levels of intentionality, EDC and IDC rely on largely distinct neural structures, which may enable their co-occurrence without interference. The proposal that EDC and IDC can in some cases co-occur, provides a framework for understanding the complex mental states that underlie theory of mind, creativity, the influence of self-evaluative processing on cognitive control, and memory-guided attention.","author":[{"dropping-particle":"","family":"Dixon","given":"Matthew L.","non-dropping-particle":"","parse-names":false,"suffix":""},{"dropping-particle":"","family":"Fox","given":"Kieran C.R.","non-dropping-particle":"","parse-names":false,"suffix":""},{"dropping-particle":"","family":"Christoff","given":"Kalina","non-dropping-particle":"","parse-names":false,"suffix":""}],"container-title":"Neuropsychologia","id":"ITEM-2","issued":{"date-parts":[["2014"]]},"page":"321-330","publisher":"Elsevier","title":"A framework for understanding the relationship between externally and internally directed cognition","type":"article-journal","volume":"62"},"uris":["http://www.mendeley.com/documents/?uuid=11e83528-dd44-49f7-87fc-68ac955e0efc"]},{"id":"ITEM-3","itemData":{"DOI":"10.1016/j.tics.2011.11.014","ISBN":"1364-6613","ISSN":"13646613","PMID":"22209601","abstract":"Selective attention, the ability to focus our cognitive resources on information relevant to our goals, influences working memory (WM) performance. Indeed, attention and working memory are increasingly viewed as overlapping constructs. Here, we review recent evidence from human neurophysiological studies demonstrating that top-down modulation serves as a common neural mechanism underlying these two cognitive operations. The core features include activity modulation in stimulus-selective sensory cortices with concurrent engagement of prefrontal and parietal control regions that function as sources of top-down signals. Notably, top-down modulation is engaged during both stimulus-present and stimulus-absent stages of WM tasks; that is, expectation of an ensuing stimulus to be remembered, selection and encoding of stimuli, maintenance of relevant information in mind and memory retrieval. © 2011 Elsevier Ltd.","author":[{"dropping-particle":"","family":"Gazzaley","given":"Adam","non-dropping-particle":"","parse-names":false,"suffix":""},{"dropping-particle":"","family":"Nobre","given":"Anna C.","non-dropping-particle":"","parse-names":false,"suffix":""}],"container-title":"Trends in Cognitive Sciences","id":"ITEM-3","issue":"2","issued":{"date-parts":[["2012"]]},"page":"129-135","title":"Top-down modulation: Bridging selective attention and working memory","type":"article-journal","volume":"16"},"uris":["http://www.mendeley.com/documents/?uuid=98bf264d-856e-4efd-9e2d-88483b432ede"]}],"mendeley":{"formattedCitation":"(Chun et al., 2010; Dixon et al., 2014; Gazzaley &amp; Nobre, 2012)","plainTextFormattedCitation":"(Chun et al., 2010; Dixon et al., 2014; Gazzaley &amp; Nobre, 2012)","previouslyFormattedCitation":"(Chun et al., 2010; Dixon et al., 2014; Gazzaley &amp; Nobre, 2012)"},"properties":{"noteIndex":0},"schema":"https://github.com/citation-style-language/schema/raw/master/csl-citation.json"}</w:instrText>
      </w:r>
      <w:r w:rsidR="00417AAE">
        <w:fldChar w:fldCharType="separate"/>
      </w:r>
      <w:r w:rsidR="008E3451" w:rsidRPr="008E3451">
        <w:rPr>
          <w:noProof/>
        </w:rPr>
        <w:t>(Chun et al., 2010; Dixon et al., 2014; Gazzaley &amp; Nobre, 2012)</w:t>
      </w:r>
      <w:r w:rsidR="00417AAE">
        <w:fldChar w:fldCharType="end"/>
      </w:r>
      <w:r w:rsidR="00D848B7">
        <w:t xml:space="preserve">. Executive control processes, such as working memory and response selection, are by definition </w:t>
      </w:r>
      <w:r w:rsidR="00D848B7" w:rsidRPr="003D3B9E">
        <w:rPr>
          <w:i/>
          <w:iCs/>
        </w:rPr>
        <w:t xml:space="preserve">internal and </w:t>
      </w:r>
      <w:r w:rsidR="000003BD">
        <w:rPr>
          <w:i/>
          <w:iCs/>
        </w:rPr>
        <w:t>goal-directed</w:t>
      </w:r>
      <w:r w:rsidR="00D848B7">
        <w:t xml:space="preserve"> </w:t>
      </w:r>
      <w:r w:rsidR="00CE0865">
        <w:t>processes</w:t>
      </w:r>
      <w:r w:rsidR="00417AAE">
        <w:t xml:space="preserve"> </w:t>
      </w:r>
      <w:r w:rsidR="00417AAE">
        <w:fldChar w:fldCharType="begin" w:fldLock="1"/>
      </w:r>
      <w:r w:rsidR="00677C5B">
        <w:instrText>ADDIN CSL_CITATION {"citationItems":[{"id":"ITEM-1","itemData":{"DOI":"10.1016/j.neuron.2011.10.026","ISBN":"08966273","ISSN":"08966273","PMID":"22099456","abstract":"Attention and memory are typically studied as separate topics, but they are highly intertwined. Here we discuss the relation between memory and two fundamental types of attention: perceptual and reflective. Memory is the persisting consequence of cognitive activities initiated by and/or focused on external information from the environment (perceptual attention) and initiated by and/or focused on internal mental representations (reflective attention). We consider three key questions for advancing a cognitive neuroscience of attention and memory: To what extent do perception and reflection share representational areas? To what extent are the control processes that select, maintain, and manipulate perceptual and reflective information subserved by common areas and networks? During perception and reflection, to what extent are common areas responsible for binding features together to create complex, episodic memories and for reviving them later? Considering similarities and differences in perceptual and reflective attention helps integrate a broad range of findings and raises important unresolved issues. © 2011 Elsevier Inc.","author":[{"dropping-particle":"","family":"Chun","given":"Marvin M.","non-dropping-particle":"","parse-names":false,"suffix":""},{"dropping-particle":"","family":"Johnson","given":"Marcia K.","non-dropping-particle":"","parse-names":false,"suffix":""}],"container-title":"Neuron","id":"ITEM-1","issue":"4","issued":{"date-parts":[["2011"]]},"page":"520-535","publisher":"Elsevier Inc.","title":"Memory: Enduring traces of perceptual and reflective attention","type":"article-journal","volume":"72"},"uris":["http://www.mendeley.com/documents/?uuid=67757ac1-d488-48ca-ba2d-4b3d20d58b04"]}],"mendeley":{"formattedCitation":"(Chun &amp; Johnson, 2011)","plainTextFormattedCitation":"(Chun &amp; Johnson, 2011)","previouslyFormattedCitation":"(Chun &amp; Johnson, 2011)"},"properties":{"noteIndex":0},"schema":"https://github.com/citation-style-language/schema/raw/master/csl-citation.json"}</w:instrText>
      </w:r>
      <w:r w:rsidR="00417AAE">
        <w:fldChar w:fldCharType="separate"/>
      </w:r>
      <w:r w:rsidR="008E3451" w:rsidRPr="008E3451">
        <w:rPr>
          <w:noProof/>
        </w:rPr>
        <w:t>(Chun &amp; Johnson, 2011)</w:t>
      </w:r>
      <w:r w:rsidR="00417AAE">
        <w:fldChar w:fldCharType="end"/>
      </w:r>
      <w:r w:rsidR="00D848B7">
        <w:t xml:space="preserve">, whereas other forms of cognitive processes and states may be </w:t>
      </w:r>
      <w:r w:rsidR="000003BD">
        <w:t xml:space="preserve">characterized as </w:t>
      </w:r>
      <w:r w:rsidR="00D848B7" w:rsidRPr="003D3B9E">
        <w:rPr>
          <w:i/>
          <w:iCs/>
        </w:rPr>
        <w:t xml:space="preserve">internal and </w:t>
      </w:r>
      <w:r w:rsidR="000003BD" w:rsidRPr="003D3B9E">
        <w:rPr>
          <w:i/>
          <w:iCs/>
        </w:rPr>
        <w:t>stimulus-driven</w:t>
      </w:r>
      <w:r w:rsidR="000003BD">
        <w:t xml:space="preserve"> processes</w:t>
      </w:r>
      <w:r w:rsidR="00D848B7">
        <w:t xml:space="preserve">. For example, </w:t>
      </w:r>
      <w:r w:rsidR="00E44FB0">
        <w:t xml:space="preserve">unwanted </w:t>
      </w:r>
      <w:r w:rsidR="00D848B7">
        <w:t>memories</w:t>
      </w:r>
      <w:r w:rsidR="00E44FB0">
        <w:t xml:space="preserve"> or involuntary remembering</w:t>
      </w:r>
      <w:r w:rsidR="00D848B7">
        <w:t xml:space="preserve"> have been conceptualized as a</w:t>
      </w:r>
      <w:r w:rsidR="00487E16">
        <w:t>n automatic reflexive</w:t>
      </w:r>
      <w:r w:rsidR="00D848B7">
        <w:t xml:space="preserve"> bottom-up </w:t>
      </w:r>
      <w:r w:rsidR="00F4003F">
        <w:t xml:space="preserve">process dependent on </w:t>
      </w:r>
      <w:r w:rsidR="00EF7B7A">
        <w:t>stimulus-driven</w:t>
      </w:r>
      <w:r w:rsidR="00F4003F">
        <w:t xml:space="preserve"> forms of</w:t>
      </w:r>
      <w:r w:rsidR="00D848B7">
        <w:t xml:space="preserve"> internal attention, </w:t>
      </w:r>
      <w:r w:rsidR="004105A7">
        <w:t xml:space="preserve">or any interesting memory that </w:t>
      </w:r>
      <w:r w:rsidR="00D848B7">
        <w:t>enters consciousness and takes over attentional resources</w:t>
      </w:r>
      <w:r w:rsidR="00417AAE">
        <w:t xml:space="preserve"> </w:t>
      </w:r>
      <w:r w:rsidR="00417AAE">
        <w:fldChar w:fldCharType="begin" w:fldLock="1"/>
      </w:r>
      <w:r w:rsidR="00677C5B">
        <w:instrText>ADDIN CSL_CITATION {"citationItems":[{"id":"ITEM-1","itemData":{"DOI":"10.1080/09658211.2017.1282518","ISBN":"0965-8211","ISSN":"0965-8211","PMID":"8388765","abstract":"The cone calorimeter is considered the most significant bench scale instrument in fire testing. This apparatus has been adopted by the International Organization for Standardization (ISO 5660-1) for measuring heat release rate (HRR) of a sample. It has been shown that most fuels generate approximately 13.1 MJ of energy per kg of oxygen consumed. Therefore, HRR is based on the fact that the oxygen consumed during combustion is proportional to the heat released. This device analyses the combustion gases and measures the produced smoke from a test specimen that is being exposed to a certain heat flux. At least the oxygen concentration must be analyzed to calculate the released heat, but to improve the accuracy, carbon monoxide and carbon dioxide concentrations can also be analyzed. The data collected from this bench scale real fire test can be used for fire modelling, prediction of real scale fire behaviour, pass/fail tests etc. In this work the principle and use of this technique will be described. Since this method measures heat release rate indirectly by calculations based on oxygen consumption, the uncertainties originating from assumptions, calculations and the tested fuels will also be discussed","author":[{"dropping-particle":"","family":"Schie","given":"Kevin","non-dropping-particle":"van","parse-names":false,"suffix":""},{"dropping-particle":"","family":"Anderson","given":"Michael C.","non-dropping-particle":"","parse-names":false,"suffix":""}],"container-title":"Memory","id":"ITEM-1","issue":"9","issued":{"date-parts":[["2017","10","21"]]},"note":"From Duplicate 1 (Successfully controlling intrusive memories is harder when control must be sustained AU - - van Schie, Kevin; Anderson, Michael C)\n\ndoi: 10.1080/09658211.2017.1282518","page":"1201-1216","publisher":"Routledge","title":"Successfully controlling intrusive memories is harder when control must be sustained","type":"article-journal","volume":"25"},"uris":["http://www.mendeley.com/documents/?uuid=93f640fa-2efe-411d-81dc-17630d803298"]},{"id":"ITEM-2","itemData":{"DOI":"10.1038/nrn2459","ISBN":"1471-003X","ISSN":"1471003X","PMID":"18641668","abstract":"The contribution of the parietal cortex to episodic memory is a fascinating scientific puzzle. On the one hand, parietal lesions do not normally yield severe episodic-memory deficits; on the other hand, parietal activations are seen frequently in functional-neuroimaging studies of episodic memory. A review of these two categories of evidence suggests that the answer to the puzzle requires us to distinguish between the contributions of dorsal and ventral parietal regions and between the influence of top-down and bottom-up attention on memory.","author":[{"dropping-particle":"","family":"Cabeza","given":"Roberto","non-dropping-particle":"","parse-names":false,"suffix":""},{"dropping-particle":"","family":"Ciaramelli","given":"Elisa","non-dropping-particle":"","parse-names":false,"suffix":""},{"dropping-particle":"","family":"Olson","given":"Ingrid R.","non-dropping-particle":"","parse-names":false,"suffix":""},{"dropping-particle":"","family":"Moscovitch","given":"Morris","non-dropping-particle":"","parse-names":false,"suffix":""}],"container-title":"Nature Reviews Neuroscience","id":"ITEM-2","issue":"8","issued":{"date-parts":[["2008"]]},"page":"613-625","title":"The parietal cortex and episodic memory: An attentional account","type":"article-journal","volume":"9"},"uris":["http://www.mendeley.com/documents/?uuid=a7a38361-c70e-4781-aa29-b105aefe5726"]}],"mendeley":{"formattedCitation":"(Cabeza, Ciaramelli, Olson, &amp; Moscovitch, 2008; van Schie &amp; Anderson, 2017)","plainTextFormattedCitation":"(Cabeza, Ciaramelli, Olson, &amp; Moscovitch, 2008; van Schie &amp; Anderson, 2017)","previouslyFormattedCitation":"(Cabeza, Ciaramelli, Olson, &amp; Moscovitch, 2008; van Schie &amp; Anderson, 2017)"},"properties":{"noteIndex":0},"schema":"https://github.com/citation-style-language/schema/raw/master/csl-citation.json"}</w:instrText>
      </w:r>
      <w:r w:rsidR="00417AAE">
        <w:fldChar w:fldCharType="separate"/>
      </w:r>
      <w:r w:rsidR="008E3451" w:rsidRPr="008E3451">
        <w:rPr>
          <w:noProof/>
        </w:rPr>
        <w:t>(Cabeza, Ciaramelli, Olson, &amp; Moscovitch, 2008; van Schie &amp; Anderson, 2017)</w:t>
      </w:r>
      <w:r w:rsidR="00417AAE">
        <w:fldChar w:fldCharType="end"/>
      </w:r>
      <w:r w:rsidR="00D848B7">
        <w:t>. Similarly, spontaneous thought</w:t>
      </w:r>
      <w:r w:rsidR="00E87310">
        <w:t xml:space="preserve"> </w:t>
      </w:r>
      <w:r w:rsidR="00D26A06">
        <w:t>has been characterized</w:t>
      </w:r>
      <w:r w:rsidR="00E87310">
        <w:t xml:space="preserve"> as</w:t>
      </w:r>
      <w:r w:rsidR="00D848B7">
        <w:t xml:space="preserve"> </w:t>
      </w:r>
      <w:r w:rsidR="00D848B7" w:rsidRPr="00EB45BE">
        <w:rPr>
          <w:i/>
          <w:iCs/>
        </w:rPr>
        <w:t>undirected</w:t>
      </w:r>
      <w:r w:rsidR="00D848B7">
        <w:t xml:space="preserve"> and often without awareness of </w:t>
      </w:r>
      <w:r w:rsidR="00B05563">
        <w:t>its</w:t>
      </w:r>
      <w:r w:rsidR="00E87310">
        <w:t xml:space="preserve"> </w:t>
      </w:r>
      <w:r w:rsidR="00D848B7">
        <w:t>ontogeny</w:t>
      </w:r>
      <w:r w:rsidR="00E12372">
        <w:t xml:space="preserve"> (see </w:t>
      </w:r>
      <w:r w:rsidR="00E12372">
        <w:fldChar w:fldCharType="begin" w:fldLock="1"/>
      </w:r>
      <w:r w:rsidR="00677C5B">
        <w:instrText>ADDIN CSL_CITATION {"citationItems":[{"id":"ITEM-1","itemData":{"DOI":"10.1016/J.NEUROIMAGE.2015.02.039","ISSN":"1053-8119","abstract":"The neural basis and cognitive functions of various spontaneous thought processes, particularly mind-wandering, are increasingly being investigated. Although strong links have been drawn between the occurrence of spontaneous thought processes and activation in brain regions comprising the default mode network (DMN), spontaneous thought also appears to recruit other, non-DMN regions just as consistently. Here we present the first quantitative meta-analysis of neuroimaging studies of spontaneous thought and mind-wandering in order to address the question of their neural correlates. Examining 24 functional neuroimaging studies of spontaneous thought processes, we conducted a meta-analysis using activation likelihood estimation (ALE). A number of key DMN areas showed consistent recruitment across studies, including medial prefrontal cortex, posterior cingulate cortex, medial temporal lobe, and bilateral inferior parietal lobule. Numerous non-DMN regions, however, were also consistently recruited, including rostrolateral prefrontal cortex, dorsal anterior cingulate cortex, insula, temporopolar cortex, secondary somatosensory cortex, and lingual gyrus. These meta-analytic results indicate that DMN activation alone is insufficient to adequately capture the neural basis of spontaneous thought; frontoparietal control network areas, and other non-DMN regions, appear to be equally central. We conclude that further progress in the cognitive and clinical neuroscience of spontaneous thought will therefore require a re-balancing of our view of the contributions of various regions and networks throughout the brain, and beyond the DMN.","author":[{"dropping-particle":"","family":"Fox","given":"Kieran C.R.","non-dropping-particle":"","parse-names":false,"suffix":""},{"dropping-particle":"","family":"Spreng","given":"R. Nathan","non-dropping-particle":"","parse-names":false,"suffix":""},{"dropping-particle":"","family":"Ellamil","given":"Melissa","non-dropping-particle":"","parse-names":false,"suffix":""},{"dropping-particle":"","family":"Andrews-Hanna","given":"Jessica R.","non-dropping-particle":"","parse-names":false,"suffix":""},{"dropping-particle":"","family":"Christoff","given":"Kalina","non-dropping-particle":"","parse-names":false,"suffix":""}],"container-title":"NeuroImage","id":"ITEM-1","issued":{"date-parts":[["2015","5","1"]]},"page":"611-621","publisher":"Academic Press","title":"The wandering brain: Meta-analysis of functional neuroimaging studies of mind-wandering and related spontaneous thought processes","type":"article-journal","volume":"111"},"uris":["http://www.mendeley.com/documents/?uuid=d33e3752-5d12-3be8-b8f1-c663227397e1"]}],"mendeley":{"formattedCitation":"(Fox, Spreng, Ellamil, Andrews-Hanna, &amp; Christoff, 2015)","plainTextFormattedCitation":"(Fox, Spreng, Ellamil, Andrews-Hanna, &amp; Christoff, 2015)","previouslyFormattedCitation":"(Fox, Spreng, Ellamil, Andrews-Hanna, &amp; Christoff, 2015)"},"properties":{"noteIndex":0},"schema":"https://github.com/citation-style-language/schema/raw/master/csl-citation.json"}</w:instrText>
      </w:r>
      <w:r w:rsidR="00E12372">
        <w:fldChar w:fldCharType="separate"/>
      </w:r>
      <w:r w:rsidR="008E3451" w:rsidRPr="008E3451">
        <w:rPr>
          <w:noProof/>
        </w:rPr>
        <w:t>(Fox, Spreng, Ellamil, Andrews-Hanna, &amp; Christoff, 2015)</w:t>
      </w:r>
      <w:r w:rsidR="00E12372">
        <w:fldChar w:fldCharType="end"/>
      </w:r>
      <w:r w:rsidR="00E12372">
        <w:t>)</w:t>
      </w:r>
      <w:r w:rsidR="00417AAE">
        <w:t>.</w:t>
      </w:r>
      <w:r w:rsidR="00D848B7">
        <w:t xml:space="preserve"> </w:t>
      </w:r>
      <w:r w:rsidR="008B1643">
        <w:t xml:space="preserve">We propose that much like how goal-directed and </w:t>
      </w:r>
      <w:r w:rsidR="005641E5">
        <w:t>stimulus-driven</w:t>
      </w:r>
      <w:r w:rsidR="00D848B7">
        <w:t xml:space="preserve"> attentional systems </w:t>
      </w:r>
      <w:r w:rsidR="008B1643">
        <w:t xml:space="preserve">may </w:t>
      </w:r>
      <w:proofErr w:type="spellStart"/>
      <w:r w:rsidR="008B1643">
        <w:t>subserve</w:t>
      </w:r>
      <w:proofErr w:type="spellEnd"/>
      <w:r w:rsidR="00D848B7">
        <w:t xml:space="preserve"> external</w:t>
      </w:r>
      <w:r w:rsidR="008B1643">
        <w:t xml:space="preserve"> attention and its dysregulation</w:t>
      </w:r>
      <w:r w:rsidR="009A6A60">
        <w:t xml:space="preserve"> o</w:t>
      </w:r>
      <w:r w:rsidR="00CE0865">
        <w:t>ver</w:t>
      </w:r>
      <w:r w:rsidR="00D848B7">
        <w:t xml:space="preserve"> </w:t>
      </w:r>
      <w:r w:rsidR="00D66B4D">
        <w:t>motivationally-relevant information</w:t>
      </w:r>
      <w:r w:rsidR="00BA6FA1">
        <w:t xml:space="preserve"> </w:t>
      </w:r>
      <w:r w:rsidR="00BA6FA1">
        <w:fldChar w:fldCharType="begin" w:fldLock="1"/>
      </w:r>
      <w:r w:rsidR="00677C5B">
        <w:instrText>ADDIN CSL_CITATION {"citationItems":[{"id":"ITEM-1","itemData":{"DOI":"10.1037/emo0000172","ISBN":"1931-1516(Electronic),1528-3542(Print)","abstract":"We aimed to illuminate the theorized, yet empirically elusive, connection between covert and overt attentional processes subserving attentional biases (AB). We found that covert and overt attentional processes were each expressed dynamically, fluctuating from moment-to-moment between phases of (over)engagement and phases of avoidance of threat stimuli. The key features of the temporal dynamics of covert and overt attentional processes were significantly correlated. Moreover, the real-time, dynamic expressions of overt and covert attentional processes were significantly coupled from trial-to-trial; and voluntary inhibition of overt attention decoupled their connection in time. In contrast to this dynamic process perspective on AB, when quantified through the decades-old paradigm conceptualizing AB as a static trait-like phenomenon, covert and overt attentional processes demonstrated (seemingly) no association and poor psychometrics. We discuss the implications of the findings for better understanding the nature of AB, its measurement, bio-psycho-behavioral correlates, and clinical modification. (PsycINFO Database Record (c) 2016 APA, all rights reserved)","author":[{"dropping-particle":"","family":"Amir","given":"Iftach","non-dropping-particle":"","parse-names":false,"suffix":""},{"dropping-particle":"","family":"Zvielli","given":"Ariel","non-dropping-particle":"","parse-names":false,"suffix":""},{"dropping-particle":"","family":"Bernstein","given":"Amit","non-dropping-particle":"","parse-names":false,"suffix":""}],"container-title":"Emotion","id":"ITEM-1","issue":"7","issued":{"date-parts":[["2016"]]},"page":"978-986","publisher":"American Psychological Association","title":"(De)coupling of our eyes and our mind’s eye: A dynamic process perspective on attentional bias.","type":"article","volume":"16"},"uris":["http://www.mendeley.com/documents/?uuid=39012af3-1866-44f1-963f-e0f3f61ce311"]},{"id":"ITEM-2","itemData":{"DOI":"10.1016/j.tics.2018.01.001","ISBN":"1879-307X (Electronic) 1364-6613 (Linking)","ISSN":"1879307X","PMID":"29402737","abstract":"Research in experimental psychopathology and cognitive theories of anxiety highlight threat-related attention biases (ABs) and underpin the development of a computer-delivered treatment for anxiety disorders: attention-bias modification (ABM) training. Variable effects of ABM training on anxiety and ABs generate conflicting research recommendations, novel ABM training procedures, and theoretical controversy. This article summarises an updated cognitive-motivational framework, integrating proposals from cognitive models of anxiety and attention, as well as evidence of ABs. Interactions between motivational salience-driven and goal-directed influences on multiple cognitive processes (e.g., stimulus evaluation, inhibition, switching, orienting) underlie anxiety and the variable manifestations of ABs (orienting towards and away from threat; threat-distractor interference). This theoretical analysis also considers ABM training as cognitive skill training, describes a conceptual framework for evaluating/developing novel ABM training procedures, and complements network-based research on reciprocal anxiety–cognition relationships. Research in experimental psychopathology has led to the development of ABM training as a potential computer-delivered treatment for anxiety disorders. Conventional ABM threat-avoidance training encourages anxious individuals to orient attention away from threat, but has variable effects on anxiety and threat-related ABs. Differing explanations for mixed outcomes of ABM training, and theoretical controversy about the causes of anxiety and ABs, encourage the development of alternative novel ABM training methods. Development of effective attention-based treatments for anxiety would be advanced by better theoretical understanding of the cognitive processes underlying anxiety and ABs, and by using more refined and comprehensive assessments of threat-related attention and associated cognitive and neural functioning.","author":[{"dropping-particle":"","family":"Mogg","given":"Karin","non-dropping-particle":"","parse-names":false,"suffix":""},{"dropping-particle":"","family":"Bradley","given":"Brendan P.","non-dropping-particle":"","parse-names":false,"suffix":""}],"container-title":"Trends in Cognitive Sciences","id":"ITEM-2","issue":"3","issued":{"date-parts":[["2018"]]},"page":"225-240","publisher":"Elsevier Ltd","title":"Anxiety and Threat-Related Attention: Cognitive-Motivational Framework and Treatment","type":"article-journal","volume":"22"},"uris":["http://www.mendeley.com/documents/?uuid=a377a4d9-3835-4bc0-a545-4ab78672c1e8"]}],"mendeley":{"formattedCitation":"(Amir, Zvielli, &amp; Bernstein, 2016; Mogg &amp; Bradley, 2018)","plainTextFormattedCitation":"(Amir, Zvielli, &amp; Bernstein, 2016; Mogg &amp; Bradley, 2018)","previouslyFormattedCitation":"(Amir, Zvielli, &amp; Bernstein, 2016; Mogg &amp; Bradley, 2018)"},"properties":{"noteIndex":0},"schema":"https://github.com/citation-style-language/schema/raw/master/csl-citation.json"}</w:instrText>
      </w:r>
      <w:r w:rsidR="00BA6FA1">
        <w:fldChar w:fldCharType="separate"/>
      </w:r>
      <w:r w:rsidR="008E3451" w:rsidRPr="008E3451">
        <w:rPr>
          <w:noProof/>
        </w:rPr>
        <w:t>(Amir, Zvielli, &amp; Bernstein, 2016; Mogg &amp; Bradley, 2018)</w:t>
      </w:r>
      <w:r w:rsidR="00BA6FA1">
        <w:fldChar w:fldCharType="end"/>
      </w:r>
      <w:r w:rsidR="008B1643">
        <w:t xml:space="preserve">, </w:t>
      </w:r>
      <w:r w:rsidR="00AE66F7" w:rsidRPr="00697A40">
        <w:t>goal-directed/stimulus-</w:t>
      </w:r>
      <w:r w:rsidR="00AE66F7" w:rsidRPr="00697A40">
        <w:lastRenderedPageBreak/>
        <w:t>driven</w:t>
      </w:r>
      <w:r w:rsidR="00D848B7" w:rsidRPr="00697A40">
        <w:t xml:space="preserve"> systems may also </w:t>
      </w:r>
      <w:proofErr w:type="spellStart"/>
      <w:r w:rsidR="002A6325" w:rsidRPr="00697A40">
        <w:t>subserve</w:t>
      </w:r>
      <w:proofErr w:type="spellEnd"/>
      <w:r w:rsidR="002A6325" w:rsidRPr="00697A40">
        <w:t xml:space="preserve"> </w:t>
      </w:r>
      <w:r w:rsidR="00D848B7" w:rsidRPr="00697A40">
        <w:t xml:space="preserve">internal attention </w:t>
      </w:r>
      <w:r w:rsidR="008B1643" w:rsidRPr="00697A40">
        <w:t>and its dysregulation</w:t>
      </w:r>
      <w:r w:rsidR="005C4461" w:rsidRPr="00697A40">
        <w:t xml:space="preserve"> </w:t>
      </w:r>
      <w:r w:rsidR="00217B6F" w:rsidRPr="003D3B9E">
        <w:t xml:space="preserve">(e.g., </w:t>
      </w:r>
      <w:r w:rsidR="002A6325" w:rsidRPr="003D3B9E">
        <w:t>difficulty disengaging from thoughts</w:t>
      </w:r>
      <w:r w:rsidR="007F6C54" w:rsidRPr="003D3B9E">
        <w:t xml:space="preserve">, attentional capture by </w:t>
      </w:r>
      <w:r w:rsidR="000003BD">
        <w:t xml:space="preserve">unwanted </w:t>
      </w:r>
      <w:r w:rsidR="007F6C54" w:rsidRPr="003D3B9E">
        <w:t>memories, etc.</w:t>
      </w:r>
      <w:r w:rsidR="00217B6F" w:rsidRPr="003D3B9E">
        <w:t>)</w:t>
      </w:r>
      <w:r w:rsidR="00D848B7" w:rsidRPr="005C4461">
        <w:t>.</w:t>
      </w:r>
      <w:r w:rsidR="00643203">
        <w:t xml:space="preserve"> </w:t>
      </w:r>
    </w:p>
    <w:p w14:paraId="579491E1" w14:textId="5BD27C85" w:rsidR="00DD2494" w:rsidRPr="00040F3B" w:rsidRDefault="00DD2494" w:rsidP="00A631F9">
      <w:pPr>
        <w:pStyle w:val="Heading2"/>
      </w:pPr>
      <w:r w:rsidRPr="00040F3B">
        <w:t>Internal Attention</w:t>
      </w:r>
      <w:r w:rsidR="00DC2BC2" w:rsidRPr="00040F3B">
        <w:t xml:space="preserve"> Dysregulation</w:t>
      </w:r>
      <w:r w:rsidR="00A77C61" w:rsidRPr="00040F3B">
        <w:t>, Cognitive Vulnerability,</w:t>
      </w:r>
      <w:r w:rsidRPr="00040F3B">
        <w:t xml:space="preserve"> </w:t>
      </w:r>
      <w:r w:rsidR="00B024D4" w:rsidRPr="00040F3B">
        <w:t xml:space="preserve">&amp; </w:t>
      </w:r>
      <w:r w:rsidRPr="00040F3B">
        <w:t>Mental Health</w:t>
      </w:r>
    </w:p>
    <w:p w14:paraId="5700A7D9" w14:textId="22085462" w:rsidR="00DC2BC2" w:rsidRDefault="00D848B7" w:rsidP="00AD4AC0">
      <w:pPr>
        <w:outlineLvl w:val="9"/>
      </w:pPr>
      <w:r>
        <w:rPr>
          <w:rFonts w:asciiTheme="majorBidi" w:hAnsiTheme="majorBidi"/>
        </w:rPr>
        <w:t xml:space="preserve">Internal attentional processes </w:t>
      </w:r>
      <w:r w:rsidR="000A1462">
        <w:rPr>
          <w:rFonts w:asciiTheme="majorBidi" w:hAnsiTheme="majorBidi"/>
        </w:rPr>
        <w:t xml:space="preserve">are </w:t>
      </w:r>
      <w:r w:rsidR="00F76226">
        <w:rPr>
          <w:rFonts w:asciiTheme="majorBidi" w:hAnsiTheme="majorBidi"/>
        </w:rPr>
        <w:t xml:space="preserve">theorized </w:t>
      </w:r>
      <w:r w:rsidR="000A1462">
        <w:rPr>
          <w:rFonts w:asciiTheme="majorBidi" w:hAnsiTheme="majorBidi"/>
        </w:rPr>
        <w:t>to be functionally</w:t>
      </w:r>
      <w:r>
        <w:rPr>
          <w:rFonts w:asciiTheme="majorBidi" w:hAnsiTheme="majorBidi"/>
        </w:rPr>
        <w:t xml:space="preserve"> important to mental health</w:t>
      </w:r>
      <w:r w:rsidR="00BA6FA1">
        <w:t xml:space="preserve"> </w:t>
      </w:r>
      <w:r w:rsidR="00BA6FA1">
        <w:fldChar w:fldCharType="begin" w:fldLock="1"/>
      </w:r>
      <w:r w:rsidR="00677C5B">
        <w:instrText>ADDIN CSL_CITATION {"citationItems":[{"id":"ITEM-1","itemData":{"ISBN":"9780198528883","author":[{"dropping-particle":"","family":"Harvey","given":"Allison G","non-dropping-particle":"","parse-names":false,"suffix":""},{"dropping-particle":"","family":"Watkins","given":"Edward","non-dropping-particle":"","parse-names":false,"suffix":""},{"dropping-particle":"","family":"Mansell","given":"Warren","non-dropping-particle":"","parse-names":false,"suffix":""}],"id":"ITEM-1","issued":{"date-parts":[["2004"]]},"publisher":"Oxford University Press, USA","title":"Cognitive behavioural processes across psychological disorders: A transdiagnostic approach to research and treatment","type":"book"},"uris":["http://www.mendeley.com/documents/?uuid=9e961cf0-f82d-4fee-ae25-46735955a873"]},{"id":"ITEM-2","itemData":{"DOI":"10.1016/j.cpr.2010.08.005","ISBN":"02727358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hypothesis","type":"article-journal","volume":"31"},"uris":["http://www.mendeley.com/documents/?uuid=411765aa-2ee8-424b-80d9-8bc344a9e150"]},{"id":"ITEM-3","itemData":{"DOI":"10.1177/2167702615622383","ISBN":"2167-7026","ISSN":"21677034","PMID":"28785510","abstract":"There is increasing interest in spontaneous thought, namely task-unrelated or rest-related mental activity. Spontaneous thought is an umbrella term for processes like mindwandering, involuntary autobiographical memory, and daydreaming, with evidence elucidating adaptive and maladaptive consequences. In this theoretical framework, we propose that, apart from its positive functions, spontaneous thought is a precursor for cognitive vulnerability in individuals who are at- risk for mood disorders. Importantly, spontaneous thought mostly focuses on unattained goals and evaluates the discrepancy between current and desired status (Klinger, 1971, 2013a). In individuals who stably (i.e., trait negative affectivity) or transitorily (i.e., stress) experience negative emotions in reaction to goal-discrepancy, spontaneous thought fosters major cognitive vulnerabilities (e.g., rumination, hopelessness, low self-esteem, and cognitive reactivity) which, in turn, enhance depression. Furthermore, we also highlight preliminary links between spontaneous thought and bipolar disorder. The evidence for this framework is reviewed and we discuss theoretical and clinical implications of our proposal. Keywords:","author":[{"dropping-particle":"","family":"Marchetti","given":"Igor","non-dropping-particle":"","parse-names":false,"suffix":""},{"dropping-particle":"","family":"Koster","given":"Ernst H.W.","non-dropping-particle":"","parse-names":false,"suffix":""},{"dropping-particle":"","family":"Klinger","given":"Eric","non-dropping-particle":"","parse-names":false,"suffix":""},{"dropping-particle":"","family":"Alloy","given":"Lauren B.","non-dropping-particle":"","parse-names":false,"suffix":""}],"container-title":"Clinical Psychological Science","id":"ITEM-3","issue":"5","issued":{"date-parts":[["2016"]]},"page":"835-857","title":"Spontaneous thought and vulnerability to mood disorders: The dark side of the wandering mind","type":"article-journal","volume":"4"},"uris":["http://www.mendeley.com/documents/?uuid=fdcfa52d-ea8b-4394-b2fb-539340b2902a"]},{"id":"ITEM-4","itemData":{"DOI":"10.1016/j.concog.2017.12.004","ISBN":"1053-8100","ISSN":"10902376","PMID":"29275845","abstract":"We investigated how self-referential processing (SRP) affected self-generated thought in a complex working memory task (CWM) to test the predictions of a computational cognitive model. This model described self-generated thought as resulting from competition between task- and distracting processes, and predicted that self-generated thought interferes with rehearsal, reducing memory performance. SRP was hypothesized to influence this goal competition process by encouraging distracting self-generated thinking. We used a spatial CWM task to examine if SRP instigated such thoughts, and employed eye-tracking to examine rehearsal interference in eye-movement and self-generated thinking in pupil size. The results showed that SRP was associated with lower performance and higher rates of self-generated thought. Self-generated thought was associated with less rehearsal and we observed a smaller pupil size for mind wandering. We conclude that SRP can instigate self-generated thought and that goal competition provides a likely explanation for how self-generated thoughts arises in a demanding task.","author":[{"dropping-particle":"","family":"Huijser","given":"Stefan","non-dropping-particle":"","parse-names":false,"suffix":""},{"dropping-particle":"","family":"Vugt","given":"Marieke K.","non-dropping-particle":"van","parse-names":false,"suffix":""},{"dropping-particle":"","family":"Taatgen","given":"Niels A.","non-dropping-particle":"","parse-names":false,"suffix":""}],"container-title":"Consciousness and Cognition","id":"ITEM-4","issue":"April","issued":{"date-parts":[["2018"]]},"page":"170-185","publisher":"Elsevier","title":"The wandering self: Tracking distracting self-generated thought in a cognitively demanding context","type":"article-journal","volume":"58"},"uris":["http://www.mendeley.com/documents/?uuid=5bd79e1d-e1d3-491d-95f7-eb011c56d4ed"]},{"id":"ITEM-5","itemData":{"DOI":"10.1007/978-981-10-5777-9_19","ISBN":"978-981-10-5777-9","abstract":"Recent research has started to map out the cognitive and neural processes underlying spontaneous thinking. However, this basic neuroscience has mostly overlooked one crucial aspect: the dimension of being stuck in self-related thought---a phenomenon sometimes referred to as `perseverative cognition'. Decades of clinical research and thousands of years of, among others, Buddhist philosophy has suggested that spontaneous thought that perpetually returns back to hopes and fears about the self is the cause of a lot of mental suffering. But what are the cognitive and neural processes that build up this type of sticky, self-related thinking? How can we start to measure it in the laboratory? I will review the basic cognitive science of spontaneous thought, together with the clinical psychology literature on different types of self-related thinking. I will use that to build a cognitive model of this type of perseverative cognition, accompanied by some preliminary experimental evidence. Finally, I will make suggestions for how different types of mental training could help to reduce perseverative cognition, and thereby help to reduce suffering. I suggest that bringing together knowledge from neuroscience, clinical psychology and ancient wisdom traditions, we can learn to better understand important patterns in our own minds.","author":[{"dropping-particle":"","family":"Vugt","given":"Marieke","non-dropping-particle":"van","parse-names":false,"suffix":""}],"container-title":"Self, Culture and Consciousness: Interdisciplinary Convergences on Knowing and Being","editor":[{"dropping-particle":"","family":"Menon","given":"Sangeetha","non-dropping-particle":"","parse-names":false,"suffix":""},{"dropping-particle":"","family":"Nagaraj","given":"Nithin","non-dropping-particle":"","parse-names":false,"suffix":""},{"dropping-particle":"V","family":"Binoy","given":"V","non-dropping-particle":"","parse-names":false,"suffix":""}],"id":"ITEM-5","issued":{"date-parts":[["2017"]]},"page":"319-333","publisher":"Springer Singapore","publisher-place":"Singapore","title":"Getting Stuck on Myself: The Cognitive Processes Underlying Mental Suffering","type":"chapter"},"uris":["http://www.mendeley.com/documents/?uuid=15d2a1b5-f7c2-4b4f-9390-60e0fe69cc30"]}],"mendeley":{"formattedCitation":"(Harvey et al., 2004; Huijser, van Vugt, &amp; Taatgen, 2018; Koster, De Lissnyder, Derakshan, &amp; De Raedt, 2011; Marchetti, Koster, Klinger, &amp; Alloy, 2016; van Vugt, 2017)","plainTextFormattedCitation":"(Harvey et al., 2004; Huijser, van Vugt, &amp; Taatgen, 2018; Koster, De Lissnyder, Derakshan, &amp; De Raedt, 2011; Marchetti, Koster, Klinger, &amp; Alloy, 2016; van Vugt, 2017)","previouslyFormattedCitation":"(Harvey et al., 2004; Huijser, van Vugt, &amp; Taatgen, 2018; Koster, De Lissnyder, Derakshan, &amp; De Raedt, 2011; Marchetti, Koster, Klinger, &amp; Alloy, 2016; van Vugt, 2017)"},"properties":{"noteIndex":0},"schema":"https://github.com/citation-style-language/schema/raw/master/csl-citation.json"}</w:instrText>
      </w:r>
      <w:r w:rsidR="00BA6FA1">
        <w:fldChar w:fldCharType="separate"/>
      </w:r>
      <w:r w:rsidR="008E3451" w:rsidRPr="008E3451">
        <w:rPr>
          <w:noProof/>
        </w:rPr>
        <w:t>(Harvey et al., 2004; Huijser, van Vugt, &amp; Taatgen, 2018; Koster, De Lissnyder, Derakshan, &amp; De Raedt, 2011; Marchetti, Koster, Klinger, &amp; Alloy, 2016; van Vugt, 2017)</w:t>
      </w:r>
      <w:r w:rsidR="00BA6FA1">
        <w:fldChar w:fldCharType="end"/>
      </w:r>
      <w:r w:rsidR="00927606">
        <w:t>.</w:t>
      </w:r>
      <w:r w:rsidR="000C5C40">
        <w:t xml:space="preserve"> </w:t>
      </w:r>
      <w:r w:rsidR="00CA24E0">
        <w:t>Specifically</w:t>
      </w:r>
      <w:r w:rsidR="005E4894">
        <w:t>, d</w:t>
      </w:r>
      <w:r w:rsidR="00E44FB0">
        <w:rPr>
          <w:rFonts w:asciiTheme="majorBidi" w:hAnsiTheme="majorBidi"/>
        </w:rPr>
        <w:t xml:space="preserve">ysregulated </w:t>
      </w:r>
      <w:r>
        <w:rPr>
          <w:rFonts w:asciiTheme="majorBidi" w:hAnsiTheme="majorBidi"/>
        </w:rPr>
        <w:t>internal attention</w:t>
      </w:r>
      <w:r w:rsidR="006377DF">
        <w:t>al processes</w:t>
      </w:r>
      <w:r>
        <w:rPr>
          <w:rFonts w:asciiTheme="majorBidi" w:hAnsiTheme="majorBidi"/>
        </w:rPr>
        <w:t xml:space="preserve"> may </w:t>
      </w:r>
      <w:proofErr w:type="spellStart"/>
      <w:r>
        <w:rPr>
          <w:rFonts w:asciiTheme="majorBidi" w:hAnsiTheme="majorBidi"/>
        </w:rPr>
        <w:t>subserve</w:t>
      </w:r>
      <w:proofErr w:type="spellEnd"/>
      <w:r>
        <w:rPr>
          <w:rFonts w:asciiTheme="majorBidi" w:hAnsiTheme="majorBidi"/>
        </w:rPr>
        <w:t xml:space="preserve"> a variety of </w:t>
      </w:r>
      <w:r w:rsidR="00055C6C">
        <w:t>higher-order cognitive processes which have long been implicated in anxiety and depression</w:t>
      </w:r>
      <w:r w:rsidR="00055C6C" w:rsidDel="00055C6C">
        <w:rPr>
          <w:rFonts w:asciiTheme="majorBidi" w:hAnsiTheme="majorBidi"/>
        </w:rPr>
        <w:t xml:space="preserve"> </w:t>
      </w:r>
      <w:r>
        <w:rPr>
          <w:rFonts w:asciiTheme="majorBidi" w:hAnsiTheme="majorBidi"/>
        </w:rPr>
        <w:t>such as repetitive negative thinking</w:t>
      </w:r>
      <w:r w:rsidR="00017F99">
        <w:t xml:space="preserve"> </w:t>
      </w:r>
      <w:r w:rsidR="00017F99">
        <w:rPr>
          <w:rFonts w:asciiTheme="majorBidi" w:hAnsiTheme="majorBidi"/>
        </w:rPr>
        <w:t>(e.g., rumination</w:t>
      </w:r>
      <w:r w:rsidR="00E8095E">
        <w:t>,</w:t>
      </w:r>
      <w:r w:rsidR="00017F99">
        <w:rPr>
          <w:rFonts w:asciiTheme="majorBidi" w:hAnsiTheme="majorBidi"/>
        </w:rPr>
        <w:t xml:space="preserve"> worry</w:t>
      </w:r>
      <w:r w:rsidR="00017F99" w:rsidRPr="00752A1F">
        <w:rPr>
          <w:rFonts w:asciiTheme="majorBidi" w:hAnsiTheme="majorBidi"/>
        </w:rPr>
        <w:t>)</w:t>
      </w:r>
      <w:r w:rsidR="003C77D7">
        <w:t xml:space="preserve">, </w:t>
      </w:r>
      <w:r w:rsidR="008463E5">
        <w:t xml:space="preserve">emotional </w:t>
      </w:r>
      <w:r w:rsidR="00233B13">
        <w:t>(</w:t>
      </w:r>
      <w:proofErr w:type="spellStart"/>
      <w:r w:rsidR="00233B13">
        <w:t>dys</w:t>
      </w:r>
      <w:proofErr w:type="spellEnd"/>
      <w:r w:rsidR="00233B13">
        <w:t>)</w:t>
      </w:r>
      <w:r w:rsidR="003C77D7">
        <w:t>regulation, and</w:t>
      </w:r>
      <w:r w:rsidR="003C77D7">
        <w:rPr>
          <w:rFonts w:asciiTheme="majorBidi" w:hAnsiTheme="majorBidi"/>
        </w:rPr>
        <w:t xml:space="preserve"> </w:t>
      </w:r>
      <w:r w:rsidR="00017F99">
        <w:t>self-focused attention</w:t>
      </w:r>
      <w:r w:rsidR="00927606">
        <w:t xml:space="preserve"> </w:t>
      </w:r>
      <w:r w:rsidR="00927606">
        <w:fldChar w:fldCharType="begin" w:fldLock="1"/>
      </w:r>
      <w:r w:rsidR="00677C5B">
        <w:instrText>ADDIN CSL_CITATION {"citationItems":[{"id":"ITEM-1","itemData":{"DOI":"10.1680/ijct.2008.1.3.192","ISBN":"1937-1209","ISSN":"1937-1209","abstract":"The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Therapy","id":"ITEM-1","issue":"3","issued":{"date-parts":[["2008"]]},"page":"192-205","title":"Repetitive Negative Thinking as a Transdiagnostic Process","type":"article-journal","volume":"1"},"uris":["http://www.mendeley.com/documents/?uuid=776be52a-64aa-4472-8220-8a115101583f"]},{"id":"ITEM-2","itemData":{"DOI":"10.1001/archgenpsychiatry.2008.525","ISBN":"1538-3636 (Electronic)\\n0003-990X (Linking)","ISSN":"0003-990X","PMID":"19188539","abstract":" Context: Social anxiety disorder is thought to involve emotional hyperreactivity, cognitive distortions, and ineffective emotion regulation. While the neural bases of emotional reactivity to social stimuli have been described, the neural bases of emotional reactivity and cognitive regulation during social and physical threat, and their relationship to social anxiety symptom severity, have yet to be investigated. Objective: To investigate behavioral and neural correlates of emotional reactivity and cognitive regulation in patients and controls during processing of social and physical threat stimuli. Design: Participants were trained to implement cognitivelinguistic regulation of emotional reactivity induced by social (harsh facial expressions) and physical (violent scenes) threat while undergoing functional agnetic resonance imaging and providing behavioral ratings of negative emotion experience. Setting: Academic psychology department. Participants: Fifteen adults with social anxiety disorder and 17 demographically matched healthy controls. Main Outcome Measures: Blood oxygen level– dependent signal and negative emotion ratings. Results: Behaviorally, patients reported greater negative emotion than controls during social and physical threat but showed equivalent reduction in negative emotion following cognitive regulation. Neurally, viewing social threat resulted in greateremotion-relatedneuralresponsesin patients than controls, with social anxietysymptomseverity related to activity in anetworkofemotion-andattention-processing regions in patients only. Viewing physical threat produced nobetween-groupdifferences.Regulationduringsocialthreat resulted in greater cognitiveandattention regulation–related brain activation in controls compared with patients. Regulation during physical threat produced greater cognitive control–related response (ie, right dorsolateral prefrontal cortex) in patients compared with controls. Conclusions: Compared with controls, patients demonstrated exaggerated negative emotion reactivity and reduced cognitive regulation–related neural activation, specifically for social threat stimuli. These findings help to elucidate potential neural mechanisms of emotion regulation that might serve as biomarkers for nterventions for social anxiety disorder.","author":[{"dropping-particle":"","family":"Goldin","given":"Philippe R.","non-dropping-particle":"","parse-names":false,"suffix":""},{"dropping-particle":"","family":"Manber","given":"Tali","non-dropping-particle":"","parse-names":false,"suffix":""},{"dropping-particle":"","family":"Hakimi","given":"Shabnam","non-dropping-particle":"","parse-names":false,"suffix":""},{"dropping-particle":"","family":"Canli","given":"Turhan","non-dropping-particle":"","parse-names":false,"suffix":""},{"dropping-particle":"","family":"Gross","given":"James J.","non-dropping-particle":"","parse-names":false,"suffix":""}],"container-title":"Archives of General Psychiatry","id":"ITEM-2","issue":"2","issued":{"date-parts":[["2009"]]},"page":"170","title":"Neural Bases of Social Anxiety Disorder","type":"article-journal","volume":"66"},"uris":["http://www.mendeley.com/documents/?uuid=7ced397a-b431-4503-a82a-9745ca215990"]},{"id":"ITEM-3","itemData":{"ISBN":"9780198528883","author":[{"dropping-particle":"","family":"Harvey","given":"Allison G","non-dropping-particle":"","parse-names":false,"suffix":""},{"dropping-particle":"","family":"Watkins","given":"Edward","non-dropping-particle":"","parse-names":false,"suffix":""},{"dropping-particle":"","family":"Mansell","given":"Warren","non-dropping-particle":"","parse-names":false,"suffix":""}],"id":"ITEM-3","issued":{"date-parts":[["2004"]]},"publisher":"Oxford University Press, USA","title":"Cognitive behavioural processes across psychological disorders: A transdiagnostic approach to research and treatment","type":"book"},"uris":["http://www.mendeley.com/documents/?uuid=9e961cf0-f82d-4fee-ae25-46735955a873"]},{"id":"ITEM-4","itemData":{"author":[{"dropping-particle":"","family":"Ingram","given":"R. E.","non-dropping-particle":"","parse-names":false,"suffix":""}],"container-title":"Psychological Bulletin","id":"ITEM-4","issue":"2","issued":{"date-parts":[["1990"]]},"page":"156-176","title":"Self-focused attention in clinical disorders","type":"article-journal","volume":"107"},"uris":["http://www.mendeley.com/documents/?uuid=2e10926a-2fba-40de-b896-616a18e7a0da"]},{"id":"ITEM-5","itemData":{"DOI":"10.1177/2167702614536164","ISSN":"2167-7026","abstract":"Many psychiatric disorders are widely thought to involve problematic patterns of emotional reactivity and emotion regulation. Unfortunately, it has proven far easier to assert the centrality of ?emotion dysregulation? than to rigorously document the ways in which individuals with various forms of psychopathology differ from healthy individuals in their patterns of emotional reactivity and emotion regulation. In the first section of this article, we define emotion and emotion regulation. In the second and third sections, we present a simple framework for examining emotion and emotion regulation in psychopathology. In the fourth section, we conclude by highlighting important challenges and opportunities in assessing and treating disorders that involve problematic patterns of emotion and emotion regulation.","author":[{"dropping-particle":"","family":"Gross","given":"James J","non-dropping-particle":"","parse-names":false,"suffix":""},{"dropping-particle":"","family":"Jazaieri","given":"Hooria","non-dropping-particle":"","parse-names":false,"suffix":""}],"container-title":"Clinical Psychological Science","id":"ITEM-5","issue":"4","issued":{"date-parts":[["2014","6","30"]]},"note":"doi: 10.1177/2167702614536164","page":"387-401","publisher":"SAGE Publications Inc","title":"Emotion, Emotion Regulation, and Psychopathology: An Affective Science Perspective","type":"article-journal","volume":"2"},"uris":["http://www.mendeley.com/documents/?uuid=f7ebd7e7-666f-4a4d-9df6-09fdb0c17b67"]}],"mendeley":{"formattedCitation":"(Ehring &amp; Watkins, 2008; Goldin, Manber, Hakimi, Canli, &amp; Gross, 2009; Gross &amp; Jazaieri, 2014; Harvey et al., 2004; Ingram, 1990)","plainTextFormattedCitation":"(Ehring &amp; Watkins, 2008; Goldin, Manber, Hakimi, Canli, &amp; Gross, 2009; Gross &amp; Jazaieri, 2014; Harvey et al., 2004; Ingram, 1990)","previouslyFormattedCitation":"(Ehring &amp; Watkins, 2008; Goldin, Manber, Hakimi, Canli, &amp; Gross, 2009; Gross &amp; Jazaieri, 2014; Harvey et al., 2004; Ingram, 1990)"},"properties":{"noteIndex":0},"schema":"https://github.com/citation-style-language/schema/raw/master/csl-citation.json"}</w:instrText>
      </w:r>
      <w:r w:rsidR="00927606">
        <w:fldChar w:fldCharType="separate"/>
      </w:r>
      <w:r w:rsidR="008E3451" w:rsidRPr="008E3451">
        <w:rPr>
          <w:noProof/>
        </w:rPr>
        <w:t>(Ehring &amp; Watkins, 2008; Goldin, Manber, Hakimi, Canli, &amp; Gross, 2009; Gross &amp; Jazaieri, 2014; Harvey et al., 2004; Ingram, 1990)</w:t>
      </w:r>
      <w:r w:rsidR="00927606">
        <w:fldChar w:fldCharType="end"/>
      </w:r>
      <w:r w:rsidR="00AB05BE" w:rsidRPr="00E33CA7">
        <w:t>.</w:t>
      </w:r>
      <w:r>
        <w:t xml:space="preserve"> </w:t>
      </w:r>
      <w:r w:rsidR="005E4894">
        <w:t>It has been theorized, for example, that i</w:t>
      </w:r>
      <w:r>
        <w:t>nternal attention processes</w:t>
      </w:r>
      <w:r w:rsidR="005E4894">
        <w:t xml:space="preserve"> contribute to </w:t>
      </w:r>
      <w:r w:rsidR="00055C6C">
        <w:t xml:space="preserve">rumination </w:t>
      </w:r>
      <w:r w:rsidR="005E4894">
        <w:t xml:space="preserve">and depression via the </w:t>
      </w:r>
      <w:r>
        <w:t>narrowing scope of attention to mood congruent thoughts</w:t>
      </w:r>
      <w:r w:rsidR="00927606">
        <w:t xml:space="preserve"> </w:t>
      </w:r>
      <w:r w:rsidR="00927606">
        <w:fldChar w:fldCharType="begin" w:fldLock="1"/>
      </w:r>
      <w:r w:rsidR="00677C5B">
        <w:instrText>ADDIN CSL_CITATION {"citationItems":[{"id":"ITEM-1","itemData":{"DOI":"10.1037/a0030923","ISBN":"0033-2909","ISSN":"00332909","PMID":"23244316","abstract":"Rumination,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Bulletin","id":"ITEM-1","issue":"5","issued":{"date-parts":[["2013"]]},"page":"1036-1061","title":"An attentional scope model of rumination","type":"article-journal","volume":"139"},"uris":["http://www.mendeley.com/documents/?uuid=fbfdb4d1-f746-4774-8048-dfc079cacac1"]}],"mendeley":{"formattedCitation":"(Whitmer &amp; Gotlib, 2013)","plainTextFormattedCitation":"(Whitmer &amp; Gotlib, 2013)","previouslyFormattedCitation":"(Whitmer &amp; Gotlib, 2013)"},"properties":{"noteIndex":0},"schema":"https://github.com/citation-style-language/schema/raw/master/csl-citation.json"}</w:instrText>
      </w:r>
      <w:r w:rsidR="00927606">
        <w:fldChar w:fldCharType="separate"/>
      </w:r>
      <w:r w:rsidR="008E3451" w:rsidRPr="008E3451">
        <w:rPr>
          <w:noProof/>
        </w:rPr>
        <w:t>(Whitmer &amp; Gotlib, 2013)</w:t>
      </w:r>
      <w:r w:rsidR="00927606">
        <w:fldChar w:fldCharType="end"/>
      </w:r>
      <w:r w:rsidR="00913B98">
        <w:t>,</w:t>
      </w:r>
      <w:r w:rsidR="00D749AE">
        <w:t xml:space="preserve"> </w:t>
      </w:r>
      <w:r>
        <w:t>impaired disengagement from self-referential information</w:t>
      </w:r>
      <w:r w:rsidR="00927606">
        <w:t xml:space="preserve"> </w:t>
      </w:r>
      <w:r w:rsidR="00927606">
        <w:fldChar w:fldCharType="begin" w:fldLock="1"/>
      </w:r>
      <w:r w:rsidR="00677C5B">
        <w:instrText>ADDIN CSL_CITATION {"citationItems":[{"id":"ITEM-1","itemData":{"DOI":"10.1016/j.cpr.2010.08.005","ISBN":"02727358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Review","id":"ITEM-1","issue":"1","issued":{"date-parts":[["2011"]]},"page":"138-145","publisher":"Elsevier Ltd","title":"Understanding depressive rumination from a cognitive science perspective: The impaired disengagement hypothesis","type":"article-journal","volume":"31"},"uris":["http://www.mendeley.com/documents/?uuid=411765aa-2ee8-424b-80d9-8bc344a9e150"]}],"mendeley":{"formattedCitation":"(Koster et al., 2011)","plainTextFormattedCitation":"(Koster et al., 2011)","previouslyFormattedCitation":"(Koster et al., 2011)"},"properties":{"noteIndex":0},"schema":"https://github.com/citation-style-language/schema/raw/master/csl-citation.json"}</w:instrText>
      </w:r>
      <w:r w:rsidR="00927606">
        <w:fldChar w:fldCharType="separate"/>
      </w:r>
      <w:r w:rsidR="008E3451" w:rsidRPr="008E3451">
        <w:rPr>
          <w:noProof/>
        </w:rPr>
        <w:t>(Koster et al., 2011)</w:t>
      </w:r>
      <w:r w:rsidR="00927606">
        <w:fldChar w:fldCharType="end"/>
      </w:r>
      <w:r w:rsidR="00913B98">
        <w:t xml:space="preserve"> and subsequent difficulty inhibiting no</w:t>
      </w:r>
      <w:r w:rsidR="00DE1642">
        <w:t>-</w:t>
      </w:r>
      <w:r w:rsidR="00913B98">
        <w:t>longer relevant information from working memory</w:t>
      </w:r>
      <w:r w:rsidR="00927606">
        <w:t xml:space="preserve"> </w:t>
      </w:r>
      <w:r w:rsidR="00927606">
        <w:fldChar w:fldCharType="begin" w:fldLock="1"/>
      </w:r>
      <w:r w:rsidR="00677C5B">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depression","type":"article-journal","volume":"19"},"uris":["http://www.mendeley.com/documents/?uuid=97ab8df7-9527-4986-816a-4fec0ce809f7"]}],"mendeley":{"formattedCitation":"(Joormann, 2010)","plainTextFormattedCitation":"(Joormann, 2010)","previouslyFormattedCitation":"(Joormann, 2010)"},"properties":{"noteIndex":0},"schema":"https://github.com/citation-style-language/schema/raw/master/csl-citation.json"}</w:instrText>
      </w:r>
      <w:r w:rsidR="00927606">
        <w:fldChar w:fldCharType="separate"/>
      </w:r>
      <w:r w:rsidR="008E3451" w:rsidRPr="008E3451">
        <w:rPr>
          <w:noProof/>
        </w:rPr>
        <w:t>(Joormann, 2010)</w:t>
      </w:r>
      <w:r w:rsidR="00927606">
        <w:fldChar w:fldCharType="end"/>
      </w:r>
      <w:r>
        <w:t>.</w:t>
      </w:r>
      <w:r w:rsidR="00D4618D">
        <w:t xml:space="preserve"> </w:t>
      </w:r>
    </w:p>
    <w:p w14:paraId="2825B051" w14:textId="6C231369" w:rsidR="00D848B7" w:rsidRPr="00040F3B" w:rsidRDefault="002A685F" w:rsidP="00AD4AC0">
      <w:pPr>
        <w:outlineLvl w:val="9"/>
      </w:pPr>
      <w:r w:rsidRPr="00040F3B">
        <w:t>E</w:t>
      </w:r>
      <w:r w:rsidR="000C5C40" w:rsidRPr="00040F3B">
        <w:t>mpirical</w:t>
      </w:r>
      <w:r w:rsidR="00AA3F74" w:rsidRPr="00040F3B">
        <w:t>,</w:t>
      </w:r>
      <w:r w:rsidR="00D4618D" w:rsidRPr="00040F3B">
        <w:t xml:space="preserve"> </w:t>
      </w:r>
      <w:r w:rsidR="00AA6066" w:rsidRPr="00040F3B">
        <w:t>albeit indirect</w:t>
      </w:r>
      <w:r w:rsidR="00AA3F74" w:rsidRPr="00040F3B">
        <w:t>,</w:t>
      </w:r>
      <w:r w:rsidR="00AA6066" w:rsidRPr="00040F3B">
        <w:t xml:space="preserve"> </w:t>
      </w:r>
      <w:r w:rsidR="00D4618D" w:rsidRPr="00040F3B">
        <w:t xml:space="preserve">evidence </w:t>
      </w:r>
      <w:r w:rsidRPr="00040F3B">
        <w:t>for these ideas may</w:t>
      </w:r>
      <w:r w:rsidR="00D4618D" w:rsidRPr="00040F3B">
        <w:t xml:space="preserve"> be found in working memory (WM) bias</w:t>
      </w:r>
      <w:r w:rsidR="0019306E" w:rsidRPr="00040F3B">
        <w:t xml:space="preserve"> research</w:t>
      </w:r>
      <w:r w:rsidR="00D4618D" w:rsidRPr="00040F3B">
        <w:t xml:space="preserve">. WM and attention are </w:t>
      </w:r>
      <w:r w:rsidR="00AA3F74" w:rsidRPr="00040F3B">
        <w:t xml:space="preserve">closely </w:t>
      </w:r>
      <w:r w:rsidR="00D4618D" w:rsidRPr="00040F3B">
        <w:t>related processes</w:t>
      </w:r>
      <w:r w:rsidR="003914B4" w:rsidRPr="00040F3B">
        <w:t xml:space="preserve"> </w:t>
      </w:r>
      <w:r w:rsidR="003914B4" w:rsidRPr="00040F3B">
        <w:fldChar w:fldCharType="begin" w:fldLock="1"/>
      </w:r>
      <w:r w:rsidR="00677C5B">
        <w:instrText>ADDIN CSL_CITATION {"citationItems":[{"id":"ITEM-1","itemData":{"DOI":"10.1016/J.NEUROSCIENCE.2005.08.023","ISSN":"0306-4522","abstract":"Studies of attention and working memory address the fundamental limits in our ability to encode and maintain behaviorally relevant information, processes that are critical for goal-driven processing. Here we review our current understanding of the interactions between these processes, with a focus on how each construct encompasses a variety of dissociable phenomena. Attention facilitates target processing during both perceptual and postperceptual stages of processing, and functionally dissociated processes have been implicated in the maintenance of different kinds of information in working memory. Thus, although it is clear that these processes are closely intertwined, the nature of these interactions depends upon the specific variety of attention or working memory that is considered.","author":[{"dropping-particle":"","family":"Awh","given":"E.","non-dropping-particle":"","parse-names":false,"suffix":""},{"dropping-particle":"","family":"Vogel","given":"E.K.","non-dropping-particle":"","parse-names":false,"suffix":""},{"dropping-particle":"","family":"Oh","given":"S.-H.","non-dropping-particle":"","parse-names":false,"suffix":""}],"container-title":"Neuroscience","id":"ITEM-1","issue":"1","issued":{"date-parts":[["2006","4","28"]]},"page":"201-208","publisher":"Pergamon","title":"Interactions between attention and working memory","type":"article-journal","volume":"139"},"uris":["http://www.mendeley.com/documents/?uuid=e1c24194-5708-31d1-8734-07df9cc8702f"]},{"id":"ITEM-2","itemData":{"DOI":"10.1111/1467-8721.00160","abstract":" 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 ","author":[{"dropping-particle":"","family":"Engle","given":"Randall W","non-dropping-particle":"","parse-names":false,"suffix":""}],"container-title":"Current Directions in Psychological Science","id":"ITEM-2","issue":"1","issued":{"date-parts":[["2002"]]},"page":"19-23","title":"Working Memory Capacity as Executive Attention","type":"article-journal","volume":"11"},"uris":["http://www.mendeley.com/documents/?uuid=a670dcdc-1248-446b-90aa-d1efe12b5eea"]},{"id":"ITEM-3","itemData":{"DOI":"10.1016/j.tics.2011.11.014","ISBN":"1364-6613","ISSN":"13646613","PMID":"22209601","abstract":"Selective attention, the ability to focus our cognitive resources on information relevant to our goals, influences working memory (WM) performance. Indeed, attention and working memory are increasingly viewed as overlapping constructs. Here, we review recent evidence from human neurophysiological studies demonstrating that top-down modulation serves as a common neural mechanism underlying these two cognitive operations. The core features include activity modulation in stimulus-selective sensory cortices with concurrent engagement of prefrontal and parietal control regions that function as sources of top-down signals. Notably, top-down modulation is engaged during both stimulus-present and stimulus-absent stages of WM tasks; that is, expectation of an ensuing stimulus to be remembered, selection and encoding of stimuli, maintenance of relevant information in mind and memory retrieval. © 2011 Elsevier Ltd.","author":[{"dropping-particle":"","family":"Gazzaley","given":"Adam","non-dropping-particle":"","parse-names":false,"suffix":""},{"dropping-particle":"","family":"Nobre","given":"Anna C.","non-dropping-particle":"","parse-names":false,"suffix":""}],"container-title":"Trends in Cognitive Sciences","id":"ITEM-3","issue":"2","issued":{"date-parts":[["2012"]]},"page":"129-135","title":"Top-down modulation: Bridging selective attention and working memory","type":"article-journal","volume":"16"},"uris":["http://www.mendeley.com/documents/?uuid=98bf264d-856e-4efd-9e2d-88483b432ede"]},{"id":"ITEM-4","itemData":{"DOI":"10.3758/s13423-012-0359-y","ISBN":"1069-9384","ISSN":"10699384","PMID":"23233157","abstract":"Working memory (WM) and attention have been studied as separate cognitive constructs, although it has long been acknowledged that attention plays an important role in controlling the activation, maintenance, and manipulation of representations in WM. WM has, conversely, been thought of as a means of maintaining representations to voluntarily guide perceptual selective attention. It has more recently been observed, however, that the contents of WM can capture visual attention, even when such internally maintained representations are irrelevant, and often disruptive, to the immediate external task. Thus, the precise relationship between WM and attention remains unclear, but it appears that they may bidirectionally impact one another, whether or not internal representations are consistent with the external perceptual goals. This reciprocal relationship seems, further, to be constrained by limited cognitive resources to handle demands in either maintenance or selection. We propose here that the close relationship between WM and attention may be best described as a give-and-take interdependence between attention directed toward either actively maintained internal representations (traditionally considered WM) or external perceptual stimuli (traditionally considered selective attention), underpinned by their shared reliance on a common cognitive resource. Put simply, we argue that WM and attention should no longer be considered as separate systems or concepts, but as competing and influencing one another because they rely on the same limited resource. This framework can offer an explanation for the capture of visual attention by irrelevant WM contents, as well as a straightforward account of the underspecified relationship between WM and attention.","author":[{"dropping-particle":"","family":"Kiyonaga","given":"Anastasia","non-dropping-particle":"","parse-names":false,"suffix":""},{"dropping-particle":"","family":"Egner","given":"Tobias","non-dropping-particle":"","parse-names":false,"suffix":""}],"container-title":"Psychonomic Bulletin and Review","id":"ITEM-4","issue":"2","issued":{"date-parts":[["2013"]]},"page":"228-242","title":"Working memory as internal attention: Toward an integrative account of internal and external selection processes","type":"article-journal","volume":"20"},"uris":["http://www.mendeley.com/documents/?uuid=685a47ad-d702-4106-849e-4c8f8de42c90"]}],"mendeley":{"formattedCitation":"(Awh, Vogel, &amp; Oh, 2006; Engle, 2002; Gazzaley &amp; Nobre, 2012; Kiyonaga &amp; Egner, 2013)","plainTextFormattedCitation":"(Awh, Vogel, &amp; Oh, 2006; Engle, 2002; Gazzaley &amp; Nobre, 2012; Kiyonaga &amp; Egner, 2013)","previouslyFormattedCitation":"(Awh, Vogel, &amp; Oh, 2006; Engle, 2002; Gazzaley &amp; Nobre, 2012; Kiyonaga &amp; Egner, 2013)"},"properties":{"noteIndex":0},"schema":"https://github.com/citation-style-language/schema/raw/master/csl-citation.json"}</w:instrText>
      </w:r>
      <w:r w:rsidR="003914B4" w:rsidRPr="00040F3B">
        <w:fldChar w:fldCharType="separate"/>
      </w:r>
      <w:r w:rsidR="008E3451" w:rsidRPr="008E3451">
        <w:rPr>
          <w:noProof/>
        </w:rPr>
        <w:t>(Awh, Vogel, &amp; Oh, 2006; Engle, 2002; Gazzaley &amp; Nobre, 2012; Kiyonaga &amp; Egner, 2013)</w:t>
      </w:r>
      <w:r w:rsidR="003914B4" w:rsidRPr="00040F3B">
        <w:fldChar w:fldCharType="end"/>
      </w:r>
      <w:r w:rsidR="0019306E" w:rsidRPr="00040F3B">
        <w:t xml:space="preserve"> – </w:t>
      </w:r>
      <w:r w:rsidR="001B25F4" w:rsidRPr="00040F3B">
        <w:t xml:space="preserve">both </w:t>
      </w:r>
      <w:r w:rsidRPr="00040F3B">
        <w:t>characterized by the</w:t>
      </w:r>
      <w:r w:rsidR="00D4618D" w:rsidRPr="00040F3B">
        <w:t xml:space="preserve"> selective allocation of limited-capacity processing resources between competing objects (information)</w:t>
      </w:r>
      <w:r w:rsidR="003914B4" w:rsidRPr="00040F3B">
        <w:t xml:space="preserve"> </w:t>
      </w:r>
      <w:r w:rsidR="003914B4" w:rsidRPr="00040F3B">
        <w:fldChar w:fldCharType="begin" w:fldLock="1"/>
      </w:r>
      <w:r w:rsidR="00677C5B">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long-term memory, or working memory. Working memory, in particular, lies closest to the intersection between external and internal attention. The taxonomy provides an organizing framework that recasts classic debates, raises new issues, and frames understanding of neural mechanisms.","author":[{"dropping-particle":"","family":"Chun","given":"Marvin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Psychology","id":"ITEM-1","issue":"1","issued":{"date-parts":[["2010","12","2"]]},"note":"From Duplicate 2 (A Taxonomy of External and Internal Attention - Chun, Marvin M; Golomb, Julie D; Turk-Browne, Nicholas B)\n\ndoi: 10.1146/annurev.psych.093008.100427","page":"73-101","publisher":"Annual Reviews","title":"A Taxonomy of External and Internal Attention","type":"article-journal","volume":"62"},"uris":["http://www.mendeley.com/documents/?uuid=57481f42-eb35-4772-98db-88720643a2c4"]}],"mendeley":{"formattedCitation":"(Chun et al., 2010)","plainTextFormattedCitation":"(Chun et al., 2010)","previouslyFormattedCitation":"(Chun et al., 2010)"},"properties":{"noteIndex":0},"schema":"https://github.com/citation-style-language/schema/raw/master/csl-citation.json"}</w:instrText>
      </w:r>
      <w:r w:rsidR="003914B4" w:rsidRPr="00040F3B">
        <w:fldChar w:fldCharType="separate"/>
      </w:r>
      <w:r w:rsidR="008E3451" w:rsidRPr="008E3451">
        <w:rPr>
          <w:noProof/>
        </w:rPr>
        <w:t>(Chun et al., 2010)</w:t>
      </w:r>
      <w:r w:rsidR="003914B4" w:rsidRPr="00040F3B">
        <w:fldChar w:fldCharType="end"/>
      </w:r>
      <w:r w:rsidR="00D4618D" w:rsidRPr="00040F3B">
        <w:t xml:space="preserve">. Recent meta-analyses report that anxiety and worry are associated with reduced performance in attentionally-demanding (but </w:t>
      </w:r>
      <w:r w:rsidR="00867C87" w:rsidRPr="00040F3B">
        <w:t>emotionally</w:t>
      </w:r>
      <w:r w:rsidR="00D4618D" w:rsidRPr="00040F3B">
        <w:t>-neutral) WM tasks</w:t>
      </w:r>
      <w:r w:rsidR="003914B4" w:rsidRPr="00040F3B">
        <w:t xml:space="preserve"> </w:t>
      </w:r>
      <w:r w:rsidR="003914B4" w:rsidRPr="00040F3B">
        <w:fldChar w:fldCharType="begin" w:fldLock="1"/>
      </w:r>
      <w:r w:rsidR="00677C5B">
        <w:instrText>ADDIN CSL_CITATION {"citationItems":[{"id":"ITEM-1","itemData":{"DOI":"10.1037/bul0000051","ISBN":"1939-1455(Electronic),0033-2909(Print)","abstract":"Cognitive deficits are now widely recognized to be an important component of anxiety. In particular, anxiety is thought to restrict the capacity of working memory by competing with task-relevant processes. The evidence for this claim, however, has been mixed. Although some studies have found restricted working memory in anxiety, others have not. Within studies that have found impairments, there is little agreement regarding the boundary conditions of the anxiety/WMC association. The aim of this review is to critically evaluate the evidence for anxiety-related deficits in working memory capacity. First, a meta-analysis of 177 samples (N = 22,061 individuals) demonstrated that self-reported measures of anxiety are reliably related to poorer performance on measures of working memory capacity (g = −.334, p−29). This finding was consistent across complex span (e.g., OSPAN; g = −.342, k = 30, N = 3,196, p = .000001), simple span (e.g., digit span; g = −.318, k = 127, N = 17,547, p−17), and dynamic span tasks (e.g., N-Back; g = −.437, k = 20, N = 1,318, p = .000003). Second, a narrative review of the literature revealed that anxiety, whether self-reported or experimentally induced, is related to poorer performance across a wide variety of tasks. Finally, the review identified a number of methodological limitations common in the literature as well as avenues for future research. (PsycINFO Database Record (c) 2016 APA, all rights reserved)","author":[{"dropping-particle":"","family":"Moran","given":"Tim P","non-dropping-particle":"","parse-names":false,"suffix":""}],"container-title":"Psychological Bulletin","id":"ITEM-1","issue":"8","issued":{"date-parts":[["2016"]]},"page":"831-864","publisher":"American Psychological Association","publisher-place":"Moran, Tim P.: School of Psychology, Georgia Institute of Technology, 654 Cherry Street, Atlanta, GA, US, 30322, timothy.moran@psych.gatech.edu","title":"Anxiety and working memory capacity: A meta-analysis and narrative review.","type":"article","volume":"142"},"uris":["http://www.mendeley.com/documents/?uuid=84e8e694-1d20-4a30-9c44-5561a68d7579"]}],"mendeley":{"formattedCitation":"(Moran, 2016)","plainTextFormattedCitation":"(Moran, 2016)","previouslyFormattedCitation":"(Moran, 2016)"},"properties":{"noteIndex":0},"schema":"https://github.com/citation-style-language/schema/raw/master/csl-citation.json"}</w:instrText>
      </w:r>
      <w:r w:rsidR="003914B4" w:rsidRPr="00040F3B">
        <w:fldChar w:fldCharType="separate"/>
      </w:r>
      <w:r w:rsidR="008E3451" w:rsidRPr="008E3451">
        <w:rPr>
          <w:noProof/>
        </w:rPr>
        <w:t>(Moran, 2016)</w:t>
      </w:r>
      <w:r w:rsidR="003914B4" w:rsidRPr="00040F3B">
        <w:fldChar w:fldCharType="end"/>
      </w:r>
      <w:r w:rsidR="00ED240B" w:rsidRPr="00040F3B">
        <w:t>.</w:t>
      </w:r>
      <w:r w:rsidR="000C4BBF" w:rsidRPr="00040F3B">
        <w:t xml:space="preserve"> </w:t>
      </w:r>
      <w:r w:rsidR="00EA4B95" w:rsidRPr="00040F3B">
        <w:t>Similar</w:t>
      </w:r>
      <w:r w:rsidR="000C4BBF" w:rsidRPr="00040F3B">
        <w:t xml:space="preserve"> </w:t>
      </w:r>
      <w:r w:rsidR="00CA24E0" w:rsidRPr="00040F3B">
        <w:t xml:space="preserve">effects have been found </w:t>
      </w:r>
      <w:r w:rsidR="000212DA" w:rsidRPr="00040F3B">
        <w:t>for</w:t>
      </w:r>
      <w:r w:rsidR="00CA24E0" w:rsidRPr="00040F3B">
        <w:t xml:space="preserve"> depression, although these effects are more likely observed when</w:t>
      </w:r>
      <w:r w:rsidR="000C4BBF" w:rsidRPr="00040F3B">
        <w:t xml:space="preserve"> attention is not entirely constrained to the WM task</w:t>
      </w:r>
      <w:r w:rsidR="000212DA" w:rsidRPr="00040F3B">
        <w:t xml:space="preserve">, </w:t>
      </w:r>
      <w:r w:rsidR="000C4BBF" w:rsidRPr="00040F3B">
        <w:t>providing opp</w:t>
      </w:r>
      <w:r w:rsidR="009A6A60" w:rsidRPr="00040F3B">
        <w:t>o</w:t>
      </w:r>
      <w:r w:rsidR="000C4BBF" w:rsidRPr="00040F3B">
        <w:t xml:space="preserve">rtunity for </w:t>
      </w:r>
      <w:r w:rsidR="00832F6F" w:rsidRPr="00040F3B">
        <w:t xml:space="preserve">spontaneous </w:t>
      </w:r>
      <w:r w:rsidR="000C4BBF" w:rsidRPr="00040F3B">
        <w:t xml:space="preserve">task-unrelated thoughts and </w:t>
      </w:r>
      <w:r w:rsidR="000212DA" w:rsidRPr="00040F3B">
        <w:t xml:space="preserve">negative repetitive thought </w:t>
      </w:r>
      <w:r w:rsidR="000C4BBF" w:rsidRPr="00040F3B">
        <w:t>to impair performance</w:t>
      </w:r>
      <w:r w:rsidR="003914B4" w:rsidRPr="00040F3B">
        <w:t xml:space="preserve"> </w:t>
      </w:r>
      <w:r w:rsidR="003914B4" w:rsidRPr="00040F3B">
        <w:fldChar w:fldCharType="begin" w:fldLock="1"/>
      </w:r>
      <w:r w:rsidR="00677C5B">
        <w:instrText>ADDIN CSL_CITATION {"citationItems":[{"id":"ITEM-1","itemData":{"DOI":"10.1016/j.cpr.2018.06.008","ISSN":"18737811","PMID":"29961601","abstract":"Cognitive science has been instrumental in advancing our understanding of the onset, maintenance, and treatment of depression. Research conducted over the last 50 years supports the proposition that depression and risk for depression are characterized by the operation of negative biases, and often by a lack of positive biases, in self-referential processing, interpretation, attention, and memory, as well as the use of maladaptive cognitive emotion regulation strategies. There is also evidence to suggest that deficits in cognitive control over mood-congruent material underlie these cognitive processes. Specifically, research indicates that difficulty inhibiting and disengaging from negative material in working memory: (1) increases the use of maladaptive emotion regulation strategies (e.g., rumination), decreases the use of adaptive emotion regulation strategies (e.g., reappraisal), and potentially impedes flexible selection and implementation of emotion regulation strategies; (2) is associated with negative biases in attention; and (3) contributes to negative biases in long-term memory. Moreover, studies suggest that these cognitive processes exacerbate and sustain the negative mood that typifies depressive episodes. In this review, we present evidence in support of this conceptualization of depression and discuss implications of research findings for theory and practice. Finally, we advance directions for future research.","author":[{"dropping-particle":"","family":"LeMoult","given":"Joelle","non-dropping-particle":"","parse-names":false,"suffix":""},{"dropping-particle":"","family":"Gotlib","given":"Ian H.","non-dropping-particle":"","parse-names":false,"suffix":""}],"container-title":"Clinical Psychology Review","id":"ITEM-1","issued":{"date-parts":[["2018"]]},"page":"#pagerange#","publisher":"Elsevier Ltd","title":"Depression: A cognitive perspective","type":"article-journal"},"uris":["http://www.mendeley.com/documents/?uuid=b087bab9-8045-453f-afd3-cfd58b46c3b6"]},{"id":"ITEM-2","itemData":{"DOI":"10.1080/026999397379890a","ISBN":"1464-0600(Electronic),0269-9931(Print)","abstract":"Research on cognitive biases in depression suggests that deficient control of attention underlies impairments in memory for emotionally neutral events. Such impairments might result from general difficulties in focusing and sustaining attention, specific and habitual priorities to attend to matters of personal concern, or both. This paper considers these alternative means of impairment in the context of a review of selected theories and findings; a test of the framework is illustrated; and related considerations are discussed. (PsycINFO Database Record (c) 2016 APA, all rights reserved)","author":[{"dropping-particle":"","family":"Hertel","given":"Paula T.","non-dropping-particle":"","parse-names":false,"suffix":""}],"container-title":"Cognition and Emotion","id":"ITEM-2","issue":"5-6","issued":{"date-parts":[["1997"]]},"page":"569-583","publisher":"Taylor &amp; Francis","publisher-place":"United Kingdom","title":"On the contributions of deficient cognitive control to memory impairments in depression.","type":"article","volume":"11"},"uris":["http://www.mendeley.com/documents/?uuid=a329596b-e5a9-4bd0-a320-2318fd2fd411"]}],"mendeley":{"formattedCitation":"(Hertel, 1997; LeMoult &amp; Gotlib, 2018)","plainTextFormattedCitation":"(Hertel, 1997; LeMoult &amp; Gotlib, 2018)","previouslyFormattedCitation":"(Hertel, 1997; LeMoult &amp; Gotlib, 2018)"},"properties":{"noteIndex":0},"schema":"https://github.com/citation-style-language/schema/raw/master/csl-citation.json"}</w:instrText>
      </w:r>
      <w:r w:rsidR="003914B4" w:rsidRPr="00040F3B">
        <w:fldChar w:fldCharType="separate"/>
      </w:r>
      <w:r w:rsidR="008E3451" w:rsidRPr="008E3451">
        <w:rPr>
          <w:noProof/>
        </w:rPr>
        <w:t>(Hertel, 1997; LeMoult &amp; Gotlib, 2018)</w:t>
      </w:r>
      <w:r w:rsidR="003914B4" w:rsidRPr="00040F3B">
        <w:fldChar w:fldCharType="end"/>
      </w:r>
      <w:r w:rsidR="000C4BBF" w:rsidRPr="00040F3B">
        <w:t>.</w:t>
      </w:r>
      <w:r w:rsidR="00ED240B" w:rsidRPr="00040F3B">
        <w:t xml:space="preserve"> </w:t>
      </w:r>
      <w:r w:rsidR="00832F6F" w:rsidRPr="00040F3B">
        <w:t>In addition</w:t>
      </w:r>
      <w:r w:rsidR="00ED240B" w:rsidRPr="00040F3B">
        <w:t xml:space="preserve">, </w:t>
      </w:r>
      <w:r w:rsidR="000C4BBF" w:rsidRPr="00040F3B">
        <w:t>mounting evidence suggest</w:t>
      </w:r>
      <w:r w:rsidR="00DF7147" w:rsidRPr="00040F3B">
        <w:t>s</w:t>
      </w:r>
      <w:r w:rsidR="000C4BBF" w:rsidRPr="00040F3B">
        <w:t xml:space="preserve"> </w:t>
      </w:r>
      <w:r w:rsidR="000C4BBF" w:rsidRPr="00040F3B">
        <w:lastRenderedPageBreak/>
        <w:t xml:space="preserve">that </w:t>
      </w:r>
      <w:r w:rsidR="006E7339" w:rsidRPr="00040F3B">
        <w:t xml:space="preserve">persons with elevated levels of </w:t>
      </w:r>
      <w:r w:rsidR="00ED240B" w:rsidRPr="00040F3B">
        <w:t>repetitive negative thinking</w:t>
      </w:r>
      <w:r w:rsidR="003914B4" w:rsidRPr="00040F3B">
        <w:t xml:space="preserve"> </w:t>
      </w:r>
      <w:r w:rsidR="003914B4" w:rsidRPr="00040F3B">
        <w:fldChar w:fldCharType="begin" w:fldLock="1"/>
      </w:r>
      <w:r w:rsidR="00677C5B">
        <w:instrText>ADDIN CSL_CITATION {"citationItems":[{"id":"ITEM-1","itemData":{"DOI":"10.1680/ijct.2008.1.3.192","ISBN":"1937-1209","ISSN":"1937-1209","abstract":"The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Therapy","id":"ITEM-1","issue":"3","issued":{"date-parts":[["2008"]]},"page":"192-205","title":"Repetitive Negative Thinking as a Transdiagnostic Process","type":"article-journal","volume":"1"},"uris":["http://www.mendeley.com/documents/?uuid=776be52a-64aa-4472-8220-8a115101583f"]}],"mendeley":{"formattedCitation":"(Ehring &amp; Watkins, 2008)","plainTextFormattedCitation":"(Ehring &amp; Watkins, 2008)","previouslyFormattedCitation":"(Ehring &amp; Watkins, 2008)"},"properties":{"noteIndex":0},"schema":"https://github.com/citation-style-language/schema/raw/master/csl-citation.json"}</w:instrText>
      </w:r>
      <w:r w:rsidR="003914B4" w:rsidRPr="00040F3B">
        <w:fldChar w:fldCharType="separate"/>
      </w:r>
      <w:r w:rsidR="008E3451" w:rsidRPr="008E3451">
        <w:rPr>
          <w:noProof/>
        </w:rPr>
        <w:t>(Ehring &amp; Watkins, 2008)</w:t>
      </w:r>
      <w:r w:rsidR="003914B4" w:rsidRPr="00040F3B">
        <w:fldChar w:fldCharType="end"/>
      </w:r>
      <w:r w:rsidR="00C20F4A" w:rsidRPr="00040F3B">
        <w:t xml:space="preserve"> </w:t>
      </w:r>
      <w:r w:rsidR="006E7339" w:rsidRPr="00040F3B">
        <w:t>also show</w:t>
      </w:r>
      <w:r w:rsidR="00ED240B" w:rsidRPr="00040F3B">
        <w:t xml:space="preserve"> </w:t>
      </w:r>
      <w:r w:rsidR="000C3539" w:rsidRPr="00040F3B">
        <w:t>impaired inhibition</w:t>
      </w:r>
      <w:r w:rsidR="00ED240B" w:rsidRPr="00040F3B">
        <w:t xml:space="preserve"> </w:t>
      </w:r>
      <w:r w:rsidR="000C3539" w:rsidRPr="00040F3B">
        <w:t>or disengagement from no-lon</w:t>
      </w:r>
      <w:r w:rsidR="00C727B5" w:rsidRPr="00040F3B">
        <w:t>g</w:t>
      </w:r>
      <w:r w:rsidR="000C3539" w:rsidRPr="00040F3B">
        <w:t xml:space="preserve">er relevant information </w:t>
      </w:r>
      <w:r w:rsidR="009B3505" w:rsidRPr="00040F3B">
        <w:t xml:space="preserve">in </w:t>
      </w:r>
      <w:r w:rsidR="000C3539" w:rsidRPr="00040F3B">
        <w:t xml:space="preserve">WM </w:t>
      </w:r>
      <w:r w:rsidR="00ED240B" w:rsidRPr="00040F3B">
        <w:t>(</w:t>
      </w:r>
      <w:r w:rsidR="00C727B5" w:rsidRPr="00040F3B">
        <w:t>independent</w:t>
      </w:r>
      <w:r w:rsidR="00ED240B" w:rsidRPr="00040F3B">
        <w:t xml:space="preserve"> of </w:t>
      </w:r>
      <w:r w:rsidR="00CF0374" w:rsidRPr="00040F3B">
        <w:t xml:space="preserve">the </w:t>
      </w:r>
      <w:r w:rsidR="00ED240B" w:rsidRPr="00040F3B">
        <w:t>emotional valence of the information)</w:t>
      </w:r>
      <w:r w:rsidR="003914B4" w:rsidRPr="00040F3B">
        <w:t xml:space="preserve"> </w:t>
      </w:r>
      <w:r w:rsidR="003914B4" w:rsidRPr="00040F3B">
        <w:fldChar w:fldCharType="begin" w:fldLock="1"/>
      </w:r>
      <w:r w:rsidR="00677C5B">
        <w:instrText>ADDIN CSL_CITATION {"citationItems":[{"id":"ITEM-1","itemData":{"DOI":"10.1016/j.cpr.2018.06.001","ISBN":"1873-7811 (Electronic)\r0272-7358 (Linking)","ISSN":"18737811","PMID":"29913351","abstract":"Individuals who experience recurrent negative thoughts are at elevated risk for mood and anxiety disorders. It is thus essential to understand why some individuals get stuck in recurrent negative thinking (RNT), whereas others are able to disengage eventually. Theoretical models propose that individuals high in recurrent negative thinking suffer from deficits in controlling the contents of working memory. Empirical findings, however, are inconclusive. In this meta-analysis, we synthesize findings from 94 studies to examine the proposed association between RNT and deficits in cognitive control. We included numerous effect sizes not reported in the primary publications. Moderator analyses tested the influence of variables, such as stimuli valence, cognitive control function (e.g., shifting, discarding), or type of RNT (i.e., rumination or worry). Results demonstrated an association between repetitive negative thinking and deficits in only one specific cognitive control function, namely difficulty discarding no longer relevant material from working memory (r = −0.20). This association remained significant after controlling for level of psychopathology. There was no substantial association between RNT and deficits in any other cognitive control function. All other moderators were not significant. We discuss limitations (e.g., primary sample sizes, reliability of paradigms) and highlight implications for future research and clinical interventions.","author":[{"dropping-particle":"","family":"Zetsche","given":"Ulrike","non-dropping-particle":"","parse-names":false,"suffix":""},{"dropping-particle":"","family":"Bürkner","given":"Paul Christian","non-dropping-particle":"","parse-names":false,"suffix":""},{"dropping-particle":"","family":"Schulze","given":"Lars","non-dropping-particle":"","parse-names":false,"suffix":""}],"container-title":"Clinical Psychology Review","id":"ITEM-1","issue":"April","issued":{"date-parts":[["2018"]]},"page":"56-65","publisher":"Elsevier","title":"Shedding light on the association between repetitive negative thinking and deficits in cognitive control – A meta-analysis","type":"article-journal","volume":"63"},"uris":["http://www.mendeley.com/documents/?uuid=c51dd7d3-1724-4507-ad7b-ac6fc585f6c5"]}],"mendeley":{"formattedCitation":"(Zetsche, Bürkner, &amp; Schulze, 2018)","plainTextFormattedCitation":"(Zetsche, Bürkner, &amp; Schulze, 2018)","previouslyFormattedCitation":"(Zetsche, Bürkner, &amp; Schulze, 2018)"},"properties":{"noteIndex":0},"schema":"https://github.com/citation-style-language/schema/raw/master/csl-citation.json"}</w:instrText>
      </w:r>
      <w:r w:rsidR="003914B4" w:rsidRPr="00040F3B">
        <w:fldChar w:fldCharType="separate"/>
      </w:r>
      <w:r w:rsidR="008E3451" w:rsidRPr="008E3451">
        <w:rPr>
          <w:noProof/>
        </w:rPr>
        <w:t>(Zetsche, Bürkner, &amp; Schulze, 2018)</w:t>
      </w:r>
      <w:r w:rsidR="003914B4" w:rsidRPr="00040F3B">
        <w:fldChar w:fldCharType="end"/>
      </w:r>
      <w:r w:rsidR="00ED240B" w:rsidRPr="00040F3B">
        <w:t>.</w:t>
      </w:r>
      <w:r w:rsidR="00AA6066" w:rsidRPr="00040F3B">
        <w:t xml:space="preserve"> </w:t>
      </w:r>
      <w:r w:rsidR="001706F4" w:rsidRPr="00040F3B">
        <w:t>This body of work provides important albeit</w:t>
      </w:r>
      <w:r w:rsidR="00D743B3" w:rsidRPr="00040F3B">
        <w:t xml:space="preserve"> indirect </w:t>
      </w:r>
      <w:r w:rsidR="001706F4" w:rsidRPr="00040F3B">
        <w:t>evidence as to the</w:t>
      </w:r>
      <w:r w:rsidR="0023413A" w:rsidRPr="00040F3B">
        <w:t xml:space="preserve"> specific </w:t>
      </w:r>
      <w:r w:rsidR="001706F4" w:rsidRPr="00040F3B">
        <w:t xml:space="preserve">or </w:t>
      </w:r>
      <w:r w:rsidR="0023413A" w:rsidRPr="00040F3B">
        <w:t>unique role</w:t>
      </w:r>
      <w:r w:rsidR="001706F4" w:rsidRPr="00040F3B">
        <w:t>(s)</w:t>
      </w:r>
      <w:r w:rsidR="0023413A" w:rsidRPr="00040F3B">
        <w:t xml:space="preserve"> of </w:t>
      </w:r>
      <w:r w:rsidR="00661E24" w:rsidRPr="00040F3B">
        <w:t xml:space="preserve">internal </w:t>
      </w:r>
      <w:r w:rsidR="0023413A" w:rsidRPr="00040F3B">
        <w:t>attentional processes (e.g.,</w:t>
      </w:r>
      <w:r w:rsidR="00173667">
        <w:t xml:space="preserve"> biased</w:t>
      </w:r>
      <w:r w:rsidR="0023413A" w:rsidRPr="00040F3B">
        <w:t xml:space="preserve"> selection, </w:t>
      </w:r>
      <w:r w:rsidR="00173667">
        <w:t xml:space="preserve">impaired </w:t>
      </w:r>
      <w:r w:rsidR="0023413A" w:rsidRPr="00040F3B">
        <w:t xml:space="preserve">disengagement) in </w:t>
      </w:r>
      <w:r w:rsidR="00F454CC" w:rsidRPr="00040F3B">
        <w:t xml:space="preserve">cognitive vulnerability </w:t>
      </w:r>
      <w:r w:rsidR="006E7339" w:rsidRPr="00040F3B">
        <w:t>a</w:t>
      </w:r>
      <w:r w:rsidR="00F454CC" w:rsidRPr="00040F3B">
        <w:t xml:space="preserve">nd </w:t>
      </w:r>
      <w:r w:rsidR="0023413A" w:rsidRPr="00040F3B">
        <w:t>mental health</w:t>
      </w:r>
      <w:r w:rsidR="00CF6F52" w:rsidRPr="00040F3B">
        <w:t xml:space="preserve">. </w:t>
      </w:r>
      <w:r w:rsidR="00EA4B95" w:rsidRPr="00040F3B">
        <w:t>Although</w:t>
      </w:r>
      <w:r w:rsidR="004E27B6" w:rsidRPr="00040F3B">
        <w:t xml:space="preserve"> strong and important effects, </w:t>
      </w:r>
      <w:r w:rsidR="00EA4B95" w:rsidRPr="00040F3B">
        <w:t xml:space="preserve">they </w:t>
      </w:r>
      <w:r w:rsidR="00DE1642" w:rsidRPr="00040F3B">
        <w:t xml:space="preserve">provide </w:t>
      </w:r>
      <w:r w:rsidR="004E27B6" w:rsidRPr="00040F3B">
        <w:t>only</w:t>
      </w:r>
      <w:r w:rsidR="006E7339" w:rsidRPr="00040F3B">
        <w:t xml:space="preserve"> indirect evidence </w:t>
      </w:r>
      <w:r w:rsidR="004E27B6" w:rsidRPr="00040F3B">
        <w:t>with respect to internal attention per se</w:t>
      </w:r>
      <w:r w:rsidR="00DE1642" w:rsidRPr="00040F3B">
        <w:t>. Indeed,</w:t>
      </w:r>
      <w:r w:rsidR="004E27B6" w:rsidRPr="00040F3B">
        <w:t xml:space="preserve"> </w:t>
      </w:r>
      <w:r w:rsidR="0023413A" w:rsidRPr="00040F3B">
        <w:t xml:space="preserve">WM tasks by </w:t>
      </w:r>
      <w:r w:rsidR="00F927B7" w:rsidRPr="00040F3B">
        <w:t>design</w:t>
      </w:r>
      <w:r w:rsidR="00DF7147" w:rsidRPr="00040F3B">
        <w:t xml:space="preserve"> also</w:t>
      </w:r>
      <w:r w:rsidR="0023413A" w:rsidRPr="00040F3B">
        <w:t xml:space="preserve"> </w:t>
      </w:r>
      <w:r w:rsidR="00DF7147" w:rsidRPr="00040F3B">
        <w:t xml:space="preserve">rely on </w:t>
      </w:r>
      <w:r w:rsidR="0023413A" w:rsidRPr="00040F3B">
        <w:t xml:space="preserve">memory processes (e.g., </w:t>
      </w:r>
      <w:r w:rsidR="00F807D8" w:rsidRPr="00040F3B">
        <w:t xml:space="preserve">encoding, storage, </w:t>
      </w:r>
      <w:r w:rsidR="009A6A60" w:rsidRPr="00040F3B">
        <w:t>pro</w:t>
      </w:r>
      <w:r w:rsidR="0023413A" w:rsidRPr="00040F3B">
        <w:t xml:space="preserve">active </w:t>
      </w:r>
      <w:r w:rsidR="00C6409A" w:rsidRPr="00040F3B">
        <w:t>interference</w:t>
      </w:r>
      <w:r w:rsidR="0023413A" w:rsidRPr="00040F3B">
        <w:t>)</w:t>
      </w:r>
      <w:r w:rsidR="00F927B7" w:rsidRPr="00040F3B">
        <w:t xml:space="preserve"> </w:t>
      </w:r>
      <w:r w:rsidR="00DF7147" w:rsidRPr="00040F3B">
        <w:t>affecting</w:t>
      </w:r>
      <w:r w:rsidR="00F807D8" w:rsidRPr="00040F3B">
        <w:t xml:space="preserve"> </w:t>
      </w:r>
      <w:r w:rsidR="0023413A" w:rsidRPr="00040F3B">
        <w:t>task performance</w:t>
      </w:r>
      <w:r w:rsidR="00CF6F52" w:rsidRPr="00040F3B">
        <w:t xml:space="preserve"> and </w:t>
      </w:r>
      <w:r w:rsidR="00EA4B95" w:rsidRPr="00040F3B">
        <w:t>make inferences regarding the role(s) of</w:t>
      </w:r>
      <w:r w:rsidR="00CF6F52" w:rsidRPr="00040F3B">
        <w:t xml:space="preserve"> internal attention</w:t>
      </w:r>
      <w:r w:rsidR="0019306E" w:rsidRPr="00040F3B">
        <w:t>al processes</w:t>
      </w:r>
      <w:r w:rsidR="00CF6F52" w:rsidRPr="00040F3B">
        <w:t xml:space="preserve"> based on the cognitive operations required to complete </w:t>
      </w:r>
      <w:r w:rsidR="00EA4B95" w:rsidRPr="00040F3B">
        <w:t xml:space="preserve">these </w:t>
      </w:r>
      <w:r w:rsidR="00CF6F52" w:rsidRPr="00040F3B">
        <w:t>tasks</w:t>
      </w:r>
      <w:r w:rsidR="00665005" w:rsidRPr="00040F3B">
        <w:t xml:space="preserve"> </w:t>
      </w:r>
      <w:r w:rsidR="00665005" w:rsidRPr="00040F3B">
        <w:fldChar w:fldCharType="begin" w:fldLock="1"/>
      </w:r>
      <w:r w:rsidR="00677C5B">
        <w:instrText>ADDIN CSL_CITATION {"citationItems":[{"id":"ITEM-1","itemData":{"DOI":"10.1111/nyas.13634","abstract":"Abstract In visual working memory tasks, memory for an item is enhanced if participants are told that the item is relatively more valuable than others presented within the same trial. Experiment 1 explored whether these probe value boosts (termed prioritization effects in previous literature) are affected by probe frequency (i.e., how often the more valuable item is tested). Participants were presented with four colored shapes sequentially and asked to recall the color of one probed item following a delay. They were informed that the first item was more valuable (differential probe value) or as valuable as the other items (equal probe value), and that this item would be tested more frequently (differential probe frequency) or as frequently (equal probe frequency) as the other items. Probe value and probe frequency boosts were observed at the first position, though both were accompanied by costs to other items. Probe value and probe frequency boosts were additive, suggesting the manipulations yield independent effects. Further supporting this, experiment 2 revealed that probe frequency boosts are not reliant on executive resources, directly contrasting with previous findings regarding probe value. Taken together, these outcomes suggest there may be several ways in which attention can be directed in working memory.","author":[{"dropping-particle":"","family":"Atkinson","given":"Amy L","non-dropping-particle":"","parse-names":false,"suffix":""},{"dropping-particle":"","family":"Berry","given":"Ed D J","non-dropping-particle":"","parse-names":false,"suffix":""},{"dropping-particle":"","family":"Waterman","given":"Amanda H","non-dropping-particle":"","parse-names":false,"suffix":""},{"dropping-particle":"","family":"Baddeley","given":"Alan D","non-dropping-particle":"","parse-names":false,"suffix":""},{"dropping-particle":"","family":"Hitch","given":"Graham J","non-dropping-particle":"","parse-names":false,"suffix":""},{"dropping-particle":"","family":"Allen","given":"Richard J","non-dropping-particle":"","parse-names":false,"suffix":""}],"container-title":"Annals of the New York Academy of Sciences","id":"ITEM-1","issue":"1","issued":{"date-parts":[["2018"]]},"page":"115-126","title":"Are there multiple ways to direct attention in working memory?","type":"article-journal","volume":"1424"},"uris":["http://www.mendeley.com/documents/?uuid=3c986227-6189-473f-ab79-0552d2590ffc"]},{"id":"ITEM-2","itemData":{"DOI":"10.1146/annurev-psych-120710-100422","ISSN":"0066-4308","abstract":"I present an account of the origins and development of the multicomponent approach to working memory, making a distinction between the overall theoretical framework, which has remained relatively stable, and the attempts to build more specific models within this framework. I follow this with a brief discussion of alternative models and their relationship to the framework. I conclude with speculations on further developments and a comment on the value of attempting to apply models and theories beyond the laboratory studies on which they are typically based.","author":[{"dropping-particle":"","family":"Baddeley","given":"Alan","non-dropping-particle":"","parse-names":false,"suffix":""}],"container-title":"Annual Review of Psychology","id":"ITEM-2","issue":"1","issued":{"date-parts":[["2011","11","30"]]},"note":"doi: 10.1146/annurev-psych-120710-100422","page":"1-29","publisher":"Annual Reviews","title":"Working Memory: Theories, Models, and Controversies","type":"article-journal","volume":"63"},"uris":["http://www.mendeley.com/documents/?uuid=64255f03-c967-461a-a745-d9b4a17fff8b"]}],"mendeley":{"formattedCitation":"(Atkinson et al., 2018; Baddeley, 2011)","plainTextFormattedCitation":"(Atkinson et al., 2018; Baddeley, 2011)","previouslyFormattedCitation":"(Atkinson et al., 2018; Baddeley, 2011)"},"properties":{"noteIndex":0},"schema":"https://github.com/citation-style-language/schema/raw/master/csl-citation.json"}</w:instrText>
      </w:r>
      <w:r w:rsidR="00665005" w:rsidRPr="00040F3B">
        <w:fldChar w:fldCharType="separate"/>
      </w:r>
      <w:r w:rsidR="008E3451" w:rsidRPr="008E3451">
        <w:rPr>
          <w:noProof/>
        </w:rPr>
        <w:t>(Atkinson et al., 2018; Baddeley, 2011)</w:t>
      </w:r>
      <w:r w:rsidR="00665005" w:rsidRPr="00040F3B">
        <w:fldChar w:fldCharType="end"/>
      </w:r>
      <w:r w:rsidR="00D743B3" w:rsidRPr="00040F3B">
        <w:t xml:space="preserve">. </w:t>
      </w:r>
    </w:p>
    <w:p w14:paraId="07F9A096" w14:textId="1591126B" w:rsidR="006B0104" w:rsidRPr="009B3505" w:rsidRDefault="006B0104" w:rsidP="00A631F9">
      <w:pPr>
        <w:pStyle w:val="Heading2"/>
      </w:pPr>
      <w:r w:rsidRPr="003D3B9E">
        <w:t>Gap</w:t>
      </w:r>
      <w:r w:rsidR="0019306E">
        <w:t>s</w:t>
      </w:r>
      <w:r>
        <w:t xml:space="preserve"> in the Study of </w:t>
      </w:r>
      <w:r w:rsidR="00CF6F52">
        <w:t>(</w:t>
      </w:r>
      <w:proofErr w:type="spellStart"/>
      <w:r>
        <w:t>Dys</w:t>
      </w:r>
      <w:proofErr w:type="spellEnd"/>
      <w:r w:rsidR="00CF6F52">
        <w:t>)R</w:t>
      </w:r>
      <w:r>
        <w:t>egulated Attention</w:t>
      </w:r>
      <w:r w:rsidR="00905D52">
        <w:t>: Theory &amp; Method</w:t>
      </w:r>
    </w:p>
    <w:p w14:paraId="1FB385B7" w14:textId="784A56F2" w:rsidR="001A7539" w:rsidRDefault="00A626EB" w:rsidP="001A7539">
      <w:pPr>
        <w:outlineLvl w:val="9"/>
      </w:pPr>
      <w:r w:rsidRPr="00040F3B">
        <w:t xml:space="preserve">Despite </w:t>
      </w:r>
      <w:r w:rsidR="00D848B7" w:rsidRPr="00040F3B">
        <w:t xml:space="preserve">the </w:t>
      </w:r>
      <w:r w:rsidRPr="00040F3B">
        <w:t xml:space="preserve">theorized </w:t>
      </w:r>
      <w:r w:rsidR="00D848B7" w:rsidRPr="00040F3B">
        <w:t xml:space="preserve">importance of dysregulated internal attention </w:t>
      </w:r>
      <w:r w:rsidR="004D05CE" w:rsidRPr="00040F3B">
        <w:t xml:space="preserve">for </w:t>
      </w:r>
      <w:r w:rsidRPr="00040F3B">
        <w:t xml:space="preserve">cognitive vulnerability and </w:t>
      </w:r>
      <w:r w:rsidR="00D848B7" w:rsidRPr="00040F3B">
        <w:t>mental health</w:t>
      </w:r>
      <w:r w:rsidR="002327B6" w:rsidRPr="00040F3B">
        <w:t xml:space="preserve"> problems</w:t>
      </w:r>
      <w:r w:rsidR="00665005" w:rsidRPr="00040F3B">
        <w:t xml:space="preserve"> </w:t>
      </w:r>
      <w:r w:rsidR="00665005" w:rsidRPr="00040F3B">
        <w:fldChar w:fldCharType="begin" w:fldLock="1"/>
      </w:r>
      <w:r w:rsidR="00677C5B">
        <w:instrText>ADDIN CSL_CITATION {"citationItems":[{"id":"ITEM-1","itemData":{"DOI":"10.1680/ijct.2008.1.3.192","ISBN":"1937-1209","ISSN":"1937-1209","abstract":"The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Therapy","id":"ITEM-1","issue":"3","issued":{"date-parts":[["2008"]]},"page":"192-205","title":"Repetitive Negative Thinking as a Transdiagnostic Process","type":"article-journal","volume":"1"},"uris":["http://www.mendeley.com/documents/?uuid=776be52a-64aa-4472-8220-8a115101583f"]},{"id":"ITEM-2","itemData":{"ISBN":"9780198528883","author":[{"dropping-particle":"","family":"Harvey","given":"Allison G","non-dropping-particle":"","parse-names":false,"suffix":""},{"dropping-particle":"","family":"Watkins","given":"Edward","non-dropping-particle":"","parse-names":false,"suffix":""},{"dropping-particle":"","family":"Mansell","given":"Warren","non-dropping-particle":"","parse-names":false,"suffix":""}],"id":"ITEM-2","issued":{"date-parts":[["2004"]]},"publisher":"Oxford University Press, USA","title":"Cognitive behavioural processes across psychological disorders: A transdiagnostic approach to research and treatment","type":"book"},"uris":["http://www.mendeley.com/documents/?uuid=9e961cf0-f82d-4fee-ae25-46735955a873"]},{"id":"ITEM-3","itemData":{"DOI":"10.1177/0963721410370293","ISBN":"0963721410","ISSN":"09637214","abstract":"In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Science","id":"ITEM-3","issue":"3","issued":{"date-parts":[["2010"]]},"page":"161-166","title":"Cognitive inhibition and emotion regulation in depression","type":"article-journal","volume":"19"},"uris":["http://www.mendeley.com/documents/?uuid=97ab8df7-9527-4986-816a-4fec0ce809f7"]},{"id":"ITEM-4","itemData":{"DOI":"10.1016/j.cpr.2010.08.005","ISBN":"02727358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Review","id":"ITEM-4","issue":"1","issued":{"date-parts":[["2011"]]},"page":"138-145","publisher":"Elsevier Ltd","title":"Understanding depressive rumination from a cognitive science perspective: The impaired disengagement hypothesis","type":"article-journal","volume":"31"},"uris":["http://www.mendeley.com/documents/?uuid=411765aa-2ee8-424b-80d9-8bc344a9e150"]},{"id":"ITEM-5","itemData":{"DOI":"10.1037/a0030923","ISBN":"0033-2909","ISSN":"00332909","PMID":"23244316","abstract":"Rumination,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Bulletin","id":"ITEM-5","issue":"5","issued":{"date-parts":[["2013"]]},"page":"1036-1061","title":"An attentional scope model of rumination","type":"article-journal","volume":"139"},"uris":["http://www.mendeley.com/documents/?uuid=fbfdb4d1-f746-4774-8048-dfc079cacac1"]}],"mendeley":{"formattedCitation":"(Ehring &amp; Watkins, 2008; Harvey et al., 2004; Joormann, 2010; Koster et al., 2011; Whitmer &amp; Gotlib, 2013)","plainTextFormattedCitation":"(Ehring &amp; Watkins, 2008; Harvey et al., 2004; Joormann, 2010; Koster et al., 2011; Whitmer &amp; Gotlib, 2013)","previouslyFormattedCitation":"(Ehring &amp; Watkins, 2008; Harvey et al., 2004; Joormann, 2010; Koster et al., 2011; Whitmer &amp; Gotlib, 2013)"},"properties":{"noteIndex":0},"schema":"https://github.com/citation-style-language/schema/raw/master/csl-citation.json"}</w:instrText>
      </w:r>
      <w:r w:rsidR="00665005" w:rsidRPr="00040F3B">
        <w:fldChar w:fldCharType="separate"/>
      </w:r>
      <w:r w:rsidR="008E3451" w:rsidRPr="008E3451">
        <w:rPr>
          <w:noProof/>
        </w:rPr>
        <w:t>(Ehring &amp; Watkins, 2008; Harvey et al., 2004; Joormann, 2010; Koster et al., 2011; Whitmer &amp; Gotlib, 2013)</w:t>
      </w:r>
      <w:r w:rsidR="00665005" w:rsidRPr="00040F3B">
        <w:fldChar w:fldCharType="end"/>
      </w:r>
      <w:r w:rsidR="00D848B7" w:rsidRPr="00040F3B">
        <w:t xml:space="preserve">, </w:t>
      </w:r>
      <w:r w:rsidR="002327B6" w:rsidRPr="00040F3B">
        <w:t>d</w:t>
      </w:r>
      <w:r w:rsidR="0019306E" w:rsidRPr="00040F3B">
        <w:t>ecades of research focused on</w:t>
      </w:r>
      <w:r w:rsidR="00D848B7" w:rsidRPr="00040F3B">
        <w:t xml:space="preserve"> external</w:t>
      </w:r>
      <w:r w:rsidR="002327B6" w:rsidRPr="00040F3B">
        <w:t xml:space="preserve"> attention and its dysregulation</w:t>
      </w:r>
      <w:r w:rsidR="00665005" w:rsidRPr="00040F3B">
        <w:t xml:space="preserve"> </w:t>
      </w:r>
      <w:r w:rsidR="00665005" w:rsidRPr="00040F3B">
        <w:fldChar w:fldCharType="begin" w:fldLock="1"/>
      </w:r>
      <w:r w:rsidR="00677C5B">
        <w:instrText>ADDIN CSL_CITATION {"citationItems":[{"id":"ITEM-1","itemData":{"DOI":"10.1016/j.tics.2018.01.001","ISBN":"1879-307X (Electronic) 1364-6613 (Linking)","ISSN":"1879307X","PMID":"29402737","abstract":"Research in experimental psychopathology and cognitive theories of anxiety highlight threat-related attention biases (ABs) and underpin the development of a computer-delivered treatment for anxiety disorders: attention-bias modification (ABM) training. Variable effects of ABM training on anxiety and ABs generate conflicting research recommendations, novel ABM training procedures, and theoretical controversy. This article summarises an updated cognitive-motivational framework, integrating proposals from cognitive models of anxiety and attention, as well as evidence of ABs. Interactions between motivational salience-driven and goal-directed influences on multiple cognitive processes (e.g., stimulus evaluation, inhibition, switching, orienting) underlie anxiety and the variable manifestations of ABs (orienting towards and away from threat; threat-distractor interference). This theoretical analysis also considers ABM training as cognitive skill training, describes a conceptual framework for evaluating/developing novel ABM training procedures, and complements network-based research on reciprocal anxiety–cognition relationships. Research in experimental psychopathology has led to the development of ABM training as a potential computer-delivered treatment for anxiety disorders. Conventional ABM threat-avoidance training encourages anxious individuals to orient attention away from threat, but has variable effects on anxiety and threat-related ABs. Differing explanations for mixed outcomes of ABM training, and theoretical controversy about the causes of anxiety and ABs, encourage the development of alternative novel ABM training methods. Development of effective attention-based treatments for anxiety would be advanced by better theoretical understanding of the cognitive processes underlying anxiety and ABs, and by using more refined and comprehensive assessments of threat-related attention and associated cognitive and neural functioning.","author":[{"dropping-particle":"","family":"Mogg","given":"Karin","non-dropping-particle":"","parse-names":false,"suffix":""},{"dropping-particle":"","family":"Bradley","given":"Brendan P.","non-dropping-particle":"","parse-names":false,"suffix":""}],"container-title":"Trends in Cognitive Sciences","id":"ITEM-1","issue":"3","issued":{"date-parts":[["2018"]]},"page":"225-240","publisher":"Elsevier Ltd","title":"Anxiety and Threat-Related Attention: Cognitive-Motivational Framework and Treatment","type":"article-journal","volume":"22"},"uris":["http://www.mendeley.com/documents/?uuid=a377a4d9-3835-4bc0-a545-4ab78672c1e8"]}],"mendeley":{"formattedCitation":"(Mogg &amp; Bradley, 2018)","plainTextFormattedCitation":"(Mogg &amp; Bradley, 2018)","previouslyFormattedCitation":"(Mogg &amp; Bradley, 2018)"},"properties":{"noteIndex":0},"schema":"https://github.com/citation-style-language/schema/raw/master/csl-citation.json"}</w:instrText>
      </w:r>
      <w:r w:rsidR="00665005" w:rsidRPr="00040F3B">
        <w:fldChar w:fldCharType="separate"/>
      </w:r>
      <w:r w:rsidR="008E3451" w:rsidRPr="008E3451">
        <w:rPr>
          <w:noProof/>
        </w:rPr>
        <w:t>(Mogg &amp; Bradley, 2018)</w:t>
      </w:r>
      <w:r w:rsidR="00665005" w:rsidRPr="00040F3B">
        <w:fldChar w:fldCharType="end"/>
      </w:r>
      <w:r w:rsidR="002327B6" w:rsidRPr="00040F3B">
        <w:t xml:space="preserve">. </w:t>
      </w:r>
      <w:r w:rsidR="00E73C42" w:rsidRPr="00040F3B">
        <w:t>This may</w:t>
      </w:r>
      <w:r w:rsidR="007F1CB0" w:rsidRPr="00040F3B">
        <w:t xml:space="preserve"> be</w:t>
      </w:r>
      <w:r w:rsidR="002327B6" w:rsidRPr="00040F3B">
        <w:t>,</w:t>
      </w:r>
      <w:r w:rsidR="007F1CB0" w:rsidRPr="00040F3B">
        <w:t xml:space="preserve"> in</w:t>
      </w:r>
      <w:r w:rsidR="002327B6" w:rsidRPr="00040F3B">
        <w:t xml:space="preserve"> large</w:t>
      </w:r>
      <w:r w:rsidR="007F1CB0" w:rsidRPr="00040F3B">
        <w:t xml:space="preserve"> part</w:t>
      </w:r>
      <w:r w:rsidR="002327B6" w:rsidRPr="00040F3B">
        <w:t>,</w:t>
      </w:r>
      <w:r w:rsidR="007F1CB0" w:rsidRPr="00040F3B">
        <w:t xml:space="preserve"> explained by </w:t>
      </w:r>
      <w:r w:rsidR="002327B6" w:rsidRPr="00040F3B">
        <w:t>key</w:t>
      </w:r>
      <w:r w:rsidR="007F1CB0" w:rsidRPr="00040F3B">
        <w:t xml:space="preserve"> constraints of </w:t>
      </w:r>
      <w:r w:rsidR="00E6752B" w:rsidRPr="00040F3B">
        <w:t xml:space="preserve">the </w:t>
      </w:r>
      <w:r w:rsidR="00D848B7" w:rsidRPr="00040F3B">
        <w:t xml:space="preserve">methodological </w:t>
      </w:r>
      <w:r w:rsidR="00E6752B" w:rsidRPr="00040F3B">
        <w:t>paradigm</w:t>
      </w:r>
      <w:r w:rsidR="007F1CB0" w:rsidRPr="00040F3B">
        <w:t xml:space="preserve"> </w:t>
      </w:r>
      <w:r w:rsidRPr="00040F3B">
        <w:t>through</w:t>
      </w:r>
      <w:r w:rsidR="00E6752B" w:rsidRPr="00040F3B">
        <w:t xml:space="preserve"> which</w:t>
      </w:r>
      <w:r w:rsidRPr="00040F3B">
        <w:t xml:space="preserve"> </w:t>
      </w:r>
      <w:r w:rsidR="007F1CB0" w:rsidRPr="00040F3B">
        <w:t>(external</w:t>
      </w:r>
      <w:r w:rsidR="00E6752B" w:rsidRPr="00040F3B">
        <w:t>) attention has lon</w:t>
      </w:r>
      <w:r w:rsidR="007F1CB0" w:rsidRPr="00040F3B">
        <w:t>g</w:t>
      </w:r>
      <w:r w:rsidR="00E6752B" w:rsidRPr="00040F3B">
        <w:t xml:space="preserve"> </w:t>
      </w:r>
      <w:r w:rsidR="007F1CB0" w:rsidRPr="00040F3B">
        <w:t xml:space="preserve">been </w:t>
      </w:r>
      <w:r w:rsidRPr="00040F3B">
        <w:t xml:space="preserve">measured and quantified. </w:t>
      </w:r>
      <w:r w:rsidR="002327B6" w:rsidRPr="00040F3B">
        <w:t>T</w:t>
      </w:r>
      <w:r w:rsidRPr="00040F3B">
        <w:t xml:space="preserve">o measure </w:t>
      </w:r>
      <w:r w:rsidR="002327B6" w:rsidRPr="00040F3B">
        <w:t xml:space="preserve">(external) </w:t>
      </w:r>
      <w:r w:rsidRPr="00040F3B">
        <w:t>attention</w:t>
      </w:r>
      <w:r w:rsidR="00EE53A6" w:rsidRPr="00040F3B">
        <w:t xml:space="preserve">, methods </w:t>
      </w:r>
      <w:r w:rsidR="007B2E63" w:rsidRPr="00040F3B">
        <w:t>require</w:t>
      </w:r>
      <w:r w:rsidRPr="00040F3B">
        <w:t xml:space="preserve"> the capacity to </w:t>
      </w:r>
      <w:r w:rsidR="00DE1642" w:rsidRPr="00040F3B">
        <w:t>exp</w:t>
      </w:r>
      <w:r w:rsidR="009B5040" w:rsidRPr="00040F3B">
        <w:t>erimentally</w:t>
      </w:r>
      <w:r w:rsidR="00DE1642" w:rsidRPr="00040F3B">
        <w:t xml:space="preserve"> </w:t>
      </w:r>
      <w:r w:rsidRPr="00040F3B">
        <w:t>control the timing, the content</w:t>
      </w:r>
      <w:r w:rsidR="00173667">
        <w:t xml:space="preserve"> (or features)</w:t>
      </w:r>
      <w:r w:rsidRPr="00040F3B">
        <w:t>,</w:t>
      </w:r>
      <w:r w:rsidR="00173667">
        <w:t xml:space="preserve"> and</w:t>
      </w:r>
      <w:r w:rsidRPr="00040F3B">
        <w:t xml:space="preserve"> the location (for spatial attention) of stimuli</w:t>
      </w:r>
      <w:r w:rsidR="00A73E4B" w:rsidRPr="00040F3B">
        <w:t xml:space="preserve"> </w:t>
      </w:r>
      <w:r w:rsidR="001E334E" w:rsidRPr="00040F3B">
        <w:fldChar w:fldCharType="begin" w:fldLock="1"/>
      </w:r>
      <w:r w:rsidR="00677C5B">
        <w:instrText>ADDIN CSL_CITATION {"citationItems":[{"id":"ITEM-1","itemData":{"author":[{"dropping-particle":"","family":"Neisser","given":"Ulric","non-dropping-particle":"","parse-names":false,"suffix":""}],"container-title":"San Francisko: WH Freeman and Company","id":"ITEM-1","issued":{"date-parts":[["1976"]]},"title":"Cognition and reality. Principles and implication of cognitive psychology","type":"article-journal"},"uris":["http://www.mendeley.com/documents/?uuid=a8640764-addb-4567-b90b-ac2cce44b0ac"]},{"id":"ITEM-2","itemData":{"DOI":"10.1037/0096-3445.109.2.160","ISSN":"1939-2222(Electronic),0096-3445(Print)","abstract":"Reports 5 experiments conducted with 52 paid Ss in which detection of a visual signal required information to reach a system capable of eliciting arbitrary responses required by the experimenter. Detection latencies were reduced when Ss received a cue indicating where the signal would occur. This shift in efficiency appears to be due to an alignment of the central attentional system with the pathways to be activated by the visual input. It is also possible to describe these results as being due to a reduced criterion at the expected target position. However, this ignores important constraints about the way in which expectancy improves performance. A framework involving a limited-capacity attentional mechanism seems to capture these constraints better than the more general language of criterion setting. Using this framework, it was found that attention shifts were not closely related to the saccadic eye movement system. For luminance detection, the retina appears to be equipotential with respect to attention shifts, since costs to unexpected stimuli are similar whether foveal or peripheral. (26 ref) (PsycINFO Database Record (c) 2016 APA, all rights reserved)","author":[{"dropping-particle":"","family":"Posner","given":"Michael I","non-dropping-particle":"","parse-names":false,"suffix":""},{"dropping-particle":"","family":"Snyder","given":"Charles R","non-dropping-particle":"","parse-names":false,"suffix":""},{"dropping-particle":"","family":"Davidson","given":"Brian J","non-dropping-particle":"","parse-names":false,"suffix":""}],"container-title":"Journal of Experimental Psychology: General","id":"ITEM-2","issue":"2","issued":{"date-parts":[["1980"]]},"page":"160-174","publisher":"American Psychological Association","publisher-place":"US","title":"Attention and the detection of signals.","type":"article-journal","volume":"109"},"uris":["http://www.mendeley.com/documents/?uuid=5a023909-4053-4211-b20e-6194b78decc2"]},{"id":"ITEM-3","itemData":{"DOI":"10.1080/17470216008416732","ISBN":"0033-555X","ISSN":"0033-555X","PMID":"1000104775","abstract":"Two messages were presented dichotically and subjects were asked to “shadow” whatever they heard on one ear. Somewhere in the middle the two passages were switched to the opposite ears. Subjects occasionally repeated one or two words, at the break, from the wrong ear, but never transferred to it for longer than this. The higher the transition probabilities in the passage the more likely they were to do this. One explanation might be that the “selective filter” (Broadbent, 1958) acts by selectively raising thresholds for signals from the rejected sources rather than acting as an all-or-none barrier.","author":[{"dropping-particle":"","family":"Treisman","given":"Anne M.","non-dropping-particle":"","parse-names":false,"suffix":""}],"container-title":"Quarterly Journal of Experimental Psychology","id":"ITEM-3","issue":"4","issued":{"date-parts":[["1960"]]},"page":"242-248","title":"Contextual cues in selective listening","type":"article-journal","volume":"12"},"uris":["http://www.mendeley.com/documents/?uuid=e7f9ef81-3129-47d2-8e08-169013891580"]}],"mendeley":{"formattedCitation":"(Neisser, 1976; Posner, Snyder, &amp; Davidson, 1980; Treisman, 1960)","plainTextFormattedCitation":"(Neisser, 1976; Posner, Snyder, &amp; Davidson, 1980; Treisman, 1960)","previouslyFormattedCitation":"(Neisser, 1976; Posner, Snyder, &amp; Davidson, 1980; Treisman, 1960)"},"properties":{"noteIndex":0},"schema":"https://github.com/citation-style-language/schema/raw/master/csl-citation.json"}</w:instrText>
      </w:r>
      <w:r w:rsidR="001E334E" w:rsidRPr="00040F3B">
        <w:fldChar w:fldCharType="separate"/>
      </w:r>
      <w:r w:rsidR="008E3451" w:rsidRPr="008E3451">
        <w:rPr>
          <w:noProof/>
        </w:rPr>
        <w:t>(Neisser, 1976; Posner, Snyder, &amp; Davidson, 1980; Treisman, 1960)</w:t>
      </w:r>
      <w:r w:rsidR="001E334E" w:rsidRPr="00040F3B">
        <w:fldChar w:fldCharType="end"/>
      </w:r>
      <w:r w:rsidR="001E334E" w:rsidRPr="00040F3B">
        <w:t>.</w:t>
      </w:r>
      <w:r w:rsidRPr="00040F3B">
        <w:t xml:space="preserve"> </w:t>
      </w:r>
      <w:r w:rsidR="002327B6" w:rsidRPr="00040F3B">
        <w:t xml:space="preserve">Thus, </w:t>
      </w:r>
      <w:r w:rsidR="00BC7F42" w:rsidRPr="00040F3B">
        <w:t xml:space="preserve">unlike </w:t>
      </w:r>
      <w:r w:rsidR="00030B96" w:rsidRPr="00040F3B">
        <w:t>readily experimentally controlled</w:t>
      </w:r>
      <w:r w:rsidR="00BC7F42" w:rsidRPr="00040F3B">
        <w:t xml:space="preserve"> external sensory-perceptual stimuli, </w:t>
      </w:r>
      <w:r w:rsidR="00477E26" w:rsidRPr="00040F3B">
        <w:t>similar experimental control over the timing and content of a person’s thoughts</w:t>
      </w:r>
      <w:r w:rsidR="00BC7F42" w:rsidRPr="00040F3B">
        <w:t xml:space="preserve"> </w:t>
      </w:r>
      <w:r w:rsidR="00DE1642" w:rsidRPr="00040F3B">
        <w:t xml:space="preserve">may be </w:t>
      </w:r>
      <w:r w:rsidR="00477E26" w:rsidRPr="00040F3B">
        <w:t xml:space="preserve">the stuff of science fiction. We thus have no </w:t>
      </w:r>
      <w:r w:rsidR="00030B96" w:rsidRPr="00040F3B">
        <w:t xml:space="preserve">direct behavioral or cognitive-experimental task designed to </w:t>
      </w:r>
      <w:r w:rsidR="00D10129" w:rsidRPr="00040F3B">
        <w:t xml:space="preserve">measure and </w:t>
      </w:r>
      <w:r w:rsidR="00030B96" w:rsidRPr="00040F3B">
        <w:t>quantify internal</w:t>
      </w:r>
      <w:r w:rsidR="00D848B7" w:rsidRPr="00040F3B">
        <w:t xml:space="preserve"> </w:t>
      </w:r>
      <w:r w:rsidR="006D7E61" w:rsidRPr="00040F3B">
        <w:t>attention and its dysregulation</w:t>
      </w:r>
      <w:r w:rsidR="001E334E" w:rsidRPr="00040F3B">
        <w:t xml:space="preserve"> </w:t>
      </w:r>
      <w:r w:rsidR="001E334E" w:rsidRPr="00040F3B">
        <w:fldChar w:fldCharType="begin" w:fldLock="1"/>
      </w:r>
      <w:r w:rsidR="00677C5B">
        <w:instrText>ADDIN CSL_CITATION {"citationItems":[{"id":"ITEM-1","itemData":{"DOI":"10.1007/978-1-4684-2466-9_9","ISBN":"978-1-4684-2466-9","abstract":"When we speak of consciousness we are referring to the sum total of events in awareness. The term by no means exhausts the realm of things psychological, but it does encompass all of an individual's direct experience. When we speak of the flow of consciousness we are referring to the changes that take place in consciousness over time. The events of consciousness are, of course, extremely complex and varied. They embrace images in every sensory modality and in every degree of vividness, realism, and believability, including inner dialogue, hallucinations, reveries, and dreamlike sequences; and they also embrace qualities that are at the same time less figured and more pervasive than these---the affects. This chapter focuses on a broad class of these conscious contents. They do not contain the imagery of current perceptual activity but they contain imaginai qualities that one can describe in terms of forms, colors, sounds, words, smells, tastes, temperatures, and the like. I shall refer to this class as ''thought.'' This chapter brings together ideas and data regarding ways to observe thought, the dimensions and forms of thought, and the factors that determine the content of thought as it changes from one moment to the next.","author":[{"dropping-particle":"","family":"Klinger","given":"Eric","non-dropping-particle":"","parse-names":false,"suffix":""}],"container-title":"The Stream of Consciousness: Scientific Investigations into the Flow of Human Experience","editor":[{"dropping-particle":"","family":"Pope","given":"Kenneth S","non-dropping-particle":"","parse-names":false,"suffix":""},{"dropping-particle":"","family":"Singer","given":"Jerome L","non-dropping-particle":"","parse-names":false,"suffix":""}],"id":"ITEM-1","issued":{"date-parts":[["1978"]]},"page":"225-258","publisher":"Springer US","publisher-place":"Boston, MA","title":"Modes of Normal Conscious Flow","type":"chapter"},"uris":["http://www.mendeley.com/documents/?uuid=4a128211-ddb0-4db2-aa13-2cd344bfa1f0"]},{"id":"ITEM-2","itemData":{"DOI":"10.1016/S0005-7967(02)00029-3","ISSN":"0005-7967","abstract":"Several cognitive models propose that social anxiety is associated with increased self-focused attention. Indirect evidence for this hypothesis has been provided by questionnaire studies, and by cognitive psychology paradigms that have demonstrated reduced processing of external information during feared social-evaluative situations. However, no studies have simultaneously measured on-line attention to internal and external events. A probe detection task that aimed to measure the balance of attention between internal and external stimuli was developed. High and low socially anxious individuals were instructed to detect two probes. The external probe was superimposed on pictures of faces (happy, neutral, angry) or household objects that were presented on a VDU. The ‘internal’ probe was a pulse to the finger which participants were led to believe represented significant changes in their physiology. Compared to low speech anxious individuals, high speech anxious individuals showed an internal attentional bias, that was specific to conditions of social-evaluative threat.","author":[{"dropping-particle":"","family":"Mansell","given":"Warren","non-dropping-particle":"","parse-names":false,"suffix":""},{"dropping-particle":"","family":"Clark","given":"David M","non-dropping-particle":"","parse-names":false,"suffix":""},{"dropping-particle":"","family":"Ehlers","given":"Anke","non-dropping-particle":"","parse-names":false,"suffix":""}],"container-title":"Behaviour Research and Therapy","id":"ITEM-2","issue":"5","issued":{"date-parts":[["2003","5","1"]]},"page":"555-572","publisher":"Pergamon","title":"Internal versus external attention in social anxiety: an investigation using a novel paradigm","type":"article-journal","volume":"41"},"uris":["http://www.mendeley.com/documents/?uuid=74579585-6a74-31e5-97b6-4078117dcf36"]}],"mendeley":{"formattedCitation":"(Klinger, 1978; Mansell, Clark, &amp; Ehlers, 2003)","plainTextFormattedCitation":"(Klinger, 1978; Mansell, Clark, &amp; Ehlers, 2003)","previouslyFormattedCitation":"(Klinger, 1978; Mansell, Clark, &amp; Ehlers, 2003)"},"properties":{"noteIndex":0},"schema":"https://github.com/citation-style-language/schema/raw/master/csl-citation.json"}</w:instrText>
      </w:r>
      <w:r w:rsidR="001E334E" w:rsidRPr="00040F3B">
        <w:fldChar w:fldCharType="separate"/>
      </w:r>
      <w:r w:rsidR="008E3451" w:rsidRPr="008E3451">
        <w:rPr>
          <w:noProof/>
        </w:rPr>
        <w:t>(Klinger, 1978; Mansell, Clark, &amp; Ehlers, 2003)</w:t>
      </w:r>
      <w:r w:rsidR="001E334E" w:rsidRPr="00040F3B">
        <w:fldChar w:fldCharType="end"/>
      </w:r>
      <w:r w:rsidR="00D848B7" w:rsidRPr="00040F3B">
        <w:t xml:space="preserve">. </w:t>
      </w:r>
    </w:p>
    <w:p w14:paraId="5F421962" w14:textId="1F9CFAF8" w:rsidR="007B2C85" w:rsidRPr="00040F3B" w:rsidRDefault="009B5040" w:rsidP="001A7539">
      <w:pPr>
        <w:outlineLvl w:val="9"/>
      </w:pPr>
      <w:r w:rsidRPr="00040F3B">
        <w:lastRenderedPageBreak/>
        <w:t>Instead</w:t>
      </w:r>
      <w:r w:rsidR="00477E26" w:rsidRPr="00040F3B">
        <w:t xml:space="preserve">, to-date, we </w:t>
      </w:r>
      <w:r w:rsidR="00030B96" w:rsidRPr="00040F3B">
        <w:t>have</w:t>
      </w:r>
      <w:r w:rsidR="00477E26" w:rsidRPr="00040F3B">
        <w:t xml:space="preserve"> relied</w:t>
      </w:r>
      <w:r w:rsidRPr="00040F3B">
        <w:t xml:space="preserve"> on</w:t>
      </w:r>
      <w:r w:rsidR="00477E26" w:rsidRPr="00040F3B">
        <w:t xml:space="preserve"> </w:t>
      </w:r>
      <w:r w:rsidR="00DE1642" w:rsidRPr="00040F3B">
        <w:t>tasks such as</w:t>
      </w:r>
      <w:r w:rsidRPr="00040F3B">
        <w:t xml:space="preserve"> the</w:t>
      </w:r>
      <w:r w:rsidR="00DE1642" w:rsidRPr="00040F3B">
        <w:t xml:space="preserve"> </w:t>
      </w:r>
      <w:r w:rsidR="005E35E3" w:rsidRPr="00040F3B">
        <w:t>Sternberg and n-</w:t>
      </w:r>
      <w:r w:rsidR="00D10129" w:rsidRPr="00040F3B">
        <w:t>b</w:t>
      </w:r>
      <w:r w:rsidR="005E35E3" w:rsidRPr="00040F3B">
        <w:t>ack</w:t>
      </w:r>
      <w:r w:rsidR="00477E26" w:rsidRPr="00040F3B">
        <w:t xml:space="preserve"> </w:t>
      </w:r>
      <w:r w:rsidR="00DE1642" w:rsidRPr="00040F3B">
        <w:t xml:space="preserve">designed </w:t>
      </w:r>
      <w:r w:rsidR="00030B96" w:rsidRPr="00040F3B">
        <w:t>to measure working memory</w:t>
      </w:r>
      <w:r w:rsidR="0018391D" w:rsidRPr="00040F3B">
        <w:t xml:space="preserve"> proces</w:t>
      </w:r>
      <w:r w:rsidR="00D10129" w:rsidRPr="00040F3B">
        <w:softHyphen/>
      </w:r>
      <w:r w:rsidR="0018391D" w:rsidRPr="00040F3B">
        <w:t>ses</w:t>
      </w:r>
      <w:r w:rsidR="00030B96" w:rsidRPr="00040F3B">
        <w:t xml:space="preserve"> </w:t>
      </w:r>
      <w:r w:rsidR="00477E26" w:rsidRPr="00040F3B">
        <w:t>though</w:t>
      </w:r>
      <w:r w:rsidR="001B121F" w:rsidRPr="00040F3B">
        <w:t>t</w:t>
      </w:r>
      <w:r w:rsidR="00477E26" w:rsidRPr="00040F3B">
        <w:t xml:space="preserve"> to</w:t>
      </w:r>
      <w:r w:rsidR="00030B96" w:rsidRPr="00040F3B">
        <w:t xml:space="preserve"> rel</w:t>
      </w:r>
      <w:r w:rsidR="0018391D" w:rsidRPr="00040F3B">
        <w:t>y</w:t>
      </w:r>
      <w:r w:rsidR="00030B96" w:rsidRPr="00040F3B">
        <w:t xml:space="preserve"> upon or indirectly reflect </w:t>
      </w:r>
      <w:r w:rsidR="00FC7F84" w:rsidRPr="00040F3B">
        <w:t>inte</w:t>
      </w:r>
      <w:r w:rsidR="0013095F" w:rsidRPr="00040F3B">
        <w:t>rn</w:t>
      </w:r>
      <w:r w:rsidR="00FC7F84" w:rsidRPr="00040F3B">
        <w:t>al attentional processing</w:t>
      </w:r>
      <w:r w:rsidR="001E334E" w:rsidRPr="00040F3B">
        <w:t xml:space="preserve"> </w:t>
      </w:r>
      <w:r w:rsidR="001E334E" w:rsidRPr="00040F3B">
        <w:fldChar w:fldCharType="begin" w:fldLock="1"/>
      </w:r>
      <w:r w:rsidR="00677C5B">
        <w:instrText>ADDIN CSL_CITATION {"citationItems":[{"id":"ITEM-1","itemData":{"DOI":"10.1037/0021-843X.117.1.182","ISBN":"0021-843X\\r1939-1846","ISSN":"0021843X","PMID":"18266496","abstract":"This study was designed to assess the effects of irrelevant emotional material on the ability to update the contents of working memory in depression. For each trial, participants were required to memorize 2 lists of emotional words and subsequently to ignore 1 of the lists. The impact of irrelevant emotional material on the ability to update the contents of working memory was indexed by response latencies on a recognition task in which the participants decided whether or not a probe was a member of the relevant list. The authors compared response latencies to probes from the irrelevant list to response latencies to novel probes of the same valence (intrusion effect). The results indicate that, compared to control participants in both neutral and sad mood states, depressed participants showed greater intrusion effects when presented with negative words. In an important finding, intrusion effects for negative words were correlated with self-reported rumination. These findings indicate that depression is associated with difficulties removing irrelevant negative material from working memory. Results also indicate that the increased interference from irrelevant negative material is associated with rumination.","author":[{"dropping-particle":"","family":"Joormann","given":"Jutta","non-dropping-particle":"","parse-names":false,"suffix":""},{"dropping-particle":"","family":"Gotlib","given":"Ian H.","non-dropping-particle":"","parse-names":false,"suffix":""}],"container-title":"Journal of Abnormal Psychology","id":"ITEM-1","issue":"1","issued":{"date-parts":[["2008"]]},"page":"182-192","title":"Updating the Contents of Working Memory in Depression: Interference From Irrelevant Negative Material","type":"article-journal","volume":"117"},"uris":["http://www.mendeley.com/documents/?uuid=15e90229-1e01-45c3-9bb1-5d424dbe0bcf"]},{"id":"ITEM-2","itemData":{"DOI":"10.1037/0278-7393.33.3.615","ISBN":"0278-7393 (Print)\\r0278-7393 (Linking)","ISSN":"02787393","PMID":"17470009","abstract":"The N-back task requires participants to decide whether each stimulus in a sequence matches the one that appeared n items ago. Although N-back has become a standard \"executive\" working memory (WM) measure in cognitive neuroscience, it has been subjected to few behavioral tests of construct validity. A combined experimental- correlational study tested the attention-control demands of verbal 2- and 3-back tasks by presenting n = 1 \"lure\" foils. Lures elicited more false alarms than control foils in both 2- and 3-back tasks, and lures caused more misses to targets that immediately followed them compared with control targets, but only in 3-back tasks. N-back thus challenges control over familiarity-based responding. Participants also completed a verbal WM span task (operation span task) and a marker test of general fluid intelligence (Gf; Ravens Advanced Progressive Matrices Test; J. C. Raven, J. E. Raven, &amp; J. H. Court, 1998). N-back and WM span correlated weakly, suggesting they do not reflect primarily a single construct; moreover, both accounted for independent variance in Gf. N-back has face validity as a WM task, but it does not demonstrate convergent validity with at least 1 established WM measure.","author":[{"dropping-particle":"","family":"Kane","given":"Michael J.","non-dropping-particle":"","parse-names":false,"suffix":""},{"dropping-particle":"","family":"Conway","given":"Andrew R A","non-dropping-particle":"","parse-names":false,"suffix":""},{"dropping-particle":"","family":"Miura","given":"Timothy K.","non-dropping-particle":"","parse-names":false,"suffix":""},{"dropping-particle":"","family":"Colflesh","given":"Gregory J H","non-dropping-particle":"","parse-names":false,"suffix":""}],"container-title":"Journal of Experimental Psychology: Learning Memory and Cognition","id":"ITEM-2","issue":"3","issued":{"date-parts":[["2007"]]},"page":"615-622","title":"Working Memory, Attention Control, and the N-Back Task: A Question of Construct Validity","type":"article-journal","volume":"33"},"uris":["http://www.mendeley.com/documents/?uuid=7d7dd369-6a07-4a93-af94-3136a9947aac"]}],"mendeley":{"formattedCitation":"(Joormann &amp; Gotlib, 2008; Kane, Conway, Miura, &amp; Colflesh, 2007)","plainTextFormattedCitation":"(Joormann &amp; Gotlib, 2008; Kane, Conway, Miura, &amp; Colflesh, 2007)","previouslyFormattedCitation":"(Joormann &amp; Gotlib, 2008; Kane, Conway, Miura, &amp; Colflesh, 2007)"},"properties":{"noteIndex":0},"schema":"https://github.com/citation-style-language/schema/raw/master/csl-citation.json"}</w:instrText>
      </w:r>
      <w:r w:rsidR="001E334E" w:rsidRPr="00040F3B">
        <w:fldChar w:fldCharType="separate"/>
      </w:r>
      <w:r w:rsidR="008E3451" w:rsidRPr="008E3451">
        <w:rPr>
          <w:noProof/>
        </w:rPr>
        <w:t>(Joormann &amp; Gotlib, 2008; Kane, Conway, Miura, &amp; Colflesh, 2007)</w:t>
      </w:r>
      <w:r w:rsidR="001E334E" w:rsidRPr="00040F3B">
        <w:fldChar w:fldCharType="end"/>
      </w:r>
      <w:r w:rsidR="00FC7F84" w:rsidRPr="00040F3B">
        <w:t>.</w:t>
      </w:r>
      <w:r w:rsidR="0003467B" w:rsidRPr="00040F3B">
        <w:t xml:space="preserve"> </w:t>
      </w:r>
      <w:r w:rsidR="00477E26" w:rsidRPr="00040F3B">
        <w:t>W</w:t>
      </w:r>
      <w:r w:rsidR="00357008" w:rsidRPr="00040F3B">
        <w:t>e</w:t>
      </w:r>
      <w:r w:rsidR="00C933D1" w:rsidRPr="00040F3B">
        <w:t xml:space="preserve"> </w:t>
      </w:r>
      <w:r w:rsidR="00D848B7" w:rsidRPr="00040F3B">
        <w:t xml:space="preserve">argue </w:t>
      </w:r>
      <w:r w:rsidR="00C933D1" w:rsidRPr="00040F3B">
        <w:t>that the field may benefit from the development of a</w:t>
      </w:r>
      <w:r w:rsidR="00477E26" w:rsidRPr="00040F3B">
        <w:t xml:space="preserve"> </w:t>
      </w:r>
      <w:r w:rsidR="00D848B7" w:rsidRPr="00040F3B">
        <w:t>novel experimental approach to</w:t>
      </w:r>
      <w:r w:rsidR="00477E26" w:rsidRPr="00040F3B">
        <w:t xml:space="preserve"> more directly</w:t>
      </w:r>
      <w:r w:rsidR="00D848B7" w:rsidRPr="00040F3B">
        <w:t xml:space="preserve"> </w:t>
      </w:r>
      <w:r w:rsidR="00477E26" w:rsidRPr="00040F3B">
        <w:t xml:space="preserve">measure and quantify internal attentional processing </w:t>
      </w:r>
      <w:r w:rsidR="00C933D1" w:rsidRPr="00040F3B">
        <w:t>and its dysregulation.</w:t>
      </w:r>
      <w:r w:rsidR="007B2C85" w:rsidRPr="00040F3B">
        <w:t xml:space="preserve"> </w:t>
      </w:r>
      <w:r w:rsidR="00DE1642" w:rsidRPr="00040F3B">
        <w:t>We propose</w:t>
      </w:r>
      <w:r w:rsidRPr="00040F3B">
        <w:t xml:space="preserve"> that one promising means to do so is to</w:t>
      </w:r>
      <w:r w:rsidR="00DE1642" w:rsidRPr="00040F3B">
        <w:t xml:space="preserve"> experimentally </w:t>
      </w:r>
      <w:r w:rsidR="00DE1642" w:rsidRPr="007B4D9A">
        <w:rPr>
          <w:i/>
          <w:iCs/>
        </w:rPr>
        <w:t>manipulate</w:t>
      </w:r>
      <w:r w:rsidRPr="007B4D9A">
        <w:rPr>
          <w:i/>
          <w:iCs/>
        </w:rPr>
        <w:t xml:space="preserve"> the ph</w:t>
      </w:r>
      <w:r w:rsidR="00823594" w:rsidRPr="007B4D9A">
        <w:rPr>
          <w:i/>
          <w:iCs/>
        </w:rPr>
        <w:t>enomenology</w:t>
      </w:r>
      <w:r w:rsidR="00823594" w:rsidRPr="00040F3B">
        <w:t xml:space="preserve"> </w:t>
      </w:r>
      <w:r w:rsidRPr="00040F3B">
        <w:t>of what are</w:t>
      </w:r>
      <w:r w:rsidR="00823594" w:rsidRPr="00040F3B">
        <w:t>, in fact,</w:t>
      </w:r>
      <w:r w:rsidRPr="00040F3B">
        <w:t xml:space="preserve"> </w:t>
      </w:r>
      <w:r w:rsidR="00823594" w:rsidRPr="00040F3B">
        <w:t>external</w:t>
      </w:r>
      <w:r w:rsidR="00DE1642" w:rsidRPr="00040F3B">
        <w:t xml:space="preserve"> stimuli </w:t>
      </w:r>
      <w:r w:rsidR="001A7539">
        <w:t>so</w:t>
      </w:r>
      <w:r w:rsidR="001A7539" w:rsidRPr="00040F3B">
        <w:t xml:space="preserve"> </w:t>
      </w:r>
      <w:r w:rsidRPr="00040F3B">
        <w:t xml:space="preserve">that they are functionally </w:t>
      </w:r>
      <w:r w:rsidR="004254EF" w:rsidRPr="00040F3B">
        <w:t xml:space="preserve">processed and experienced </w:t>
      </w:r>
      <w:r w:rsidRPr="00040F3B">
        <w:t xml:space="preserve">as </w:t>
      </w:r>
      <w:r w:rsidR="001A7539">
        <w:t xml:space="preserve">if they were </w:t>
      </w:r>
      <w:r w:rsidR="00DE1642" w:rsidRPr="00040F3B">
        <w:t>internal events (i.e., one’s own thoughts).</w:t>
      </w:r>
      <w:r w:rsidR="00173667">
        <w:t xml:space="preserve"> In other words, the experimental study of </w:t>
      </w:r>
      <w:r w:rsidR="00E429D6">
        <w:t>internal</w:t>
      </w:r>
      <w:r w:rsidR="00173667">
        <w:t xml:space="preserve"> attention could be significantly advanced through the capacity to deliver stimuli that are phenomenologically-valid </w:t>
      </w:r>
      <w:r w:rsidR="00913528">
        <w:t>simulations</w:t>
      </w:r>
      <w:r w:rsidR="00173667">
        <w:t xml:space="preserve"> of experience</w:t>
      </w:r>
      <w:r w:rsidR="00E429D6">
        <w:t xml:space="preserve"> such as one’s own thoughts</w:t>
      </w:r>
      <w:r w:rsidR="00173667">
        <w:t>.</w:t>
      </w:r>
    </w:p>
    <w:p w14:paraId="792AFD61" w14:textId="61267858" w:rsidR="001414CC" w:rsidRPr="00DA48F5" w:rsidRDefault="009E4023" w:rsidP="00A631F9">
      <w:pPr>
        <w:pStyle w:val="Heading2"/>
      </w:pPr>
      <w:r>
        <w:t xml:space="preserve">Simulated Thoughts Paradigm &amp; </w:t>
      </w:r>
      <w:r w:rsidR="00D97886">
        <w:t>Studies</w:t>
      </w:r>
      <w:r w:rsidR="00D97886" w:rsidRPr="00DA48F5">
        <w:t xml:space="preserve"> </w:t>
      </w:r>
      <w:r w:rsidR="001414CC" w:rsidRPr="00DA48F5">
        <w:t>Overvie</w:t>
      </w:r>
      <w:r w:rsidR="00C26CA3">
        <w:t xml:space="preserve">w </w:t>
      </w:r>
    </w:p>
    <w:p w14:paraId="400999E5" w14:textId="13CFDBAF" w:rsidR="00F40559" w:rsidRDefault="001B121F" w:rsidP="00AD4AC0">
      <w:pPr>
        <w:outlineLvl w:val="9"/>
      </w:pPr>
      <w:r>
        <w:t xml:space="preserve">We </w:t>
      </w:r>
      <w:r w:rsidR="00667BB2">
        <w:t>therefore</w:t>
      </w:r>
      <w:r w:rsidR="00373900">
        <w:t xml:space="preserve"> developed the Simulated Thoughts Paradigm (STP). </w:t>
      </w:r>
      <w:r w:rsidR="00E9403F">
        <w:t xml:space="preserve">The STP is designed to deliver idiographic stimuli </w:t>
      </w:r>
      <w:r w:rsidR="00E9403F" w:rsidRPr="001F07CA">
        <w:t xml:space="preserve">that simulate the </w:t>
      </w:r>
      <w:r w:rsidR="00E9403F" w:rsidRPr="00CA3784">
        <w:rPr>
          <w:i/>
          <w:iCs/>
        </w:rPr>
        <w:t>content</w:t>
      </w:r>
      <w:r w:rsidR="00160F5C" w:rsidRPr="00CA3784">
        <w:rPr>
          <w:i/>
          <w:iCs/>
        </w:rPr>
        <w:t xml:space="preserve"> </w:t>
      </w:r>
      <w:r w:rsidR="00A34545">
        <w:t>and</w:t>
      </w:r>
      <w:r w:rsidR="00E9403F" w:rsidRPr="001F07CA">
        <w:t xml:space="preserve"> the </w:t>
      </w:r>
      <w:r w:rsidR="00E9403F" w:rsidRPr="00CA3784">
        <w:rPr>
          <w:i/>
          <w:iCs/>
        </w:rPr>
        <w:t>experience</w:t>
      </w:r>
      <w:r w:rsidR="00E9403F" w:rsidRPr="001F07CA">
        <w:t xml:space="preserve"> of one</w:t>
      </w:r>
      <w:r w:rsidR="00A42037">
        <w:t>’</w:t>
      </w:r>
      <w:r w:rsidR="00E9403F" w:rsidRPr="001F07CA">
        <w:t>s own</w:t>
      </w:r>
      <w:r w:rsidR="008D1EE3">
        <w:t xml:space="preserve"> </w:t>
      </w:r>
      <w:r w:rsidR="00587040">
        <w:t xml:space="preserve">verbal </w:t>
      </w:r>
      <w:r w:rsidR="008D1EE3">
        <w:t>thoughts</w:t>
      </w:r>
      <w:r w:rsidR="00B37BF3" w:rsidRPr="005B743D">
        <w:t xml:space="preserve">. </w:t>
      </w:r>
      <w:r w:rsidR="00F23802" w:rsidRPr="005B743D">
        <w:t>First, we select a</w:t>
      </w:r>
      <w:r w:rsidR="00314F59">
        <w:t xml:space="preserve"> unique </w:t>
      </w:r>
      <w:r w:rsidR="00F23802" w:rsidRPr="005B743D">
        <w:t>set</w:t>
      </w:r>
      <w:r w:rsidR="003C3F8B">
        <w:t xml:space="preserve"> (see Method</w:t>
      </w:r>
      <w:r w:rsidR="00A34545">
        <w:t xml:space="preserve"> section</w:t>
      </w:r>
      <w:r w:rsidR="003C3F8B">
        <w:t>)</w:t>
      </w:r>
      <w:r w:rsidR="00F23802" w:rsidRPr="005B743D">
        <w:t xml:space="preserve"> of emotionally negative self-referential sentences (e.g., "I'm so alone.") and emotionally neutral self-referential sentences (e.g., "I have class soon.")</w:t>
      </w:r>
      <w:r w:rsidR="00314F59">
        <w:t xml:space="preserve"> per </w:t>
      </w:r>
      <w:r w:rsidR="00A34545">
        <w:t>participant</w:t>
      </w:r>
      <w:r w:rsidR="00F23802" w:rsidRPr="005B743D">
        <w:t xml:space="preserve">. </w:t>
      </w:r>
      <w:r w:rsidR="00D87F14">
        <w:t>Second</w:t>
      </w:r>
      <w:r w:rsidR="00F23802" w:rsidRPr="005B743D">
        <w:t xml:space="preserve">, we </w:t>
      </w:r>
      <w:r w:rsidR="00AE4C85">
        <w:t xml:space="preserve">audio </w:t>
      </w:r>
      <w:r w:rsidR="00F23802" w:rsidRPr="005B743D">
        <w:t xml:space="preserve">record participants </w:t>
      </w:r>
      <w:r w:rsidR="006907C1">
        <w:t>saying</w:t>
      </w:r>
      <w:r w:rsidR="006907C1" w:rsidRPr="005B743D">
        <w:t xml:space="preserve"> </w:t>
      </w:r>
      <w:r w:rsidR="00196E40">
        <w:t xml:space="preserve">these </w:t>
      </w:r>
      <w:r w:rsidR="00F23802" w:rsidRPr="005B743D">
        <w:t xml:space="preserve">selected </w:t>
      </w:r>
      <w:r w:rsidR="00196E40">
        <w:t>self-referential thoughts</w:t>
      </w:r>
      <w:r w:rsidR="006907C1">
        <w:t xml:space="preserve"> out loud</w:t>
      </w:r>
      <w:r w:rsidR="00F23802" w:rsidRPr="005B743D">
        <w:t xml:space="preserve">. </w:t>
      </w:r>
      <w:r w:rsidR="00A34545">
        <w:t>W</w:t>
      </w:r>
      <w:r w:rsidR="005B743D">
        <w:t xml:space="preserve">ith these </w:t>
      </w:r>
      <w:r w:rsidR="00A34545">
        <w:t>simulated thought</w:t>
      </w:r>
      <w:r w:rsidR="005B743D">
        <w:t xml:space="preserve"> stimuli, we are able to experimentally control the timing, idiographic content</w:t>
      </w:r>
      <w:r w:rsidR="00C3361F">
        <w:t xml:space="preserve"> </w:t>
      </w:r>
      <w:r w:rsidR="00C3361F">
        <w:fldChar w:fldCharType="begin" w:fldLock="1"/>
      </w:r>
      <w:r w:rsidR="00677C5B">
        <w:instrText>ADDIN CSL_CITATION {"citationItems":[{"id":"ITEM-1","itemData":{"DOI":"10.1007/978-1-4684-2466-9_9","ISBN":"978-1-4684-2466-9","abstract":"When we speak of consciousness we are referring to the sum total of events in awareness. The term by no means exhausts the realm of things psychological, but it does encompass all of an individual's direct experience. When we speak of the flow of consciousness we are referring to the changes that take place in consciousness over time. The events of consciousness are, of course, extremely complex and varied. They embrace images in every sensory modality and in every degree of vividness, realism, and believability, including inner dialogue, hallucinations, reveries, and dreamlike sequences; and they also embrace qualities that are at the same time less figured and more pervasive than these---the affects. This chapter focuses on a broad class of these conscious contents. They do not contain the imagery of current perceptual activity but they contain imaginai qualities that one can describe in terms of forms, colors, sounds, words, smells, tastes, temperatures, and the like. I shall refer to this class as ''thought.'' This chapter brings together ideas and data regarding ways to observe thought, the dimensions and forms of thought, and the factors that determine the content of thought as it changes from one moment to the next.","author":[{"dropping-particle":"","family":"Klinger","given":"Eric","non-dropping-particle":"","parse-names":false,"suffix":""}],"container-title":"The Stream of Consciousness: Scientific Investigations into the Flow of Human Experience","editor":[{"dropping-particle":"","family":"Pope","given":"Kenneth S","non-dropping-particle":"","parse-names":false,"suffix":""},{"dropping-particle":"","family":"Singer","given":"Jerome L","non-dropping-particle":"","parse-names":false,"suffix":""}],"id":"ITEM-1","issued":{"date-parts":[["1978"]]},"page":"225-258","publisher":"Springer US","publisher-place":"Boston, MA","title":"Modes of Normal Conscious Flow","type":"chapter"},"uris":["http://www.mendeley.com/documents/?uuid=4a128211-ddb0-4db2-aa13-2cd344bfa1f0"]},{"id":"ITEM-2","itemData":{"DOI":"10.3389/fpsyg.2013.00570","ISBN":"1664-1078 (Electronic)","ISSN":"16641078","PMID":"24027542","abstract":"Cognitive psychologists and neuroscientists study most phenomena of attention by measuring subjects' overt responses to discrete environmental stimuli that can be manipulated to test competing theories. The mind wandering experience, however, cannot be locally instigated by cleverly engineered stimuli. Investigators must therefore rely on correlational and observational methods to understand subjects' flow of thought, which is only occasionally and indirectly monitored. In an effort toward changing this state of affairs, we present four experiments that develop a method for inducing mind wandering episodes-on demand-in response to task-embedded cues. In an initial laboratory session, subjects described their personal goals and concerns across several life domains (amid some filler questionnaires). In a second session, 48 h later, subjects completed a go/no-go task in which they responded to the perceptual features of words; unbeknownst to subjects, some stimulus words were presented in triplets to represent the personal concerns they had described in session 1. Thought probes appearing shortly after these personal-goal triplets indicated that, compared to control triplets, priming subjects' concerns increased mind wandering rate by about 3-4%. We argue that this small effect is, nonetheless, a promising development toward the pursuit of an experimentally informed, theory-driven science of mind wandering.","author":[{"dropping-particle":"","family":"McVay","given":"Jennifer C.","non-dropping-particle":"","parse-names":false,"suffix":""},{"dropping-particle":"","family":"Kane","given":"Michael J.","non-dropping-particle":"","parse-names":false,"suffix":""}],"container-title":"Frontiers in Psychology","id":"ITEM-2","issue":"SEP","issued":{"date-parts":[["2013"]]},"page":"1-16","title":"Dispatching the wandering mind? Toward a laboratory method for cuing \"spontaneous\" off-task thought","type":"article-journal","volume":"4"},"uris":["http://www.mendeley.com/documents/?uuid=51b5304c-ac4d-4bf3-8879-d0b658f46ef4"]}],"mendeley":{"formattedCitation":"(Klinger, 1978; McVay &amp; Kane, 2013)","plainTextFormattedCitation":"(Klinger, 1978; McVay &amp; Kane, 2013)","previouslyFormattedCitation":"(Klinger, 1978; McVay &amp; Kane, 2013)"},"properties":{"noteIndex":0},"schema":"https://github.com/citation-style-language/schema/raw/master/csl-citation.json"}</w:instrText>
      </w:r>
      <w:r w:rsidR="00C3361F">
        <w:fldChar w:fldCharType="separate"/>
      </w:r>
      <w:r w:rsidR="008E3451" w:rsidRPr="008E3451">
        <w:rPr>
          <w:noProof/>
        </w:rPr>
        <w:t>(Klinger, 1978; McVay &amp; Kane, 2013)</w:t>
      </w:r>
      <w:r w:rsidR="00C3361F">
        <w:fldChar w:fldCharType="end"/>
      </w:r>
      <w:r w:rsidR="005B743D">
        <w:t>, emotional valence and intensity of participants’ own thoughts</w:t>
      </w:r>
      <w:r w:rsidR="005B743D" w:rsidRPr="00CA3784">
        <w:t>.</w:t>
      </w:r>
      <w:r w:rsidR="005B743D">
        <w:t xml:space="preserve"> </w:t>
      </w:r>
      <w:r w:rsidR="00AE4C85">
        <w:t xml:space="preserve">The premise and rationale for this approach is that </w:t>
      </w:r>
      <w:r w:rsidR="005F738E">
        <w:t xml:space="preserve">the </w:t>
      </w:r>
      <w:proofErr w:type="spellStart"/>
      <w:r w:rsidR="005F738E">
        <w:t>idiographically</w:t>
      </w:r>
      <w:proofErr w:type="spellEnd"/>
      <w:r w:rsidR="005F738E">
        <w:t xml:space="preserve">-relevant content, </w:t>
      </w:r>
      <w:r w:rsidR="005F738E" w:rsidRPr="00CA3784">
        <w:t xml:space="preserve">timbre and </w:t>
      </w:r>
      <w:r w:rsidR="005F738E" w:rsidRPr="003D3B9E">
        <w:t>tempo</w:t>
      </w:r>
      <w:r w:rsidR="005F738E">
        <w:t xml:space="preserve"> of one’s own internal voice is designed to elicit a</w:t>
      </w:r>
      <w:r w:rsidR="005F738E" w:rsidRPr="00DB7E06">
        <w:t xml:space="preserve"> phenomenological sense of ownership, authorship</w:t>
      </w:r>
      <w:r w:rsidR="005F738E">
        <w:t xml:space="preserve"> and</w:t>
      </w:r>
      <w:r w:rsidR="005F738E" w:rsidRPr="00DB7E06">
        <w:t xml:space="preserve"> identification with</w:t>
      </w:r>
      <w:r w:rsidR="005F738E">
        <w:t xml:space="preserve"> the experimentally controlled</w:t>
      </w:r>
      <w:r w:rsidR="005F738E" w:rsidRPr="00DB7E06">
        <w:t xml:space="preserve"> </w:t>
      </w:r>
      <w:r w:rsidR="00960E5D">
        <w:t xml:space="preserve">simulated </w:t>
      </w:r>
      <w:r w:rsidR="005F738E" w:rsidRPr="00DB7E06">
        <w:t>thought</w:t>
      </w:r>
      <w:r w:rsidR="005F738E">
        <w:t>-like stimuli that parallels similar phenomenology of one’s own spontaneous thoughts</w:t>
      </w:r>
      <w:r w:rsidR="00C3361F">
        <w:t xml:space="preserve"> </w:t>
      </w:r>
      <w:r w:rsidR="00C3361F">
        <w:fldChar w:fldCharType="begin" w:fldLock="1"/>
      </w:r>
      <w:r w:rsidR="00677C5B">
        <w:instrText>ADDIN CSL_CITATION {"citationItems":[{"id":"ITEM-1","itemData":{"DOI":"10.1177/1745691612459518","ISBN":"17456916","ISSN":"17456916","PMID":"26172497","abstract":"Emotion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 Thus, context plays a central role in emotion regulation. 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 This approach is offered to inspire theoretical and empirical work that it is hoped will result in the development of a more nuanced and sophisticated understanding of the relationship between context and emotion regulation. Keywords","author":[{"dropping-particle":"","family":"Aldao","given":"Amelia","non-dropping-particle":"","parse-names":false,"suffix":""}],"container-title":"Perspectives on Psychological Science","id":"ITEM-1","issue":"2","issued":{"date-parts":[["2013"]]},"page":"155-172","title":"The Future of Emotion Regulation Research: Capturing Context","type":"article-journal","volume":"8"},"uris":["http://www.mendeley.com/documents/?uuid=858614c4-e6c1-4c2f-bb7b-cfc0b6cfedb6"]},{"id":"ITEM-2","itemData":{"DOI":"10.1037/pas0000300","ISBN":"1040-3590","ISSN":"1939134X","PMID":"27078181","abstract":"We propose that Experiential Self-Referential Processing (ESRP)-the cognitive association of present moment subjective experience (e.g., sensations, emotions, thoughts) with the self-underlies various forms of maladaptation. We theorize that mindfulness contributes to mental health by engendering Experiential Selfless Processing (ESLP)-processing present moment subjective experience without self-referentiality. To help advance understanding of these processes we aimed to develop an implicit, behavioral measure of ESRP and ESLP of fear, to experimentally validate this measure, and to test the relations between ESRP and ESLP of fear, mindfulness, and key psychobehavioral processes underlying (mal)adaptation. One hundred 38 adults were randomized to 1 of 3 conditions: control, meta-awareness with identification, or meta-awareness with disidentification. We then measured ESRP and ESLP of fear by experimentally eliciting a subjective experience of fear, while concurrently measuring participants' cognitive association between her/himself and fear by means of a Single Category Implicit Association Test; we refer to this measurement as the Single Experience &amp; Self Implicit Association Test (SES-IAT). We found preliminary experimental and correlational evidence suggesting the fear SES-IAT measures ESLP of fear and 2 forms of ESRP- identification with fear and negative self-referential evaluation of fear. Furthermore, we found evidence that ESRP and ESLP are associated with meta-awareness (a core process of mindfulness), as well as key psychobehavioral processes underlying (mal)adaptation. These findings indicate that the cognitive association of self with experience (i.e., ESRP) may be an important substrate of the sense of self, and an important determinant of mental health. (PsycINFO Database Record","author":[{"dropping-particle":"","family":"Hadash","given":"Yuval","non-dropping-particle":"","parse-names":false,"suffix":""},{"dropping-particle":"","family":"Plonsker","given":"Reut","non-dropping-particle":"","parse-names":false,"suffix":""},{"dropping-particle":"","family":"Vago","given":"David R.","non-dropping-particle":"","parse-names":false,"suffix":""},{"dropping-particle":"","family":"Bernstein","given":"Amit","non-dropping-particle":"","parse-names":false,"suffix":""}],"container-title":"Psychological Assessment","id":"ITEM-2","issue":"7","issued":{"date-parts":[["2016"]]},"page":"856-869","title":"Experiential self-referential and selfless processing in mindfulness and mental health: Conceptual model and implicit measurement methodology","type":"article-journal","volume":"28"},"uris":["http://www.mendeley.com/documents/?uuid=1de58460-8568-472f-8e88-3eac0a1a88c1"]},{"id":"ITEM-3","itemData":{"ISBN":"0-262-22042-3 (Hardcover); 0-262-72021-3 (Paperback)","abstract":"The existential concern that animates our entire discussion in this book results from the tangible demonstration within cognitive science that the self or cognizing subject is fundamentally fragmented, divided, or nonunified.  Our view is that the current style of investigation is limited and unsatisfactory, both theoretically and empirically, because there remains no direct, hands-on, pragmatic approach to experience with which to complement science.  Our concern is to open a space of possibilities in which the circulation between cognitive science and human experience can be fully appreciated and to foster the transformative possibilities of human experience in a scientific culture.  In writing the book, we have aimed for a level of discussion that will be accessible to several audiences. Thus we have attempted to address not only working cognitive scientists but also educated laypersons with a general interest in the dialogue between science and experience, as well as those interested in Buddhist or comparative thought. (PsycINFO Database Record (c) 2016 APA, all rights reserved)","author":[{"dropping-particle":"","family":"Varela","given":"Francisco J","non-dropping-particle":"","parse-names":false,"suffix":""},{"dropping-particle":"","family":"Thompson","given":"Evan","non-dropping-particle":"","parse-names":false,"suffix":""},{"dropping-particle":"","family":"Rosch","given":"Eleanor","non-dropping-particle":"","parse-names":false,"suffix":""}],"container-title":"The embodied mind:  Cognitive science and human experience.","id":"ITEM-3","issued":{"date-parts":[["1991"]]},"number-of-pages":"xx, 308-xx, 308","publisher":"The MIT Press","publisher-place":"Cambridge,  MA,  US","title":"The embodied mind:  Cognitive science and human experience.","type":"book"},"uris":["http://www.mendeley.com/documents/?uuid=874690b8-6ccf-4fbc-8b45-de1ef6643dea"]}],"mendeley":{"formattedCitation":"(Aldao, 2013; Hadash, Plonsker, Vago, &amp; Bernstein, 2016; Varela, Thompson, &amp; Rosch, 1991)","plainTextFormattedCitation":"(Aldao, 2013; Hadash, Plonsker, Vago, &amp; Bernstein, 2016; Varela, Thompson, &amp; Rosch, 1991)","previouslyFormattedCitation":"(Aldao, 2013; Hadash, Plonsker, Vago, &amp; Bernstein, 2016; Varela, Thompson, &amp; Rosch, 1991)"},"properties":{"noteIndex":0},"schema":"https://github.com/citation-style-language/schema/raw/master/csl-citation.json"}</w:instrText>
      </w:r>
      <w:r w:rsidR="00C3361F">
        <w:fldChar w:fldCharType="separate"/>
      </w:r>
      <w:r w:rsidR="008E3451" w:rsidRPr="008E3451">
        <w:rPr>
          <w:noProof/>
        </w:rPr>
        <w:t>(Aldao, 2013; Hadash, Plonsker, Vago, &amp; Bernstein, 2016; Varela, Thompson, &amp; Rosch, 1991)</w:t>
      </w:r>
      <w:r w:rsidR="00C3361F">
        <w:fldChar w:fldCharType="end"/>
      </w:r>
      <w:r w:rsidR="005F738E">
        <w:t>.</w:t>
      </w:r>
      <w:r w:rsidR="00F40559">
        <w:t xml:space="preserve"> Thus, the STP is designed to elicit an experience that </w:t>
      </w:r>
      <w:r w:rsidR="00F40559">
        <w:rPr>
          <w:i/>
          <w:iCs/>
        </w:rPr>
        <w:t>feels</w:t>
      </w:r>
      <w:r w:rsidR="00F40559">
        <w:t xml:space="preserve"> like thinking one’s thoughts. </w:t>
      </w:r>
      <w:r w:rsidR="00D87F14">
        <w:t xml:space="preserve">These STP stimuli thus become </w:t>
      </w:r>
      <w:r w:rsidR="00D87F14">
        <w:lastRenderedPageBreak/>
        <w:t xml:space="preserve">phenomenologically-valid simulations of experiencing one’s thoughts. Consequently, </w:t>
      </w:r>
      <w:r w:rsidR="00F40559">
        <w:t>the STP methodology is designed to phenomenologically trick brain source localization – to mis-experience (external) audio stimuli that we experimentally control, with their own internally-generated mental events.</w:t>
      </w:r>
      <w:r w:rsidR="001E22B6">
        <w:t xml:space="preserve"> </w:t>
      </w:r>
    </w:p>
    <w:p w14:paraId="75EE3F86" w14:textId="7D50E80A" w:rsidR="00E133C5" w:rsidRDefault="00641AB1" w:rsidP="00560245">
      <w:pPr>
        <w:outlineLvl w:val="9"/>
        <w:rPr>
          <w:rtl/>
        </w:rPr>
      </w:pPr>
      <w:r>
        <w:t xml:space="preserve">Own-voice thought stimuli as a means to simulate verbal thought </w:t>
      </w:r>
      <w:r w:rsidR="00F40559">
        <w:t xml:space="preserve">is grounded in work on </w:t>
      </w:r>
      <w:r w:rsidR="00856CC8" w:rsidRPr="00D620A5">
        <w:t>behavioral and phenomenological accounts of inner speech</w:t>
      </w:r>
      <w:r w:rsidR="00C3361F">
        <w:t xml:space="preserve"> </w:t>
      </w:r>
      <w:r w:rsidR="00C3361F">
        <w:fldChar w:fldCharType="begin" w:fldLock="1"/>
      </w:r>
      <w:r w:rsidR="00677C5B">
        <w:instrText>ADDIN CSL_CITATION {"citationItems":[{"id":"ITEM-1","itemData":{"DOI":"10.1037/bul0000021","ISBN":"1939-1455(Electronic),0033-2909(Print)","abstract":"Inner speech—also known as covert speech or verbal thinking—has been implicated in theories of cognitive development, speech monitoring, executive function, and psychopathology. Despite a growing body of knowledge on its phenomenology, development, and function, approaches to the scientific study of inner speech have remained diffuse and largely unintegrated. This review examines prominent theoretical approaches to inner speech and methodological challenges in its study, before reviewing current evidence on inner speech in children and adults from both typical and atypical populations. We conclude by considering prospects for an integrated cognitive science of inner speech, and present a multicomponent model of the phenomenon informed by developmental, cognitive, and psycholinguistic considerations. Despite its variability among individuals and across the life span, inner speech appears to perform significant functions in human cognition, which in some cases reflect its developmental origins and its sharing of resources with other cognitive processes. (PsycINFO Database Record (c) 2016 APA, all rights reserved)","author":[{"dropping-particle":"","family":"Alderson-Day","given":"Ben","non-dropping-particle":"","parse-names":false,"suffix":""},{"dropping-particle":"","family":"Fernyhough","given":"Charles","non-dropping-particle":"","parse-names":false,"suffix":""}],"container-title":"Psychological Bulletin","id":"ITEM-1","issue":"5","issued":{"date-parts":[["2015"]]},"page":"931-965","publisher":"American Psychological Association","publisher-place":"Alderson-Day, Ben: Hearing the Voice, c/o School of Education, Durham University, Durham, United Kingdom, DH1 1SZ, benjamin.aldersonday@durham.ac.uk","title":"Inner speech: Development, cognitive functions, phenomenology, and neurobiology.","type":"article-journal","volume":"141"},"uris":["http://www.mendeley.com/documents/?uuid=e62df9a0-7957-4e47-b06d-a9c5181c3573"]},{"id":"ITEM-2","itemData":{"DOI":"10.1016/j.bbr.2013.12.034","ISBN":"1872-7549 (Electronic)\\r0166-4328 (Linking)","ISSN":"01664328","PMID":"24412278","abstract":"The little voice inside our head, or inner speech, is a common everyday experience. It plays a central role in human consciousness at the interplay of language and thought. An impressive host of research works has been carried out on inner speech these last fifty years. Here we first describe the phenomenology of inner speech by examining five issues: common behavioural and cerebral correlates with overt speech, different types of inner speech (wilful verbal thought generation and verbal mind wandering), presence of inner speech in reading and in writing, inner signing and voice-hallucinations in deaf people. Secondly, we review the role of inner speech in cognitive performance (i.e. enhancement vs. perturbation). Finally, we consider agency in inner speech and how our inner voice is known to be self-generated and not produced by someone else. © 2014 Elsevier B.V.","author":[{"dropping-particle":"","family":"Perrone-Bertolotti","given":"M.","non-dropping-particle":"","parse-names":false,"suffix":""},{"dropping-particle":"","family":"Rapin","given":"L.","non-dropping-particle":"","parse-names":false,"suffix":""},{"dropping-particle":"","family":"Lachaux","given":"J. P.","non-dropping-particle":"","parse-names":false,"suffix":""},{"dropping-particle":"","family":"Baciu","given":"M.","non-dropping-particle":"","parse-names":false,"suffix":""},{"dropping-particle":"","family":"Lœvenbruck","given":"H.","non-dropping-particle":"","parse-names":false,"suffix":""}],"container-title":"Behavioural Brain Research","id":"ITEM-2","issued":{"date-parts":[["2014"]]},"page":"220-239","publisher":"Elsevier B.V.","title":"What is that little voice inside my head? Inner speech phenomenology, its role in cognitive performance, and its relation to self-monitoring","type":"article-journal","volume":"261"},"uris":["http://www.mendeley.com/documents/?uuid=580848f9-fa4c-40e4-83cf-f9b3e47338d5"]}],"mendeley":{"formattedCitation":"(Alderson-Day &amp; Fernyhough, 2015; Perrone-Bertolotti, Rapin, Lachaux, Baciu, &amp; Lœvenbruck, 2014)","plainTextFormattedCitation":"(Alderson-Day &amp; Fernyhough, 2015; Perrone-Bertolotti, Rapin, Lachaux, Baciu, &amp; Lœvenbruck, 2014)","previouslyFormattedCitation":"(Alderson-Day &amp; Fernyhough, 2015; Perrone-Bertolotti, Rapin, Lachaux, Baciu, &amp; Lœvenbruck, 2014)"},"properties":{"noteIndex":0},"schema":"https://github.com/citation-style-language/schema/raw/master/csl-citation.json"}</w:instrText>
      </w:r>
      <w:r w:rsidR="00C3361F">
        <w:fldChar w:fldCharType="separate"/>
      </w:r>
      <w:r w:rsidR="008E3451" w:rsidRPr="008E3451">
        <w:rPr>
          <w:noProof/>
        </w:rPr>
        <w:t>(Alderson-Day &amp; Fernyhough, 2015; Perrone-Bertolotti, Rapin, Lachaux, Baciu, &amp; Lœvenbruck, 2014)</w:t>
      </w:r>
      <w:r w:rsidR="00C3361F">
        <w:fldChar w:fldCharType="end"/>
      </w:r>
      <w:r w:rsidR="00856CC8" w:rsidRPr="00D620A5">
        <w:t xml:space="preserve"> </w:t>
      </w:r>
      <w:r w:rsidR="00856CC8">
        <w:t>and</w:t>
      </w:r>
      <w:r w:rsidR="00856CC8" w:rsidRPr="00D620A5">
        <w:t xml:space="preserve"> </w:t>
      </w:r>
      <w:r w:rsidR="00F40559" w:rsidRPr="00856CC8">
        <w:t xml:space="preserve">cognitive neuroscience </w:t>
      </w:r>
      <w:r w:rsidR="00856CC8" w:rsidRPr="00D620A5">
        <w:t xml:space="preserve">of </w:t>
      </w:r>
      <w:r w:rsidR="00856CC8">
        <w:t xml:space="preserve">own-voice perception and </w:t>
      </w:r>
      <w:r w:rsidR="00856CC8" w:rsidRPr="00D620A5">
        <w:t>self-representations</w:t>
      </w:r>
      <w:r w:rsidR="00C3361F">
        <w:t xml:space="preserve"> </w:t>
      </w:r>
      <w:r w:rsidR="00C3361F">
        <w:fldChar w:fldCharType="begin" w:fldLock="1"/>
      </w:r>
      <w:r w:rsidR="00677C5B">
        <w:instrText>ADDIN CSL_CITATION {"citationItems":[{"id":"ITEM-1","itemData":{"DOI":"10.1093/scan/nsn014","ISBN":"1749-5024 (Electronic)","ISSN":"17495016","PMID":"19015113","abstract":"There is evidence that the right hemisphere is involved in processing self-related stimuli. Previous brain imaging research has found a network of right-lateralized brain regions that preferentially respond to seeing one's own face rather than a familiar other. Given that the self is an abstract multimodal concept, we tested whether these brain regions would also discriminate the sound of one's own voice compared to a friend's voice. Participants were shown photographs of their own face and friend's face, and also listened to recordings of their own voice and a friend's voice during fMRI scanning. Consistent with previous studies, seeing one's own face activated regions in the inferior frontal gyrus (IFG), inferior parietal lobe and inferior occipital cortex in the right hemisphere. In addition, listening to one's voice also showed increased activity in the right IFG. These data suggest that the right IFG is concerned with processing self-related stimuli across multiple sensory modalities and that it may contribute to an abstract self-representation.","author":[{"dropping-particle":"","family":"Kaplan","given":"Jonas T.","non-dropping-particle":"","parse-names":false,"suffix":""},{"dropping-particle":"","family":"Aziz-Zadeh","given":"Lisa","non-dropping-particle":"","parse-names":false,"suffix":""},{"dropping-particle":"","family":"Uddin","given":"Lucina Q.","non-dropping-particle":"","parse-names":false,"suffix":""},{"dropping-particle":"","family":"Iacoboni","given":"Marco","non-dropping-particle":"","parse-names":false,"suffix":""}],"container-title":"Social Cognitive and Affective Neuroscience","id":"ITEM-1","issue":"3","issued":{"date-parts":[["2008"]]},"page":"218-223","title":"The self across the senses: An fMRI study of self-face and self-voice recognition","type":"article-journal","volume":"3"},"uris":["http://www.mendeley.com/documents/?uuid=174f661d-fe4f-4f5e-a6e5-a8eeab0501d8"]}],"mendeley":{"formattedCitation":"(Kaplan, Aziz-Zadeh, Uddin, &amp; Iacoboni, 2008)","plainTextFormattedCitation":"(Kaplan, Aziz-Zadeh, Uddin, &amp; Iacoboni, 2008)","previouslyFormattedCitation":"(Kaplan, Aziz-Zadeh, Uddin, &amp; Iacoboni, 2008)"},"properties":{"noteIndex":0},"schema":"https://github.com/citation-style-language/schema/raw/master/csl-citation.json"}</w:instrText>
      </w:r>
      <w:r w:rsidR="00C3361F">
        <w:fldChar w:fldCharType="separate"/>
      </w:r>
      <w:r w:rsidR="008E3451" w:rsidRPr="008E3451">
        <w:rPr>
          <w:noProof/>
        </w:rPr>
        <w:t>(Kaplan, Aziz-Zadeh, Uddin, &amp; Iacoboni, 2008)</w:t>
      </w:r>
      <w:r w:rsidR="00C3361F">
        <w:fldChar w:fldCharType="end"/>
      </w:r>
      <w:r w:rsidR="00F40559" w:rsidRPr="00C3361F">
        <w:t>.</w:t>
      </w:r>
      <w:r w:rsidR="001E22B6" w:rsidRPr="00C3361F">
        <w:t xml:space="preserve"> </w:t>
      </w:r>
      <w:r w:rsidR="00856CC8">
        <w:t>H</w:t>
      </w:r>
      <w:r w:rsidR="001E22B6">
        <w:t>earing one’s own</w:t>
      </w:r>
      <w:r w:rsidR="00541D00">
        <w:t xml:space="preserve"> </w:t>
      </w:r>
      <w:r w:rsidR="001E22B6">
        <w:t xml:space="preserve">voice activates </w:t>
      </w:r>
      <w:r w:rsidR="00632368">
        <w:t>right prefrontal brain</w:t>
      </w:r>
      <w:r w:rsidR="001E22B6">
        <w:t xml:space="preserve"> regions implicated in abstract self-representations and self-referential processes </w:t>
      </w:r>
      <w:r w:rsidR="00FD58CE">
        <w:t>(</w:t>
      </w:r>
      <w:r w:rsidR="001E22B6">
        <w:t xml:space="preserve">not activated </w:t>
      </w:r>
      <w:r w:rsidR="00FD58CE">
        <w:t xml:space="preserve">for example </w:t>
      </w:r>
      <w:r w:rsidR="001E22B6">
        <w:t>when hearing other</w:t>
      </w:r>
      <w:r w:rsidR="00A81C96">
        <w:t>s’</w:t>
      </w:r>
      <w:r w:rsidR="00541D00">
        <w:t xml:space="preserve"> </w:t>
      </w:r>
      <w:r w:rsidR="001E22B6">
        <w:t>voice</w:t>
      </w:r>
      <w:r w:rsidR="00541D00">
        <w:t>s</w:t>
      </w:r>
      <w:r w:rsidR="00FD58CE">
        <w:t>)</w:t>
      </w:r>
      <w:r w:rsidR="00C3361F">
        <w:t xml:space="preserve"> </w:t>
      </w:r>
      <w:r w:rsidR="00C508EF">
        <w:fldChar w:fldCharType="begin" w:fldLock="1"/>
      </w:r>
      <w:r w:rsidR="00677C5B">
        <w:instrText>ADDIN CSL_CITATION {"citationItems":[{"id":"ITEM-1","itemData":{"DOI":"10.1016/J.NICL.2018.03.021","ISSN":"2213-1582","abstract":"Mechanisms underlying the self/other distinction have been mainly investigated focusing on visual, tactile or proprioceptive cues, whereas very little is known about the contribution of acoustical information. Here the ability to distinguish between self and others' voice is investigated by using a neuropsychological approach. Right (RBD) and left brain damaged (LBD) patients and healthy controls were submitted to a voice discrimination and a voice recognition task. Stimuli were paired words/pseudowords pronounced by the participant, by a familiar or unfamiliar person. In the voice discrimination task, participants had to judge whether two voices were same or different, whereas in the voice recognition task participants had to judge whether their own voice was or was not present. Crucially, differences between patient groups were found. In the discrimination task, only RBD patients were selectively impaired when their own voice was present. By contrast, in the recognition task, both RBD and LBD patients were impaired and showed two different biases: RBD patients misattributed the other's voice to themselves, while LBD patients denied the ownership of their own voice. Thus, two kinds of bias can affect self-voice recognition: we can refuse self-stimuli (voice disownership), or we can misidentify others' stimuli as our own (embodiment of others' voice). Overall, these findings reflect different impairments in self/other distinction both at behavioral and anatomical level, the right hemisphere being involved in voice discrimination and both hemispheres in the voice identity explicit recognition. The finding of selective brain networks dedicated to processing one's own voice demonstrates the relevance of self-related acoustic information in bodily self-representation.","author":[{"dropping-particle":"","family":"Candini","given":"M.","non-dropping-particle":"","parse-names":false,"suffix":""},{"dropping-particle":"","family":"Avanzi","given":"S.","non-dropping-particle":"","parse-names":false,"suffix":""},{"dropping-particle":"","family":"Cantagallo","given":"A.","non-dropping-particle":"","parse-names":false,"suffix":""},{"dropping-particle":"","family":"Zangoli","given":"M.G.","non-dropping-particle":"","parse-names":false,"suffix":""},{"dropping-particle":"","family":"Benassi","given":"M.","non-dropping-particle":"","parse-names":false,"suffix":""},{"dropping-particle":"","family":"Querzani","given":"P.","non-dropping-particle":"","parse-names":false,"suffix":""},{"dropping-particle":"","family":"Lotti","given":"E.M.","non-dropping-particle":"","parse-names":false,"suffix":""},{"dropping-particle":"","family":"Iachini","given":"T.","non-dropping-particle":"","parse-names":false,"suffix":""},{"dropping-particle":"","family":"Frassinetti","given":"F.","non-dropping-particle":"","parse-names":false,"suffix":""}],"container-title":"NeuroImage: Clinical","id":"ITEM-1","issued":{"date-parts":[["2018","1","1"]]},"page":"903-911","publisher":"Elsevier","title":"The lost ability to distinguish between self and other voice following a brain lesion","type":"article-journal","volume":"18"},"uris":["http://www.mendeley.com/documents/?uuid=6fc8d5e0-29d7-3771-b105-cf9f928bf056"]},{"id":"ITEM-2","itemData":{"DOI":"10.1093/scan/nsn014","ISBN":"1749-5024 (Electronic)","ISSN":"17495016","PMID":"19015113","abstract":"There is evidence that the right hemisphere is involved in processing self-related stimuli. Previous brain imaging research has found a network of right-lateralized brain regions that preferentially respond to seeing one's own face rather than a familiar other. Given that the self is an abstract multimodal concept, we tested whether these brain regions would also discriminate the sound of one's own voice compared to a friend's voice. Participants were shown photographs of their own face and friend's face, and also listened to recordings of their own voice and a friend's voice during fMRI scanning. Consistent with previous studies, seeing one's own face activated regions in the inferior frontal gyrus (IFG), inferior parietal lobe and inferior occipital cortex in the right hemisphere. In addition, listening to one's voice also showed increased activity in the right IFG. These data suggest that the right IFG is concerned with processing self-related stimuli across multiple sensory modalities and that it may contribute to an abstract self-representation.","author":[{"dropping-particle":"","family":"Kaplan","given":"Jonas T.","non-dropping-particle":"","parse-names":false,"suffix":""},{"dropping-particle":"","family":"Aziz-Zadeh","given":"Lisa","non-dropping-particle":"","parse-names":false,"suffix":""},{"dropping-particle":"","family":"Uddin","given":"Lucina Q.","non-dropping-particle":"","parse-names":false,"suffix":""},{"dropping-particle":"","family":"Iacoboni","given":"Marco","non-dropping-particle":"","parse-names":false,"suffix":""}],"container-title":"Social Cognitive and Affective Neuroscience","id":"ITEM-2","issue":"3","issued":{"date-parts":[["2008"]]},"page":"218-223","title":"The self across the senses: An fMRI study of self-face and self-voice recognition","type":"article-journal","volume":"3"},"uris":["http://www.mendeley.com/documents/?uuid=174f661d-fe4f-4f5e-a6e5-a8eeab0501d8"]},{"id":"ITEM-3","itemData":{"DOI":"10.1016/S0028-3932(01)00037-9","ISSN":"0028-3932","abstract":"Identification of familiar people is essential in our social life. We can identify familiar people by hearing their voices as well as by viewing their faces. By measuring regional cerebral blood flow (rCBF) by positron emission tomography (PET), we identified neural substrates for the recognition of familiar voices. The brain activity during discrimination of voices of the subjects' associates and friends from those of unfamiliar people was compared with that during an analogous discrimination of their own voice from unfamiliar voices as well as during vowel discrimination. The left frontal pole, right temporal pole, right entorhinal cortex, and left precuneus were activated to a greater extent during discrimination of familiar voice than during control discriminations, suggesting that these brain regions are involved in the recognition of familiar voices. Furthermore, the adjusted values of rCBF in the left frontal pole and right temporal pole correlated with the number of subjects' correct identification of familiar voices. The present results suggest that these two regions are coactively associated with matching the currently heard voice to familiar voices in one's memory.","author":[{"dropping-particle":"","family":"Nakamura","given":"Katsuki","non-dropping-particle":"","parse-names":false,"suffix":""},{"dropping-particle":"","family":"Kawashima","given":"Ryuta","non-dropping-particle":"","parse-names":false,"suffix":""},{"dropping-particle":"","family":"Sugiura","given":"Motoaki","non-dropping-particle":"","parse-names":false,"suffix":""},{"dropping-particle":"","family":"Kato","given":"Takashi","non-dropping-particle":"","parse-names":false,"suffix":""},{"dropping-particle":"","family":"Nakamura","given":"Akinori","non-dropping-particle":"","parse-names":false,"suffix":""},{"dropping-particle":"","family":"Hatano","given":"Kentaro","non-dropping-particle":"","parse-names":false,"suffix":""},{"dropping-particle":"","family":"Nagumo","given":"Sumiharu","non-dropping-particle":"","parse-names":false,"suffix":""},{"dropping-particle":"","family":"Kubota","given":"Kisou","non-dropping-particle":"","parse-names":false,"suffix":""},{"dropping-particle":"","family":"Fukuda","given":"Hiroshi","non-dropping-particle":"","parse-names":false,"suffix":""},{"dropping-particle":"","family":"Ito","given":"Kengo","non-dropping-particle":"","parse-names":false,"suffix":""},{"dropping-particle":"","family":"Kojima","given":"Shozo","non-dropping-particle":"","parse-names":false,"suffix":""}],"container-title":"Neuropsychologia","id":"ITEM-3","issue":"10","issued":{"date-parts":[["2001","1","1"]]},"page":"1047-1054","publisher":"Pergamon","title":"Neural substrates for recognition of familiar voices: a PET study","type":"article-journal","volume":"39"},"uris":["http://www.mendeley.com/documents/?uuid=6583cfd9-35a4-345d-9159-fccdf18d4c90"]}],"mendeley":{"formattedCitation":"(Candini et al., 2018; Kaplan et al., 2008; Nakamura et al., 2001)","plainTextFormattedCitation":"(Candini et al., 2018; Kaplan et al., 2008; Nakamura et al., 2001)","previouslyFormattedCitation":"(Candini et al., 2018; Kaplan et al., 2008; Nakamura et al., 2001)"},"properties":{"noteIndex":0},"schema":"https://github.com/citation-style-language/schema/raw/master/csl-citation.json"}</w:instrText>
      </w:r>
      <w:r w:rsidR="00C508EF">
        <w:fldChar w:fldCharType="separate"/>
      </w:r>
      <w:r w:rsidR="008E3451" w:rsidRPr="008E3451">
        <w:rPr>
          <w:noProof/>
        </w:rPr>
        <w:t>(Candini et al., 2018; Kaplan et al., 2008; Nakamura et al., 2001)</w:t>
      </w:r>
      <w:r w:rsidR="00C508EF">
        <w:fldChar w:fldCharType="end"/>
      </w:r>
      <w:r w:rsidR="00D87F14">
        <w:t xml:space="preserve"> nor when simply reading text </w:t>
      </w:r>
      <w:r w:rsidR="001F38F4">
        <w:fldChar w:fldCharType="begin" w:fldLock="1"/>
      </w:r>
      <w:r w:rsidR="00677C5B">
        <w:instrText>ADDIN CSL_CITATION {"citationItems":[{"id":"ITEM-1","itemData":{"DOI":"https://doi.org/10.1016/S0093-934X(03)00403-6","ISSN":"0093-934X","abstract":"The purpose of the present study was to compare the brain regions and systems that subserve lexical and sublexical processes in reading. In order to do so, three types of tasks were used: (i) silent reading of very high frequency regular words (lexical task); (ii) silent reading of nonwords (sublexical task); and, (iii) silent reading of very low frequency regular words (sublexical task). All three conditions were contrasted with a visual/phonological baseline condition. The lexical condition engaged primarily an area at the border of the left angular and supramarginal gyri. Activation found in this region suggests that this area may be involved in mapping orthographic-to-phonological whole word representations. Both sublexical conditions elicited significantly greater activation in the left inferior prefrontal gyrus. This region is thought to be associated with sublexical processes in reading such as grapheme-to-phoneme conversion, phoneme assembly and underlying verbal working memory processes. Activation in the left IFG was also associated with left superior and middle temporal activation. These areas are thought to be functionally correlated with the left IFG and to contribute to a phonologically based form of reading. The results as a whole demonstrate that lexical and sublexical processes in reading activate different regions within a complex network of brain structures.","author":[{"dropping-particle":"","family":"Joubert","given":"Sven","non-dropping-particle":"","parse-names":false,"suffix":""},{"dropping-particle":"","family":"Beauregard","given":"Mario","non-dropping-particle":"","parse-names":false,"suffix":""},{"dropping-particle":"","family":"Walter","given":"Nathalie","non-dropping-particle":"","parse-names":false,"suffix":""},{"dropping-particle":"","family":"Bourgouin","given":"Pierre","non-dropping-particle":"","parse-names":false,"suffix":""},{"dropping-particle":"","family":"Beaudoin","given":"Gilles","non-dropping-particle":"","parse-names":false,"suffix":""},{"dropping-particle":"","family":"Leroux","given":"Jean-Maxime","non-dropping-particle":"","parse-names":false,"suffix":""},{"dropping-particle":"","family":"Karama","given":"Sherif","non-dropping-particle":"","parse-names":false,"suffix":""},{"dropping-particle":"","family":"Lecours","given":"André Roch","non-dropping-particle":"","parse-names":false,"suffix":""}],"container-title":"Brain and Language","id":"ITEM-1","issue":"1","issued":{"date-parts":[["2004"]]},"page":"9-20","title":"Neural correlates of lexical and sublexical processes in reading","type":"article-journal","volume":"89"},"uris":["http://www.mendeley.com/documents/?uuid=8211160c-8cbb-4fcd-89f7-02d359672de2"]}],"mendeley":{"formattedCitation":"(Joubert et al., 2004)","plainTextFormattedCitation":"(Joubert et al., 2004)","previouslyFormattedCitation":"(Joubert et al., 2004)"},"properties":{"noteIndex":0},"schema":"https://github.com/citation-style-language/schema/raw/master/csl-citation.json"}</w:instrText>
      </w:r>
      <w:r w:rsidR="001F38F4">
        <w:fldChar w:fldCharType="separate"/>
      </w:r>
      <w:r w:rsidR="008E3451" w:rsidRPr="008E3451">
        <w:rPr>
          <w:noProof/>
        </w:rPr>
        <w:t>(Joubert et al., 2004)</w:t>
      </w:r>
      <w:r w:rsidR="001F38F4">
        <w:fldChar w:fldCharType="end"/>
      </w:r>
      <w:r w:rsidR="00924AF1">
        <w:t>.</w:t>
      </w:r>
      <w:r w:rsidR="00C44805">
        <w:t xml:space="preserve"> </w:t>
      </w:r>
      <w:r w:rsidR="00F40559">
        <w:t>Furthermore, our approach to simulated thought through one’s voice is</w:t>
      </w:r>
      <w:r w:rsidR="00A91696">
        <w:t xml:space="preserve"> also</w:t>
      </w:r>
      <w:r w:rsidR="00F40559">
        <w:t xml:space="preserve"> informed by</w:t>
      </w:r>
      <w:r w:rsidR="00457C15">
        <w:t xml:space="preserve"> </w:t>
      </w:r>
      <w:r w:rsidR="00457C15" w:rsidRPr="00D620A5">
        <w:rPr>
          <w:i/>
          <w:iCs/>
        </w:rPr>
        <w:t>em</w:t>
      </w:r>
      <w:r w:rsidR="00334056">
        <w:rPr>
          <w:i/>
          <w:iCs/>
        </w:rPr>
        <w:t>b</w:t>
      </w:r>
      <w:r w:rsidR="00457C15" w:rsidRPr="00D620A5">
        <w:rPr>
          <w:i/>
          <w:iCs/>
        </w:rPr>
        <w:t>odied</w:t>
      </w:r>
      <w:r w:rsidR="00457C15">
        <w:t xml:space="preserve"> or </w:t>
      </w:r>
      <w:r w:rsidR="00457C15" w:rsidRPr="00D620A5">
        <w:rPr>
          <w:i/>
          <w:iCs/>
        </w:rPr>
        <w:t xml:space="preserve">simulated </w:t>
      </w:r>
      <w:r w:rsidR="00457C15">
        <w:t xml:space="preserve">accounts of </w:t>
      </w:r>
      <w:r w:rsidR="00457C15" w:rsidRPr="00457C15">
        <w:t>cognition</w:t>
      </w:r>
      <w:r w:rsidR="00C508EF">
        <w:t xml:space="preserve"> </w:t>
      </w:r>
      <w:r w:rsidR="00C508EF">
        <w:fldChar w:fldCharType="begin" w:fldLock="1"/>
      </w:r>
      <w:r w:rsidR="00677C5B">
        <w:instrText>ADDIN CSL_CITATION {"citationItems":[{"id":"ITEM-1","itemData":{"DOI":"10.1146/annurev.psych.59.103006.093639","ISBN":"0-7695-2786-8","ISSN":"0066-4308","PMID":"17705682","abstract":"Grounded cognition rejects traditional views that cognition is computation on amodal symbols in a modular system, independent of the brain's modal systems for perception, action, and introspection. Instead, grounded cognition proposes that modal simulations, bodily states, and situated action underlie cognition. Accumulating behavioral and neural evidence supporting this view is reviewed from research on perception, memory, knowledge, language, thought, social cognition, and development. Theories of grounded cognition are also reviewed, as are origins of the area and common misperceptions of it. Theoretical, empirical, and methodological issues are raised whose future treatment is likely to affect the growth and impact of grounded cognition.","author":[{"dropping-particle":"","family":"Barsalou","given":"Lawrence W.","non-dropping-particle":"","parse-names":false,"suffix":""}],"container-title":"Annual Review of Psychology","id":"ITEM-1","issue":"1","issued":{"date-parts":[["2008"]]},"page":"617-645","title":"Grounded Cognition","type":"article-journal","volume":"59"},"uris":["http://www.mendeley.com/documents/?uuid=886d3478-1543-44e8-8c5e-495731e54a2b"]}],"mendeley":{"formattedCitation":"(Barsalou, 2008)","plainTextFormattedCitation":"(Barsalou, 2008)","previouslyFormattedCitation":"(Barsalou, 2008)"},"properties":{"noteIndex":0},"schema":"https://github.com/citation-style-language/schema/raw/master/csl-citation.json"}</w:instrText>
      </w:r>
      <w:r w:rsidR="00C508EF">
        <w:fldChar w:fldCharType="separate"/>
      </w:r>
      <w:r w:rsidR="008E3451" w:rsidRPr="008E3451">
        <w:rPr>
          <w:noProof/>
        </w:rPr>
        <w:t>(Barsalou, 2008)</w:t>
      </w:r>
      <w:r w:rsidR="00C508EF">
        <w:fldChar w:fldCharType="end"/>
      </w:r>
      <w:r w:rsidR="001B73AE">
        <w:t>.</w:t>
      </w:r>
      <w:r w:rsidR="00457C15">
        <w:t xml:space="preserve"> </w:t>
      </w:r>
      <w:r w:rsidR="008C3FD6">
        <w:t xml:space="preserve">Broadly, mental representations or cognition are internally generated through simulation (activation) of the same modality-specific brain systems that sub-serve the encoding of perception, action and </w:t>
      </w:r>
      <w:proofErr w:type="spellStart"/>
      <w:r w:rsidR="006D2767">
        <w:t>interospection</w:t>
      </w:r>
      <w:proofErr w:type="spellEnd"/>
      <w:r w:rsidR="008C3FD6">
        <w:t>. Accordingly, verbal thought is</w:t>
      </w:r>
      <w:r w:rsidR="00C14007">
        <w:t xml:space="preserve"> internally generated through simulation (activation) of </w:t>
      </w:r>
      <w:r w:rsidR="00B54E47">
        <w:t xml:space="preserve">left inferior frontal gyrus </w:t>
      </w:r>
      <w:r w:rsidR="00722070">
        <w:t>language-processing systems</w:t>
      </w:r>
      <w:r w:rsidR="00334056">
        <w:t xml:space="preserve"> </w:t>
      </w:r>
      <w:r w:rsidR="008C3FD6">
        <w:t>though</w:t>
      </w:r>
      <w:r w:rsidR="00722070">
        <w:t>t</w:t>
      </w:r>
      <w:r w:rsidR="008C3FD6">
        <w:t xml:space="preserve"> to sub-serve</w:t>
      </w:r>
      <w:r w:rsidR="00334056">
        <w:t xml:space="preserve"> </w:t>
      </w:r>
      <w:r w:rsidR="00722070">
        <w:t>language production and comprehension</w:t>
      </w:r>
      <w:r w:rsidR="00C508EF">
        <w:t xml:space="preserve"> </w:t>
      </w:r>
      <w:r w:rsidR="00C508EF">
        <w:fldChar w:fldCharType="begin" w:fldLock="1"/>
      </w:r>
      <w:r w:rsidR="00677C5B">
        <w:instrText>ADDIN CSL_CITATION {"citationItems":[{"id":"ITEM-1","itemData":{"DOI":"10.1162/0898929054021157","ISBN":"0898-929X","ISSN":"0898929X","PMID":"15969910","abstract":"Blocking the capacity to speak aloud (overt speech arrest, SA) may be induced by repetitive transcranial magnetic stimulation (rTMS). The possibility, however, of blocking internal speech (covert SA) has not been explored. To investigate this issue, we conducted two rTMS experiments. In the first experiment, we stimulated two left frontal lobe sites. The first was a motor site (left posterior site) and the second was a nonmotor site located in correspondence to the posterior part of the inferior frontal gyrus (IFG) (left anterior site). The corresponding right hemisphere nonmotor SA site was stimulated as a control. In the second experiment, we focused on the right hemisphere and stimulated a right hemisphere motor site (right posterior site), and, as control sites, a right hemisphere nonmotor site corresponding to the IFG (right anterior site) and a left hemisphere anteromedial site (left control). For both experiments, participants performed a syllable counting task both covertly and overtly for each stimulation site. Longer latencies in this task imply the occurrence of an overt and/or covert SA. All participants showed significantly longer latencies when stimulation was either over the left posterior or the left anterior site, as compared with the right hemisphere site (Experiment 1). This result was observed for the overt and covert speech task alike. During stimulation of the posterior right hemisphere site, a dissociation for overt and covert speech was observed. An overt SA was observed but there was no evidence for a covert SA (Experiment 2). Taken together, the results show that rTMS can induce a covert SA when applied to areas over the brain that are pertinent to language. Furthermore, both the left posterior/motor site and the left anterior/IFG site appear to be essential to language elaboration even when motor output is not required.","author":[{"dropping-particle":"","family":"Aziz-Zadeh","given":"Lisa","non-dropping-particle":"","parse-names":false,"suffix":""},{"dropping-particle":"","family":"Cattaneo","given":"Luigi","non-dropping-particle":"","parse-names":false,"suffix":""},{"dropping-particle":"","family":"Rochat","given":"Magali","non-dropping-particle":"","parse-names":false,"suffix":""},{"dropping-particle":"","family":"Rizzolatti","given":"Giacomo","non-dropping-particle":"","parse-names":false,"suffix":""}],"container-title":"Journal of Cognitive Neuroscience","id":"ITEM-1","issue":"6","issued":{"date-parts":[["2005"]]},"page":"928-938","title":"Covert speech arrest induced by rTMS over both motor and nonmotor left hemisphere frontal sites","type":"article-journal","volume":"17"},"uris":["http://www.mendeley.com/documents/?uuid=eedb2698-dc98-4f59-ad14-1753ed934eca"]},{"id":"ITEM-2","itemData":{"DOI":"https://doi.org/10.1016/j.biopsycho.2017.04.013","ISSN":"0301-0511","abstract":"Rumination is predominantly experienced in the form of repetitive verbal thoughts. Verbal rumination is a particular case of inner speech. According to the Motor Simulation view, inner speech is a kind of motor action, recruiting the speech motor system. In this framework, we predicted an increase in speech muscle activity during rumination as compared to rest. We also predicted increased forehead activity, associated with anxiety during rumination. We measured electromyographic activity over the orbicularis oris superior and inferior, frontalis and flexor carpi radialis muscles. Results showed increased lip and forehead activity after rumination induction compared to an initial relaxed state, together with increased self-reported levels of rumination. Moreover, our data suggest that orofacial relaxation is more effective in reducing rumination than non-orofacial relaxation. Altogether, these results support the hypothesis that verbal rumination involves the speech motor system, and provide a promising psychophysiological index to assess the presence of verbal rumination.","author":[{"dropping-particle":"","family":"Nalborczyk","given":"Ladislas","non-dropping-particle":"","parse-names":false,"suffix":""},{"dropping-particle":"","family":"Perrone-Bertolotti","given":"Marcela","non-dropping-particle":"","parse-names":false,"suffix":""},{"dropping-particle":"","family":"Baeyens","given":"Céline","non-dropping-particle":"","parse-names":false,"suffix":""},{"dropping-particle":"","family":"Grandchamp","given":"Romain","non-dropping-particle":"","parse-names":false,"suffix":""},{"dropping-particle":"","family":"Polosan","given":"Mircea","non-dropping-particle":"","parse-names":false,"suffix":""},{"dropping-particle":"","family":"Spinelli","given":"Elsa","non-dropping-particle":"","parse-names":false,"suffix":""},{"dropping-particle":"","family":"Koster","given":"Ernst H W","non-dropping-particle":"","parse-names":false,"suffix":""},{"dropping-particle":"","family":"Lœvenbruck","given":"Hélène","non-dropping-particle":"","parse-names":false,"suffix":""}],"container-title":"Biological Psychology","id":"ITEM-2","issued":{"date-parts":[["2017"]]},"page":"53-63","title":"Orofacial electromyographic correlates of induced verbal rumination","type":"article-journal","volume":"127"},"uris":["http://www.mendeley.com/documents/?uuid=869e9f73-9d1f-4992-8c25-926a7dfe94f2"]}],"mendeley":{"formattedCitation":"(Aziz-Zadeh, Cattaneo, Rochat, &amp; Rizzolatti, 2005; Nalborczyk et al., 2017)","plainTextFormattedCitation":"(Aziz-Zadeh, Cattaneo, Rochat, &amp; Rizzolatti, 2005; Nalborczyk et al., 2017)","previouslyFormattedCitation":"(Aziz-Zadeh, Cattaneo, Rochat, &amp; Rizzolatti, 2005; Nalborczyk et al., 2017)"},"properties":{"noteIndex":0},"schema":"https://github.com/citation-style-language/schema/raw/master/csl-citation.json"}</w:instrText>
      </w:r>
      <w:r w:rsidR="00C508EF">
        <w:fldChar w:fldCharType="separate"/>
      </w:r>
      <w:r w:rsidR="008E3451" w:rsidRPr="008E3451">
        <w:rPr>
          <w:noProof/>
        </w:rPr>
        <w:t>(Aziz-Zadeh, Cattaneo, Rochat, &amp; Rizzolatti, 2005; Nalborczyk et al., 2017)</w:t>
      </w:r>
      <w:r w:rsidR="00C508EF">
        <w:fldChar w:fldCharType="end"/>
      </w:r>
      <w:r w:rsidR="00C44805">
        <w:t>.</w:t>
      </w:r>
      <w:r w:rsidR="00BC24C7">
        <w:t xml:space="preserve"> </w:t>
      </w:r>
      <w:r>
        <w:t>Thus,</w:t>
      </w:r>
      <w:r w:rsidR="00BC24C7">
        <w:t xml:space="preserve"> own-</w:t>
      </w:r>
      <w:r>
        <w:t>v</w:t>
      </w:r>
      <w:r w:rsidR="00BC24C7">
        <w:t xml:space="preserve">oice thought stimuli </w:t>
      </w:r>
      <w:r>
        <w:t xml:space="preserve">provide a powerful means to simulate </w:t>
      </w:r>
      <w:r w:rsidR="00BC24C7">
        <w:t>verbal thought due to</w:t>
      </w:r>
      <w:r>
        <w:t xml:space="preserve"> the</w:t>
      </w:r>
      <w:r w:rsidR="00BC24C7">
        <w:t xml:space="preserve"> shared neural substrate between internal thought - and external speech- production and comprehension.</w:t>
      </w:r>
      <w:r w:rsidR="001E79B4">
        <w:t xml:space="preserve"> </w:t>
      </w:r>
    </w:p>
    <w:p w14:paraId="78B879CE" w14:textId="36D6AEF7" w:rsidR="004D057C" w:rsidRDefault="004D057C" w:rsidP="004D057C">
      <w:pPr>
        <w:ind w:firstLine="0"/>
        <w:outlineLvl w:val="9"/>
      </w:pPr>
      <w:r>
        <w:rPr>
          <w:noProof/>
        </w:rPr>
        <w:lastRenderedPageBreak/>
        <mc:AlternateContent>
          <mc:Choice Requires="wpg">
            <w:drawing>
              <wp:anchor distT="0" distB="0" distL="114300" distR="114300" simplePos="0" relativeHeight="251739136" behindDoc="0" locked="0" layoutInCell="1" allowOverlap="1" wp14:anchorId="6502F97E" wp14:editId="4C821B31">
                <wp:simplePos x="0" y="0"/>
                <wp:positionH relativeFrom="column">
                  <wp:posOffset>118745</wp:posOffset>
                </wp:positionH>
                <wp:positionV relativeFrom="paragraph">
                  <wp:posOffset>356870</wp:posOffset>
                </wp:positionV>
                <wp:extent cx="5581650" cy="4752340"/>
                <wp:effectExtent l="0" t="19050" r="19050" b="0"/>
                <wp:wrapTopAndBottom/>
                <wp:docPr id="19" name="Group 19"/>
                <wp:cNvGraphicFramePr/>
                <a:graphic xmlns:a="http://schemas.openxmlformats.org/drawingml/2006/main">
                  <a:graphicData uri="http://schemas.microsoft.com/office/word/2010/wordprocessingGroup">
                    <wpg:wgp>
                      <wpg:cNvGrpSpPr/>
                      <wpg:grpSpPr>
                        <a:xfrm>
                          <a:off x="0" y="0"/>
                          <a:ext cx="5581650" cy="4752340"/>
                          <a:chOff x="0" y="0"/>
                          <a:chExt cx="5581815" cy="4544316"/>
                        </a:xfrm>
                      </wpg:grpSpPr>
                      <wpg:grpSp>
                        <wpg:cNvPr id="50" name="Group 50"/>
                        <wpg:cNvGrpSpPr/>
                        <wpg:grpSpPr>
                          <a:xfrm>
                            <a:off x="0" y="0"/>
                            <a:ext cx="5581815" cy="4544316"/>
                            <a:chOff x="0" y="-15902"/>
                            <a:chExt cx="4618355" cy="4544316"/>
                          </a:xfrm>
                        </wpg:grpSpPr>
                        <wps:wsp>
                          <wps:cNvPr id="51" name="Rectangle 51"/>
                          <wps:cNvSpPr/>
                          <wps:spPr>
                            <a:xfrm>
                              <a:off x="15899" y="-15902"/>
                              <a:ext cx="4602453" cy="3824577"/>
                            </a:xfrm>
                            <a:prstGeom prst="rect">
                              <a:avLst/>
                            </a:prstGeom>
                            <a:solidFill>
                              <a:sysClr val="window" lastClr="FFFFFF"/>
                            </a:solid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Group 52"/>
                          <wpg:cNvGrpSpPr/>
                          <wpg:grpSpPr>
                            <a:xfrm>
                              <a:off x="0" y="71258"/>
                              <a:ext cx="4618355" cy="4457156"/>
                              <a:chOff x="0" y="103064"/>
                              <a:chExt cx="4618355" cy="4457156"/>
                            </a:xfrm>
                          </wpg:grpSpPr>
                          <wps:wsp>
                            <wps:cNvPr id="53" name="Text Box 2"/>
                            <wps:cNvSpPr txBox="1">
                              <a:spLocks noChangeArrowheads="1"/>
                            </wps:cNvSpPr>
                            <wps:spPr bwMode="auto">
                              <a:xfrm>
                                <a:off x="0" y="3864333"/>
                                <a:ext cx="4618355" cy="695887"/>
                              </a:xfrm>
                              <a:prstGeom prst="rect">
                                <a:avLst/>
                              </a:prstGeom>
                              <a:noFill/>
                              <a:ln w="38100">
                                <a:noFill/>
                                <a:miter lim="800000"/>
                                <a:headEnd/>
                                <a:tailEnd/>
                              </a:ln>
                            </wps:spPr>
                            <wps:txbx>
                              <w:txbxContent>
                                <w:p w14:paraId="0D5A445D" w14:textId="0706042E" w:rsidR="007949F6" w:rsidRPr="00391A09" w:rsidRDefault="007949F6" w:rsidP="004D057C">
                                  <w:pPr>
                                    <w:spacing w:line="240" w:lineRule="auto"/>
                                    <w:ind w:firstLine="0"/>
                                  </w:pPr>
                                  <w:r w:rsidRPr="00391A09">
                                    <w:rPr>
                                      <w:b/>
                                      <w:bCs/>
                                    </w:rPr>
                                    <w:t>Figure 1</w:t>
                                  </w:r>
                                  <w:r w:rsidRPr="00391A09">
                                    <w:t>. Experimental Procedure.</w:t>
                                  </w:r>
                                  <w:r w:rsidRPr="00391A09">
                                    <w:rPr>
                                      <w:rFonts w:hint="cs"/>
                                      <w:rtl/>
                                    </w:rPr>
                                    <w:t xml:space="preserve"> </w:t>
                                  </w:r>
                                  <w:r w:rsidRPr="00391A09">
                                    <w:t xml:space="preserve">STP = Simulated Thoughts Paradigm. </w:t>
                                  </w:r>
                                  <w:r>
                                    <w:rPr>
                                      <w:vertAlign w:val="superscript"/>
                                    </w:rPr>
                                    <w:t>1</w:t>
                                  </w:r>
                                  <w:r w:rsidRPr="00391A09">
                                    <w:t xml:space="preserve">Instructions and practice trials for the Digit Categorization Task were completed before the </w:t>
                                  </w:r>
                                  <w:r>
                                    <w:t>Schema Activation</w:t>
                                  </w:r>
                                  <w:r w:rsidRPr="00391A09">
                                    <w:t xml:space="preserve"> procedure.</w:t>
                                  </w:r>
                                </w:p>
                              </w:txbxContent>
                            </wps:txbx>
                            <wps:bodyPr rot="0" vert="horz" wrap="square" lIns="91440" tIns="45720" rIns="91440" bIns="45720" anchor="b" anchorCtr="0">
                              <a:noAutofit/>
                            </wps:bodyPr>
                          </wps:wsp>
                          <wps:wsp>
                            <wps:cNvPr id="54" name="Rounded Rectangle 4"/>
                            <wps:cNvSpPr/>
                            <wps:spPr>
                              <a:xfrm>
                                <a:off x="95412" y="103064"/>
                                <a:ext cx="4420235" cy="88260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47C71D7" w14:textId="77777777" w:rsidR="007949F6" w:rsidRPr="003D74AB" w:rsidRDefault="007949F6" w:rsidP="004D057C">
                                  <w:pPr>
                                    <w:spacing w:line="240" w:lineRule="auto"/>
                                    <w:ind w:firstLine="0"/>
                                    <w:rPr>
                                      <w:b/>
                                      <w:bCs/>
                                    </w:rPr>
                                  </w:pPr>
                                  <w:r w:rsidRPr="003D74AB">
                                    <w:rPr>
                                      <w:b/>
                                      <w:bCs/>
                                    </w:rPr>
                                    <w:t>STP Stimuli Selection and Mental Health Related Questionnaires</w:t>
                                  </w:r>
                                </w:p>
                                <w:p w14:paraId="7528131A" w14:textId="1DC7C809" w:rsidR="007949F6" w:rsidRPr="00DB5B26" w:rsidRDefault="007949F6" w:rsidP="004D057C">
                                  <w:pPr>
                                    <w:spacing w:line="240" w:lineRule="auto"/>
                                    <w:ind w:right="892" w:firstLine="0"/>
                                    <w:rPr>
                                      <w:b/>
                                      <w:bCs/>
                                    </w:rPr>
                                  </w:pPr>
                                  <w:r w:rsidRPr="00DB5B26">
                                    <w:t xml:space="preserve">Participants review 100 self-referential sentences and rate each sentence on its </w:t>
                                  </w:r>
                                  <w:r w:rsidRPr="00DB5B26">
                                    <w:rPr>
                                      <w:i/>
                                      <w:iCs/>
                                    </w:rPr>
                                    <w:t>frequency</w:t>
                                  </w:r>
                                  <w:r w:rsidRPr="00DB5B26">
                                    <w:t xml:space="preserve"> and </w:t>
                                  </w:r>
                                  <w:r w:rsidRPr="00DB5B26">
                                    <w:rPr>
                                      <w:i/>
                                      <w:iCs/>
                                    </w:rPr>
                                    <w:t>emotional valence</w:t>
                                  </w:r>
                                  <w:r w:rsidRPr="00DB5B26">
                                    <w:t xml:space="preserve">. Participants also complete a battery </w:t>
                                  </w:r>
                                  <w:r>
                                    <w:t xml:space="preserve">of </w:t>
                                  </w:r>
                                  <w:r w:rsidRPr="00DB5B26">
                                    <w:t>mental health related questionnaires.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Rounded Rectangle 5"/>
                            <wps:cNvSpPr/>
                            <wps:spPr>
                              <a:xfrm>
                                <a:off x="95415" y="1152942"/>
                                <a:ext cx="4420235" cy="86995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2462828" w14:textId="77777777" w:rsidR="007949F6" w:rsidRPr="003D74AB" w:rsidRDefault="007949F6" w:rsidP="004D057C">
                                  <w:pPr>
                                    <w:spacing w:line="240" w:lineRule="auto"/>
                                    <w:ind w:firstLine="0"/>
                                    <w:rPr>
                                      <w:b/>
                                      <w:bCs/>
                                    </w:rPr>
                                  </w:pPr>
                                  <w:r w:rsidRPr="003D74AB">
                                    <w:rPr>
                                      <w:b/>
                                      <w:bCs/>
                                    </w:rPr>
                                    <w:t>STP Stimuli Recording</w:t>
                                  </w:r>
                                </w:p>
                                <w:p w14:paraId="487F664A" w14:textId="77777777" w:rsidR="007949F6" w:rsidRPr="0087749A" w:rsidRDefault="007949F6" w:rsidP="004D057C">
                                  <w:pPr>
                                    <w:spacing w:line="240" w:lineRule="auto"/>
                                    <w:ind w:right="1317" w:firstLine="0"/>
                                  </w:pPr>
                                  <w:r w:rsidRPr="0087749A">
                                    <w:t xml:space="preserve">Participants are recorded </w:t>
                                  </w:r>
                                  <w:r>
                                    <w:t>speaking</w:t>
                                  </w:r>
                                  <w:r w:rsidRPr="0087749A">
                                    <w:t xml:space="preserve"> idiographically selected unique subset of emotionally negative and emotionally neutral self-referential sentences.</w:t>
                                  </w:r>
                                </w:p>
                                <w:p w14:paraId="5A8403F7" w14:textId="77777777" w:rsidR="007949F6" w:rsidRPr="0087749A" w:rsidRDefault="007949F6" w:rsidP="004D057C">
                                  <w:pPr>
                                    <w:spacing w:line="240" w:lineRule="auto"/>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Rounded Rectangle 2"/>
                            <wps:cNvSpPr/>
                            <wps:spPr>
                              <a:xfrm>
                                <a:off x="95415" y="2186904"/>
                                <a:ext cx="4420235" cy="69151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ACE157A" w14:textId="77777777" w:rsidR="007949F6" w:rsidRPr="003D74AB" w:rsidRDefault="007949F6" w:rsidP="004D057C">
                                  <w:pPr>
                                    <w:spacing w:line="240" w:lineRule="auto"/>
                                    <w:ind w:firstLine="0"/>
                                    <w:rPr>
                                      <w:b/>
                                      <w:bCs/>
                                    </w:rPr>
                                  </w:pPr>
                                  <w:r w:rsidRPr="003D74AB">
                                    <w:rPr>
                                      <w:rFonts w:hint="cs"/>
                                      <w:b/>
                                      <w:bCs/>
                                    </w:rPr>
                                    <w:t>S</w:t>
                                  </w:r>
                                  <w:r w:rsidRPr="003D74AB">
                                    <w:rPr>
                                      <w:b/>
                                      <w:bCs/>
                                    </w:rPr>
                                    <w:t>chema Activation</w:t>
                                  </w:r>
                                </w:p>
                                <w:p w14:paraId="3F1AAB68" w14:textId="507C80F1" w:rsidR="007949F6" w:rsidRPr="0087749A" w:rsidRDefault="007949F6" w:rsidP="004D057C">
                                  <w:pPr>
                                    <w:spacing w:line="240" w:lineRule="auto"/>
                                    <w:ind w:right="1489" w:firstLine="0"/>
                                  </w:pPr>
                                  <w:r>
                                    <w:t>P</w:t>
                                  </w:r>
                                  <w:r w:rsidRPr="0087749A">
                                    <w:t>articipants rate their subjective positive and negative affect before and then after listening to their own simulated-thought stimuli.</w:t>
                                  </w:r>
                                </w:p>
                                <w:p w14:paraId="7D2E968F" w14:textId="77777777" w:rsidR="007949F6" w:rsidRPr="0087749A" w:rsidRDefault="007949F6" w:rsidP="004D057C">
                                  <w:pPr>
                                    <w:spacing w:line="240" w:lineRule="auto"/>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Rounded Rectangle 3"/>
                            <wps:cNvSpPr/>
                            <wps:spPr>
                              <a:xfrm>
                                <a:off x="95415" y="3037097"/>
                                <a:ext cx="4420235" cy="69151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B76C320" w14:textId="77777777" w:rsidR="007949F6" w:rsidRPr="00663F8D" w:rsidRDefault="007949F6" w:rsidP="004D057C">
                                  <w:pPr>
                                    <w:spacing w:line="240" w:lineRule="auto"/>
                                    <w:ind w:firstLine="0"/>
                                    <w:rPr>
                                      <w:b/>
                                      <w:bCs/>
                                    </w:rPr>
                                  </w:pPr>
                                  <w:r>
                                    <w:rPr>
                                      <w:b/>
                                      <w:bCs/>
                                    </w:rPr>
                                    <w:t>Attentional (dys)regulation task</w:t>
                                  </w:r>
                                </w:p>
                                <w:p w14:paraId="06287247" w14:textId="3F12D4DA" w:rsidR="007949F6" w:rsidRPr="00E5376C" w:rsidRDefault="007949F6" w:rsidP="004D057C">
                                  <w:pPr>
                                    <w:spacing w:line="240" w:lineRule="auto"/>
                                    <w:ind w:right="1489" w:firstLine="0"/>
                                  </w:pPr>
                                  <w:r w:rsidRPr="00391A09">
                                    <w:t xml:space="preserve">STP stimuli are presented as part of a digit </w:t>
                                  </w:r>
                                  <w:r>
                                    <w:t>categorization</w:t>
                                  </w:r>
                                  <w:r w:rsidRPr="00391A09">
                                    <w:t xml:space="preserve"> task</w:t>
                                  </w:r>
                                  <w:r>
                                    <w:rPr>
                                      <w:vertAlign w:val="superscript"/>
                                    </w:rPr>
                                    <w:t>1</w:t>
                                  </w:r>
                                  <w:r>
                                    <w:t xml:space="preserve"> (Study1) or dichotic 1-back task (Study 2)</w:t>
                                  </w:r>
                                  <w:r w:rsidRPr="00391A0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59" name="Picture 5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429125" y="2219325"/>
                            <a:ext cx="548640" cy="567055"/>
                          </a:xfrm>
                          <a:prstGeom prst="rect">
                            <a:avLst/>
                          </a:prstGeom>
                          <a:noFill/>
                        </pic:spPr>
                      </pic:pic>
                      <wpg:grpSp>
                        <wpg:cNvPr id="60" name="Group 60"/>
                        <wpg:cNvGrpSpPr/>
                        <wpg:grpSpPr>
                          <a:xfrm>
                            <a:off x="4410075" y="1314450"/>
                            <a:ext cx="901700" cy="572770"/>
                            <a:chOff x="0" y="0"/>
                            <a:chExt cx="749300" cy="477520"/>
                          </a:xfrm>
                        </wpg:grpSpPr>
                        <pic:pic xmlns:pic="http://schemas.openxmlformats.org/drawingml/2006/picture">
                          <pic:nvPicPr>
                            <pic:cNvPr id="61" name="Picture 3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323850" y="28575"/>
                              <a:ext cx="425450" cy="419735"/>
                            </a:xfrm>
                            <a:prstGeom prst="rect">
                              <a:avLst/>
                            </a:prstGeom>
                            <a:ln w="38100">
                              <a:noFill/>
                            </a:ln>
                          </pic:spPr>
                        </pic:pic>
                        <pic:pic xmlns:pic="http://schemas.openxmlformats.org/drawingml/2006/picture">
                          <pic:nvPicPr>
                            <pic:cNvPr id="62" name="Picture 3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760" cy="477520"/>
                            </a:xfrm>
                            <a:prstGeom prst="rect">
                              <a:avLst/>
                            </a:prstGeom>
                            <a:ln w="38100">
                              <a:noFill/>
                            </a:ln>
                          </pic:spPr>
                        </pic:pic>
                      </wpg:grpSp>
                      <pic:pic xmlns:pic="http://schemas.openxmlformats.org/drawingml/2006/picture">
                        <pic:nvPicPr>
                          <pic:cNvPr id="63" name="Picture 3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000625" y="2343150"/>
                            <a:ext cx="390525" cy="379095"/>
                          </a:xfrm>
                          <a:prstGeom prst="rect">
                            <a:avLst/>
                          </a:prstGeom>
                          <a:ln w="38100">
                            <a:noFill/>
                          </a:ln>
                        </pic:spPr>
                      </pic:pic>
                      <pic:pic xmlns:pic="http://schemas.openxmlformats.org/drawingml/2006/picture">
                        <pic:nvPicPr>
                          <pic:cNvPr id="82" name="Picture 3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010150" y="3209925"/>
                            <a:ext cx="390525" cy="379095"/>
                          </a:xfrm>
                          <a:prstGeom prst="rect">
                            <a:avLst/>
                          </a:prstGeom>
                          <a:ln w="38100">
                            <a:noFill/>
                          </a:ln>
                        </pic:spPr>
                      </pic:pic>
                      <pic:pic xmlns:pic="http://schemas.openxmlformats.org/drawingml/2006/picture">
                        <pic:nvPicPr>
                          <pic:cNvPr id="83" name="Picture 10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476750" y="3181350"/>
                            <a:ext cx="288925" cy="447675"/>
                          </a:xfrm>
                          <a:prstGeom prst="rect">
                            <a:avLst/>
                          </a:prstGeom>
                          <a:ln w="38100">
                            <a:noFill/>
                          </a:ln>
                        </pic:spPr>
                      </pic:pic>
                      <pic:pic xmlns:pic="http://schemas.openxmlformats.org/drawingml/2006/picture">
                        <pic:nvPicPr>
                          <pic:cNvPr id="84" name="Picture 8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819650" y="257175"/>
                            <a:ext cx="548640" cy="567055"/>
                          </a:xfrm>
                          <a:prstGeom prst="rect">
                            <a:avLst/>
                          </a:prstGeom>
                          <a:noFill/>
                        </pic:spPr>
                      </pic:pic>
                      <wps:wsp>
                        <wps:cNvPr id="85" name="Down Arrow 20"/>
                        <wps:cNvSpPr/>
                        <wps:spPr>
                          <a:xfrm>
                            <a:off x="2514600" y="972827"/>
                            <a:ext cx="508635" cy="333375"/>
                          </a:xfrm>
                          <a:prstGeom prst="downArrow">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29E2E02E" w14:textId="77777777" w:rsidR="007949F6" w:rsidRDefault="007949F6" w:rsidP="004D05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Down Arrow 21"/>
                        <wps:cNvSpPr/>
                        <wps:spPr>
                          <a:xfrm>
                            <a:off x="2514600" y="2008497"/>
                            <a:ext cx="508635" cy="333375"/>
                          </a:xfrm>
                          <a:prstGeom prst="downArrow">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E6362AA" w14:textId="77777777" w:rsidR="007949F6" w:rsidRDefault="007949F6" w:rsidP="004D05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Down Arrow 81"/>
                        <wps:cNvSpPr/>
                        <wps:spPr>
                          <a:xfrm>
                            <a:off x="2514600" y="2858777"/>
                            <a:ext cx="508635" cy="333375"/>
                          </a:xfrm>
                          <a:prstGeom prst="downArrow">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45B7AABB" w14:textId="77777777" w:rsidR="007949F6" w:rsidRDefault="007949F6" w:rsidP="004D05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02F97E" id="Group 19" o:spid="_x0000_s1026" style="position:absolute;left:0;text-align:left;margin-left:9.35pt;margin-top:28.1pt;width:439.5pt;height:374.2pt;z-index:251739136;mso-height-relative:margin" coordsize="55818,45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">
                <v:group id="Group 50" o:spid="_x0000_s1027" style="position:absolute;width:55818;height:45443" coordorigin=",-159" coordsize="46183,4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1" o:spid="_x0000_s1028" style="position:absolute;left:158;top:-159;width:46025;height:38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" fillcolor="window" strokecolor="windowText" strokeweight="2.25pt"/>
                  <v:group id="Group 52" o:spid="_x0000_s1029" style="position:absolute;top:712;width:46183;height:44572" coordorigin=",1030" coordsize="46183,4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type id="_x0000_t202" coordsize="21600,21600" o:spt="202" path="m,l,21600r21600,l21600,xe">
                      <v:stroke joinstyle="miter"/>
                      <v:path gradientshapeok="t" o:connecttype="rect"/>
                    </v:shapetype>
                    <v:shape id="Text Box 2" o:spid="_x0000_s1030" type="#_x0000_t202" style="position:absolute;top:38643;width:46183;height:69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" filled="f" stroked="f" strokeweight="3pt">
                      <v:textbox>
                        <w:txbxContent>
                          <w:p w14:paraId="0D5A445D" w14:textId="0706042E" w:rsidR="007949F6" w:rsidRPr="00391A09" w:rsidRDefault="007949F6" w:rsidP="004D057C">
                            <w:pPr>
                              <w:spacing w:line="240" w:lineRule="auto"/>
                              <w:ind w:firstLine="0"/>
                            </w:pPr>
                            <w:r w:rsidRPr="00391A09">
                              <w:rPr>
                                <w:b/>
                                <w:bCs/>
                              </w:rPr>
                              <w:t>Figure 1</w:t>
                            </w:r>
                            <w:r w:rsidRPr="00391A09">
                              <w:t>. Experimental Procedure.</w:t>
                            </w:r>
                            <w:r w:rsidRPr="00391A09">
                              <w:rPr>
                                <w:rFonts w:hint="cs"/>
                                <w:rtl/>
                              </w:rPr>
                              <w:t xml:space="preserve"> </w:t>
                            </w:r>
                            <w:r w:rsidRPr="00391A09">
                              <w:t xml:space="preserve">STP = Simulated Thoughts Paradigm. </w:t>
                            </w:r>
                            <w:r>
                              <w:rPr>
                                <w:vertAlign w:val="superscript"/>
                              </w:rPr>
                              <w:t>1</w:t>
                            </w:r>
                            <w:r w:rsidRPr="00391A09">
                              <w:t xml:space="preserve">Instructions and practice trials for the Digit Categorization Task were completed before the </w:t>
                            </w:r>
                            <w:r>
                              <w:t>Schema Activation</w:t>
                            </w:r>
                            <w:r w:rsidRPr="00391A09">
                              <w:t xml:space="preserve"> procedure.</w:t>
                            </w:r>
                          </w:p>
                        </w:txbxContent>
                      </v:textbox>
                    </v:shape>
                    <v:roundrect id="Rounded Rectangle 4" o:spid="_x0000_s1031" style="position:absolute;left:954;top:1030;width:44202;height:88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" fillcolor="window" strokecolor="windowText" strokeweight="1pt">
                      <v:stroke joinstyle="miter"/>
                      <v:textbox>
                        <w:txbxContent>
                          <w:p w14:paraId="447C71D7" w14:textId="77777777" w:rsidR="007949F6" w:rsidRPr="003D74AB" w:rsidRDefault="007949F6" w:rsidP="004D057C">
                            <w:pPr>
                              <w:spacing w:line="240" w:lineRule="auto"/>
                              <w:ind w:firstLine="0"/>
                              <w:rPr>
                                <w:b/>
                                <w:bCs/>
                              </w:rPr>
                            </w:pPr>
                            <w:r w:rsidRPr="003D74AB">
                              <w:rPr>
                                <w:b/>
                                <w:bCs/>
                              </w:rPr>
                              <w:t>STP Stimuli Selection and Mental Health Related Questionnaires</w:t>
                            </w:r>
                          </w:p>
                          <w:p w14:paraId="7528131A" w14:textId="1DC7C809" w:rsidR="007949F6" w:rsidRPr="00DB5B26" w:rsidRDefault="007949F6" w:rsidP="004D057C">
                            <w:pPr>
                              <w:spacing w:line="240" w:lineRule="auto"/>
                              <w:ind w:right="892" w:firstLine="0"/>
                              <w:rPr>
                                <w:b/>
                                <w:bCs/>
                              </w:rPr>
                            </w:pPr>
                            <w:r w:rsidRPr="00DB5B26">
                              <w:t xml:space="preserve">Participants review 100 self-referential sentences and rate each sentence on its </w:t>
                            </w:r>
                            <w:r w:rsidRPr="00DB5B26">
                              <w:rPr>
                                <w:i/>
                                <w:iCs/>
                              </w:rPr>
                              <w:t>frequency</w:t>
                            </w:r>
                            <w:r w:rsidRPr="00DB5B26">
                              <w:t xml:space="preserve"> and </w:t>
                            </w:r>
                            <w:r w:rsidRPr="00DB5B26">
                              <w:rPr>
                                <w:i/>
                                <w:iCs/>
                              </w:rPr>
                              <w:t>emotional valence</w:t>
                            </w:r>
                            <w:r w:rsidRPr="00DB5B26">
                              <w:t xml:space="preserve">. Participants also complete a battery </w:t>
                            </w:r>
                            <w:r>
                              <w:t xml:space="preserve">of </w:t>
                            </w:r>
                            <w:r w:rsidRPr="00DB5B26">
                              <w:t>mental health related questionnaires.</w:t>
                            </w:r>
                          </w:p>
                        </w:txbxContent>
                      </v:textbox>
                    </v:roundrect>
                    <v:roundrect id="Rounded Rectangle 5" o:spid="_x0000_s1032" style="position:absolute;left:954;top:11529;width:44202;height:86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" fillcolor="window" strokecolor="windowText" strokeweight="1pt">
                      <v:stroke joinstyle="miter"/>
                      <v:textbox>
                        <w:txbxContent>
                          <w:p w14:paraId="32462828" w14:textId="77777777" w:rsidR="007949F6" w:rsidRPr="003D74AB" w:rsidRDefault="007949F6" w:rsidP="004D057C">
                            <w:pPr>
                              <w:spacing w:line="240" w:lineRule="auto"/>
                              <w:ind w:firstLine="0"/>
                              <w:rPr>
                                <w:b/>
                                <w:bCs/>
                              </w:rPr>
                            </w:pPr>
                            <w:r w:rsidRPr="003D74AB">
                              <w:rPr>
                                <w:b/>
                                <w:bCs/>
                              </w:rPr>
                              <w:t>STP Stimuli Recording</w:t>
                            </w:r>
                          </w:p>
                          <w:p w14:paraId="487F664A" w14:textId="77777777" w:rsidR="007949F6" w:rsidRPr="0087749A" w:rsidRDefault="007949F6" w:rsidP="004D057C">
                            <w:pPr>
                              <w:spacing w:line="240" w:lineRule="auto"/>
                              <w:ind w:right="1317" w:firstLine="0"/>
                            </w:pPr>
                            <w:r w:rsidRPr="0087749A">
                              <w:t xml:space="preserve">Participants are recorded </w:t>
                            </w:r>
                            <w:r>
                              <w:t>speaking</w:t>
                            </w:r>
                            <w:r w:rsidRPr="0087749A">
                              <w:t xml:space="preserve"> idiographically selected unique subset of emotionally negative and emotionally neutral self-referential sentences.</w:t>
                            </w:r>
                          </w:p>
                          <w:p w14:paraId="5A8403F7" w14:textId="77777777" w:rsidR="007949F6" w:rsidRPr="0087749A" w:rsidRDefault="007949F6" w:rsidP="004D057C">
                            <w:pPr>
                              <w:spacing w:line="240" w:lineRule="auto"/>
                              <w:ind w:firstLine="0"/>
                            </w:pPr>
                          </w:p>
                        </w:txbxContent>
                      </v:textbox>
                    </v:roundrect>
                    <v:roundrect id="Rounded Rectangle 2" o:spid="_x0000_s1033" style="position:absolute;left:954;top:21869;width:44202;height:691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" fillcolor="window" strokecolor="windowText" strokeweight="1pt">
                      <v:stroke joinstyle="miter"/>
                      <v:textbox>
                        <w:txbxContent>
                          <w:p w14:paraId="2ACE157A" w14:textId="77777777" w:rsidR="007949F6" w:rsidRPr="003D74AB" w:rsidRDefault="007949F6" w:rsidP="004D057C">
                            <w:pPr>
                              <w:spacing w:line="240" w:lineRule="auto"/>
                              <w:ind w:firstLine="0"/>
                              <w:rPr>
                                <w:b/>
                                <w:bCs/>
                              </w:rPr>
                            </w:pPr>
                            <w:r w:rsidRPr="003D74AB">
                              <w:rPr>
                                <w:rFonts w:hint="cs"/>
                                <w:b/>
                                <w:bCs/>
                              </w:rPr>
                              <w:t>S</w:t>
                            </w:r>
                            <w:r w:rsidRPr="003D74AB">
                              <w:rPr>
                                <w:b/>
                                <w:bCs/>
                              </w:rPr>
                              <w:t>chema Activation</w:t>
                            </w:r>
                          </w:p>
                          <w:p w14:paraId="3F1AAB68" w14:textId="507C80F1" w:rsidR="007949F6" w:rsidRPr="0087749A" w:rsidRDefault="007949F6" w:rsidP="004D057C">
                            <w:pPr>
                              <w:spacing w:line="240" w:lineRule="auto"/>
                              <w:ind w:right="1489" w:firstLine="0"/>
                            </w:pPr>
                            <w:r>
                              <w:t>P</w:t>
                            </w:r>
                            <w:r w:rsidRPr="0087749A">
                              <w:t>articipants rate their subjective positive and negative affect before and then after listening to their own simulated-thought stimuli.</w:t>
                            </w:r>
                          </w:p>
                          <w:p w14:paraId="7D2E968F" w14:textId="77777777" w:rsidR="007949F6" w:rsidRPr="0087749A" w:rsidRDefault="007949F6" w:rsidP="004D057C">
                            <w:pPr>
                              <w:spacing w:line="240" w:lineRule="auto"/>
                              <w:ind w:firstLine="0"/>
                            </w:pPr>
                          </w:p>
                        </w:txbxContent>
                      </v:textbox>
                    </v:roundrect>
                    <v:roundrect id="Rounded Rectangle 3" o:spid="_x0000_s1034" style="position:absolute;left:954;top:30370;width:44202;height:69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" fillcolor="window" strokecolor="windowText" strokeweight="1pt">
                      <v:stroke joinstyle="miter"/>
                      <v:textbox>
                        <w:txbxContent>
                          <w:p w14:paraId="2B76C320" w14:textId="77777777" w:rsidR="007949F6" w:rsidRPr="00663F8D" w:rsidRDefault="007949F6" w:rsidP="004D057C">
                            <w:pPr>
                              <w:spacing w:line="240" w:lineRule="auto"/>
                              <w:ind w:firstLine="0"/>
                              <w:rPr>
                                <w:b/>
                                <w:bCs/>
                              </w:rPr>
                            </w:pPr>
                            <w:r>
                              <w:rPr>
                                <w:b/>
                                <w:bCs/>
                              </w:rPr>
                              <w:t>Attentional (dys)regulation task</w:t>
                            </w:r>
                          </w:p>
                          <w:p w14:paraId="06287247" w14:textId="3F12D4DA" w:rsidR="007949F6" w:rsidRPr="00E5376C" w:rsidRDefault="007949F6" w:rsidP="004D057C">
                            <w:pPr>
                              <w:spacing w:line="240" w:lineRule="auto"/>
                              <w:ind w:right="1489" w:firstLine="0"/>
                            </w:pPr>
                            <w:r w:rsidRPr="00391A09">
                              <w:t xml:space="preserve">STP stimuli are presented as part of a digit </w:t>
                            </w:r>
                            <w:r>
                              <w:t>categorization</w:t>
                            </w:r>
                            <w:r w:rsidRPr="00391A09">
                              <w:t xml:space="preserve"> task</w:t>
                            </w:r>
                            <w:r>
                              <w:rPr>
                                <w:vertAlign w:val="superscript"/>
                              </w:rPr>
                              <w:t>1</w:t>
                            </w:r>
                            <w:r>
                              <w:t xml:space="preserve"> (Study1) or dichotic 1-back task (Study 2)</w:t>
                            </w:r>
                            <w:r w:rsidRPr="00391A09">
                              <w:t>.</w:t>
                            </w:r>
                          </w:p>
                        </w:txbxContent>
                      </v:textbox>
                    </v:roundrect>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35" type="#_x0000_t75" style="position:absolute;left:44291;top:22193;width:5486;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">
                  <v:imagedata r:id="rId14" o:title=""/>
                </v:shape>
                <v:group id="Group 60" o:spid="_x0000_s1036" style="position:absolute;left:44100;top:13144;width:9017;height:5728" coordsize="7493,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32" o:spid="_x0000_s1037" type="#_x0000_t75" style="position:absolute;left:3238;top:285;width:4255;height:419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" strokeweight="3pt">
                    <v:imagedata r:id="rId15" o:title=""/>
                  </v:shape>
                  <v:shape id="Picture 33" o:spid="_x0000_s1038" type="#_x0000_t75" style="position:absolute;width:492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" strokeweight="3pt">
                    <v:imagedata r:id="rId16" o:title=""/>
                  </v:shape>
                </v:group>
                <v:shape id="Picture 31" o:spid="_x0000_s1039" type="#_x0000_t75" style="position:absolute;left:50006;top:23431;width:3905;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" strokeweight="3pt">
                  <v:imagedata r:id="rId17" o:title=""/>
                </v:shape>
                <v:shape id="Picture 31" o:spid="_x0000_s1040" type="#_x0000_t75" style="position:absolute;left:50101;top:32099;width:3905;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" strokeweight="3pt">
                  <v:imagedata r:id="rId17" o:title=""/>
                </v:shape>
                <v:shape id="Picture 102" o:spid="_x0000_s1041" type="#_x0000_t75" style="position:absolute;left:44767;top:31813;width:2889;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" strokeweight="3pt">
                  <v:imagedata r:id="rId18" o:title=""/>
                </v:shape>
                <v:shape id="Picture 84" o:spid="_x0000_s1042" type="#_x0000_t75" style="position:absolute;left:48196;top:2571;width:5486;height: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">
                  <v:imagedata r:id="rId14"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43" type="#_x0000_t67" style="position:absolute;left:25146;top:9728;width:508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" adj="10800" fillcolor="windowText" strokeweight="1pt">
                  <v:textbox>
                    <w:txbxContent>
                      <w:p w14:paraId="29E2E02E" w14:textId="77777777" w:rsidR="007949F6" w:rsidRDefault="007949F6" w:rsidP="004D057C"/>
                    </w:txbxContent>
                  </v:textbox>
                </v:shape>
                <v:shape id="Down Arrow 21" o:spid="_x0000_s1044" type="#_x0000_t67" style="position:absolute;left:25146;top:20084;width:508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" adj="10800" fillcolor="windowText" strokeweight="1pt">
                  <v:textbox>
                    <w:txbxContent>
                      <w:p w14:paraId="5E6362AA" w14:textId="77777777" w:rsidR="007949F6" w:rsidRDefault="007949F6" w:rsidP="004D057C"/>
                    </w:txbxContent>
                  </v:textbox>
                </v:shape>
                <v:shape id="Down Arrow 81" o:spid="_x0000_s1045" type="#_x0000_t67" style="position:absolute;left:25146;top:28587;width:508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" adj="10800" fillcolor="windowText" strokeweight="1pt">
                  <v:textbox>
                    <w:txbxContent>
                      <w:p w14:paraId="45B7AABB" w14:textId="77777777" w:rsidR="007949F6" w:rsidRDefault="007949F6" w:rsidP="004D057C"/>
                    </w:txbxContent>
                  </v:textbox>
                </v:shape>
                <w10:wrap type="topAndBottom"/>
              </v:group>
            </w:pict>
          </mc:Fallback>
        </mc:AlternateContent>
      </w:r>
    </w:p>
    <w:p w14:paraId="3CBD66F8" w14:textId="77777777" w:rsidR="004D057C" w:rsidRPr="004D057C" w:rsidRDefault="004D057C" w:rsidP="00E50837">
      <w:pPr>
        <w:ind w:firstLine="0"/>
        <w:outlineLvl w:val="9"/>
      </w:pPr>
    </w:p>
    <w:p w14:paraId="2CB74EF5" w14:textId="327275E1" w:rsidR="005B743D" w:rsidRPr="001156DC" w:rsidRDefault="005B743D" w:rsidP="001A7539">
      <w:pPr>
        <w:outlineLvl w:val="9"/>
      </w:pPr>
      <w:r>
        <w:t>In</w:t>
      </w:r>
      <w:r w:rsidR="00160756">
        <w:t xml:space="preserve"> S</w:t>
      </w:r>
      <w:r w:rsidRPr="00D86C79">
        <w:t>tudy</w:t>
      </w:r>
      <w:r w:rsidR="00160756">
        <w:t xml:space="preserve"> 1</w:t>
      </w:r>
      <w:r w:rsidRPr="00D86C79">
        <w:t xml:space="preserve">, we used the STP to test and measure </w:t>
      </w:r>
      <w:r w:rsidR="00CF0BDC">
        <w:t>(1)</w:t>
      </w:r>
      <w:r w:rsidR="007740AA">
        <w:t xml:space="preserve"> subjective</w:t>
      </w:r>
      <w:r w:rsidR="00CF0BDC">
        <w:t xml:space="preserve"> </w:t>
      </w:r>
      <w:r w:rsidR="00914087">
        <w:t>e</w:t>
      </w:r>
      <w:r w:rsidRPr="00D86C79">
        <w:t>motion</w:t>
      </w:r>
      <w:r w:rsidR="00F92A65">
        <w:t>al</w:t>
      </w:r>
      <w:r w:rsidRPr="00D86C79">
        <w:t xml:space="preserve"> reactivity to </w:t>
      </w:r>
      <w:r w:rsidRPr="00EB45BE">
        <w:t xml:space="preserve">the </w:t>
      </w:r>
      <w:r w:rsidRPr="00D86C79">
        <w:t>experience of one’s own negative</w:t>
      </w:r>
      <w:r>
        <w:t xml:space="preserve"> self-referential</w:t>
      </w:r>
      <w:r w:rsidRPr="00D86C79">
        <w:t xml:space="preserve"> thoughts</w:t>
      </w:r>
      <w:r w:rsidR="0060014B">
        <w:t xml:space="preserve">; and </w:t>
      </w:r>
      <w:r w:rsidR="00CF0BDC">
        <w:t xml:space="preserve">(2) </w:t>
      </w:r>
      <w:r w:rsidR="0060014B">
        <w:t>i</w:t>
      </w:r>
      <w:r w:rsidRPr="00D86C79">
        <w:t>nternal attentional processing of</w:t>
      </w:r>
      <w:r w:rsidRPr="00EB45BE">
        <w:t xml:space="preserve"> those</w:t>
      </w:r>
      <w:r>
        <w:t xml:space="preserve"> thoughts </w:t>
      </w:r>
      <w:r w:rsidR="009E4023">
        <w:t>and, more specifically</w:t>
      </w:r>
      <w:r>
        <w:t xml:space="preserve">, </w:t>
      </w:r>
      <w:r w:rsidR="00444AF3">
        <w:t>difficulty disengaging</w:t>
      </w:r>
      <w:r>
        <w:t xml:space="preserve"> internal attention from negative self-referential </w:t>
      </w:r>
      <w:r w:rsidRPr="00992E26">
        <w:t>thoughts to external visual stimuli and ta</w:t>
      </w:r>
      <w:r w:rsidR="00FE1932">
        <w:t>sk (visual digit categorization</w:t>
      </w:r>
      <w:r w:rsidR="008B495C">
        <w:t>;</w:t>
      </w:r>
      <w:r w:rsidR="008F6292">
        <w:t xml:space="preserve"> </w:t>
      </w:r>
      <w:r w:rsidR="008F6292">
        <w:fldChar w:fldCharType="begin" w:fldLock="1"/>
      </w:r>
      <w:r w:rsidR="00677C5B">
        <w:instrText>ADDIN CSL_CITATION {"citationItems":[{"id":"ITEM-1","itemData":{"DOI":"10.1037/0096-1523.13.1.89","ISBN":"0096-1523","ISSN":"00961523","PMID":"2951490","abstract":"The effect on performance of advance information about the specific cognitive operations to be performed on a stimulus was investigated in two experiments using cues (information useful and necessary for performance) and primes (information useful but not necessary for performance). In the first experiment, a cue presented prior to a digit stimulus indicated whether the digit was to be classified as odd or even, or low (less than 6) or high (greater than 5). Results showed that performance improved with increasing time between cue and digit and with practice. A stroop-like asymmetric interference of the low-high operation on the odd-even operation was also observed. In the second experiment, a prime that matched the cue, mismatched it, or was neutral was presented before the cue. Results showed facilitatory and inhibitory priming effects, as well as a distance effect based on the position of a digit relative to the boundary between 5 and 6. The results of both experiments were discussed in terms of a model based on relative processing speeds of the two relevant properties of the digits.","author":[{"dropping-particle":"","family":"Sudevan","given":"Padmanabhan","non-dropping-particle":"","parse-names":false,"suffix":""},{"dropping-particle":"","family":"Taylor","given":"David A.","non-dropping-particle":"","parse-names":false,"suffix":""}],"container-title":"Journal of Experimental Psychology: Human Perception and Performance","id":"ITEM-1","issue":"1","issued":{"date-parts":[["1987"]]},"page":"89-103","title":"The Cuing and Priming of Cognitive Operations","type":"article-journal","volume":"13"},"uris":["http://www.mendeley.com/documents/?uuid=5b2ca3d2-da5c-45f3-b42f-680f96b22a5f"]}],"mendeley":{"formattedCitation":"(Sudevan &amp; Taylor, 1987)","plainTextFormattedCitation":"(Sudevan &amp; Taylor, 1987)","previouslyFormattedCitation":"(Sudevan &amp; Taylor, 1987)"},"properties":{"noteIndex":0},"schema":"https://github.com/citation-style-language/schema/raw/master/csl-citation.json"}</w:instrText>
      </w:r>
      <w:r w:rsidR="008F6292">
        <w:fldChar w:fldCharType="separate"/>
      </w:r>
      <w:r w:rsidR="008E3451" w:rsidRPr="008E3451">
        <w:rPr>
          <w:noProof/>
        </w:rPr>
        <w:t>(Sudevan &amp; Taylor, 1987)</w:t>
      </w:r>
      <w:r w:rsidR="008F6292">
        <w:fldChar w:fldCharType="end"/>
      </w:r>
      <w:r w:rsidR="0060254A">
        <w:t>)</w:t>
      </w:r>
      <w:r w:rsidRPr="00992E26">
        <w:t>. First,</w:t>
      </w:r>
      <w:r w:rsidR="008C2C44" w:rsidRPr="00992E26">
        <w:t xml:space="preserve"> </w:t>
      </w:r>
      <w:r w:rsidR="003C3F8B" w:rsidRPr="00A34545">
        <w:t>we</w:t>
      </w:r>
      <w:r w:rsidR="008C2C44" w:rsidRPr="00992E26">
        <w:t xml:space="preserve"> </w:t>
      </w:r>
      <w:r w:rsidR="007740AA">
        <w:t xml:space="preserve">quantified emotion reactivity by measuring </w:t>
      </w:r>
      <w:r w:rsidR="008A73FE" w:rsidRPr="00992E26">
        <w:t xml:space="preserve">individual differences in </w:t>
      </w:r>
      <w:r w:rsidR="008C2C44" w:rsidRPr="00992E26">
        <w:t>degree of change in</w:t>
      </w:r>
      <w:r w:rsidR="00A34545">
        <w:t xml:space="preserve"> subjective</w:t>
      </w:r>
      <w:r w:rsidR="003C3F8B" w:rsidRPr="00A34545">
        <w:t xml:space="preserve"> ratings of</w:t>
      </w:r>
      <w:r w:rsidR="008C2C44" w:rsidRPr="00992E26">
        <w:t xml:space="preserve"> positive and negative affect in response to the experience of one’s own self-referential thought</w:t>
      </w:r>
      <w:r w:rsidR="00834390" w:rsidRPr="00992E26">
        <w:t xml:space="preserve"> (see Figure </w:t>
      </w:r>
      <w:r w:rsidR="00D6081D" w:rsidRPr="00992E26">
        <w:t xml:space="preserve">1 </w:t>
      </w:r>
      <w:r w:rsidR="00834390" w:rsidRPr="00992E26">
        <w:t>for experimental procedure)</w:t>
      </w:r>
      <w:r w:rsidR="007C5B65" w:rsidRPr="00992E26">
        <w:t xml:space="preserve"> as well as ac</w:t>
      </w:r>
      <w:r w:rsidR="007C5B65" w:rsidRPr="00BC660B">
        <w:t>tivat</w:t>
      </w:r>
      <w:r w:rsidR="007C5B65" w:rsidRPr="00992E26">
        <w:t xml:space="preserve">ing participants’ negative self-referential schema </w:t>
      </w:r>
      <w:r w:rsidR="001B7927" w:rsidRPr="00992E26">
        <w:t>via exposure to their</w:t>
      </w:r>
      <w:r w:rsidR="007C5B65" w:rsidRPr="00992E26">
        <w:t xml:space="preserve"> negative self-referential </w:t>
      </w:r>
      <w:r w:rsidR="00960E5D">
        <w:t>simulated thought</w:t>
      </w:r>
      <w:r w:rsidR="007C5B65" w:rsidRPr="00992E26">
        <w:t xml:space="preserve"> stimuli</w:t>
      </w:r>
      <w:r w:rsidRPr="00992E26">
        <w:t>. Then, STP stimu</w:t>
      </w:r>
      <w:r>
        <w:t>li were</w:t>
      </w:r>
      <w:r w:rsidR="00D50593">
        <w:t xml:space="preserve"> </w:t>
      </w:r>
      <w:r>
        <w:t xml:space="preserve">presented as part of an </w:t>
      </w:r>
      <w:r w:rsidRPr="00DB7E06">
        <w:t xml:space="preserve">established experimental task </w:t>
      </w:r>
      <w:r w:rsidR="00D50593" w:rsidRPr="00B424C1">
        <w:t>(digit categorization -</w:t>
      </w:r>
      <w:r w:rsidR="00D50593" w:rsidRPr="00B77D77">
        <w:t xml:space="preserve"> odd or </w:t>
      </w:r>
      <w:r w:rsidR="00D50593" w:rsidRPr="00B77D77">
        <w:lastRenderedPageBreak/>
        <w:t>even</w:t>
      </w:r>
      <w:r w:rsidR="00992E26" w:rsidRPr="00B77D77">
        <w:t xml:space="preserve">; See Figure </w:t>
      </w:r>
      <w:r w:rsidR="00992E26">
        <w:t>2</w:t>
      </w:r>
      <w:r w:rsidR="001F61AB">
        <w:t>A</w:t>
      </w:r>
      <w:r w:rsidR="008B495C">
        <w:t>;</w:t>
      </w:r>
      <w:r w:rsidR="000D2AED">
        <w:fldChar w:fldCharType="begin" w:fldLock="1"/>
      </w:r>
      <w:r w:rsidR="00677C5B">
        <w:instrText>ADDIN CSL_CITATION {"citationItems":[{"id":"ITEM-1","itemData":{"DOI":"10.1037/0096-1523.13.1.89","ISBN":"0096-1523","ISSN":"00961523","PMID":"2951490","abstract":"The effect on performance of advance information about the specific cognitive operations to be performed on a stimulus was investigated in two experiments using cues (information useful and necessary for performance) and primes (information useful but not necessary for performance). In the first experiment, a cue presented prior to a digit stimulus indicated whether the digit was to be classified as odd or even, or low (less than 6) or high (greater than 5). Results showed that performance improved with increasing time between cue and digit and with practice. A stroop-like asymmetric interference of the low-high operation on the odd-even operation was also observed. In the second experiment, a prime that matched the cue, mismatched it, or was neutral was presented before the cue. Results showed facilitatory and inhibitory priming effects, as well as a distance effect based on the position of a digit relative to the boundary between 5 and 6. The results of both experiments were discussed in terms of a model based on relative processing speeds of the two relevant properties of the digits.","author":[{"dropping-particle":"","family":"Sudevan","given":"Padmanabhan","non-dropping-particle":"","parse-names":false,"suffix":""},{"dropping-particle":"","family":"Taylor","given":"David A.","non-dropping-particle":"","parse-names":false,"suffix":""}],"container-title":"Journal of Experimental Psychology: Human Perception and Performance","id":"ITEM-1","issue":"1","issued":{"date-parts":[["1987"]]},"page":"89-103","title":"The Cuing and Priming of Cognitive Operations","type":"article-journal","volume":"13"},"uris":["http://www.mendeley.com/documents/?uuid=5b2ca3d2-da5c-45f3-b42f-680f96b22a5f"]}],"mendeley":{"formattedCitation":"(Sudevan &amp; Taylor, 1987)","plainTextFormattedCitation":"(Sudevan &amp; Taylor, 1987)","previouslyFormattedCitation":"(Sudevan &amp; Taylor, 1987)"},"properties":{"noteIndex":0},"schema":"https://github.com/citation-style-language/schema/raw/master/csl-citation.json"}</w:instrText>
      </w:r>
      <w:r w:rsidR="000D2AED">
        <w:fldChar w:fldCharType="separate"/>
      </w:r>
      <w:r w:rsidR="008E3451" w:rsidRPr="008E3451">
        <w:rPr>
          <w:noProof/>
        </w:rPr>
        <w:t>(</w:t>
      </w:r>
      <w:proofErr w:type="spellStart"/>
      <w:r w:rsidR="008E3451" w:rsidRPr="008E3451">
        <w:rPr>
          <w:noProof/>
        </w:rPr>
        <w:t>Sudevan</w:t>
      </w:r>
      <w:proofErr w:type="spellEnd"/>
      <w:r w:rsidR="008E3451" w:rsidRPr="008E3451">
        <w:rPr>
          <w:noProof/>
        </w:rPr>
        <w:t xml:space="preserve"> &amp; Taylor, 1987)</w:t>
      </w:r>
      <w:r w:rsidR="000D2AED">
        <w:fldChar w:fldCharType="end"/>
      </w:r>
      <w:r w:rsidR="000D2AED">
        <w:t>)</w:t>
      </w:r>
      <w:r w:rsidRPr="00DB7E06">
        <w:t>.</w:t>
      </w:r>
      <w:r>
        <w:t xml:space="preserve"> </w:t>
      </w:r>
      <w:r w:rsidRPr="0010429E">
        <w:t xml:space="preserve">By integrating STP into </w:t>
      </w:r>
      <w:r w:rsidR="0010429E" w:rsidRPr="00B77D77">
        <w:t>this</w:t>
      </w:r>
      <w:r w:rsidR="0010429E" w:rsidRPr="0010429E">
        <w:t xml:space="preserve"> </w:t>
      </w:r>
      <w:r w:rsidRPr="0010429E">
        <w:t>adapted digit categorization task</w:t>
      </w:r>
      <w:r w:rsidR="0010429E" w:rsidRPr="00B77D77">
        <w:t>,</w:t>
      </w:r>
      <w:r w:rsidRPr="0010429E">
        <w:t xml:space="preserve"> </w:t>
      </w:r>
      <w:r w:rsidR="0010429E" w:rsidRPr="00B77D77">
        <w:t>we control the content and timing of both internal thought-like STP stimuli and external-perceptual task-response-relevant target</w:t>
      </w:r>
      <w:r w:rsidR="004B559F">
        <w:t>. We</w:t>
      </w:r>
      <w:r w:rsidR="0010429E" w:rsidRPr="00B77D77">
        <w:t xml:space="preserve"> there</w:t>
      </w:r>
      <w:r w:rsidR="004B559F">
        <w:t>by</w:t>
      </w:r>
      <w:r w:rsidR="0010429E" w:rsidRPr="00B77D77">
        <w:t xml:space="preserve"> measure and quantify difficulty disengaging internal attention </w:t>
      </w:r>
      <w:r w:rsidR="0010429E" w:rsidRPr="00B77D77">
        <w:rPr>
          <w:i/>
          <w:iCs/>
        </w:rPr>
        <w:t>from</w:t>
      </w:r>
      <w:r w:rsidR="0010429E" w:rsidRPr="00B77D77">
        <w:t xml:space="preserve"> simulated personalized negative self-referential thought (vs personalized emotionally-neutral self-referential thought) </w:t>
      </w:r>
      <w:r w:rsidR="0010429E" w:rsidRPr="00B77D77">
        <w:rPr>
          <w:i/>
          <w:iCs/>
        </w:rPr>
        <w:t>to</w:t>
      </w:r>
      <w:r w:rsidR="0010429E" w:rsidRPr="00B77D77">
        <w:t xml:space="preserve"> task-relevant external information.</w:t>
      </w:r>
      <w:r w:rsidR="0035651F">
        <w:t xml:space="preserve"> Finally, p</w:t>
      </w:r>
      <w:r>
        <w:t xml:space="preserve">rior to the lab session, participants </w:t>
      </w:r>
      <w:r w:rsidR="00385985">
        <w:t>completed</w:t>
      </w:r>
      <w:r>
        <w:t xml:space="preserve"> a self-</w:t>
      </w:r>
      <w:r w:rsidR="006F1692">
        <w:t xml:space="preserve">report </w:t>
      </w:r>
      <w:r>
        <w:t xml:space="preserve">battery including </w:t>
      </w:r>
      <w:r w:rsidR="00385985">
        <w:t>measures</w:t>
      </w:r>
      <w:r>
        <w:t xml:space="preserve"> of negative repetitive </w:t>
      </w:r>
      <w:r w:rsidR="00385985">
        <w:t>thinking</w:t>
      </w:r>
      <w:r>
        <w:t xml:space="preserve"> (</w:t>
      </w:r>
      <w:r w:rsidR="0045782F">
        <w:t>repetitive negative thinking, brooding, worry</w:t>
      </w:r>
      <w:r w:rsidR="00FE1932">
        <w:t>)</w:t>
      </w:r>
      <w:r w:rsidR="0025509A">
        <w:t xml:space="preserve"> </w:t>
      </w:r>
      <w:r w:rsidR="0025509A">
        <w:fldChar w:fldCharType="begin" w:fldLock="1"/>
      </w:r>
      <w:r w:rsidR="00677C5B">
        <w:instrText>ADDIN CSL_CITATION {"citationItems":[{"id":"ITEM-1","itemData":{"DOI":"10.1016/j.jbtep.2010.12.003","ISBN":"1873-7943 (Electronic)\\r0005-7916 (Linking)","ISSN":"00057916","PMID":"21315886","abstract":"Repetitive negative thinking (RNT) has been found to be involved in the maintenance of several types of emotional problems and has therefore been suggested to be a transdiagnostic process. However, existing measures of RNT typically focus on a particular disorder-specific content. In this article, the preliminary validation of a content-independent self-report questionnaire of RNT is presented. The 15-item Perseverative Thinking Questionnaire was evaluated in two studies (total N = 1832), comprising non-clinical as well as clinical participants. Results of confirmatory factor analyses across samples supported a second-order model with one higher-order factor representing RNT in general and three lower-order factors representing (1) the core characteristics of RNT (repetitiveness, intrusiveness, difficulties with disengagement), (2) perceived unproductiveness of RNT and (3) RNT capturing mental capacity. High internal consistencies and high re-test reliability were found for the total scale and all three subscales. The validity of the Perseverative Thinking Questionnaire was supported by substantial correlations with existing measures of RNT and associations with symptom levels and clinical diagnoses of depression and anxiety. Results suggest the usefulness of the new measure for research into RNT as a transdiagnostic process. © 2010 Elsevier Ltd. All rights reserved.","author":[{"dropping-particle":"","family":"Ehring","given":"Thomas","non-dropping-particle":"","parse-names":false,"suffix":""},{"dropping-particle":"","family":"Zetsche","given":"Ulrike","non-dropping-particle":"","parse-names":false,"suffix":""},{"dropping-particle":"","family":"Weidacker","given":"Kathrin","non-dropping-particle":"","parse-names":false,"suffix":""},{"dropping-particle":"","family":"Wahl","given":"Karina","non-dropping-particle":"","parse-names":false,"suffix":""},{"dropping-particle":"","family":"Schönfeld","given":"Sabine","non-dropping-particle":"","parse-names":false,"suffix":""},{"dropping-particle":"","family":"Ehlers","given":"Anke","non-dropping-particle":"","parse-names":false,"suffix":""}],"container-title":"Journal of Behavior Therapy and Experimental Psychiatry","id":"ITEM-1","issue":"2","issued":{"date-parts":[["2011"]]},"page":"225-232","publisher":"Elsevier Ltd","title":"The Perseverative Thinking Questionnaire (PTQ): Validation of a content-independent measure of repetitive negative thinking","type":"article-journal","volume":"42"},"uris":["http://www.mendeley.com/documents/?uuid=766a0136-bb21-4487-b362-8818d4c2f4ce"]},{"id":"ITEM-2","itemData":{"DOI":"10.1016/0005-7967(90)90135-6","ISSN":"0005-7967","abstract":"The present report describes the development of the Penn State Worry Questionnaire to measure the trait of worry. The 16-item instrument emerged from factor analysis of a large number of items and was found to possess high internal consistency and good test-retest reliability. The questionnaire correlates predictably with several psychological measures reasonably related to worry, and does not correlate with other measures more remote to the construct. Responses to the questionnaire are not influenced by social desirability. The measure was found to significantly discriminate college samples (a) who met all, some, or none of the DSM-III-R diagnostic criteria for generalized anxiety disorder and (b) who met criteria for GAD vs posttraumatic stress disorder. Among 34 GAD-diagnosed clinical subjects, the worry questionnaire was found not to correlate with other measures of anxiety or depression, indicating that it is tapping an independent construct with severely anxious individuals, and coping desensitization plus cognitive therapy was found to produce significantly greater reductions in the measure than did a nondirective therapy condition.","author":[{"dropping-particle":"","family":"Meyer","given":"T.J.","non-dropping-particle":"","parse-names":false,"suffix":""},{"dropping-particle":"","family":"Miller","given":"M.L.","non-dropping-particle":"","parse-names":false,"suffix":""},{"dropping-particle":"","family":"Metzger","given":"R.L.","non-dropping-particle":"","parse-names":false,"suffix":""},{"dropping-particle":"","family":"Borkovec","given":"Thomas D.","non-dropping-particle":"","parse-names":false,"suffix":""}],"container-title":"Behaviour Research and Therapy","id":"ITEM-2","issue":"6","issued":{"date-parts":[["1990","1","1"]]},"page":"487-495","publisher":"Pergamon","title":"Development and Validation of the Penn State Worry Questionnaire","type":"article-journal","volume":"28"},"uris":["http://www.mendeley.com/documents/?uuid=cff15a9b-3307-4fea-9d1e-7c60fa6af405"]},{"id":"ITEM-3","itemData":{"DOI":"10.1023/A:1023910315561","ISSN":"1573-2819","abstract":"In an attempt to eliminate similar item content as an alternative explanation for the relation between depression and rumination, a secondary analysis was conducted using the data from S. Nolen-Hoeksema, J. Larson, and C. Grayson (1999). After constructing a measure of rumination unconfounded with depression content, support for a two factor model of rumination was found. These analyses indicate that the 2 components, reflective pondering and brooding, differentially relate to depression in terms of predictive ability and gender difference mediation. The results presented here support the general premise of Nolen-Hoeksema's Response Styles Theory (S. Nolen-Hoeksema 1987) that rumination can contribute to more depressive symptoms and to the gender difference in depression, but suggest important refinements of the theory. Such refinements include the need to differentiate between the reflective pondering component of rumination and the brooding component in rumination research.","author":[{"dropping-particle":"","family":"Treynor","given":"Wendy","non-dropping-particle":"","parse-names":false,"suffix":""},{"dropping-particle":"","family":"Gonzalez","given":"Richard","non-dropping-particle":"","parse-names":false,"suffix":""},{"dropping-particle":"","family":"Nolen-Hoeksema","given":"Susan","non-dropping-particle":"","parse-names":false,"suffix":""}],"container-title":"Cognitive Therapy and Research","id":"ITEM-3","issue":"3","issued":{"date-parts":[["2003","6"]]},"page":"247-259","title":"Rumination Reconsidered: A Psychometric Analysis","type":"article-journal","volume":"27"},"uris":["http://www.mendeley.com/documents/?uuid=58d2a3bb-ef3e-4637-8c56-3d3d725721b5"]}],"mendeley":{"formattedCitation":"(Ehring et al., 2011; Meyer, Miller, Metzger, &amp; Borkovec, 1990; Treynor, Gonzalez, &amp; Nolen-Hoeksema, 2003)","plainTextFormattedCitation":"(Ehring et al., 2011; Meyer, Miller, Metzger, &amp; Borkovec, 1990; Treynor, Gonzalez, &amp; Nolen-Hoeksema, 2003)","previouslyFormattedCitation":"(Ehring et al., 2011; Meyer, Miller, Metzger, &amp; Borkovec, 1990; Treynor, Gonzalez, &amp; Nolen-Hoeksema, 2003)"},"properties":{"noteIndex":0},"schema":"https://github.com/citation-style-language/schema/raw/master/csl-citation.json"}</w:instrText>
      </w:r>
      <w:r w:rsidR="0025509A">
        <w:fldChar w:fldCharType="separate"/>
      </w:r>
      <w:r w:rsidR="008E3451" w:rsidRPr="008E3451">
        <w:rPr>
          <w:noProof/>
        </w:rPr>
        <w:t>(Ehring et al., 2011; Meyer, Miller, Metzger, &amp; Borkovec, 1990; Treynor, Gonzalez, &amp; Nolen-Hoeksema, 2003)</w:t>
      </w:r>
      <w:r w:rsidR="0025509A">
        <w:fldChar w:fldCharType="end"/>
      </w:r>
      <w:r>
        <w:t xml:space="preserve"> </w:t>
      </w:r>
      <w:r w:rsidR="001B7927">
        <w:t>a</w:t>
      </w:r>
      <w:r w:rsidR="00A266AC">
        <w:t>s</w:t>
      </w:r>
      <w:r w:rsidR="001B7927">
        <w:t xml:space="preserve"> well as </w:t>
      </w:r>
      <w:r>
        <w:t>d</w:t>
      </w:r>
      <w:r w:rsidR="00A05CCA">
        <w:t>epression and anxiety symptoms</w:t>
      </w:r>
      <w:r w:rsidR="0025509A">
        <w:t xml:space="preserve"> </w:t>
      </w:r>
      <w:r w:rsidR="0025509A">
        <w:fldChar w:fldCharType="begin" w:fldLock="1"/>
      </w:r>
      <w:r w:rsidR="00677C5B">
        <w:instrText>ADDIN CSL_CITATION {"citationItems":[{"id":"ITEM-1","itemData":{"author":[{"dropping-particle":"","family":"Beck","given":"A T","non-dropping-particle":"","parse-names":false,"suffix":""},{"dropping-particle":"","family":"Epstein","given":"N","non-dropping-particle":"","parse-names":false,"suffix":""},{"dropping-particle":"","family":"Brown","given":"G","non-dropping-particle":"","parse-names":false,"suffix":""},{"dropping-particle":"","family":"Steer","given":"R A","non-dropping-particle":"","parse-names":false,"suffix":""}],"container-title":"Journal of Consulting and Clinical Psychology","id":"ITEM-1","issue":"6","issued":{"date-parts":[["1988"]]},"page":"893-897","title":"An inventory for measuring clinical anxiety: Psychometric properties.","type":"article-journal","volume":"56"},"uris":["http://www.mendeley.com/documents/?uuid=b3b4d9a7-4dab-4e40-818b-984e1900015c"]},{"id":"ITEM-2","itemData":{"DOI":"10.1001/jama.282.18.1737","ISBN":"0098-7484","ISSN":"0098-7484","PMID":"10568646","abstract":"Context The Primary Care Evaluation of Mental Disorders (PRIME-MD) was developed as a screening instrument but its administration time has limited its clinical usefulness.Objective To determine if the self-administered PRIME-MD Patient Health Questionnaire (PHQ) has validity and utility for diagnosing mental disorders in primary care comparable to the original clinician-administered PRIME-MD.Design Criterion standard study undertaken between May 1997 and November 1998.Setting Eight primary care clinics in the United States.Participants Of a total of 3000 adult patients (selected by site-specific methods to avoid sampling bias) assessed by 62 primary care physicians (21 general internal medicine, 41 family practice), 585 patients had an interview with a mental health professional within 48 hours of completing the PHQ.Main Outcome Measures Patient Health Questionnaire diagnoses compared with independent diagnoses made by mental health professionals; functional status measures; disability days; health care use; and treatment/referral decisions.Results A total of 825 (28%) of the 3000 individuals and 170 (29%) of the 585 had a PHQ diagnosis. There was good agreement between PHQ diagnoses and those of independent mental health professionals (for the diagnosis of any 1 or more PHQ disorder, κ = 0.65; overall accuracy, 85%; sensitivity, 75%; specificity, 90%), similar to the original PRIME-MD. Patients with PHQ diagnoses had more functional impairment, disability days, and health care use than did patients without PHQ diagnoses (for all group main effects, P&lt;.001). The average time required of the physician to review the PHQ was far less than to administer the original PRIME-MD (&lt;3 minutes for 85% vs 16% of the cases). Although 80% of the physicians reported that routine use of the PHQ would be useful, new management actions were initiated or planned for only 117 (32%) of the 363 patients with 1 or more PHQ diagnoses not previously recognized.Conclusion Our study suggests that the PHQ has diagnostic validity comparable to the original clinician-administered PRIME-MD, and is more efficient to use.","author":[{"dropping-particle":"","family":"Spitzer","given":"Robert L","non-dropping-particle":"","parse-names":false,"suffix":""},{"dropping-particle":"","family":"Kroenke","given":"Kurt","non-dropping-particle":"","parse-names":false,"suffix":""},{"dropping-particle":"","family":"Williams","given":"Janet B","non-dropping-particle":"","parse-names":false,"suffix":""}],"container-title":"Jama","id":"ITEM-2","issue":"18","issued":{"date-parts":[["1999"]]},"page":"1737-1744","title":"Validation and Utility of a Self-report Version of PRIME-MD","type":"article-journal","volume":"282"},"uris":["http://www.mendeley.com/documents/?uuid=58ab7169-81f7-4711-b45a-d20000bd3030"]}],"mendeley":{"formattedCitation":"(Beck, Epstein, Brown, &amp; Steer, 1988; Spitzer, Kroenke, &amp; Williams, 1999)","plainTextFormattedCitation":"(Beck, Epstein, Brown, &amp; Steer, 1988; Spitzer, Kroenke, &amp; Williams, 1999)","previouslyFormattedCitation":"(Beck, Epstein, Brown, &amp; Steer, 1988; Spitzer, Kroenke, &amp; Williams, 1999)"},"properties":{"noteIndex":0},"schema":"https://github.com/citation-style-language/schema/raw/master/csl-citation.json"}</w:instrText>
      </w:r>
      <w:r w:rsidR="0025509A">
        <w:fldChar w:fldCharType="separate"/>
      </w:r>
      <w:r w:rsidR="008E3451" w:rsidRPr="008E3451">
        <w:rPr>
          <w:noProof/>
        </w:rPr>
        <w:t>(Beck, Epstein, Brown, &amp; Steer, 1988; Spitzer, Kroenke, &amp; Williams, 1999)</w:t>
      </w:r>
      <w:r w:rsidR="0025509A">
        <w:fldChar w:fldCharType="end"/>
      </w:r>
      <w:r>
        <w:t>.</w:t>
      </w:r>
      <w:r w:rsidR="0010429E">
        <w:t xml:space="preserve"> See </w:t>
      </w:r>
      <w:r w:rsidR="0010429E" w:rsidRPr="001156DC">
        <w:t>Method section below for</w:t>
      </w:r>
      <w:r w:rsidR="00A14759">
        <w:t xml:space="preserve"> additional</w:t>
      </w:r>
      <w:r w:rsidR="0010429E" w:rsidRPr="001156DC">
        <w:t xml:space="preserve"> details.</w:t>
      </w:r>
      <w:r w:rsidR="00B8571C">
        <w:t xml:space="preserve"> </w:t>
      </w:r>
      <w:r w:rsidR="00160756">
        <w:t>I</w:t>
      </w:r>
      <w:r w:rsidR="00E325BE">
        <w:t>n</w:t>
      </w:r>
      <w:r w:rsidR="00160756">
        <w:t xml:space="preserve"> Study 2 we ran a conceptual replication of Study 1 and similarly measured emotional reactivity as well as repetitive negative thinking, rumination, worry and depression and anxiety symptom levels. Critically, in Study 2 we examined the role of selective internal attention</w:t>
      </w:r>
      <w:r w:rsidR="009A6DE8">
        <w:t xml:space="preserve"> to negative (vs. neutral) self-referential thoughts</w:t>
      </w:r>
      <w:r w:rsidR="001F61AB">
        <w:t xml:space="preserve"> (see Figure 2B)</w:t>
      </w:r>
      <w:r w:rsidR="009A6DE8">
        <w:t xml:space="preserve">. </w:t>
      </w:r>
      <w:r w:rsidR="00A02212">
        <w:t>To</w:t>
      </w:r>
      <w:r w:rsidR="009F2F21">
        <w:t xml:space="preserve"> </w:t>
      </w:r>
      <w:r w:rsidR="006804B6">
        <w:t xml:space="preserve">guard against </w:t>
      </w:r>
      <w:r w:rsidR="009F2F21">
        <w:t>p-hacking and inflation of family-wise alpha, a</w:t>
      </w:r>
      <w:r w:rsidR="006B4CC8">
        <w:t>ll variable</w:t>
      </w:r>
      <w:r w:rsidR="009F2F21">
        <w:t>s</w:t>
      </w:r>
      <w:r w:rsidR="006B4CC8">
        <w:t xml:space="preserve"> </w:t>
      </w:r>
      <w:r w:rsidR="002446E3">
        <w:t>and</w:t>
      </w:r>
      <w:r w:rsidR="006B4CC8">
        <w:t xml:space="preserve"> analyses tested </w:t>
      </w:r>
      <w:r w:rsidR="00FD68ED">
        <w:t xml:space="preserve">in studies 1 and 2 </w:t>
      </w:r>
      <w:r w:rsidR="006B4CC8">
        <w:t>are reported in this manuscript; n</w:t>
      </w:r>
      <w:r w:rsidR="002B6EE3">
        <w:t xml:space="preserve">o additional measures or variables, </w:t>
      </w:r>
      <w:r w:rsidR="00106D0B">
        <w:t>beyond</w:t>
      </w:r>
      <w:r w:rsidR="002B6EE3">
        <w:t xml:space="preserve"> thos</w:t>
      </w:r>
      <w:r w:rsidR="00563AAF">
        <w:t>e reported here</w:t>
      </w:r>
      <w:r w:rsidR="00106D0B">
        <w:t xml:space="preserve"> and in the Supplemental Materials (SM)</w:t>
      </w:r>
      <w:r w:rsidR="00563AAF">
        <w:t>, were analyzed.</w:t>
      </w:r>
    </w:p>
    <w:p w14:paraId="3FC76FAE" w14:textId="77777777" w:rsidR="00DE702C" w:rsidRDefault="00DE702C" w:rsidP="00AD4AC0">
      <w:pPr>
        <w:outlineLvl w:val="9"/>
        <w:sectPr w:rsidR="00DE702C" w:rsidSect="00795880">
          <w:headerReference w:type="default" r:id="rId19"/>
          <w:footerReference w:type="default" r:id="rId20"/>
          <w:pgSz w:w="11906" w:h="16838"/>
          <w:pgMar w:top="1418" w:right="1418" w:bottom="1418" w:left="1418" w:header="709" w:footer="709" w:gutter="0"/>
          <w:cols w:space="708"/>
          <w:bidi/>
          <w:rtlGutter/>
          <w:docGrid w:linePitch="360"/>
        </w:sectPr>
      </w:pPr>
    </w:p>
    <w:p w14:paraId="27CB3F89" w14:textId="596E23D6" w:rsidR="002F2C1A" w:rsidRDefault="003636EB" w:rsidP="00F12E5D">
      <w:pPr>
        <w:pStyle w:val="Normal1"/>
        <w:ind w:firstLine="0"/>
      </w:pPr>
      <w:r>
        <w:rPr>
          <w:noProof/>
        </w:rPr>
        <w:lastRenderedPageBreak/>
        <mc:AlternateContent>
          <mc:Choice Requires="wps">
            <w:drawing>
              <wp:anchor distT="0" distB="0" distL="114300" distR="114300" simplePos="0" relativeHeight="251713536" behindDoc="0" locked="0" layoutInCell="1" allowOverlap="1" wp14:anchorId="2AAA000B" wp14:editId="2909CAFE">
                <wp:simplePos x="0" y="0"/>
                <wp:positionH relativeFrom="column">
                  <wp:posOffset>6623050</wp:posOffset>
                </wp:positionH>
                <wp:positionV relativeFrom="paragraph">
                  <wp:posOffset>2713355</wp:posOffset>
                </wp:positionV>
                <wp:extent cx="371475" cy="422910"/>
                <wp:effectExtent l="0" t="0" r="0" b="0"/>
                <wp:wrapNone/>
                <wp:docPr id="160" name="TextBox 29"/>
                <wp:cNvGraphicFramePr/>
                <a:graphic xmlns:a="http://schemas.openxmlformats.org/drawingml/2006/main">
                  <a:graphicData uri="http://schemas.microsoft.com/office/word/2010/wordprocessingShape">
                    <wps:wsp>
                      <wps:cNvSpPr txBox="1"/>
                      <wps:spPr>
                        <a:xfrm>
                          <a:off x="0" y="0"/>
                          <a:ext cx="371475" cy="422910"/>
                        </a:xfrm>
                        <a:prstGeom prst="rect">
                          <a:avLst/>
                        </a:prstGeom>
                        <a:noFill/>
                      </wps:spPr>
                      <wps:txbx>
                        <w:txbxContent>
                          <w:p w14:paraId="1117997F" w14:textId="7FF80C15" w:rsidR="007949F6" w:rsidRPr="003636EB" w:rsidRDefault="007949F6" w:rsidP="00040F3B">
                            <w:pPr>
                              <w:pStyle w:val="NormalWeb"/>
                            </w:pPr>
                            <w:r>
                              <w:t>B</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2AAA000B" id="TextBox 29" o:spid="_x0000_s1046" type="#_x0000_t202" style="position:absolute;left:0;text-align:left;margin-left:521.5pt;margin-top:213.65pt;width:29.25pt;height:3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" filled="f" stroked="f">
                <v:textbox>
                  <w:txbxContent>
                    <w:p w14:paraId="1117997F" w14:textId="7FF80C15" w:rsidR="007949F6" w:rsidRPr="003636EB" w:rsidRDefault="007949F6" w:rsidP="00040F3B">
                      <w:pPr>
                        <w:pStyle w:val="NormalWeb"/>
                      </w:pPr>
                      <w:r>
                        <w:t>B</w:t>
                      </w:r>
                    </w:p>
                  </w:txbxContent>
                </v:textbox>
              </v:shape>
            </w:pict>
          </mc:Fallback>
        </mc:AlternateContent>
      </w:r>
      <w:r w:rsidR="002F33FB">
        <w:rPr>
          <w:noProof/>
        </w:rPr>
        <mc:AlternateContent>
          <mc:Choice Requires="wps">
            <w:drawing>
              <wp:anchor distT="0" distB="0" distL="114300" distR="114300" simplePos="0" relativeHeight="251711488" behindDoc="0" locked="0" layoutInCell="1" allowOverlap="1" wp14:anchorId="4ED77B4E" wp14:editId="77BD334F">
                <wp:simplePos x="0" y="0"/>
                <wp:positionH relativeFrom="column">
                  <wp:posOffset>6606445</wp:posOffset>
                </wp:positionH>
                <wp:positionV relativeFrom="paragraph">
                  <wp:posOffset>23495</wp:posOffset>
                </wp:positionV>
                <wp:extent cx="371475" cy="422946"/>
                <wp:effectExtent l="0" t="0" r="0" b="0"/>
                <wp:wrapNone/>
                <wp:docPr id="159" name="TextBox 29"/>
                <wp:cNvGraphicFramePr/>
                <a:graphic xmlns:a="http://schemas.openxmlformats.org/drawingml/2006/main">
                  <a:graphicData uri="http://schemas.microsoft.com/office/word/2010/wordprocessingShape">
                    <wps:wsp>
                      <wps:cNvSpPr txBox="1"/>
                      <wps:spPr>
                        <a:xfrm>
                          <a:off x="0" y="0"/>
                          <a:ext cx="371475" cy="422946"/>
                        </a:xfrm>
                        <a:prstGeom prst="rect">
                          <a:avLst/>
                        </a:prstGeom>
                        <a:noFill/>
                      </wps:spPr>
                      <wps:txbx>
                        <w:txbxContent>
                          <w:p w14:paraId="3DCDE425" w14:textId="6A9A9CA4" w:rsidR="007949F6" w:rsidRPr="003636EB" w:rsidRDefault="007949F6" w:rsidP="00040F3B">
                            <w:pPr>
                              <w:pStyle w:val="NormalWeb"/>
                            </w:pPr>
                            <w:r w:rsidRPr="003636EB">
                              <w:t>A</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4ED77B4E" id="_x0000_s1047" type="#_x0000_t202" style="position:absolute;left:0;text-align:left;margin-left:520.2pt;margin-top:1.85pt;width:29.25pt;height:33.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" filled="f" stroked="f">
                <v:textbox>
                  <w:txbxContent>
                    <w:p w14:paraId="3DCDE425" w14:textId="6A9A9CA4" w:rsidR="007949F6" w:rsidRPr="003636EB" w:rsidRDefault="007949F6" w:rsidP="00040F3B">
                      <w:pPr>
                        <w:pStyle w:val="NormalWeb"/>
                      </w:pPr>
                      <w:r w:rsidRPr="003636EB">
                        <w:t>A</w:t>
                      </w:r>
                    </w:p>
                  </w:txbxContent>
                </v:textbox>
              </v:shape>
            </w:pict>
          </mc:Fallback>
        </mc:AlternateContent>
      </w:r>
      <w:r w:rsidR="00F12E5D">
        <w:rPr>
          <w:noProof/>
        </w:rPr>
        <w:drawing>
          <wp:inline distT="0" distB="0" distL="0" distR="0" wp14:anchorId="67C5ADD2" wp14:editId="30665104">
            <wp:extent cx="9020175" cy="61553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35240" cy="6165600"/>
                    </a:xfrm>
                    <a:prstGeom prst="rect">
                      <a:avLst/>
                    </a:prstGeom>
                    <a:noFill/>
                  </pic:spPr>
                </pic:pic>
              </a:graphicData>
            </a:graphic>
          </wp:inline>
        </w:drawing>
      </w:r>
    </w:p>
    <w:p w14:paraId="6A1C436C" w14:textId="2B68272A" w:rsidR="00E133C5" w:rsidRPr="00404BB1" w:rsidRDefault="00E133C5" w:rsidP="00F12E5D">
      <w:pPr>
        <w:spacing w:line="240" w:lineRule="auto"/>
        <w:ind w:right="-32" w:firstLine="11"/>
        <w:outlineLvl w:val="9"/>
      </w:pPr>
      <w:r w:rsidRPr="00054C1E">
        <w:rPr>
          <w:b/>
          <w:bCs/>
        </w:rPr>
        <w:lastRenderedPageBreak/>
        <w:t>Figure 2</w:t>
      </w:r>
      <w:r w:rsidR="00404BB1">
        <w:rPr>
          <w:b/>
          <w:bCs/>
        </w:rPr>
        <w:t>. (</w:t>
      </w:r>
      <w:r w:rsidR="003636EB">
        <w:rPr>
          <w:b/>
          <w:bCs/>
        </w:rPr>
        <w:t>A</w:t>
      </w:r>
      <w:r w:rsidR="00404BB1">
        <w:rPr>
          <w:b/>
          <w:bCs/>
        </w:rPr>
        <w:t>)</w:t>
      </w:r>
      <w:r w:rsidR="003636EB">
        <w:t xml:space="preserve"> </w:t>
      </w:r>
      <w:r w:rsidRPr="00CE25C6">
        <w:rPr>
          <w:b/>
          <w:bCs/>
        </w:rPr>
        <w:t>Digit Categorization Task.</w:t>
      </w:r>
      <w:r>
        <w:t xml:space="preserve"> Each trial begins with three </w:t>
      </w:r>
      <w:proofErr w:type="spellStart"/>
      <w:r>
        <w:t>Xs</w:t>
      </w:r>
      <w:proofErr w:type="spellEnd"/>
      <w:r>
        <w:t xml:space="preserve"> (horizontally aligned) presented at the center of the screen. After 1000 </w:t>
      </w:r>
      <w:proofErr w:type="spellStart"/>
      <w:r>
        <w:t>ms</w:t>
      </w:r>
      <w:proofErr w:type="spellEnd"/>
      <w:r>
        <w:t>, participants hear an auditory</w:t>
      </w:r>
      <w:r w:rsidRPr="00170C67">
        <w:t xml:space="preserve"> </w:t>
      </w:r>
      <w:r>
        <w:t>negative self-referential or</w:t>
      </w:r>
      <w:r w:rsidRPr="00170C67">
        <w:t xml:space="preserve"> </w:t>
      </w:r>
      <w:r>
        <w:t xml:space="preserve">neutral self-referential sentence. Five-hundred </w:t>
      </w:r>
      <w:proofErr w:type="spellStart"/>
      <w:r>
        <w:t>ms</w:t>
      </w:r>
      <w:proofErr w:type="spellEnd"/>
      <w:r>
        <w:t xml:space="preserve"> before the </w:t>
      </w:r>
      <w:r w:rsidRPr="00675B45">
        <w:t>end</w:t>
      </w:r>
      <w:r w:rsidRPr="00E13CB4">
        <w:rPr>
          <w:i/>
          <w:iCs/>
        </w:rPr>
        <w:t xml:space="preserve"> </w:t>
      </w:r>
      <w:r>
        <w:t xml:space="preserve">of the </w:t>
      </w:r>
      <w:r w:rsidRPr="00837D23">
        <w:t>auditory</w:t>
      </w:r>
      <w:r w:rsidRPr="00A631F6">
        <w:t xml:space="preserve"> </w:t>
      </w:r>
      <w:r>
        <w:t xml:space="preserve">stimulus the central X is replaced by a single </w:t>
      </w:r>
      <w:r w:rsidRPr="00837D23">
        <w:t>visual</w:t>
      </w:r>
      <w:r w:rsidRPr="00D923C0">
        <w:rPr>
          <w:i/>
          <w:iCs/>
        </w:rPr>
        <w:t xml:space="preserve"> </w:t>
      </w:r>
      <w:r w:rsidRPr="006078B7">
        <w:t>target</w:t>
      </w:r>
      <w:r>
        <w:t xml:space="preserve"> stimulus digit number (from 1 to 8) until response. Participants are instructed to press one of two keys categorizing the target digit as odd or even After response to the target digit participants were randomly (25% of trials) probed regarding the content of the sentence they heard during that trial. On 50% of catch-probe trials, the sentence presented (‘XXXXXX’ in the figure) was the same sentence heard, and on 50%, a different (incorrect) sentence was presented. Accuracy of catch trials: M(SD) = 99.46(1.</w:t>
      </w:r>
      <w:proofErr w:type="gramStart"/>
      <w:r>
        <w:t>99)%</w:t>
      </w:r>
      <w:proofErr w:type="gramEnd"/>
      <w:r>
        <w:t>.</w:t>
      </w:r>
      <w:r w:rsidR="00404BB1">
        <w:t xml:space="preserve"> </w:t>
      </w:r>
      <w:r w:rsidR="00404BB1">
        <w:rPr>
          <w:b/>
          <w:bCs/>
        </w:rPr>
        <w:t>(B)</w:t>
      </w:r>
      <w:r w:rsidR="00404BB1">
        <w:t xml:space="preserve"> </w:t>
      </w:r>
      <w:r w:rsidR="00404BB1" w:rsidRPr="00CE25C6">
        <w:rPr>
          <w:b/>
          <w:bCs/>
        </w:rPr>
        <w:t>Dichotic 1-Back Task.</w:t>
      </w:r>
      <w:r w:rsidR="00404BB1">
        <w:t xml:space="preserve"> </w:t>
      </w:r>
      <w:r w:rsidR="00404BB1" w:rsidRPr="00404BB1">
        <w:t xml:space="preserve">Participants hear two separate lists of auditory stimuli, one list in each channel (ear). Stimuli lists are randomly mixed into intra-block sequences (i.e., </w:t>
      </w:r>
      <w:r w:rsidR="00C917A1">
        <w:t>12</w:t>
      </w:r>
      <w:r w:rsidR="00404BB1" w:rsidRPr="00404BB1">
        <w:t xml:space="preserve"> </w:t>
      </w:r>
      <w:r w:rsidR="00404BB1">
        <w:t>STP</w:t>
      </w:r>
      <w:r w:rsidR="00404BB1" w:rsidRPr="00404BB1">
        <w:t xml:space="preserve"> stimuli/sequence) of negative and neutral self-referential thoughts. When one channel (e.g., left side) delivers a negative stimul</w:t>
      </w:r>
      <w:r w:rsidR="00404BB1">
        <w:t>us</w:t>
      </w:r>
      <w:r w:rsidR="00404BB1" w:rsidRPr="00404BB1">
        <w:t xml:space="preserve"> the opposite channel (i.e., right side) delivers a neutral stimulus. At pseudo-random intervals</w:t>
      </w:r>
      <w:r w:rsidR="005E2A5E">
        <w:t>,</w:t>
      </w:r>
      <w:r w:rsidR="00404BB1" w:rsidRPr="00404BB1">
        <w:t xml:space="preserve"> the </w:t>
      </w:r>
      <w:r w:rsidR="005E2A5E">
        <w:t>simulated thought stimulus</w:t>
      </w:r>
      <w:r w:rsidR="005E2A5E" w:rsidRPr="00404BB1">
        <w:t xml:space="preserve"> </w:t>
      </w:r>
      <w:r w:rsidR="00404BB1" w:rsidRPr="00404BB1">
        <w:t xml:space="preserve">in one of the channels </w:t>
      </w:r>
      <w:r w:rsidR="005E2A5E">
        <w:t>is</w:t>
      </w:r>
      <w:r w:rsidR="005E2A5E" w:rsidRPr="00404BB1">
        <w:t xml:space="preserve"> </w:t>
      </w:r>
      <w:r w:rsidR="00404BB1" w:rsidRPr="00404BB1">
        <w:t xml:space="preserve">presented sequentially (i.e., specific </w:t>
      </w:r>
      <w:r w:rsidR="00404BB1">
        <w:t>STP recording</w:t>
      </w:r>
      <w:r w:rsidR="00404BB1" w:rsidRPr="00404BB1">
        <w:t xml:space="preserve"> is repeated). Participants are asked to, as accurately and quickly as possible, press one of two buttons corresponding to the channel (LEFT/RIGHT) in which the </w:t>
      </w:r>
      <w:r w:rsidR="00404BB1">
        <w:t>stimulus</w:t>
      </w:r>
      <w:r w:rsidR="00404BB1" w:rsidRPr="00404BB1">
        <w:t xml:space="preserve"> was repeated sequentially. Biased selective internal attention is computed by subtracting accuracy in responding to repetitions in neutral </w:t>
      </w:r>
      <w:r w:rsidR="00404BB1">
        <w:t>stimuli</w:t>
      </w:r>
      <w:r w:rsidR="00404BB1" w:rsidRPr="00404BB1">
        <w:t xml:space="preserve"> from accuracy in negative </w:t>
      </w:r>
      <w:r w:rsidR="00404BB1">
        <w:t>stimuli</w:t>
      </w:r>
      <w:r w:rsidR="00404BB1" w:rsidRPr="00404BB1">
        <w:t xml:space="preserve">. A positive bias score reflects greater selective attention to negative vs. concurrent neutral </w:t>
      </w:r>
      <w:r w:rsidR="00404BB1">
        <w:t>stimuli</w:t>
      </w:r>
      <w:r w:rsidR="00404BB1" w:rsidRPr="00404BB1">
        <w:t>.</w:t>
      </w:r>
    </w:p>
    <w:p w14:paraId="5E2CA3F3" w14:textId="77777777" w:rsidR="00DE702C" w:rsidRDefault="00DE702C" w:rsidP="00AD4AC0">
      <w:pPr>
        <w:outlineLvl w:val="9"/>
        <w:sectPr w:rsidR="00DE702C" w:rsidSect="002F33FB">
          <w:pgSz w:w="16838" w:h="11906" w:orient="landscape"/>
          <w:pgMar w:top="1418" w:right="1418" w:bottom="1418" w:left="1418" w:header="709" w:footer="709" w:gutter="0"/>
          <w:cols w:space="708"/>
          <w:bidi/>
          <w:rtlGutter/>
          <w:docGrid w:linePitch="360"/>
        </w:sectPr>
      </w:pPr>
    </w:p>
    <w:p w14:paraId="08D4B3A7" w14:textId="5529CE0E" w:rsidR="001A7539" w:rsidRDefault="009E4023" w:rsidP="00CE25C6">
      <w:pPr>
        <w:pStyle w:val="Heading2"/>
      </w:pPr>
      <w:r w:rsidRPr="001A7539">
        <w:lastRenderedPageBreak/>
        <w:t>Stud</w:t>
      </w:r>
      <w:r w:rsidR="00D97886">
        <w:t>ies 1 and 2</w:t>
      </w:r>
    </w:p>
    <w:p w14:paraId="034725BA" w14:textId="3FD2CE3F" w:rsidR="009E4023" w:rsidRPr="00C93740" w:rsidRDefault="009E4023" w:rsidP="00CE25C6">
      <w:pPr>
        <w:pStyle w:val="Heading2"/>
      </w:pPr>
      <w:r w:rsidRPr="00C93740">
        <w:t>Aims</w:t>
      </w:r>
    </w:p>
    <w:p w14:paraId="37D2E0A0" w14:textId="37B958F7" w:rsidR="006B7269" w:rsidRDefault="001B121F" w:rsidP="00D97886">
      <w:pPr>
        <w:outlineLvl w:val="9"/>
      </w:pPr>
      <w:r>
        <w:t>Using the STP</w:t>
      </w:r>
      <w:r w:rsidRPr="001B121F">
        <w:t xml:space="preserve">, we sought to study </w:t>
      </w:r>
      <w:r>
        <w:t xml:space="preserve">key predictions </w:t>
      </w:r>
      <w:r w:rsidR="00D97886">
        <w:t>of</w:t>
      </w:r>
      <w:r>
        <w:t xml:space="preserve"> </w:t>
      </w:r>
      <w:r w:rsidR="004C6A6C">
        <w:t xml:space="preserve">central </w:t>
      </w:r>
      <w:r>
        <w:t xml:space="preserve">models </w:t>
      </w:r>
      <w:r w:rsidR="004C6A6C">
        <w:t xml:space="preserve">of </w:t>
      </w:r>
      <w:r w:rsidRPr="001B121F">
        <w:t xml:space="preserve">cognitive vulnerability </w:t>
      </w:r>
      <w:r w:rsidR="004C6A6C">
        <w:t xml:space="preserve">of </w:t>
      </w:r>
      <w:r w:rsidRPr="001B121F">
        <w:t xml:space="preserve">depression and anxiety </w:t>
      </w:r>
      <w:r w:rsidR="004C6A6C">
        <w:t xml:space="preserve">implicating </w:t>
      </w:r>
      <w:r w:rsidR="004C6A6C" w:rsidRPr="001B121F">
        <w:t>internal attention and its dysregulation in</w:t>
      </w:r>
      <w:r w:rsidR="004C6A6C">
        <w:t xml:space="preserve"> </w:t>
      </w:r>
      <w:r w:rsidR="0025509A">
        <w:fldChar w:fldCharType="begin" w:fldLock="1"/>
      </w:r>
      <w:r w:rsidR="00677C5B">
        <w:instrText>ADDIN CSL_CITATION {"citationItems":[{"id":"ITEM-1","itemData":{"DOI":"10.1680/ijct.2008.1.3.192","ISBN":"1937-1209","ISSN":"1937-1209","abstract":"The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Therapy","id":"ITEM-1","issue":"3","issued":{"date-parts":[["2008"]]},"page":"192-205","title":"Repetitive Negative Thinking as a Transdiagnostic Process","type":"article-journal","volume":"1"},"uris":["http://www.mendeley.com/documents/?uuid=776be52a-64aa-4472-8220-8a115101583f"]},{"id":"ITEM-2","itemData":{"DOI":"10.1177/0963721410370293","ISBN":"0963721410","ISSN":"09637214","abstract":"In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Science","id":"ITEM-2","issue":"3","issued":{"date-parts":[["2010"]]},"page":"161-166","title":"Cognitive inhibition and emotion regulation in depression","type":"article-journal","volume":"19"},"uris":["http://www.mendeley.com/documents/?uuid=97ab8df7-9527-4986-816a-4fec0ce809f7"]},{"id":"ITEM-3","itemData":{"DOI":"10.1016/j.cpr.2010.08.005","ISBN":"02727358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Review","id":"ITEM-3","issue":"1","issued":{"date-parts":[["2011"]]},"page":"138-145","publisher":"Elsevier Ltd","title":"Understanding depressive rumination from a cognitive science perspective: The impaired disengagement hypothesis","type":"article-journal","volume":"31"},"uris":["http://www.mendeley.com/documents/?uuid=411765aa-2ee8-424b-80d9-8bc344a9e150"]},{"id":"ITEM-4","itemData":{"DOI":"10.1037/a0030923","ISBN":"0033-2909","ISSN":"00332909","PMID":"23244316","abstract":"Rumination,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Bulletin","id":"ITEM-4","issue":"5","issued":{"date-parts":[["2013"]]},"page":"1036-1061","title":"An attentional scope model of rumination","type":"article-journal","volume":"139"},"uris":["http://www.mendeley.com/documents/?uuid=fbfdb4d1-f746-4774-8048-dfc079cacac1"]},{"id":"ITEM-5","itemData":{"DOI":"10.1016/j.cpr.2009.03.003","ISBN":"0272-7358","ISSN":"02727358","PMID":"19346043","abstract":"Cognitive models of depression, which propose that depression is associated with negatively biased thinking, have typically focused on either the content or the processes of depressive cognition. Content-based models suggest that depressive thought is more negative for self-relevant than for externally-focused content. Process-based models propose that early, automatic processes are not negatively biased in depression, but that deeper processes are biased. The current review evaluates evidence for both the self-relevant content and depth of processing accounts, and concludes that there is substantial evidence for both models. I call for further research which integrates content and process-based approaches by using self-relevant stimuli and cognitive measures which precisely identify the specific attention, memory, and interpretation processes affected in depression. © 2009 Elsevier Ltd. All rights reserved.","author":[{"dropping-particle":"","family":"Wisco","given":"Blair E.","non-dropping-particle":"","parse-names":false,"suffix":""}],"container-title":"Clinical Psychology Review","id":"ITEM-5","issue":"4","issued":{"date-parts":[["2009"]]},"page":"382-392","publisher":"Elsevier Ltd","title":"Depressive cognition: Self-reference and depth of processing","type":"article-journal","volume":"29"},"uris":["http://www.mendeley.com/documents/?uuid=78f6e7a0-498f-4725-90b0-dbab6db15b1e"]}],"mendeley":{"formattedCitation":"(Ehring &amp; Watkins, 2008; Joormann, 2010; Koster et al., 2011; Whitmer &amp; Gotlib, 2013; Wisco, 2009)","plainTextFormattedCitation":"(Ehring &amp; Watkins, 2008; Joormann, 2010; Koster et al., 2011; Whitmer &amp; Gotlib, 2013; Wisco, 2009)","previouslyFormattedCitation":"(Ehring &amp; Watkins, 2008; Joormann, 2010; Koster et al., 2011; Whitmer &amp; Gotlib, 2013; Wisco, 2009)"},"properties":{"noteIndex":0},"schema":"https://github.com/citation-style-language/schema/raw/master/csl-citation.json"}</w:instrText>
      </w:r>
      <w:r w:rsidR="0025509A">
        <w:fldChar w:fldCharType="separate"/>
      </w:r>
      <w:r w:rsidR="008E3451" w:rsidRPr="008E3451">
        <w:rPr>
          <w:noProof/>
        </w:rPr>
        <w:t>(Ehring &amp; Watkins, 2008; Joormann, 2010; Koster et al., 2011; Whitmer &amp; Gotlib, 2013; Wisco, 2009)</w:t>
      </w:r>
      <w:r w:rsidR="0025509A">
        <w:fldChar w:fldCharType="end"/>
      </w:r>
      <w:r w:rsidRPr="001B121F">
        <w:t>.</w:t>
      </w:r>
      <w:r>
        <w:t xml:space="preserve"> </w:t>
      </w:r>
      <w:r w:rsidR="00C866BE">
        <w:t>In Study 1</w:t>
      </w:r>
      <w:r w:rsidR="00E86C5B" w:rsidRPr="009C0D39">
        <w:t xml:space="preserve">, </w:t>
      </w:r>
      <w:r w:rsidR="00033EE0" w:rsidRPr="00004AA8">
        <w:t>we hypothesized</w:t>
      </w:r>
      <w:r w:rsidR="00033EE0">
        <w:t xml:space="preserve"> that</w:t>
      </w:r>
      <w:r w:rsidR="003C3EF0">
        <w:t xml:space="preserve"> degree of emotional</w:t>
      </w:r>
      <w:r w:rsidR="003C3EF0" w:rsidDel="003C3EF0">
        <w:t xml:space="preserve"> </w:t>
      </w:r>
      <w:r w:rsidR="004C28B6">
        <w:t xml:space="preserve">reactivity </w:t>
      </w:r>
      <w:r w:rsidR="00FE04B2">
        <w:t xml:space="preserve">(i.e., </w:t>
      </w:r>
      <w:r w:rsidR="00B05F33">
        <w:t xml:space="preserve">elevated negative </w:t>
      </w:r>
      <w:r w:rsidR="002B393D">
        <w:t xml:space="preserve">or </w:t>
      </w:r>
      <w:r w:rsidR="00B05F33">
        <w:t>reduced positive emotions</w:t>
      </w:r>
      <w:r w:rsidR="00FE04B2">
        <w:t>)</w:t>
      </w:r>
      <w:r w:rsidR="00E86C5B">
        <w:t xml:space="preserve"> to</w:t>
      </w:r>
      <w:r w:rsidR="00033EE0">
        <w:t xml:space="preserve"> </w:t>
      </w:r>
      <w:r w:rsidR="00B05F33">
        <w:t>experiencing (simulated)</w:t>
      </w:r>
      <w:r w:rsidR="00E86C5B">
        <w:t xml:space="preserve"> </w:t>
      </w:r>
      <w:r w:rsidR="00A05CCA">
        <w:t>negative self-referential</w:t>
      </w:r>
      <w:r w:rsidR="00E86C5B">
        <w:t xml:space="preserve"> </w:t>
      </w:r>
      <w:r w:rsidR="00FE04B2" w:rsidRPr="00A05CCA">
        <w:t xml:space="preserve">thoughts </w:t>
      </w:r>
      <w:r w:rsidR="00033EE0" w:rsidRPr="00496E43">
        <w:t xml:space="preserve">will </w:t>
      </w:r>
      <w:r w:rsidR="00AA0FC5" w:rsidRPr="00496E43">
        <w:t>predic</w:t>
      </w:r>
      <w:r w:rsidR="00AA0FC5" w:rsidRPr="00A05CCA">
        <w:t>t</w:t>
      </w:r>
      <w:r w:rsidR="00033EE0">
        <w:t xml:space="preserve"> degree of difficulty disengaging internal attention from these thoughts (vs. emotionally-neutral thoughts) </w:t>
      </w:r>
      <w:r w:rsidR="00AA0FC5">
        <w:t xml:space="preserve">to </w:t>
      </w:r>
      <w:r w:rsidR="00B05F33">
        <w:t>(</w:t>
      </w:r>
      <w:r w:rsidR="001C392D">
        <w:t>emotionally-neutral</w:t>
      </w:r>
      <w:r w:rsidR="00B05F33">
        <w:t>)</w:t>
      </w:r>
      <w:r w:rsidR="001C392D">
        <w:t xml:space="preserve"> task</w:t>
      </w:r>
      <w:r w:rsidR="00B05F33">
        <w:t>-</w:t>
      </w:r>
      <w:r w:rsidR="001C392D">
        <w:t>relevant</w:t>
      </w:r>
      <w:r w:rsidR="00B05F33">
        <w:t xml:space="preserve"> external (visual)</w:t>
      </w:r>
      <w:r w:rsidR="001C392D">
        <w:t xml:space="preserve"> information</w:t>
      </w:r>
      <w:r w:rsidR="0025509A">
        <w:t xml:space="preserve"> </w:t>
      </w:r>
      <w:r w:rsidR="0025509A">
        <w:fldChar w:fldCharType="begin" w:fldLock="1"/>
      </w:r>
      <w:r w:rsidR="00677C5B">
        <w:instrText>ADDIN CSL_CITATION {"citationItems":[{"id":"ITEM-1","itemData":{"DOI":"10.1073/pnas.0812686106","ISBN":"1091-6490 (Electronic)\\n1091-6490 (Linking)","ISSN":"0027-8424","PMID":"19171889","abstract":"The recently discovered default mode network (DMN) is a group of areas in the human brain characterized, collectively, by functions of a self-referential nature. In normal individuals, activity in the DMN is reduced during nonself-referential goal-directed tasks, in keeping with the folk-psychological notion of losing one&amp;#039;s self in one&amp;#039;s work. Imaging and anatomical studies in major depression have found alterations in both the structure and function in some regions that belong to the DMN, thus, suggesting a basis for the disordered self-referential thought of depression. Here, we sought to examine DMN functionality as a network in patients with major depression, asking whether the ability to regulate its activity and, hence, its role in self-referential processing, was impaired. To do so, we asked patients and controls to examine negative pictures passively and also to reappraise them actively. In widely distributed elements of the DMN [ventromedial prefrontal cortex prefrontal cortex (BA 10), anterior cingulate (BA 24/32), lateral parietal cortex (BA 39), and lateral temporal cortex (BA 21)], depressed, but not control subjects, exhibited a failure to reduce activity while both looking at negative pictures and reappraising them. Furthermore, looking at negative pictures elicited a significantly greater increase in activity in other DMN regions (amygdala, parahippocampus, and hippocampus) in depressed than in control subjects. These data suggest depression is characterized by both stimulus-induced heightened activity and a failure to normally down-regulate activity broadly within the DMN. These findings provide a brain network framework within which to consider the pathophysiology of depression.","author":[{"dropping-particle":"","family":"Sheline","given":"Yvette I","non-dropping-particle":"","parse-names":false,"suffix":""},{"dropping-particle":"","family":"Barch","given":"Deanna M","non-dropping-particle":"","parse-names":false,"suffix":""},{"dropping-particle":"","family":"Price","given":"Joseph L","non-dropping-particle":"","parse-names":false,"suffix":""},{"dropping-particle":"","family":"Rundle","given":"Melissa M","non-dropping-particle":"","parse-names":false,"suffix":""},{"dropping-particle":"","family":"Vaishnavi","given":"S Neil","non-dropping-particle":"","parse-names":false,"suffix":""},{"dropping-particle":"","family":"Snyder","given":"Abraham Z","non-dropping-particle":"","parse-names":false,"suffix":""},{"dropping-particle":"","family":"Mintun","given":"Mark A","non-dropping-particle":"","parse-names":false,"suffix":""},{"dropping-particle":"","family":"Wang","given":"Suzhi","non-dropping-particle":"","parse-names":false,"suffix":""},{"dropping-particle":"","family":"Coalson","given":"Rebecca S","non-dropping-particle":"","parse-names":false,"suffix":""},{"dropping-particle":"","family":"Raichle","given":"Marcus E","non-dropping-particle":"","parse-names":false,"suffix":""}],"container-title":"Proceedings of the National Academy of Sciences","id":"ITEM-1","issue":"6","issued":{"date-parts":[["2009","2","10"]]},"page":"1942 LP - 1947","title":"The default mode network and self-referential processes in depression","type":"article-journal","volume":"106"},"uris":["http://www.mendeley.com/documents/?uuid=e3f05dc9-cc06-4dc4-a0dc-9add0ffdc5ff"]},{"id":"ITEM-2","itemData":{"DOI":"10.1016/j.cpr.2009.03.003","ISBN":"0272-7358","ISSN":"02727358","PMID":"19346043","abstract":"Cognitive models of depression, which propose that depression is associated with negatively biased thinking, have typically focused on either the content or the processes of depressive cognition. Content-based models suggest that depressive thought is more negative for self-relevant than for externally-focused content. Process-based models propose that early, automatic processes are not negatively biased in depression, but that deeper processes are biased. The current review evaluates evidence for both the self-relevant content and depth of processing accounts, and concludes that there is substantial evidence for both models. I call for further research which integrates content and process-based approaches by using self-relevant stimuli and cognitive measures which precisely identify the specific attention, memory, and interpretation processes affected in depression. © 2009 Elsevier Ltd. All rights reserved.","author":[{"dropping-particle":"","family":"Wisco","given":"Blair E.","non-dropping-particle":"","parse-names":false,"suffix":""}],"container-title":"Clinical Psychology Review","id":"ITEM-2","issue":"4","issued":{"date-parts":[["2009"]]},"page":"382-392","publisher":"Elsevier Ltd","title":"Depressive cognition: Self-reference and depth of processing","type":"article-journal","volume":"29"},"uris":["http://www.mendeley.com/documents/?uuid=78f6e7a0-498f-4725-90b0-dbab6db15b1e"]}],"mendeley":{"formattedCitation":"(Sheline et al., 2009; Wisco, 2009)","plainTextFormattedCitation":"(Sheline et al., 2009; Wisco, 2009)","previouslyFormattedCitation":"(Sheline et al., 2009; Wisco, 2009)"},"properties":{"noteIndex":0},"schema":"https://github.com/citation-style-language/schema/raw/master/csl-citation.json"}</w:instrText>
      </w:r>
      <w:r w:rsidR="0025509A">
        <w:fldChar w:fldCharType="separate"/>
      </w:r>
      <w:r w:rsidR="008E3451" w:rsidRPr="008E3451">
        <w:rPr>
          <w:noProof/>
        </w:rPr>
        <w:t>(Sheline et al., 2009; Wisco, 2009)</w:t>
      </w:r>
      <w:r w:rsidR="0025509A">
        <w:fldChar w:fldCharType="end"/>
      </w:r>
      <w:r w:rsidR="00033EE0">
        <w:t xml:space="preserve">. Second, we hypothesized that degree </w:t>
      </w:r>
      <w:r w:rsidR="0060014B">
        <w:t xml:space="preserve">of </w:t>
      </w:r>
      <w:r w:rsidR="009C3125" w:rsidRPr="00A05CCA">
        <w:t xml:space="preserve">difficulty disengaging internal attention from </w:t>
      </w:r>
      <w:r w:rsidR="00E24060">
        <w:t>negative self-referential</w:t>
      </w:r>
      <w:r w:rsidR="00401A06" w:rsidRPr="00A05CCA">
        <w:t xml:space="preserve"> thoughts</w:t>
      </w:r>
      <w:r w:rsidR="009C3125" w:rsidRPr="00A05CCA">
        <w:t xml:space="preserve"> </w:t>
      </w:r>
      <w:r w:rsidR="00033EE0" w:rsidRPr="00496E43">
        <w:t>will be associated</w:t>
      </w:r>
      <w:r w:rsidR="00033EE0">
        <w:t xml:space="preserve"> with elevated levels of negative repe</w:t>
      </w:r>
      <w:r w:rsidR="009C3125">
        <w:t>titive or perseverative thought</w:t>
      </w:r>
      <w:r w:rsidR="009C6587">
        <w:t xml:space="preserve">, maladaptive </w:t>
      </w:r>
      <w:r w:rsidR="009C3125">
        <w:t>rumination (brooding)</w:t>
      </w:r>
      <w:r w:rsidR="009C6587">
        <w:t xml:space="preserve"> and </w:t>
      </w:r>
      <w:r w:rsidR="001C392D">
        <w:t>worry</w:t>
      </w:r>
      <w:r w:rsidR="0041452F">
        <w:t>,</w:t>
      </w:r>
      <w:r w:rsidR="00033EE0">
        <w:t xml:space="preserve"> as well as depression</w:t>
      </w:r>
      <w:r w:rsidR="001C392D">
        <w:t xml:space="preserve"> and anxiety</w:t>
      </w:r>
      <w:r w:rsidR="00033EE0">
        <w:t xml:space="preserve"> symptom</w:t>
      </w:r>
      <w:r w:rsidR="009574FF">
        <w:t>s</w:t>
      </w:r>
      <w:r w:rsidR="009F6674">
        <w:t xml:space="preserve"> </w:t>
      </w:r>
      <w:r w:rsidR="009F6674">
        <w:fldChar w:fldCharType="begin" w:fldLock="1"/>
      </w:r>
      <w:r w:rsidR="00677C5B">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hypothesis","type":"article-journal","volume":"31"},"uris":["http://www.mendeley.com/documents/?uuid=411765aa-2ee8-424b-80d9-8bc344a9e150"]},{"id":"ITEM-3","itemData":{"DOI":"10.1037/a0030923","ISBN":"0033-2909","ISSN":"00332909","PMID":"23244316","abstract":"Rumination,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Bulletin","id":"ITEM-3","issue":"5","issued":{"date-parts":[["2013"]]},"page":"1036-1061","title":"An attentional scope model of rumination","type":"article-journal","volume":"139"},"uris":["http://www.mendeley.com/documents/?uuid=fbfdb4d1-f746-4774-8048-dfc079cacac1"]}],"mendeley":{"formattedCitation":"(Joormann, 2010; Koster et al., 2011; Whitmer &amp; Gotlib, 2013)","plainTextFormattedCitation":"(Joormann, 2010; Koster et al., 2011; Whitmer &amp; Gotlib, 2013)","previouslyFormattedCitation":"(Joormann, 2010; Koster et al., 2011; Whitmer &amp; Gotlib, 2013)"},"properties":{"noteIndex":0},"schema":"https://github.com/citation-style-language/schema/raw/master/csl-citation.json"}</w:instrText>
      </w:r>
      <w:r w:rsidR="009F6674">
        <w:fldChar w:fldCharType="separate"/>
      </w:r>
      <w:r w:rsidR="008E3451" w:rsidRPr="008E3451">
        <w:rPr>
          <w:noProof/>
        </w:rPr>
        <w:t>(Joormann, 2010; Koster et al., 2011; Whitmer &amp; Gotlib, 2013)</w:t>
      </w:r>
      <w:r w:rsidR="009F6674">
        <w:fldChar w:fldCharType="end"/>
      </w:r>
      <w:r w:rsidR="00033EE0">
        <w:t xml:space="preserve">. </w:t>
      </w:r>
      <w:r w:rsidR="00607F6F">
        <w:t xml:space="preserve">Finally, </w:t>
      </w:r>
      <w:r w:rsidR="0060014B">
        <w:t xml:space="preserve">per major models of cognitive vulnerability, </w:t>
      </w:r>
      <w:r w:rsidR="00607F6F">
        <w:t>we expected that these associations will function in a serial</w:t>
      </w:r>
      <w:r w:rsidR="009C6587">
        <w:t xml:space="preserve"> multiple</w:t>
      </w:r>
      <w:r w:rsidR="00607F6F">
        <w:t xml:space="preserve"> mediation process</w:t>
      </w:r>
      <w:r w:rsidR="0060014B">
        <w:t xml:space="preserve">. </w:t>
      </w:r>
      <w:r w:rsidR="003E2826">
        <w:t>E</w:t>
      </w:r>
      <w:r w:rsidR="00607F6F">
        <w:t xml:space="preserve">motional reactivity to </w:t>
      </w:r>
      <w:r w:rsidR="00E24060">
        <w:t>negative self-referential</w:t>
      </w:r>
      <w:r w:rsidR="00607F6F">
        <w:t xml:space="preserve"> thoughts will lead to </w:t>
      </w:r>
      <w:r w:rsidR="00D80A00">
        <w:t>difficulty disengaging from</w:t>
      </w:r>
      <w:r w:rsidR="00607F6F">
        <w:t xml:space="preserve"> </w:t>
      </w:r>
      <w:r w:rsidR="00E24060">
        <w:t>negative self-referential</w:t>
      </w:r>
      <w:r w:rsidR="00607F6F">
        <w:t xml:space="preserve"> thoughts, this </w:t>
      </w:r>
      <w:r w:rsidR="00D80A00">
        <w:t>difficulty in disengaging</w:t>
      </w:r>
      <w:r w:rsidR="00607F6F">
        <w:t xml:space="preserve"> will drive problems with negative repetitive self-referential thought processes</w:t>
      </w:r>
      <w:r w:rsidR="009F5802">
        <w:t xml:space="preserve"> (e.g., brooding)</w:t>
      </w:r>
      <w:r w:rsidR="00607F6F">
        <w:t xml:space="preserve">, which will contribute to </w:t>
      </w:r>
      <w:r w:rsidR="00BF5773">
        <w:t>degree of</w:t>
      </w:r>
      <w:r w:rsidR="00607F6F">
        <w:t xml:space="preserve"> depression and anxiety</w:t>
      </w:r>
      <w:r w:rsidR="00BF5773">
        <w:t xml:space="preserve"> </w:t>
      </w:r>
      <w:r w:rsidR="00004AA8">
        <w:t>symptom levels</w:t>
      </w:r>
      <w:r w:rsidR="009F6674">
        <w:t xml:space="preserve"> </w:t>
      </w:r>
      <w:r w:rsidR="009F6674">
        <w:fldChar w:fldCharType="begin" w:fldLock="1"/>
      </w:r>
      <w:r w:rsidR="00677C5B">
        <w:instrText>ADDIN CSL_CITATION {"citationItems":[{"id":"ITEM-1","itemData":{"DOI":"10.1680/ijct.2008.1.3.192","ISBN":"1937-1209","ISSN":"1937-1209","abstract":"The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Therapy","id":"ITEM-1","issue":"3","issued":{"date-parts":[["2008"]]},"page":"192-205","title":"Repetitive Negative Thinking as a Transdiagnostic Process","type":"article-journal","volume":"1"},"uris":["http://www.mendeley.com/documents/?uuid=776be52a-64aa-4472-8220-8a115101583f"]},{"id":"ITEM-2","itemData":{"DOI":"10.1177/0963721410370293","ISBN":"0963721410","ISSN":"09637214","abstract":"In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Science","id":"ITEM-2","issue":"3","issued":{"date-parts":[["2010"]]},"page":"161-166","title":"Cognitive inhibition and emotion regulation in depression","type":"article-journal","volume":"19"},"uris":["http://www.mendeley.com/documents/?uuid=97ab8df7-9527-4986-816a-4fec0ce809f7"]},{"id":"ITEM-3","itemData":{"DOI":"10.1016/j.cpr.2010.08.005","ISBN":"02727358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Review","id":"ITEM-3","issue":"1","issued":{"date-parts":[["2011"]]},"page":"138-145","publisher":"Elsevier Ltd","title":"Understanding depressive rumination from a cognitive science perspective: The impaired disengagement hypothesis","type":"article-journal","volume":"31"},"uris":["http://www.mendeley.com/documents/?uuid=411765aa-2ee8-424b-80d9-8bc344a9e150"]},{"id":"ITEM-4","itemData":{"DOI":"10.1016/j.cpr.2009.03.003","ISBN":"0272-7358","ISSN":"02727358","PMID":"19346043","abstract":"Cognitive models of depression, which propose that depression is associated with negatively biased thinking, have typically focused on either the content or the processes of depressive cognition. Content-based models suggest that depressive thought is more negative for self-relevant than for externally-focused content. Process-based models propose that early, automatic processes are not negatively biased in depression, but that deeper processes are biased. The current review evaluates evidence for both the self-relevant content and depth of processing accounts, and concludes that there is substantial evidence for both models. I call for further research which integrates content and process-based approaches by using self-relevant stimuli and cognitive measures which precisely identify the specific attention, memory, and interpretation processes affected in depression. © 2009 Elsevier Ltd. All rights reserved.","author":[{"dropping-particle":"","family":"Wisco","given":"Blair E.","non-dropping-particle":"","parse-names":false,"suffix":""}],"container-title":"Clinical Psychology Review","id":"ITEM-4","issue":"4","issued":{"date-parts":[["2009"]]},"page":"382-392","publisher":"Elsevier Ltd","title":"Depressive cognition: Self-reference and depth of processing","type":"article-journal","volume":"29"},"uris":["http://www.mendeley.com/documents/?uuid=78f6e7a0-498f-4725-90b0-dbab6db15b1e"]}],"mendeley":{"formattedCitation":"(Ehring &amp; Watkins, 2008; Joormann, 2010; Koster et al., 2011; Wisco, 2009)","plainTextFormattedCitation":"(Ehring &amp; Watkins, 2008; Joormann, 2010; Koster et al., 2011; Wisco, 2009)","previouslyFormattedCitation":"(Ehring &amp; Watkins, 2008; Joormann, 2010; Koster et al., 2011; Wisco, 2009)"},"properties":{"noteIndex":0},"schema":"https://github.com/citation-style-language/schema/raw/master/csl-citation.json"}</w:instrText>
      </w:r>
      <w:r w:rsidR="009F6674">
        <w:fldChar w:fldCharType="separate"/>
      </w:r>
      <w:r w:rsidR="008E3451" w:rsidRPr="008E3451">
        <w:rPr>
          <w:noProof/>
        </w:rPr>
        <w:t>(Ehring &amp; Watkins, 2008; Joormann, 2010; Koster et al., 2011; Wisco, 2009)</w:t>
      </w:r>
      <w:r w:rsidR="009F6674">
        <w:fldChar w:fldCharType="end"/>
      </w:r>
      <w:r w:rsidR="00843DE4">
        <w:t xml:space="preserve"> (See Figure </w:t>
      </w:r>
      <w:r w:rsidR="00E33CA7">
        <w:t>3</w:t>
      </w:r>
      <w:r w:rsidR="00843DE4">
        <w:t>)</w:t>
      </w:r>
      <w:r w:rsidR="00FF4DD9">
        <w:t>.</w:t>
      </w:r>
      <w:r w:rsidR="00C866BE">
        <w:t xml:space="preserve"> In Study 2, we aimed to replicate </w:t>
      </w:r>
      <w:r w:rsidR="00DC42E3">
        <w:t xml:space="preserve">the </w:t>
      </w:r>
      <w:r w:rsidR="00C866BE">
        <w:t xml:space="preserve">predicted findings in </w:t>
      </w:r>
      <w:r w:rsidR="00F211A0">
        <w:t>S</w:t>
      </w:r>
      <w:r w:rsidR="00C866BE">
        <w:t>tudy</w:t>
      </w:r>
      <w:r w:rsidR="00F211A0">
        <w:t xml:space="preserve"> 1. Specifically, we</w:t>
      </w:r>
      <w:r w:rsidR="00C866BE">
        <w:t xml:space="preserve"> hypothesized that the same pattern of associations and serial mediation will be observed with</w:t>
      </w:r>
      <w:r w:rsidR="00F211A0">
        <w:t xml:space="preserve"> </w:t>
      </w:r>
      <w:r w:rsidR="00560245">
        <w:t>respect to</w:t>
      </w:r>
      <w:r w:rsidR="00F211A0">
        <w:t xml:space="preserve"> biased selective internal attention.</w:t>
      </w:r>
      <w:r w:rsidR="0028427D">
        <w:t xml:space="preserve"> Indeed, </w:t>
      </w:r>
      <w:r w:rsidR="00001E04">
        <w:t>we expected emotion reactivity to negative self-referential thoughts would similarly contribute to</w:t>
      </w:r>
      <w:r w:rsidR="0028427D">
        <w:t xml:space="preserve"> </w:t>
      </w:r>
      <w:r w:rsidR="00CE25C6">
        <w:t>biased selective attention to negative information</w:t>
      </w:r>
      <w:r w:rsidR="00D94164">
        <w:t xml:space="preserve"> </w:t>
      </w:r>
      <w:r w:rsidR="00001E04">
        <w:t>and, in turn, drive cognitive vulnerability and thereby symptoms</w:t>
      </w:r>
      <w:r w:rsidR="00A267E1">
        <w:t xml:space="preserve"> </w:t>
      </w:r>
      <w:r w:rsidR="00A267E1">
        <w:fldChar w:fldCharType="begin" w:fldLock="1"/>
      </w:r>
      <w:r w:rsidR="00677C5B">
        <w:instrText>ADDIN CSL_CITATION {"citationItems":[{"id":"ITEM-1","itemData":{"DOI":"https://doi.org/10.1016/j.brat.2007.07.002","ISSN":"0005-7967","abstract":"Up until recently, it had been assumed that attentional biases for negative information do not exist in depression. However studies using post-conscious exposure durations have produced contradictory results. The limitations of common attentional tasks, suitability of stimulus materials and differences in stimulus duration times may have contributed to these inconsistencies. We aimed to address many of these issues and examine attentional responses in major depression at two post-conscious exposure times. We also investigated possible roles for rumination and distraction in increasing and lessening attentional biases for negative information. We used a fully controlled experimental design to test the effects of both induced and trait rumination and distraction on attention in patients with major depression and healthy controls. Attention was assessed using the dot-probe task. The findings revealed an attentional bias for negative information in depressed patients only at the longer post-conscious exposure duration. Furthermore although this bias was not influenced by either induced or trait distraction, it was related to trait rumination. Overall, the results showed that depression is associated with a strategic attentional bias towards negative information and that this bias is stronger in individuals who habitually ruminate.","author":[{"dropping-particle":"","family":"Donaldson","given":"Catherine","non-dropping-particle":"","parse-names":false,"suffix":""},{"dropping-particle":"","family":"Lam","given":"Dominic","non-dropping-particle":"","parse-names":false,"suffix":""},{"dropping-particle":"","family":"Mathews","given":"Andrew","non-dropping-particle":"","parse-names":false,"suffix":""}],"container-title":"Behaviour Research and Therapy","id":"ITEM-1","issue":"11","issued":{"date-parts":[["2007"]]},"page":"2664-2678","title":"Rumination and attention in major depression","type":"article-journal","volume":"45"},"uris":["http://www.mendeley.com/documents/?uuid=a6c0a6c4-0e65-40d0-83a5-fd69a6e966ff"]},{"id":"ITEM-2","itemData":{"DOI":"10.1111/j.1745-6924.2008.00088.x","ISBN":"1745-6916","ISSN":"1745-6916","abstract":"The response styles theory (Nolen-Hoeksema, 1991) was proposed to explain the insidious relationship between rumination and depression. We review the aspects of the response styles theory that have been well-supported, including evidence that rumination exacerbates depression, enhances negative thinking, impairs problem solving, interferes with instrumental behavior, and erodes social support. Next, we address contradictory and new findings. Specifically, rumination appears to more consistently predict the onset of depression rather than the duration, but rumination interacts with negative cognitive styles to predict the duration of depressive symptoms. Contrary to original predictions, the use of positive distractions has not consistently been correlated with lower levels of depressive symptoms in correlational studies, although dozens of experimental studies show positive distractions relieve depressed mood. Further, evidence now suggests that rumination is associated with psychopathologies in addition to depression, including anxiety, binge eating, binge drinking, and self-harm. We discuss the relationships between rumination and worry and between rumination and other coping or emotion-regulation strategies. Finally, we highlight recent research on the distinction between rumination and more adaptive forms of self-reflection, on basic cognitive deficits or biases in rumination, on its neural and genetic correlates, and on possible interventions to combat rumination. (PsycINFO Database Record (c) 2012 APA, all rights reserved) (journal abstract)","author":[{"dropping-particle":"","family":"Nolen-Hoeksema","given":"Susan","non-dropping-particle":"","parse-names":false,"suffix":""},{"dropping-particle":"","family":"Wisco","given":"Blair E.","non-dropping-particle":"","parse-names":false,"suffix":""},{"dropping-particle":"","family":"Lyubomirsky","given":"Sonja","non-dropping-particle":"","parse-names":false,"suffix":""}],"container-title":"Perspectives on Psychological Science","id":"ITEM-2","issue":"5","issued":{"date-parts":[["2008"]]},"page":"400-424","title":"Rethinking rumination","type":"article-journal","volume":"3"},"uris":["http://www.mendeley.com/documents/?uuid=5327a9d9-8141-4559-98a2-9e3617070a38"]},{"id":"ITEM-3","itemData":{"DOI":"10.1016/j.cpr.2018.06.008","ISSN":"18737811","PMID":"29961601","abstract":"Cognitive science has been instrumental in advancing our understanding of the onset, maintenance, and treatment of depression. Research conducted over the last 50 years supports the proposition that depression and risk for depression are characterized by the operation of negative biases, and often by a lack of positive biases, in self-referential processing, interpretation, attention, and memory, as well as the use of maladaptive cognitive emotion regulation strategies. There is also evidence to suggest that deficits in cognitive control over mood-congruent material underlie these cognitive processes. Specifically, research indicates that difficulty inhibiting and disengaging from negative material in working memory: (1) increases the use of maladaptive emotion regulation strategies (e.g., rumination), decreases the use of adaptive emotion regulation strategies (e.g., reappraisal), and potentially impedes flexible selection and implementation of emotion regulation strategies; (2) is associated with negative biases in attention; and (3) contributes to negative biases in long-term memory. Moreover, studies suggest that these cognitive processes exacerbate and sustain the negative mood that typifies depressive episodes. In this review, we present evidence in support of this conceptualization of depression and discuss implications of research findings for theory and practice. Finally, we advance directions for future research.","author":[{"dropping-particle":"","family":"LeMoult","given":"Joelle","non-dropping-particle":"","parse-names":false,"suffix":""},{"dropping-particle":"","family":"Gotlib","given":"Ian H.","non-dropping-particle":"","parse-names":false,"suffix":""}],"container-title":"Clinical Psychology Review","id":"ITEM-3","issued":{"date-parts":[["2018"]]},"page":"#pagerange#","publisher":"Elsevier Ltd","title":"Depression: A cognitive perspective","type":"article-journal"},"uris":["http://www.mendeley.com/documents/?uuid=b087bab9-8045-453f-afd3-cfd58b46c3b6"]},{"id":"ITEM-4","itemData":{"DOI":"10.1146/annurev.ps.45.020194.000325","ISBN":"1-57230-922-9","ISSN":"0066-4308","abstract":"Extract: In the lead essay for the 2001 issue of the Annual Review of Psychology, Albert Bandura noted that a paradigm shift has occurred in the field in the past few decades. Psychology no longer views human behavior only as a set of predetermined responses to environment, or as the output of a complexly programmed computer; instead, people are recognized as agents capable of performing intentional acts with a view toward achieving goals that are congruent with a particular set of beliefs. In this view, belief systems are pivotal, as they provide people with a working model of the world that helps them make behavioral choices. Under this paradigm, research on all aspects of cognition has flourished and a number of intriguing theoretical frameworks have been advanced. As Andresen (2001) notes, this productive climate offers great opportunities to develop cognitive approaches to the study of religion. In spite of these opportunities, cognitive- psychological research on religion remains-with a few exceptions-sporadic and incompletely connected: it is indicative that of the 10 contributors to the Andresen volume, just one is a psychologist (Barrett) and just one is a psychiatrist (McNamara). The fields of anthropology and comparative religion are heavily represented in current cognitive research, with important contributions from sociology, philosophy, and cognitive neuroscience. The good news for psychologists of religion who feel they may be toiling in obscurity (Pargament, 2002) is that there are some exciting opportunities for collegiality beyond our own backyard. This chapter illuminates some of the connections between existing lines of work and suggest ways in which researchers might capitalize, within and across disciplinary lines, on the field's developments to date. In the first sections, I introduce current cognitive models and briefly describe research on religion that has looked at some aspect of that model. The following sections describe the main directions cognitive research on religion has taken in the last several years and questions that remain open in each. The concluding section reviews some of the cutting-edge issues in cognitive research and suggests ways in which these might be applied to research on religion, to the benefit of both.","author":[{"dropping-particle":"","family":"Mathews","given":"A.","non-dropping-particle":"","parse-names":false,"suffix":""},{"dropping-particle":"","family":"MacLeod","given":"C","non-dropping-particle":"","parse-names":false,"suffix":""}],"container-title":"Annual Review of Psychology","id":"ITEM-4","issue":"1","issued":{"date-parts":[["1994","1","1"]]},"note":"From Duplicate 2 (Cognitive Approaches to Emotion and Emotional Disorders - Mathews, A; MacLeod, C)\n\ndoi: 10.1146/annurev.ps.45.020194.000325","page":"25-50","publisher":"Annual Reviews","title":"Cognitive Approaches to Emotion and Emotional Disorders","type":"article-journal","volume":"45"},"uris":["http://www.mendeley.com/documents/?uuid=3730f182-bd38-4e74-954b-33c757fef511"]}],"mendeley":{"formattedCitation":"(Donaldson, Lam, &amp; Mathews, 2007; LeMoult &amp; Gotlib, 2018; Mathews &amp; MacLeod, 1994; Susan Nolen-Hoeksema, Wisco, &amp; Lyubomirsky, 2008)","plainTextFormattedCitation":"(Donaldson, Lam, &amp; Mathews, 2007; LeMoult &amp; Gotlib, 2018; Mathews &amp; MacLeod, 1994; Susan Nolen-Hoeksema, Wisco, &amp; Lyubomirsky, 2008)","previouslyFormattedCitation":"(Donaldson, Lam, &amp; Mathews, 2007; LeMoult &amp; Gotlib, 2018; Mathews &amp; MacLeod, 1994; Susan Nolen-Hoeksema, Wisco, &amp; Lyubomirsky, 2008)"},"properties":{"noteIndex":0},"schema":"https://github.com/citation-style-language/schema/raw/master/csl-citation.json"}</w:instrText>
      </w:r>
      <w:r w:rsidR="00A267E1">
        <w:fldChar w:fldCharType="separate"/>
      </w:r>
      <w:r w:rsidR="008E3451" w:rsidRPr="008E3451">
        <w:rPr>
          <w:noProof/>
        </w:rPr>
        <w:t xml:space="preserve">(Donaldson, Lam, &amp; Mathews, 2007; LeMoult </w:t>
      </w:r>
      <w:r w:rsidR="008E3451" w:rsidRPr="008E3451">
        <w:rPr>
          <w:noProof/>
        </w:rPr>
        <w:lastRenderedPageBreak/>
        <w:t>&amp; Gotlib, 2018; Mathews &amp; MacLeod, 1994; Susan Nolen-Hoeksema, Wisco, &amp; Lyubomirsky, 2008)</w:t>
      </w:r>
      <w:r w:rsidR="00A267E1">
        <w:fldChar w:fldCharType="end"/>
      </w:r>
      <w:r w:rsidR="0028427D">
        <w:t>.</w:t>
      </w:r>
      <w:r w:rsidR="00C866BE">
        <w:t xml:space="preserve"> </w:t>
      </w:r>
    </w:p>
    <w:p w14:paraId="6A9EF6BC" w14:textId="7CE5BA18" w:rsidR="00843DE4" w:rsidRPr="00CE25C6" w:rsidRDefault="00824B12" w:rsidP="00B614EB">
      <w:pPr>
        <w:ind w:firstLine="0"/>
        <w:outlineLvl w:val="9"/>
      </w:pPr>
      <w:r>
        <w:rPr>
          <w:noProof/>
        </w:rPr>
        <mc:AlternateContent>
          <mc:Choice Requires="wpg">
            <w:drawing>
              <wp:anchor distT="0" distB="0" distL="114300" distR="114300" simplePos="0" relativeHeight="251737088" behindDoc="0" locked="0" layoutInCell="1" allowOverlap="1" wp14:anchorId="480482C5" wp14:editId="37E2A3E0">
                <wp:simplePos x="0" y="0"/>
                <wp:positionH relativeFrom="column">
                  <wp:posOffset>-405130</wp:posOffset>
                </wp:positionH>
                <wp:positionV relativeFrom="paragraph">
                  <wp:posOffset>455930</wp:posOffset>
                </wp:positionV>
                <wp:extent cx="6199505" cy="5753100"/>
                <wp:effectExtent l="0" t="0" r="10795" b="0"/>
                <wp:wrapTopAndBottom/>
                <wp:docPr id="95" name="Group 95"/>
                <wp:cNvGraphicFramePr/>
                <a:graphic xmlns:a="http://schemas.openxmlformats.org/drawingml/2006/main">
                  <a:graphicData uri="http://schemas.microsoft.com/office/word/2010/wordprocessingGroup">
                    <wpg:wgp>
                      <wpg:cNvGrpSpPr/>
                      <wpg:grpSpPr>
                        <a:xfrm>
                          <a:off x="0" y="0"/>
                          <a:ext cx="6199505" cy="5753100"/>
                          <a:chOff x="91335" y="0"/>
                          <a:chExt cx="6199718" cy="5438775"/>
                        </a:xfrm>
                      </wpg:grpSpPr>
                      <wpg:grpSp>
                        <wpg:cNvPr id="109" name="Group 109"/>
                        <wpg:cNvGrpSpPr/>
                        <wpg:grpSpPr>
                          <a:xfrm>
                            <a:off x="91335" y="0"/>
                            <a:ext cx="6199718" cy="5438775"/>
                            <a:chOff x="1939221" y="102445"/>
                            <a:chExt cx="6202179" cy="5440883"/>
                          </a:xfrm>
                        </wpg:grpSpPr>
                        <wpg:grpSp>
                          <wpg:cNvPr id="110" name="Group 5"/>
                          <wpg:cNvGrpSpPr/>
                          <wpg:grpSpPr>
                            <a:xfrm>
                              <a:off x="1939221" y="102445"/>
                              <a:ext cx="6202179" cy="2249712"/>
                              <a:chOff x="1910748" y="1371418"/>
                              <a:chExt cx="6202510" cy="2250123"/>
                            </a:xfrm>
                          </wpg:grpSpPr>
                          <wpg:grpSp>
                            <wpg:cNvPr id="111" name="Group 111"/>
                            <wpg:cNvGrpSpPr>
                              <a:grpSpLocks/>
                            </wpg:cNvGrpSpPr>
                            <wpg:grpSpPr bwMode="auto">
                              <a:xfrm>
                                <a:off x="1910748" y="1371418"/>
                                <a:ext cx="6202510" cy="2250123"/>
                                <a:chOff x="1321315" y="969550"/>
                                <a:chExt cx="4289142" cy="1346617"/>
                              </a:xfrm>
                            </wpg:grpSpPr>
                            <wpg:grpSp>
                              <wpg:cNvPr id="112" name="Group 112"/>
                              <wpg:cNvGrpSpPr>
                                <a:grpSpLocks/>
                              </wpg:cNvGrpSpPr>
                              <wpg:grpSpPr bwMode="auto">
                                <a:xfrm>
                                  <a:off x="1321315" y="976532"/>
                                  <a:ext cx="4289142" cy="1339635"/>
                                  <a:chOff x="2405715" y="1468097"/>
                                  <a:chExt cx="7809226" cy="2439071"/>
                                </a:xfrm>
                              </wpg:grpSpPr>
                              <wps:wsp>
                                <wps:cNvPr id="113" name="Rounded Rectangle 55"/>
                                <wps:cNvSpPr>
                                  <a:spLocks noChangeArrowheads="1"/>
                                </wps:cNvSpPr>
                                <wps:spPr bwMode="auto">
                                  <a:xfrm>
                                    <a:off x="2405715" y="2897569"/>
                                    <a:ext cx="1813812" cy="994163"/>
                                  </a:xfrm>
                                  <a:prstGeom prst="rect">
                                    <a:avLst/>
                                  </a:prstGeom>
                                  <a:solidFill>
                                    <a:srgbClr val="FFFFFF"/>
                                  </a:solidFill>
                                  <a:ln w="19050" algn="ctr">
                                    <a:solidFill>
                                      <a:srgbClr val="000000"/>
                                    </a:solidFill>
                                    <a:miter lim="800000"/>
                                    <a:headEnd/>
                                    <a:tailEnd/>
                                  </a:ln>
                                </wps:spPr>
                                <wps:txbx>
                                  <w:txbxContent>
                                    <w:p w14:paraId="4D95399D" w14:textId="446382DC" w:rsidR="007949F6" w:rsidRPr="00707E60" w:rsidRDefault="007949F6" w:rsidP="00384FA0">
                                      <w:pPr>
                                        <w:pStyle w:val="NormalWeb"/>
                                        <w:spacing w:before="0" w:beforeAutospacing="0" w:after="0" w:afterAutospacing="0"/>
                                        <w:ind w:firstLine="0"/>
                                        <w:jc w:val="center"/>
                                        <w:rPr>
                                          <w:b/>
                                          <w:bCs/>
                                          <w:color w:val="000000"/>
                                          <w:kern w:val="24"/>
                                          <w:u w:val="single"/>
                                        </w:rPr>
                                      </w:pPr>
                                      <w:r w:rsidRPr="00707E60">
                                        <w:rPr>
                                          <w:b/>
                                          <w:bCs/>
                                          <w:color w:val="000000"/>
                                          <w:kern w:val="24"/>
                                          <w:u w:val="single"/>
                                        </w:rPr>
                                        <w:t>Predictor</w:t>
                                      </w:r>
                                    </w:p>
                                    <w:p w14:paraId="5E54A159" w14:textId="6C171BDF" w:rsidR="007949F6" w:rsidRPr="00866D52" w:rsidRDefault="007949F6" w:rsidP="00384FA0">
                                      <w:pPr>
                                        <w:pStyle w:val="NormalWeb"/>
                                        <w:spacing w:before="0" w:beforeAutospacing="0" w:after="0" w:afterAutospacing="0"/>
                                        <w:ind w:firstLine="0"/>
                                        <w:jc w:val="center"/>
                                      </w:pPr>
                                      <w:r w:rsidRPr="00866D52">
                                        <w:rPr>
                                          <w:color w:val="000000"/>
                                          <w:kern w:val="24"/>
                                        </w:rPr>
                                        <w:t>Negative emotional reactivity</w:t>
                                      </w:r>
                                    </w:p>
                                  </w:txbxContent>
                                </wps:txbx>
                                <wps:bodyPr anchor="ctr"/>
                              </wps:wsp>
                              <wps:wsp>
                                <wps:cNvPr id="114" name="Rounded Rectangle 64"/>
                                <wps:cNvSpPr>
                                  <a:spLocks noChangeArrowheads="1"/>
                                </wps:cNvSpPr>
                                <wps:spPr bwMode="auto">
                                  <a:xfrm>
                                    <a:off x="8401129" y="2913005"/>
                                    <a:ext cx="1813812" cy="994163"/>
                                  </a:xfrm>
                                  <a:prstGeom prst="rect">
                                    <a:avLst/>
                                  </a:prstGeom>
                                  <a:solidFill>
                                    <a:srgbClr val="FFFFFF"/>
                                  </a:solidFill>
                                  <a:ln w="19050" algn="ctr">
                                    <a:solidFill>
                                      <a:srgbClr val="000000"/>
                                    </a:solidFill>
                                    <a:miter lim="800000"/>
                                    <a:headEnd/>
                                    <a:tailEnd/>
                                  </a:ln>
                                </wps:spPr>
                                <wps:txbx>
                                  <w:txbxContent>
                                    <w:p w14:paraId="6FBEC406" w14:textId="394FBCF5" w:rsidR="007949F6" w:rsidRPr="00707E60" w:rsidRDefault="007949F6" w:rsidP="008B1F8A">
                                      <w:pPr>
                                        <w:pStyle w:val="NormalWeb"/>
                                        <w:spacing w:before="0" w:beforeAutospacing="0" w:after="0" w:afterAutospacing="0"/>
                                        <w:ind w:firstLine="0"/>
                                        <w:jc w:val="center"/>
                                        <w:rPr>
                                          <w:b/>
                                          <w:bCs/>
                                          <w:color w:val="000000"/>
                                          <w:kern w:val="24"/>
                                          <w:u w:val="single"/>
                                        </w:rPr>
                                      </w:pPr>
                                      <w:r w:rsidRPr="00707E60">
                                        <w:rPr>
                                          <w:b/>
                                          <w:bCs/>
                                          <w:color w:val="000000"/>
                                          <w:kern w:val="24"/>
                                          <w:u w:val="single"/>
                                        </w:rPr>
                                        <w:t>Outcome</w:t>
                                      </w:r>
                                    </w:p>
                                    <w:p w14:paraId="0472FB37" w14:textId="77777777" w:rsidR="007949F6" w:rsidRPr="00866D52" w:rsidRDefault="007949F6" w:rsidP="008B1F8A">
                                      <w:pPr>
                                        <w:pStyle w:val="NormalWeb"/>
                                        <w:spacing w:before="0" w:beforeAutospacing="0" w:after="0" w:afterAutospacing="0"/>
                                        <w:ind w:firstLine="0"/>
                                        <w:jc w:val="center"/>
                                      </w:pPr>
                                      <w:r w:rsidRPr="00866D52">
                                        <w:rPr>
                                          <w:color w:val="000000"/>
                                          <w:kern w:val="24"/>
                                        </w:rPr>
                                        <w:t>Depression symptom levels (PHQ-9)</w:t>
                                      </w:r>
                                    </w:p>
                                  </w:txbxContent>
                                </wps:txbx>
                                <wps:bodyPr anchor="ctr"/>
                              </wps:wsp>
                              <wps:wsp>
                                <wps:cNvPr id="116" name="Rounded Rectangle 65"/>
                                <wps:cNvSpPr>
                                  <a:spLocks noChangeArrowheads="1"/>
                                </wps:cNvSpPr>
                                <wps:spPr bwMode="auto">
                                  <a:xfrm>
                                    <a:off x="3646016" y="1468097"/>
                                    <a:ext cx="1813812" cy="994163"/>
                                  </a:xfrm>
                                  <a:prstGeom prst="rect">
                                    <a:avLst/>
                                  </a:prstGeom>
                                  <a:solidFill>
                                    <a:srgbClr val="FFFFFF"/>
                                  </a:solidFill>
                                  <a:ln w="19050" algn="ctr">
                                    <a:solidFill>
                                      <a:srgbClr val="000000"/>
                                    </a:solidFill>
                                    <a:miter lim="800000"/>
                                    <a:headEnd/>
                                    <a:tailEnd/>
                                  </a:ln>
                                </wps:spPr>
                                <wps:txbx>
                                  <w:txbxContent>
                                    <w:p w14:paraId="10970EDF" w14:textId="34B4962E" w:rsidR="007949F6" w:rsidRPr="00707E60" w:rsidRDefault="007949F6" w:rsidP="00384FA0">
                                      <w:pPr>
                                        <w:pStyle w:val="NormalWeb"/>
                                        <w:spacing w:before="0" w:beforeAutospacing="0" w:after="0" w:afterAutospacing="0"/>
                                        <w:ind w:firstLine="0"/>
                                        <w:jc w:val="center"/>
                                        <w:rPr>
                                          <w:b/>
                                          <w:bCs/>
                                          <w:color w:val="000000"/>
                                          <w:kern w:val="24"/>
                                          <w:u w:val="single"/>
                                        </w:rPr>
                                      </w:pPr>
                                      <w:r w:rsidRPr="00707E60">
                                        <w:rPr>
                                          <w:b/>
                                          <w:bCs/>
                                          <w:color w:val="000000"/>
                                          <w:kern w:val="24"/>
                                          <w:u w:val="single"/>
                                        </w:rPr>
                                        <w:t>Mediator 1</w:t>
                                      </w:r>
                                    </w:p>
                                    <w:p w14:paraId="35636B2D" w14:textId="00844705" w:rsidR="007949F6" w:rsidRPr="000B6CB7" w:rsidRDefault="007949F6" w:rsidP="00384FA0">
                                      <w:pPr>
                                        <w:pStyle w:val="NormalWeb"/>
                                        <w:spacing w:before="0" w:beforeAutospacing="0" w:after="0" w:afterAutospacing="0"/>
                                        <w:ind w:firstLine="0"/>
                                        <w:jc w:val="center"/>
                                        <w:rPr>
                                          <w:sz w:val="28"/>
                                          <w:szCs w:val="28"/>
                                        </w:rPr>
                                      </w:pPr>
                                      <w:r>
                                        <w:rPr>
                                          <w:color w:val="000000"/>
                                          <w:kern w:val="24"/>
                                        </w:rPr>
                                        <w:t>Difficulty disengaging / Biased selective attention</w:t>
                                      </w:r>
                                    </w:p>
                                  </w:txbxContent>
                                </wps:txbx>
                                <wps:bodyPr anchor="ctr"/>
                              </wps:wsp>
                              <wps:wsp>
                                <wps:cNvPr id="117" name="Straight Arrow Connector 117"/>
                                <wps:cNvCnPr>
                                  <a:cxnSpLocks noChangeShapeType="1"/>
                                  <a:stCxn id="113" idx="3"/>
                                  <a:endCxn id="114" idx="1"/>
                                </wps:cNvCnPr>
                                <wps:spPr bwMode="auto">
                                  <a:xfrm>
                                    <a:off x="4219527" y="3394650"/>
                                    <a:ext cx="4181602" cy="15437"/>
                                  </a:xfrm>
                                  <a:prstGeom prst="straightConnector1">
                                    <a:avLst/>
                                  </a:prstGeom>
                                  <a:noFill/>
                                  <a:ln w="19050" algn="ctr">
                                    <a:solidFill>
                                      <a:srgbClr val="000000"/>
                                    </a:solidFill>
                                    <a:miter lim="800000"/>
                                    <a:headEnd type="none"/>
                                    <a:tailEnd type="triangle" w="med" len="med"/>
                                  </a:ln>
                                  <a:extLst>
                                    <a:ext uri="{909E8E84-426E-40DD-AFC4-6F175D3DCCD1}">
                                      <a14:hiddenFill xmlns:a14="http://schemas.microsoft.com/office/drawing/2010/main">
                                        <a:noFill/>
                                      </a14:hiddenFill>
                                    </a:ext>
                                  </a:extLst>
                                </wps:spPr>
                                <wps:bodyPr/>
                              </wps:wsp>
                              <wps:wsp>
                                <wps:cNvPr id="118" name="Straight Arrow Connector 118"/>
                                <wps:cNvCnPr>
                                  <a:cxnSpLocks noChangeShapeType="1"/>
                                  <a:stCxn id="113" idx="0"/>
                                  <a:endCxn id="116" idx="1"/>
                                </wps:cNvCnPr>
                                <wps:spPr bwMode="auto">
                                  <a:xfrm flipV="1">
                                    <a:off x="3312621" y="1965178"/>
                                    <a:ext cx="333395" cy="932390"/>
                                  </a:xfrm>
                                  <a:prstGeom prst="straightConnector1">
                                    <a:avLst/>
                                  </a:prstGeom>
                                  <a:noFill/>
                                  <a:ln w="19050" algn="ctr">
                                    <a:solidFill>
                                      <a:sysClr val="windowText" lastClr="000000"/>
                                    </a:solidFill>
                                    <a:miter lim="800000"/>
                                    <a:headEnd type="none"/>
                                    <a:tailEnd type="triangle" w="med" len="med"/>
                                  </a:ln>
                                  <a:extLst>
                                    <a:ext uri="{909E8E84-426E-40DD-AFC4-6F175D3DCCD1}">
                                      <a14:hiddenFill xmlns:a14="http://schemas.microsoft.com/office/drawing/2010/main">
                                        <a:noFill/>
                                      </a14:hiddenFill>
                                    </a:ext>
                                  </a:extLst>
                                </wps:spPr>
                                <wps:bodyPr/>
                              </wps:wsp>
                            </wpg:grpSp>
                            <wps:wsp>
                              <wps:cNvPr id="119" name="Rounded Rectangle 68"/>
                              <wps:cNvSpPr>
                                <a:spLocks noChangeArrowheads="1"/>
                              </wps:cNvSpPr>
                              <wps:spPr bwMode="auto">
                                <a:xfrm>
                                  <a:off x="3748161" y="969550"/>
                                  <a:ext cx="996219" cy="546034"/>
                                </a:xfrm>
                                <a:prstGeom prst="rect">
                                  <a:avLst/>
                                </a:prstGeom>
                                <a:solidFill>
                                  <a:srgbClr val="FFFFFF"/>
                                </a:solidFill>
                                <a:ln w="19050" algn="ctr">
                                  <a:solidFill>
                                    <a:srgbClr val="000000"/>
                                  </a:solidFill>
                                  <a:miter lim="800000"/>
                                  <a:headEnd/>
                                  <a:tailEnd/>
                                </a:ln>
                              </wps:spPr>
                              <wps:txbx>
                                <w:txbxContent>
                                  <w:p w14:paraId="4213650E" w14:textId="5E5C6CE0" w:rsidR="007949F6" w:rsidRPr="00707E60" w:rsidRDefault="007949F6" w:rsidP="003267DF">
                                    <w:pPr>
                                      <w:pStyle w:val="NormalWeb"/>
                                      <w:spacing w:before="0" w:beforeAutospacing="0" w:after="0" w:afterAutospacing="0"/>
                                      <w:ind w:firstLine="0"/>
                                      <w:jc w:val="center"/>
                                      <w:rPr>
                                        <w:b/>
                                        <w:bCs/>
                                        <w:color w:val="000000"/>
                                        <w:kern w:val="24"/>
                                        <w:u w:val="single"/>
                                      </w:rPr>
                                    </w:pPr>
                                    <w:r w:rsidRPr="00707E60">
                                      <w:rPr>
                                        <w:b/>
                                        <w:bCs/>
                                        <w:color w:val="000000"/>
                                        <w:kern w:val="24"/>
                                        <w:u w:val="single"/>
                                      </w:rPr>
                                      <w:t>Mediator 2</w:t>
                                    </w:r>
                                  </w:p>
                                  <w:p w14:paraId="7D189D67" w14:textId="77777777" w:rsidR="007949F6" w:rsidRPr="00866D52" w:rsidRDefault="007949F6" w:rsidP="003267DF">
                                    <w:pPr>
                                      <w:pStyle w:val="NormalWeb"/>
                                      <w:spacing w:before="0" w:beforeAutospacing="0" w:after="0" w:afterAutospacing="0"/>
                                      <w:ind w:firstLine="0"/>
                                      <w:jc w:val="center"/>
                                    </w:pPr>
                                    <w:r w:rsidRPr="00866D52">
                                      <w:rPr>
                                        <w:color w:val="000000"/>
                                        <w:kern w:val="24"/>
                                      </w:rPr>
                                      <w:t>Repetitive negative thinking (PTQ)</w:t>
                                    </w:r>
                                  </w:p>
                                </w:txbxContent>
                              </wps:txbx>
                              <wps:bodyPr anchor="ctr"/>
                            </wps:wsp>
                            <wps:wsp>
                              <wps:cNvPr id="120" name="Straight Arrow Connector 120"/>
                              <wps:cNvCnPr>
                                <a:cxnSpLocks noChangeShapeType="1"/>
                                <a:stCxn id="116" idx="3"/>
                                <a:endCxn id="119" idx="1"/>
                              </wps:cNvCnPr>
                              <wps:spPr bwMode="auto">
                                <a:xfrm flipV="1">
                                  <a:off x="2998757" y="1242567"/>
                                  <a:ext cx="749404" cy="6981"/>
                                </a:xfrm>
                                <a:prstGeom prst="straightConnector1">
                                  <a:avLst/>
                                </a:prstGeom>
                                <a:noFill/>
                                <a:ln w="19050" algn="ctr">
                                  <a:solidFill>
                                    <a:sysClr val="windowText" lastClr="000000"/>
                                  </a:solidFill>
                                  <a:miter lim="800000"/>
                                  <a:headEnd type="none"/>
                                  <a:tailEnd type="triangle" w="med" len="med"/>
                                </a:ln>
                                <a:extLst>
                                  <a:ext uri="{909E8E84-426E-40DD-AFC4-6F175D3DCCD1}">
                                    <a14:hiddenFill xmlns:a14="http://schemas.microsoft.com/office/drawing/2010/main">
                                      <a:noFill/>
                                    </a14:hiddenFill>
                                  </a:ext>
                                </a:extLst>
                              </wps:spPr>
                              <wps:bodyPr/>
                            </wps:wsp>
                            <wps:wsp>
                              <wps:cNvPr id="121" name="Straight Arrow Connector 121"/>
                              <wps:cNvCnPr>
                                <a:cxnSpLocks noChangeShapeType="1"/>
                                <a:stCxn id="119" idx="3"/>
                                <a:endCxn id="114" idx="0"/>
                              </wps:cNvCnPr>
                              <wps:spPr bwMode="auto">
                                <a:xfrm>
                                  <a:off x="4744380" y="1242567"/>
                                  <a:ext cx="367968" cy="527566"/>
                                </a:xfrm>
                                <a:prstGeom prst="straightConnector1">
                                  <a:avLst/>
                                </a:prstGeom>
                                <a:noFill/>
                                <a:ln w="19050" algn="ctr">
                                  <a:solidFill>
                                    <a:sysClr val="windowText" lastClr="000000"/>
                                  </a:solidFill>
                                  <a:miter lim="800000"/>
                                  <a:headEnd type="none"/>
                                  <a:tailEnd type="triangle" w="med" len="med"/>
                                </a:ln>
                                <a:extLst>
                                  <a:ext uri="{909E8E84-426E-40DD-AFC4-6F175D3DCCD1}">
                                    <a14:hiddenFill xmlns:a14="http://schemas.microsoft.com/office/drawing/2010/main">
                                      <a:noFill/>
                                    </a14:hiddenFill>
                                  </a:ext>
                                </a:extLst>
                              </wps:spPr>
                              <wps:bodyPr/>
                            </wps:wsp>
                          </wpg:grpSp>
                          <wps:wsp>
                            <wps:cNvPr id="122" name="Straight Arrow Connector 122"/>
                            <wps:cNvCnPr>
                              <a:cxnSpLocks noChangeShapeType="1"/>
                              <a:stCxn id="113" idx="3"/>
                            </wps:cNvCnPr>
                            <wps:spPr bwMode="auto">
                              <a:xfrm flipV="1">
                                <a:off x="3351351" y="1949717"/>
                                <a:ext cx="2068788" cy="1201461"/>
                              </a:xfrm>
                              <a:prstGeom prst="straightConnector1">
                                <a:avLst/>
                              </a:prstGeom>
                              <a:noFill/>
                              <a:ln w="19050" algn="ctr">
                                <a:solidFill>
                                  <a:sysClr val="windowText" lastClr="000000"/>
                                </a:solidFill>
                                <a:miter lim="800000"/>
                                <a:headEnd type="none"/>
                                <a:tailEnd type="triangle" w="med" len="med"/>
                              </a:ln>
                              <a:extLst>
                                <a:ext uri="{909E8E84-426E-40DD-AFC4-6F175D3DCCD1}">
                                  <a14:hiddenFill xmlns:a14="http://schemas.microsoft.com/office/drawing/2010/main">
                                    <a:noFill/>
                                  </a14:hiddenFill>
                                </a:ext>
                              </a:extLst>
                            </wps:spPr>
                            <wps:bodyPr/>
                          </wps:wsp>
                          <wps:wsp>
                            <wps:cNvPr id="123" name="Straight Arrow Connector 123"/>
                            <wps:cNvCnPr>
                              <a:cxnSpLocks noChangeShapeType="1"/>
                              <a:stCxn id="116" idx="3"/>
                            </wps:cNvCnPr>
                            <wps:spPr bwMode="auto">
                              <a:xfrm>
                                <a:off x="4336448" y="1839281"/>
                                <a:ext cx="2336100" cy="1197985"/>
                              </a:xfrm>
                              <a:prstGeom prst="straightConnector1">
                                <a:avLst/>
                              </a:prstGeom>
                              <a:noFill/>
                              <a:ln w="19050" algn="ctr">
                                <a:solidFill>
                                  <a:sysClr val="windowText" lastClr="000000"/>
                                </a:solidFill>
                                <a:miter lim="800000"/>
                                <a:headEnd type="none"/>
                                <a:tailEnd type="triangle" w="med" len="med"/>
                              </a:ln>
                              <a:extLst>
                                <a:ext uri="{909E8E84-426E-40DD-AFC4-6F175D3DCCD1}">
                                  <a14:hiddenFill xmlns:a14="http://schemas.microsoft.com/office/drawing/2010/main">
                                    <a:noFill/>
                                  </a14:hiddenFill>
                                </a:ext>
                              </a:extLst>
                            </wps:spPr>
                            <wps:bodyPr/>
                          </wps:wsp>
                        </wpg:grpSp>
                        <wps:wsp>
                          <wps:cNvPr id="130" name="Text Box 2"/>
                          <wps:cNvSpPr txBox="1">
                            <a:spLocks noChangeArrowheads="1"/>
                          </wps:cNvSpPr>
                          <wps:spPr bwMode="auto">
                            <a:xfrm>
                              <a:off x="1939221" y="2466502"/>
                              <a:ext cx="6202179" cy="3076826"/>
                            </a:xfrm>
                            <a:prstGeom prst="rect">
                              <a:avLst/>
                            </a:prstGeom>
                            <a:noFill/>
                            <a:ln w="9525">
                              <a:noFill/>
                              <a:miter lim="800000"/>
                              <a:headEnd/>
                              <a:tailEnd/>
                            </a:ln>
                          </wps:spPr>
                          <wps:txbx>
                            <w:txbxContent>
                              <w:p w14:paraId="691E4171" w14:textId="76B0DD32" w:rsidR="007949F6" w:rsidRPr="000010A5" w:rsidRDefault="007949F6" w:rsidP="00866D52">
                                <w:pPr>
                                  <w:autoSpaceDE w:val="0"/>
                                  <w:autoSpaceDN w:val="0"/>
                                  <w:adjustRightInd w:val="0"/>
                                  <w:spacing w:line="240" w:lineRule="auto"/>
                                  <w:ind w:firstLine="0"/>
                                </w:pPr>
                                <w:r w:rsidRPr="00F3456D">
                                  <w:rPr>
                                    <w:b/>
                                    <w:bCs/>
                                  </w:rPr>
                                  <w:t>Figure 3.</w:t>
                                </w:r>
                                <w:r w:rsidRPr="004952DB">
                                  <w:t xml:space="preserve"> Diagram of serial mediation </w:t>
                                </w:r>
                                <w:r>
                                  <w:t>M</w:t>
                                </w:r>
                                <w:r w:rsidRPr="004952DB">
                                  <w:t>odel</w:t>
                                </w:r>
                                <w:r>
                                  <w:t xml:space="preserve"> 1 in Study 1 and Study 2</w:t>
                                </w:r>
                                <w:r w:rsidRPr="004952DB">
                                  <w:t xml:space="preserve">. </w:t>
                                </w:r>
                                <w:r w:rsidRPr="00BA1EB0">
                                  <w:t xml:space="preserve">Serial indirect </w:t>
                                </w:r>
                                <w:r w:rsidRPr="005D276C">
                                  <w:t xml:space="preserve">effect </w:t>
                                </w:r>
                                <w:r w:rsidRPr="00BA1EB0">
                                  <w:t>of predictor</w:t>
                                </w:r>
                                <w:r w:rsidRPr="00536ECE">
                                  <w:t xml:space="preserve"> on </w:t>
                                </w:r>
                                <w:r>
                                  <w:t>outcome through mediators 1 &amp; 2</w:t>
                                </w:r>
                                <w:r w:rsidRPr="00536ECE">
                                  <w:t xml:space="preserve"> = </w:t>
                                </w:r>
                                <w:r w:rsidRPr="00536ECE">
                                  <w:rPr>
                                    <w:i/>
                                    <w:iCs/>
                                  </w:rPr>
                                  <w:t>a</w:t>
                                </w:r>
                                <w:r w:rsidRPr="00536ECE">
                                  <w:rPr>
                                    <w:vertAlign w:val="subscript"/>
                                  </w:rPr>
                                  <w:t>1</w:t>
                                </w:r>
                                <w:r>
                                  <w:rPr>
                                    <w:b/>
                                    <w:bCs/>
                                  </w:rPr>
                                  <w:t>·</w:t>
                                </w:r>
                                <w:r w:rsidRPr="00536ECE">
                                  <w:rPr>
                                    <w:i/>
                                    <w:iCs/>
                                  </w:rPr>
                                  <w:t>d</w:t>
                                </w:r>
                                <w:r w:rsidRPr="00536ECE">
                                  <w:rPr>
                                    <w:vertAlign w:val="subscript"/>
                                  </w:rPr>
                                  <w:t>21</w:t>
                                </w:r>
                                <w:r>
                                  <w:rPr>
                                    <w:b/>
                                    <w:bCs/>
                                  </w:rPr>
                                  <w:t>·</w:t>
                                </w:r>
                                <w:r w:rsidRPr="00536ECE">
                                  <w:rPr>
                                    <w:i/>
                                    <w:iCs/>
                                  </w:rPr>
                                  <w:t>b</w:t>
                                </w:r>
                                <w:r w:rsidRPr="00536ECE">
                                  <w:rPr>
                                    <w:vertAlign w:val="subscript"/>
                                  </w:rPr>
                                  <w:t>2</w:t>
                                </w:r>
                                <w:r w:rsidRPr="00536ECE">
                                  <w:t xml:space="preserve">. </w:t>
                                </w:r>
                                <w:r w:rsidRPr="00080AF9">
                                  <w:rPr>
                                    <w:rFonts w:eastAsia="Times New Roman"/>
                                  </w:rPr>
                                  <w:t>PHQ-9 = Public Health Questionnaire</w:t>
                                </w:r>
                                <w:r w:rsidRPr="004952DB">
                                  <w:t xml:space="preserve">, PTQ = </w:t>
                                </w:r>
                                <w:r>
                                  <w:t xml:space="preserve">Perseverative Thinking Questionnaire. </w:t>
                                </w:r>
                                <w:r w:rsidRPr="00B614EB">
                                  <w:rPr>
                                    <w:b/>
                                    <w:bCs/>
                                  </w:rPr>
                                  <w:t>Study 1:</w:t>
                                </w:r>
                                <w:r>
                                  <w:t xml:space="preserve"> </w:t>
                                </w:r>
                                <w:r w:rsidRPr="005D276C">
                                  <w:rPr>
                                    <w:i/>
                                    <w:iCs/>
                                  </w:rPr>
                                  <w:t>I</w:t>
                                </w:r>
                                <w:r w:rsidRPr="003D3B9E">
                                  <w:rPr>
                                    <w:rFonts w:asciiTheme="majorBidi" w:hAnsiTheme="majorBidi"/>
                                    <w:i/>
                                    <w:iCs/>
                                  </w:rPr>
                                  <w:t>nterference scores</w:t>
                                </w:r>
                                <w:r>
                                  <w:rPr>
                                    <w:rFonts w:asciiTheme="majorBidi" w:hAnsiTheme="majorBidi"/>
                                  </w:rPr>
                                  <w:t xml:space="preserve"> </w:t>
                                </w:r>
                                <w:r>
                                  <w:t xml:space="preserve">were entered as the first mediator (Mediator 1) </w:t>
                                </w:r>
                                <w:r>
                                  <w:rPr>
                                    <w:rFonts w:asciiTheme="majorBidi" w:hAnsiTheme="majorBidi"/>
                                  </w:rPr>
                                  <w:t xml:space="preserve">to estimate difficulty disengaging internal attention from negative self-referential thoughts and Perseverative Thinking Questionnaire scores to estimate repetitive negative thinking as second mediator (Mediator 2). </w:t>
                                </w:r>
                                <w:r>
                                  <w:t xml:space="preserve">In this Model 1, </w:t>
                                </w:r>
                                <w:r>
                                  <w:rPr>
                                    <w:rFonts w:asciiTheme="majorBidi" w:hAnsiTheme="majorBidi"/>
                                  </w:rPr>
                                  <w:t>depression</w:t>
                                </w:r>
                                <w:r>
                                  <w:t xml:space="preserve"> symptom levels</w:t>
                                </w:r>
                                <w:r>
                                  <w:rPr>
                                    <w:rFonts w:asciiTheme="majorBidi" w:hAnsiTheme="majorBidi"/>
                                  </w:rPr>
                                  <w:t xml:space="preserve"> (</w:t>
                                </w:r>
                                <w:r>
                                  <w:t>PHQ-9</w:t>
                                </w:r>
                                <w:r>
                                  <w:rPr>
                                    <w:rFonts w:asciiTheme="majorBidi" w:hAnsiTheme="majorBidi"/>
                                  </w:rPr>
                                  <w:t>)</w:t>
                                </w:r>
                                <w:r>
                                  <w:t xml:space="preserve"> were entered as an outcome variable</w:t>
                                </w:r>
                                <w:r>
                                  <w:rPr>
                                    <w:rFonts w:asciiTheme="majorBidi" w:hAnsiTheme="majorBidi"/>
                                  </w:rPr>
                                  <w:t xml:space="preserve"> and anxiety symptom levels (Beck Anxiety Inventory)</w:t>
                                </w:r>
                                <w:r>
                                  <w:t xml:space="preserve"> as an outcome in Model 2</w:t>
                                </w:r>
                                <w:r>
                                  <w:rPr>
                                    <w:rFonts w:asciiTheme="majorBidi" w:hAnsiTheme="majorBidi"/>
                                  </w:rPr>
                                  <w:t xml:space="preserve">. In addition to these two primary serial mediation models, </w:t>
                                </w:r>
                                <w:r>
                                  <w:t>alt</w:t>
                                </w:r>
                                <w:r>
                                  <w:rPr>
                                    <w:rFonts w:asciiTheme="majorBidi" w:hAnsiTheme="majorBidi"/>
                                  </w:rPr>
                                  <w:t>ernative mediator 1 and 2 and predictors</w:t>
                                </w:r>
                                <w:r>
                                  <w:t xml:space="preserve"> were tested</w:t>
                                </w:r>
                                <w:r>
                                  <w:rPr>
                                    <w:rFonts w:asciiTheme="majorBidi" w:hAnsiTheme="majorBidi"/>
                                  </w:rPr>
                                  <w:t xml:space="preserve">. First, to contrast the differential functional role(s) of negative and positive emotion reactivity, we tested a model wherein the predictor was change (reduced levels of) positive affect (emotion reactivity) to one’s negative self-referential thoughts as opposed to change in negative affect. </w:t>
                                </w:r>
                                <w:r>
                                  <w:t>Second</w:t>
                                </w:r>
                                <w:r>
                                  <w:rPr>
                                    <w:rFonts w:asciiTheme="majorBidi" w:hAnsiTheme="majorBidi"/>
                                  </w:rPr>
                                  <w:t xml:space="preserve">, to examine the hypothesized specificity of attentional </w:t>
                                </w:r>
                                <w:r w:rsidRPr="0009306F">
                                  <w:rPr>
                                    <w:rFonts w:asciiTheme="majorBidi" w:hAnsiTheme="majorBidi"/>
                                    <w:i/>
                                    <w:iCs/>
                                  </w:rPr>
                                  <w:t>interference</w:t>
                                </w:r>
                                <w:r>
                                  <w:rPr>
                                    <w:rFonts w:asciiTheme="majorBidi" w:hAnsiTheme="majorBidi"/>
                                  </w:rPr>
                                  <w:t xml:space="preserve"> scores, we also tested the serial mediation models wherein dynamic </w:t>
                                </w:r>
                                <w:r w:rsidRPr="00DB24EA">
                                  <w:rPr>
                                    <w:rFonts w:asciiTheme="majorBidi" w:hAnsiTheme="majorBidi"/>
                                    <w:i/>
                                    <w:iCs/>
                                  </w:rPr>
                                  <w:t>facilitation</w:t>
                                </w:r>
                                <w:r>
                                  <w:t xml:space="preserve"> scores</w:t>
                                </w:r>
                                <w:r>
                                  <w:rPr>
                                    <w:rFonts w:asciiTheme="majorBidi" w:hAnsiTheme="majorBidi"/>
                                    <w:i/>
                                    <w:iCs/>
                                  </w:rPr>
                                  <w:t xml:space="preserve"> </w:t>
                                </w:r>
                                <w:r>
                                  <w:rPr>
                                    <w:rFonts w:asciiTheme="majorBidi" w:hAnsiTheme="majorBidi"/>
                                  </w:rPr>
                                  <w:t xml:space="preserve">as well as the </w:t>
                                </w:r>
                                <w:r w:rsidRPr="00E453EA">
                                  <w:rPr>
                                    <w:rFonts w:asciiTheme="majorBidi" w:hAnsiTheme="majorBidi"/>
                                    <w:i/>
                                    <w:iCs/>
                                  </w:rPr>
                                  <w:t xml:space="preserve">aggregated </w:t>
                                </w:r>
                                <w:r>
                                  <w:rPr>
                                    <w:rFonts w:asciiTheme="majorBidi" w:hAnsiTheme="majorBidi"/>
                                    <w:i/>
                                    <w:iCs/>
                                  </w:rPr>
                                  <w:t>difference</w:t>
                                </w:r>
                                <w:r w:rsidRPr="00F77276">
                                  <w:rPr>
                                    <w:rFonts w:asciiTheme="majorBidi" w:hAnsiTheme="majorBidi"/>
                                    <w:i/>
                                    <w:iCs/>
                                  </w:rPr>
                                  <w:t xml:space="preserve"> </w:t>
                                </w:r>
                                <w:r w:rsidRPr="005D276C">
                                  <w:rPr>
                                    <w:rFonts w:asciiTheme="majorBidi" w:hAnsiTheme="majorBidi"/>
                                  </w:rPr>
                                  <w:t>scores</w:t>
                                </w:r>
                                <w:r>
                                  <w:rPr>
                                    <w:rFonts w:asciiTheme="majorBidi" w:hAnsiTheme="majorBidi"/>
                                  </w:rPr>
                                  <w:t xml:space="preserve"> were entered as mediator 1. Third, to</w:t>
                                </w:r>
                                <w:r>
                                  <w:t xml:space="preserve"> examine the generalizability of the effects beyond a single construct and measure of cognitive vulnerability (i.e., repetitive negative thinking),</w:t>
                                </w:r>
                                <w:r>
                                  <w:rPr>
                                    <w:rFonts w:asciiTheme="majorBidi" w:hAnsiTheme="majorBidi"/>
                                  </w:rPr>
                                  <w:t xml:space="preserve"> </w:t>
                                </w:r>
                                <w:r>
                                  <w:t xml:space="preserve">we </w:t>
                                </w:r>
                                <w:r>
                                  <w:rPr>
                                    <w:rFonts w:asciiTheme="majorBidi" w:hAnsiTheme="majorBidi"/>
                                  </w:rPr>
                                  <w:t>tested additional models wherein brooding</w:t>
                                </w:r>
                                <w:r>
                                  <w:t xml:space="preserve"> or</w:t>
                                </w:r>
                                <w:r>
                                  <w:rPr>
                                    <w:rFonts w:asciiTheme="majorBidi" w:hAnsiTheme="majorBidi"/>
                                  </w:rPr>
                                  <w:t xml:space="preserve"> worry were entered as mediator 2</w:t>
                                </w:r>
                                <w:r>
                                  <w:t xml:space="preserve">. </w:t>
                                </w:r>
                                <w:r w:rsidRPr="000B6CB7">
                                  <w:rPr>
                                    <w:b/>
                                    <w:bCs/>
                                  </w:rPr>
                                  <w:t>Study 2:</w:t>
                                </w:r>
                                <w:r>
                                  <w:t xml:space="preserve"> Implemented the same design with </w:t>
                                </w:r>
                                <w:r>
                                  <w:rPr>
                                    <w:i/>
                                    <w:iCs/>
                                  </w:rPr>
                                  <w:t>biased selective internal attentional score</w:t>
                                </w:r>
                                <w:r>
                                  <w:t xml:space="preserve"> as the first mediator.</w:t>
                                </w:r>
                              </w:p>
                            </w:txbxContent>
                          </wps:txbx>
                          <wps:bodyPr rot="0" vert="horz" wrap="square" lIns="91440" tIns="45720" rIns="91440" bIns="45720" anchor="t" anchorCtr="0">
                            <a:noAutofit/>
                          </wps:bodyPr>
                        </wps:wsp>
                      </wpg:grpSp>
                      <wps:wsp>
                        <wps:cNvPr id="88" name="Text Box 88"/>
                        <wps:cNvSpPr txBox="1"/>
                        <wps:spPr>
                          <a:xfrm>
                            <a:off x="2895600" y="123825"/>
                            <a:ext cx="381000" cy="322586"/>
                          </a:xfrm>
                          <a:prstGeom prst="rect">
                            <a:avLst/>
                          </a:prstGeom>
                          <a:noFill/>
                          <a:ln w="6350">
                            <a:noFill/>
                          </a:ln>
                        </wps:spPr>
                        <wps:txbx>
                          <w:txbxContent>
                            <w:p w14:paraId="507D8DB2" w14:textId="50E05BAB" w:rsidR="007949F6" w:rsidRPr="006F28CF" w:rsidRDefault="007949F6" w:rsidP="006F28CF">
                              <w:pPr>
                                <w:ind w:firstLine="0"/>
                                <w:jc w:val="center"/>
                              </w:pPr>
                              <w:r>
                                <w:t>d</w:t>
                              </w:r>
                              <w:r w:rsidRPr="006F28CF">
                                <w:rPr>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2895600" y="1457325"/>
                            <a:ext cx="381000" cy="322586"/>
                          </a:xfrm>
                          <a:prstGeom prst="rect">
                            <a:avLst/>
                          </a:prstGeom>
                          <a:noFill/>
                          <a:ln w="6350">
                            <a:noFill/>
                          </a:ln>
                        </wps:spPr>
                        <wps:txbx>
                          <w:txbxContent>
                            <w:p w14:paraId="144B03B9" w14:textId="49BC8110" w:rsidR="007949F6" w:rsidRPr="006F28CF" w:rsidRDefault="007949F6" w:rsidP="006F28CF">
                              <w:pPr>
                                <w:ind w:firstLine="0"/>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628650" y="742950"/>
                            <a:ext cx="381000" cy="322586"/>
                          </a:xfrm>
                          <a:prstGeom prst="rect">
                            <a:avLst/>
                          </a:prstGeom>
                          <a:noFill/>
                          <a:ln w="6350">
                            <a:noFill/>
                          </a:ln>
                        </wps:spPr>
                        <wps:txbx>
                          <w:txbxContent>
                            <w:p w14:paraId="4B319E09" w14:textId="1EFD2126" w:rsidR="007949F6" w:rsidRPr="006F28CF" w:rsidRDefault="007949F6" w:rsidP="00644860">
                              <w:pPr>
                                <w:ind w:firstLine="0"/>
                                <w:jc w:val="center"/>
                              </w:pPr>
                              <w:r>
                                <w:t>a</w:t>
                              </w:r>
                              <w:r w:rsidRPr="00644860">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2190750" y="933450"/>
                            <a:ext cx="381000" cy="322586"/>
                          </a:xfrm>
                          <a:prstGeom prst="rect">
                            <a:avLst/>
                          </a:prstGeom>
                          <a:noFill/>
                          <a:ln w="6350">
                            <a:noFill/>
                          </a:ln>
                        </wps:spPr>
                        <wps:txbx>
                          <w:txbxContent>
                            <w:p w14:paraId="35A8395B" w14:textId="04BCB008" w:rsidR="007949F6" w:rsidRPr="006F28CF" w:rsidRDefault="007949F6" w:rsidP="006A1D47">
                              <w:pPr>
                                <w:ind w:firstLine="0"/>
                                <w:jc w:val="center"/>
                              </w:pPr>
                              <w:r>
                                <w:t>a</w:t>
                              </w:r>
                              <w:r w:rsidRPr="006F28CF">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3781425" y="971550"/>
                            <a:ext cx="381000" cy="322586"/>
                          </a:xfrm>
                          <a:prstGeom prst="rect">
                            <a:avLst/>
                          </a:prstGeom>
                          <a:noFill/>
                          <a:ln w="6350">
                            <a:noFill/>
                          </a:ln>
                        </wps:spPr>
                        <wps:txbx>
                          <w:txbxContent>
                            <w:p w14:paraId="00DC33CF" w14:textId="75FB037B" w:rsidR="007949F6" w:rsidRPr="006F28CF" w:rsidRDefault="007949F6" w:rsidP="006A1D47">
                              <w:pPr>
                                <w:ind w:firstLine="0"/>
                                <w:jc w:val="center"/>
                              </w:pPr>
                              <w:r>
                                <w:t>b</w:t>
                              </w:r>
                              <w:r w:rsidRPr="006F28CF">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5238750" y="742950"/>
                            <a:ext cx="381000" cy="322586"/>
                          </a:xfrm>
                          <a:prstGeom prst="rect">
                            <a:avLst/>
                          </a:prstGeom>
                          <a:noFill/>
                          <a:ln w="6350">
                            <a:noFill/>
                          </a:ln>
                        </wps:spPr>
                        <wps:txbx>
                          <w:txbxContent>
                            <w:p w14:paraId="1F7FAE8A" w14:textId="270CA976" w:rsidR="007949F6" w:rsidRPr="006F28CF" w:rsidRDefault="007949F6" w:rsidP="006A1D47">
                              <w:pPr>
                                <w:ind w:firstLine="0"/>
                                <w:jc w:val="center"/>
                              </w:pPr>
                              <w:r>
                                <w:t>b</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482C5" id="Group 95" o:spid="_x0000_s1048" style="position:absolute;left:0;text-align:left;margin-left:-31.9pt;margin-top:35.9pt;width:488.15pt;height:453pt;z-index:251737088;mso-width-relative:margin;mso-height-relative:margin" coordorigin="913" coordsize="61997,54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">
                <v:group id="Group 109" o:spid="_x0000_s1049" style="position:absolute;left:913;width:61997;height:54387" coordorigin="19392,1024" coordsize="62021,5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5" o:spid="_x0000_s1050" style="position:absolute;left:19392;top:1024;width:62022;height:22497" coordorigin="19107,13714" coordsize="62025,2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11" o:spid="_x0000_s1051" style="position:absolute;left:19107;top:13714;width:62025;height:22501" coordorigin="13213,9695" coordsize="42891,1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Group 112" o:spid="_x0000_s1052" style="position:absolute;left:13213;top:9765;width:42891;height:13396" coordorigin="24057,14680" coordsize="78092,2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Rounded Rectangle 55" o:spid="_x0000_s1053" style="position:absolute;left:24057;top:28975;width:18138;height:9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" strokeweight="1.5pt">
                          <v:textbox>
                            <w:txbxContent>
                              <w:p w14:paraId="4D95399D" w14:textId="446382DC" w:rsidR="007949F6" w:rsidRPr="00707E60" w:rsidRDefault="007949F6" w:rsidP="00384FA0">
                                <w:pPr>
                                  <w:pStyle w:val="NormalWeb"/>
                                  <w:spacing w:before="0" w:beforeAutospacing="0" w:after="0" w:afterAutospacing="0"/>
                                  <w:ind w:firstLine="0"/>
                                  <w:jc w:val="center"/>
                                  <w:rPr>
                                    <w:b/>
                                    <w:bCs/>
                                    <w:color w:val="000000"/>
                                    <w:kern w:val="24"/>
                                    <w:u w:val="single"/>
                                  </w:rPr>
                                </w:pPr>
                                <w:r w:rsidRPr="00707E60">
                                  <w:rPr>
                                    <w:b/>
                                    <w:bCs/>
                                    <w:color w:val="000000"/>
                                    <w:kern w:val="24"/>
                                    <w:u w:val="single"/>
                                  </w:rPr>
                                  <w:t>Predictor</w:t>
                                </w:r>
                              </w:p>
                              <w:p w14:paraId="5E54A159" w14:textId="6C171BDF" w:rsidR="007949F6" w:rsidRPr="00866D52" w:rsidRDefault="007949F6" w:rsidP="00384FA0">
                                <w:pPr>
                                  <w:pStyle w:val="NormalWeb"/>
                                  <w:spacing w:before="0" w:beforeAutospacing="0" w:after="0" w:afterAutospacing="0"/>
                                  <w:ind w:firstLine="0"/>
                                  <w:jc w:val="center"/>
                                </w:pPr>
                                <w:r w:rsidRPr="00866D52">
                                  <w:rPr>
                                    <w:color w:val="000000"/>
                                    <w:kern w:val="24"/>
                                  </w:rPr>
                                  <w:t>Negative emotional reactivity</w:t>
                                </w:r>
                              </w:p>
                            </w:txbxContent>
                          </v:textbox>
                        </v:rect>
                        <v:rect id="Rounded Rectangle 64" o:spid="_x0000_s1054" style="position:absolute;left:84011;top:29130;width:18138;height:9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" strokeweight="1.5pt">
                          <v:textbox>
                            <w:txbxContent>
                              <w:p w14:paraId="6FBEC406" w14:textId="394FBCF5" w:rsidR="007949F6" w:rsidRPr="00707E60" w:rsidRDefault="007949F6" w:rsidP="008B1F8A">
                                <w:pPr>
                                  <w:pStyle w:val="NormalWeb"/>
                                  <w:spacing w:before="0" w:beforeAutospacing="0" w:after="0" w:afterAutospacing="0"/>
                                  <w:ind w:firstLine="0"/>
                                  <w:jc w:val="center"/>
                                  <w:rPr>
                                    <w:b/>
                                    <w:bCs/>
                                    <w:color w:val="000000"/>
                                    <w:kern w:val="24"/>
                                    <w:u w:val="single"/>
                                  </w:rPr>
                                </w:pPr>
                                <w:r w:rsidRPr="00707E60">
                                  <w:rPr>
                                    <w:b/>
                                    <w:bCs/>
                                    <w:color w:val="000000"/>
                                    <w:kern w:val="24"/>
                                    <w:u w:val="single"/>
                                  </w:rPr>
                                  <w:t>Outcome</w:t>
                                </w:r>
                              </w:p>
                              <w:p w14:paraId="0472FB37" w14:textId="77777777" w:rsidR="007949F6" w:rsidRPr="00866D52" w:rsidRDefault="007949F6" w:rsidP="008B1F8A">
                                <w:pPr>
                                  <w:pStyle w:val="NormalWeb"/>
                                  <w:spacing w:before="0" w:beforeAutospacing="0" w:after="0" w:afterAutospacing="0"/>
                                  <w:ind w:firstLine="0"/>
                                  <w:jc w:val="center"/>
                                </w:pPr>
                                <w:r w:rsidRPr="00866D52">
                                  <w:rPr>
                                    <w:color w:val="000000"/>
                                    <w:kern w:val="24"/>
                                  </w:rPr>
                                  <w:t>Depression symptom levels (PHQ-9)</w:t>
                                </w:r>
                              </w:p>
                            </w:txbxContent>
                          </v:textbox>
                        </v:rect>
                        <v:rect id="Rounded Rectangle 65" o:spid="_x0000_s1055" style="position:absolute;left:36460;top:14680;width:18138;height:9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" strokeweight="1.5pt">
                          <v:textbox>
                            <w:txbxContent>
                              <w:p w14:paraId="10970EDF" w14:textId="34B4962E" w:rsidR="007949F6" w:rsidRPr="00707E60" w:rsidRDefault="007949F6" w:rsidP="00384FA0">
                                <w:pPr>
                                  <w:pStyle w:val="NormalWeb"/>
                                  <w:spacing w:before="0" w:beforeAutospacing="0" w:after="0" w:afterAutospacing="0"/>
                                  <w:ind w:firstLine="0"/>
                                  <w:jc w:val="center"/>
                                  <w:rPr>
                                    <w:b/>
                                    <w:bCs/>
                                    <w:color w:val="000000"/>
                                    <w:kern w:val="24"/>
                                    <w:u w:val="single"/>
                                  </w:rPr>
                                </w:pPr>
                                <w:r w:rsidRPr="00707E60">
                                  <w:rPr>
                                    <w:b/>
                                    <w:bCs/>
                                    <w:color w:val="000000"/>
                                    <w:kern w:val="24"/>
                                    <w:u w:val="single"/>
                                  </w:rPr>
                                  <w:t>Mediator 1</w:t>
                                </w:r>
                              </w:p>
                              <w:p w14:paraId="35636B2D" w14:textId="00844705" w:rsidR="007949F6" w:rsidRPr="000B6CB7" w:rsidRDefault="007949F6" w:rsidP="00384FA0">
                                <w:pPr>
                                  <w:pStyle w:val="NormalWeb"/>
                                  <w:spacing w:before="0" w:beforeAutospacing="0" w:after="0" w:afterAutospacing="0"/>
                                  <w:ind w:firstLine="0"/>
                                  <w:jc w:val="center"/>
                                  <w:rPr>
                                    <w:sz w:val="28"/>
                                    <w:szCs w:val="28"/>
                                  </w:rPr>
                                </w:pPr>
                                <w:r>
                                  <w:rPr>
                                    <w:color w:val="000000"/>
                                    <w:kern w:val="24"/>
                                  </w:rPr>
                                  <w:t>Difficulty disengaging / Biased selective attention</w:t>
                                </w:r>
                              </w:p>
                            </w:txbxContent>
                          </v:textbox>
                        </v:rect>
                        <v:shapetype id="_x0000_t32" coordsize="21600,21600" o:spt="32" o:oned="t" path="m,l21600,21600e" filled="f">
                          <v:path arrowok="t" fillok="f" o:connecttype="none"/>
                          <o:lock v:ext="edit" shapetype="t"/>
                        </v:shapetype>
                        <v:shape id="Straight Arrow Connector 117" o:spid="_x0000_s1056" type="#_x0000_t32" style="position:absolute;left:42195;top:33946;width:41816;height: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" strokeweight="1.5pt">
                          <v:stroke endarrow="block" joinstyle="miter"/>
                        </v:shape>
                        <v:shape id="Straight Arrow Connector 118" o:spid="_x0000_s1057" type="#_x0000_t32" style="position:absolute;left:33126;top:19651;width:3334;height:93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" strokecolor="windowText" strokeweight="1.5pt">
                          <v:stroke endarrow="block" joinstyle="miter"/>
                        </v:shape>
                      </v:group>
                      <v:rect id="Rounded Rectangle 68" o:spid="_x0000_s1058" style="position:absolute;left:37481;top:9695;width:9962;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" strokeweight="1.5pt">
                        <v:textbox>
                          <w:txbxContent>
                            <w:p w14:paraId="4213650E" w14:textId="5E5C6CE0" w:rsidR="007949F6" w:rsidRPr="00707E60" w:rsidRDefault="007949F6" w:rsidP="003267DF">
                              <w:pPr>
                                <w:pStyle w:val="NormalWeb"/>
                                <w:spacing w:before="0" w:beforeAutospacing="0" w:after="0" w:afterAutospacing="0"/>
                                <w:ind w:firstLine="0"/>
                                <w:jc w:val="center"/>
                                <w:rPr>
                                  <w:b/>
                                  <w:bCs/>
                                  <w:color w:val="000000"/>
                                  <w:kern w:val="24"/>
                                  <w:u w:val="single"/>
                                </w:rPr>
                              </w:pPr>
                              <w:r w:rsidRPr="00707E60">
                                <w:rPr>
                                  <w:b/>
                                  <w:bCs/>
                                  <w:color w:val="000000"/>
                                  <w:kern w:val="24"/>
                                  <w:u w:val="single"/>
                                </w:rPr>
                                <w:t>Mediator 2</w:t>
                              </w:r>
                            </w:p>
                            <w:p w14:paraId="7D189D67" w14:textId="77777777" w:rsidR="007949F6" w:rsidRPr="00866D52" w:rsidRDefault="007949F6" w:rsidP="003267DF">
                              <w:pPr>
                                <w:pStyle w:val="NormalWeb"/>
                                <w:spacing w:before="0" w:beforeAutospacing="0" w:after="0" w:afterAutospacing="0"/>
                                <w:ind w:firstLine="0"/>
                                <w:jc w:val="center"/>
                              </w:pPr>
                              <w:r w:rsidRPr="00866D52">
                                <w:rPr>
                                  <w:color w:val="000000"/>
                                  <w:kern w:val="24"/>
                                </w:rPr>
                                <w:t>Repetitive negative thinking (PTQ)</w:t>
                              </w:r>
                            </w:p>
                          </w:txbxContent>
                        </v:textbox>
                      </v:rect>
                      <v:shape id="Straight Arrow Connector 120" o:spid="_x0000_s1059" type="#_x0000_t32" style="position:absolute;left:29987;top:12425;width:7494;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" strokecolor="windowText" strokeweight="1.5pt">
                        <v:stroke endarrow="block" joinstyle="miter"/>
                      </v:shape>
                      <v:shape id="Straight Arrow Connector 121" o:spid="_x0000_s1060" type="#_x0000_t32" style="position:absolute;left:47443;top:12425;width:3680;height:5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" strokecolor="windowText" strokeweight="1.5pt">
                        <v:stroke endarrow="block" joinstyle="miter"/>
                      </v:shape>
                    </v:group>
                    <v:shape id="Straight Arrow Connector 122" o:spid="_x0000_s1061" type="#_x0000_t32" style="position:absolute;left:33513;top:19497;width:20688;height:120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" strokecolor="windowText" strokeweight="1.5pt">
                      <v:stroke endarrow="block" joinstyle="miter"/>
                    </v:shape>
                    <v:shape id="Straight Arrow Connector 123" o:spid="_x0000_s1062" type="#_x0000_t32" style="position:absolute;left:43364;top:18392;width:23361;height:1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" strokecolor="windowText" strokeweight="1.5pt">
                      <v:stroke endarrow="block" joinstyle="miter"/>
                    </v:shape>
                  </v:group>
                  <v:shape id="Text Box 2" o:spid="_x0000_s1063" type="#_x0000_t202" style="position:absolute;left:19392;top:24665;width:62022;height:30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691E4171" w14:textId="76B0DD32" w:rsidR="007949F6" w:rsidRPr="000010A5" w:rsidRDefault="007949F6" w:rsidP="00866D52">
                          <w:pPr>
                            <w:autoSpaceDE w:val="0"/>
                            <w:autoSpaceDN w:val="0"/>
                            <w:adjustRightInd w:val="0"/>
                            <w:spacing w:line="240" w:lineRule="auto"/>
                            <w:ind w:firstLine="0"/>
                          </w:pPr>
                          <w:r w:rsidRPr="00F3456D">
                            <w:rPr>
                              <w:b/>
                              <w:bCs/>
                            </w:rPr>
                            <w:t>Figure 3.</w:t>
                          </w:r>
                          <w:r w:rsidRPr="004952DB">
                            <w:t xml:space="preserve"> Diagram of serial mediation </w:t>
                          </w:r>
                          <w:r>
                            <w:t>M</w:t>
                          </w:r>
                          <w:r w:rsidRPr="004952DB">
                            <w:t>odel</w:t>
                          </w:r>
                          <w:r>
                            <w:t xml:space="preserve"> 1 in Study 1 and Study 2</w:t>
                          </w:r>
                          <w:r w:rsidRPr="004952DB">
                            <w:t xml:space="preserve">. </w:t>
                          </w:r>
                          <w:r w:rsidRPr="00BA1EB0">
                            <w:t xml:space="preserve">Serial indirect </w:t>
                          </w:r>
                          <w:r w:rsidRPr="005D276C">
                            <w:t xml:space="preserve">effect </w:t>
                          </w:r>
                          <w:r w:rsidRPr="00BA1EB0">
                            <w:t>of predictor</w:t>
                          </w:r>
                          <w:r w:rsidRPr="00536ECE">
                            <w:t xml:space="preserve"> on </w:t>
                          </w:r>
                          <w:r>
                            <w:t>outcome through mediators 1 &amp; 2</w:t>
                          </w:r>
                          <w:r w:rsidRPr="00536ECE">
                            <w:t xml:space="preserve"> = </w:t>
                          </w:r>
                          <w:r w:rsidRPr="00536ECE">
                            <w:rPr>
                              <w:i/>
                              <w:iCs/>
                            </w:rPr>
                            <w:t>a</w:t>
                          </w:r>
                          <w:r w:rsidRPr="00536ECE">
                            <w:rPr>
                              <w:vertAlign w:val="subscript"/>
                            </w:rPr>
                            <w:t>1</w:t>
                          </w:r>
                          <w:r>
                            <w:rPr>
                              <w:b/>
                              <w:bCs/>
                            </w:rPr>
                            <w:t>·</w:t>
                          </w:r>
                          <w:r w:rsidRPr="00536ECE">
                            <w:rPr>
                              <w:i/>
                              <w:iCs/>
                            </w:rPr>
                            <w:t>d</w:t>
                          </w:r>
                          <w:r w:rsidRPr="00536ECE">
                            <w:rPr>
                              <w:vertAlign w:val="subscript"/>
                            </w:rPr>
                            <w:t>21</w:t>
                          </w:r>
                          <w:r>
                            <w:rPr>
                              <w:b/>
                              <w:bCs/>
                            </w:rPr>
                            <w:t>·</w:t>
                          </w:r>
                          <w:r w:rsidRPr="00536ECE">
                            <w:rPr>
                              <w:i/>
                              <w:iCs/>
                            </w:rPr>
                            <w:t>b</w:t>
                          </w:r>
                          <w:r w:rsidRPr="00536ECE">
                            <w:rPr>
                              <w:vertAlign w:val="subscript"/>
                            </w:rPr>
                            <w:t>2</w:t>
                          </w:r>
                          <w:r w:rsidRPr="00536ECE">
                            <w:t xml:space="preserve">. </w:t>
                          </w:r>
                          <w:r w:rsidRPr="00080AF9">
                            <w:rPr>
                              <w:rFonts w:eastAsia="Times New Roman"/>
                            </w:rPr>
                            <w:t>PHQ-9 = Public Health Questionnaire</w:t>
                          </w:r>
                          <w:r w:rsidRPr="004952DB">
                            <w:t xml:space="preserve">, PTQ = </w:t>
                          </w:r>
                          <w:r>
                            <w:t xml:space="preserve">Perseverative Thinking Questionnaire. </w:t>
                          </w:r>
                          <w:r w:rsidRPr="00B614EB">
                            <w:rPr>
                              <w:b/>
                              <w:bCs/>
                            </w:rPr>
                            <w:t>Study 1:</w:t>
                          </w:r>
                          <w:r>
                            <w:t xml:space="preserve"> </w:t>
                          </w:r>
                          <w:r w:rsidRPr="005D276C">
                            <w:rPr>
                              <w:i/>
                              <w:iCs/>
                            </w:rPr>
                            <w:t>I</w:t>
                          </w:r>
                          <w:r w:rsidRPr="003D3B9E">
                            <w:rPr>
                              <w:rFonts w:asciiTheme="majorBidi" w:hAnsiTheme="majorBidi"/>
                              <w:i/>
                              <w:iCs/>
                            </w:rPr>
                            <w:t>nterference scores</w:t>
                          </w:r>
                          <w:r>
                            <w:rPr>
                              <w:rFonts w:asciiTheme="majorBidi" w:hAnsiTheme="majorBidi"/>
                            </w:rPr>
                            <w:t xml:space="preserve"> </w:t>
                          </w:r>
                          <w:r>
                            <w:t xml:space="preserve">were entered as the first mediator (Mediator 1) </w:t>
                          </w:r>
                          <w:r>
                            <w:rPr>
                              <w:rFonts w:asciiTheme="majorBidi" w:hAnsiTheme="majorBidi"/>
                            </w:rPr>
                            <w:t xml:space="preserve">to estimate difficulty disengaging internal attention from negative self-referential thoughts and Perseverative Thinking Questionnaire scores to estimate repetitive negative thinking as second mediator (Mediator 2). </w:t>
                          </w:r>
                          <w:r>
                            <w:t xml:space="preserve">In this Model 1, </w:t>
                          </w:r>
                          <w:r>
                            <w:rPr>
                              <w:rFonts w:asciiTheme="majorBidi" w:hAnsiTheme="majorBidi"/>
                            </w:rPr>
                            <w:t>depression</w:t>
                          </w:r>
                          <w:r>
                            <w:t xml:space="preserve"> symptom levels</w:t>
                          </w:r>
                          <w:r>
                            <w:rPr>
                              <w:rFonts w:asciiTheme="majorBidi" w:hAnsiTheme="majorBidi"/>
                            </w:rPr>
                            <w:t xml:space="preserve"> (</w:t>
                          </w:r>
                          <w:r>
                            <w:t>PHQ-9</w:t>
                          </w:r>
                          <w:r>
                            <w:rPr>
                              <w:rFonts w:asciiTheme="majorBidi" w:hAnsiTheme="majorBidi"/>
                            </w:rPr>
                            <w:t>)</w:t>
                          </w:r>
                          <w:r>
                            <w:t xml:space="preserve"> were entered as an outcome variable</w:t>
                          </w:r>
                          <w:r>
                            <w:rPr>
                              <w:rFonts w:asciiTheme="majorBidi" w:hAnsiTheme="majorBidi"/>
                            </w:rPr>
                            <w:t xml:space="preserve"> and anxiety symptom levels (Beck Anxiety Inventory)</w:t>
                          </w:r>
                          <w:r>
                            <w:t xml:space="preserve"> as an outcome in Model 2</w:t>
                          </w:r>
                          <w:r>
                            <w:rPr>
                              <w:rFonts w:asciiTheme="majorBidi" w:hAnsiTheme="majorBidi"/>
                            </w:rPr>
                            <w:t xml:space="preserve">. In addition to these two primary serial mediation models, </w:t>
                          </w:r>
                          <w:r>
                            <w:t>alt</w:t>
                          </w:r>
                          <w:r>
                            <w:rPr>
                              <w:rFonts w:asciiTheme="majorBidi" w:hAnsiTheme="majorBidi"/>
                            </w:rPr>
                            <w:t>ernative mediator 1 and 2 and predictors</w:t>
                          </w:r>
                          <w:r>
                            <w:t xml:space="preserve"> were tested</w:t>
                          </w:r>
                          <w:r>
                            <w:rPr>
                              <w:rFonts w:asciiTheme="majorBidi" w:hAnsiTheme="majorBidi"/>
                            </w:rPr>
                            <w:t xml:space="preserve">. First, to contrast the differential functional role(s) of negative and positive emotion reactivity, we tested a model wherein the predictor was change (reduced levels of) positive affect (emotion reactivity) to one’s negative self-referential thoughts as opposed to change in negative affect. </w:t>
                          </w:r>
                          <w:r>
                            <w:t>Second</w:t>
                          </w:r>
                          <w:r>
                            <w:rPr>
                              <w:rFonts w:asciiTheme="majorBidi" w:hAnsiTheme="majorBidi"/>
                            </w:rPr>
                            <w:t xml:space="preserve">, to examine the hypothesized specificity of attentional </w:t>
                          </w:r>
                          <w:r w:rsidRPr="0009306F">
                            <w:rPr>
                              <w:rFonts w:asciiTheme="majorBidi" w:hAnsiTheme="majorBidi"/>
                              <w:i/>
                              <w:iCs/>
                            </w:rPr>
                            <w:t>interference</w:t>
                          </w:r>
                          <w:r>
                            <w:rPr>
                              <w:rFonts w:asciiTheme="majorBidi" w:hAnsiTheme="majorBidi"/>
                            </w:rPr>
                            <w:t xml:space="preserve"> scores, we also tested the serial mediation models wherein dynamic </w:t>
                          </w:r>
                          <w:r w:rsidRPr="00DB24EA">
                            <w:rPr>
                              <w:rFonts w:asciiTheme="majorBidi" w:hAnsiTheme="majorBidi"/>
                              <w:i/>
                              <w:iCs/>
                            </w:rPr>
                            <w:t>facilitation</w:t>
                          </w:r>
                          <w:r>
                            <w:t xml:space="preserve"> scores</w:t>
                          </w:r>
                          <w:r>
                            <w:rPr>
                              <w:rFonts w:asciiTheme="majorBidi" w:hAnsiTheme="majorBidi"/>
                              <w:i/>
                              <w:iCs/>
                            </w:rPr>
                            <w:t xml:space="preserve"> </w:t>
                          </w:r>
                          <w:r>
                            <w:rPr>
                              <w:rFonts w:asciiTheme="majorBidi" w:hAnsiTheme="majorBidi"/>
                            </w:rPr>
                            <w:t xml:space="preserve">as well as the </w:t>
                          </w:r>
                          <w:r w:rsidRPr="00E453EA">
                            <w:rPr>
                              <w:rFonts w:asciiTheme="majorBidi" w:hAnsiTheme="majorBidi"/>
                              <w:i/>
                              <w:iCs/>
                            </w:rPr>
                            <w:t xml:space="preserve">aggregated </w:t>
                          </w:r>
                          <w:r>
                            <w:rPr>
                              <w:rFonts w:asciiTheme="majorBidi" w:hAnsiTheme="majorBidi"/>
                              <w:i/>
                              <w:iCs/>
                            </w:rPr>
                            <w:t>difference</w:t>
                          </w:r>
                          <w:r w:rsidRPr="00F77276">
                            <w:rPr>
                              <w:rFonts w:asciiTheme="majorBidi" w:hAnsiTheme="majorBidi"/>
                              <w:i/>
                              <w:iCs/>
                            </w:rPr>
                            <w:t xml:space="preserve"> </w:t>
                          </w:r>
                          <w:r w:rsidRPr="005D276C">
                            <w:rPr>
                              <w:rFonts w:asciiTheme="majorBidi" w:hAnsiTheme="majorBidi"/>
                            </w:rPr>
                            <w:t>scores</w:t>
                          </w:r>
                          <w:r>
                            <w:rPr>
                              <w:rFonts w:asciiTheme="majorBidi" w:hAnsiTheme="majorBidi"/>
                            </w:rPr>
                            <w:t xml:space="preserve"> were entered as mediator 1. Third, to</w:t>
                          </w:r>
                          <w:r>
                            <w:t xml:space="preserve"> examine the generalizability of the effects beyond a single construct and measure of cognitive vulnerability (i.e., repetitive negative thinking),</w:t>
                          </w:r>
                          <w:r>
                            <w:rPr>
                              <w:rFonts w:asciiTheme="majorBidi" w:hAnsiTheme="majorBidi"/>
                            </w:rPr>
                            <w:t xml:space="preserve"> </w:t>
                          </w:r>
                          <w:r>
                            <w:t xml:space="preserve">we </w:t>
                          </w:r>
                          <w:r>
                            <w:rPr>
                              <w:rFonts w:asciiTheme="majorBidi" w:hAnsiTheme="majorBidi"/>
                            </w:rPr>
                            <w:t>tested additional models wherein brooding</w:t>
                          </w:r>
                          <w:r>
                            <w:t xml:space="preserve"> or</w:t>
                          </w:r>
                          <w:r>
                            <w:rPr>
                              <w:rFonts w:asciiTheme="majorBidi" w:hAnsiTheme="majorBidi"/>
                            </w:rPr>
                            <w:t xml:space="preserve"> worry were entered as mediator 2</w:t>
                          </w:r>
                          <w:r>
                            <w:t xml:space="preserve">. </w:t>
                          </w:r>
                          <w:r w:rsidRPr="000B6CB7">
                            <w:rPr>
                              <w:b/>
                              <w:bCs/>
                            </w:rPr>
                            <w:t>Study 2:</w:t>
                          </w:r>
                          <w:r>
                            <w:t xml:space="preserve"> Implemented the same design with </w:t>
                          </w:r>
                          <w:r>
                            <w:rPr>
                              <w:i/>
                              <w:iCs/>
                            </w:rPr>
                            <w:t>biased selective internal attentional score</w:t>
                          </w:r>
                          <w:r>
                            <w:t xml:space="preserve"> as the first mediator.</w:t>
                          </w:r>
                        </w:p>
                      </w:txbxContent>
                    </v:textbox>
                  </v:shape>
                </v:group>
                <v:shape id="Text Box 88" o:spid="_x0000_s1064" type="#_x0000_t202" style="position:absolute;left:28956;top:1238;width:381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507D8DB2" w14:textId="50E05BAB" w:rsidR="007949F6" w:rsidRPr="006F28CF" w:rsidRDefault="007949F6" w:rsidP="006F28CF">
                        <w:pPr>
                          <w:ind w:firstLine="0"/>
                          <w:jc w:val="center"/>
                        </w:pPr>
                        <w:r>
                          <w:t>d</w:t>
                        </w:r>
                        <w:r w:rsidRPr="006F28CF">
                          <w:rPr>
                            <w:vertAlign w:val="subscript"/>
                          </w:rPr>
                          <w:t>21</w:t>
                        </w:r>
                      </w:p>
                    </w:txbxContent>
                  </v:textbox>
                </v:shape>
                <v:shape id="Text Box 90" o:spid="_x0000_s1065" type="#_x0000_t202" style="position:absolute;left:28956;top:14573;width:381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144B03B9" w14:textId="49BC8110" w:rsidR="007949F6" w:rsidRPr="006F28CF" w:rsidRDefault="007949F6" w:rsidP="006F28CF">
                        <w:pPr>
                          <w:ind w:firstLine="0"/>
                          <w:jc w:val="center"/>
                        </w:pPr>
                        <w:r>
                          <w:t>c'</w:t>
                        </w:r>
                      </w:p>
                    </w:txbxContent>
                  </v:textbox>
                </v:shape>
                <v:shape id="Text Box 91" o:spid="_x0000_s1066" type="#_x0000_t202" style="position:absolute;left:6286;top:7429;width:381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4B319E09" w14:textId="1EFD2126" w:rsidR="007949F6" w:rsidRPr="006F28CF" w:rsidRDefault="007949F6" w:rsidP="00644860">
                        <w:pPr>
                          <w:ind w:firstLine="0"/>
                          <w:jc w:val="center"/>
                        </w:pPr>
                        <w:r>
                          <w:t>a</w:t>
                        </w:r>
                        <w:r w:rsidRPr="00644860">
                          <w:rPr>
                            <w:vertAlign w:val="subscript"/>
                          </w:rPr>
                          <w:t>1</w:t>
                        </w:r>
                      </w:p>
                    </w:txbxContent>
                  </v:textbox>
                </v:shape>
                <v:shape id="Text Box 92" o:spid="_x0000_s1067" type="#_x0000_t202" style="position:absolute;left:21907;top:9334;width:381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35A8395B" w14:textId="04BCB008" w:rsidR="007949F6" w:rsidRPr="006F28CF" w:rsidRDefault="007949F6" w:rsidP="006A1D47">
                        <w:pPr>
                          <w:ind w:firstLine="0"/>
                          <w:jc w:val="center"/>
                        </w:pPr>
                        <w:r>
                          <w:t>a</w:t>
                        </w:r>
                        <w:r w:rsidRPr="006F28CF">
                          <w:rPr>
                            <w:vertAlign w:val="subscript"/>
                          </w:rPr>
                          <w:t>2</w:t>
                        </w:r>
                      </w:p>
                    </w:txbxContent>
                  </v:textbox>
                </v:shape>
                <v:shape id="Text Box 93" o:spid="_x0000_s1068" type="#_x0000_t202" style="position:absolute;left:37814;top:9715;width:381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00DC33CF" w14:textId="75FB037B" w:rsidR="007949F6" w:rsidRPr="006F28CF" w:rsidRDefault="007949F6" w:rsidP="006A1D47">
                        <w:pPr>
                          <w:ind w:firstLine="0"/>
                          <w:jc w:val="center"/>
                        </w:pPr>
                        <w:r>
                          <w:t>b</w:t>
                        </w:r>
                        <w:r w:rsidRPr="006F28CF">
                          <w:rPr>
                            <w:vertAlign w:val="subscript"/>
                          </w:rPr>
                          <w:t>1</w:t>
                        </w:r>
                      </w:p>
                    </w:txbxContent>
                  </v:textbox>
                </v:shape>
                <v:shape id="Text Box 94" o:spid="_x0000_s1069" type="#_x0000_t202" style="position:absolute;left:52387;top:7429;width:381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1F7FAE8A" w14:textId="270CA976" w:rsidR="007949F6" w:rsidRPr="006F28CF" w:rsidRDefault="007949F6" w:rsidP="006A1D47">
                        <w:pPr>
                          <w:ind w:firstLine="0"/>
                          <w:jc w:val="center"/>
                        </w:pPr>
                        <w:r>
                          <w:t>b</w:t>
                        </w:r>
                        <w:r>
                          <w:rPr>
                            <w:vertAlign w:val="subscript"/>
                          </w:rPr>
                          <w:t>2</w:t>
                        </w:r>
                      </w:p>
                    </w:txbxContent>
                  </v:textbox>
                </v:shape>
                <w10:wrap type="topAndBottom"/>
              </v:group>
            </w:pict>
          </mc:Fallback>
        </mc:AlternateContent>
      </w:r>
    </w:p>
    <w:p w14:paraId="7FABF001" w14:textId="0F63D100" w:rsidR="00BE3E79" w:rsidRDefault="00BE3E79" w:rsidP="00B614EB">
      <w:pPr>
        <w:tabs>
          <w:tab w:val="left" w:pos="5244"/>
        </w:tabs>
        <w:ind w:firstLine="0"/>
        <w:contextualSpacing w:val="0"/>
        <w:jc w:val="left"/>
        <w:outlineLvl w:val="9"/>
      </w:pPr>
    </w:p>
    <w:p w14:paraId="1656BED9" w14:textId="723A4E25" w:rsidR="00E260E9" w:rsidRDefault="007949F6" w:rsidP="00F07B6F">
      <w:pPr>
        <w:pStyle w:val="Heading1"/>
        <w:rPr>
          <w:ins w:id="1" w:author="יפתח עמיר" w:date="2020-01-03T11:39:00Z"/>
        </w:rPr>
      </w:pPr>
      <w:ins w:id="2" w:author="יפתח עמיר" w:date="2020-01-03T11:40:00Z">
        <w:r>
          <w:t>STUDY 1</w:t>
        </w:r>
      </w:ins>
      <w:moveFromRangeStart w:id="3" w:author="יפתח עמיר" w:date="2020-01-03T11:35:00Z" w:name="move28943736"/>
      <w:moveFrom w:id="4" w:author="יפתח עמיר" w:date="2020-01-03T11:35:00Z">
        <w:r w:rsidR="00E260E9" w:rsidDel="007949F6">
          <w:t>RESULTS</w:t>
        </w:r>
      </w:moveFrom>
    </w:p>
    <w:p w14:paraId="4072EDCF" w14:textId="77777777" w:rsidR="007949F6" w:rsidRPr="007949F6" w:rsidDel="007949F6" w:rsidRDefault="007949F6">
      <w:pPr>
        <w:rPr>
          <w:moveFrom w:id="5" w:author="יפתח עמיר" w:date="2020-01-03T11:35:00Z"/>
        </w:rPr>
        <w:pPrChange w:id="6" w:author="יפתח עמיר" w:date="2020-01-03T11:39:00Z">
          <w:pPr>
            <w:pStyle w:val="Heading1"/>
            <w:spacing w:after="0"/>
          </w:pPr>
        </w:pPrChange>
      </w:pPr>
    </w:p>
    <w:p w14:paraId="1BF756C8" w14:textId="4A8ED95C" w:rsidR="00E260E9" w:rsidRPr="00E260E9" w:rsidDel="007949F6" w:rsidRDefault="00E260E9" w:rsidP="008A21CF">
      <w:pPr>
        <w:pStyle w:val="Heading2"/>
        <w:rPr>
          <w:moveFrom w:id="7" w:author="יפתח עמיר" w:date="2020-01-03T11:35:00Z"/>
        </w:rPr>
      </w:pPr>
      <w:moveFrom w:id="8" w:author="יפתח עמיר" w:date="2020-01-03T11:35:00Z">
        <w:r w:rsidDel="007949F6">
          <w:t>Study 1</w:t>
        </w:r>
      </w:moveFrom>
    </w:p>
    <w:p w14:paraId="10E948A6" w14:textId="7A58E6EB" w:rsidR="00E260E9" w:rsidDel="007949F6" w:rsidRDefault="00E260E9" w:rsidP="008E0796">
      <w:pPr>
        <w:outlineLvl w:val="9"/>
        <w:rPr>
          <w:moveFrom w:id="9" w:author="יפתח עמיר" w:date="2020-01-03T11:35:00Z"/>
        </w:rPr>
      </w:pPr>
      <w:moveFrom w:id="10" w:author="יפתח עמיר" w:date="2020-01-03T11:35:00Z">
        <w:r w:rsidRPr="008A21CF" w:rsidDel="007949F6">
          <w:rPr>
            <w:rStyle w:val="Heading3Char"/>
          </w:rPr>
          <w:t>Data scoring and analytic plan.</w:t>
        </w:r>
        <w:r w:rsidDel="007949F6">
          <w:rPr>
            <w:b/>
            <w:bCs/>
          </w:rPr>
          <w:t xml:space="preserve"> </w:t>
        </w:r>
        <w:r w:rsidRPr="00EB2346" w:rsidDel="007949F6">
          <w:t>We computed</w:t>
        </w:r>
        <w:r w:rsidDel="007949F6">
          <w:t xml:space="preserve"> a positive emotional reactivity score and a negative</w:t>
        </w:r>
        <w:r w:rsidRPr="00EB2346" w:rsidDel="007949F6">
          <w:t xml:space="preserve"> emotional</w:t>
        </w:r>
        <w:r w:rsidDel="007949F6">
          <w:t xml:space="preserve"> reactivity score from the subjective emotional state ratings reported by participants at baseline and then immediately following the schema activation wherein participants listened to their personalized</w:t>
        </w:r>
        <w:r w:rsidRPr="00603A89" w:rsidDel="007949F6">
          <w:t xml:space="preserve"> </w:t>
        </w:r>
        <w:r w:rsidRPr="003D3B9E" w:rsidDel="007949F6">
          <w:t>neutral and</w:t>
        </w:r>
        <w:r w:rsidRPr="00603A89" w:rsidDel="007949F6">
          <w:t xml:space="preserve"> negative</w:t>
        </w:r>
        <w:r w:rsidDel="007949F6">
          <w:t xml:space="preserve"> self-referential stimuli (see Method section).</w:t>
        </w:r>
        <w:r w:rsidRPr="00EF282B" w:rsidDel="007949F6">
          <w:t xml:space="preserve"> </w:t>
        </w:r>
        <w:r w:rsidDel="007949F6">
          <w:t xml:space="preserve">For the digit categorization task we calculated three scores reflecting attentional disengagement from simulated thought stimuli. (1) A time-sensitive dynamic </w:t>
        </w:r>
        <w:r w:rsidRPr="00C01984" w:rsidDel="007949F6">
          <w:rPr>
            <w:i/>
            <w:iCs/>
          </w:rPr>
          <w:t>interference score</w:t>
        </w:r>
        <w:r w:rsidDel="007949F6">
          <w:t xml:space="preserve"> (i.e., difficulty or delayed disengagement of internal attention from negative self-referential thoughts) and (2) a dynamic </w:t>
        </w:r>
        <w:r w:rsidDel="007949F6">
          <w:rPr>
            <w:i/>
            <w:iCs/>
          </w:rPr>
          <w:t>facilitation score</w:t>
        </w:r>
        <w:r w:rsidDel="007949F6">
          <w:t xml:space="preserve"> (i.e., facilitated or faster disengagement of internal attention from negative self-referential thoughts). Both dynamic scores are based on mean of difference score (RT of each negative trial minus the running mean of neutral trials) of trials which are </w:t>
        </w:r>
        <w:r w:rsidRPr="00496E43" w:rsidDel="007949F6">
          <w:rPr>
            <w:i/>
            <w:iCs/>
          </w:rPr>
          <w:t>faster</w:t>
        </w:r>
        <w:r w:rsidDel="007949F6">
          <w:rPr>
            <w:i/>
            <w:iCs/>
          </w:rPr>
          <w:t>/slower</w:t>
        </w:r>
        <w:r w:rsidRPr="00496E43" w:rsidDel="007949F6">
          <w:rPr>
            <w:i/>
            <w:iCs/>
          </w:rPr>
          <w:t xml:space="preserve"> </w:t>
        </w:r>
        <w:r w:rsidRPr="00E03CB4" w:rsidDel="007949F6">
          <w:t xml:space="preserve">than </w:t>
        </w:r>
        <w:r w:rsidRPr="00EB45BE" w:rsidDel="007949F6">
          <w:t>the</w:t>
        </w:r>
        <w:r w:rsidDel="007949F6">
          <w:t xml:space="preserve"> upper/lower-</w:t>
        </w:r>
        <w:r w:rsidRPr="00EB45BE" w:rsidDel="007949F6">
          <w:t>bound</w:t>
        </w:r>
        <w:r w:rsidDel="007949F6">
          <w:t>s</w:t>
        </w:r>
        <w:r w:rsidRPr="00EB45BE" w:rsidDel="007949F6">
          <w:t xml:space="preserve"> (</w:t>
        </w:r>
        <w:r w:rsidDel="007949F6">
          <w:t>±</w:t>
        </w:r>
        <w:r w:rsidRPr="00EB45BE" w:rsidDel="007949F6">
          <w:t xml:space="preserve">1.96 </w:t>
        </w:r>
        <w:r w:rsidDel="007949F6">
          <w:t>Standard Errors [</w:t>
        </w:r>
        <w:r w:rsidRPr="00EB45BE" w:rsidDel="007949F6">
          <w:rPr>
            <w:i/>
            <w:iCs/>
          </w:rPr>
          <w:t>S</w:t>
        </w:r>
        <w:r w:rsidDel="007949F6">
          <w:rPr>
            <w:i/>
            <w:iCs/>
          </w:rPr>
          <w:t>E</w:t>
        </w:r>
        <w:r w:rsidRPr="00EB45BE" w:rsidDel="007949F6">
          <w:t>s</w:t>
        </w:r>
        <w:r w:rsidDel="007949F6">
          <w:t>]</w:t>
        </w:r>
        <w:r w:rsidRPr="00EB45BE" w:rsidDel="007949F6">
          <w:t xml:space="preserve">) of a </w:t>
        </w:r>
        <w:r w:rsidRPr="00E03CB4" w:rsidDel="007949F6">
          <w:t>confidence</w:t>
        </w:r>
        <w:r w:rsidDel="007949F6">
          <w:t xml:space="preserve"> interval of the mean of a running window of </w:t>
        </w:r>
        <w:r w:rsidRPr="003D3B9E" w:rsidDel="007949F6">
          <w:t>9</w:t>
        </w:r>
        <w:r w:rsidDel="007949F6">
          <w:t xml:space="preserve"> neutral self-referential trials and divided by that window’s running 1 standard deviation (SD) to correct for variability in neutral responses in time (see Figure 4 and Method for additional details). (3) An </w:t>
        </w:r>
        <w:r w:rsidRPr="00C01984" w:rsidDel="007949F6">
          <w:rPr>
            <w:i/>
            <w:iCs/>
          </w:rPr>
          <w:t>aggregated</w:t>
        </w:r>
        <w:r w:rsidDel="007949F6">
          <w:rPr>
            <w:i/>
            <w:iCs/>
          </w:rPr>
          <w:t xml:space="preserve"> mean</w:t>
        </w:r>
        <w:r w:rsidRPr="00C01984" w:rsidDel="007949F6">
          <w:rPr>
            <w:i/>
            <w:iCs/>
          </w:rPr>
          <w:t xml:space="preserve"> </w:t>
        </w:r>
        <w:r w:rsidDel="007949F6">
          <w:rPr>
            <w:i/>
            <w:iCs/>
          </w:rPr>
          <w:t>difference</w:t>
        </w:r>
        <w:r w:rsidRPr="00C01984" w:rsidDel="007949F6">
          <w:rPr>
            <w:i/>
            <w:iCs/>
          </w:rPr>
          <w:t xml:space="preserve"> score</w:t>
        </w:r>
        <w:r w:rsidDel="007949F6">
          <w:t xml:space="preserve"> (i.e., the overall delayed [&gt;0] or facilitated [&lt;0] disengagement from negative relative to neutral self-referential trials) by subtracting mean RT of neutral self-referential trials from mean RT of negative self-referential trials. </w:t>
        </w:r>
      </w:moveFrom>
    </w:p>
    <w:p w14:paraId="525B4CB4" w14:textId="4128B754" w:rsidR="00D8138A" w:rsidRPr="00C748E9" w:rsidDel="007949F6" w:rsidRDefault="00D8138A" w:rsidP="00D8138A">
      <w:pPr>
        <w:outlineLvl w:val="9"/>
        <w:rPr>
          <w:moveFrom w:id="11" w:author="יפתח עמיר" w:date="2020-01-03T11:35:00Z"/>
        </w:rPr>
      </w:pPr>
      <w:moveFrom w:id="12" w:author="יפתח עמיר" w:date="2020-01-03T11:35:00Z">
        <w:r w:rsidRPr="00823594" w:rsidDel="007949F6">
          <w:t>We tested study aims</w:t>
        </w:r>
        <w:r w:rsidDel="007949F6">
          <w:t xml:space="preserve"> and predictions by examining specific paths within serial mediation models (see Figure 3). Serial multiple mediator models </w:t>
        </w:r>
        <w:r w:rsidDel="007949F6">
          <w:fldChar w:fldCharType="begin" w:fldLock="1"/>
        </w:r>
        <w:r w:rsidR="008F6292" w:rsidDel="007949F6">
          <w:instrText>ADDIN CSL_CITATION {"citationItems":[{"id":"ITEM-1","itemData":{"ISBN":"978-1-60918-230-4 (Hardcover); 978-1-4625-1127-3 (PDF)","abstract":"This engaging book explains the fundamentals of mediation and moderation analysis and their integration as \"conditional process analysis.\" Procedures are described for testing hypotheses about the mechanisms by which causal effects operate, the conditions under which they occur, and the moderation of mechanisms. Relying on the principles of ordinary least squares regression, Andrew Hayes carefully explains the estimation and interpretation of direct and indirect effects, probing and visualization of interactions, and testing of questions about moderated mediation. Examples using data from published studies illustrate how to conduct and report the analyses described in the book. Of special value, the book introduces and documents PROCESS, a macro for SPSS and SAS that does all the computations described in the book. The authors website (www.afhayes.com) offers free downloads of PROCESS plus data files for the book's examples. (PsycINFO Database Record (c) 2016 APA, all rights reserved)","author":[{"dropping-particle":"","family":"Hayes","given":"Andrew F","non-dropping-particle":"","parse-names":false,"suffix":""}],"collection-title":"Methodology in the social sciences.","container-title":"Introduction to mediation, moderation, and conditional process analysis: A regression-based approach.","id":"ITEM-1","issued":{"date-parts":[["2013"]]},"number-of-pages":"xvii, 507-xvii, 507","publisher":"Guilford Press","publisher-place":"New York,  NY,  US","title":"Introduction to mediation, moderation, and conditional process analysis: A regression-based approach.","type":"book"},"uris":["http://www.mendeley.com/documents/?uuid=5fad01ff-eb9e-4971-81fe-0b0874457fb7"]}],"mendeley":{"formattedCitation":"&lt;sup&gt;67&lt;/sup&gt;","plainTextFormattedCitation":"67","previouslyFormattedCitation":"&lt;sup&gt;67&lt;/sup&gt;"},"properties":{"noteIndex":0},"schema":"https://github.com/citation-style-language/schema/raw/master/csl-citation.json"}</w:instrText>
        </w:r>
        <w:r w:rsidDel="007949F6">
          <w:fldChar w:fldCharType="separate"/>
        </w:r>
        <w:r w:rsidR="00D57E1C" w:rsidRPr="00D57E1C" w:rsidDel="007949F6">
          <w:rPr>
            <w:noProof/>
            <w:vertAlign w:val="superscript"/>
          </w:rPr>
          <w:t>67</w:t>
        </w:r>
        <w:r w:rsidDel="007949F6">
          <w:fldChar w:fldCharType="end"/>
        </w:r>
        <w:r w:rsidDel="007949F6">
          <w:t xml:space="preserve"> were estimated with bias-corrected and accelerated (BCa) bootstrapped confidence intervals </w:t>
        </w:r>
        <w:r w:rsidDel="007949F6">
          <w:fldChar w:fldCharType="begin" w:fldLock="1"/>
        </w:r>
        <w:r w:rsidR="008F6292" w:rsidDel="007949F6">
          <w:instrText>ADDIN CSL_CITATION {"citationItems":[{"id":"ITEM-1","itemData":{"DOI":"10.3758/BRM.40.3.879","ISSN":"1554-3528","abstract":"Hypotheses involving mediation are common in the behavioral sciences. Mediation exists when a predictor affects a dependent variable indirectly through at least one intervening variable, or mediator. Methods to assess mediation involving multiple simultaneous mediators have received little attention in the methodological literature despite a clear need. We provide an overview of simple and multiple mediation and explore three approaches that can be used to investigate indirect processes, as well as methods for contrasting two or more mediators within a single model. We present an illustrative example, assessing and contrasting potential mediators of the relationship between the helpfulness of socialization agents and job satisfaction. We also provide SAS and SPSS macros, as well as Mplus and LISREL syntax, to facilitate the use of these methods in applications.","author":[{"dropping-particle":"","family":"Preacher","given":"Kristopher J","non-dropping-particle":"","parse-names":false,"suffix":""},{"dropping-particle":"","family":"Hayes","given":"Andrew F","non-dropping-particle":"","parse-names":false,"suffix":""}],"container-title":"Behavior Research Methods","id":"ITEM-1","issue":"3","issued":{"date-parts":[["2008","8"]]},"page":"879-891","title":"Asymptotic and resampling strategies for assessing and comparing indirect effects in multiple mediator models","type":"article-journal","volume":"40"},"uris":["http://www.mendeley.com/documents/?uuid=9ad004c5-78c2-40f4-bce7-7c4ad86af7a9"]},{"id":"ITEM-2","itemData":{"URL":"https://sites.google.com/site/bravotoolbox/","author":[{"dropping-particle":"","family":"Verstynen","given":"Timothy","non-dropping-particle":"","parse-names":false,"suffix":""}],"id":"ITEM-2","issued":{"date-parts":[["2013"]]},"title":"BRAVO Toolbox","type":"webpage"},"uris":["http://www.mendeley.com/documents/?uuid=ca5647aa-9bbd-472f-93ef-459994b7884d"]}],"mendeley":{"formattedCitation":"&lt;sup&gt;68,69&lt;/sup&gt;","plainTextFormattedCitation":"68,69","previouslyFormattedCitation":"&lt;sup&gt;68,69&lt;/sup&gt;"},"properties":{"noteIndex":0},"schema":"https://github.com/citation-style-language/schema/raw/master/csl-citation.json"}</w:instrText>
        </w:r>
        <w:r w:rsidDel="007949F6">
          <w:fldChar w:fldCharType="separate"/>
        </w:r>
        <w:r w:rsidR="00D57E1C" w:rsidRPr="00D57E1C" w:rsidDel="007949F6">
          <w:rPr>
            <w:noProof/>
            <w:vertAlign w:val="superscript"/>
          </w:rPr>
          <w:t>68,69</w:t>
        </w:r>
        <w:r w:rsidDel="007949F6">
          <w:fldChar w:fldCharType="end"/>
        </w:r>
        <w:r w:rsidDel="007949F6">
          <w:t>. To aid in interpretation of individual paths within the serial mediation model we also report zero-order Pearson correlations where possible (see Table 1). All significance tests are two-tailed.</w:t>
        </w:r>
      </w:moveFrom>
    </w:p>
    <w:p w14:paraId="6C534A6E" w14:textId="520DEDFA" w:rsidR="00D8138A" w:rsidDel="007949F6" w:rsidRDefault="00D8138A" w:rsidP="008E0796">
      <w:pPr>
        <w:outlineLvl w:val="9"/>
        <w:rPr>
          <w:moveFrom w:id="13" w:author="יפתח עמיר" w:date="2020-01-03T11:35:00Z"/>
        </w:rPr>
      </w:pPr>
    </w:p>
    <w:p w14:paraId="62F3D67F" w14:textId="7F31E7AA" w:rsidR="005E44A2" w:rsidDel="007949F6" w:rsidRDefault="005E44A2" w:rsidP="008A21CF">
      <w:pPr>
        <w:outlineLvl w:val="9"/>
        <w:rPr>
          <w:moveFrom w:id="14" w:author="יפתח עמיר" w:date="2020-01-03T11:35:00Z"/>
        </w:rPr>
        <w:sectPr w:rsidR="005E44A2" w:rsidDel="007949F6" w:rsidSect="00795880">
          <w:pgSz w:w="11906" w:h="16838"/>
          <w:pgMar w:top="1418" w:right="1418" w:bottom="1418" w:left="1418" w:header="709" w:footer="709" w:gutter="0"/>
          <w:cols w:space="708"/>
          <w:bidi/>
          <w:rtlGutter/>
          <w:docGrid w:linePitch="360"/>
        </w:sectPr>
      </w:pPr>
    </w:p>
    <w:p w14:paraId="1E10FB36" w14:textId="05BC1632" w:rsidR="00E36B1E" w:rsidRPr="000C5627" w:rsidDel="007949F6" w:rsidRDefault="00E36B1E" w:rsidP="008A21CF">
      <w:pPr>
        <w:spacing w:line="240" w:lineRule="auto"/>
        <w:ind w:firstLine="0"/>
        <w:outlineLvl w:val="9"/>
        <w:rPr>
          <w:moveFrom w:id="15" w:author="יפתח עמיר" w:date="2020-01-03T11:35:00Z"/>
        </w:rPr>
      </w:pPr>
      <w:moveFrom w:id="16" w:author="יפתח עמיר" w:date="2020-01-03T11:35:00Z">
        <w:r w:rsidDel="007949F6">
          <w:rPr>
            <w:noProof/>
          </w:rPr>
          <w:drawing>
            <wp:anchor distT="0" distB="0" distL="114300" distR="114300" simplePos="0" relativeHeight="251718656" behindDoc="0" locked="0" layoutInCell="1" allowOverlap="1" wp14:anchorId="3D06C4EC" wp14:editId="64948CEB">
              <wp:simplePos x="0" y="0"/>
              <wp:positionH relativeFrom="column">
                <wp:posOffset>61595</wp:posOffset>
              </wp:positionH>
              <wp:positionV relativeFrom="paragraph">
                <wp:posOffset>3810</wp:posOffset>
              </wp:positionV>
              <wp:extent cx="8677275" cy="4250055"/>
              <wp:effectExtent l="0" t="0" r="9525" b="0"/>
              <wp:wrapTopAndBottom/>
              <wp:docPr id="203" name="Picture 203" descr="Fig 4_13DEC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_13DEC20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77275" cy="425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4C1E" w:rsidDel="007949F6">
          <w:rPr>
            <w:b/>
            <w:bCs/>
          </w:rPr>
          <w:t xml:space="preserve">Figure </w:t>
        </w:r>
        <w:r w:rsidDel="007949F6">
          <w:rPr>
            <w:b/>
            <w:bCs/>
          </w:rPr>
          <w:t>4</w:t>
        </w:r>
        <w:r w:rsidDel="007949F6">
          <w:t>. Example of response times across trials of the Digit Categorization Task. Black dots reflect RT on negative trials relative to white dots which reflect RT on emotionally neutral trials. Red circles around dots reflect trials slower than the upper-bound (+1.96SEs) of confidence of interval based on the RTs of a running window of 9 emotionally neutral trials (gray area). Blue circles around dots reflect trials faster than the lower-bound (-1.96SEs) of that running confidence of interval. Interference/facilitation scores are calculated by taking the</w:t>
        </w:r>
        <w:r w:rsidDel="007949F6">
          <w:rPr>
            <w:rFonts w:asciiTheme="majorBidi" w:hAnsiTheme="majorBidi"/>
          </w:rPr>
          <w:t xml:space="preserve"> mean </w:t>
        </w:r>
        <w:r w:rsidDel="007949F6">
          <w:t xml:space="preserve">of absolute difference scores (RT of each negative trial minus the running mean of neutral trials at that point in time [black line in gray area]) </w:t>
        </w:r>
        <w:r w:rsidDel="007949F6">
          <w:rPr>
            <w:rFonts w:asciiTheme="majorBidi" w:hAnsiTheme="majorBidi"/>
          </w:rPr>
          <w:t xml:space="preserve">of </w:t>
        </w:r>
        <w:r w:rsidDel="007949F6">
          <w:t xml:space="preserve">interference/facilitation </w:t>
        </w:r>
        <w:r w:rsidDel="007949F6">
          <w:rPr>
            <w:rFonts w:asciiTheme="majorBidi" w:hAnsiTheme="majorBidi"/>
          </w:rPr>
          <w:t xml:space="preserve">trials </w:t>
        </w:r>
        <w:r w:rsidDel="007949F6">
          <w:t xml:space="preserve">and dividing by that window’s running 1 SD. Aggregated mean bias scores are calculated </w:t>
        </w:r>
        <w:r w:rsidDel="007949F6">
          <w:rPr>
            <w:rFonts w:asciiTheme="majorBidi" w:hAnsiTheme="majorBidi"/>
          </w:rPr>
          <w:t>by subtracting mean RT of</w:t>
        </w:r>
        <w:r w:rsidDel="007949F6">
          <w:t xml:space="preserve"> all</w:t>
        </w:r>
        <w:r w:rsidDel="007949F6">
          <w:rPr>
            <w:rFonts w:asciiTheme="majorBidi" w:hAnsiTheme="majorBidi"/>
          </w:rPr>
          <w:t xml:space="preserve"> neutral self-referential trials</w:t>
        </w:r>
        <w:r w:rsidDel="007949F6">
          <w:t xml:space="preserve"> (white dots)</w:t>
        </w:r>
        <w:r w:rsidDel="007949F6">
          <w:rPr>
            <w:rFonts w:asciiTheme="majorBidi" w:hAnsiTheme="majorBidi"/>
          </w:rPr>
          <w:t xml:space="preserve"> from mean RT of </w:t>
        </w:r>
        <w:r w:rsidDel="007949F6">
          <w:t xml:space="preserve">all </w:t>
        </w:r>
        <w:r w:rsidDel="007949F6">
          <w:rPr>
            <w:rFonts w:asciiTheme="majorBidi" w:hAnsiTheme="majorBidi"/>
          </w:rPr>
          <w:t>negative self-referential trials</w:t>
        </w:r>
        <w:r w:rsidDel="007949F6">
          <w:t xml:space="preserve"> (black dots).</w:t>
        </w:r>
      </w:moveFrom>
    </w:p>
    <w:p w14:paraId="11A98AFA" w14:textId="1BAC2142" w:rsidR="005E44A2" w:rsidDel="007949F6" w:rsidRDefault="005E44A2" w:rsidP="00040F3B">
      <w:pPr>
        <w:rPr>
          <w:moveFrom w:id="17" w:author="יפתח עמיר" w:date="2020-01-03T11:35:00Z"/>
          <w:rStyle w:val="Heading2Char"/>
        </w:rPr>
        <w:sectPr w:rsidR="005E44A2" w:rsidDel="007949F6" w:rsidSect="005E44A2">
          <w:pgSz w:w="16838" w:h="11906" w:orient="landscape"/>
          <w:pgMar w:top="1418" w:right="1418" w:bottom="1418" w:left="1418" w:header="709" w:footer="709" w:gutter="0"/>
          <w:cols w:space="708"/>
          <w:bidi/>
          <w:rtlGutter/>
          <w:docGrid w:linePitch="360"/>
        </w:sectPr>
      </w:pPr>
    </w:p>
    <w:p w14:paraId="0AC38582" w14:textId="79F4B49B" w:rsidR="00E260E9" w:rsidRPr="00992873" w:rsidDel="007949F6" w:rsidRDefault="00E260E9" w:rsidP="008E0796">
      <w:pPr>
        <w:outlineLvl w:val="9"/>
        <w:rPr>
          <w:moveFrom w:id="18" w:author="יפתח עמיר" w:date="2020-01-03T11:35:00Z"/>
        </w:rPr>
      </w:pPr>
      <w:moveFrom w:id="19" w:author="יפתח עמיר" w:date="2020-01-03T11:35:00Z">
        <w:r w:rsidRPr="008E0796" w:rsidDel="007949F6">
          <w:rPr>
            <w:rStyle w:val="Heading3Char"/>
          </w:rPr>
          <w:t>Digit Categorization Task: Reliability</w:t>
        </w:r>
        <w:r w:rsidR="00E36B1E" w:rsidRPr="008E0796" w:rsidDel="007949F6">
          <w:rPr>
            <w:rStyle w:val="Heading3Char"/>
          </w:rPr>
          <w:t>.</w:t>
        </w:r>
        <w:r w:rsidR="00E36B1E" w:rsidDel="007949F6">
          <w:rPr>
            <w:b/>
            <w:bCs/>
          </w:rPr>
          <w:t xml:space="preserve"> </w:t>
        </w:r>
        <w:r w:rsidRPr="00DB4610" w:rsidDel="007949F6">
          <w:t>The observed split-half reliability (based on the average of 1000 random split halves of the task</w:t>
        </w:r>
        <w:r w:rsidDel="007949F6">
          <w:t xml:space="preserve">) </w:t>
        </w:r>
        <w:r w:rsidDel="007949F6">
          <w:fldChar w:fldCharType="begin" w:fldLock="1"/>
        </w:r>
        <w:r w:rsidR="008F6292" w:rsidDel="007949F6">
          <w:instrText>ADDIN CSL_CITATION {"citationItems":[{"id":"ITEM-1","itemData":{"DOI":"10.1007/s10608-013-9588-2","ISBN":"0147-5916","ISSN":"15732819","PMID":"17396179","abstract":"A variety of methodological paradigms, including dot probe and eye movement tasks, have been used to examine attentional biases to threat in anxiety disorders. Unfortunately, little attention has been devoted to the psychometric properties of measures from these paradigms. In the current study, participants selected for high and low social anxiety completed a dot probe and eye movement task using angry, disgust and happy facial expressions paired with neutral expressions. Results indi- cated that dot probe bias scores, eye movement first fixa- tion indices, and eye movement proportions of viewing time in the first 1,500 ms had unacceptably low reliability. However, eye movement indices of attentional bias over the full 5,000 ms time course had excellent reliability. Individuals’ dot probe and eye movement biases were largely uncorrelated across the two tasks and demonstrated little relation with social anxiety scores. Implications for future research are discussed.","author":[{"dropping-particle":"","family":"Waechter","given":"Stephanie","non-dropping-particle":"","parse-names":false,"suffix":""},{"dropping-particle":"","family":"Nelson","given":"Andrea L.","non-dropping-particle":"","parse-names":false,"suffix":""},{"dropping-particle":"","family":"Wright","given":"Caitlin","non-dropping-particle":"","parse-names":false,"suffix":""},{"dropping-particle":"","family":"Hyatt","given":"Ashley","non-dropping-particle":"","parse-names":false,"suffix":""},{"dropping-particle":"","family":"Oakman","given":"Jonathan","non-dropping-particle":"","parse-names":false,"suffix":""}],"container-title":"Cognitive Therapy and Research","id":"ITEM-1","issue":"3","issued":{"date-parts":[["2014"]]},"page":"313-333","title":"Measuring attentional bias to threat: Reliability of dot probe and eye movement indices","type":"article-journal","volume":"38"},"uris":["http://www.mendeley.com/documents/?uuid=3b4d32a9-5d34-4d09-8164-9a7438cf9e96"]}],"mendeley":{"formattedCitation":"&lt;sup&gt;70&lt;/sup&gt;","plainTextFormattedCitation":"70","previouslyFormattedCitation":"&lt;sup&gt;70&lt;/sup&gt;"},"properties":{"noteIndex":0},"schema":"https://github.com/citation-style-language/schema/raw/master/csl-citation.json"}</w:instrText>
        </w:r>
        <w:r w:rsidDel="007949F6">
          <w:fldChar w:fldCharType="separate"/>
        </w:r>
        <w:r w:rsidR="00D57E1C" w:rsidRPr="00D57E1C" w:rsidDel="007949F6">
          <w:rPr>
            <w:noProof/>
            <w:vertAlign w:val="superscript"/>
          </w:rPr>
          <w:t>70</w:t>
        </w:r>
        <w:r w:rsidDel="007949F6">
          <w:fldChar w:fldCharType="end"/>
        </w:r>
        <w:r w:rsidRPr="00DB4610" w:rsidDel="007949F6">
          <w:t xml:space="preserve"> was acceptable for the</w:t>
        </w:r>
        <w:r w:rsidDel="007949F6">
          <w:t xml:space="preserve"> (1)</w:t>
        </w:r>
        <w:r w:rsidRPr="00DB4610" w:rsidDel="007949F6">
          <w:t xml:space="preserve"> dynamic </w:t>
        </w:r>
        <w:r w:rsidRPr="00BB4506" w:rsidDel="007949F6">
          <w:rPr>
            <w:i/>
            <w:iCs/>
          </w:rPr>
          <w:t>interference</w:t>
        </w:r>
        <w:r w:rsidRPr="00DB4610" w:rsidDel="007949F6">
          <w:t xml:space="preserve"> (</w:t>
        </w:r>
        <w:r w:rsidRPr="00DB4610" w:rsidDel="007949F6">
          <w:rPr>
            <w:i/>
            <w:iCs/>
          </w:rPr>
          <w:t>r</w:t>
        </w:r>
        <w:r w:rsidRPr="00DB4610" w:rsidDel="007949F6">
          <w:t>(4</w:t>
        </w:r>
        <w:r w:rsidR="00790F51" w:rsidDel="007949F6">
          <w:t>8</w:t>
        </w:r>
        <w:r w:rsidRPr="00DB4610" w:rsidDel="007949F6">
          <w:t xml:space="preserve">) = .637, </w:t>
        </w:r>
        <w:r w:rsidRPr="00DB4610" w:rsidDel="007949F6">
          <w:rPr>
            <w:i/>
            <w:iCs/>
          </w:rPr>
          <w:t>95%CI</w:t>
        </w:r>
        <w:r w:rsidRPr="00DB4610" w:rsidDel="007949F6">
          <w:t xml:space="preserve"> = .631 to .643) and</w:t>
        </w:r>
        <w:r w:rsidDel="007949F6">
          <w:t xml:space="preserve"> (2)</w:t>
        </w:r>
        <w:r w:rsidRPr="00DB4610" w:rsidDel="007949F6">
          <w:t xml:space="preserve"> </w:t>
        </w:r>
        <w:r w:rsidRPr="00BB4506" w:rsidDel="007949F6">
          <w:rPr>
            <w:i/>
            <w:iCs/>
          </w:rPr>
          <w:t>facilitation</w:t>
        </w:r>
        <w:r w:rsidRPr="00DB4610" w:rsidDel="007949F6">
          <w:t xml:space="preserve"> (</w:t>
        </w:r>
        <w:r w:rsidRPr="00DB4610" w:rsidDel="007949F6">
          <w:rPr>
            <w:i/>
            <w:iCs/>
          </w:rPr>
          <w:t>r</w:t>
        </w:r>
        <w:r w:rsidRPr="00DB4610" w:rsidDel="007949F6">
          <w:t>(4</w:t>
        </w:r>
        <w:r w:rsidR="00790F51" w:rsidDel="007949F6">
          <w:t>8</w:t>
        </w:r>
        <w:r w:rsidRPr="00DB4610" w:rsidDel="007949F6">
          <w:t xml:space="preserve">) = .524, </w:t>
        </w:r>
        <w:r w:rsidRPr="00DB4610" w:rsidDel="007949F6">
          <w:rPr>
            <w:i/>
            <w:iCs/>
          </w:rPr>
          <w:t>95%CI</w:t>
        </w:r>
        <w:r w:rsidRPr="00DB4610" w:rsidDel="007949F6">
          <w:t xml:space="preserve"> = .516 to .532) scores</w:t>
        </w:r>
        <w:r w:rsidDel="007949F6">
          <w:t>, but</w:t>
        </w:r>
        <w:r w:rsidRPr="00DB4610" w:rsidDel="007949F6">
          <w:t xml:space="preserve"> low for the </w:t>
        </w:r>
        <w:r w:rsidDel="007949F6">
          <w:t xml:space="preserve">(3) </w:t>
        </w:r>
        <w:r w:rsidRPr="00BB4506" w:rsidDel="007949F6">
          <w:rPr>
            <w:i/>
            <w:iCs/>
          </w:rPr>
          <w:t xml:space="preserve">aggregated difference </w:t>
        </w:r>
        <w:r w:rsidRPr="006738D1" w:rsidDel="007949F6">
          <w:t>score</w:t>
        </w:r>
        <w:r w:rsidRPr="00DB4610" w:rsidDel="007949F6">
          <w:t xml:space="preserve"> (</w:t>
        </w:r>
        <w:r w:rsidRPr="00DB4610" w:rsidDel="007949F6">
          <w:rPr>
            <w:i/>
            <w:iCs/>
          </w:rPr>
          <w:t>r</w:t>
        </w:r>
        <w:r w:rsidRPr="00DB4610" w:rsidDel="007949F6">
          <w:t>(4</w:t>
        </w:r>
        <w:r w:rsidR="00790F51" w:rsidDel="007949F6">
          <w:t>8</w:t>
        </w:r>
        <w:r w:rsidRPr="00DB4610" w:rsidDel="007949F6">
          <w:t>) = .291,</w:t>
        </w:r>
        <w:r w:rsidRPr="00DB4610" w:rsidDel="007949F6">
          <w:rPr>
            <w:i/>
            <w:iCs/>
          </w:rPr>
          <w:t xml:space="preserve"> 95%CI</w:t>
        </w:r>
        <w:r w:rsidRPr="00DB4610" w:rsidDel="007949F6">
          <w:t xml:space="preserve"> = .282 to .301).</w:t>
        </w:r>
        <w:r w:rsidDel="007949F6">
          <w:t xml:space="preserve"> Scores are Spearman-Brown </w:t>
        </w:r>
        <w:r w:rsidR="00D97886" w:rsidDel="007949F6">
          <w:t xml:space="preserve">prophecy </w:t>
        </w:r>
        <w:r w:rsidDel="007949F6">
          <w:t>corrected.</w:t>
        </w:r>
      </w:moveFrom>
    </w:p>
    <w:p w14:paraId="44A02B38" w14:textId="33C7DA61" w:rsidR="00611E68" w:rsidDel="007949F6" w:rsidRDefault="00E260E9" w:rsidP="008E0796">
      <w:pPr>
        <w:outlineLvl w:val="9"/>
        <w:rPr>
          <w:moveFrom w:id="20" w:author="יפתח עמיר" w:date="2020-01-03T11:35:00Z"/>
        </w:rPr>
      </w:pPr>
      <w:moveFrom w:id="21" w:author="יפתח עמיר" w:date="2020-01-03T11:35:00Z">
        <w:r w:rsidRPr="008E0796" w:rsidDel="007949F6">
          <w:rPr>
            <w:rStyle w:val="Heading3Char"/>
          </w:rPr>
          <w:t>Association between emotional reactivity to- and difficulty disengaging internal attention from- negative self-referential thoughts</w:t>
        </w:r>
        <w:r w:rsidR="00040F3B" w:rsidRPr="008E0796" w:rsidDel="007949F6">
          <w:rPr>
            <w:rStyle w:val="Heading3Char"/>
          </w:rPr>
          <w:t>.</w:t>
        </w:r>
        <w:r w:rsidR="00040F3B" w:rsidDel="007949F6">
          <w:t xml:space="preserve"> </w:t>
        </w:r>
        <w:r w:rsidDel="007949F6">
          <w:t xml:space="preserve">We first tested the hypothesized association between emotional reactivity to one’s negative self-referential thought and difficulty disengaging internal attention from those thoughts to an external visual task. To do so, we examined the association between the predictor (negative or positive) emotional reactivity scores and </w:t>
        </w:r>
        <w:r w:rsidR="008E58A3" w:rsidDel="007949F6">
          <w:t>first mediator (</w:t>
        </w:r>
        <w:r w:rsidDel="007949F6">
          <w:t>M1</w:t>
        </w:r>
        <w:r w:rsidR="008E58A3" w:rsidDel="007949F6">
          <w:t>)</w:t>
        </w:r>
        <w:r w:rsidDel="007949F6">
          <w:t xml:space="preserve"> </w:t>
        </w:r>
        <w:r w:rsidRPr="00F96275" w:rsidDel="007949F6">
          <w:t>attentional interference</w:t>
        </w:r>
        <w:r w:rsidDel="007949F6">
          <w:t xml:space="preserve">, and separately (as alternate M1s) dynamic facilitation and aggregated bias scores </w:t>
        </w:r>
        <w:r w:rsidRPr="00F96275" w:rsidDel="007949F6">
          <w:t>score</w:t>
        </w:r>
        <w:r w:rsidDel="007949F6">
          <w:t xml:space="preserve">s – i.e., path </w:t>
        </w:r>
        <w:r w:rsidDel="007949F6">
          <w:rPr>
            <w:i/>
            <w:iCs/>
          </w:rPr>
          <w:t>a</w:t>
        </w:r>
        <w:r w:rsidRPr="00F96275" w:rsidDel="007949F6">
          <w:rPr>
            <w:vertAlign w:val="subscript"/>
          </w:rPr>
          <w:t>1</w:t>
        </w:r>
        <w:r w:rsidDel="007949F6">
          <w:t xml:space="preserve"> in the serial mediation model (see Figure 3)</w:t>
        </w:r>
        <w:r w:rsidRPr="00223DDC" w:rsidDel="007949F6">
          <w:t>.</w:t>
        </w:r>
        <w:r w:rsidDel="007949F6">
          <w:t xml:space="preserve"> As predicted, negative emotional reactivity scores were associated with </w:t>
        </w:r>
        <w:r w:rsidRPr="00F96275" w:rsidDel="007949F6">
          <w:t>interference scores</w:t>
        </w:r>
        <w:r w:rsidDel="007949F6">
          <w:t xml:space="preserve"> (</w:t>
        </w:r>
        <w:r w:rsidRPr="00F96275" w:rsidDel="007949F6">
          <w:rPr>
            <w:i/>
            <w:iCs/>
          </w:rPr>
          <w:t>Coeff</w:t>
        </w:r>
        <w:r w:rsidDel="007949F6">
          <w:t xml:space="preserve"> = .472, </w:t>
        </w:r>
        <w:r w:rsidR="0086332B" w:rsidDel="007949F6">
          <w:rPr>
            <w:i/>
            <w:iCs/>
          </w:rPr>
          <w:t>BootSE</w:t>
        </w:r>
        <w:r w:rsidDel="007949F6">
          <w:t xml:space="preserve"> = </w:t>
        </w:r>
        <w:r w:rsidRPr="00F96275" w:rsidDel="007949F6">
          <w:rPr>
            <w:i/>
            <w:iCs/>
          </w:rPr>
          <w:t>.1</w:t>
        </w:r>
        <w:r w:rsidR="00721A59" w:rsidDel="007949F6">
          <w:rPr>
            <w:i/>
            <w:iCs/>
          </w:rPr>
          <w:t>72</w:t>
        </w:r>
        <w:r w:rsidDel="007949F6">
          <w:t xml:space="preserve">, </w:t>
        </w:r>
        <w:r w:rsidDel="007949F6">
          <w:rPr>
            <w:i/>
            <w:iCs/>
          </w:rPr>
          <w:t>BCa95%CI</w:t>
        </w:r>
        <w:r w:rsidDel="007949F6">
          <w:t xml:space="preserve"> = </w:t>
        </w:r>
        <w:r w:rsidDel="007949F6">
          <w:rPr>
            <w:rFonts w:hint="cs"/>
            <w:rtl/>
          </w:rPr>
          <w:t>.</w:t>
        </w:r>
        <w:r w:rsidDel="007949F6">
          <w:t>0</w:t>
        </w:r>
        <w:r w:rsidR="00721A59" w:rsidDel="007949F6">
          <w:t>5</w:t>
        </w:r>
        <w:r w:rsidDel="007949F6">
          <w:t>0 to .74</w:t>
        </w:r>
        <w:r w:rsidR="00721A59" w:rsidDel="007949F6">
          <w:t>5</w:t>
        </w:r>
        <w:r w:rsidDel="007949F6">
          <w:t>) (</w:t>
        </w:r>
        <w:r w:rsidDel="007949F6">
          <w:rPr>
            <w:i/>
            <w:iCs/>
          </w:rPr>
          <w:t>r</w:t>
        </w:r>
        <w:r w:rsidDel="007949F6">
          <w:t xml:space="preserve">(48) = .447, </w:t>
        </w:r>
        <w:r w:rsidDel="007949F6">
          <w:rPr>
            <w:i/>
            <w:iCs/>
          </w:rPr>
          <w:t>p</w:t>
        </w:r>
        <w:r w:rsidDel="007949F6">
          <w:t xml:space="preserve"> = .001) but not </w:t>
        </w:r>
        <w:r w:rsidRPr="00F96275" w:rsidDel="007949F6">
          <w:rPr>
            <w:iCs/>
          </w:rPr>
          <w:t>facilitation scores</w:t>
        </w:r>
        <w:r w:rsidDel="007949F6">
          <w:t xml:space="preserve"> (</w:t>
        </w:r>
        <w:r w:rsidRPr="00F96275" w:rsidDel="007949F6">
          <w:rPr>
            <w:i/>
            <w:iCs/>
          </w:rPr>
          <w:t>Coeff</w:t>
        </w:r>
        <w:r w:rsidDel="007949F6">
          <w:t xml:space="preserve"> = .023, </w:t>
        </w:r>
        <w:r w:rsidR="0086332B" w:rsidDel="007949F6">
          <w:rPr>
            <w:i/>
            <w:iCs/>
          </w:rPr>
          <w:t>BootSE</w:t>
        </w:r>
        <w:r w:rsidDel="007949F6">
          <w:t xml:space="preserve"> = .0</w:t>
        </w:r>
        <w:r w:rsidR="00721A59" w:rsidDel="007949F6">
          <w:t>48</w:t>
        </w:r>
        <w:r w:rsidDel="007949F6">
          <w:t xml:space="preserve">, </w:t>
        </w:r>
        <w:r w:rsidDel="007949F6">
          <w:rPr>
            <w:i/>
            <w:iCs/>
          </w:rPr>
          <w:t>BCa95%CI</w:t>
        </w:r>
        <w:r w:rsidDel="007949F6">
          <w:t xml:space="preserve"> = -.06</w:t>
        </w:r>
        <w:r w:rsidR="00721A59" w:rsidDel="007949F6">
          <w:t>3</w:t>
        </w:r>
        <w:r w:rsidDel="007949F6">
          <w:t xml:space="preserve"> to .12</w:t>
        </w:r>
        <w:r w:rsidR="00721A59" w:rsidDel="007949F6">
          <w:t>5</w:t>
        </w:r>
        <w:r w:rsidDel="007949F6">
          <w:t>) (</w:t>
        </w:r>
        <w:r w:rsidDel="007949F6">
          <w:rPr>
            <w:i/>
            <w:iCs/>
          </w:rPr>
          <w:t>r</w:t>
        </w:r>
        <w:r w:rsidDel="007949F6">
          <w:t xml:space="preserve">(48) = .067, </w:t>
        </w:r>
        <w:r w:rsidDel="007949F6">
          <w:rPr>
            <w:i/>
            <w:iCs/>
          </w:rPr>
          <w:t>p</w:t>
        </w:r>
        <w:r w:rsidDel="007949F6">
          <w:t xml:space="preserve"> = .650). Likewise, negative emotional reactivity scores were associated with </w:t>
        </w:r>
        <w:r w:rsidRPr="00F96275" w:rsidDel="007949F6">
          <w:t>aggregated difference</w:t>
        </w:r>
        <w:r w:rsidDel="007949F6">
          <w:rPr>
            <w:i/>
            <w:iCs/>
          </w:rPr>
          <w:t xml:space="preserve"> </w:t>
        </w:r>
        <w:r w:rsidRPr="00F96275" w:rsidDel="007949F6">
          <w:t>scores</w:t>
        </w:r>
        <w:r w:rsidDel="007949F6">
          <w:t xml:space="preserve"> (</w:t>
        </w:r>
        <w:r w:rsidRPr="00BA4475" w:rsidDel="007949F6">
          <w:rPr>
            <w:i/>
            <w:iCs/>
          </w:rPr>
          <w:t>Coeff</w:t>
        </w:r>
        <w:r w:rsidDel="007949F6">
          <w:t xml:space="preserve"> = 16.398, </w:t>
        </w:r>
        <w:r w:rsidR="0086332B" w:rsidDel="007949F6">
          <w:rPr>
            <w:i/>
            <w:iCs/>
          </w:rPr>
          <w:t>BootSE</w:t>
        </w:r>
        <w:r w:rsidDel="007949F6">
          <w:t xml:space="preserve"> = </w:t>
        </w:r>
        <w:r w:rsidR="00721A59" w:rsidDel="007949F6">
          <w:t>6.234</w:t>
        </w:r>
        <w:r w:rsidDel="007949F6">
          <w:t xml:space="preserve">, </w:t>
        </w:r>
        <w:r w:rsidDel="007949F6">
          <w:rPr>
            <w:i/>
            <w:iCs/>
          </w:rPr>
          <w:t>BCa95%CI</w:t>
        </w:r>
        <w:r w:rsidDel="007949F6">
          <w:t xml:space="preserve"> = </w:t>
        </w:r>
        <w:r w:rsidR="00721A59" w:rsidDel="007949F6">
          <w:t>3</w:t>
        </w:r>
        <w:r w:rsidDel="007949F6">
          <w:t>.</w:t>
        </w:r>
        <w:r w:rsidR="00721A59" w:rsidDel="007949F6">
          <w:t>832</w:t>
        </w:r>
        <w:r w:rsidDel="007949F6">
          <w:t xml:space="preserve"> to 2</w:t>
        </w:r>
        <w:r w:rsidR="00721A59" w:rsidDel="007949F6">
          <w:t>9</w:t>
        </w:r>
        <w:r w:rsidDel="007949F6">
          <w:t>.</w:t>
        </w:r>
        <w:r w:rsidR="00721A59" w:rsidDel="007949F6">
          <w:t>014</w:t>
        </w:r>
        <w:r w:rsidDel="007949F6">
          <w:t>) (</w:t>
        </w:r>
        <w:r w:rsidDel="007949F6">
          <w:rPr>
            <w:i/>
            <w:iCs/>
          </w:rPr>
          <w:t>r</w:t>
        </w:r>
        <w:r w:rsidDel="007949F6">
          <w:t xml:space="preserve">(48) = .309, </w:t>
        </w:r>
        <w:r w:rsidDel="007949F6">
          <w:rPr>
            <w:i/>
            <w:iCs/>
          </w:rPr>
          <w:t>p</w:t>
        </w:r>
        <w:r w:rsidDel="007949F6">
          <w:t xml:space="preserve"> = .033). In contrast to negative emotional reactivity, positive emotional reactivity scores were not significantly associated with </w:t>
        </w:r>
        <w:r w:rsidRPr="00F96275" w:rsidDel="007949F6">
          <w:t>interference scores</w:t>
        </w:r>
        <w:r w:rsidDel="007949F6">
          <w:t xml:space="preserve"> (under bias-corrected and accelerated bootstrapped confidence intervals; </w:t>
        </w:r>
        <w:r w:rsidRPr="00BA4475" w:rsidDel="007949F6">
          <w:rPr>
            <w:i/>
            <w:iCs/>
          </w:rPr>
          <w:t>Coeff</w:t>
        </w:r>
        <w:r w:rsidDel="007949F6">
          <w:t xml:space="preserve"> = -.244, </w:t>
        </w:r>
        <w:r w:rsidR="0086332B" w:rsidDel="007949F6">
          <w:rPr>
            <w:i/>
            <w:iCs/>
          </w:rPr>
          <w:t>BootSE</w:t>
        </w:r>
        <w:r w:rsidDel="007949F6">
          <w:t xml:space="preserve"> = </w:t>
        </w:r>
        <w:r w:rsidRPr="00BA4475" w:rsidDel="007949F6">
          <w:rPr>
            <w:i/>
            <w:iCs/>
          </w:rPr>
          <w:t>.1</w:t>
        </w:r>
        <w:r w:rsidR="00721A59" w:rsidDel="007949F6">
          <w:rPr>
            <w:i/>
            <w:iCs/>
          </w:rPr>
          <w:t>52</w:t>
        </w:r>
        <w:r w:rsidDel="007949F6">
          <w:t xml:space="preserve">, </w:t>
        </w:r>
        <w:r w:rsidDel="007949F6">
          <w:rPr>
            <w:i/>
            <w:iCs/>
          </w:rPr>
          <w:t>BCa95%CI</w:t>
        </w:r>
        <w:r w:rsidDel="007949F6">
          <w:t xml:space="preserve"> = .0</w:t>
        </w:r>
        <w:r w:rsidR="00721A59" w:rsidDel="007949F6">
          <w:t>81</w:t>
        </w:r>
        <w:r w:rsidDel="007949F6">
          <w:t xml:space="preserve"> to -.5</w:t>
        </w:r>
        <w:r w:rsidR="00721A59" w:rsidDel="007949F6">
          <w:t>13</w:t>
        </w:r>
        <w:r w:rsidDel="007949F6">
          <w:t>) (</w:t>
        </w:r>
        <w:r w:rsidDel="007949F6">
          <w:rPr>
            <w:i/>
            <w:iCs/>
          </w:rPr>
          <w:t>r</w:t>
        </w:r>
        <w:r w:rsidDel="007949F6">
          <w:t xml:space="preserve">(48) = -.304, </w:t>
        </w:r>
        <w:r w:rsidDel="007949F6">
          <w:rPr>
            <w:i/>
            <w:iCs/>
          </w:rPr>
          <w:t>p</w:t>
        </w:r>
        <w:r w:rsidDel="007949F6">
          <w:t xml:space="preserve"> = .035), </w:t>
        </w:r>
        <w:r w:rsidRPr="00F96275" w:rsidDel="007949F6">
          <w:t>facilitation scores</w:t>
        </w:r>
        <w:r w:rsidDel="007949F6">
          <w:t xml:space="preserve"> (</w:t>
        </w:r>
        <w:r w:rsidRPr="00BA4475" w:rsidDel="007949F6">
          <w:rPr>
            <w:i/>
            <w:iCs/>
          </w:rPr>
          <w:t>Coeff</w:t>
        </w:r>
        <w:r w:rsidDel="007949F6">
          <w:t xml:space="preserve"> = -.053, </w:t>
        </w:r>
        <w:r w:rsidR="0086332B" w:rsidDel="007949F6">
          <w:rPr>
            <w:i/>
            <w:iCs/>
          </w:rPr>
          <w:t>BootSE</w:t>
        </w:r>
        <w:r w:rsidDel="007949F6">
          <w:t xml:space="preserve"> = .0</w:t>
        </w:r>
        <w:r w:rsidR="00721A59" w:rsidDel="007949F6">
          <w:t>46</w:t>
        </w:r>
        <w:r w:rsidDel="007949F6">
          <w:t xml:space="preserve">, </w:t>
        </w:r>
        <w:r w:rsidDel="007949F6">
          <w:rPr>
            <w:i/>
            <w:iCs/>
          </w:rPr>
          <w:t>BCa95%CI</w:t>
        </w:r>
        <w:r w:rsidDel="007949F6">
          <w:t xml:space="preserve"> = -.153 to .0</w:t>
        </w:r>
        <w:r w:rsidR="00721A59" w:rsidDel="007949F6">
          <w:t>31</w:t>
        </w:r>
        <w:r w:rsidDel="007949F6">
          <w:t>) (</w:t>
        </w:r>
        <w:r w:rsidDel="007949F6">
          <w:rPr>
            <w:i/>
            <w:iCs/>
          </w:rPr>
          <w:t>r</w:t>
        </w:r>
        <w:r w:rsidDel="007949F6">
          <w:t xml:space="preserve">(48) = .204, </w:t>
        </w:r>
        <w:r w:rsidDel="007949F6">
          <w:rPr>
            <w:i/>
            <w:iCs/>
          </w:rPr>
          <w:t>p</w:t>
        </w:r>
        <w:r w:rsidDel="007949F6">
          <w:t xml:space="preserve"> = .165), nor </w:t>
        </w:r>
        <w:r w:rsidRPr="00F96275" w:rsidDel="007949F6">
          <w:t>aggregated difference</w:t>
        </w:r>
        <w:r w:rsidDel="007949F6">
          <w:rPr>
            <w:i/>
            <w:iCs/>
          </w:rPr>
          <w:t xml:space="preserve"> </w:t>
        </w:r>
        <w:r w:rsidRPr="00F96275" w:rsidDel="007949F6">
          <w:t>scores</w:t>
        </w:r>
        <w:r w:rsidDel="007949F6">
          <w:rPr>
            <w:i/>
            <w:iCs/>
          </w:rPr>
          <w:t xml:space="preserve"> </w:t>
        </w:r>
        <w:r w:rsidDel="007949F6">
          <w:t>(</w:t>
        </w:r>
        <w:r w:rsidRPr="00BA4475" w:rsidDel="007949F6">
          <w:rPr>
            <w:i/>
            <w:iCs/>
          </w:rPr>
          <w:t>Coeff</w:t>
        </w:r>
        <w:r w:rsidDel="007949F6">
          <w:t xml:space="preserve"> = -3.845, </w:t>
        </w:r>
        <w:r w:rsidR="0086332B" w:rsidDel="007949F6">
          <w:rPr>
            <w:i/>
            <w:iCs/>
          </w:rPr>
          <w:t>BootSE</w:t>
        </w:r>
        <w:r w:rsidDel="007949F6">
          <w:t xml:space="preserve"> = 5.</w:t>
        </w:r>
        <w:r w:rsidR="00721A59" w:rsidDel="007949F6">
          <w:t>436</w:t>
        </w:r>
        <w:r w:rsidDel="007949F6">
          <w:t xml:space="preserve">, </w:t>
        </w:r>
        <w:r w:rsidDel="007949F6">
          <w:rPr>
            <w:i/>
            <w:iCs/>
          </w:rPr>
          <w:t>BCa95%CI</w:t>
        </w:r>
        <w:r w:rsidDel="007949F6">
          <w:t xml:space="preserve"> = -18.2</w:t>
        </w:r>
        <w:r w:rsidR="00721A59" w:rsidDel="007949F6">
          <w:t>47</w:t>
        </w:r>
        <w:r w:rsidDel="007949F6">
          <w:t xml:space="preserve"> to 3.</w:t>
        </w:r>
        <w:r w:rsidR="00721A59" w:rsidDel="007949F6">
          <w:t>231</w:t>
        </w:r>
        <w:r w:rsidDel="007949F6">
          <w:t>) (</w:t>
        </w:r>
        <w:r w:rsidDel="007949F6">
          <w:rPr>
            <w:i/>
            <w:iCs/>
          </w:rPr>
          <w:t>r</w:t>
        </w:r>
        <w:r w:rsidDel="007949F6">
          <w:t xml:space="preserve">(48) = -.095, </w:t>
        </w:r>
        <w:r w:rsidDel="007949F6">
          <w:rPr>
            <w:i/>
            <w:iCs/>
          </w:rPr>
          <w:t>p</w:t>
        </w:r>
        <w:r w:rsidDel="007949F6">
          <w:t xml:space="preserve"> = .519).</w:t>
        </w:r>
      </w:moveFrom>
    </w:p>
    <w:p w14:paraId="491B94B8" w14:textId="5BB1130B" w:rsidR="00611E68" w:rsidDel="007949F6" w:rsidRDefault="00611E68">
      <w:pPr>
        <w:ind w:firstLine="0"/>
        <w:contextualSpacing w:val="0"/>
        <w:jc w:val="left"/>
        <w:outlineLvl w:val="9"/>
        <w:rPr>
          <w:moveFrom w:id="22" w:author="יפתח עמיר" w:date="2020-01-03T11:35:00Z"/>
        </w:rPr>
      </w:pPr>
      <w:moveFrom w:id="23" w:author="יפתח עמיר" w:date="2020-01-03T11:35:00Z">
        <w:r w:rsidDel="007949F6">
          <w:br w:type="page"/>
        </w:r>
      </w:moveFrom>
    </w:p>
    <w:p w14:paraId="1E98C359" w14:textId="33347991" w:rsidR="00611E68" w:rsidDel="007949F6" w:rsidRDefault="00611E68" w:rsidP="00611E68">
      <w:pPr>
        <w:outlineLvl w:val="9"/>
        <w:rPr>
          <w:moveFrom w:id="24" w:author="יפתח עמיר" w:date="2020-01-03T11:35:00Z"/>
        </w:rPr>
        <w:sectPr w:rsidR="00611E68" w:rsidDel="007949F6" w:rsidSect="00A2149A">
          <w:pgSz w:w="11906" w:h="16838"/>
          <w:pgMar w:top="1418" w:right="1418" w:bottom="1418" w:left="1418" w:header="709" w:footer="709" w:gutter="0"/>
          <w:cols w:space="708"/>
          <w:bidi/>
          <w:rtlGutter/>
          <w:docGrid w:linePitch="360"/>
        </w:sectPr>
      </w:pPr>
    </w:p>
    <w:p w14:paraId="456CD0EB" w14:textId="3DE85D1B" w:rsidR="00795D30" w:rsidDel="007949F6" w:rsidRDefault="00F453DC" w:rsidP="001733FB">
      <w:pPr>
        <w:ind w:firstLine="0"/>
        <w:contextualSpacing w:val="0"/>
        <w:jc w:val="left"/>
        <w:outlineLvl w:val="9"/>
        <w:rPr>
          <w:moveFrom w:id="25" w:author="יפתח עמיר" w:date="2020-01-03T11:35:00Z"/>
          <w:b/>
          <w:bCs/>
        </w:rPr>
      </w:pPr>
      <w:moveFrom w:id="26" w:author="יפתח עמיר" w:date="2020-01-03T11:35:00Z">
        <w:r w:rsidRPr="00795D30" w:rsidDel="007949F6">
          <w:rPr>
            <w:b/>
            <w:bCs/>
            <w:noProof/>
          </w:rPr>
          <w:drawing>
            <wp:anchor distT="0" distB="0" distL="114300" distR="114300" simplePos="0" relativeHeight="251740160" behindDoc="0" locked="0" layoutInCell="1" allowOverlap="1" wp14:anchorId="312CDBDE" wp14:editId="0F5FE79A">
              <wp:simplePos x="0" y="0"/>
              <wp:positionH relativeFrom="column">
                <wp:posOffset>51435</wp:posOffset>
              </wp:positionH>
              <wp:positionV relativeFrom="paragraph">
                <wp:posOffset>118110</wp:posOffset>
              </wp:positionV>
              <wp:extent cx="8804275" cy="4162425"/>
              <wp:effectExtent l="0" t="0" r="0" b="952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19058" b="3587"/>
                      <a:stretch/>
                    </pic:blipFill>
                    <pic:spPr bwMode="auto">
                      <a:xfrm>
                        <a:off x="0" y="0"/>
                        <a:ext cx="8804275" cy="416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moveFrom>
    </w:p>
    <w:p w14:paraId="190020D6" w14:textId="1D1363AC" w:rsidR="00F217ED" w:rsidRPr="0088736D" w:rsidDel="007949F6" w:rsidRDefault="00795D30" w:rsidP="00795D30">
      <w:pPr>
        <w:spacing w:line="240" w:lineRule="auto"/>
        <w:ind w:firstLine="0"/>
        <w:contextualSpacing w:val="0"/>
        <w:jc w:val="left"/>
        <w:outlineLvl w:val="9"/>
        <w:rPr>
          <w:moveFrom w:id="27" w:author="יפתח עמיר" w:date="2020-01-03T11:35:00Z"/>
        </w:rPr>
        <w:sectPr w:rsidR="00F217ED" w:rsidRPr="0088736D" w:rsidDel="007949F6" w:rsidSect="00F217ED">
          <w:pgSz w:w="16838" w:h="11906" w:orient="landscape"/>
          <w:pgMar w:top="1418" w:right="1418" w:bottom="1418" w:left="1418" w:header="709" w:footer="709" w:gutter="0"/>
          <w:cols w:space="708"/>
          <w:bidi/>
          <w:rtlGutter/>
          <w:docGrid w:linePitch="360"/>
        </w:sectPr>
      </w:pPr>
      <w:moveFrom w:id="28" w:author="יפתח עמיר" w:date="2020-01-03T11:35:00Z">
        <w:r w:rsidRPr="00AE668E" w:rsidDel="007949F6">
          <w:rPr>
            <w:b/>
            <w:bCs/>
          </w:rPr>
          <w:t>Figure 5.</w:t>
        </w:r>
        <w:r w:rsidRPr="00AE668E" w:rsidDel="007949F6">
          <w:t xml:space="preserve"> </w:t>
        </w:r>
        <w:r w:rsidR="0022062A" w:rsidDel="007949F6">
          <w:t>H</w:t>
        </w:r>
        <w:r w:rsidRPr="00AE668E" w:rsidDel="007949F6">
          <w:t>eatmaps of zero-order Pearson correlations</w:t>
        </w:r>
        <w:r w:rsidR="0022062A" w:rsidDel="007949F6">
          <w:t xml:space="preserve"> and d</w:t>
        </w:r>
        <w:r w:rsidR="0022062A" w:rsidRPr="00AE668E" w:rsidDel="007949F6">
          <w:t>escriptive</w:t>
        </w:r>
        <w:r w:rsidR="0022062A" w:rsidDel="007949F6">
          <w:t xml:space="preserve"> statistics of variables </w:t>
        </w:r>
        <w:r w:rsidR="0022062A" w:rsidRPr="00AE668E" w:rsidDel="007949F6">
          <w:t>(Mean [Standard Deviation])</w:t>
        </w:r>
        <w:r w:rsidR="0022062A" w:rsidDel="007949F6">
          <w:t xml:space="preserve"> in y-axis labels</w:t>
        </w:r>
        <w:r w:rsidRPr="00AE668E" w:rsidDel="007949F6">
          <w:t xml:space="preserve"> </w:t>
        </w:r>
        <w:r w:rsidR="0022062A" w:rsidDel="007949F6">
          <w:t>of</w:t>
        </w:r>
        <w:r w:rsidR="0022062A" w:rsidRPr="00AE668E" w:rsidDel="007949F6">
          <w:t xml:space="preserve"> </w:t>
        </w:r>
        <w:r w:rsidRPr="00AE668E" w:rsidDel="007949F6">
          <w:t>Studies 1 &amp; 2. DCT = Digit categorization</w:t>
        </w:r>
        <w:r w:rsidR="00ED0EFB" w:rsidRPr="00AE668E" w:rsidDel="007949F6">
          <w:t xml:space="preserve"> task</w:t>
        </w:r>
        <w:r w:rsidRPr="00AE668E" w:rsidDel="007949F6">
          <w:t>, D1B</w:t>
        </w:r>
        <w:r w:rsidR="00ED0EFB" w:rsidRPr="00AE668E" w:rsidDel="007949F6">
          <w:t xml:space="preserve"> </w:t>
        </w:r>
        <w:r w:rsidRPr="00AE668E" w:rsidDel="007949F6">
          <w:t>= Dichotic 1-</w:t>
        </w:r>
        <w:r w:rsidR="008109E5" w:rsidDel="007949F6">
          <w:t>b</w:t>
        </w:r>
        <w:r w:rsidR="008109E5" w:rsidRPr="00AE668E" w:rsidDel="007949F6">
          <w:t>ack</w:t>
        </w:r>
        <w:r w:rsidR="00ED0EFB" w:rsidRPr="00AE668E" w:rsidDel="007949F6">
          <w:t>.</w:t>
        </w:r>
      </w:moveFrom>
    </w:p>
    <w:p w14:paraId="4D583E93" w14:textId="5FC926D5" w:rsidR="00E260E9" w:rsidDel="007949F6" w:rsidRDefault="00E260E9" w:rsidP="008E0796">
      <w:pPr>
        <w:outlineLvl w:val="9"/>
        <w:rPr>
          <w:moveFrom w:id="29" w:author="יפתח עמיר" w:date="2020-01-03T11:35:00Z"/>
        </w:rPr>
      </w:pPr>
      <w:moveFrom w:id="30" w:author="יפתח עמיר" w:date="2020-01-03T11:35:00Z">
        <w:r w:rsidRPr="008E0796" w:rsidDel="007949F6">
          <w:rPr>
            <w:rStyle w:val="Heading3Char"/>
          </w:rPr>
          <w:t>Association between difficulty disengaging internal attention from negative self-referential thoughts and cognitive vulnerability</w:t>
        </w:r>
        <w:r w:rsidR="008E0796" w:rsidRPr="008E0796" w:rsidDel="007949F6">
          <w:rPr>
            <w:rStyle w:val="Heading3Char"/>
          </w:rPr>
          <w:t>.</w:t>
        </w:r>
        <w:r w:rsidR="008E0796" w:rsidDel="007949F6">
          <w:t xml:space="preserve"> </w:t>
        </w:r>
        <w:r w:rsidDel="007949F6">
          <w:t xml:space="preserve">We next tested the hypothesized association between difficulty disengaging internal attention from negative self-referential thoughts and problems with negative repetitive thinking. We examined the association between M1 </w:t>
        </w:r>
        <w:r w:rsidRPr="00F96275" w:rsidDel="007949F6">
          <w:t xml:space="preserve">attentional </w:t>
        </w:r>
        <w:r w:rsidDel="007949F6">
          <w:t xml:space="preserve">interference, and separately dynamic facilitation and aggregated difference scores (alternate M1s), </w:t>
        </w:r>
        <w:r w:rsidRPr="00690343" w:rsidDel="007949F6">
          <w:t xml:space="preserve">and </w:t>
        </w:r>
        <w:r w:rsidR="008E58A3" w:rsidDel="007949F6">
          <w:t>second mediator (</w:t>
        </w:r>
        <w:r w:rsidDel="007949F6">
          <w:t>M2</w:t>
        </w:r>
        <w:r w:rsidR="008E58A3" w:rsidDel="007949F6">
          <w:t>)</w:t>
        </w:r>
        <w:r w:rsidDel="007949F6">
          <w:t xml:space="preserve"> repetitive negative thinking, and separately brooding, worry (alternate M2s) – i.e., path </w:t>
        </w:r>
        <w:r w:rsidDel="007949F6">
          <w:rPr>
            <w:i/>
            <w:iCs/>
          </w:rPr>
          <w:t>d</w:t>
        </w:r>
        <w:r w:rsidRPr="00F96275" w:rsidDel="007949F6">
          <w:rPr>
            <w:vertAlign w:val="subscript"/>
          </w:rPr>
          <w:t>21</w:t>
        </w:r>
        <w:r w:rsidDel="007949F6">
          <w:t xml:space="preserve">. Negative emotional reactivity was the predictor in the model. As predicted, internal </w:t>
        </w:r>
        <w:r w:rsidRPr="00690343" w:rsidDel="007949F6">
          <w:t xml:space="preserve">attentional </w:t>
        </w:r>
        <w:r w:rsidRPr="00F96275" w:rsidDel="007949F6">
          <w:t>interference score</w:t>
        </w:r>
        <w:r w:rsidDel="007949F6">
          <w:t>s</w:t>
        </w:r>
        <w:r w:rsidRPr="00690343" w:rsidDel="007949F6">
          <w:t xml:space="preserve"> </w:t>
        </w:r>
        <w:r w:rsidDel="007949F6">
          <w:t>were significantly associated with repetitive negative thinking (</w:t>
        </w:r>
        <w:r w:rsidDel="007949F6">
          <w:rPr>
            <w:i/>
            <w:iCs/>
          </w:rPr>
          <w:t xml:space="preserve">Coeff </w:t>
        </w:r>
        <w:r w:rsidDel="007949F6">
          <w:t xml:space="preserve">= 6.330, </w:t>
        </w:r>
        <w:r w:rsidR="0086332B" w:rsidDel="007949F6">
          <w:rPr>
            <w:i/>
            <w:iCs/>
          </w:rPr>
          <w:t>BootSE</w:t>
        </w:r>
        <w:r w:rsidDel="007949F6">
          <w:rPr>
            <w:i/>
            <w:iCs/>
          </w:rPr>
          <w:t xml:space="preserve"> </w:t>
        </w:r>
        <w:r w:rsidDel="007949F6">
          <w:t>= 2.9</w:t>
        </w:r>
        <w:r w:rsidR="00ED283A" w:rsidDel="007949F6">
          <w:t>40</w:t>
        </w:r>
        <w:r w:rsidDel="007949F6">
          <w:t xml:space="preserve">, </w:t>
        </w:r>
        <w:r w:rsidDel="007949F6">
          <w:rPr>
            <w:i/>
            <w:iCs/>
          </w:rPr>
          <w:t xml:space="preserve">BCa95%CI = </w:t>
        </w:r>
        <w:r w:rsidDel="007949F6">
          <w:t>.775 to 12.393) (</w:t>
        </w:r>
        <w:r w:rsidDel="007949F6">
          <w:rPr>
            <w:i/>
            <w:iCs/>
          </w:rPr>
          <w:t>r</w:t>
        </w:r>
        <w:r w:rsidDel="007949F6">
          <w:t xml:space="preserve">(48) = .317, </w:t>
        </w:r>
        <w:r w:rsidDel="007949F6">
          <w:rPr>
            <w:i/>
            <w:iCs/>
          </w:rPr>
          <w:t>p</w:t>
        </w:r>
        <w:r w:rsidDel="007949F6">
          <w:t xml:space="preserve"> = .028). Similar significant associations were observed for brooding </w:t>
        </w:r>
        <w:r w:rsidRPr="00CF0E03" w:rsidDel="007949F6">
          <w:t>(</w:t>
        </w:r>
        <w:r w:rsidRPr="00CF0E03" w:rsidDel="007949F6">
          <w:rPr>
            <w:i/>
            <w:iCs/>
          </w:rPr>
          <w:t xml:space="preserve">Coeff </w:t>
        </w:r>
        <w:r w:rsidRPr="00CF0E03" w:rsidDel="007949F6">
          <w:t xml:space="preserve">= 1.687, </w:t>
        </w:r>
        <w:r w:rsidR="0086332B" w:rsidDel="007949F6">
          <w:rPr>
            <w:i/>
            <w:iCs/>
          </w:rPr>
          <w:t>BootSE</w:t>
        </w:r>
        <w:r w:rsidRPr="00CF0E03" w:rsidDel="007949F6">
          <w:rPr>
            <w:i/>
            <w:iCs/>
          </w:rPr>
          <w:t xml:space="preserve"> </w:t>
        </w:r>
        <w:r w:rsidRPr="00CF0E03" w:rsidDel="007949F6">
          <w:t>= .8</w:t>
        </w:r>
        <w:r w:rsidR="00ED283A" w:rsidDel="007949F6">
          <w:t>33</w:t>
        </w:r>
        <w:r w:rsidRPr="00CF0E03" w:rsidDel="007949F6">
          <w:t xml:space="preserve">, </w:t>
        </w:r>
        <w:r w:rsidRPr="00CF0E03" w:rsidDel="007949F6">
          <w:rPr>
            <w:i/>
            <w:iCs/>
          </w:rPr>
          <w:t>BCa95%CI =</w:t>
        </w:r>
        <w:r w:rsidRPr="00CF0E03" w:rsidDel="007949F6">
          <w:t xml:space="preserve"> .073 to 3.385) (</w:t>
        </w:r>
        <w:r w:rsidRPr="00CF0E03" w:rsidDel="007949F6">
          <w:rPr>
            <w:i/>
            <w:iCs/>
          </w:rPr>
          <w:t>r</w:t>
        </w:r>
        <w:r w:rsidRPr="00CF0E03" w:rsidDel="007949F6">
          <w:t xml:space="preserve">(48) = .375, </w:t>
        </w:r>
        <w:r w:rsidRPr="00CF0E03" w:rsidDel="007949F6">
          <w:rPr>
            <w:i/>
            <w:iCs/>
          </w:rPr>
          <w:t>p</w:t>
        </w:r>
        <w:r w:rsidRPr="00CF0E03" w:rsidDel="007949F6">
          <w:t xml:space="preserve"> = .009)</w:t>
        </w:r>
        <w:r w:rsidDel="007949F6">
          <w:t xml:space="preserve"> but not worry (see SM). </w:t>
        </w:r>
        <w:r w:rsidRPr="00CF0E03" w:rsidDel="007949F6">
          <w:t xml:space="preserve">Moreover, all models with worry as the second mediator showed non-significant associations in path </w:t>
        </w:r>
        <w:r w:rsidRPr="00CF0E03" w:rsidDel="007949F6">
          <w:rPr>
            <w:i/>
            <w:iCs/>
          </w:rPr>
          <w:t>d</w:t>
        </w:r>
        <w:r w:rsidRPr="00CF0E03" w:rsidDel="007949F6">
          <w:rPr>
            <w:vertAlign w:val="subscript"/>
          </w:rPr>
          <w:t>21</w:t>
        </w:r>
        <w:r w:rsidDel="007949F6">
          <w:t xml:space="preserve"> as well indirect effects</w:t>
        </w:r>
        <w:r w:rsidRPr="00CF0E03" w:rsidDel="007949F6">
          <w:t xml:space="preserve"> </w:t>
        </w:r>
        <w:r w:rsidDel="007949F6">
          <w:t xml:space="preserve">(path </w:t>
        </w:r>
        <w:r w:rsidRPr="00CF0E03" w:rsidDel="007949F6">
          <w:rPr>
            <w:i/>
            <w:iCs/>
          </w:rPr>
          <w:t>a</w:t>
        </w:r>
        <w:r w:rsidRPr="00CF0E03" w:rsidDel="007949F6">
          <w:rPr>
            <w:vertAlign w:val="subscript"/>
          </w:rPr>
          <w:t>1</w:t>
        </w:r>
        <w:r w:rsidRPr="00CF0E03" w:rsidDel="007949F6">
          <w:rPr>
            <w:i/>
            <w:iCs/>
          </w:rPr>
          <w:t>d</w:t>
        </w:r>
        <w:r w:rsidRPr="00CF0E03" w:rsidDel="007949F6">
          <w:rPr>
            <w:vertAlign w:val="subscript"/>
          </w:rPr>
          <w:t>21</w:t>
        </w:r>
        <w:r w:rsidRPr="00CF0E03" w:rsidDel="007949F6">
          <w:rPr>
            <w:i/>
            <w:iCs/>
          </w:rPr>
          <w:t>b</w:t>
        </w:r>
        <w:r w:rsidRPr="00CF0E03" w:rsidDel="007949F6">
          <w:rPr>
            <w:vertAlign w:val="subscript"/>
          </w:rPr>
          <w:t>2</w:t>
        </w:r>
        <w:r w:rsidDel="007949F6">
          <w:t xml:space="preserve">; </w:t>
        </w:r>
        <w:r w:rsidRPr="00CF0E03" w:rsidDel="007949F6">
          <w:t>see below)</w:t>
        </w:r>
        <w:r w:rsidDel="007949F6">
          <w:t>.</w:t>
        </w:r>
        <w:r w:rsidRPr="00CF0E03" w:rsidDel="007949F6">
          <w:t xml:space="preserve"> </w:t>
        </w:r>
        <w:r w:rsidDel="007949F6">
          <w:t>Thus, f</w:t>
        </w:r>
        <w:r w:rsidRPr="00CF0E03" w:rsidDel="007949F6">
          <w:t>or brevity</w:t>
        </w:r>
        <w:r w:rsidDel="007949F6">
          <w:t>,</w:t>
        </w:r>
        <w:r w:rsidRPr="00CF0E03" w:rsidDel="007949F6">
          <w:t xml:space="preserve"> we do not further report on worry</w:t>
        </w:r>
        <w:r w:rsidDel="007949F6">
          <w:t xml:space="preserve"> here</w:t>
        </w:r>
        <w:r w:rsidRPr="00CF0E03" w:rsidDel="007949F6">
          <w:t xml:space="preserve"> (but see </w:t>
        </w:r>
        <w:r w:rsidR="00EB4D03" w:rsidDel="007949F6">
          <w:t>Figure 5</w:t>
        </w:r>
        <w:r w:rsidRPr="00CF0E03" w:rsidDel="007949F6">
          <w:t xml:space="preserve"> and SM for details).</w:t>
        </w:r>
        <w:r w:rsidDel="007949F6">
          <w:t xml:space="preserve"> Additionally, we tested the same associations when positive emotional reactivity was the predictor and attentional interference as M1 – no significant associations were observed (see SM for details).</w:t>
        </w:r>
      </w:moveFrom>
    </w:p>
    <w:p w14:paraId="4D657EC5" w14:textId="19900390" w:rsidR="00E260E9" w:rsidRPr="00302E2C" w:rsidDel="007949F6" w:rsidRDefault="00E260E9" w:rsidP="008E0796">
      <w:pPr>
        <w:outlineLvl w:val="9"/>
        <w:rPr>
          <w:moveFrom w:id="31" w:author="יפתח עמיר" w:date="2020-01-03T11:35:00Z"/>
        </w:rPr>
      </w:pPr>
      <w:moveFrom w:id="32" w:author="יפתח עמיר" w:date="2020-01-03T11:35:00Z">
        <w:r w:rsidDel="007949F6">
          <w:t xml:space="preserve">As </w:t>
        </w:r>
        <w:r w:rsidRPr="00690343" w:rsidDel="007949F6">
          <w:t xml:space="preserve">predicted, </w:t>
        </w:r>
        <w:r w:rsidRPr="00F96275" w:rsidDel="007949F6">
          <w:t>facilitation scores</w:t>
        </w:r>
        <w:r w:rsidRPr="00690343" w:rsidDel="007949F6">
          <w:t xml:space="preserve"> were</w:t>
        </w:r>
        <w:r w:rsidDel="007949F6">
          <w:t xml:space="preserve"> not associated with repetitive negative thinking (</w:t>
        </w:r>
        <w:r w:rsidDel="007949F6">
          <w:rPr>
            <w:i/>
            <w:iCs/>
          </w:rPr>
          <w:t xml:space="preserve">Coeff </w:t>
        </w:r>
        <w:r w:rsidDel="007949F6">
          <w:t xml:space="preserve">= 1.983, </w:t>
        </w:r>
        <w:r w:rsidR="0086332B" w:rsidDel="007949F6">
          <w:rPr>
            <w:i/>
            <w:iCs/>
          </w:rPr>
          <w:t>BootSE</w:t>
        </w:r>
        <w:r w:rsidDel="007949F6">
          <w:rPr>
            <w:i/>
            <w:iCs/>
          </w:rPr>
          <w:t xml:space="preserve"> </w:t>
        </w:r>
        <w:r w:rsidDel="007949F6">
          <w:t xml:space="preserve">= </w:t>
        </w:r>
        <w:r w:rsidR="00ED283A" w:rsidDel="007949F6">
          <w:t>9.507</w:t>
        </w:r>
        <w:r w:rsidDel="007949F6">
          <w:t xml:space="preserve">, </w:t>
        </w:r>
        <w:r w:rsidDel="007949F6">
          <w:rPr>
            <w:i/>
            <w:iCs/>
          </w:rPr>
          <w:t xml:space="preserve">BCa95%CI = </w:t>
        </w:r>
        <w:r w:rsidDel="007949F6">
          <w:t>25.413 to -13.910) (</w:t>
        </w:r>
        <w:r w:rsidDel="007949F6">
          <w:rPr>
            <w:i/>
            <w:iCs/>
          </w:rPr>
          <w:t>r</w:t>
        </w:r>
        <w:r w:rsidDel="007949F6">
          <w:t xml:space="preserve">(48) = .041, </w:t>
        </w:r>
        <w:r w:rsidDel="007949F6">
          <w:rPr>
            <w:i/>
            <w:iCs/>
          </w:rPr>
          <w:t>p</w:t>
        </w:r>
        <w:r w:rsidDel="007949F6">
          <w:t xml:space="preserve"> = .780) nor brooding </w:t>
        </w:r>
        <w:r w:rsidRPr="002A1EF3" w:rsidDel="007949F6">
          <w:t>(</w:t>
        </w:r>
        <w:r w:rsidRPr="002A1EF3" w:rsidDel="007949F6">
          <w:rPr>
            <w:i/>
            <w:iCs/>
          </w:rPr>
          <w:t xml:space="preserve">Coeff </w:t>
        </w:r>
        <w:r w:rsidRPr="002A1EF3" w:rsidDel="007949F6">
          <w:t>= .</w:t>
        </w:r>
        <w:r w:rsidDel="007949F6">
          <w:t>512</w:t>
        </w:r>
        <w:r w:rsidRPr="002A1EF3" w:rsidDel="007949F6">
          <w:t xml:space="preserve">, </w:t>
        </w:r>
        <w:r w:rsidR="0086332B" w:rsidDel="007949F6">
          <w:rPr>
            <w:i/>
            <w:iCs/>
          </w:rPr>
          <w:t>BootSE</w:t>
        </w:r>
        <w:r w:rsidRPr="002A1EF3" w:rsidDel="007949F6">
          <w:rPr>
            <w:i/>
            <w:iCs/>
          </w:rPr>
          <w:t xml:space="preserve"> </w:t>
        </w:r>
        <w:r w:rsidRPr="002A1EF3" w:rsidDel="007949F6">
          <w:t xml:space="preserve">= </w:t>
        </w:r>
        <w:r w:rsidDel="007949F6">
          <w:rPr>
            <w:rFonts w:hint="cs"/>
            <w:rtl/>
          </w:rPr>
          <w:t>2.</w:t>
        </w:r>
        <w:r w:rsidR="00ED283A" w:rsidDel="007949F6">
          <w:t>362</w:t>
        </w:r>
        <w:r w:rsidRPr="002A1EF3" w:rsidDel="007949F6">
          <w:t xml:space="preserve">, </w:t>
        </w:r>
        <w:r w:rsidRPr="002A1EF3" w:rsidDel="007949F6">
          <w:rPr>
            <w:i/>
            <w:iCs/>
          </w:rPr>
          <w:t xml:space="preserve">BCa95%CI = </w:t>
        </w:r>
        <w:r w:rsidDel="007949F6">
          <w:t>-4</w:t>
        </w:r>
        <w:r w:rsidRPr="002A1EF3" w:rsidDel="007949F6">
          <w:t>.</w:t>
        </w:r>
        <w:r w:rsidDel="007949F6">
          <w:t>742</w:t>
        </w:r>
        <w:r w:rsidR="00ED283A" w:rsidDel="007949F6">
          <w:t xml:space="preserve"> to 4</w:t>
        </w:r>
        <w:r w:rsidR="00ED283A" w:rsidRPr="002A1EF3" w:rsidDel="007949F6">
          <w:t>.</w:t>
        </w:r>
        <w:r w:rsidR="00ED283A" w:rsidDel="007949F6">
          <w:t>681</w:t>
        </w:r>
        <w:r w:rsidRPr="002A1EF3" w:rsidDel="007949F6">
          <w:t>) (</w:t>
        </w:r>
        <w:r w:rsidRPr="002A1EF3" w:rsidDel="007949F6">
          <w:rPr>
            <w:i/>
            <w:iCs/>
          </w:rPr>
          <w:t>r</w:t>
        </w:r>
        <w:r w:rsidRPr="002A1EF3" w:rsidDel="007949F6">
          <w:t>(48) = .</w:t>
        </w:r>
        <w:r w:rsidDel="007949F6">
          <w:t>050</w:t>
        </w:r>
        <w:r w:rsidRPr="002A1EF3" w:rsidDel="007949F6">
          <w:t xml:space="preserve">, </w:t>
        </w:r>
        <w:r w:rsidRPr="002A1EF3" w:rsidDel="007949F6">
          <w:rPr>
            <w:i/>
            <w:iCs/>
          </w:rPr>
          <w:t>p</w:t>
        </w:r>
        <w:r w:rsidRPr="002A1EF3" w:rsidDel="007949F6">
          <w:t xml:space="preserve"> = .</w:t>
        </w:r>
        <w:r w:rsidDel="007949F6">
          <w:t>738</w:t>
        </w:r>
        <w:r w:rsidRPr="002A1EF3" w:rsidDel="007949F6">
          <w:t>)</w:t>
        </w:r>
        <w:r w:rsidRPr="00690343" w:rsidDel="007949F6">
          <w:t>. A</w:t>
        </w:r>
        <w:r w:rsidRPr="00F96275" w:rsidDel="007949F6">
          <w:t>ggregated difference</w:t>
        </w:r>
        <w:r w:rsidRPr="00690343" w:rsidDel="007949F6">
          <w:t xml:space="preserve"> </w:t>
        </w:r>
        <w:r w:rsidRPr="00F96275" w:rsidDel="007949F6">
          <w:t>scores</w:t>
        </w:r>
        <w:r w:rsidDel="007949F6">
          <w:t xml:space="preserve"> were also associated with repetitive negative thinking (</w:t>
        </w:r>
        <w:r w:rsidDel="007949F6">
          <w:rPr>
            <w:i/>
            <w:iCs/>
          </w:rPr>
          <w:t xml:space="preserve">Coeff </w:t>
        </w:r>
        <w:r w:rsidDel="007949F6">
          <w:t xml:space="preserve">= .068, </w:t>
        </w:r>
        <w:r w:rsidR="0086332B" w:rsidDel="007949F6">
          <w:rPr>
            <w:i/>
            <w:iCs/>
          </w:rPr>
          <w:t>BootSE</w:t>
        </w:r>
        <w:r w:rsidDel="007949F6">
          <w:rPr>
            <w:i/>
            <w:iCs/>
          </w:rPr>
          <w:t xml:space="preserve"> </w:t>
        </w:r>
        <w:r w:rsidDel="007949F6">
          <w:t>= .0</w:t>
        </w:r>
        <w:r w:rsidR="00A1290D" w:rsidDel="007949F6">
          <w:t>46</w:t>
        </w:r>
        <w:r w:rsidDel="007949F6">
          <w:t xml:space="preserve">, </w:t>
        </w:r>
        <w:r w:rsidDel="007949F6">
          <w:rPr>
            <w:i/>
            <w:iCs/>
          </w:rPr>
          <w:t xml:space="preserve">BCa95%CI = </w:t>
        </w:r>
        <w:r w:rsidDel="007949F6">
          <w:t>.008 to .196) (</w:t>
        </w:r>
        <w:r w:rsidDel="007949F6">
          <w:rPr>
            <w:i/>
            <w:iCs/>
          </w:rPr>
          <w:t>r</w:t>
        </w:r>
        <w:r w:rsidDel="007949F6">
          <w:t xml:space="preserve">(48) = .197, </w:t>
        </w:r>
        <w:r w:rsidDel="007949F6">
          <w:rPr>
            <w:i/>
            <w:iCs/>
          </w:rPr>
          <w:t>p</w:t>
        </w:r>
        <w:r w:rsidDel="007949F6">
          <w:t xml:space="preserve"> = .180) as well as brooding </w:t>
        </w:r>
        <w:r w:rsidRPr="002A1EF3" w:rsidDel="007949F6">
          <w:t>(</w:t>
        </w:r>
        <w:r w:rsidRPr="002A1EF3" w:rsidDel="007949F6">
          <w:rPr>
            <w:i/>
            <w:iCs/>
          </w:rPr>
          <w:t xml:space="preserve">Coeff </w:t>
        </w:r>
        <w:r w:rsidRPr="002A1EF3" w:rsidDel="007949F6">
          <w:t xml:space="preserve">= .036, </w:t>
        </w:r>
        <w:r w:rsidR="0086332B" w:rsidDel="007949F6">
          <w:rPr>
            <w:i/>
            <w:iCs/>
          </w:rPr>
          <w:t>BootSE</w:t>
        </w:r>
        <w:r w:rsidRPr="002A1EF3" w:rsidDel="007949F6">
          <w:rPr>
            <w:i/>
            <w:iCs/>
          </w:rPr>
          <w:t xml:space="preserve"> </w:t>
        </w:r>
        <w:r w:rsidRPr="002A1EF3" w:rsidDel="007949F6">
          <w:t>= .01</w:t>
        </w:r>
        <w:r w:rsidR="00A1290D" w:rsidDel="007949F6">
          <w:t>3</w:t>
        </w:r>
        <w:r w:rsidRPr="002A1EF3" w:rsidDel="007949F6">
          <w:t xml:space="preserve">, </w:t>
        </w:r>
        <w:r w:rsidRPr="002A1EF3" w:rsidDel="007949F6">
          <w:rPr>
            <w:i/>
            <w:iCs/>
          </w:rPr>
          <w:t xml:space="preserve">BCa95%CI = </w:t>
        </w:r>
        <w:r w:rsidRPr="002A1EF3" w:rsidDel="007949F6">
          <w:t xml:space="preserve">.011 to .062) </w:t>
        </w:r>
        <w:bookmarkStart w:id="33" w:name="_Hlk13567125"/>
        <w:r w:rsidRPr="002A1EF3" w:rsidDel="007949F6">
          <w:t>(</w:t>
        </w:r>
        <w:r w:rsidRPr="002A1EF3" w:rsidDel="007949F6">
          <w:rPr>
            <w:i/>
            <w:iCs/>
          </w:rPr>
          <w:t>r</w:t>
        </w:r>
        <w:r w:rsidRPr="002A1EF3" w:rsidDel="007949F6">
          <w:t xml:space="preserve">(48) = .386, </w:t>
        </w:r>
        <w:r w:rsidRPr="002A1EF3" w:rsidDel="007949F6">
          <w:rPr>
            <w:i/>
            <w:iCs/>
          </w:rPr>
          <w:t>p</w:t>
        </w:r>
        <w:r w:rsidRPr="002A1EF3" w:rsidDel="007949F6">
          <w:t xml:space="preserve"> = .007)</w:t>
        </w:r>
        <w:bookmarkEnd w:id="33"/>
        <w:r w:rsidDel="007949F6">
          <w:t>.</w:t>
        </w:r>
      </w:moveFrom>
    </w:p>
    <w:p w14:paraId="774B4438" w14:textId="750F803E" w:rsidR="00E260E9" w:rsidRPr="003D3B9E" w:rsidDel="007949F6" w:rsidRDefault="00E260E9" w:rsidP="008E0796">
      <w:pPr>
        <w:outlineLvl w:val="9"/>
        <w:rPr>
          <w:moveFrom w:id="34" w:author="יפתח עמיר" w:date="2020-01-03T11:35:00Z"/>
        </w:rPr>
      </w:pPr>
      <w:moveFrom w:id="35" w:author="יפתח עמיר" w:date="2020-01-03T11:35:00Z">
        <w:r w:rsidRPr="008E0796" w:rsidDel="007949F6">
          <w:rPr>
            <w:rStyle w:val="Heading3Char"/>
          </w:rPr>
          <w:t>Association between difficulty disengaging internal attention from negative self-referential thoughts and depression and anxiety symptoms</w:t>
        </w:r>
        <w:r w:rsidR="008E0796" w:rsidRPr="008E0796" w:rsidDel="007949F6">
          <w:rPr>
            <w:rStyle w:val="Heading3Char"/>
          </w:rPr>
          <w:t>.</w:t>
        </w:r>
        <w:r w:rsidR="008E0796" w:rsidDel="007949F6">
          <w:t xml:space="preserve"> </w:t>
        </w:r>
        <w:r w:rsidDel="007949F6">
          <w:t xml:space="preserve">We next tested the hypothesized association between difficulty disengaging internal attention from negative self-referential thoughts and depression and anxiety symptoms. To do so we examined the association between M1 </w:t>
        </w:r>
        <w:r w:rsidRPr="004B000B" w:rsidDel="007949F6">
          <w:t xml:space="preserve">attentional </w:t>
        </w:r>
        <w:r w:rsidDel="007949F6">
          <w:t xml:space="preserve">interference, and separately dynamic facilitation and aggregated bias scores (alternate M1s), </w:t>
        </w:r>
        <w:r w:rsidRPr="00690343" w:rsidDel="007949F6">
          <w:t xml:space="preserve">and </w:t>
        </w:r>
        <w:r w:rsidDel="007949F6">
          <w:t>the outcome depression and anxiety– i.e.,</w:t>
        </w:r>
        <w:r w:rsidR="00DA6120" w:rsidDel="007949F6">
          <w:t xml:space="preserve"> path</w:t>
        </w:r>
        <w:r w:rsidDel="007949F6">
          <w:t xml:space="preserve"> </w:t>
        </w:r>
        <w:r w:rsidDel="007949F6">
          <w:rPr>
            <w:i/>
            <w:iCs/>
          </w:rPr>
          <w:t>b</w:t>
        </w:r>
        <w:r w:rsidRPr="00BA4475" w:rsidDel="007949F6">
          <w:rPr>
            <w:vertAlign w:val="subscript"/>
          </w:rPr>
          <w:t>1</w:t>
        </w:r>
        <w:r w:rsidDel="007949F6">
          <w:t xml:space="preserve"> (see Figure 3). Inconsistent with prediction, there was no direct significant association </w:t>
        </w:r>
        <w:r w:rsidRPr="00690343" w:rsidDel="007949F6">
          <w:t xml:space="preserve">between </w:t>
        </w:r>
        <w:r w:rsidRPr="009A2FE0" w:rsidDel="007949F6">
          <w:t>attentional interference</w:t>
        </w:r>
        <w:r w:rsidRPr="00690343" w:rsidDel="007949F6">
          <w:t xml:space="preserve"> scores</w:t>
        </w:r>
        <w:r w:rsidDel="007949F6">
          <w:t xml:space="preserve"> and depression (</w:t>
        </w:r>
        <w:r w:rsidDel="007949F6">
          <w:rPr>
            <w:i/>
            <w:iCs/>
          </w:rPr>
          <w:t xml:space="preserve">Coeff </w:t>
        </w:r>
        <w:r w:rsidDel="007949F6">
          <w:t xml:space="preserve">= .445, </w:t>
        </w:r>
        <w:r w:rsidR="0086332B" w:rsidDel="007949F6">
          <w:rPr>
            <w:i/>
            <w:iCs/>
          </w:rPr>
          <w:t>BootSE</w:t>
        </w:r>
        <w:r w:rsidDel="007949F6">
          <w:rPr>
            <w:i/>
            <w:iCs/>
          </w:rPr>
          <w:t xml:space="preserve"> </w:t>
        </w:r>
        <w:r w:rsidDel="007949F6">
          <w:t>= .</w:t>
        </w:r>
        <w:r w:rsidR="00A1290D" w:rsidDel="007949F6">
          <w:t>711</w:t>
        </w:r>
        <w:r w:rsidDel="007949F6">
          <w:t xml:space="preserve">, </w:t>
        </w:r>
        <w:r w:rsidDel="007949F6">
          <w:rPr>
            <w:i/>
            <w:iCs/>
          </w:rPr>
          <w:t xml:space="preserve">BCa95%CI = </w:t>
        </w:r>
        <w:r w:rsidDel="007949F6">
          <w:t>-.856 to 1.977) (</w:t>
        </w:r>
        <w:r w:rsidDel="007949F6">
          <w:rPr>
            <w:i/>
            <w:iCs/>
          </w:rPr>
          <w:t>r</w:t>
        </w:r>
        <w:r w:rsidDel="007949F6">
          <w:t xml:space="preserve">(48) = .255, </w:t>
        </w:r>
        <w:r w:rsidDel="007949F6">
          <w:rPr>
            <w:i/>
            <w:iCs/>
          </w:rPr>
          <w:t>p</w:t>
        </w:r>
        <w:r w:rsidDel="007949F6">
          <w:t xml:space="preserve"> = .081) or anxiety symptoms (</w:t>
        </w:r>
        <w:r w:rsidDel="007949F6">
          <w:rPr>
            <w:i/>
            <w:iCs/>
          </w:rPr>
          <w:t xml:space="preserve">Coeff </w:t>
        </w:r>
        <w:r w:rsidDel="007949F6">
          <w:t xml:space="preserve">= 2.483, </w:t>
        </w:r>
        <w:r w:rsidR="0086332B" w:rsidDel="007949F6">
          <w:rPr>
            <w:i/>
            <w:iCs/>
          </w:rPr>
          <w:t>BootSE</w:t>
        </w:r>
        <w:r w:rsidDel="007949F6">
          <w:rPr>
            <w:i/>
            <w:iCs/>
          </w:rPr>
          <w:t xml:space="preserve"> </w:t>
        </w:r>
        <w:r w:rsidDel="007949F6">
          <w:t xml:space="preserve">= </w:t>
        </w:r>
        <w:r w:rsidR="00A1290D" w:rsidDel="007949F6">
          <w:t>2</w:t>
        </w:r>
        <w:r w:rsidDel="007949F6">
          <w:t>.</w:t>
        </w:r>
        <w:r w:rsidR="00A1290D" w:rsidDel="007949F6">
          <w:t>107</w:t>
        </w:r>
        <w:r w:rsidDel="007949F6">
          <w:t xml:space="preserve">, </w:t>
        </w:r>
        <w:r w:rsidDel="007949F6">
          <w:rPr>
            <w:i/>
            <w:iCs/>
          </w:rPr>
          <w:t xml:space="preserve">BCa95%CI = </w:t>
        </w:r>
        <w:r w:rsidDel="007949F6">
          <w:t>-1.042 to 7.452) (</w:t>
        </w:r>
        <w:r w:rsidDel="007949F6">
          <w:rPr>
            <w:i/>
            <w:iCs/>
          </w:rPr>
          <w:t>r</w:t>
        </w:r>
        <w:r w:rsidDel="007949F6">
          <w:t xml:space="preserve">(48) = .334, </w:t>
        </w:r>
        <w:r w:rsidDel="007949F6">
          <w:rPr>
            <w:i/>
            <w:iCs/>
          </w:rPr>
          <w:t>p</w:t>
        </w:r>
        <w:r w:rsidDel="007949F6">
          <w:t xml:space="preserve"> = .020). Furthermore, no direct associations were observed </w:t>
        </w:r>
        <w:r w:rsidRPr="00690343" w:rsidDel="007949F6">
          <w:t xml:space="preserve">between </w:t>
        </w:r>
        <w:r w:rsidRPr="009A2FE0" w:rsidDel="007949F6">
          <w:t xml:space="preserve">attentional facilitation </w:t>
        </w:r>
        <w:r w:rsidRPr="00690343" w:rsidDel="007949F6">
          <w:t xml:space="preserve">or </w:t>
        </w:r>
        <w:r w:rsidRPr="009A2FE0" w:rsidDel="007949F6">
          <w:t>aggregated mean difference</w:t>
        </w:r>
        <w:r w:rsidDel="007949F6">
          <w:rPr>
            <w:i/>
            <w:iCs/>
          </w:rPr>
          <w:t xml:space="preserve"> </w:t>
        </w:r>
        <w:r w:rsidDel="007949F6">
          <w:t>scores and depression or anxiety.</w:t>
        </w:r>
      </w:moveFrom>
    </w:p>
    <w:p w14:paraId="14AFB455" w14:textId="7FAD21F6" w:rsidR="00E260E9" w:rsidRPr="00BF41F1" w:rsidDel="007949F6" w:rsidRDefault="00E260E9" w:rsidP="008E0796">
      <w:pPr>
        <w:outlineLvl w:val="9"/>
        <w:rPr>
          <w:moveFrom w:id="36" w:author="יפתח עמיר" w:date="2020-01-03T11:35:00Z"/>
        </w:rPr>
      </w:pPr>
      <w:moveFrom w:id="37" w:author="יפתח עמיר" w:date="2020-01-03T11:35:00Z">
        <w:r w:rsidRPr="008E0796" w:rsidDel="007949F6">
          <w:rPr>
            <w:rStyle w:val="Heading3Char"/>
          </w:rPr>
          <w:t>Serial mediation of emotional reactivity and depression and anxiety by difficulty disengaging attention from negative thoughts and negative repetitive thinking</w:t>
        </w:r>
        <w:r w:rsidR="008E0796" w:rsidRPr="008E0796" w:rsidDel="007949F6">
          <w:rPr>
            <w:rStyle w:val="Heading3Char"/>
          </w:rPr>
          <w:t>.</w:t>
        </w:r>
        <w:r w:rsidR="008E0796" w:rsidDel="007949F6">
          <w:t xml:space="preserve"> </w:t>
        </w:r>
        <w:r w:rsidDel="007949F6">
          <w:t xml:space="preserve">Finally, we tested the hypothesized serial multiple mediating mechanism linking negative emotional reactivity, difficulty disengaging internal attention, repetitive negative thinking, and symptom outcomes. Accordingly, we examined the serial indirect paths of the estimated models – i.e., the cross product of paths </w:t>
        </w:r>
        <w:r w:rsidRPr="002A3CA6" w:rsidDel="007949F6">
          <w:rPr>
            <w:i/>
            <w:iCs/>
          </w:rPr>
          <w:t>a</w:t>
        </w:r>
        <w:r w:rsidRPr="002A3CA6" w:rsidDel="007949F6">
          <w:rPr>
            <w:vertAlign w:val="subscript"/>
          </w:rPr>
          <w:t>1</w:t>
        </w:r>
        <w:r w:rsidDel="007949F6">
          <w:t xml:space="preserve">, </w:t>
        </w:r>
        <w:r w:rsidRPr="002A3CA6" w:rsidDel="007949F6">
          <w:rPr>
            <w:i/>
            <w:iCs/>
          </w:rPr>
          <w:t>b</w:t>
        </w:r>
        <w:r w:rsidRPr="002A3CA6" w:rsidDel="007949F6">
          <w:rPr>
            <w:vertAlign w:val="subscript"/>
          </w:rPr>
          <w:t>2</w:t>
        </w:r>
        <w:r w:rsidDel="007949F6">
          <w:t xml:space="preserve"> and </w:t>
        </w:r>
        <w:r w:rsidRPr="002A3CA6" w:rsidDel="007949F6">
          <w:rPr>
            <w:i/>
            <w:iCs/>
          </w:rPr>
          <w:t>d</w:t>
        </w:r>
        <w:r w:rsidRPr="002A3CA6" w:rsidDel="007949F6">
          <w:rPr>
            <w:vertAlign w:val="subscript"/>
          </w:rPr>
          <w:t>21</w:t>
        </w:r>
        <w:r w:rsidDel="007949F6">
          <w:t xml:space="preserve">. See Figure 3. Results indicated a significant positive serial indirect path </w:t>
        </w:r>
        <w:r w:rsidRPr="00DB3750" w:rsidDel="007949F6">
          <w:t xml:space="preserve">of </w:t>
        </w:r>
        <w:r w:rsidDel="007949F6">
          <w:t xml:space="preserve">M1 </w:t>
        </w:r>
        <w:r w:rsidRPr="002A3CA6" w:rsidDel="007949F6">
          <w:t>attentional interference</w:t>
        </w:r>
        <w:r w:rsidDel="007949F6">
          <w:t xml:space="preserve"> and M2 repetitive negative thinking mediating the relations between negative emotional reactivity and depression (</w:t>
        </w:r>
        <w:r w:rsidDel="007949F6">
          <w:rPr>
            <w:i/>
            <w:iCs/>
          </w:rPr>
          <w:t>Effect</w:t>
        </w:r>
        <w:r w:rsidDel="007949F6">
          <w:t xml:space="preserve"> = .495, </w:t>
        </w:r>
        <w:r w:rsidDel="007949F6">
          <w:rPr>
            <w:i/>
            <w:iCs/>
          </w:rPr>
          <w:t xml:space="preserve">BootSE </w:t>
        </w:r>
        <w:r w:rsidDel="007949F6">
          <w:t>= .3</w:t>
        </w:r>
        <w:r w:rsidR="00A1290D" w:rsidDel="007949F6">
          <w:t>56</w:t>
        </w:r>
        <w:r w:rsidDel="007949F6">
          <w:t xml:space="preserve">, </w:t>
        </w:r>
        <w:r w:rsidRPr="00FC2A89" w:rsidDel="007949F6">
          <w:rPr>
            <w:i/>
            <w:iCs/>
          </w:rPr>
          <w:t>BCa95%CI</w:t>
        </w:r>
        <w:r w:rsidDel="007949F6">
          <w:t xml:space="preserve">: .060 to 1.660). A similar pattern of indirect effects or evidence for serial mediation was observed </w:t>
        </w:r>
        <w:r w:rsidRPr="002A3CA6" w:rsidDel="007949F6">
          <w:t>with respect to anxiety symptoms</w:t>
        </w:r>
        <w:r w:rsidDel="007949F6">
          <w:t xml:space="preserve"> </w:t>
        </w:r>
        <w:r w:rsidRPr="002A3CA6" w:rsidDel="007949F6">
          <w:t>(</w:t>
        </w:r>
        <w:r w:rsidRPr="002A3CA6" w:rsidDel="007949F6">
          <w:rPr>
            <w:i/>
            <w:iCs/>
          </w:rPr>
          <w:t xml:space="preserve">Effect </w:t>
        </w:r>
        <w:r w:rsidRPr="002A3CA6" w:rsidDel="007949F6">
          <w:t xml:space="preserve">= 1.040, </w:t>
        </w:r>
        <w:r w:rsidRPr="002A3CA6" w:rsidDel="007949F6">
          <w:rPr>
            <w:i/>
            <w:iCs/>
          </w:rPr>
          <w:t xml:space="preserve">BootSE </w:t>
        </w:r>
        <w:r w:rsidRPr="002A3CA6" w:rsidDel="007949F6">
          <w:t>= .</w:t>
        </w:r>
        <w:r w:rsidR="00A1290D" w:rsidDel="007949F6">
          <w:t>828</w:t>
        </w:r>
        <w:r w:rsidRPr="002A3CA6" w:rsidDel="007949F6">
          <w:t xml:space="preserve">, </w:t>
        </w:r>
        <w:r w:rsidRPr="002A3CA6" w:rsidDel="007949F6">
          <w:rPr>
            <w:i/>
            <w:iCs/>
          </w:rPr>
          <w:t>BCa95%CI</w:t>
        </w:r>
        <w:r w:rsidRPr="002A3CA6" w:rsidDel="007949F6">
          <w:t xml:space="preserve">: .121 to 3.881). Notably, similar serial indirect effects were observed </w:t>
        </w:r>
        <w:r w:rsidRPr="000319CA" w:rsidDel="007949F6">
          <w:t>when brooding</w:t>
        </w:r>
        <w:r w:rsidDel="007949F6">
          <w:t xml:space="preserve"> (rumination)</w:t>
        </w:r>
        <w:r w:rsidRPr="000319CA" w:rsidDel="007949F6">
          <w:t xml:space="preserve"> w</w:t>
        </w:r>
        <w:r w:rsidDel="007949F6">
          <w:t>as</w:t>
        </w:r>
        <w:r w:rsidRPr="000319CA" w:rsidDel="007949F6">
          <w:t xml:space="preserve"> tested as M2</w:t>
        </w:r>
        <w:r w:rsidDel="007949F6">
          <w:t>,</w:t>
        </w:r>
        <w:r w:rsidRPr="000319CA" w:rsidDel="007949F6">
          <w:t xml:space="preserve"> </w:t>
        </w:r>
        <w:r w:rsidDel="007949F6">
          <w:t>with outcomes of</w:t>
        </w:r>
        <w:r w:rsidRPr="002A3CA6" w:rsidDel="007949F6">
          <w:t xml:space="preserve"> depression </w:t>
        </w:r>
        <w:r w:rsidDel="007949F6">
          <w:t>(</w:t>
        </w:r>
        <w:r w:rsidDel="007949F6">
          <w:rPr>
            <w:i/>
            <w:iCs/>
          </w:rPr>
          <w:t>Effect</w:t>
        </w:r>
        <w:r w:rsidDel="007949F6">
          <w:t xml:space="preserve"> = .511, </w:t>
        </w:r>
        <w:r w:rsidDel="007949F6">
          <w:rPr>
            <w:i/>
            <w:iCs/>
          </w:rPr>
          <w:t xml:space="preserve">BootSE </w:t>
        </w:r>
        <w:r w:rsidDel="007949F6">
          <w:t>= .38</w:t>
        </w:r>
        <w:r w:rsidR="00A1290D" w:rsidDel="007949F6">
          <w:t>9</w:t>
        </w:r>
        <w:r w:rsidDel="007949F6">
          <w:t xml:space="preserve">, </w:t>
        </w:r>
        <w:r w:rsidRPr="00FC2A89" w:rsidDel="007949F6">
          <w:rPr>
            <w:i/>
            <w:iCs/>
          </w:rPr>
          <w:t>BCa95%CI</w:t>
        </w:r>
        <w:r w:rsidDel="007949F6">
          <w:t>: .058 to 1.819) and anxiety (</w:t>
        </w:r>
        <w:r w:rsidDel="007949F6">
          <w:rPr>
            <w:i/>
            <w:iCs/>
          </w:rPr>
          <w:t>Effect</w:t>
        </w:r>
        <w:r w:rsidDel="007949F6">
          <w:t xml:space="preserve"> = 1.017, </w:t>
        </w:r>
        <w:r w:rsidDel="007949F6">
          <w:rPr>
            <w:i/>
            <w:iCs/>
          </w:rPr>
          <w:t xml:space="preserve">BootSE </w:t>
        </w:r>
        <w:r w:rsidDel="007949F6">
          <w:t>= .8</w:t>
        </w:r>
        <w:r w:rsidR="00A1290D" w:rsidDel="007949F6">
          <w:t>83</w:t>
        </w:r>
        <w:r w:rsidDel="007949F6">
          <w:t xml:space="preserve">, </w:t>
        </w:r>
        <w:r w:rsidRPr="00FC2A89" w:rsidDel="007949F6">
          <w:rPr>
            <w:i/>
            <w:iCs/>
          </w:rPr>
          <w:t>BCa95%CI</w:t>
        </w:r>
        <w:r w:rsidDel="007949F6">
          <w:t>: .092 to 4.490). No significant serial indirect effects were observed in models wherein positive emotional reactivity was the predictor (see SM for details).</w:t>
        </w:r>
        <w:r w:rsidRPr="000319CA" w:rsidDel="007949F6">
          <w:t xml:space="preserve"> </w:t>
        </w:r>
        <w:r w:rsidDel="007949F6">
          <w:t>Furthermore, c</w:t>
        </w:r>
        <w:r w:rsidRPr="000319CA" w:rsidDel="007949F6">
          <w:t>onsistent with observed evidence of specificity of interference scores, we found no evidence of serial indirect effects</w:t>
        </w:r>
        <w:r w:rsidRPr="00A43AED" w:rsidDel="007949F6">
          <w:t xml:space="preserve"> </w:t>
        </w:r>
        <w:r w:rsidDel="007949F6">
          <w:t>for the dynamic</w:t>
        </w:r>
        <w:r w:rsidRPr="00A43AED" w:rsidDel="007949F6">
          <w:t xml:space="preserve"> </w:t>
        </w:r>
        <w:r w:rsidRPr="002A3CA6" w:rsidDel="007949F6">
          <w:t xml:space="preserve">attentional facilitation </w:t>
        </w:r>
        <w:r w:rsidRPr="00A43AED" w:rsidDel="007949F6">
          <w:t>scores</w:t>
        </w:r>
        <w:r w:rsidDel="007949F6">
          <w:t xml:space="preserve"> for either depression (</w:t>
        </w:r>
        <w:r w:rsidDel="007949F6">
          <w:rPr>
            <w:i/>
            <w:iCs/>
          </w:rPr>
          <w:t>Effect</w:t>
        </w:r>
        <w:r w:rsidDel="007949F6">
          <w:t xml:space="preserve"> = .008, </w:t>
        </w:r>
        <w:r w:rsidDel="007949F6">
          <w:rPr>
            <w:i/>
            <w:iCs/>
          </w:rPr>
          <w:t xml:space="preserve">BootSE </w:t>
        </w:r>
        <w:r w:rsidDel="007949F6">
          <w:t xml:space="preserve">= .079, </w:t>
        </w:r>
        <w:r w:rsidRPr="00FC2A89" w:rsidDel="007949F6">
          <w:rPr>
            <w:i/>
            <w:iCs/>
          </w:rPr>
          <w:t>BCa95%CI</w:t>
        </w:r>
        <w:r w:rsidDel="007949F6">
          <w:t>: -.090 to .292) or anxiety (</w:t>
        </w:r>
        <w:r w:rsidDel="007949F6">
          <w:rPr>
            <w:i/>
            <w:iCs/>
          </w:rPr>
          <w:t>Effect</w:t>
        </w:r>
        <w:r w:rsidDel="007949F6">
          <w:t xml:space="preserve"> = .018, </w:t>
        </w:r>
        <w:r w:rsidDel="007949F6">
          <w:rPr>
            <w:i/>
            <w:iCs/>
          </w:rPr>
          <w:t xml:space="preserve">BootSE </w:t>
        </w:r>
        <w:r w:rsidDel="007949F6">
          <w:t xml:space="preserve">= .168, </w:t>
        </w:r>
        <w:r w:rsidRPr="00FC2A89" w:rsidDel="007949F6">
          <w:rPr>
            <w:i/>
            <w:iCs/>
          </w:rPr>
          <w:t>BCa95%CI</w:t>
        </w:r>
        <w:r w:rsidDel="007949F6">
          <w:t>: -.216 to .599)</w:t>
        </w:r>
        <w:r w:rsidRPr="00A43AED" w:rsidDel="007949F6">
          <w:t>.</w:t>
        </w:r>
        <w:r w:rsidDel="007949F6">
          <w:t xml:space="preserve"> Finally, when aggregated mean difference scores were entered as M1, similar effects to those observed for dynamic interference scores were observed, including significant serial mediation paths for repetitive negative thinking and brooding (M2) for depression and anxiety outcomes (</w:t>
        </w:r>
        <w:r w:rsidR="00DA6120" w:rsidDel="007949F6">
          <w:t>s</w:t>
        </w:r>
        <w:r w:rsidDel="007949F6">
          <w:t>ee SM for details).</w:t>
        </w:r>
      </w:moveFrom>
    </w:p>
    <w:p w14:paraId="3BCD47AD" w14:textId="3565A4F1" w:rsidR="00D02558" w:rsidDel="007949F6" w:rsidRDefault="00E260E9" w:rsidP="00D02558">
      <w:pPr>
        <w:outlineLvl w:val="9"/>
        <w:rPr>
          <w:moveFrom w:id="38" w:author="יפתח עמיר" w:date="2020-01-03T11:35:00Z"/>
          <w:rFonts w:asciiTheme="majorBidi" w:hAnsiTheme="majorBidi"/>
        </w:rPr>
      </w:pPr>
      <w:moveFrom w:id="39" w:author="יפתח עמיר" w:date="2020-01-03T11:35:00Z">
        <w:r w:rsidRPr="00ED4843" w:rsidDel="007949F6">
          <w:rPr>
            <w:rStyle w:val="Heading3Char"/>
          </w:rPr>
          <w:t>Sensitivity analysis: Ruling out alternative accounts of observed effects</w:t>
        </w:r>
        <w:r w:rsidR="00ED4843" w:rsidRPr="00ED4843" w:rsidDel="007949F6">
          <w:rPr>
            <w:rStyle w:val="Heading3Char"/>
          </w:rPr>
          <w:t>.</w:t>
        </w:r>
        <w:r w:rsidR="00ED4843" w:rsidDel="007949F6">
          <w:t xml:space="preserve"> </w:t>
        </w:r>
        <w:r w:rsidDel="007949F6">
          <w:rPr>
            <w:rFonts w:asciiTheme="majorBidi" w:hAnsiTheme="majorBidi"/>
          </w:rPr>
          <w:t xml:space="preserve">We ran additional analyses to examine the possibility that observed results were accounted for by </w:t>
        </w:r>
        <w:r w:rsidDel="007949F6">
          <w:t xml:space="preserve">some unexplained general slowing of RT, some artifactual RT variability, or </w:t>
        </w:r>
        <w:r w:rsidDel="007949F6">
          <w:rPr>
            <w:rFonts w:asciiTheme="majorBidi" w:hAnsiTheme="majorBidi"/>
          </w:rPr>
          <w:t>a</w:t>
        </w:r>
        <w:r w:rsidDel="007949F6">
          <w:t xml:space="preserve"> general neurocognitive dysfunction affecting the ability to sustain attention over time reflected in RT. In these data, such an artifact or confound, for example, could generate instability or variability </w:t>
        </w:r>
        <w:r w:rsidRPr="003870CF" w:rsidDel="007949F6">
          <w:t>of</w:t>
        </w:r>
        <w:r w:rsidRPr="003870CF" w:rsidDel="007949F6">
          <w:rPr>
            <w:rFonts w:asciiTheme="majorBidi" w:hAnsiTheme="majorBidi"/>
          </w:rPr>
          <w:t xml:space="preserve"> </w:t>
        </w:r>
        <w:r w:rsidDel="007949F6">
          <w:t xml:space="preserve">RT that is </w:t>
        </w:r>
        <w:r w:rsidRPr="00EB3294" w:rsidDel="007949F6">
          <w:rPr>
            <w:i/>
            <w:iCs/>
          </w:rPr>
          <w:t>unrelated</w:t>
        </w:r>
        <w:r w:rsidDel="007949F6">
          <w:t xml:space="preserve"> to differential internal attentional processing of the</w:t>
        </w:r>
        <w:r w:rsidRPr="003870CF" w:rsidDel="007949F6">
          <w:t xml:space="preserve"> negative</w:t>
        </w:r>
        <w:r w:rsidDel="007949F6">
          <w:t xml:space="preserve"> vs. </w:t>
        </w:r>
        <w:r w:rsidRPr="003870CF" w:rsidDel="007949F6">
          <w:t xml:space="preserve">neutral </w:t>
        </w:r>
        <w:r w:rsidDel="007949F6">
          <w:t xml:space="preserve">stimuli in the </w:t>
        </w:r>
        <w:r w:rsidDel="007949F6">
          <w:rPr>
            <w:rFonts w:asciiTheme="majorBidi" w:hAnsiTheme="majorBidi"/>
          </w:rPr>
          <w:t>digit categorization task</w:t>
        </w:r>
        <w:r w:rsidDel="007949F6">
          <w:t xml:space="preserve"> </w:t>
        </w:r>
        <w:r w:rsidDel="007949F6">
          <w:fldChar w:fldCharType="begin" w:fldLock="1"/>
        </w:r>
        <w:r w:rsidR="008F6292" w:rsidDel="007949F6">
          <w:instrText>ADDIN CSL_CITATION {"citationItems":[{"id":"ITEM-1","itemData":{"DOI":"10.1371/journal.pone.0166600","ISBN":"1932-6203","ISSN":"19326203","PMID":"27875536","abstract":"Background New indices, calculated on data from the widely used Dot Probe Task, were recently proposed to capture variability in biased attention allocation. We observed that it remains unclear which data pattern is meant to be indicative of dynamic bias and thus to be captured by these indices. Moreover, we hypothesized that the new indices are sensitive to SD differences at the response time (RT) level in the absence of bias.   Method Randomly generated datasets were analyzed to assess properties of the Attention Bias Variability (ABV) and Trial Level Bias Score (TL-BS) indices. Sensitivity to creating differences in 1) RT standard deviation, 2) mean RT, and 3) bias magnitude were assessed. In addition, two possible definitions of dynamic attention bias were explored by creating differences in 4) frequency of bias switching, and 5) bias magnitude in the presence of constant switching.   Results ABV and TL-BS indices were found highly sensitive to increasing SD at the response time level, insensitive to increasing bias, linearly sensitive to increasing bias magnitude in the presence of bias switches, and non-linearly sensitive to increasing the frequency of bias switches. The ABV index was also found responsive to increasing mean response times in the absence of bias.   Conclusion Recently proposed DPT derived variability indices cannot uncouple measurement error from bias variability. Significant group differences may be observed even if there is no bias present in any individual dataset. This renders the new indices in their current form unfit for empirical purposes. Our discussion focuses on fostering debate and ideas for new research to validate the potentially very important notion of biased attention being dynamic.","author":[{"dropping-particle":"","family":"Kruijt","given":"Anne Wil","non-dropping-particle":"","parse-names":false,"suffix":""},{"dropping-particle":"","family":"Field","given":"Andy P.","non-dropping-particle":"","parse-names":false,"suffix":""},{"dropping-particle":"","family":"Fox","given":"Elaine","non-dropping-particle":"","parse-names":false,"suffix":""}],"container-title":"PLoS ONE","id":"ITEM-1","issue":"11","issued":{"date-parts":[["2016"]]},"page":"1-22","title":"Capturing dynamics of biased attention: Are new attention variability measures the way forward","type":"article-journal","volume":"11"},"uris":["http://www.mendeley.com/documents/?uuid=c5df6488-ecf9-4f65-8fae-0041989dc3c9"]},{"id":"ITEM-2","itemData":{"DOI":"10.1177/2167702614551572","ISSN":"21677034","abstract":"Biases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Science","id":"ITEM-2","issue":"5","issued":{"date-parts":[["2015"]]},"page":"772-788","title":"Temporal Dynamics of Attentional Bias","type":"article-journal","volume":"3"},"uris":["http://www.mendeley.com/documents/?uuid=6f6be800-2202-44cf-8e7a-93092c642d65"]}],"mendeley":{"formattedCitation":"&lt;sup&gt;71,72&lt;/sup&gt;","plainTextFormattedCitation":"71,72","previouslyFormattedCitation":"&lt;sup&gt;71,72&lt;/sup&gt;"},"properties":{"noteIndex":0},"schema":"https://github.com/citation-style-language/schema/raw/master/csl-citation.json"}</w:instrText>
        </w:r>
        <w:r w:rsidDel="007949F6">
          <w:fldChar w:fldCharType="separate"/>
        </w:r>
        <w:r w:rsidR="00D57E1C" w:rsidRPr="00D57E1C" w:rsidDel="007949F6">
          <w:rPr>
            <w:noProof/>
            <w:vertAlign w:val="superscript"/>
          </w:rPr>
          <w:t>71,72</w:t>
        </w:r>
        <w:r w:rsidDel="007949F6">
          <w:fldChar w:fldCharType="end"/>
        </w:r>
        <w:r w:rsidDel="007949F6">
          <w:rPr>
            <w:rFonts w:asciiTheme="majorBidi" w:hAnsiTheme="majorBidi"/>
          </w:rPr>
          <w:t xml:space="preserve">. </w:t>
        </w:r>
        <w:r w:rsidDel="007949F6">
          <w:t>Accordingly, we</w:t>
        </w:r>
        <w:r w:rsidDel="007949F6">
          <w:rPr>
            <w:rFonts w:asciiTheme="majorBidi" w:hAnsiTheme="majorBidi"/>
          </w:rPr>
          <w:t xml:space="preserve"> computed </w:t>
        </w:r>
        <w:r w:rsidRPr="003D3B9E" w:rsidDel="007949F6">
          <w:rPr>
            <w:rFonts w:asciiTheme="majorBidi" w:hAnsiTheme="majorBidi"/>
            <w:i/>
            <w:iCs/>
          </w:rPr>
          <w:t>pseudo-interference score</w:t>
        </w:r>
        <w:r w:rsidDel="007949F6">
          <w:rPr>
            <w:rFonts w:asciiTheme="majorBidi" w:hAnsiTheme="majorBidi"/>
            <w:i/>
            <w:iCs/>
          </w:rPr>
          <w:t>s</w:t>
        </w:r>
        <w:r w:rsidDel="007949F6">
          <w:rPr>
            <w:rFonts w:asciiTheme="majorBidi" w:hAnsiTheme="majorBidi"/>
          </w:rPr>
          <w:t>, replacing the RT from the negative self-referential trials in the computation with RT from the neutral self-referential trials</w:t>
        </w:r>
        <w:r w:rsidDel="007949F6">
          <w:t xml:space="preserve"> </w:t>
        </w:r>
        <w:r w:rsidDel="007949F6">
          <w:fldChar w:fldCharType="begin" w:fldLock="1"/>
        </w:r>
        <w:r w:rsidR="008F6292" w:rsidDel="007949F6">
          <w:instrText>ADDIN CSL_CITATION {"citationItems":[{"id":"ITEM-1","itemData":{"DOI":"10.1177/2167702614551572","ISSN":"21677034","abstract":"Biases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Science","id":"ITEM-1","issue":"5","issued":{"date-parts":[["2015"]]},"page":"772-788","title":"Temporal Dynamics of Attentional Bias","type":"article-journal","volume":"3"},"uris":["http://www.mendeley.com/documents/?uuid=6f6be800-2202-44cf-8e7a-93092c642d65"]}],"mendeley":{"formattedCitation":"&lt;sup&gt;72&lt;/sup&gt;","plainTextFormattedCitation":"72","previouslyFormattedCitation":"&lt;sup&gt;72&lt;/sup&gt;"},"properties":{"noteIndex":0},"schema":"https://github.com/citation-style-language/schema/raw/master/csl-citation.json"}</w:instrText>
        </w:r>
        <w:r w:rsidDel="007949F6">
          <w:fldChar w:fldCharType="separate"/>
        </w:r>
        <w:r w:rsidR="00D57E1C" w:rsidRPr="00D57E1C" w:rsidDel="007949F6">
          <w:rPr>
            <w:noProof/>
            <w:vertAlign w:val="superscript"/>
          </w:rPr>
          <w:t>72</w:t>
        </w:r>
        <w:r w:rsidDel="007949F6">
          <w:fldChar w:fldCharType="end"/>
        </w:r>
        <w:r w:rsidDel="007949F6">
          <w:rPr>
            <w:rFonts w:asciiTheme="majorBidi" w:hAnsiTheme="majorBidi"/>
          </w:rPr>
          <w:t xml:space="preserve">. Accordingly, for these pseudo-score analyses, </w:t>
        </w:r>
        <w:r w:rsidDel="007949F6">
          <w:t xml:space="preserve">participants’ scores reflect </w:t>
        </w:r>
        <w:r w:rsidDel="007949F6">
          <w:rPr>
            <w:rFonts w:asciiTheme="majorBidi" w:hAnsiTheme="majorBidi"/>
          </w:rPr>
          <w:t>the</w:t>
        </w:r>
        <w:r w:rsidDel="007949F6">
          <w:t>ir</w:t>
        </w:r>
        <w:r w:rsidDel="007949F6">
          <w:rPr>
            <w:rFonts w:asciiTheme="majorBidi" w:hAnsiTheme="majorBidi"/>
          </w:rPr>
          <w:t xml:space="preserve"> mean RT</w:t>
        </w:r>
        <w:r w:rsidRPr="00E03CB4" w:rsidDel="007949F6">
          <w:rPr>
            <w:rFonts w:asciiTheme="majorBidi" w:hAnsiTheme="majorBidi"/>
          </w:rPr>
          <w:t xml:space="preserve"> of </w:t>
        </w:r>
        <w:r w:rsidRPr="003D3B9E" w:rsidDel="007949F6">
          <w:rPr>
            <w:rFonts w:asciiTheme="majorBidi" w:hAnsiTheme="majorBidi"/>
            <w:i/>
            <w:iCs/>
          </w:rPr>
          <w:t>ne</w:t>
        </w:r>
        <w:r w:rsidRPr="003D3B9E" w:rsidDel="007949F6">
          <w:rPr>
            <w:i/>
            <w:iCs/>
          </w:rPr>
          <w:t>utral</w:t>
        </w:r>
        <w:r w:rsidDel="007949F6">
          <w:rPr>
            <w:rFonts w:asciiTheme="majorBidi" w:hAnsiTheme="majorBidi"/>
          </w:rPr>
          <w:t xml:space="preserve"> self-referential</w:t>
        </w:r>
        <w:r w:rsidRPr="00E03CB4" w:rsidDel="007949F6">
          <w:rPr>
            <w:rFonts w:asciiTheme="majorBidi" w:hAnsiTheme="majorBidi"/>
          </w:rPr>
          <w:t xml:space="preserve"> trials which </w:t>
        </w:r>
        <w:r w:rsidDel="007949F6">
          <w:t>are</w:t>
        </w:r>
        <w:r w:rsidRPr="00E03CB4" w:rsidDel="007949F6">
          <w:rPr>
            <w:rFonts w:asciiTheme="majorBidi" w:hAnsiTheme="majorBidi"/>
          </w:rPr>
          <w:t xml:space="preserve"> </w:t>
        </w:r>
        <w:r w:rsidRPr="00496E43" w:rsidDel="007949F6">
          <w:rPr>
            <w:rFonts w:asciiTheme="majorBidi" w:hAnsiTheme="majorBidi"/>
            <w:i/>
            <w:iCs/>
          </w:rPr>
          <w:t>slower/longer</w:t>
        </w:r>
        <w:r w:rsidRPr="00E03CB4" w:rsidDel="007949F6">
          <w:rPr>
            <w:rFonts w:asciiTheme="majorBidi" w:hAnsiTheme="majorBidi"/>
          </w:rPr>
          <w:t xml:space="preserve"> than </w:t>
        </w:r>
        <w:r w:rsidRPr="00496E43" w:rsidDel="007949F6">
          <w:rPr>
            <w:rFonts w:asciiTheme="majorBidi" w:hAnsiTheme="majorBidi"/>
          </w:rPr>
          <w:t>the upper</w:t>
        </w:r>
        <w:r w:rsidDel="007949F6">
          <w:rPr>
            <w:rFonts w:asciiTheme="majorBidi" w:hAnsiTheme="majorBidi"/>
          </w:rPr>
          <w:t>-</w:t>
        </w:r>
        <w:r w:rsidRPr="00496E43" w:rsidDel="007949F6">
          <w:rPr>
            <w:rFonts w:asciiTheme="majorBidi" w:hAnsiTheme="majorBidi"/>
          </w:rPr>
          <w:t xml:space="preserve">bound (+1.96 </w:t>
        </w:r>
        <w:r w:rsidDel="007949F6">
          <w:rPr>
            <w:i/>
            <w:iCs/>
          </w:rPr>
          <w:t>SE</w:t>
        </w:r>
        <w:r w:rsidRPr="00496E43" w:rsidDel="007949F6">
          <w:rPr>
            <w:rFonts w:asciiTheme="majorBidi" w:hAnsiTheme="majorBidi"/>
          </w:rPr>
          <w:t xml:space="preserve">) of a </w:t>
        </w:r>
        <w:r w:rsidRPr="00E03CB4" w:rsidDel="007949F6">
          <w:rPr>
            <w:rFonts w:asciiTheme="majorBidi" w:hAnsiTheme="majorBidi"/>
          </w:rPr>
          <w:t>confidence</w:t>
        </w:r>
        <w:r w:rsidDel="007949F6">
          <w:rPr>
            <w:rFonts w:asciiTheme="majorBidi" w:hAnsiTheme="majorBidi"/>
          </w:rPr>
          <w:t xml:space="preserve"> interval of the mean of a</w:t>
        </w:r>
        <w:r w:rsidDel="007949F6">
          <w:t>n interpolated</w:t>
        </w:r>
        <w:r w:rsidDel="007949F6">
          <w:rPr>
            <w:rFonts w:asciiTheme="majorBidi" w:hAnsiTheme="majorBidi"/>
          </w:rPr>
          <w:t xml:space="preserve"> running </w:t>
        </w:r>
        <w:r w:rsidRPr="00603A89" w:rsidDel="007949F6">
          <w:rPr>
            <w:rFonts w:asciiTheme="majorBidi" w:hAnsiTheme="majorBidi"/>
          </w:rPr>
          <w:t xml:space="preserve">window of </w:t>
        </w:r>
        <w:r w:rsidRPr="005960C3" w:rsidDel="007949F6">
          <w:rPr>
            <w:rFonts w:asciiTheme="majorBidi" w:hAnsiTheme="majorBidi"/>
          </w:rPr>
          <w:t>9</w:t>
        </w:r>
        <w:r w:rsidRPr="00603A89" w:rsidDel="007949F6">
          <w:rPr>
            <w:rFonts w:asciiTheme="majorBidi" w:hAnsiTheme="majorBidi"/>
          </w:rPr>
          <w:t xml:space="preserve"> neutral</w:t>
        </w:r>
        <w:r w:rsidDel="007949F6">
          <w:rPr>
            <w:rFonts w:asciiTheme="majorBidi" w:hAnsiTheme="majorBidi"/>
          </w:rPr>
          <w:t xml:space="preserve"> self-referential trials</w:t>
        </w:r>
        <w:r w:rsidDel="007949F6">
          <w:t xml:space="preserve"> and divided by that neutral window’s running 1 SD.</w:t>
        </w:r>
        <w:r w:rsidDel="007949F6">
          <w:rPr>
            <w:rFonts w:hint="cs"/>
            <w:rtl/>
          </w:rPr>
          <w:t xml:space="preserve"> </w:t>
        </w:r>
        <w:r w:rsidDel="007949F6">
          <w:rPr>
            <w:rFonts w:hint="cs"/>
          </w:rPr>
          <w:t>I</w:t>
        </w:r>
        <w:r w:rsidDel="007949F6">
          <w:t>f effects are due to variability unrelated to attentional processing of negative self-referential thought content per se, then the pseudo-scores would have the same likelihood of catching an effect as a score based on the experimental data.</w:t>
        </w:r>
        <w:r w:rsidDel="007949F6">
          <w:rPr>
            <w:rFonts w:asciiTheme="majorBidi" w:hAnsiTheme="majorBidi"/>
          </w:rPr>
          <w:t xml:space="preserve"> </w:t>
        </w:r>
        <w:r w:rsidDel="007949F6">
          <w:t>Accordingly, we</w:t>
        </w:r>
        <w:r w:rsidDel="007949F6">
          <w:rPr>
            <w:rFonts w:asciiTheme="majorBidi" w:hAnsiTheme="majorBidi"/>
          </w:rPr>
          <w:t xml:space="preserve"> examined the serial mediation models reported for dynamic interference scores and traditional aggregated scores but with the </w:t>
        </w:r>
        <w:r w:rsidRPr="005B66A7" w:rsidDel="007949F6">
          <w:rPr>
            <w:rFonts w:asciiTheme="majorBidi" w:hAnsiTheme="majorBidi"/>
          </w:rPr>
          <w:t>pseudo-interference scores</w:t>
        </w:r>
        <w:r w:rsidDel="007949F6">
          <w:rPr>
            <w:rFonts w:asciiTheme="majorBidi" w:hAnsiTheme="majorBidi"/>
          </w:rPr>
          <w:t xml:space="preserve"> as the first mediator (M1). </w:t>
        </w:r>
        <w:r w:rsidDel="007949F6">
          <w:t>In b</w:t>
        </w:r>
        <w:r w:rsidDel="007949F6">
          <w:rPr>
            <w:rFonts w:asciiTheme="majorBidi" w:hAnsiTheme="majorBidi"/>
          </w:rPr>
          <w:t>oth of these pseudo-interference score</w:t>
        </w:r>
        <w:r w:rsidDel="007949F6">
          <w:t xml:space="preserve"> models,</w:t>
        </w:r>
        <w:r w:rsidDel="007949F6">
          <w:rPr>
            <w:rFonts w:asciiTheme="majorBidi" w:hAnsiTheme="majorBidi"/>
          </w:rPr>
          <w:t xml:space="preserve"> </w:t>
        </w:r>
        <w:r w:rsidDel="007949F6">
          <w:t>there is no evidence of serial</w:t>
        </w:r>
        <w:r w:rsidDel="007949F6">
          <w:rPr>
            <w:rFonts w:asciiTheme="majorBidi" w:hAnsiTheme="majorBidi"/>
          </w:rPr>
          <w:t xml:space="preserve"> indirect</w:t>
        </w:r>
        <w:r w:rsidDel="007949F6">
          <w:t xml:space="preserve"> paths</w:t>
        </w:r>
        <w:r w:rsidDel="007949F6">
          <w:rPr>
            <w:rFonts w:asciiTheme="majorBidi" w:hAnsiTheme="majorBidi"/>
          </w:rPr>
          <w:t xml:space="preserve"> </w:t>
        </w:r>
        <w:r w:rsidDel="007949F6">
          <w:t>for d</w:t>
        </w:r>
        <w:r w:rsidDel="007949F6">
          <w:rPr>
            <w:rFonts w:asciiTheme="majorBidi" w:hAnsiTheme="majorBidi"/>
          </w:rPr>
          <w:t xml:space="preserve">epression </w:t>
        </w:r>
        <w:r w:rsidDel="007949F6">
          <w:t>(</w:t>
        </w:r>
        <w:r w:rsidRPr="00200BA3" w:rsidDel="007949F6">
          <w:rPr>
            <w:rFonts w:asciiTheme="majorBidi" w:hAnsiTheme="majorBidi"/>
            <w:i/>
            <w:iCs/>
          </w:rPr>
          <w:t>Effect</w:t>
        </w:r>
        <w:r w:rsidDel="007949F6">
          <w:rPr>
            <w:rFonts w:asciiTheme="majorBidi" w:hAnsiTheme="majorBidi"/>
          </w:rPr>
          <w:t xml:space="preserve"> = -.003; </w:t>
        </w:r>
        <w:r w:rsidRPr="00922CDC" w:rsidDel="007949F6">
          <w:rPr>
            <w:rFonts w:asciiTheme="majorBidi" w:hAnsiTheme="majorBidi"/>
          </w:rPr>
          <w:t>95</w:t>
        </w:r>
        <w:r w:rsidDel="007949F6">
          <w:rPr>
            <w:rFonts w:asciiTheme="majorBidi" w:hAnsiTheme="majorBidi"/>
          </w:rPr>
          <w:t>%CI: -.254 to .</w:t>
        </w:r>
        <w:r w:rsidDel="007949F6">
          <w:t>030) or anxiety (</w:t>
        </w:r>
        <w:r w:rsidDel="007949F6">
          <w:rPr>
            <w:rFonts w:asciiTheme="majorBidi" w:hAnsiTheme="majorBidi"/>
            <w:i/>
            <w:iCs/>
          </w:rPr>
          <w:t>Effect</w:t>
        </w:r>
        <w:r w:rsidDel="007949F6">
          <w:rPr>
            <w:rFonts w:asciiTheme="majorBidi" w:hAnsiTheme="majorBidi"/>
          </w:rPr>
          <w:t xml:space="preserve"> = -.008.; </w:t>
        </w:r>
        <w:r w:rsidDel="007949F6">
          <w:t>9</w:t>
        </w:r>
        <w:r w:rsidRPr="00922CDC" w:rsidDel="007949F6">
          <w:rPr>
            <w:rFonts w:asciiTheme="majorBidi" w:hAnsiTheme="majorBidi"/>
          </w:rPr>
          <w:t>5</w:t>
        </w:r>
        <w:r w:rsidDel="007949F6">
          <w:rPr>
            <w:rFonts w:asciiTheme="majorBidi" w:hAnsiTheme="majorBidi"/>
          </w:rPr>
          <w:t xml:space="preserve">%CI: -.254 to .030) nor a trend for such an effect. These findings indicate that observed serial multiple mediation model effects reported above are not </w:t>
        </w:r>
        <w:r w:rsidR="0065390B" w:rsidDel="007949F6">
          <w:rPr>
            <w:rFonts w:asciiTheme="majorBidi" w:hAnsiTheme="majorBidi"/>
          </w:rPr>
          <w:t xml:space="preserve">likely </w:t>
        </w:r>
        <w:r w:rsidDel="007949F6">
          <w:rPr>
            <w:rFonts w:asciiTheme="majorBidi" w:hAnsiTheme="majorBidi"/>
          </w:rPr>
          <w:t xml:space="preserve">accounted for by some artifactual or confounding source of </w:t>
        </w:r>
        <w:r w:rsidDel="007949F6">
          <w:t xml:space="preserve">RT slowing or variability or </w:t>
        </w:r>
        <w:r w:rsidDel="007949F6">
          <w:rPr>
            <w:rFonts w:asciiTheme="majorBidi" w:hAnsiTheme="majorBidi"/>
          </w:rPr>
          <w:t xml:space="preserve">a </w:t>
        </w:r>
        <w:r w:rsidDel="007949F6">
          <w:t xml:space="preserve">general neurocognitive dysfunction affecting the ability to sustain attention over time that may be related to cognitive vulnerability or depression/anxiety. </w:t>
        </w:r>
        <w:r w:rsidR="000237AF" w:rsidDel="007949F6">
          <w:t>Thus</w:t>
        </w:r>
        <w:r w:rsidDel="007949F6">
          <w:t xml:space="preserve">, as theorized, the </w:t>
        </w:r>
        <w:r w:rsidDel="007949F6">
          <w:rPr>
            <w:rFonts w:asciiTheme="majorBidi" w:hAnsiTheme="majorBidi"/>
          </w:rPr>
          <w:t>observed serial mediation model effects are more likely accounted for</w:t>
        </w:r>
        <w:r w:rsidDel="007949F6">
          <w:t xml:space="preserve"> </w:t>
        </w:r>
        <w:r w:rsidDel="007949F6">
          <w:rPr>
            <w:rFonts w:asciiTheme="majorBidi" w:hAnsiTheme="majorBidi"/>
          </w:rPr>
          <w:t>by difficulty disengaging internal attention from negative self-referential simulated though</w:t>
        </w:r>
        <w:r w:rsidDel="007949F6">
          <w:t>t</w:t>
        </w:r>
        <w:r w:rsidDel="007949F6">
          <w:rPr>
            <w:rFonts w:asciiTheme="majorBidi" w:hAnsiTheme="majorBidi"/>
          </w:rPr>
          <w:t xml:space="preserve"> stimuli in order to attend to an external stimulus and task.</w:t>
        </w:r>
      </w:moveFrom>
    </w:p>
    <w:p w14:paraId="6DE28714" w14:textId="102CD2A3" w:rsidR="00F07B6F" w:rsidDel="007949F6" w:rsidRDefault="00F07B6F" w:rsidP="00D02558">
      <w:pPr>
        <w:pStyle w:val="Heading2"/>
        <w:rPr>
          <w:moveFrom w:id="40" w:author="יפתח עמיר" w:date="2020-01-03T11:35:00Z"/>
        </w:rPr>
      </w:pPr>
      <w:moveFrom w:id="41" w:author="יפתח עמיר" w:date="2020-01-03T11:35:00Z">
        <w:r w:rsidDel="007949F6">
          <w:t>Study 2</w:t>
        </w:r>
      </w:moveFrom>
    </w:p>
    <w:p w14:paraId="7C6298BE" w14:textId="04358551" w:rsidR="00AE390E" w:rsidDel="007949F6" w:rsidRDefault="00F07B6F" w:rsidP="00AE390E">
      <w:pPr>
        <w:pStyle w:val="Normal1"/>
        <w:rPr>
          <w:moveFrom w:id="42" w:author="יפתח עמיר" w:date="2020-01-03T11:35:00Z"/>
        </w:rPr>
      </w:pPr>
      <w:moveFrom w:id="43" w:author="יפתח עמיר" w:date="2020-01-03T11:35:00Z">
        <w:r w:rsidRPr="00DF1F9C" w:rsidDel="007949F6">
          <w:rPr>
            <w:rStyle w:val="Heading3Char"/>
          </w:rPr>
          <w:t>Power analysis</w:t>
        </w:r>
        <w:r w:rsidRPr="00F07B6F" w:rsidDel="007949F6">
          <w:rPr>
            <w:rStyle w:val="Heading3Char"/>
          </w:rPr>
          <w:t>.</w:t>
        </w:r>
        <w:r w:rsidDel="007949F6">
          <w:t xml:space="preserve"> </w:t>
        </w:r>
        <w:r w:rsidR="00DA7D98" w:rsidDel="007949F6">
          <w:t xml:space="preserve">Monte Carlo simulated power analysis </w:t>
        </w:r>
        <w:r w:rsidR="009E1859" w:rsidDel="007949F6">
          <w:fldChar w:fldCharType="begin" w:fldLock="1"/>
        </w:r>
        <w:r w:rsidR="008F6292" w:rsidDel="007949F6">
          <w:instrText>ADDIN CSL_CITATION {"citationItems":[{"id":"ITEM-1","itemData":{"DOI":"10.1177/1948550617715068","ISSN":"1948-5506","abstract":"Mediation analyses abound in social and personality psychology. Current recommendations for assessing power and sample size in mediation models include using a Monte Carlo power analysis simulation and testing the indirect effect with a bootstrapped confidence interval. Unfortunately, these methods have rarely been adopted by researchers due to limited software options and the computational time needed. We propose a new method and convenient tools for determining sample size and power in mediation models. We demonstrate our new method through an easy-to-use application that implements the method. These developments will allow researchers to quickly and easily determine power and sample size for simple and complex mediation models.","author":[{"dropping-particle":"","family":"Schoemann","given":"Alexander M","non-dropping-particle":"","parse-names":false,"suffix":""},{"dropping-particle":"","family":"Boulton","given":"Aaron J","non-dropping-particle":"","parse-names":false,"suffix":""},{"dropping-particle":"","family":"Short","given":"Stephen D","non-dropping-particle":"","parse-names":false,"suffix":""}],"container-title":"Social Psychological and Personality Science","id":"ITEM-1","issue":"4","issued":{"date-parts":[["2017","5","1"]]},"note":"doi: 10.1177/1948550617715068","page":"379-386","publisher":"SAGE Publications Inc","title":"Determining Power and Sample Size for Simple and Complex Mediation Models","type":"article-journal","volume":"8"},"uris":["http://www.mendeley.com/documents/?uuid=2e5717f1-07ae-43b0-bfa7-41be4ceed230"]}],"mendeley":{"formattedCitation":"&lt;sup&gt;73&lt;/sup&gt;","plainTextFormattedCitation":"73","previouslyFormattedCitation":"&lt;sup&gt;73&lt;/sup&gt;"},"properties":{"noteIndex":0},"schema":"https://github.com/citation-style-language/schema/raw/master/csl-citation.json"}</w:instrText>
        </w:r>
        <w:r w:rsidR="009E1859" w:rsidDel="007949F6">
          <w:fldChar w:fldCharType="separate"/>
        </w:r>
        <w:r w:rsidR="00D57E1C" w:rsidRPr="00D57E1C" w:rsidDel="007949F6">
          <w:rPr>
            <w:noProof/>
            <w:vertAlign w:val="superscript"/>
          </w:rPr>
          <w:t>73</w:t>
        </w:r>
        <w:r w:rsidR="009E1859" w:rsidDel="007949F6">
          <w:fldChar w:fldCharType="end"/>
        </w:r>
        <w:r w:rsidR="00DA7D98" w:rsidDel="007949F6">
          <w:t>, b</w:t>
        </w:r>
        <w:r w:rsidDel="007949F6">
          <w:t>ased on the correlation matrix from Study 1</w:t>
        </w:r>
        <w:r w:rsidR="00DA7D98" w:rsidDel="007949F6">
          <w:t>,</w:t>
        </w:r>
        <w:r w:rsidDel="007949F6">
          <w:t xml:space="preserve"> determine</w:t>
        </w:r>
        <w:r w:rsidR="00DA7D98" w:rsidDel="007949F6">
          <w:t>d that</w:t>
        </w:r>
        <w:r w:rsidDel="007949F6">
          <w:t xml:space="preserve"> </w:t>
        </w:r>
        <w:r w:rsidR="00DA7D98" w:rsidDel="007949F6">
          <w:t>75</w:t>
        </w:r>
        <w:r w:rsidDel="007949F6">
          <w:t xml:space="preserve"> participants</w:t>
        </w:r>
        <w:r w:rsidR="00DA7D98" w:rsidDel="007949F6">
          <w:t xml:space="preserve"> </w:t>
        </w:r>
        <w:r w:rsidR="00E41715" w:rsidDel="007949F6">
          <w:t xml:space="preserve">were </w:t>
        </w:r>
        <w:r w:rsidDel="007949F6">
          <w:t>needed to replicate serial mediation findings with 80% power.</w:t>
        </w:r>
      </w:moveFrom>
    </w:p>
    <w:p w14:paraId="57E011DB" w14:textId="1DBB90D8" w:rsidR="00D8138A" w:rsidRPr="00D8138A" w:rsidDel="007949F6" w:rsidRDefault="009E1859">
      <w:pPr>
        <w:outlineLvl w:val="9"/>
        <w:rPr>
          <w:moveFrom w:id="44" w:author="יפתח עמיר" w:date="2020-01-03T11:35:00Z"/>
        </w:rPr>
      </w:pPr>
      <w:moveFrom w:id="45" w:author="יפתח עמיר" w:date="2020-01-03T11:35:00Z">
        <w:r w:rsidRPr="009E1859" w:rsidDel="007949F6">
          <w:rPr>
            <w:rStyle w:val="Heading3Char"/>
          </w:rPr>
          <w:t>Data scoring</w:t>
        </w:r>
        <w:r w:rsidR="00D8138A" w:rsidDel="007949F6">
          <w:rPr>
            <w:rStyle w:val="Heading3Char"/>
          </w:rPr>
          <w:t xml:space="preserve"> and analytic plan</w:t>
        </w:r>
        <w:r w:rsidRPr="009E1859" w:rsidDel="007949F6">
          <w:rPr>
            <w:rStyle w:val="Heading3Char"/>
          </w:rPr>
          <w:t>.</w:t>
        </w:r>
        <w:r w:rsidDel="007949F6">
          <w:t xml:space="preserve"> </w:t>
        </w:r>
        <w:r w:rsidR="0031128A" w:rsidDel="007949F6">
          <w:t>Positive and negative emotional reactivity scores were computed</w:t>
        </w:r>
        <w:r w:rsidR="004022B9" w:rsidDel="007949F6">
          <w:t xml:space="preserve"> </w:t>
        </w:r>
        <w:r w:rsidR="004615B7" w:rsidRPr="003D6BA8" w:rsidDel="007949F6">
          <w:t>identical</w:t>
        </w:r>
        <w:r w:rsidR="00225630" w:rsidDel="007949F6">
          <w:t>ly</w:t>
        </w:r>
        <w:r w:rsidR="004615B7" w:rsidRPr="003D6BA8" w:rsidDel="007949F6">
          <w:t xml:space="preserve"> </w:t>
        </w:r>
        <w:r w:rsidR="004022B9" w:rsidRPr="003D6BA8" w:rsidDel="007949F6">
          <w:t>to</w:t>
        </w:r>
        <w:r w:rsidR="004022B9" w:rsidDel="007949F6">
          <w:t xml:space="preserve"> Study 1</w:t>
        </w:r>
        <w:r w:rsidR="0031128A" w:rsidDel="007949F6">
          <w:t xml:space="preserve"> </w:t>
        </w:r>
        <w:r w:rsidR="00036FA1" w:rsidDel="007949F6">
          <w:t xml:space="preserve">– </w:t>
        </w:r>
        <w:r w:rsidR="00D42F7F" w:rsidDel="007949F6">
          <w:t xml:space="preserve">subtracting the mean </w:t>
        </w:r>
        <w:r w:rsidR="0031128A" w:rsidDel="007949F6">
          <w:t>positive/</w:t>
        </w:r>
        <w:r w:rsidR="00D42F7F" w:rsidDel="007949F6">
          <w:t xml:space="preserve">negative </w:t>
        </w:r>
        <w:r w:rsidR="00036FA1" w:rsidDel="007949F6">
          <w:t xml:space="preserve">emotion </w:t>
        </w:r>
        <w:r w:rsidR="00D42F7F" w:rsidDel="007949F6">
          <w:t>ratings</w:t>
        </w:r>
        <w:r w:rsidR="0031128A" w:rsidDel="007949F6">
          <w:t xml:space="preserve"> after </w:t>
        </w:r>
        <w:r w:rsidR="004022B9" w:rsidDel="007949F6">
          <w:t>schema activation</w:t>
        </w:r>
        <w:r w:rsidR="00291465" w:rsidDel="007949F6">
          <w:t xml:space="preserve"> </w:t>
        </w:r>
        <w:r w:rsidR="004022B9" w:rsidDel="007949F6">
          <w:t xml:space="preserve">from </w:t>
        </w:r>
        <w:r w:rsidR="00F91923" w:rsidDel="007949F6">
          <w:t xml:space="preserve">base-line </w:t>
        </w:r>
        <w:r w:rsidR="004F0DEB" w:rsidDel="007949F6">
          <w:t xml:space="preserve">subjective </w:t>
        </w:r>
        <w:r w:rsidR="00F91923" w:rsidDel="007949F6">
          <w:t>emotion</w:t>
        </w:r>
        <w:r w:rsidR="004022B9" w:rsidDel="007949F6">
          <w:t xml:space="preserve"> ratings </w:t>
        </w:r>
        <w:r w:rsidR="00F91923" w:rsidRPr="003D6BA8" w:rsidDel="007949F6">
          <w:t>upon arrival to the lab</w:t>
        </w:r>
        <w:r w:rsidR="0031128A" w:rsidDel="007949F6">
          <w:t>.</w:t>
        </w:r>
        <w:r w:rsidR="008538DE" w:rsidDel="007949F6">
          <w:t xml:space="preserve"> For the dichotic</w:t>
        </w:r>
        <w:r w:rsidR="004F0DEB" w:rsidDel="007949F6">
          <w:t xml:space="preserve"> </w:t>
        </w:r>
        <w:r w:rsidR="008538DE" w:rsidDel="007949F6">
          <w:t xml:space="preserve">1-back task, we calculated a </w:t>
        </w:r>
        <w:r w:rsidR="008538DE" w:rsidRPr="008538DE" w:rsidDel="007949F6">
          <w:rPr>
            <w:i/>
            <w:iCs/>
          </w:rPr>
          <w:t>biased selective attention score</w:t>
        </w:r>
        <w:r w:rsidR="008538DE" w:rsidDel="007949F6">
          <w:t xml:space="preserve"> by subtracting the accuracy </w:t>
        </w:r>
        <w:r w:rsidR="00896DAB" w:rsidDel="007949F6">
          <w:t>for</w:t>
        </w:r>
        <w:r w:rsidR="008538DE" w:rsidDel="007949F6">
          <w:t xml:space="preserve"> neutral </w:t>
        </w:r>
        <w:r w:rsidR="00896DAB" w:rsidDel="007949F6">
          <w:t>stimuli</w:t>
        </w:r>
        <w:r w:rsidR="008538DE" w:rsidDel="007949F6">
          <w:t xml:space="preserve"> from the accuracy </w:t>
        </w:r>
        <w:r w:rsidR="00896DAB" w:rsidDel="007949F6">
          <w:t>for</w:t>
        </w:r>
        <w:r w:rsidR="008538DE" w:rsidDel="007949F6">
          <w:t xml:space="preserve"> negative </w:t>
        </w:r>
        <w:r w:rsidR="00896DAB" w:rsidDel="007949F6">
          <w:t>stimuli</w:t>
        </w:r>
        <w:r w:rsidR="001D257A" w:rsidDel="007949F6">
          <w:t>.</w:t>
        </w:r>
        <w:r w:rsidR="00502F3A" w:rsidDel="007949F6">
          <w:t xml:space="preserve"> </w:t>
        </w:r>
        <w:r w:rsidR="004F0DEB" w:rsidDel="007949F6">
          <w:t>To simplify interpretation,</w:t>
        </w:r>
        <w:r w:rsidR="00502F3A" w:rsidDel="007949F6">
          <w:t xml:space="preserve"> accuracy</w:t>
        </w:r>
        <w:r w:rsidR="004615B7" w:rsidDel="007949F6">
          <w:t xml:space="preserve"> difference</w:t>
        </w:r>
        <w:r w:rsidR="00502F3A" w:rsidDel="007949F6">
          <w:t xml:space="preserve"> scores are presented in percentage</w:t>
        </w:r>
        <w:r w:rsidR="00004BA7" w:rsidDel="007949F6">
          <w:t>s</w:t>
        </w:r>
        <w:r w:rsidR="00502F3A" w:rsidDel="007949F6">
          <w:t xml:space="preserve"> (i.e. </w:t>
        </w:r>
        <w:r w:rsidR="004F0DEB" w:rsidDel="007949F6">
          <w:t>from</w:t>
        </w:r>
        <w:r w:rsidR="00502F3A" w:rsidDel="007949F6">
          <w:t xml:space="preserve"> </w:t>
        </w:r>
        <w:r w:rsidR="004A177A" w:rsidDel="007949F6">
          <w:t>-10</w:t>
        </w:r>
        <w:r w:rsidR="00502F3A" w:rsidDel="007949F6">
          <w:t>0</w:t>
        </w:r>
        <w:r w:rsidR="004F0DEB" w:rsidDel="007949F6">
          <w:t xml:space="preserve">% </w:t>
        </w:r>
        <w:r w:rsidR="00502F3A" w:rsidDel="007949F6">
          <w:t xml:space="preserve">to </w:t>
        </w:r>
        <w:r w:rsidR="004A177A" w:rsidDel="007949F6">
          <w:t>+</w:t>
        </w:r>
        <w:r w:rsidR="00502F3A" w:rsidDel="007949F6">
          <w:t>100</w:t>
        </w:r>
        <w:r w:rsidR="004F0DEB" w:rsidDel="007949F6">
          <w:t>% accuracy</w:t>
        </w:r>
        <w:r w:rsidR="004A177A" w:rsidDel="007949F6">
          <w:t xml:space="preserve"> difference</w:t>
        </w:r>
        <w:r w:rsidR="00502F3A" w:rsidDel="007949F6">
          <w:t>).</w:t>
        </w:r>
        <w:r w:rsidR="008538DE" w:rsidDel="007949F6">
          <w:t xml:space="preserve"> </w:t>
        </w:r>
        <w:r w:rsidR="001D257A" w:rsidDel="007949F6">
          <w:t xml:space="preserve">An </w:t>
        </w:r>
        <w:r w:rsidR="008538DE" w:rsidDel="007949F6">
          <w:t>accurate response</w:t>
        </w:r>
        <w:r w:rsidR="001D257A" w:rsidDel="007949F6">
          <w:t xml:space="preserve"> (for each stimulus)</w:t>
        </w:r>
        <w:r w:rsidR="008538DE" w:rsidDel="007949F6">
          <w:t xml:space="preserve"> was the correct left/right button press </w:t>
        </w:r>
        <w:r w:rsidR="00896DAB" w:rsidDel="007949F6">
          <w:t>for</w:t>
        </w:r>
        <w:r w:rsidR="008538DE" w:rsidDel="007949F6">
          <w:t xml:space="preserve"> the according left/right </w:t>
        </w:r>
        <w:r w:rsidR="001D0CAE" w:rsidDel="007949F6">
          <w:t xml:space="preserve">channel in which a repetition occurred – i.e., the stimuli delivered at trial </w:t>
        </w:r>
        <w:r w:rsidR="001D0CAE" w:rsidRPr="008538DE" w:rsidDel="007949F6">
          <w:rPr>
            <w:i/>
            <w:iCs/>
          </w:rPr>
          <w:t>n</w:t>
        </w:r>
        <w:r w:rsidR="001D0CAE" w:rsidDel="007949F6">
          <w:rPr>
            <w:i/>
            <w:iCs/>
          </w:rPr>
          <w:t>-1</w:t>
        </w:r>
        <w:r w:rsidR="001D0CAE" w:rsidDel="007949F6">
          <w:t xml:space="preserve"> was repeated on trial </w:t>
        </w:r>
        <w:r w:rsidR="001D0CAE" w:rsidRPr="008538DE" w:rsidDel="007949F6">
          <w:rPr>
            <w:i/>
            <w:iCs/>
          </w:rPr>
          <w:t>n</w:t>
        </w:r>
        <w:r w:rsidR="001D0CAE" w:rsidDel="007949F6">
          <w:t xml:space="preserve"> (in the same channel); or the correct withholding of a response </w:t>
        </w:r>
        <w:r w:rsidR="001B5E53" w:rsidDel="007949F6">
          <w:t xml:space="preserve">in the absence of sequential stimulus </w:t>
        </w:r>
        <w:r w:rsidR="00272F13" w:rsidDel="007949F6">
          <w:t>repetition</w:t>
        </w:r>
        <w:r w:rsidR="00483CDB" w:rsidDel="007949F6">
          <w:t xml:space="preserve"> </w:t>
        </w:r>
        <w:r w:rsidR="001D0CAE" w:rsidDel="007949F6">
          <w:t>(see Figure 2B).</w:t>
        </w:r>
        <w:r w:rsidR="00447122" w:rsidDel="007949F6">
          <w:t xml:space="preserve"> </w:t>
        </w:r>
        <w:r w:rsidR="00D8138A" w:rsidDel="007949F6">
          <w:t>Identical to Study 1, w</w:t>
        </w:r>
        <w:r w:rsidR="00D8138A" w:rsidRPr="00823594" w:rsidDel="007949F6">
          <w:t>e tested study aims</w:t>
        </w:r>
        <w:r w:rsidR="00D8138A" w:rsidDel="007949F6">
          <w:t xml:space="preserve"> and predictions by examining specific paths within serial mediation models.</w:t>
        </w:r>
      </w:moveFrom>
    </w:p>
    <w:p w14:paraId="3B32F273" w14:textId="0CAD9AC0" w:rsidR="000C214A" w:rsidDel="007949F6" w:rsidRDefault="00BD7AD3" w:rsidP="001B0D64">
      <w:pPr>
        <w:pStyle w:val="Normal1"/>
        <w:rPr>
          <w:moveFrom w:id="46" w:author="יפתח עמיר" w:date="2020-01-03T11:35:00Z"/>
        </w:rPr>
      </w:pPr>
      <w:moveFrom w:id="47" w:author="יפתח עמיר" w:date="2020-01-03T11:35:00Z">
        <w:r w:rsidDel="007949F6">
          <w:rPr>
            <w:rStyle w:val="Heading3Char"/>
          </w:rPr>
          <w:t>Dichotic 1-back Task</w:t>
        </w:r>
        <w:r w:rsidRPr="008E0796" w:rsidDel="007949F6">
          <w:rPr>
            <w:rStyle w:val="Heading3Char"/>
          </w:rPr>
          <w:t>: Reliability.</w:t>
        </w:r>
        <w:r w:rsidDel="007949F6">
          <w:rPr>
            <w:b/>
            <w:bCs/>
          </w:rPr>
          <w:t xml:space="preserve"> </w:t>
        </w:r>
        <w:r w:rsidR="000C6920" w:rsidRPr="000C6920" w:rsidDel="007949F6">
          <w:t>Split-block r</w:t>
        </w:r>
        <w:r w:rsidR="00B71888" w:rsidDel="007949F6">
          <w:t xml:space="preserve">eliability was </w:t>
        </w:r>
        <w:r w:rsidR="005E55D7" w:rsidDel="007949F6">
          <w:t xml:space="preserve">estimated </w:t>
        </w:r>
        <w:r w:rsidR="00B71888" w:rsidDel="007949F6">
          <w:t xml:space="preserve">by calculating biased selective attention score for each of the three dichotic </w:t>
        </w:r>
        <w:r w:rsidR="009A77C6" w:rsidDel="007949F6">
          <w:t>1-back task blocks and averaging the correlation</w:t>
        </w:r>
        <w:r w:rsidR="006A5F73" w:rsidDel="007949F6">
          <w:t>s</w:t>
        </w:r>
        <w:r w:rsidR="009A77C6" w:rsidDel="007949F6">
          <w:t xml:space="preserve"> between blocks.</w:t>
        </w:r>
        <w:r w:rsidR="00B71888" w:rsidDel="007949F6">
          <w:t xml:space="preserve"> </w:t>
        </w:r>
        <w:r w:rsidR="007169EE" w:rsidDel="007949F6">
          <w:t>T</w:t>
        </w:r>
        <w:r w:rsidRPr="00DB4610" w:rsidDel="007949F6">
          <w:t>he observed split-</w:t>
        </w:r>
        <w:r w:rsidR="000C6920" w:rsidDel="007949F6">
          <w:t>block</w:t>
        </w:r>
        <w:r w:rsidRPr="00DB4610" w:rsidDel="007949F6">
          <w:t xml:space="preserve"> reliability </w:t>
        </w:r>
        <w:r w:rsidR="001B0D64" w:rsidDel="007949F6">
          <w:t xml:space="preserve">of </w:t>
        </w:r>
        <w:r w:rsidR="001B0D64" w:rsidRPr="000B7C53" w:rsidDel="007949F6">
          <w:t xml:space="preserve">the </w:t>
        </w:r>
        <w:r w:rsidR="00572BFC" w:rsidDel="007949F6">
          <w:t xml:space="preserve">accuracy scores </w:t>
        </w:r>
        <w:r w:rsidR="001B0D64" w:rsidDel="007949F6">
          <w:t>for</w:t>
        </w:r>
        <w:r w:rsidR="000C6920" w:rsidDel="007949F6">
          <w:t xml:space="preserve"> </w:t>
        </w:r>
        <w:r w:rsidDel="007949F6">
          <w:t>neutral (</w:t>
        </w:r>
        <w:r w:rsidRPr="00BD7AD3" w:rsidDel="007949F6">
          <w:rPr>
            <w:i/>
            <w:iCs/>
          </w:rPr>
          <w:t>r</w:t>
        </w:r>
        <w:r w:rsidDel="007949F6">
          <w:t>(</w:t>
        </w:r>
        <w:r w:rsidR="000C6920" w:rsidDel="007949F6">
          <w:t>74</w:t>
        </w:r>
        <w:r w:rsidDel="007949F6">
          <w:t xml:space="preserve">) = </w:t>
        </w:r>
        <w:r w:rsidR="000C6920" w:rsidDel="007949F6">
          <w:t>.927</w:t>
        </w:r>
        <w:r w:rsidDel="007949F6">
          <w:t xml:space="preserve">, </w:t>
        </w:r>
        <w:r w:rsidRPr="00BD7AD3" w:rsidDel="007949F6">
          <w:rPr>
            <w:i/>
            <w:iCs/>
          </w:rPr>
          <w:t>95%CI</w:t>
        </w:r>
        <w:r w:rsidDel="007949F6">
          <w:t xml:space="preserve"> = </w:t>
        </w:r>
        <w:r w:rsidR="000C6920" w:rsidDel="007949F6">
          <w:t xml:space="preserve">.917 </w:t>
        </w:r>
        <w:r w:rsidDel="007949F6">
          <w:t xml:space="preserve">to </w:t>
        </w:r>
        <w:r w:rsidR="000C6920" w:rsidDel="007949F6">
          <w:t>.940</w:t>
        </w:r>
        <w:r w:rsidDel="007949F6">
          <w:t>) and negative self-referential stimuli (</w:t>
        </w:r>
        <w:r w:rsidRPr="00BD7AD3" w:rsidDel="007949F6">
          <w:rPr>
            <w:i/>
            <w:iCs/>
          </w:rPr>
          <w:t>r</w:t>
        </w:r>
        <w:r w:rsidDel="007949F6">
          <w:t>(</w:t>
        </w:r>
        <w:r w:rsidR="000C6920" w:rsidDel="007949F6">
          <w:t>74</w:t>
        </w:r>
        <w:r w:rsidDel="007949F6">
          <w:t xml:space="preserve">) </w:t>
        </w:r>
        <w:r w:rsidR="00FD425F" w:rsidDel="007949F6">
          <w:t>=</w:t>
        </w:r>
        <w:r w:rsidDel="007949F6">
          <w:t xml:space="preserve"> </w:t>
        </w:r>
        <w:r w:rsidR="000C6920" w:rsidDel="007949F6">
          <w:t>.930</w:t>
        </w:r>
        <w:r w:rsidDel="007949F6">
          <w:t xml:space="preserve">, </w:t>
        </w:r>
        <w:r w:rsidRPr="00BD7AD3" w:rsidDel="007949F6">
          <w:rPr>
            <w:i/>
            <w:iCs/>
          </w:rPr>
          <w:t>95%CI</w:t>
        </w:r>
        <w:r w:rsidDel="007949F6">
          <w:t xml:space="preserve"> = </w:t>
        </w:r>
        <w:r w:rsidR="000C6920" w:rsidDel="007949F6">
          <w:t xml:space="preserve">.925 </w:t>
        </w:r>
        <w:r w:rsidDel="007949F6">
          <w:t xml:space="preserve">to </w:t>
        </w:r>
        <w:r w:rsidR="000C6920" w:rsidDel="007949F6">
          <w:t>.935</w:t>
        </w:r>
        <w:r w:rsidDel="007949F6">
          <w:t>)</w:t>
        </w:r>
        <w:r w:rsidR="001B0D64" w:rsidDel="007949F6">
          <w:t xml:space="preserve"> conditions – </w:t>
        </w:r>
        <w:r w:rsidR="001B0D64" w:rsidRPr="000B7C53" w:rsidDel="007949F6">
          <w:t xml:space="preserve">such that </w:t>
        </w:r>
        <w:r w:rsidR="00572BFC" w:rsidDel="007949F6">
          <w:t xml:space="preserve">individual differences in accuracy, by stimuli type, were </w:t>
        </w:r>
        <w:r w:rsidR="00705CA3" w:rsidDel="007949F6">
          <w:t xml:space="preserve">highly reliable </w:t>
        </w:r>
        <w:r w:rsidR="00572BFC" w:rsidDel="007949F6">
          <w:t>across blocks</w:t>
        </w:r>
        <w:r w:rsidR="00466485" w:rsidDel="007949F6">
          <w:t xml:space="preserve"> </w:t>
        </w:r>
        <w:r w:rsidR="00466485" w:rsidDel="007949F6">
          <w:fldChar w:fldCharType="begin" w:fldLock="1"/>
        </w:r>
        <w:r w:rsidR="008F6292" w:rsidDel="007949F6">
          <w:instrText>ADDIN CSL_CITATION {"citationItems":[{"id":"ITEM-1","itemData":{"DOI":"10.1007/s10608-013-9588-2","ISBN":"0147-5916","ISSN":"15732819","PMID":"17396179","abstract":"A variety of methodological paradigms, including dot probe and eye movement tasks, have been used to examine attentional biases to threat in anxiety disorders. Unfortunately, little attention has been devoted to the psychometric properties of measures from these paradigms. In the current study, participants selected for high and low social anxiety completed a dot probe and eye movement task using angry, disgust and happy facial expressions paired with neutral expressions. Results indi- cated that dot probe bias scores, eye movement first fixa- tion indices, and eye movement proportions of viewing time in the first 1,500 ms had unacceptably low reliability. However, eye movement indices of attentional bias over the full 5,000 ms time course had excellent reliability. Individuals’ dot probe and eye movement biases were largely uncorrelated across the two tasks and demonstrated little relation with social anxiety scores. Implications for future research are discussed.","author":[{"dropping-particle":"","family":"Waechter","given":"Stephanie","non-dropping-particle":"","parse-names":false,"suffix":""},{"dropping-particle":"","family":"Nelson","given":"Andrea L.","non-dropping-particle":"","parse-names":false,"suffix":""},{"dropping-particle":"","family":"Wright","given":"Caitlin","non-dropping-particle":"","parse-names":false,"suffix":""},{"dropping-particle":"","family":"Hyatt","given":"Ashley","non-dropping-particle":"","parse-names":false,"suffix":""},{"dropping-particle":"","family":"Oakman","given":"Jonathan","non-dropping-particle":"","parse-names":false,"suffix":""}],"container-title":"Cognitive Therapy and Research","id":"ITEM-1","issue":"3","issued":{"date-parts":[["2014"]]},"page":"313-333","title":"Measuring attentional bias to threat: Reliability of dot probe and eye movement indices","type":"article-journal","volume":"38"},"uris":["http://www.mendeley.com/documents/?uuid=3b4d32a9-5d34-4d09-8164-9a7438cf9e96"]},{"id":"ITEM-2","itemData":{"DOI":"10.3758/s13428-017-0935-1","ISBN":"1342801709","ISSN":"1554-3528","PMID":"28726177","abstract":"Individual differences in cognitive paradigms are increasingly employed to relate cognition to brain structure, chemistry, and function. However, such efforts are often unfruitful, even with the most well established tasks. Here we offer an explanation for failures in the application of robust cognitive paradigms to the study of individual differences. Experimental effects become well established – and thus those tasks become popular – when between-subject variability is low. However, low between-subject variability causes low reliability for individual differences, destroying replicable correlations with other factors and potentially undermining published conclusions drawn from correlational relationships. Though these statistical issues have a long history in psychology, they are widely overlooked in cognitive psychology and neuroscience today. In three studies, we assessed test-retest reliability of seven classic tasks: Eriksen Flanker, Stroop, stop-signal, go/no-go, Posner cueing, Navon, and Spatial-Numerical Association of Response Code (SNARC). Reliabilities ranged from 0 to .82, being surprisingly low for most tasks given their common use. As we predicted, this emerged from low variance between individuals rather than high measurement variance. In other words, the very reason such tasks produce robust and easily replicable experimental effects – low between-participant variability – makes their use as correlational tools problematic. We demonstrate that taking such reliability estimates into account has the potential to qualitatively change theoretical conclusions. The implications of our findings are that well-established approaches in experimental psychology and neuropsychology may not directly translate to the study of individual differences in brain structure, chemistry, and function, and alternative metrics may be required.","author":[{"dropping-particle":"","family":"Hedge","given":"Craig","non-dropping-particle":"","parse-names":false,"suffix":""},{"dropping-particle":"","family":"Powell","given":"Georgina","non-dropping-particle":"","parse-names":false,"suffix":""},{"dropping-particle":"","family":"Sumner","given":"Petroc","non-dropping-particle":"","parse-names":false,"suffix":""}],"container-title":"Behavior Research Methods","id":"ITEM-2","issue":"3","issued":{"date-parts":[["2018"]]},"page":"1166-1186","publisher":"Behavior Research Methods","title":"The reliability paradox: Why robust cognitive tasks do not produce reliable individual differences","type":"article-journal","volume":"50"},"uris":["http://www.mendeley.com/documents/?uuid=f3ffd500-aaa7-4b80-8c24-af1813b92e43"]}],"mendeley":{"formattedCitation":"&lt;sup&gt;70,74&lt;/sup&gt;","plainTextFormattedCitation":"70,74","previouslyFormattedCitation":"&lt;sup&gt;70,74&lt;/sup&gt;"},"properties":{"noteIndex":0},"schema":"https://github.com/citation-style-language/schema/raw/master/csl-citation.json"}</w:instrText>
        </w:r>
        <w:r w:rsidR="00466485" w:rsidDel="007949F6">
          <w:fldChar w:fldCharType="separate"/>
        </w:r>
        <w:r w:rsidR="00D57E1C" w:rsidRPr="00D57E1C" w:rsidDel="007949F6">
          <w:rPr>
            <w:noProof/>
            <w:vertAlign w:val="superscript"/>
          </w:rPr>
          <w:t>70,74</w:t>
        </w:r>
        <w:r w:rsidR="00466485" w:rsidDel="007949F6">
          <w:fldChar w:fldCharType="end"/>
        </w:r>
        <w:r w:rsidDel="007949F6">
          <w:t xml:space="preserve">. </w:t>
        </w:r>
        <w:r w:rsidR="001B0D64" w:rsidDel="007949F6">
          <w:t>As</w:t>
        </w:r>
        <w:r w:rsidR="007169EE" w:rsidDel="007949F6">
          <w:t xml:space="preserve"> is often </w:t>
        </w:r>
        <w:r w:rsidR="001B0D64" w:rsidDel="007949F6">
          <w:t>the</w:t>
        </w:r>
        <w:r w:rsidR="007169EE" w:rsidDel="007949F6">
          <w:t xml:space="preserve"> case</w:t>
        </w:r>
        <w:r w:rsidR="004C5C89" w:rsidDel="007949F6">
          <w:t xml:space="preserve"> </w:t>
        </w:r>
        <w:r w:rsidR="004C5C89" w:rsidDel="007949F6">
          <w:fldChar w:fldCharType="begin" w:fldLock="1"/>
        </w:r>
        <w:r w:rsidR="008F6292" w:rsidDel="007949F6">
          <w:instrText>ADDIN CSL_CITATION {"citationItems":[{"id":"ITEM-1","itemData":{"DOI":"10.3758/s13428-017-0935-1","ISBN":"1342801709","ISSN":"1554-3528","PMID":"28726177","abstract":"Individual differences in cognitive paradigms are increasingly employed to relate cognition to brain structure, chemistry, and function. However, such efforts are often unfruitful, even with the most well established tasks. Here we offer an explanation for failures in the application of robust cognitive paradigms to the study of individual differences. Experimental effects become well established – and thus those tasks become popular – when between-subject variability is low. However, low between-subject variability causes low reliability for individual differences, destroying replicable correlations with other factors and potentially undermining published conclusions drawn from correlational relationships. Though these statistical issues have a long history in psychology, they are widely overlooked in cognitive psychology and neuroscience today. In three studies, we assessed test-retest reliability of seven classic tasks: Eriksen Flanker, Stroop, stop-signal, go/no-go, Posner cueing, Navon, and Spatial-Numerical Association of Response Code (SNARC). Reliabilities ranged from 0 to .82, being surprisingly low for most tasks given their common use. As we predicted, this emerged from low variance between individuals rather than high measurement variance. In other words, the very reason such tasks produce robust and easily replicable experimental effects – low between-participant variability – makes their use as correlational tools problematic. We demonstrate that taking such reliability estimates into account has the potential to qualitatively change theoretical conclusions. The implications of our findings are that well-established approaches in experimental psychology and neuropsychology may not directly translate to the study of individual differences in brain structure, chemistry, and function, and alternative metrics may be required.","author":[{"dropping-particle":"","family":"Hedge","given":"Craig","non-dropping-particle":"","parse-names":false,"suffix":""},{"dropping-particle":"","family":"Powell","given":"Georgina","non-dropping-particle":"","parse-names":false,"suffix":""},{"dropping-particle":"","family":"Sumner","given":"Petroc","non-dropping-particle":"","parse-names":false,"suffix":""}],"container-title":"Behavior Research Methods","id":"ITEM-1","issue":"3","issued":{"date-parts":[["2018"]]},"page":"1166-1186","publisher":"Behavior Research Methods","title":"The reliability paradox: Why robust cognitive tasks do not produce reliable individual differences","type":"article-journal","volume":"50"},"uris":["http://www.mendeley.com/documents/?uuid=f3ffd500-aaa7-4b80-8c24-af1813b92e43"]},{"id":"ITEM-2","itemData":{"author":[{"dropping-particle":"","family":"Parsons","given":"Sam","non-dropping-particle":"","parse-names":false,"suffix":""},{"dropping-particle":"","family":"Kruijt","given":"Anne-Wil","non-dropping-particle":"","parse-names":false,"suffix":""},{"dropping-particle":"","family":"Fox","given":"Elaine","non-dropping-particle":"","parse-names":false,"suffix":""}],"container-title":"PsyArxiv","id":"ITEM-2","issued":{"date-parts":[["2018"]]},"title":"Psychological Science needs a standard practice of reporting the reliability of cognitive behavioural measurements","type":"article-journal"},"uris":["http://www.mendeley.com/documents/?uuid=077d24c9-2fb9-4c97-8e5d-4adf2a99815f"]}],"mendeley":{"formattedCitation":"&lt;sup&gt;74,75&lt;/sup&gt;","plainTextFormattedCitation":"74,75","previouslyFormattedCitation":"&lt;sup&gt;74,75&lt;/sup&gt;"},"properties":{"noteIndex":0},"schema":"https://github.com/citation-style-language/schema/raw/master/csl-citation.json"}</w:instrText>
        </w:r>
        <w:r w:rsidR="004C5C89" w:rsidDel="007949F6">
          <w:fldChar w:fldCharType="separate"/>
        </w:r>
        <w:r w:rsidR="00D57E1C" w:rsidRPr="00D57E1C" w:rsidDel="007949F6">
          <w:rPr>
            <w:noProof/>
            <w:vertAlign w:val="superscript"/>
          </w:rPr>
          <w:t>74,75</w:t>
        </w:r>
        <w:r w:rsidR="004C5C89" w:rsidDel="007949F6">
          <w:fldChar w:fldCharType="end"/>
        </w:r>
        <w:r w:rsidR="007169EE" w:rsidDel="007949F6">
          <w:t xml:space="preserve">, the split-block reliability of the </w:t>
        </w:r>
        <w:r w:rsidR="001B0D64" w:rsidDel="007949F6">
          <w:t>difference between the conditions</w:t>
        </w:r>
        <w:r w:rsidR="007169EE" w:rsidDel="007949F6">
          <w:t xml:space="preserve"> </w:t>
        </w:r>
        <w:r w:rsidR="001B0D64" w:rsidDel="007949F6">
          <w:t xml:space="preserve">was </w:t>
        </w:r>
        <w:r w:rsidR="007169EE" w:rsidDel="007949F6">
          <w:t>low (</w:t>
        </w:r>
        <w:r w:rsidR="007169EE" w:rsidRPr="00BD7AD3" w:rsidDel="007949F6">
          <w:rPr>
            <w:i/>
            <w:iCs/>
          </w:rPr>
          <w:t>r</w:t>
        </w:r>
        <w:r w:rsidR="007169EE" w:rsidDel="007949F6">
          <w:t xml:space="preserve">(74) = .123, </w:t>
        </w:r>
        <w:r w:rsidR="007169EE" w:rsidDel="007949F6">
          <w:rPr>
            <w:i/>
            <w:iCs/>
          </w:rPr>
          <w:t>Range</w:t>
        </w:r>
        <w:r w:rsidR="007169EE" w:rsidDel="007949F6">
          <w:t xml:space="preserve"> = -.144 to .400). </w:t>
        </w:r>
      </w:moveFrom>
    </w:p>
    <w:p w14:paraId="5E1813F2" w14:textId="4E35E0A4" w:rsidR="00AE390E" w:rsidRPr="00AE390E" w:rsidDel="007949F6" w:rsidRDefault="00385FC0" w:rsidP="001B0D64">
      <w:pPr>
        <w:pStyle w:val="Normal1"/>
        <w:rPr>
          <w:moveFrom w:id="48" w:author="יפתח עמיר" w:date="2020-01-03T11:35:00Z"/>
          <w:rStyle w:val="Heading3Char"/>
          <w:b w:val="0"/>
          <w:bCs w:val="0"/>
        </w:rPr>
      </w:pPr>
      <w:bookmarkStart w:id="49" w:name="_Hlk26791561"/>
      <w:moveFrom w:id="50" w:author="יפתח עמיר" w:date="2020-01-03T11:35:00Z">
        <w:r w:rsidDel="007949F6">
          <w:rPr>
            <w:rStyle w:val="Heading3Char"/>
          </w:rPr>
          <w:t xml:space="preserve">Similarity and identification with STP stimuli. </w:t>
        </w:r>
        <w:r w:rsidRPr="00E15C94" w:rsidDel="007949F6">
          <w:t xml:space="preserve">An </w:t>
        </w:r>
        <w:bookmarkEnd w:id="49"/>
        <w:r w:rsidRPr="00E15C94" w:rsidDel="007949F6">
          <w:t>important assumption underlying the STP framework broadly</w:t>
        </w:r>
        <w:r w:rsidDel="007949F6">
          <w:t>,</w:t>
        </w:r>
        <w:r w:rsidRPr="00E15C94" w:rsidDel="007949F6">
          <w:t xml:space="preserve"> and the use of own-voice personalized thoughts to </w:t>
        </w:r>
        <w:r w:rsidR="00852B92" w:rsidDel="007949F6">
          <w:t>simulate/manipulate</w:t>
        </w:r>
        <w:r w:rsidRPr="00E15C94" w:rsidDel="007949F6">
          <w:t xml:space="preserve"> internal source localization more specifically</w:t>
        </w:r>
        <w:r w:rsidDel="007949F6">
          <w:t>,</w:t>
        </w:r>
        <w:r w:rsidRPr="00E15C94" w:rsidDel="007949F6">
          <w:t xml:space="preserve"> is embedded in the degree to which participants’ are indeed more likely to identify with simulated thoughts which subjectively “feel” </w:t>
        </w:r>
        <w:r w:rsidDel="007949F6">
          <w:t>similar</w:t>
        </w:r>
        <w:r w:rsidRPr="00E15C94" w:rsidDel="007949F6">
          <w:t xml:space="preserve"> to their own internal dialogue/thoughts. Among </w:t>
        </w:r>
        <w:r w:rsidDel="007949F6">
          <w:t>57 participants in Study 2</w:t>
        </w:r>
        <w:r w:rsidRPr="00E15C94" w:rsidDel="007949F6">
          <w:t>, we tested whether participants</w:t>
        </w:r>
        <w:r w:rsidR="00852B92" w:rsidDel="007949F6">
          <w:t>’</w:t>
        </w:r>
        <w:r w:rsidRPr="00E15C94" w:rsidDel="007949F6">
          <w:t xml:space="preserve"> subjective report of the similarity </w:t>
        </w:r>
        <w:bookmarkStart w:id="51" w:name="_Hlk26791355"/>
        <w:r w:rsidRPr="00E15C94" w:rsidDel="007949F6">
          <w:t>(“</w:t>
        </w:r>
        <w:r w:rsidDel="007949F6">
          <w:t>To what degree were the sentences you heard similar to thoughts that pass through your mind?</w:t>
        </w:r>
        <w:r w:rsidRPr="00E15C94" w:rsidDel="007949F6">
          <w:t>”)</w:t>
        </w:r>
        <w:bookmarkEnd w:id="51"/>
        <w:r w:rsidRPr="00E15C94" w:rsidDel="007949F6">
          <w:t xml:space="preserve"> of STP stimuli significantly associated with the degree to which they identified </w:t>
        </w:r>
        <w:bookmarkStart w:id="52" w:name="_Hlk26791379"/>
        <w:r w:rsidRPr="00E15C94" w:rsidDel="007949F6">
          <w:t>(“</w:t>
        </w:r>
        <w:r w:rsidDel="007949F6">
          <w:t>To what degree did you feel that you identified with the sentences you heard?</w:t>
        </w:r>
        <w:r w:rsidRPr="00E15C94" w:rsidDel="007949F6">
          <w:t>”</w:t>
        </w:r>
        <w:bookmarkEnd w:id="52"/>
        <w:r w:rsidRPr="00E15C94" w:rsidDel="007949F6">
          <w:t xml:space="preserve">) with those simulated thoughts. </w:t>
        </w:r>
        <w:r w:rsidR="00852B92" w:rsidDel="007949F6">
          <w:t>As predicted, the more similar STP own-voice stimuli were to each participant’s own internal dialogue/th</w:t>
        </w:r>
        <w:r w:rsidR="00866060" w:rsidDel="007949F6">
          <w:t>o</w:t>
        </w:r>
        <w:r w:rsidR="00852B92" w:rsidDel="007949F6">
          <w:t>ughts, the more likely they were to identify with the STP stimuli</w:t>
        </w:r>
        <w:r w:rsidDel="007949F6">
          <w:t xml:space="preserve"> (</w:t>
        </w:r>
        <w:r w:rsidRPr="00BD7AD3" w:rsidDel="007949F6">
          <w:rPr>
            <w:i/>
            <w:iCs/>
          </w:rPr>
          <w:t>r</w:t>
        </w:r>
        <w:r w:rsidDel="007949F6">
          <w:t xml:space="preserve">(57) = .816, </w:t>
        </w:r>
        <w:r w:rsidRPr="00976E5A" w:rsidDel="007949F6">
          <w:rPr>
            <w:i/>
            <w:iCs/>
          </w:rPr>
          <w:t>p</w:t>
        </w:r>
        <w:r w:rsidDel="007949F6">
          <w:t xml:space="preserve"> &lt; .001)</w:t>
        </w:r>
        <w:r w:rsidRPr="00E15C94" w:rsidDel="007949F6">
          <w:t xml:space="preserve"> (see S</w:t>
        </w:r>
        <w:r w:rsidDel="007949F6">
          <w:t>M for procedure details and SM Figure 1 for scatter plot</w:t>
        </w:r>
        <w:r w:rsidRPr="00E15C94" w:rsidDel="007949F6">
          <w:t>).</w:t>
        </w:r>
      </w:moveFrom>
    </w:p>
    <w:p w14:paraId="311DA2E1" w14:textId="59344CAD" w:rsidR="00896DAB" w:rsidDel="007949F6" w:rsidRDefault="00896DAB" w:rsidP="000C214A">
      <w:pPr>
        <w:pStyle w:val="Normal1"/>
        <w:rPr>
          <w:moveFrom w:id="53" w:author="יפתח עמיר" w:date="2020-01-03T11:35:00Z"/>
        </w:rPr>
      </w:pPr>
      <w:bookmarkStart w:id="54" w:name="_Hlk26700925"/>
      <w:moveFrom w:id="55" w:author="יפתח עמיר" w:date="2020-01-03T11:35:00Z">
        <w:r w:rsidRPr="000C214A" w:rsidDel="007949F6">
          <w:rPr>
            <w:rStyle w:val="Heading3Char"/>
          </w:rPr>
          <w:t xml:space="preserve">Association between </w:t>
        </w:r>
        <w:bookmarkEnd w:id="54"/>
        <w:r w:rsidRPr="000C214A" w:rsidDel="007949F6">
          <w:rPr>
            <w:rStyle w:val="Heading3Char"/>
          </w:rPr>
          <w:t>emotional reactivity</w:t>
        </w:r>
        <w:r w:rsidR="00267F62" w:rsidRPr="000C214A" w:rsidDel="007949F6">
          <w:rPr>
            <w:rStyle w:val="Heading3Char"/>
          </w:rPr>
          <w:t>-</w:t>
        </w:r>
        <w:r w:rsidRPr="000C214A" w:rsidDel="007949F6">
          <w:rPr>
            <w:rStyle w:val="Heading3Char"/>
          </w:rPr>
          <w:t xml:space="preserve"> and </w:t>
        </w:r>
        <w:r w:rsidR="00267F62" w:rsidRPr="000C214A" w:rsidDel="007949F6">
          <w:rPr>
            <w:rStyle w:val="Heading3Char"/>
          </w:rPr>
          <w:t>biased selective attention</w:t>
        </w:r>
        <w:r w:rsidRPr="000C214A" w:rsidDel="007949F6">
          <w:rPr>
            <w:rStyle w:val="Heading3Char"/>
          </w:rPr>
          <w:t xml:space="preserve">- </w:t>
        </w:r>
        <w:r w:rsidR="00267F62" w:rsidRPr="000C214A" w:rsidDel="007949F6">
          <w:rPr>
            <w:rStyle w:val="Heading3Char"/>
          </w:rPr>
          <w:t xml:space="preserve">to </w:t>
        </w:r>
        <w:r w:rsidRPr="000C214A" w:rsidDel="007949F6">
          <w:rPr>
            <w:rStyle w:val="Heading3Char"/>
          </w:rPr>
          <w:t>negative self-referential thoughts.</w:t>
        </w:r>
        <w:r w:rsidDel="007949F6">
          <w:rPr>
            <w:rFonts w:asciiTheme="majorBidi" w:hAnsiTheme="majorBidi"/>
            <w:b/>
            <w:bCs/>
          </w:rPr>
          <w:t xml:space="preserve"> </w:t>
        </w:r>
        <w:r w:rsidR="008D1090" w:rsidDel="007949F6">
          <w:rPr>
            <w:rFonts w:asciiTheme="majorBidi" w:hAnsiTheme="majorBidi"/>
          </w:rPr>
          <w:t xml:space="preserve">Utilizing the mediation </w:t>
        </w:r>
        <w:r w:rsidR="006E1E3A" w:rsidDel="007949F6">
          <w:rPr>
            <w:rFonts w:asciiTheme="majorBidi" w:hAnsiTheme="majorBidi"/>
          </w:rPr>
          <w:t>framework</w:t>
        </w:r>
        <w:r w:rsidR="008D1090" w:rsidDel="007949F6">
          <w:rPr>
            <w:rFonts w:asciiTheme="majorBidi" w:hAnsiTheme="majorBidi"/>
          </w:rPr>
          <w:t xml:space="preserve"> </w:t>
        </w:r>
        <w:r w:rsidR="000465E4" w:rsidDel="007949F6">
          <w:rPr>
            <w:rFonts w:asciiTheme="majorBidi" w:hAnsiTheme="majorBidi"/>
          </w:rPr>
          <w:t>from</w:t>
        </w:r>
        <w:r w:rsidR="008D1090" w:rsidDel="007949F6">
          <w:rPr>
            <w:rFonts w:asciiTheme="majorBidi" w:hAnsiTheme="majorBidi"/>
          </w:rPr>
          <w:t xml:space="preserve"> Study 1, w</w:t>
        </w:r>
        <w:r w:rsidDel="007949F6">
          <w:rPr>
            <w:rFonts w:asciiTheme="majorBidi" w:hAnsiTheme="majorBidi"/>
          </w:rPr>
          <w:t xml:space="preserve">e first tested </w:t>
        </w:r>
        <w:r w:rsidDel="007949F6">
          <w:t>the hypothesized</w:t>
        </w:r>
        <w:r w:rsidR="000C214A" w:rsidDel="007949F6">
          <w:t xml:space="preserve"> association between emotional reactivity to one’s negative self-referential thought</w:t>
        </w:r>
        <w:r w:rsidR="00D0304F" w:rsidDel="007949F6">
          <w:t>s</w:t>
        </w:r>
        <w:r w:rsidR="000C214A" w:rsidDel="007949F6">
          <w:t xml:space="preserve"> and biased selective attention to negative self-referential thoughts. </w:t>
        </w:r>
        <w:r w:rsidR="000C214A" w:rsidDel="007949F6">
          <w:rPr>
            <w:rFonts w:asciiTheme="majorBidi" w:hAnsiTheme="majorBidi"/>
          </w:rPr>
          <w:t xml:space="preserve">We examined the </w:t>
        </w:r>
        <w:r w:rsidR="000C214A" w:rsidDel="007949F6">
          <w:t>associat</w:t>
        </w:r>
        <w:r w:rsidR="000C214A" w:rsidDel="007949F6">
          <w:rPr>
            <w:rFonts w:asciiTheme="majorBidi" w:hAnsiTheme="majorBidi"/>
          </w:rPr>
          <w:t xml:space="preserve">ion between the predictor </w:t>
        </w:r>
        <w:r w:rsidR="000C214A" w:rsidDel="007949F6">
          <w:t xml:space="preserve">(negative or positive) emotional reactivity scores and M1 biased selective attention – i.e., path </w:t>
        </w:r>
        <w:r w:rsidR="000C214A" w:rsidDel="007949F6">
          <w:rPr>
            <w:i/>
            <w:iCs/>
          </w:rPr>
          <w:t>a</w:t>
        </w:r>
        <w:r w:rsidR="000C214A" w:rsidRPr="00F96275" w:rsidDel="007949F6">
          <w:rPr>
            <w:vertAlign w:val="subscript"/>
          </w:rPr>
          <w:t>1</w:t>
        </w:r>
        <w:r w:rsidR="000C214A" w:rsidDel="007949F6">
          <w:t xml:space="preserve"> in the serial mediation model (see Figure 3)</w:t>
        </w:r>
        <w:r w:rsidR="000C214A" w:rsidRPr="00223DDC" w:rsidDel="007949F6">
          <w:t>.</w:t>
        </w:r>
        <w:r w:rsidR="000C214A" w:rsidDel="007949F6">
          <w:t xml:space="preserve"> As</w:t>
        </w:r>
        <w:r w:rsidR="008D1090" w:rsidDel="007949F6">
          <w:t xml:space="preserve"> in Study 1 and as</w:t>
        </w:r>
        <w:r w:rsidR="000C214A" w:rsidDel="007949F6">
          <w:t xml:space="preserve"> predicted, negative emotional reactivity scores were associated with biased attention (</w:t>
        </w:r>
        <w:r w:rsidR="000C214A" w:rsidRPr="00F96275" w:rsidDel="007949F6">
          <w:rPr>
            <w:i/>
            <w:iCs/>
          </w:rPr>
          <w:t>Coeff</w:t>
        </w:r>
        <w:r w:rsidR="000C214A" w:rsidDel="007949F6">
          <w:t xml:space="preserve"> = </w:t>
        </w:r>
        <w:r w:rsidR="0084130B" w:rsidDel="007949F6">
          <w:t>1.207</w:t>
        </w:r>
        <w:r w:rsidR="000C214A" w:rsidDel="007949F6">
          <w:t xml:space="preserve">, </w:t>
        </w:r>
        <w:r w:rsidR="0086332B" w:rsidDel="007949F6">
          <w:rPr>
            <w:i/>
            <w:iCs/>
          </w:rPr>
          <w:t>BootSE</w:t>
        </w:r>
        <w:r w:rsidR="000C214A" w:rsidDel="007949F6">
          <w:t xml:space="preserve"> = </w:t>
        </w:r>
        <w:r w:rsidR="000C214A" w:rsidRPr="00F96275" w:rsidDel="007949F6">
          <w:rPr>
            <w:i/>
            <w:iCs/>
          </w:rPr>
          <w:t>.</w:t>
        </w:r>
        <w:r w:rsidR="0084130B" w:rsidDel="007949F6">
          <w:rPr>
            <w:i/>
            <w:iCs/>
          </w:rPr>
          <w:t>422</w:t>
        </w:r>
        <w:r w:rsidR="000C214A" w:rsidDel="007949F6">
          <w:t xml:space="preserve">, </w:t>
        </w:r>
        <w:r w:rsidR="000C214A" w:rsidDel="007949F6">
          <w:rPr>
            <w:i/>
            <w:iCs/>
          </w:rPr>
          <w:t>BCa95%CI</w:t>
        </w:r>
        <w:r w:rsidR="000C214A" w:rsidDel="007949F6">
          <w:t xml:space="preserve"> = </w:t>
        </w:r>
        <w:r w:rsidR="00031914" w:rsidDel="007949F6">
          <w:t>.</w:t>
        </w:r>
        <w:r w:rsidR="0084130B" w:rsidDel="007949F6">
          <w:t>371</w:t>
        </w:r>
        <w:r w:rsidR="000C214A" w:rsidDel="007949F6">
          <w:t xml:space="preserve"> to </w:t>
        </w:r>
        <w:r w:rsidR="0084130B" w:rsidDel="007949F6">
          <w:t>2.035</w:t>
        </w:r>
        <w:r w:rsidR="000C214A" w:rsidDel="007949F6">
          <w:t>) (</w:t>
        </w:r>
        <w:r w:rsidR="000C214A" w:rsidDel="007949F6">
          <w:rPr>
            <w:i/>
            <w:iCs/>
          </w:rPr>
          <w:t>r</w:t>
        </w:r>
        <w:r w:rsidR="000C214A" w:rsidDel="007949F6">
          <w:t>(74) = .</w:t>
        </w:r>
        <w:r w:rsidR="004A7BC5" w:rsidDel="007949F6">
          <w:t>271</w:t>
        </w:r>
        <w:r w:rsidR="000C214A" w:rsidDel="007949F6">
          <w:t xml:space="preserve">, </w:t>
        </w:r>
        <w:r w:rsidR="000C214A" w:rsidDel="007949F6">
          <w:rPr>
            <w:i/>
            <w:iCs/>
          </w:rPr>
          <w:t>p</w:t>
        </w:r>
        <w:r w:rsidR="000C214A" w:rsidDel="007949F6">
          <w:t xml:space="preserve"> = .</w:t>
        </w:r>
        <w:r w:rsidR="004A7BC5" w:rsidDel="007949F6">
          <w:t>020</w:t>
        </w:r>
        <w:r w:rsidR="000C214A" w:rsidDel="007949F6">
          <w:t>)</w:t>
        </w:r>
        <w:r w:rsidR="003F1F84" w:rsidDel="007949F6">
          <w:t>.</w:t>
        </w:r>
        <w:r w:rsidR="0042035B" w:rsidDel="007949F6">
          <w:t xml:space="preserve"> Positive emotional reactivity scores </w:t>
        </w:r>
        <w:r w:rsidR="00D0304F" w:rsidDel="007949F6">
          <w:t xml:space="preserve">were </w:t>
        </w:r>
        <w:r w:rsidR="0042035B" w:rsidDel="007949F6">
          <w:t>not associated with biased attention (</w:t>
        </w:r>
        <w:r w:rsidR="0042035B" w:rsidRPr="00F96275" w:rsidDel="007949F6">
          <w:rPr>
            <w:i/>
            <w:iCs/>
          </w:rPr>
          <w:t>Coeff</w:t>
        </w:r>
        <w:r w:rsidR="0042035B" w:rsidDel="007949F6">
          <w:t xml:space="preserve"> = -.002, </w:t>
        </w:r>
        <w:r w:rsidR="0086332B" w:rsidDel="007949F6">
          <w:rPr>
            <w:i/>
            <w:iCs/>
          </w:rPr>
          <w:t>BootSE</w:t>
        </w:r>
        <w:r w:rsidR="0042035B" w:rsidDel="007949F6">
          <w:t xml:space="preserve"> = </w:t>
        </w:r>
        <w:r w:rsidR="0042035B" w:rsidRPr="0042035B" w:rsidDel="007949F6">
          <w:t>.004</w:t>
        </w:r>
        <w:r w:rsidR="0042035B" w:rsidDel="007949F6">
          <w:t xml:space="preserve">, </w:t>
        </w:r>
        <w:r w:rsidR="0042035B" w:rsidDel="007949F6">
          <w:rPr>
            <w:i/>
            <w:iCs/>
          </w:rPr>
          <w:t>BCa95%CI</w:t>
        </w:r>
        <w:r w:rsidR="0042035B" w:rsidDel="007949F6">
          <w:t xml:space="preserve"> = </w:t>
        </w:r>
        <w:r w:rsidR="0042035B" w:rsidDel="007949F6">
          <w:rPr>
            <w:rFonts w:hint="cs"/>
            <w:rtl/>
          </w:rPr>
          <w:t>.</w:t>
        </w:r>
        <w:r w:rsidR="0042035B" w:rsidDel="007949F6">
          <w:t xml:space="preserve">004 to </w:t>
        </w:r>
        <w:r w:rsidR="006E18E7" w:rsidDel="007949F6">
          <w:t>-</w:t>
        </w:r>
        <w:r w:rsidR="0042035B" w:rsidDel="007949F6">
          <w:t>.0</w:t>
        </w:r>
        <w:r w:rsidR="006E18E7" w:rsidDel="007949F6">
          <w:t>1</w:t>
        </w:r>
        <w:r w:rsidR="0042035B" w:rsidDel="007949F6">
          <w:t>1) (</w:t>
        </w:r>
        <w:r w:rsidR="0042035B" w:rsidDel="007949F6">
          <w:rPr>
            <w:i/>
            <w:iCs/>
          </w:rPr>
          <w:t>r</w:t>
        </w:r>
        <w:r w:rsidR="0042035B" w:rsidDel="007949F6">
          <w:t>(74) = .</w:t>
        </w:r>
        <w:r w:rsidR="004A7BC5" w:rsidDel="007949F6">
          <w:t>090</w:t>
        </w:r>
        <w:r w:rsidR="0042035B" w:rsidDel="007949F6">
          <w:t xml:space="preserve">, </w:t>
        </w:r>
        <w:r w:rsidR="0042035B" w:rsidDel="007949F6">
          <w:rPr>
            <w:i/>
            <w:iCs/>
          </w:rPr>
          <w:t>p</w:t>
        </w:r>
        <w:r w:rsidR="0042035B" w:rsidDel="007949F6">
          <w:t xml:space="preserve"> = .</w:t>
        </w:r>
        <w:r w:rsidR="004A7BC5" w:rsidDel="007949F6">
          <w:t>445</w:t>
        </w:r>
        <w:r w:rsidR="0042035B" w:rsidDel="007949F6">
          <w:t>).</w:t>
        </w:r>
      </w:moveFrom>
    </w:p>
    <w:p w14:paraId="51BE295F" w14:textId="0D8DFC99" w:rsidR="00B43798" w:rsidDel="007949F6" w:rsidRDefault="0021677C" w:rsidP="000C214A">
      <w:pPr>
        <w:pStyle w:val="Normal1"/>
        <w:rPr>
          <w:moveFrom w:id="56" w:author="יפתח עמיר" w:date="2020-01-03T11:35:00Z"/>
        </w:rPr>
      </w:pPr>
      <w:bookmarkStart w:id="57" w:name="_Hlk14179401"/>
      <w:moveFrom w:id="58" w:author="יפתח עמיר" w:date="2020-01-03T11:35:00Z">
        <w:r w:rsidRPr="0021677C" w:rsidDel="007949F6">
          <w:rPr>
            <w:rStyle w:val="Heading3Char"/>
          </w:rPr>
          <w:t xml:space="preserve">Association between biased selective attention to negative self-referential thoughts and </w:t>
        </w:r>
        <w:r w:rsidR="008D1090" w:rsidDel="007949F6">
          <w:rPr>
            <w:rStyle w:val="Heading3Char"/>
          </w:rPr>
          <w:t>cognitive vulnerability</w:t>
        </w:r>
        <w:r w:rsidRPr="0021677C" w:rsidDel="007949F6">
          <w:rPr>
            <w:rStyle w:val="Heading3Char"/>
          </w:rPr>
          <w:t>.</w:t>
        </w:r>
        <w:r w:rsidDel="007949F6">
          <w:t xml:space="preserve"> We </w:t>
        </w:r>
        <w:bookmarkEnd w:id="57"/>
        <w:r w:rsidDel="007949F6">
          <w:t xml:space="preserve">next tested the association between biased selective attention and problems with repetitive negative thoughts. </w:t>
        </w:r>
        <w:bookmarkStart w:id="59" w:name="_Hlk14179430"/>
        <w:r w:rsidDel="007949F6">
          <w:rPr>
            <w:rFonts w:asciiTheme="majorBidi" w:hAnsiTheme="majorBidi"/>
          </w:rPr>
          <w:t>We examined the association between M1</w:t>
        </w:r>
        <w:r w:rsidDel="007949F6">
          <w:t xml:space="preserve"> biased attention </w:t>
        </w:r>
        <w:r w:rsidRPr="00690343" w:rsidDel="007949F6">
          <w:t xml:space="preserve">and </w:t>
        </w:r>
        <w:r w:rsidDel="007949F6">
          <w:t xml:space="preserve">M2 mediator </w:t>
        </w:r>
        <w:r w:rsidDel="007949F6">
          <w:rPr>
            <w:rFonts w:asciiTheme="majorBidi" w:hAnsiTheme="majorBidi"/>
          </w:rPr>
          <w:t>repetitive negative thinking, and separately brooding</w:t>
        </w:r>
        <w:r w:rsidR="00D0304F" w:rsidDel="007949F6">
          <w:rPr>
            <w:rFonts w:asciiTheme="majorBidi" w:hAnsiTheme="majorBidi"/>
          </w:rPr>
          <w:t xml:space="preserve"> and</w:t>
        </w:r>
        <w:r w:rsidDel="007949F6">
          <w:rPr>
            <w:rFonts w:asciiTheme="majorBidi" w:hAnsiTheme="majorBidi"/>
          </w:rPr>
          <w:t xml:space="preserve"> worry</w:t>
        </w:r>
        <w:r w:rsidDel="007949F6">
          <w:t xml:space="preserve"> (alternate M2s) – i.e., path </w:t>
        </w:r>
        <w:r w:rsidDel="007949F6">
          <w:rPr>
            <w:i/>
            <w:iCs/>
          </w:rPr>
          <w:t>d</w:t>
        </w:r>
        <w:r w:rsidRPr="00F96275" w:rsidDel="007949F6">
          <w:rPr>
            <w:vertAlign w:val="subscript"/>
          </w:rPr>
          <w:t>21</w:t>
        </w:r>
        <w:r w:rsidDel="007949F6">
          <w:t>. Negative emotional reactivity was the predictor in the model.</w:t>
        </w:r>
        <w:bookmarkEnd w:id="59"/>
        <w:r w:rsidDel="007949F6">
          <w:rPr>
            <w:rFonts w:asciiTheme="majorBidi" w:hAnsiTheme="majorBidi"/>
          </w:rPr>
          <w:t xml:space="preserve"> </w:t>
        </w:r>
        <w:r w:rsidR="008D1090" w:rsidDel="007949F6">
          <w:rPr>
            <w:rFonts w:asciiTheme="majorBidi" w:hAnsiTheme="majorBidi"/>
          </w:rPr>
          <w:t>Consistent with Stud</w:t>
        </w:r>
        <w:r w:rsidR="007E38C1" w:rsidDel="007949F6">
          <w:rPr>
            <w:rFonts w:asciiTheme="majorBidi" w:hAnsiTheme="majorBidi"/>
          </w:rPr>
          <w:t>y</w:t>
        </w:r>
        <w:r w:rsidR="008D1090" w:rsidDel="007949F6">
          <w:rPr>
            <w:rFonts w:asciiTheme="majorBidi" w:hAnsiTheme="majorBidi"/>
          </w:rPr>
          <w:t xml:space="preserve"> 1 and a</w:t>
        </w:r>
        <w:r w:rsidDel="007949F6">
          <w:rPr>
            <w:rFonts w:asciiTheme="majorBidi" w:hAnsiTheme="majorBidi"/>
          </w:rPr>
          <w:t xml:space="preserve">s predicted, biased selective internal </w:t>
        </w:r>
        <w:r w:rsidRPr="00690343" w:rsidDel="007949F6">
          <w:rPr>
            <w:rFonts w:asciiTheme="majorBidi" w:hAnsiTheme="majorBidi"/>
          </w:rPr>
          <w:t>attention</w:t>
        </w:r>
        <w:r w:rsidRPr="00F96275" w:rsidDel="007949F6">
          <w:t xml:space="preserve"> score</w:t>
        </w:r>
        <w:r w:rsidDel="007949F6">
          <w:t>s</w:t>
        </w:r>
        <w:r w:rsidRPr="00690343" w:rsidDel="007949F6">
          <w:t xml:space="preserve"> </w:t>
        </w:r>
        <w:r w:rsidDel="007949F6">
          <w:t>were significantly associated with repetitive negative thinking (</w:t>
        </w:r>
        <w:r w:rsidDel="007949F6">
          <w:rPr>
            <w:i/>
            <w:iCs/>
          </w:rPr>
          <w:t xml:space="preserve">Coeff </w:t>
        </w:r>
        <w:r w:rsidDel="007949F6">
          <w:t xml:space="preserve">= </w:t>
        </w:r>
        <w:r w:rsidR="0084130B" w:rsidDel="007949F6">
          <w:t>1.477</w:t>
        </w:r>
        <w:r w:rsidDel="007949F6">
          <w:t xml:space="preserve">, </w:t>
        </w:r>
        <w:r w:rsidR="0086332B" w:rsidDel="007949F6">
          <w:rPr>
            <w:i/>
            <w:iCs/>
          </w:rPr>
          <w:t>BootSE</w:t>
        </w:r>
        <w:r w:rsidDel="007949F6">
          <w:rPr>
            <w:i/>
            <w:iCs/>
          </w:rPr>
          <w:t xml:space="preserve"> </w:t>
        </w:r>
        <w:r w:rsidDel="007949F6">
          <w:t xml:space="preserve">= </w:t>
        </w:r>
        <w:r w:rsidR="0084130B" w:rsidDel="007949F6">
          <w:t>.682</w:t>
        </w:r>
        <w:r w:rsidDel="007949F6">
          <w:t xml:space="preserve">, </w:t>
        </w:r>
        <w:r w:rsidDel="007949F6">
          <w:rPr>
            <w:i/>
            <w:iCs/>
          </w:rPr>
          <w:t xml:space="preserve">BCa95%CI = </w:t>
        </w:r>
        <w:r w:rsidR="0084130B" w:rsidDel="007949F6">
          <w:t>.049</w:t>
        </w:r>
        <w:r w:rsidR="004A177A" w:rsidDel="007949F6">
          <w:t xml:space="preserve"> to 2.721</w:t>
        </w:r>
        <w:r w:rsidDel="007949F6">
          <w:t>) (</w:t>
        </w:r>
        <w:r w:rsidDel="007949F6">
          <w:rPr>
            <w:i/>
            <w:iCs/>
          </w:rPr>
          <w:t>r</w:t>
        </w:r>
        <w:r w:rsidDel="007949F6">
          <w:t>(</w:t>
        </w:r>
        <w:r w:rsidR="0052519C" w:rsidDel="007949F6">
          <w:t>74</w:t>
        </w:r>
        <w:r w:rsidDel="007949F6">
          <w:t>) = .</w:t>
        </w:r>
        <w:r w:rsidR="001135AD" w:rsidDel="007949F6">
          <w:t>303</w:t>
        </w:r>
        <w:r w:rsidDel="007949F6">
          <w:t xml:space="preserve">, </w:t>
        </w:r>
        <w:r w:rsidDel="007949F6">
          <w:rPr>
            <w:i/>
            <w:iCs/>
          </w:rPr>
          <w:t>p</w:t>
        </w:r>
        <w:r w:rsidDel="007949F6">
          <w:t xml:space="preserve"> = .0</w:t>
        </w:r>
        <w:r w:rsidR="0052519C" w:rsidDel="007949F6">
          <w:t>09</w:t>
        </w:r>
        <w:r w:rsidDel="007949F6">
          <w:t>).</w:t>
        </w:r>
        <w:r w:rsidR="00971709" w:rsidDel="007949F6">
          <w:t xml:space="preserve"> </w:t>
        </w:r>
        <w:r w:rsidR="00632011" w:rsidDel="007949F6">
          <w:t xml:space="preserve">Also, consistent with Study 1, </w:t>
        </w:r>
        <w:r w:rsidR="001A6C07" w:rsidDel="007949F6">
          <w:t xml:space="preserve">worry was not associated with </w:t>
        </w:r>
        <w:r w:rsidR="008D1090" w:rsidDel="007949F6">
          <w:t>biased selective attention (see SM)</w:t>
        </w:r>
        <w:r w:rsidR="00632011" w:rsidDel="007949F6">
          <w:t>.</w:t>
        </w:r>
        <w:r w:rsidR="00B43798" w:rsidDel="007949F6">
          <w:t xml:space="preserve"> </w:t>
        </w:r>
        <w:r w:rsidR="00B43798" w:rsidRPr="00CF0E03" w:rsidDel="007949F6">
          <w:t xml:space="preserve">Moreover, all models with worry as the second mediator showed non-significant associations in path </w:t>
        </w:r>
        <w:r w:rsidR="00B43798" w:rsidRPr="00CF0E03" w:rsidDel="007949F6">
          <w:rPr>
            <w:i/>
            <w:iCs/>
          </w:rPr>
          <w:t>d</w:t>
        </w:r>
        <w:r w:rsidR="00B43798" w:rsidRPr="00CF0E03" w:rsidDel="007949F6">
          <w:rPr>
            <w:vertAlign w:val="subscript"/>
          </w:rPr>
          <w:t>21</w:t>
        </w:r>
        <w:r w:rsidR="00B43798" w:rsidDel="007949F6">
          <w:t xml:space="preserve"> as well indirect effects</w:t>
        </w:r>
        <w:r w:rsidR="00B43798" w:rsidRPr="00CF0E03" w:rsidDel="007949F6">
          <w:t xml:space="preserve"> </w:t>
        </w:r>
        <w:r w:rsidR="00B43798" w:rsidDel="007949F6">
          <w:t xml:space="preserve">(path </w:t>
        </w:r>
        <w:r w:rsidR="00B43798" w:rsidRPr="00CF0E03" w:rsidDel="007949F6">
          <w:rPr>
            <w:i/>
            <w:iCs/>
          </w:rPr>
          <w:t>a</w:t>
        </w:r>
        <w:r w:rsidR="00B43798" w:rsidRPr="00CF0E03" w:rsidDel="007949F6">
          <w:rPr>
            <w:vertAlign w:val="subscript"/>
          </w:rPr>
          <w:t>1</w:t>
        </w:r>
        <w:r w:rsidR="00B43798" w:rsidRPr="00CF0E03" w:rsidDel="007949F6">
          <w:rPr>
            <w:i/>
            <w:iCs/>
          </w:rPr>
          <w:t>d</w:t>
        </w:r>
        <w:r w:rsidR="00B43798" w:rsidRPr="00CF0E03" w:rsidDel="007949F6">
          <w:rPr>
            <w:vertAlign w:val="subscript"/>
          </w:rPr>
          <w:t>21</w:t>
        </w:r>
        <w:r w:rsidR="00B43798" w:rsidRPr="00CF0E03" w:rsidDel="007949F6">
          <w:rPr>
            <w:i/>
            <w:iCs/>
          </w:rPr>
          <w:t>b</w:t>
        </w:r>
        <w:r w:rsidR="00B43798" w:rsidRPr="00CF0E03" w:rsidDel="007949F6">
          <w:rPr>
            <w:vertAlign w:val="subscript"/>
          </w:rPr>
          <w:t>2</w:t>
        </w:r>
        <w:r w:rsidR="00B43798" w:rsidDel="007949F6">
          <w:t xml:space="preserve">; </w:t>
        </w:r>
        <w:r w:rsidR="00B43798" w:rsidRPr="00CF0E03" w:rsidDel="007949F6">
          <w:t>see below)</w:t>
        </w:r>
        <w:r w:rsidR="00B43798" w:rsidDel="007949F6">
          <w:t>.</w:t>
        </w:r>
        <w:r w:rsidR="00B43798" w:rsidRPr="00CF0E03" w:rsidDel="007949F6">
          <w:t xml:space="preserve"> </w:t>
        </w:r>
        <w:r w:rsidR="00B43798" w:rsidDel="007949F6">
          <w:t>Thus, f</w:t>
        </w:r>
        <w:r w:rsidR="00B43798" w:rsidRPr="00CF0E03" w:rsidDel="007949F6">
          <w:t>or brevity</w:t>
        </w:r>
        <w:r w:rsidR="00B43798" w:rsidDel="007949F6">
          <w:t>,</w:t>
        </w:r>
        <w:r w:rsidR="00B43798" w:rsidRPr="00CF0E03" w:rsidDel="007949F6">
          <w:t xml:space="preserve"> we do not further report on worry</w:t>
        </w:r>
        <w:r w:rsidR="00B43798" w:rsidDel="007949F6">
          <w:t xml:space="preserve"> here</w:t>
        </w:r>
        <w:r w:rsidR="00B43798" w:rsidRPr="00CF0E03" w:rsidDel="007949F6">
          <w:t xml:space="preserve"> (but see </w:t>
        </w:r>
        <w:r w:rsidR="004A177A" w:rsidDel="007949F6">
          <w:t>Figure 5</w:t>
        </w:r>
        <w:r w:rsidR="00B43798" w:rsidRPr="00CF0E03" w:rsidDel="007949F6">
          <w:t xml:space="preserve"> and SM for details).</w:t>
        </w:r>
      </w:moveFrom>
    </w:p>
    <w:p w14:paraId="234B5E88" w14:textId="00CAB13D" w:rsidR="0021677C" w:rsidDel="007949F6" w:rsidRDefault="00632011" w:rsidP="000C214A">
      <w:pPr>
        <w:pStyle w:val="Normal1"/>
        <w:rPr>
          <w:moveFrom w:id="60" w:author="יפתח עמיר" w:date="2020-01-03T11:35:00Z"/>
        </w:rPr>
      </w:pPr>
      <w:moveFrom w:id="61" w:author="יפתח עמיר" w:date="2020-01-03T11:35:00Z">
        <w:r w:rsidRPr="00C21F39" w:rsidDel="007949F6">
          <w:t>Inconsistent with Study 1</w:t>
        </w:r>
        <w:r w:rsidRPr="006E1E3A" w:rsidDel="007949F6">
          <w:t>,</w:t>
        </w:r>
        <w:r w:rsidDel="007949F6">
          <w:t xml:space="preserve"> </w:t>
        </w:r>
        <w:r w:rsidR="001A6C07" w:rsidDel="007949F6">
          <w:t xml:space="preserve">brooding was not associated with biased selective attention </w:t>
        </w:r>
        <w:r w:rsidR="009526B1" w:rsidDel="007949F6">
          <w:t xml:space="preserve">when negative emotion reactivity </w:t>
        </w:r>
        <w:r w:rsidR="002717F5" w:rsidDel="007949F6">
          <w:t>w</w:t>
        </w:r>
        <w:r w:rsidR="009526B1" w:rsidDel="007949F6">
          <w:t xml:space="preserve">as the predictor in the serial mediation model </w:t>
        </w:r>
        <w:r w:rsidR="001A6C07" w:rsidDel="007949F6">
          <w:t>(</w:t>
        </w:r>
        <w:r w:rsidR="001A6C07" w:rsidDel="007949F6">
          <w:rPr>
            <w:i/>
            <w:iCs/>
          </w:rPr>
          <w:t xml:space="preserve">Coeff </w:t>
        </w:r>
        <w:r w:rsidR="001A6C07" w:rsidDel="007949F6">
          <w:t xml:space="preserve">= .290, </w:t>
        </w:r>
        <w:r w:rsidR="0086332B" w:rsidDel="007949F6">
          <w:rPr>
            <w:i/>
            <w:iCs/>
          </w:rPr>
          <w:t>BootSE</w:t>
        </w:r>
        <w:r w:rsidR="001A6C07" w:rsidDel="007949F6">
          <w:rPr>
            <w:i/>
            <w:iCs/>
          </w:rPr>
          <w:t xml:space="preserve"> </w:t>
        </w:r>
        <w:r w:rsidR="001A6C07" w:rsidDel="007949F6">
          <w:t xml:space="preserve">= .1640, </w:t>
        </w:r>
        <w:r w:rsidR="001A6C07" w:rsidDel="007949F6">
          <w:rPr>
            <w:i/>
            <w:iCs/>
          </w:rPr>
          <w:t xml:space="preserve">BCa95%CI = </w:t>
        </w:r>
        <w:r w:rsidR="001A6C07" w:rsidDel="007949F6">
          <w:t>-.061 to .583) (</w:t>
        </w:r>
        <w:r w:rsidR="001A6C07" w:rsidDel="007949F6">
          <w:rPr>
            <w:i/>
            <w:iCs/>
          </w:rPr>
          <w:t>r</w:t>
        </w:r>
        <w:r w:rsidR="001A6C07" w:rsidDel="007949F6">
          <w:t xml:space="preserve">(74) = .296, </w:t>
        </w:r>
        <w:r w:rsidR="001A6C07" w:rsidDel="007949F6">
          <w:rPr>
            <w:i/>
            <w:iCs/>
          </w:rPr>
          <w:t>p</w:t>
        </w:r>
        <w:r w:rsidR="001A6C07" w:rsidDel="007949F6">
          <w:t xml:space="preserve"> = .0</w:t>
        </w:r>
        <w:r w:rsidR="00DA2FF6" w:rsidDel="007949F6">
          <w:t>11</w:t>
        </w:r>
        <w:r w:rsidR="001A6C07" w:rsidDel="007949F6">
          <w:t>)</w:t>
        </w:r>
        <w:r w:rsidR="00971709" w:rsidDel="007949F6">
          <w:t xml:space="preserve">. </w:t>
        </w:r>
        <w:r w:rsidR="0021677C" w:rsidDel="007949F6">
          <w:t xml:space="preserve"> </w:t>
        </w:r>
        <w:r w:rsidR="009526B1" w:rsidDel="007949F6">
          <w:t>Indeed</w:t>
        </w:r>
        <w:r w:rsidR="003D6BA8" w:rsidDel="007949F6">
          <w:t xml:space="preserve">, </w:t>
        </w:r>
        <w:r w:rsidR="009526B1" w:rsidDel="007949F6">
          <w:t>Study 2</w:t>
        </w:r>
        <w:r w:rsidR="003D6BA8" w:rsidDel="007949F6">
          <w:t xml:space="preserve"> zero-order Pearson correlations </w:t>
        </w:r>
        <w:r w:rsidR="009526B1" w:rsidDel="007949F6">
          <w:t>between biased selective attention and brooding were significant and</w:t>
        </w:r>
        <w:r w:rsidR="003D6BA8" w:rsidDel="007949F6">
          <w:t xml:space="preserve"> consistent with Study 1</w:t>
        </w:r>
        <w:r w:rsidR="009526B1" w:rsidDel="007949F6">
          <w:t xml:space="preserve">. </w:t>
        </w:r>
        <w:r w:rsidR="00705CA3" w:rsidDel="007949F6">
          <w:t>The null</w:t>
        </w:r>
        <w:r w:rsidR="00971709" w:rsidDel="007949F6">
          <w:t xml:space="preserve"> </w:t>
        </w:r>
        <w:r w:rsidR="00971709" w:rsidDel="007949F6">
          <w:rPr>
            <w:i/>
            <w:iCs/>
          </w:rPr>
          <w:t>d</w:t>
        </w:r>
        <w:r w:rsidR="00971709" w:rsidRPr="00F96275" w:rsidDel="007949F6">
          <w:rPr>
            <w:vertAlign w:val="subscript"/>
          </w:rPr>
          <w:t>21</w:t>
        </w:r>
        <w:r w:rsidR="00971709" w:rsidDel="007949F6">
          <w:t xml:space="preserve"> </w:t>
        </w:r>
        <w:r w:rsidR="001A6C07" w:rsidDel="007949F6">
          <w:t xml:space="preserve">path </w:t>
        </w:r>
        <w:r w:rsidR="00971709" w:rsidDel="007949F6">
          <w:t>between</w:t>
        </w:r>
        <w:r w:rsidR="00705CA3" w:rsidDel="007949F6">
          <w:t xml:space="preserve"> </w:t>
        </w:r>
        <w:r w:rsidR="00971709" w:rsidDel="007949F6">
          <w:t xml:space="preserve">biased selective internal and brooding (relative to repetitive negative thinking) </w:t>
        </w:r>
        <w:r w:rsidR="00705CA3" w:rsidDel="007949F6">
          <w:t>in the serial mediation model was</w:t>
        </w:r>
        <w:r w:rsidR="00971709" w:rsidDel="007949F6">
          <w:t xml:space="preserve"> likely due to shared explained variance between </w:t>
        </w:r>
        <w:r w:rsidR="00971709" w:rsidRPr="00F44E33" w:rsidDel="007949F6">
          <w:t>negative emotional reactivity</w:t>
        </w:r>
        <w:r w:rsidR="00971709" w:rsidRPr="005D6970" w:rsidDel="007949F6">
          <w:t xml:space="preserve"> and </w:t>
        </w:r>
        <w:r w:rsidR="00971709" w:rsidDel="007949F6">
          <w:t>biased selective internal attention with brooding</w:t>
        </w:r>
        <w:r w:rsidR="009526B1" w:rsidDel="007949F6">
          <w:t xml:space="preserve"> </w:t>
        </w:r>
        <w:r w:rsidR="009526B1" w:rsidDel="007949F6">
          <w:fldChar w:fldCharType="begin" w:fldLock="1"/>
        </w:r>
        <w:r w:rsidR="008F6292" w:rsidDel="007949F6">
          <w:instrText>ADDIN CSL_CITATION {"citationItems":[{"id":"ITEM-1","itemData":{"ISBN":"978-1-60918-230-4 (Hardcover); 978-1-4625-1127-3 (PDF)","abstract":"This engaging book explains the fundamentals of mediation and moderation analysis and their integration as \"conditional process analysis.\" Procedures are described for testing hypotheses about the mechanisms by which causal effects operate, the conditions under which they occur, and the moderation of mechanisms. Relying on the principles of ordinary least squares regression, Andrew Hayes carefully explains the estimation and interpretation of direct and indirect effects, probing and visualization of interactions, and testing of questions about moderated mediation. Examples using data from published studies illustrate how to conduct and report the analyses described in the book. Of special value, the book introduces and documents PROCESS, a macro for SPSS and SAS that does all the computations described in the book. The authors website (www.afhayes.com) offers free downloads of PROCESS plus data files for the book's examples. (PsycINFO Database Record (c) 2016 APA, all rights reserved)","author":[{"dropping-particle":"","family":"Hayes","given":"Andrew F","non-dropping-particle":"","parse-names":false,"suffix":""}],"collection-title":"Methodology in the social sciences.","container-title":"Introduction to mediation, moderation, and conditional process analysis: A regression-based approach.","id":"ITEM-1","issued":{"date-parts":[["2013"]]},"number-of-pages":"xvii, 507-xvii, 507","publisher":"Guilford Press","publisher-place":"New York,  NY,  US","title":"Introduction to mediation, moderation, and conditional process analysis: A regression-based approach.","type":"book"},"uris":["http://www.mendeley.com/documents/?uuid=5fad01ff-eb9e-4971-81fe-0b0874457fb7"]}],"mendeley":{"formattedCitation":"&lt;sup&gt;67&lt;/sup&gt;","plainTextFormattedCitation":"67","previouslyFormattedCitation":"&lt;sup&gt;67&lt;/sup&gt;"},"properties":{"noteIndex":0},"schema":"https://github.com/citation-style-language/schema/raw/master/csl-citation.json"}</w:instrText>
        </w:r>
        <w:r w:rsidR="009526B1" w:rsidDel="007949F6">
          <w:fldChar w:fldCharType="separate"/>
        </w:r>
        <w:r w:rsidR="00D57E1C" w:rsidRPr="00D57E1C" w:rsidDel="007949F6">
          <w:rPr>
            <w:noProof/>
            <w:vertAlign w:val="superscript"/>
          </w:rPr>
          <w:t>67</w:t>
        </w:r>
        <w:r w:rsidR="009526B1" w:rsidDel="007949F6">
          <w:fldChar w:fldCharType="end"/>
        </w:r>
        <w:r w:rsidR="00971709" w:rsidDel="007949F6">
          <w:t xml:space="preserve">. </w:t>
        </w:r>
        <w:bookmarkStart w:id="62" w:name="_Hlk14203903"/>
        <w:r w:rsidR="00705CA3" w:rsidDel="007949F6">
          <w:t>Indeed, when positive emotion reactivity was the predictor in the same serial mediation model, we found s</w:t>
        </w:r>
        <w:r w:rsidR="004575C3" w:rsidDel="007949F6">
          <w:t xml:space="preserve">ignificant associations </w:t>
        </w:r>
        <w:r w:rsidR="00705CA3" w:rsidDel="007949F6">
          <w:t xml:space="preserve">between biased selective attention and </w:t>
        </w:r>
        <w:r w:rsidR="00D93C50" w:rsidDel="007949F6">
          <w:t>repetitive negative thinking (</w:t>
        </w:r>
        <w:r w:rsidR="00D93C50" w:rsidDel="007949F6">
          <w:rPr>
            <w:i/>
            <w:iCs/>
          </w:rPr>
          <w:t xml:space="preserve">Coeff </w:t>
        </w:r>
        <w:r w:rsidR="00D93C50" w:rsidDel="007949F6">
          <w:t xml:space="preserve">= 171.416, </w:t>
        </w:r>
        <w:r w:rsidR="0086332B" w:rsidDel="007949F6">
          <w:rPr>
            <w:i/>
            <w:iCs/>
          </w:rPr>
          <w:t>BootSE</w:t>
        </w:r>
        <w:r w:rsidR="00D93C50" w:rsidDel="007949F6">
          <w:rPr>
            <w:i/>
            <w:iCs/>
          </w:rPr>
          <w:t xml:space="preserve"> </w:t>
        </w:r>
        <w:r w:rsidR="00D93C50" w:rsidDel="007949F6">
          <w:t xml:space="preserve">= 63.475, </w:t>
        </w:r>
        <w:r w:rsidR="00D93C50" w:rsidDel="007949F6">
          <w:rPr>
            <w:i/>
            <w:iCs/>
          </w:rPr>
          <w:t xml:space="preserve">BCa95%CI = </w:t>
        </w:r>
        <w:r w:rsidR="00D93C50" w:rsidDel="007949F6">
          <w:t>39.006 to 293.543) and</w:t>
        </w:r>
        <w:r w:rsidR="004575C3" w:rsidDel="007949F6">
          <w:t xml:space="preserve"> brooding (</w:t>
        </w:r>
        <w:r w:rsidR="004575C3" w:rsidDel="007949F6">
          <w:rPr>
            <w:i/>
            <w:iCs/>
          </w:rPr>
          <w:t xml:space="preserve">Coeff </w:t>
        </w:r>
        <w:r w:rsidR="004575C3" w:rsidDel="007949F6">
          <w:t xml:space="preserve">= </w:t>
        </w:r>
        <w:r w:rsidR="0084130B" w:rsidDel="007949F6">
          <w:t>.385</w:t>
        </w:r>
        <w:r w:rsidR="004575C3" w:rsidDel="007949F6">
          <w:t xml:space="preserve">, </w:t>
        </w:r>
        <w:r w:rsidR="0086332B" w:rsidDel="007949F6">
          <w:rPr>
            <w:i/>
            <w:iCs/>
          </w:rPr>
          <w:t>BootSE</w:t>
        </w:r>
        <w:r w:rsidR="004575C3" w:rsidDel="007949F6">
          <w:rPr>
            <w:i/>
            <w:iCs/>
          </w:rPr>
          <w:t xml:space="preserve"> </w:t>
        </w:r>
        <w:r w:rsidR="004575C3" w:rsidDel="007949F6">
          <w:t xml:space="preserve">= </w:t>
        </w:r>
        <w:r w:rsidR="0084130B" w:rsidDel="007949F6">
          <w:t>.147</w:t>
        </w:r>
        <w:r w:rsidR="004575C3" w:rsidDel="007949F6">
          <w:t xml:space="preserve">, </w:t>
        </w:r>
        <w:r w:rsidR="004575C3" w:rsidDel="007949F6">
          <w:rPr>
            <w:i/>
            <w:iCs/>
          </w:rPr>
          <w:t xml:space="preserve">BCa95%CI = </w:t>
        </w:r>
        <w:r w:rsidR="00A007D1" w:rsidDel="007949F6">
          <w:t>.074</w:t>
        </w:r>
        <w:r w:rsidR="004575C3" w:rsidDel="007949F6">
          <w:t xml:space="preserve"> to </w:t>
        </w:r>
        <w:r w:rsidR="00A007D1" w:rsidDel="007949F6">
          <w:t>.661</w:t>
        </w:r>
        <w:r w:rsidR="004575C3" w:rsidDel="007949F6">
          <w:t>)</w:t>
        </w:r>
        <w:r w:rsidR="00705CA3" w:rsidDel="007949F6">
          <w:t>, and again,</w:t>
        </w:r>
        <w:r w:rsidR="005D6970" w:rsidDel="007949F6">
          <w:t xml:space="preserve"> not worry (</w:t>
        </w:r>
        <w:r w:rsidR="005D6970" w:rsidDel="007949F6">
          <w:rPr>
            <w:i/>
            <w:iCs/>
          </w:rPr>
          <w:t xml:space="preserve">Coeff </w:t>
        </w:r>
        <w:r w:rsidR="005D6970" w:rsidDel="007949F6">
          <w:t xml:space="preserve">= </w:t>
        </w:r>
        <w:r w:rsidR="00F13137" w:rsidDel="007949F6">
          <w:t>.824</w:t>
        </w:r>
        <w:r w:rsidR="005D6970" w:rsidDel="007949F6">
          <w:t xml:space="preserve">, </w:t>
        </w:r>
        <w:r w:rsidR="0086332B" w:rsidDel="007949F6">
          <w:rPr>
            <w:i/>
            <w:iCs/>
          </w:rPr>
          <w:t>BootSE</w:t>
        </w:r>
        <w:r w:rsidR="005D6970" w:rsidDel="007949F6">
          <w:rPr>
            <w:i/>
            <w:iCs/>
          </w:rPr>
          <w:t xml:space="preserve"> </w:t>
        </w:r>
        <w:r w:rsidR="005D6970" w:rsidDel="007949F6">
          <w:t xml:space="preserve">= </w:t>
        </w:r>
        <w:r w:rsidR="00F13137" w:rsidDel="007949F6">
          <w:t>.729</w:t>
        </w:r>
        <w:r w:rsidR="005D6970" w:rsidDel="007949F6">
          <w:t xml:space="preserve">, </w:t>
        </w:r>
        <w:r w:rsidR="005D6970" w:rsidDel="007949F6">
          <w:rPr>
            <w:i/>
            <w:iCs/>
          </w:rPr>
          <w:t xml:space="preserve">BCa95%CI = </w:t>
        </w:r>
        <w:r w:rsidR="00F13137" w:rsidDel="007949F6">
          <w:t>-.685</w:t>
        </w:r>
        <w:r w:rsidR="005D6970" w:rsidDel="007949F6">
          <w:t xml:space="preserve"> to </w:t>
        </w:r>
        <w:r w:rsidR="00F13137" w:rsidDel="007949F6">
          <w:t>2.171</w:t>
        </w:r>
        <w:r w:rsidR="005D6970" w:rsidDel="007949F6">
          <w:t>)</w:t>
        </w:r>
        <w:bookmarkEnd w:id="62"/>
        <w:r w:rsidR="009A161C" w:rsidDel="007949F6">
          <w:t>.</w:t>
        </w:r>
        <w:r w:rsidR="00B43798" w:rsidDel="007949F6">
          <w:t xml:space="preserve"> </w:t>
        </w:r>
      </w:moveFrom>
    </w:p>
    <w:p w14:paraId="5162D9DF" w14:textId="25C0227B" w:rsidR="00140D80" w:rsidDel="007949F6" w:rsidRDefault="00140D80" w:rsidP="000C214A">
      <w:pPr>
        <w:pStyle w:val="Normal1"/>
        <w:rPr>
          <w:moveFrom w:id="63" w:author="יפתח עמיר" w:date="2020-01-03T11:35:00Z"/>
        </w:rPr>
      </w:pPr>
      <w:bookmarkStart w:id="64" w:name="_Hlk14204141"/>
      <w:moveFrom w:id="65" w:author="יפתח עמיר" w:date="2020-01-03T11:35:00Z">
        <w:r w:rsidRPr="0021677C" w:rsidDel="007949F6">
          <w:rPr>
            <w:rStyle w:val="Heading3Char"/>
          </w:rPr>
          <w:t xml:space="preserve">Association between biased selective attention to negative self-referential thoughts and </w:t>
        </w:r>
        <w:r w:rsidDel="007949F6">
          <w:rPr>
            <w:rStyle w:val="Heading3Char"/>
          </w:rPr>
          <w:t>depression and anxiety symptoms</w:t>
        </w:r>
        <w:r w:rsidRPr="0021677C" w:rsidDel="007949F6">
          <w:rPr>
            <w:rStyle w:val="Heading3Char"/>
          </w:rPr>
          <w:t>.</w:t>
        </w:r>
        <w:r w:rsidDel="007949F6">
          <w:t xml:space="preserve"> Similar to Study 1 and </w:t>
        </w:r>
        <w:r w:rsidDel="007949F6">
          <w:rPr>
            <w:rFonts w:asciiTheme="majorBidi" w:hAnsiTheme="majorBidi"/>
          </w:rPr>
          <w:t xml:space="preserve">inconsistent with prediction, </w:t>
        </w:r>
        <w:r w:rsidDel="007949F6">
          <w:t xml:space="preserve">there was no direct significant association </w:t>
        </w:r>
        <w:r w:rsidRPr="00690343" w:rsidDel="007949F6">
          <w:t xml:space="preserve">between </w:t>
        </w:r>
        <w:r w:rsidDel="007949F6">
          <w:t xml:space="preserve">biased </w:t>
        </w:r>
        <w:r w:rsidR="002160B1" w:rsidDel="007949F6">
          <w:t xml:space="preserve">selective internal </w:t>
        </w:r>
        <w:r w:rsidDel="007949F6">
          <w:t>attention</w:t>
        </w:r>
        <w:r w:rsidRPr="00690343" w:rsidDel="007949F6">
          <w:t xml:space="preserve"> scores</w:t>
        </w:r>
        <w:r w:rsidDel="007949F6">
          <w:t xml:space="preserve"> and depression or anxiety symptoms (see SM) with either positive or negative emotional reactivity as predictor.</w:t>
        </w:r>
      </w:moveFrom>
    </w:p>
    <w:bookmarkEnd w:id="64"/>
    <w:p w14:paraId="056C9D75" w14:textId="438207D1" w:rsidR="00003B86" w:rsidRPr="00003B86" w:rsidDel="007949F6" w:rsidRDefault="00140D80" w:rsidP="003D6BA8">
      <w:pPr>
        <w:pStyle w:val="Normal1"/>
        <w:spacing w:after="0"/>
        <w:rPr>
          <w:moveFrom w:id="66" w:author="יפתח עמיר" w:date="2020-01-03T11:35:00Z"/>
          <w:rFonts w:asciiTheme="majorBidi" w:hAnsiTheme="majorBidi"/>
        </w:rPr>
      </w:pPr>
      <w:moveFrom w:id="67" w:author="יפתח עמיר" w:date="2020-01-03T11:35:00Z">
        <w:r w:rsidRPr="006E1E3A" w:rsidDel="007949F6">
          <w:rPr>
            <w:rStyle w:val="Heading3Char"/>
          </w:rPr>
          <w:t xml:space="preserve">Serial mediation of emotional reactivity and depression and anxiety by </w:t>
        </w:r>
        <w:r w:rsidR="002160B1" w:rsidRPr="006E1E3A" w:rsidDel="007949F6">
          <w:rPr>
            <w:rStyle w:val="Heading3Char"/>
          </w:rPr>
          <w:t>biased selective attention to</w:t>
        </w:r>
        <w:r w:rsidRPr="006E1E3A" w:rsidDel="007949F6">
          <w:rPr>
            <w:rStyle w:val="Heading3Char"/>
          </w:rPr>
          <w:t xml:space="preserve"> negative thoughts and negative repetitive thinking</w:t>
        </w:r>
        <w:r w:rsidRPr="00C80BE9" w:rsidDel="007949F6">
          <w:rPr>
            <w:rStyle w:val="Heading3Char"/>
          </w:rPr>
          <w:t>.</w:t>
        </w:r>
        <w:r w:rsidRPr="00140D80" w:rsidDel="007949F6">
          <w:t xml:space="preserve"> </w:t>
        </w:r>
        <w:r w:rsidDel="007949F6">
          <w:t xml:space="preserve">Finally, we tested a serial mediation path </w:t>
        </w:r>
        <w:r w:rsidR="00165196" w:rsidDel="007949F6">
          <w:t xml:space="preserve">identical </w:t>
        </w:r>
        <w:r w:rsidDel="007949F6">
          <w:t xml:space="preserve">to Study 1, </w:t>
        </w:r>
        <w:r w:rsidR="00165196" w:rsidDel="007949F6">
          <w:t xml:space="preserve">except that </w:t>
        </w:r>
        <w:r w:rsidDel="007949F6">
          <w:t xml:space="preserve">biased selective internal attention </w:t>
        </w:r>
        <w:r w:rsidR="00165196" w:rsidDel="007949F6">
          <w:t xml:space="preserve">was included in the model as M1 rather than the </w:t>
        </w:r>
        <w:r w:rsidDel="007949F6">
          <w:t xml:space="preserve">difficulty disengaging attention from negative self-referential </w:t>
        </w:r>
        <w:r w:rsidRPr="00776B91" w:rsidDel="007949F6">
          <w:t>thoughts</w:t>
        </w:r>
        <w:r w:rsidRPr="002717F5" w:rsidDel="007949F6">
          <w:t>.</w:t>
        </w:r>
        <w:r w:rsidR="00003B86" w:rsidRPr="002717F5" w:rsidDel="007949F6">
          <w:t xml:space="preserve"> Below we report findings for serial mediation per tested form of cognitive vulnerability (M2).</w:t>
        </w:r>
        <w:r w:rsidR="00003B86" w:rsidRPr="00776B91" w:rsidDel="007949F6">
          <w:t xml:space="preserve"> First</w:t>
        </w:r>
        <w:r w:rsidR="00003B86" w:rsidDel="007949F6">
          <w:t>,</w:t>
        </w:r>
        <w:r w:rsidR="00C911F5" w:rsidDel="007949F6">
          <w:t xml:space="preserve"> </w:t>
        </w:r>
        <w:r w:rsidR="00003B86" w:rsidDel="007949F6">
          <w:t>a</w:t>
        </w:r>
        <w:r w:rsidR="00971709" w:rsidDel="007949F6">
          <w:t xml:space="preserve">s in Study 1 and as predicted, </w:t>
        </w:r>
        <w:r w:rsidR="00971709" w:rsidDel="007949F6">
          <w:rPr>
            <w:rFonts w:asciiTheme="majorBidi" w:hAnsiTheme="majorBidi"/>
          </w:rPr>
          <w:t>w</w:t>
        </w:r>
        <w:r w:rsidR="00C911F5" w:rsidDel="007949F6">
          <w:rPr>
            <w:rFonts w:asciiTheme="majorBidi" w:hAnsiTheme="majorBidi"/>
          </w:rPr>
          <w:t xml:space="preserve">e observed a significant positive serial indirect path </w:t>
        </w:r>
        <w:r w:rsidR="00C911F5" w:rsidRPr="00DB3750" w:rsidDel="007949F6">
          <w:rPr>
            <w:rFonts w:asciiTheme="majorBidi" w:hAnsiTheme="majorBidi"/>
          </w:rPr>
          <w:t xml:space="preserve">of </w:t>
        </w:r>
        <w:r w:rsidR="00C911F5" w:rsidDel="007949F6">
          <w:t xml:space="preserve">M1 </w:t>
        </w:r>
        <w:r w:rsidR="00C911F5" w:rsidDel="007949F6">
          <w:rPr>
            <w:rFonts w:asciiTheme="majorBidi" w:hAnsiTheme="majorBidi"/>
          </w:rPr>
          <w:t>biased selective attention and</w:t>
        </w:r>
        <w:r w:rsidR="00C911F5" w:rsidDel="007949F6">
          <w:t xml:space="preserve"> M2</w:t>
        </w:r>
        <w:r w:rsidR="00C911F5" w:rsidDel="007949F6">
          <w:rPr>
            <w:rFonts w:asciiTheme="majorBidi" w:hAnsiTheme="majorBidi"/>
          </w:rPr>
          <w:t xml:space="preserve"> repetitive negative thinking mediating the relations between </w:t>
        </w:r>
        <w:r w:rsidR="00C911F5" w:rsidDel="007949F6">
          <w:t xml:space="preserve">negative </w:t>
        </w:r>
        <w:r w:rsidR="00C911F5" w:rsidDel="007949F6">
          <w:rPr>
            <w:rFonts w:asciiTheme="majorBidi" w:hAnsiTheme="majorBidi"/>
          </w:rPr>
          <w:t>emotional reactivity and depression</w:t>
        </w:r>
        <w:r w:rsidR="00C911F5" w:rsidDel="007949F6">
          <w:t xml:space="preserve"> </w:t>
        </w:r>
        <w:r w:rsidR="00C911F5" w:rsidDel="007949F6">
          <w:rPr>
            <w:rFonts w:asciiTheme="majorBidi" w:hAnsiTheme="majorBidi"/>
          </w:rPr>
          <w:t>(</w:t>
        </w:r>
        <w:r w:rsidR="00C911F5" w:rsidDel="007949F6">
          <w:rPr>
            <w:rFonts w:asciiTheme="majorBidi" w:hAnsiTheme="majorBidi"/>
            <w:i/>
            <w:iCs/>
          </w:rPr>
          <w:t>Effect</w:t>
        </w:r>
        <w:r w:rsidR="00C911F5" w:rsidDel="007949F6">
          <w:rPr>
            <w:rFonts w:asciiTheme="majorBidi" w:hAnsiTheme="majorBidi"/>
          </w:rPr>
          <w:t xml:space="preserve"> = </w:t>
        </w:r>
        <w:r w:rsidR="006B654F" w:rsidDel="007949F6">
          <w:rPr>
            <w:rFonts w:asciiTheme="majorBidi" w:hAnsiTheme="majorBidi"/>
          </w:rPr>
          <w:t>.268</w:t>
        </w:r>
        <w:r w:rsidR="00C911F5" w:rsidDel="007949F6">
          <w:rPr>
            <w:rFonts w:asciiTheme="majorBidi" w:hAnsiTheme="majorBidi"/>
          </w:rPr>
          <w:t xml:space="preserve">, </w:t>
        </w:r>
        <w:r w:rsidR="00C911F5" w:rsidDel="007949F6">
          <w:rPr>
            <w:rFonts w:asciiTheme="majorBidi" w:hAnsiTheme="majorBidi"/>
            <w:i/>
            <w:iCs/>
          </w:rPr>
          <w:t xml:space="preserve">BootSE </w:t>
        </w:r>
        <w:r w:rsidR="00C911F5" w:rsidDel="007949F6">
          <w:rPr>
            <w:rFonts w:asciiTheme="majorBidi" w:hAnsiTheme="majorBidi"/>
          </w:rPr>
          <w:t>= .</w:t>
        </w:r>
        <w:r w:rsidR="006B654F" w:rsidDel="007949F6">
          <w:rPr>
            <w:rFonts w:asciiTheme="majorBidi" w:hAnsiTheme="majorBidi"/>
          </w:rPr>
          <w:t>179</w:t>
        </w:r>
        <w:r w:rsidR="00C911F5" w:rsidDel="007949F6">
          <w:rPr>
            <w:rFonts w:asciiTheme="majorBidi" w:hAnsiTheme="majorBidi"/>
          </w:rPr>
          <w:t xml:space="preserve">, </w:t>
        </w:r>
        <w:r w:rsidR="00C911F5" w:rsidRPr="00FC2A89" w:rsidDel="007949F6">
          <w:rPr>
            <w:rFonts w:asciiTheme="majorBidi" w:hAnsiTheme="majorBidi"/>
            <w:i/>
            <w:iCs/>
          </w:rPr>
          <w:t>BCa95%CI</w:t>
        </w:r>
        <w:r w:rsidR="00C911F5" w:rsidDel="007949F6">
          <w:rPr>
            <w:rFonts w:asciiTheme="majorBidi" w:hAnsiTheme="majorBidi"/>
          </w:rPr>
          <w:t>: .</w:t>
        </w:r>
        <w:r w:rsidR="006B654F" w:rsidDel="007949F6">
          <w:rPr>
            <w:rFonts w:asciiTheme="majorBidi" w:hAnsiTheme="majorBidi"/>
          </w:rPr>
          <w:t xml:space="preserve">037 </w:t>
        </w:r>
        <w:r w:rsidR="00C911F5" w:rsidDel="007949F6">
          <w:rPr>
            <w:rFonts w:asciiTheme="majorBidi" w:hAnsiTheme="majorBidi"/>
          </w:rPr>
          <w:t>to .</w:t>
        </w:r>
        <w:r w:rsidR="006B654F" w:rsidDel="007949F6">
          <w:rPr>
            <w:rFonts w:asciiTheme="majorBidi" w:hAnsiTheme="majorBidi"/>
          </w:rPr>
          <w:t>831</w:t>
        </w:r>
        <w:r w:rsidR="00C911F5" w:rsidDel="007949F6">
          <w:rPr>
            <w:rFonts w:asciiTheme="majorBidi" w:hAnsiTheme="majorBidi"/>
          </w:rPr>
          <w:t xml:space="preserve">). </w:t>
        </w:r>
        <w:r w:rsidR="00003B86" w:rsidDel="007949F6">
          <w:t xml:space="preserve">Likewise, </w:t>
        </w:r>
        <w:r w:rsidR="00C911F5" w:rsidDel="007949F6">
          <w:rPr>
            <w:rFonts w:asciiTheme="majorBidi" w:hAnsiTheme="majorBidi"/>
          </w:rPr>
          <w:t xml:space="preserve">serial mediation was observed </w:t>
        </w:r>
        <w:r w:rsidR="00C911F5" w:rsidRPr="002A3CA6" w:rsidDel="007949F6">
          <w:rPr>
            <w:rFonts w:asciiTheme="majorBidi" w:hAnsiTheme="majorBidi"/>
          </w:rPr>
          <w:t>with respect to anxiety symptoms</w:t>
        </w:r>
        <w:r w:rsidR="00C911F5" w:rsidDel="007949F6">
          <w:t xml:space="preserve"> </w:t>
        </w:r>
        <w:r w:rsidR="00C911F5" w:rsidRPr="002A3CA6" w:rsidDel="007949F6">
          <w:rPr>
            <w:rFonts w:asciiTheme="majorBidi" w:hAnsiTheme="majorBidi"/>
          </w:rPr>
          <w:t>(</w:t>
        </w:r>
        <w:r w:rsidR="00C911F5" w:rsidRPr="002A3CA6" w:rsidDel="007949F6">
          <w:rPr>
            <w:rFonts w:asciiTheme="majorBidi" w:hAnsiTheme="majorBidi"/>
            <w:i/>
            <w:iCs/>
          </w:rPr>
          <w:t xml:space="preserve">Effect </w:t>
        </w:r>
        <w:r w:rsidR="00C911F5" w:rsidRPr="002A3CA6" w:rsidDel="007949F6">
          <w:rPr>
            <w:rFonts w:asciiTheme="majorBidi" w:hAnsiTheme="majorBidi"/>
          </w:rPr>
          <w:t>= .</w:t>
        </w:r>
        <w:r w:rsidR="006B654F" w:rsidDel="007949F6">
          <w:rPr>
            <w:rFonts w:asciiTheme="majorBidi" w:hAnsiTheme="majorBidi"/>
          </w:rPr>
          <w:t>636</w:t>
        </w:r>
        <w:r w:rsidR="00C911F5" w:rsidRPr="002A3CA6" w:rsidDel="007949F6">
          <w:rPr>
            <w:rFonts w:asciiTheme="majorBidi" w:hAnsiTheme="majorBidi"/>
          </w:rPr>
          <w:t xml:space="preserve">, </w:t>
        </w:r>
        <w:r w:rsidR="00C911F5" w:rsidRPr="002A3CA6" w:rsidDel="007949F6">
          <w:rPr>
            <w:rFonts w:asciiTheme="majorBidi" w:hAnsiTheme="majorBidi"/>
            <w:i/>
            <w:iCs/>
          </w:rPr>
          <w:t xml:space="preserve">BootSE </w:t>
        </w:r>
        <w:r w:rsidR="00C911F5" w:rsidRPr="002A3CA6" w:rsidDel="007949F6">
          <w:rPr>
            <w:rFonts w:asciiTheme="majorBidi" w:hAnsiTheme="majorBidi"/>
          </w:rPr>
          <w:t>= .</w:t>
        </w:r>
        <w:r w:rsidR="006B654F" w:rsidDel="007949F6">
          <w:rPr>
            <w:rFonts w:asciiTheme="majorBidi" w:hAnsiTheme="majorBidi"/>
          </w:rPr>
          <w:t>464</w:t>
        </w:r>
        <w:r w:rsidR="00C911F5" w:rsidRPr="002A3CA6" w:rsidDel="007949F6">
          <w:rPr>
            <w:rFonts w:asciiTheme="majorBidi" w:hAnsiTheme="majorBidi"/>
          </w:rPr>
          <w:t xml:space="preserve">, </w:t>
        </w:r>
        <w:r w:rsidR="00C911F5" w:rsidRPr="002A3CA6" w:rsidDel="007949F6">
          <w:rPr>
            <w:rFonts w:asciiTheme="majorBidi" w:hAnsiTheme="majorBidi"/>
            <w:i/>
            <w:iCs/>
          </w:rPr>
          <w:t>BCa95%CI</w:t>
        </w:r>
        <w:r w:rsidR="00C911F5" w:rsidRPr="002A3CA6" w:rsidDel="007949F6">
          <w:rPr>
            <w:rFonts w:asciiTheme="majorBidi" w:hAnsiTheme="majorBidi"/>
          </w:rPr>
          <w:t>: .</w:t>
        </w:r>
        <w:r w:rsidR="006B654F" w:rsidDel="007949F6">
          <w:rPr>
            <w:rFonts w:asciiTheme="majorBidi" w:hAnsiTheme="majorBidi"/>
          </w:rPr>
          <w:t>087</w:t>
        </w:r>
        <w:r w:rsidR="006B654F" w:rsidRPr="002A3CA6" w:rsidDel="007949F6">
          <w:rPr>
            <w:rFonts w:asciiTheme="majorBidi" w:hAnsiTheme="majorBidi"/>
          </w:rPr>
          <w:t xml:space="preserve"> </w:t>
        </w:r>
        <w:r w:rsidR="00C911F5" w:rsidRPr="002A3CA6" w:rsidDel="007949F6">
          <w:rPr>
            <w:rFonts w:asciiTheme="majorBidi" w:hAnsiTheme="majorBidi"/>
          </w:rPr>
          <w:t xml:space="preserve">to </w:t>
        </w:r>
        <w:r w:rsidR="00C911F5" w:rsidDel="007949F6">
          <w:rPr>
            <w:rFonts w:asciiTheme="majorBidi" w:hAnsiTheme="majorBidi"/>
          </w:rPr>
          <w:t>2.</w:t>
        </w:r>
        <w:r w:rsidR="006B654F" w:rsidDel="007949F6">
          <w:rPr>
            <w:rFonts w:asciiTheme="majorBidi" w:hAnsiTheme="majorBidi"/>
          </w:rPr>
          <w:t>181</w:t>
        </w:r>
        <w:r w:rsidR="00C911F5" w:rsidRPr="002A3CA6" w:rsidDel="007949F6">
          <w:rPr>
            <w:rFonts w:asciiTheme="majorBidi" w:hAnsiTheme="majorBidi"/>
          </w:rPr>
          <w:t>).</w:t>
        </w:r>
        <w:r w:rsidR="00003B86" w:rsidDel="007949F6">
          <w:rPr>
            <w:rFonts w:asciiTheme="majorBidi" w:hAnsiTheme="majorBidi"/>
          </w:rPr>
          <w:t xml:space="preserve"> Second, as in Study 1 and as predicted, </w:t>
        </w:r>
        <w:r w:rsidR="00D96C47" w:rsidDel="007949F6">
          <w:rPr>
            <w:rFonts w:asciiTheme="majorBidi" w:hAnsiTheme="majorBidi"/>
          </w:rPr>
          <w:t xml:space="preserve">for brooding as M2 </w:t>
        </w:r>
        <w:r w:rsidR="00003B86" w:rsidDel="007949F6">
          <w:rPr>
            <w:rFonts w:asciiTheme="majorBidi" w:hAnsiTheme="majorBidi"/>
          </w:rPr>
          <w:t xml:space="preserve">we observed </w:t>
        </w:r>
        <w:r w:rsidR="00D96C47" w:rsidDel="007949F6">
          <w:rPr>
            <w:rFonts w:asciiTheme="majorBidi" w:hAnsiTheme="majorBidi"/>
          </w:rPr>
          <w:t xml:space="preserve">significant </w:t>
        </w:r>
        <w:r w:rsidR="00D96C47" w:rsidRPr="002A3CA6" w:rsidDel="007949F6">
          <w:rPr>
            <w:rFonts w:asciiTheme="majorBidi" w:hAnsiTheme="majorBidi"/>
          </w:rPr>
          <w:t xml:space="preserve">serial indirect effects </w:t>
        </w:r>
        <w:r w:rsidR="00D96C47" w:rsidDel="007949F6">
          <w:t>when</w:t>
        </w:r>
        <w:r w:rsidR="00D96C47" w:rsidRPr="002A3CA6" w:rsidDel="007949F6">
          <w:rPr>
            <w:rFonts w:asciiTheme="majorBidi" w:hAnsiTheme="majorBidi"/>
          </w:rPr>
          <w:t xml:space="preserve"> </w:t>
        </w:r>
        <w:r w:rsidR="00D96C47" w:rsidDel="007949F6">
          <w:rPr>
            <w:rFonts w:asciiTheme="majorBidi" w:hAnsiTheme="majorBidi"/>
          </w:rPr>
          <w:t>anxiety was the outcome</w:t>
        </w:r>
        <w:r w:rsidR="00D96C47" w:rsidRPr="002A3CA6" w:rsidDel="007949F6">
          <w:rPr>
            <w:rFonts w:asciiTheme="majorBidi" w:hAnsiTheme="majorBidi"/>
          </w:rPr>
          <w:t xml:space="preserve"> </w:t>
        </w:r>
        <w:r w:rsidR="00D96C47" w:rsidDel="007949F6">
          <w:t>(</w:t>
        </w:r>
        <w:r w:rsidR="00D96C47" w:rsidDel="007949F6">
          <w:rPr>
            <w:rFonts w:asciiTheme="majorBidi" w:hAnsiTheme="majorBidi"/>
            <w:i/>
            <w:iCs/>
          </w:rPr>
          <w:t>Effect</w:t>
        </w:r>
        <w:r w:rsidR="00D96C47" w:rsidDel="007949F6">
          <w:rPr>
            <w:rFonts w:asciiTheme="majorBidi" w:hAnsiTheme="majorBidi"/>
          </w:rPr>
          <w:t xml:space="preserve"> = .421, </w:t>
        </w:r>
        <w:r w:rsidR="00D96C47" w:rsidDel="007949F6">
          <w:rPr>
            <w:rFonts w:asciiTheme="majorBidi" w:hAnsiTheme="majorBidi"/>
            <w:i/>
            <w:iCs/>
          </w:rPr>
          <w:t xml:space="preserve">BootSE </w:t>
        </w:r>
        <w:r w:rsidR="00D96C47" w:rsidDel="007949F6">
          <w:rPr>
            <w:rFonts w:asciiTheme="majorBidi" w:hAnsiTheme="majorBidi"/>
          </w:rPr>
          <w:t xml:space="preserve">= .303, </w:t>
        </w:r>
        <w:r w:rsidR="00D96C47" w:rsidRPr="00FC2A89" w:rsidDel="007949F6">
          <w:rPr>
            <w:rFonts w:asciiTheme="majorBidi" w:hAnsiTheme="majorBidi"/>
            <w:i/>
            <w:iCs/>
          </w:rPr>
          <w:t>BCa95%CI</w:t>
        </w:r>
        <w:r w:rsidR="00D96C47" w:rsidDel="007949F6">
          <w:rPr>
            <w:rFonts w:asciiTheme="majorBidi" w:hAnsiTheme="majorBidi"/>
          </w:rPr>
          <w:t>: .003 to 1.299</w:t>
        </w:r>
        <w:r w:rsidR="00D96C47" w:rsidDel="007949F6">
          <w:t>)</w:t>
        </w:r>
        <w:r w:rsidR="006E1E3A" w:rsidDel="007949F6">
          <w:t xml:space="preserve"> although not for depression (</w:t>
        </w:r>
        <w:r w:rsidR="006E1E3A" w:rsidDel="007949F6">
          <w:rPr>
            <w:rFonts w:asciiTheme="majorBidi" w:hAnsiTheme="majorBidi"/>
            <w:i/>
            <w:iCs/>
          </w:rPr>
          <w:t>Effect</w:t>
        </w:r>
        <w:r w:rsidR="006E1E3A" w:rsidDel="007949F6">
          <w:rPr>
            <w:rFonts w:asciiTheme="majorBidi" w:hAnsiTheme="majorBidi"/>
          </w:rPr>
          <w:t xml:space="preserve"> = .237, </w:t>
        </w:r>
        <w:r w:rsidR="006E1E3A" w:rsidDel="007949F6">
          <w:rPr>
            <w:rFonts w:asciiTheme="majorBidi" w:hAnsiTheme="majorBidi"/>
            <w:i/>
            <w:iCs/>
          </w:rPr>
          <w:t xml:space="preserve">BootSE </w:t>
        </w:r>
        <w:r w:rsidR="006E1E3A" w:rsidDel="007949F6">
          <w:rPr>
            <w:rFonts w:asciiTheme="majorBidi" w:hAnsiTheme="majorBidi"/>
          </w:rPr>
          <w:t xml:space="preserve">= .161, </w:t>
        </w:r>
        <w:r w:rsidR="006E1E3A" w:rsidRPr="00FC2A89" w:rsidDel="007949F6">
          <w:rPr>
            <w:rFonts w:asciiTheme="majorBidi" w:hAnsiTheme="majorBidi"/>
            <w:i/>
            <w:iCs/>
          </w:rPr>
          <w:t>BCa95%CI</w:t>
        </w:r>
        <w:r w:rsidR="006E1E3A" w:rsidDel="007949F6">
          <w:rPr>
            <w:rFonts w:asciiTheme="majorBidi" w:hAnsiTheme="majorBidi"/>
          </w:rPr>
          <w:t>: -.005 to .654)</w:t>
        </w:r>
        <w:r w:rsidR="00003B86" w:rsidDel="007949F6">
          <w:rPr>
            <w:rFonts w:asciiTheme="majorBidi" w:hAnsiTheme="majorBidi"/>
          </w:rPr>
          <w:t>.</w:t>
        </w:r>
        <w:r w:rsidR="00C31A0A" w:rsidDel="007949F6">
          <w:rPr>
            <w:rFonts w:asciiTheme="majorBidi" w:hAnsiTheme="majorBidi"/>
          </w:rPr>
          <w:t xml:space="preserve"> </w:t>
        </w:r>
        <w:r w:rsidR="006E1E3A" w:rsidDel="007949F6">
          <w:rPr>
            <w:rFonts w:asciiTheme="majorBidi" w:hAnsiTheme="majorBidi"/>
          </w:rPr>
          <w:t>Finally</w:t>
        </w:r>
        <w:r w:rsidR="00C31A0A" w:rsidDel="007949F6">
          <w:rPr>
            <w:rFonts w:asciiTheme="majorBidi" w:hAnsiTheme="majorBidi"/>
          </w:rPr>
          <w:t>,</w:t>
        </w:r>
        <w:r w:rsidR="00C31A0A" w:rsidRPr="00C31A0A" w:rsidDel="007949F6">
          <w:rPr>
            <w:highlight w:val="yellow"/>
          </w:rPr>
          <w:t xml:space="preserve"> </w:t>
        </w:r>
        <w:r w:rsidR="00C31A0A" w:rsidRPr="006E1E3A" w:rsidDel="007949F6">
          <w:t>as in Study 1</w:t>
        </w:r>
        <w:r w:rsidR="00E23B83" w:rsidDel="007949F6">
          <w:t xml:space="preserve"> and as </w:t>
        </w:r>
        <w:r w:rsidR="0088736D" w:rsidDel="007949F6">
          <w:t>expected</w:t>
        </w:r>
        <w:r w:rsidR="00C31A0A" w:rsidRPr="00C31A0A" w:rsidDel="007949F6">
          <w:t>,</w:t>
        </w:r>
        <w:r w:rsidR="00C31A0A" w:rsidDel="007949F6">
          <w:t xml:space="preserve"> no significant serial indirect effects were observed in models wherein positive emotional reactivity was the predictor (see SM for details).</w:t>
        </w:r>
        <w:r w:rsidR="00C31A0A" w:rsidDel="007949F6">
          <w:rPr>
            <w:rFonts w:asciiTheme="majorBidi" w:hAnsiTheme="majorBidi"/>
          </w:rPr>
          <w:t xml:space="preserve">  </w:t>
        </w:r>
      </w:moveFrom>
    </w:p>
    <w:p w14:paraId="3899A10D" w14:textId="5705A434" w:rsidR="003F1F84" w:rsidDel="007949F6" w:rsidRDefault="00F07696" w:rsidP="006E1E3A">
      <w:pPr>
        <w:outlineLvl w:val="9"/>
        <w:rPr>
          <w:moveFrom w:id="68" w:author="יפתח עמיר" w:date="2020-01-03T11:35:00Z"/>
          <w:rStyle w:val="Heading3Char"/>
          <w:highlight w:val="yellow"/>
        </w:rPr>
      </w:pPr>
      <w:moveFrom w:id="69" w:author="יפתח עמיר" w:date="2020-01-03T11:35:00Z">
        <w:r w:rsidRPr="006E1E3A" w:rsidDel="007949F6">
          <w:rPr>
            <w:rStyle w:val="Heading3Char"/>
          </w:rPr>
          <w:t>Se</w:t>
        </w:r>
        <w:r w:rsidDel="007949F6">
          <w:rPr>
            <w:rStyle w:val="Heading3Char"/>
          </w:rPr>
          <w:t xml:space="preserve">nsitivity analysis: </w:t>
        </w:r>
        <w:r w:rsidRPr="00ED4843" w:rsidDel="007949F6">
          <w:rPr>
            <w:rStyle w:val="Heading3Char"/>
          </w:rPr>
          <w:t>Ruling out alternative accounts of observed effects</w:t>
        </w:r>
        <w:r w:rsidRPr="00140D80" w:rsidDel="007949F6">
          <w:rPr>
            <w:rStyle w:val="Heading3Char"/>
          </w:rPr>
          <w:t>.</w:t>
        </w:r>
        <w:r w:rsidRPr="00140D80" w:rsidDel="007949F6">
          <w:t xml:space="preserve"> </w:t>
        </w:r>
        <w:r w:rsidR="00714FA3" w:rsidDel="007949F6">
          <w:rPr>
            <w:rFonts w:asciiTheme="majorBidi" w:hAnsiTheme="majorBidi"/>
          </w:rPr>
          <w:t xml:space="preserve">As in Study 1, we ran additional analyses to </w:t>
        </w:r>
        <w:r w:rsidR="0030771A" w:rsidDel="007949F6">
          <w:rPr>
            <w:rFonts w:asciiTheme="majorBidi" w:hAnsiTheme="majorBidi"/>
          </w:rPr>
          <w:t>rule out that</w:t>
        </w:r>
        <w:r w:rsidR="00714FA3" w:rsidDel="007949F6">
          <w:rPr>
            <w:rFonts w:asciiTheme="majorBidi" w:hAnsiTheme="majorBidi"/>
          </w:rPr>
          <w:t xml:space="preserve"> observed</w:t>
        </w:r>
        <w:r w:rsidR="00512C78" w:rsidDel="007949F6">
          <w:rPr>
            <w:rFonts w:asciiTheme="majorBidi" w:hAnsiTheme="majorBidi"/>
          </w:rPr>
          <w:t xml:space="preserve"> serial mediation</w:t>
        </w:r>
        <w:r w:rsidR="00714FA3" w:rsidDel="007949F6">
          <w:rPr>
            <w:rFonts w:asciiTheme="majorBidi" w:hAnsiTheme="majorBidi"/>
          </w:rPr>
          <w:t xml:space="preserve"> results were accounted </w:t>
        </w:r>
        <w:r w:rsidR="00714FA3" w:rsidRPr="005B601A" w:rsidDel="007949F6">
          <w:rPr>
            <w:rFonts w:asciiTheme="majorBidi" w:hAnsiTheme="majorBidi"/>
          </w:rPr>
          <w:t xml:space="preserve">for </w:t>
        </w:r>
        <w:r w:rsidR="00714FA3" w:rsidRPr="00863ECC" w:rsidDel="007949F6">
          <w:rPr>
            <w:rFonts w:asciiTheme="majorBidi" w:hAnsiTheme="majorBidi"/>
          </w:rPr>
          <w:t xml:space="preserve">by </w:t>
        </w:r>
        <w:r w:rsidR="00D41381" w:rsidDel="007949F6">
          <w:rPr>
            <w:rFonts w:asciiTheme="majorBidi" w:hAnsiTheme="majorBidi"/>
          </w:rPr>
          <w:t>individual differences in task performance or accuracy due to a</w:t>
        </w:r>
        <w:r w:rsidR="00D41381" w:rsidRPr="00863ECC" w:rsidDel="007949F6">
          <w:t xml:space="preserve"> </w:t>
        </w:r>
        <w:r w:rsidR="00714FA3" w:rsidRPr="00863ECC" w:rsidDel="007949F6">
          <w:t xml:space="preserve">general neurocognitive dysfunction affecting the ability to </w:t>
        </w:r>
        <w:r w:rsidR="005B601A" w:rsidDel="007949F6">
          <w:t>divide</w:t>
        </w:r>
        <w:r w:rsidR="005B601A" w:rsidRPr="0027365A" w:rsidDel="007949F6">
          <w:t xml:space="preserve"> </w:t>
        </w:r>
        <w:r w:rsidR="00714FA3" w:rsidRPr="0027365A" w:rsidDel="007949F6">
          <w:t xml:space="preserve">attention </w:t>
        </w:r>
        <w:r w:rsidR="006E1E3A" w:rsidDel="007949F6">
          <w:t>between</w:t>
        </w:r>
        <w:r w:rsidR="006E1E3A" w:rsidRPr="0027365A" w:rsidDel="007949F6">
          <w:t xml:space="preserve"> </w:t>
        </w:r>
        <w:r w:rsidR="005B601A" w:rsidDel="007949F6">
          <w:t>dichotic channel</w:t>
        </w:r>
        <w:r w:rsidR="00D41381" w:rsidDel="007949F6">
          <w:t xml:space="preserve">s rather than the theorized differential internal attentional processing of </w:t>
        </w:r>
        <w:r w:rsidR="00D41381" w:rsidRPr="003870CF" w:rsidDel="007949F6">
          <w:t>negative</w:t>
        </w:r>
        <w:r w:rsidR="00D41381" w:rsidDel="007949F6">
          <w:t xml:space="preserve"> vs. </w:t>
        </w:r>
        <w:r w:rsidR="00D41381" w:rsidRPr="003870CF" w:rsidDel="007949F6">
          <w:t xml:space="preserve">neutral </w:t>
        </w:r>
        <w:r w:rsidR="00D41381" w:rsidDel="007949F6">
          <w:t>stimuli</w:t>
        </w:r>
        <w:r w:rsidR="00776B91" w:rsidDel="007949F6">
          <w:t xml:space="preserve"> </w:t>
        </w:r>
        <w:r w:rsidR="00776B91" w:rsidDel="007949F6">
          <w:fldChar w:fldCharType="begin" w:fldLock="1"/>
        </w:r>
        <w:r w:rsidR="008F6292" w:rsidDel="007949F6">
          <w:instrText>ADDIN CSL_CITATION {"citationItems":[{"id":"ITEM-1","itemData":{"DOI":"10.1146/annurev.ps.45.020194.000325","ISBN":"1-57230-922-9","ISSN":"0066-4308","abstract":"Extract: In the lead essay for the 2001 issue of the Annual Review of Psychology, Albert Bandura noted that a paradigm shift has occurred in the field in the past few decades. Psychology no longer views human behavior only as a set of predetermined responses to environment, or as the output of a complexly programmed computer; instead, people are recognized as agents capable of performing intentional acts with a view toward achieving goals that are congruent with a particular set of beliefs. In this view, belief systems are pivotal, as they provide people with a working model of the world that helps them make behavioral choices. Under this paradigm, research on all aspects of cognition has flourished and a number of intriguing theoretical frameworks have been advanced. As Andresen (2001) notes, this productive climate offers great opportunities to develop cognitive approaches to the study of religion. In spite of these opportunities, cognitive- psychological research on religion remains-with a few exceptions-sporadic and incompletely connected: it is indicative that of the 10 contributors to the Andresen volume, just one is a psychologist (Barrett) and just one is a psychiatrist (McNamara). The fields of anthropology and comparative religion are heavily represented in current cognitive research, with important contributions from sociology, philosophy, and cognitive neuroscience. The good news for psychologists of religion who feel they may be toiling in obscurity (Pargament, 2002) is that there are some exciting opportunities for collegiality beyond our own backyard. This chapter illuminates some of the connections between existing lines of work and suggest ways in which researchers might capitalize, within and across disciplinary lines, on the field's developments to date. In the first sections, I introduce current cognitive models and briefly describe research on religion that has looked at some aspect of that model. The following sections describe the main directions cognitive research on religion has taken in the last several years and questions that remain open in each. The concluding section reviews some of the cutting-edge issues in cognitive research and suggests ways in which these might be applied to research on religion, to the benefit of both.","author":[{"dropping-particle":"","family":"Mathews","given":"A.","non-dropping-particle":"","parse-names":false,"suffix":""},{"dropping-particle":"","family":"MacLeod","given":"C","non-dropping-particle":"","parse-names":false,"suffix":""}],"container-title":"Annual Review of Psychology","id":"ITEM-1","issue":"1","issued":{"date-parts":[["1994","1","1"]]},"note":"From Duplicate 2 (Cognitive Approaches to Emotion and Emotional Disorders - Mathews, A; MacLeod, C)\n\ndoi: 10.1146/annurev.ps.45.020194.000325","page":"25-50","publisher":"Annual Reviews","title":"Cognitive Approaches to Emotion and Emotional Disorders","type":"article-journal","volume":"45"},"uris":["http://www.mendeley.com/documents/?uuid=3730f182-bd38-4e74-954b-33c757fef511"]},{"id":"ITEM-2","itemData":{"DOI":"10.1016/j.cpr.2018.06.008","ISSN":"18737811","PMID":"29961601","abstract":"Cognitive science has been instrumental in advancing our understanding of the onset, maintenance, and treatment of depression. Research conducted over the last 50 years supports the proposition that depression and risk for depression are characterized by the operation of negative biases, and often by a lack of positive biases, in self-referential processing, interpretation, attention, and memory, as well as the use of maladaptive cognitive emotion regulation strategies. There is also evidence to suggest that deficits in cognitive control over mood-congruent material underlie these cognitive processes. Specifically, research indicates that difficulty inhibiting and disengaging from negative material in working memory: (1) increases the use of maladaptive emotion regulation strategies (e.g., rumination), decreases the use of adaptive emotion regulation strategies (e.g., reappraisal), and potentially impedes flexible selection and implementation of emotion regulation strategies; (2) is associated with negative biases in attention; and (3) contributes to negative biases in long-term memory. Moreover, studies suggest that these cognitive processes exacerbate and sustain the negative mood that typifies depressive episodes. In this review, we present evidence in support of this conceptualization of depression and discuss implications of research findings for theory and practice. Finally, we advance directions for future research.","author":[{"dropping-particle":"","family":"LeMoult","given":"Joelle","non-dropping-particle":"","parse-names":false,"suffix":""},{"dropping-particle":"","family":"Gotlib","given":"Ian H.","non-dropping-particle":"","parse-names":false,"suffix":""}],"container-title":"Clinical Psychology Review","id":"ITEM-2","issued":{"date-parts":[["2018"]]},"page":"#pagerange#","publisher":"Elsevier Ltd","title":"Depression: A cognitive perspective","type":"article-journal"},"uris":["http://www.mendeley.com/documents/?uuid=b087bab9-8045-453f-afd3-cfd58b46c3b6"]}],"mendeley":{"formattedCitation":"&lt;sup&gt;32,66&lt;/sup&gt;","plainTextFormattedCitation":"32,66","previouslyFormattedCitation":"&lt;sup&gt;32,66&lt;/sup&gt;"},"properties":{"noteIndex":0},"schema":"https://github.com/citation-style-language/schema/raw/master/csl-citation.json"}</w:instrText>
        </w:r>
        <w:r w:rsidR="00776B91" w:rsidDel="007949F6">
          <w:fldChar w:fldCharType="separate"/>
        </w:r>
        <w:r w:rsidR="00D57E1C" w:rsidRPr="00D57E1C" w:rsidDel="007949F6">
          <w:rPr>
            <w:noProof/>
            <w:vertAlign w:val="superscript"/>
          </w:rPr>
          <w:t>32,66</w:t>
        </w:r>
        <w:r w:rsidR="00776B91" w:rsidDel="007949F6">
          <w:fldChar w:fldCharType="end"/>
        </w:r>
        <w:r w:rsidR="00714FA3" w:rsidRPr="00880DFC" w:rsidDel="007949F6">
          <w:t>.</w:t>
        </w:r>
        <w:r w:rsidR="00714FA3" w:rsidDel="007949F6">
          <w:t xml:space="preserve"> </w:t>
        </w:r>
        <w:r w:rsidR="006E1E3A" w:rsidDel="007949F6">
          <w:t>To rule out such a possibility</w:t>
        </w:r>
        <w:r w:rsidR="00714FA3" w:rsidRPr="0027365A" w:rsidDel="007949F6">
          <w:t xml:space="preserve">, </w:t>
        </w:r>
        <w:r w:rsidR="00494777" w:rsidDel="007949F6">
          <w:t>we replaced the biased selective attention mediator (M1) with an</w:t>
        </w:r>
        <w:r w:rsidR="00D41381" w:rsidDel="007949F6">
          <w:rPr>
            <w:rFonts w:asciiTheme="majorBidi" w:hAnsiTheme="majorBidi"/>
          </w:rPr>
          <w:t xml:space="preserve"> </w:t>
        </w:r>
        <w:r w:rsidR="007D2DC3" w:rsidDel="007949F6">
          <w:rPr>
            <w:rFonts w:asciiTheme="majorBidi" w:hAnsiTheme="majorBidi"/>
          </w:rPr>
          <w:t>overall</w:t>
        </w:r>
        <w:r w:rsidR="005430D5" w:rsidDel="007949F6">
          <w:rPr>
            <w:rFonts w:asciiTheme="majorBidi" w:hAnsiTheme="majorBidi"/>
          </w:rPr>
          <w:t xml:space="preserve"> </w:t>
        </w:r>
        <w:r w:rsidR="007D2DC3" w:rsidDel="007949F6">
          <w:rPr>
            <w:rFonts w:asciiTheme="majorBidi" w:hAnsiTheme="majorBidi"/>
          </w:rPr>
          <w:t>accuracy score</w:t>
        </w:r>
        <w:r w:rsidR="002C41E9" w:rsidDel="007949F6">
          <w:rPr>
            <w:rFonts w:asciiTheme="majorBidi" w:hAnsiTheme="majorBidi"/>
          </w:rPr>
          <w:t xml:space="preserve"> across negative and neutral condition</w:t>
        </w:r>
        <w:r w:rsidR="00494777" w:rsidDel="007949F6">
          <w:rPr>
            <w:rFonts w:asciiTheme="majorBidi" w:hAnsiTheme="majorBidi"/>
          </w:rPr>
          <w:t>s</w:t>
        </w:r>
        <w:r w:rsidR="005430D5" w:rsidDel="007949F6">
          <w:rPr>
            <w:rFonts w:asciiTheme="majorBidi" w:hAnsiTheme="majorBidi"/>
          </w:rPr>
          <w:t xml:space="preserve">. </w:t>
        </w:r>
        <w:r w:rsidR="00512C78" w:rsidDel="007949F6">
          <w:t>W</w:t>
        </w:r>
        <w:r w:rsidR="006E0BEE" w:rsidDel="007949F6">
          <w:t>e found no</w:t>
        </w:r>
        <w:r w:rsidR="006E0BEE" w:rsidRPr="0027365A" w:rsidDel="007949F6">
          <w:t xml:space="preserve"> </w:t>
        </w:r>
        <w:r w:rsidR="00714FA3" w:rsidRPr="0027365A" w:rsidDel="007949F6">
          <w:t>evidence of serial</w:t>
        </w:r>
        <w:r w:rsidR="00714FA3" w:rsidRPr="0027365A" w:rsidDel="007949F6">
          <w:rPr>
            <w:rFonts w:asciiTheme="majorBidi" w:hAnsiTheme="majorBidi"/>
          </w:rPr>
          <w:t xml:space="preserve"> </w:t>
        </w:r>
        <w:r w:rsidR="00512C78" w:rsidDel="007949F6">
          <w:rPr>
            <w:rFonts w:asciiTheme="majorBidi" w:hAnsiTheme="majorBidi"/>
          </w:rPr>
          <w:t xml:space="preserve">mediation </w:t>
        </w:r>
        <w:r w:rsidR="00714FA3" w:rsidRPr="0027365A" w:rsidDel="007949F6">
          <w:t>for d</w:t>
        </w:r>
        <w:r w:rsidR="00714FA3" w:rsidRPr="0027365A" w:rsidDel="007949F6">
          <w:rPr>
            <w:rFonts w:asciiTheme="majorBidi" w:hAnsiTheme="majorBidi"/>
          </w:rPr>
          <w:t xml:space="preserve">epression </w:t>
        </w:r>
        <w:r w:rsidR="00714FA3" w:rsidRPr="0027365A" w:rsidDel="007949F6">
          <w:t>(</w:t>
        </w:r>
        <w:r w:rsidR="00714FA3" w:rsidRPr="0027365A" w:rsidDel="007949F6">
          <w:rPr>
            <w:rFonts w:asciiTheme="majorBidi" w:hAnsiTheme="majorBidi"/>
            <w:i/>
            <w:iCs/>
          </w:rPr>
          <w:t>Effect</w:t>
        </w:r>
        <w:r w:rsidR="00714FA3" w:rsidRPr="0027365A" w:rsidDel="007949F6">
          <w:rPr>
            <w:rFonts w:asciiTheme="majorBidi" w:hAnsiTheme="majorBidi"/>
          </w:rPr>
          <w:t xml:space="preserve"> = .</w:t>
        </w:r>
        <w:r w:rsidR="005430D5" w:rsidRPr="0027365A" w:rsidDel="007949F6">
          <w:rPr>
            <w:rFonts w:asciiTheme="majorBidi" w:hAnsiTheme="majorBidi"/>
          </w:rPr>
          <w:t>0</w:t>
        </w:r>
        <w:r w:rsidR="005430D5" w:rsidDel="007949F6">
          <w:rPr>
            <w:rFonts w:asciiTheme="majorBidi" w:hAnsiTheme="majorBidi"/>
          </w:rPr>
          <w:t>1</w:t>
        </w:r>
        <w:r w:rsidR="005430D5" w:rsidRPr="0027365A" w:rsidDel="007949F6">
          <w:rPr>
            <w:rFonts w:asciiTheme="majorBidi" w:hAnsiTheme="majorBidi"/>
          </w:rPr>
          <w:t>3</w:t>
        </w:r>
        <w:r w:rsidR="00714FA3" w:rsidRPr="0027365A" w:rsidDel="007949F6">
          <w:rPr>
            <w:rFonts w:asciiTheme="majorBidi" w:hAnsiTheme="majorBidi"/>
          </w:rPr>
          <w:t>; 95%CI: -.</w:t>
        </w:r>
        <w:r w:rsidR="005430D5" w:rsidDel="007949F6">
          <w:rPr>
            <w:rFonts w:asciiTheme="majorBidi" w:hAnsiTheme="majorBidi"/>
          </w:rPr>
          <w:t>016</w:t>
        </w:r>
        <w:r w:rsidR="005430D5" w:rsidRPr="0027365A" w:rsidDel="007949F6">
          <w:rPr>
            <w:rFonts w:asciiTheme="majorBidi" w:hAnsiTheme="majorBidi"/>
          </w:rPr>
          <w:t xml:space="preserve"> </w:t>
        </w:r>
        <w:r w:rsidR="00714FA3" w:rsidRPr="0027365A" w:rsidDel="007949F6">
          <w:rPr>
            <w:rFonts w:asciiTheme="majorBidi" w:hAnsiTheme="majorBidi"/>
          </w:rPr>
          <w:t>to .</w:t>
        </w:r>
        <w:r w:rsidR="005430D5" w:rsidDel="007949F6">
          <w:t>350</w:t>
        </w:r>
        <w:r w:rsidR="00714FA3" w:rsidRPr="0027365A" w:rsidDel="007949F6">
          <w:t>) or anxiety (</w:t>
        </w:r>
        <w:r w:rsidR="00714FA3" w:rsidRPr="0027365A" w:rsidDel="007949F6">
          <w:rPr>
            <w:rFonts w:asciiTheme="majorBidi" w:hAnsiTheme="majorBidi"/>
            <w:i/>
            <w:iCs/>
          </w:rPr>
          <w:t>Effect</w:t>
        </w:r>
        <w:r w:rsidR="00714FA3" w:rsidRPr="0027365A" w:rsidDel="007949F6">
          <w:rPr>
            <w:rFonts w:asciiTheme="majorBidi" w:hAnsiTheme="majorBidi"/>
          </w:rPr>
          <w:t xml:space="preserve"> = -.008.; </w:t>
        </w:r>
        <w:r w:rsidR="00714FA3" w:rsidRPr="0027365A" w:rsidDel="007949F6">
          <w:t>9</w:t>
        </w:r>
        <w:r w:rsidR="00714FA3" w:rsidRPr="0027365A" w:rsidDel="007949F6">
          <w:rPr>
            <w:rFonts w:asciiTheme="majorBidi" w:hAnsiTheme="majorBidi"/>
          </w:rPr>
          <w:t>5%CI: -.254 to .030) nor an</w:t>
        </w:r>
        <w:r w:rsidR="00F94EDF" w:rsidDel="007949F6">
          <w:rPr>
            <w:rFonts w:asciiTheme="majorBidi" w:hAnsiTheme="majorBidi"/>
          </w:rPr>
          <w:t>y</w:t>
        </w:r>
        <w:r w:rsidR="00714FA3" w:rsidRPr="0027365A" w:rsidDel="007949F6">
          <w:rPr>
            <w:rFonts w:asciiTheme="majorBidi" w:hAnsiTheme="majorBidi"/>
          </w:rPr>
          <w:t xml:space="preserve"> </w:t>
        </w:r>
        <w:r w:rsidR="005430D5" w:rsidDel="007949F6">
          <w:rPr>
            <w:rFonts w:asciiTheme="majorBidi" w:hAnsiTheme="majorBidi"/>
          </w:rPr>
          <w:t>association</w:t>
        </w:r>
        <w:r w:rsidR="00F94EDF" w:rsidDel="007949F6">
          <w:rPr>
            <w:rFonts w:asciiTheme="majorBidi" w:hAnsiTheme="majorBidi"/>
          </w:rPr>
          <w:t>s</w:t>
        </w:r>
        <w:r w:rsidR="005430D5" w:rsidDel="007949F6">
          <w:rPr>
            <w:rFonts w:asciiTheme="majorBidi" w:hAnsiTheme="majorBidi"/>
          </w:rPr>
          <w:t xml:space="preserve"> between </w:t>
        </w:r>
        <w:r w:rsidR="006E0BEE" w:rsidDel="007949F6">
          <w:rPr>
            <w:rFonts w:asciiTheme="majorBidi" w:hAnsiTheme="majorBidi"/>
          </w:rPr>
          <w:t xml:space="preserve">negative emotional reactivity </w:t>
        </w:r>
        <w:r w:rsidR="00512C78" w:rsidDel="007949F6">
          <w:rPr>
            <w:rFonts w:asciiTheme="majorBidi" w:hAnsiTheme="majorBidi"/>
          </w:rPr>
          <w:t xml:space="preserve">(predictor) </w:t>
        </w:r>
        <w:r w:rsidR="006E0BEE" w:rsidDel="007949F6">
          <w:rPr>
            <w:rFonts w:asciiTheme="majorBidi" w:hAnsiTheme="majorBidi"/>
          </w:rPr>
          <w:t xml:space="preserve">and </w:t>
        </w:r>
        <w:r w:rsidR="005430D5" w:rsidDel="007949F6">
          <w:rPr>
            <w:rFonts w:asciiTheme="majorBidi" w:hAnsiTheme="majorBidi"/>
          </w:rPr>
          <w:t xml:space="preserve">overall accuracy </w:t>
        </w:r>
        <w:r w:rsidR="00B933C5" w:rsidDel="007949F6">
          <w:rPr>
            <w:rFonts w:asciiTheme="majorBidi" w:hAnsiTheme="majorBidi"/>
          </w:rPr>
          <w:t xml:space="preserve">(M1) </w:t>
        </w:r>
        <w:r w:rsidR="00512C78" w:rsidDel="007949F6">
          <w:rPr>
            <w:rFonts w:asciiTheme="majorBidi" w:hAnsiTheme="majorBidi"/>
          </w:rPr>
          <w:t>or</w:t>
        </w:r>
        <w:r w:rsidR="006E0BEE" w:rsidDel="007949F6">
          <w:rPr>
            <w:rFonts w:asciiTheme="majorBidi" w:hAnsiTheme="majorBidi"/>
          </w:rPr>
          <w:t xml:space="preserve"> between overall accuracy and any form of cognitive vulnerability (i.e.,</w:t>
        </w:r>
        <w:r w:rsidR="005430D5" w:rsidDel="007949F6">
          <w:rPr>
            <w:rFonts w:asciiTheme="majorBidi" w:hAnsiTheme="majorBidi"/>
          </w:rPr>
          <w:t xml:space="preserve"> repetitive negative thinking, brooding</w:t>
        </w:r>
        <w:r w:rsidR="006E0BEE" w:rsidDel="007949F6">
          <w:rPr>
            <w:rFonts w:asciiTheme="majorBidi" w:hAnsiTheme="majorBidi"/>
          </w:rPr>
          <w:t xml:space="preserve">, </w:t>
        </w:r>
        <w:r w:rsidR="005430D5" w:rsidDel="007949F6">
          <w:rPr>
            <w:rFonts w:asciiTheme="majorBidi" w:hAnsiTheme="majorBidi"/>
          </w:rPr>
          <w:t>worry</w:t>
        </w:r>
        <w:r w:rsidR="006E0BEE" w:rsidDel="007949F6">
          <w:rPr>
            <w:rFonts w:asciiTheme="majorBidi" w:hAnsiTheme="majorBidi"/>
          </w:rPr>
          <w:t>)</w:t>
        </w:r>
        <w:r w:rsidR="00512C78" w:rsidDel="007949F6">
          <w:rPr>
            <w:rFonts w:asciiTheme="majorBidi" w:hAnsiTheme="majorBidi"/>
          </w:rPr>
          <w:t xml:space="preserve"> (M2).</w:t>
        </w:r>
        <w:r w:rsidR="00AD16AF" w:rsidDel="007949F6">
          <w:rPr>
            <w:rFonts w:asciiTheme="majorBidi" w:hAnsiTheme="majorBidi"/>
          </w:rPr>
          <w:t xml:space="preserve"> Reported serial mediation effects thus are not likely accounted for by a </w:t>
        </w:r>
        <w:r w:rsidR="00AD16AF" w:rsidRPr="00863ECC" w:rsidDel="007949F6">
          <w:t>general neurocognitive dysfunction</w:t>
        </w:r>
        <w:r w:rsidR="00AD16AF" w:rsidDel="007949F6">
          <w:t xml:space="preserve">. </w:t>
        </w:r>
      </w:moveFrom>
    </w:p>
    <w:p w14:paraId="5BAEC350" w14:textId="2C208003" w:rsidR="008C56BF" w:rsidRPr="00DB59D7" w:rsidDel="007949F6" w:rsidRDefault="00730B9B" w:rsidP="00513D78">
      <w:pPr>
        <w:pStyle w:val="Heading1"/>
        <w:spacing w:after="0"/>
        <w:rPr>
          <w:moveFrom w:id="70" w:author="יפתח עמיר" w:date="2020-01-03T11:35:00Z"/>
        </w:rPr>
      </w:pPr>
      <w:bookmarkStart w:id="71" w:name="_Hlk15898601"/>
      <w:moveFromRangeStart w:id="72" w:author="יפתח עמיר" w:date="2020-01-03T11:35:00Z" w:name="move28943740"/>
      <w:moveFromRangeEnd w:id="3"/>
      <w:moveFrom w:id="73" w:author="יפתח עמיר" w:date="2020-01-03T11:35:00Z">
        <w:r w:rsidRPr="00DB59D7" w:rsidDel="007949F6">
          <w:t>DISCUSSION</w:t>
        </w:r>
      </w:moveFrom>
    </w:p>
    <w:bookmarkEnd w:id="71"/>
    <w:p w14:paraId="7E5379B1" w14:textId="46F8BDE4" w:rsidR="00A63E4D" w:rsidRPr="0060497E" w:rsidDel="007949F6" w:rsidRDefault="00A63E4D" w:rsidP="00ED4843">
      <w:pPr>
        <w:outlineLvl w:val="9"/>
        <w:rPr>
          <w:moveFrom w:id="74" w:author="יפתח עמיר" w:date="2020-01-03T11:35:00Z"/>
        </w:rPr>
      </w:pPr>
      <w:moveFrom w:id="75" w:author="יפתח עמיר" w:date="2020-01-03T11:35:00Z">
        <w:r w:rsidRPr="004A7793" w:rsidDel="007949F6">
          <w:t xml:space="preserve">The study of internal attention and its </w:t>
        </w:r>
        <w:r w:rsidR="00660487" w:rsidRPr="004A7793" w:rsidDel="007949F6">
          <w:t>dys</w:t>
        </w:r>
        <w:r w:rsidR="00660487" w:rsidDel="007949F6">
          <w:t>regulation</w:t>
        </w:r>
        <w:r w:rsidRPr="004A7793" w:rsidDel="007949F6">
          <w:t xml:space="preserve"> has evaded direct </w:t>
        </w:r>
        <w:r w:rsidR="00AE0CE5" w:rsidDel="007949F6">
          <w:t xml:space="preserve">cognitive-experimental </w:t>
        </w:r>
        <w:r w:rsidDel="007949F6">
          <w:t xml:space="preserve">study </w:t>
        </w:r>
        <w:r w:rsidRPr="004A7793" w:rsidDel="007949F6">
          <w:t xml:space="preserve">for decades. </w:t>
        </w:r>
        <w:r w:rsidR="00CA554A" w:rsidDel="007949F6">
          <w:t>W</w:t>
        </w:r>
        <w:r w:rsidRPr="004A7793" w:rsidDel="007949F6">
          <w:t>e</w:t>
        </w:r>
        <w:r w:rsidR="00CA554A" w:rsidDel="007949F6">
          <w:t xml:space="preserve"> </w:t>
        </w:r>
        <w:r w:rsidR="00E53BEB" w:rsidDel="007949F6">
          <w:t xml:space="preserve">thus </w:t>
        </w:r>
        <w:r w:rsidRPr="004A7793" w:rsidDel="007949F6">
          <w:t>develop</w:t>
        </w:r>
        <w:r w:rsidR="00E53BEB" w:rsidDel="007949F6">
          <w:t>ed</w:t>
        </w:r>
        <w:r w:rsidRPr="004A7793" w:rsidDel="007949F6">
          <w:t xml:space="preserve"> the Simulated Thoughts Paradigm</w:t>
        </w:r>
        <w:r w:rsidR="00721494" w:rsidDel="007949F6">
          <w:t xml:space="preserve"> (STP)</w:t>
        </w:r>
        <w:r w:rsidRPr="004A7793" w:rsidDel="007949F6">
          <w:t xml:space="preserve"> </w:t>
        </w:r>
        <w:r w:rsidR="00880DFC" w:rsidDel="007949F6">
          <w:t xml:space="preserve">the generate and deliver phenomenologically-valid thought-like stimuli; and thereby to experimentally study and measure internal attentional processing of these stimulated thoughts. In independent experiments, we thus sought to study the mediating role </w:t>
        </w:r>
        <w:r w:rsidR="00880DFC" w:rsidDel="007949F6">
          <w:rPr>
            <w:rFonts w:asciiTheme="majorBidi" w:hAnsiTheme="majorBidi"/>
          </w:rPr>
          <w:t xml:space="preserve">of </w:t>
        </w:r>
        <w:r w:rsidR="00880DFC" w:rsidRPr="003E6841" w:rsidDel="007949F6">
          <w:rPr>
            <w:rFonts w:asciiTheme="majorBidi" w:hAnsiTheme="majorBidi"/>
          </w:rPr>
          <w:t xml:space="preserve">internal attention </w:t>
        </w:r>
        <w:r w:rsidR="00880DFC" w:rsidDel="007949F6">
          <w:rPr>
            <w:rFonts w:asciiTheme="majorBidi" w:hAnsiTheme="majorBidi"/>
          </w:rPr>
          <w:t xml:space="preserve">and its dysregulation </w:t>
        </w:r>
        <w:r w:rsidR="00E93FA5" w:rsidDel="007949F6">
          <w:rPr>
            <w:rFonts w:asciiTheme="majorBidi" w:hAnsiTheme="majorBidi"/>
          </w:rPr>
          <w:t>in linking</w:t>
        </w:r>
        <w:r w:rsidR="00880DFC" w:rsidDel="007949F6">
          <w:t xml:space="preserve"> “low-level” processes of</w:t>
        </w:r>
        <w:r w:rsidR="00880DFC" w:rsidDel="007949F6">
          <w:rPr>
            <w:rFonts w:asciiTheme="majorBidi" w:hAnsiTheme="majorBidi"/>
          </w:rPr>
          <w:t xml:space="preserve"> </w:t>
        </w:r>
        <w:r w:rsidR="00880DFC" w:rsidDel="007949F6">
          <w:t>e</w:t>
        </w:r>
        <w:r w:rsidR="00880DFC" w:rsidRPr="00D86C79" w:rsidDel="007949F6">
          <w:rPr>
            <w:rFonts w:asciiTheme="majorBidi" w:hAnsiTheme="majorBidi"/>
          </w:rPr>
          <w:t>motion</w:t>
        </w:r>
        <w:r w:rsidR="00880DFC" w:rsidDel="007949F6">
          <w:t>al</w:t>
        </w:r>
        <w:r w:rsidR="00880DFC" w:rsidRPr="00D86C79" w:rsidDel="007949F6">
          <w:rPr>
            <w:rFonts w:asciiTheme="majorBidi" w:hAnsiTheme="majorBidi"/>
          </w:rPr>
          <w:t xml:space="preserve"> reactivity to </w:t>
        </w:r>
        <w:r w:rsidR="00880DFC" w:rsidRPr="00EB45BE" w:rsidDel="007949F6">
          <w:rPr>
            <w:rFonts w:asciiTheme="majorBidi" w:hAnsiTheme="majorBidi"/>
          </w:rPr>
          <w:t xml:space="preserve">the </w:t>
        </w:r>
        <w:r w:rsidR="00880DFC" w:rsidRPr="00D86C79" w:rsidDel="007949F6">
          <w:rPr>
            <w:rFonts w:asciiTheme="majorBidi" w:hAnsiTheme="majorBidi"/>
          </w:rPr>
          <w:t>experience of one’s own negative</w:t>
        </w:r>
        <w:r w:rsidR="00880DFC" w:rsidDel="007949F6">
          <w:rPr>
            <w:rFonts w:asciiTheme="majorBidi" w:hAnsiTheme="majorBidi"/>
          </w:rPr>
          <w:t xml:space="preserve"> self-referential</w:t>
        </w:r>
        <w:r w:rsidR="00880DFC" w:rsidRPr="00D86C79" w:rsidDel="007949F6">
          <w:rPr>
            <w:rFonts w:asciiTheme="majorBidi" w:hAnsiTheme="majorBidi"/>
          </w:rPr>
          <w:t xml:space="preserve"> thoughts</w:t>
        </w:r>
        <w:r w:rsidR="00880DFC" w:rsidDel="007949F6">
          <w:rPr>
            <w:rFonts w:asciiTheme="majorBidi" w:hAnsiTheme="majorBidi"/>
          </w:rPr>
          <w:t xml:space="preserve"> </w:t>
        </w:r>
        <w:r w:rsidR="00880DFC" w:rsidDel="007949F6">
          <w:t xml:space="preserve">and “higher-level” processes of </w:t>
        </w:r>
        <w:r w:rsidR="00880DFC" w:rsidDel="007949F6">
          <w:rPr>
            <w:rFonts w:asciiTheme="majorBidi" w:hAnsiTheme="majorBidi"/>
          </w:rPr>
          <w:t xml:space="preserve">cognitive vulnerability </w:t>
        </w:r>
        <w:r w:rsidR="00880DFC" w:rsidDel="007949F6">
          <w:t>and related</w:t>
        </w:r>
        <w:r w:rsidR="00880DFC" w:rsidDel="007949F6">
          <w:rPr>
            <w:rFonts w:asciiTheme="majorBidi" w:hAnsiTheme="majorBidi"/>
          </w:rPr>
          <w:t xml:space="preserve"> </w:t>
        </w:r>
        <w:r w:rsidR="00880DFC" w:rsidDel="007949F6">
          <w:t>anxiety and depression symptomatology</w:t>
        </w:r>
        <w:r w:rsidDel="007949F6">
          <w:t xml:space="preserve">. </w:t>
        </w:r>
        <w:r w:rsidR="003229EB" w:rsidDel="007949F6">
          <w:t>In</w:t>
        </w:r>
        <w:r w:rsidR="0060497E" w:rsidDel="007949F6">
          <w:t xml:space="preserve"> Study 1</w:t>
        </w:r>
        <w:r w:rsidR="00A966E6" w:rsidDel="007949F6">
          <w:t xml:space="preserve"> (N=</w:t>
        </w:r>
        <w:r w:rsidR="00513D78" w:rsidDel="007949F6">
          <w:t>48</w:t>
        </w:r>
        <w:r w:rsidR="00A966E6" w:rsidDel="007949F6">
          <w:t>)</w:t>
        </w:r>
        <w:r w:rsidR="0060497E" w:rsidDel="007949F6">
          <w:t xml:space="preserve"> we examined the role of</w:t>
        </w:r>
        <w:r w:rsidR="00FC2CF9" w:rsidDel="007949F6">
          <w:t xml:space="preserve"> </w:t>
        </w:r>
        <w:r w:rsidR="008B7958" w:rsidDel="007949F6">
          <w:t>difficulty disengaging internal attention from negative self-referential thoughts</w:t>
        </w:r>
        <w:r w:rsidR="00C27FAC" w:rsidDel="007949F6">
          <w:t xml:space="preserve"> </w:t>
        </w:r>
        <w:r w:rsidR="00C27FAC" w:rsidDel="007949F6">
          <w:fldChar w:fldCharType="begin" w:fldLock="1"/>
        </w:r>
        <w:r w:rsidR="008F6292" w:rsidDel="007949F6">
          <w:instrText>ADDIN CSL_CITATION {"citationItems":[{"id":"ITEM-1","itemData":{"DOI":"10.1016/S0165-0327(00)00338-4","ISBN":"0165-0327","ISSN":"01650327","PMID":"11163422","abstract":"In the present paper we present the outlines of a model that integrates autonomic, attentional, and affective systems into a functional and structural network that may help to guide us in our understanding of emotion regulation and dysregulation. We will emphasize the relationship between attentional regulation and affective processes and propose a group of underlying physiological systems that serve to integrate these functions in the service of self-regulation and adaptability of the organism. We will attempt to place this network in the context of dynamical systems models which involve feedback and feedforward circuits with special attention to negative feedback mechanisms, inhibitory processes, and their role in response selection. From a systems perspective, inhibitory processes can be viewed as negative feedback circuits that allow for the interruption of ongoing behavior and the re-deployment of resources to other tasks. When these negative feedback mechanisms are compromised, positive feedback loops may develop as a result (of dis-inhibition). From this perspective, the relative sympathetic activation seen in anxiety disorders may represent dis-inhibition due to faulty inhibitory mechanisms. © 2000 Elsevier Science B.V.","author":[{"dropping-particle":"","family":"Thayer","given":"Julian F.","non-dropping-particle":"","parse-names":false,"suffix":""},{"dropping-particle":"","family":"Lane","given":"Richard D.","non-dropping-particle":"","parse-names":false,"suffix":""}],"container-title":"Journal of Affective Disorders","id":"ITEM-1","issue":"3","issued":{"date-parts":[["2000"]]},"page":"201-216","title":"A model of neurovisceral integration in emotion regulation and dysregulation","type":"article-journal","volume":"61"},"uris":["http://www.mendeley.com/documents/?uuid=8509681e-b912-4651-9fe2-b2222a043164"]},{"id":"ITEM-2","itemData":{"DOI":"10.1001/archgenpsychiatry.2008.525","ISBN":"1538-3636 (Electronic)\\n0003-990X (Linking)","ISSN":"0003-990X","PMID":"19188539","abstract":" Context: Social anxiety disorder is thought to involve emotional hyperreactivity, cognitive distortions, and ineffective emotion regulation. While the neural bases of emotional reactivity to social stimuli have been described, the neural bases of emotional reactivity and cognitive regulation during social and physical threat, and their relationship to social anxiety symptom severity, have yet to be investigated. Objective: To investigate behavioral and neural correlates of emotional reactivity and cognitive regulation in patients and controls during processing of social and physical threat stimuli. Design: Participants were trained to implement cognitivelinguistic regulation of emotional reactivity induced by social (harsh facial expressions) and physical (violent scenes) threat while undergoing functional agnetic resonance imaging and providing behavioral ratings of negative emotion experience. Setting: Academic psychology department. Participants: Fifteen adults with social anxiety disorder and 17 demographically matched healthy controls. Main Outcome Measures: Blood oxygen level– dependent signal and negative emotion ratings. Results: Behaviorally, patients reported greater negative emotion than controls during social and physical threat but showed equivalent reduction in negative emotion following cognitive regulation. Neurally, viewing social threat resulted in greateremotion-relatedneuralresponsesin patients than controls, with social anxietysymptomseverity related to activity in anetworkofemotion-andattention-processing regions in patients only. Viewing physical threat produced nobetween-groupdifferences.Regulationduringsocialthreat resulted in greater cognitiveandattention regulation–related brain activation in controls compared with patients. Regulation during physical threat produced greater cognitive control–related response (ie, right dorsolateral prefrontal cortex) in patients compared with controls. Conclusions: Compared with controls, patients demonstrated exaggerated negative emotion reactivity and reduced cognitive regulation–related neural activation, specifically for social threat stimuli. These findings help to elucidate potential neural mechanisms of emotion regulation that might serve as biomarkers for nterventions for social anxiety disorder.","author":[{"dropping-particle":"","family":"Goldin","given":"Philippe R.","non-dropping-particle":"","parse-names":false,"suffix":""},{"dropping-particle":"","family":"Manber","given":"Tali","non-dropping-particle":"","parse-names":false,"suffix":""},{"dropping-particle":"","family":"Hakimi","given":"Shabnam","non-dropping-particle":"","parse-names":false,"suffix":""},{"dropping-particle":"","family":"Canli","given":"Turhan","non-dropping-particle":"","parse-names":false,"suffix":""},{"dropping-particle":"","family":"Gross","given":"James J.","non-dropping-particle":"","parse-names":false,"suffix":""}],"container-title":"Archives of General Psychiatry","id":"ITEM-2","issue":"2","issued":{"date-parts":[["2009"]]},"page":"170","title":"Neural Bases of Social Anxiety Disorder","type":"article-journal","volume":"66"},"uris":["http://www.mendeley.com/documents/?uuid=7ced397a-b431-4503-a82a-9745ca215990"]},{"id":"ITEM-3","itemData":{"DOI":"10.1177/0963721410370293","ISBN":"0963721410","ISSN":"09637214","abstract":"In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Science","id":"ITEM-3","issue":"3","issued":{"date-parts":[["2010"]]},"page":"161-166","title":"Cognitive inhibition and emotion regulation in depression","type":"article-journal","volume":"19"},"uris":["http://www.mendeley.com/documents/?uuid=97ab8df7-9527-4986-816a-4fec0ce809f7"]},{"id":"ITEM-4","itemData":{"DOI":"10.1016/j.cpr.2010.08.005","ISBN":"02727358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Review","id":"ITEM-4","issue":"1","issued":{"date-parts":[["2011"]]},"page":"138-145","publisher":"Elsevier Ltd","title":"Understanding depressive rumination from a cognitive science perspective: The impaired disengagement hypothesis","type":"article-journal","volume":"31"},"uris":["http://www.mendeley.com/documents/?uuid=411765aa-2ee8-424b-80d9-8bc344a9e150"]},{"id":"ITEM-5","itemData":{"DOI":"10.1037/a0030923","ISBN":"0033-2909","ISSN":"00332909","PMID":"23244316","abstract":"Rumination,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Bulletin","id":"ITEM-5","issue":"5","issued":{"date-parts":[["2013"]]},"page":"1036-1061","title":"An attentional scope model of rumination","type":"article-journal","volume":"139"},"uris":["http://www.mendeley.com/documents/?uuid=fbfdb4d1-f746-4774-8048-dfc079cacac1"]}],"mendeley":{"formattedCitation":"&lt;sup&gt;18,23,26,27,76&lt;/sup&gt;","plainTextFormattedCitation":"18,23,26,27,76","previouslyFormattedCitation":"&lt;sup&gt;18,23,26,27,76&lt;/sup&gt;"},"properties":{"noteIndex":0},"schema":"https://github.com/citation-style-language/schema/raw/master/csl-citation.json"}</w:instrText>
        </w:r>
        <w:r w:rsidR="00C27FAC" w:rsidDel="007949F6">
          <w:fldChar w:fldCharType="separate"/>
        </w:r>
        <w:r w:rsidR="00D57E1C" w:rsidRPr="00D57E1C" w:rsidDel="007949F6">
          <w:rPr>
            <w:noProof/>
            <w:vertAlign w:val="superscript"/>
          </w:rPr>
          <w:t>18,23,26,27,76</w:t>
        </w:r>
        <w:r w:rsidR="00C27FAC" w:rsidDel="007949F6">
          <w:fldChar w:fldCharType="end"/>
        </w:r>
        <w:r w:rsidR="008B7958" w:rsidDel="007949F6">
          <w:rPr>
            <w:rFonts w:asciiTheme="majorBidi" w:hAnsiTheme="majorBidi"/>
          </w:rPr>
          <w:t>.</w:t>
        </w:r>
        <w:r w:rsidDel="007949F6">
          <w:rPr>
            <w:rFonts w:asciiTheme="majorBidi" w:hAnsiTheme="majorBidi"/>
          </w:rPr>
          <w:t xml:space="preserve"> </w:t>
        </w:r>
        <w:r w:rsidR="0060497E" w:rsidDel="007949F6">
          <w:rPr>
            <w:rFonts w:asciiTheme="majorBidi" w:hAnsiTheme="majorBidi"/>
          </w:rPr>
          <w:t>In Study 2</w:t>
        </w:r>
        <w:r w:rsidR="00A966E6" w:rsidDel="007949F6">
          <w:rPr>
            <w:rFonts w:asciiTheme="majorBidi" w:hAnsiTheme="majorBidi"/>
          </w:rPr>
          <w:t xml:space="preserve"> </w:t>
        </w:r>
        <w:r w:rsidR="00A966E6" w:rsidDel="007949F6">
          <w:t>(N=</w:t>
        </w:r>
        <w:r w:rsidR="00513D78" w:rsidDel="007949F6">
          <w:t>74</w:t>
        </w:r>
        <w:r w:rsidR="00A966E6" w:rsidDel="007949F6">
          <w:t>)</w:t>
        </w:r>
        <w:r w:rsidR="0060497E" w:rsidDel="007949F6">
          <w:rPr>
            <w:rFonts w:asciiTheme="majorBidi" w:hAnsiTheme="majorBidi"/>
          </w:rPr>
          <w:t xml:space="preserve"> we examined the role of </w:t>
        </w:r>
        <w:r w:rsidR="0060497E" w:rsidDel="007949F6">
          <w:t xml:space="preserve">selective internal attention to negative self-referential thoughts </w:t>
        </w:r>
        <w:r w:rsidR="0060497E" w:rsidDel="007949F6">
          <w:fldChar w:fldCharType="begin" w:fldLock="1"/>
        </w:r>
        <w:r w:rsidR="008F6292" w:rsidDel="007949F6">
          <w:instrText>ADDIN CSL_CITATION {"citationItems":[{"id":"ITEM-1","itemData":{"DOI":"https://doi.org/10.1016/j.brat.2007.07.002","ISSN":"0005-7967","abstract":"Up until recently, it had been assumed that attentional biases for negative information do not exist in depression. However studies using post-conscious exposure durations have produced contradictory results. The limitations of common attentional tasks, suitability of stimulus materials and differences in stimulus duration times may have contributed to these inconsistencies. We aimed to address many of these issues and examine attentional responses in major depression at two post-conscious exposure times. We also investigated possible roles for rumination and distraction in increasing and lessening attentional biases for negative information. We used a fully controlled experimental design to test the effects of both induced and trait rumination and distraction on attention in patients with major depression and healthy controls. Attention was assessed using the dot-probe task. The findings revealed an attentional bias for negative information in depressed patients only at the longer post-conscious exposure duration. Furthermore although this bias was not influenced by either induced or trait distraction, it was related to trait rumination. Overall, the results showed that depression is associated with a strategic attentional bias towards negative information and that this bias is stronger in individuals who habitually ruminate.","author":[{"dropping-particle":"","family":"Donaldson","given":"Catherine","non-dropping-particle":"","parse-names":false,"suffix":""},{"dropping-particle":"","family":"Lam","given":"Dominic","non-dropping-particle":"","parse-names":false,"suffix":""},{"dropping-particle":"","family":"Mathews","given":"Andrew","non-dropping-particle":"","parse-names":false,"suffix":""}],"container-title":"Behaviour Research and Therapy","id":"ITEM-1","issue":"11","issued":{"date-parts":[["2007"]]},"page":"2664-2678","title":"Rumination and attention in major depression","type":"article-journal","volume":"45"},"uris":["http://www.mendeley.com/documents/?uuid=a6c0a6c4-0e65-40d0-83a5-fd69a6e966ff"]},{"id":"ITEM-2","itemData":{"DOI":"10.1016/j.cpr.2018.06.008","ISSN":"18737811","PMID":"29961601","abstract":"Cognitive science has been instrumental in advancing our understanding of the onset, maintenance, and treatment of depression. Research conducted over the last 50 years supports the proposition that depression and risk for depression are characterized by the operation of negative biases, and often by a lack of positive biases, in self-referential processing, interpretation, attention, and memory, as well as the use of maladaptive cognitive emotion regulation strategies. There is also evidence to suggest that deficits in cognitive control over mood-congruent material underlie these cognitive processes. Specifically, research indicates that difficulty inhibiting and disengaging from negative material in working memory: (1) increases the use of maladaptive emotion regulation strategies (e.g., rumination), decreases the use of adaptive emotion regulation strategies (e.g., reappraisal), and potentially impedes flexible selection and implementation of emotion regulation strategies; (2) is associated with negative biases in attention; and (3) contributes to negative biases in long-term memory. Moreover, studies suggest that these cognitive processes exacerbate and sustain the negative mood that typifies depressive episodes. In this review, we present evidence in support of this conceptualization of depression and discuss implications of research findings for theory and practice. Finally, we advance directions for future research.","author":[{"dropping-particle":"","family":"LeMoult","given":"Joelle","non-dropping-particle":"","parse-names":false,"suffix":""},{"dropping-particle":"","family":"Gotlib","given":"Ian H.","non-dropping-particle":"","parse-names":false,"suffix":""}],"container-title":"Clinical Psychology Review","id":"ITEM-2","issued":{"date-parts":[["2018"]]},"page":"#pagerange#","publisher":"Elsevier Ltd","title":"Depression: A cognitive perspective","type":"article-journal"},"uris":["http://www.mendeley.com/documents/?uuid=b087bab9-8045-453f-afd3-cfd58b46c3b6"]},{"id":"ITEM-3","itemData":{"DOI":"10.1146/annurev.ps.45.020194.000325","ISBN":"1-57230-922-9","ISSN":"0066-4308","abstract":"Extract: In the lead essay for the 2001 issue of the Annual Review of Psychology, Albert Bandura noted that a paradigm shift has occurred in the field in the past few decades. Psychology no longer views human behavior only as a set of predetermined responses to environment, or as the output of a complexly programmed computer; instead, people are recognized as agents capable of performing intentional acts with a view toward achieving goals that are congruent with a particular set of beliefs. In this view, belief systems are pivotal, as they provide people with a working model of the world that helps them make behavioral choices. Under this paradigm, research on all aspects of cognition has flourished and a number of intriguing theoretical frameworks have been advanced. As Andresen (2001) notes, this productive climate offers great opportunities to develop cognitive approaches to the study of religion. In spite of these opportunities, cognitive- psychological research on religion remains-with a few exceptions-sporadic and incompletely connected: it is indicative that of the 10 contributors to the Andresen volume, just one is a psychologist (Barrett) and just one is a psychiatrist (McNamara). The fields of anthropology and comparative religion are heavily represented in current cognitive research, with important contributions from sociology, philosophy, and cognitive neuroscience. The good news for psychologists of religion who feel they may be toiling in obscurity (Pargament, 2002) is that there are some exciting opportunities for collegiality beyond our own backyard. This chapter illuminates some of the connections between existing lines of work and suggest ways in which researchers might capitalize, within and across disciplinary lines, on the field's developments to date. In the first sections, I introduce current cognitive models and briefly describe research on religion that has looked at some aspect of that model. The following sections describe the main directions cognitive research on religion has taken in the last several years and questions that remain open in each. The concluding section reviews some of the cutting-edge issues in cognitive research and suggests ways in which these might be applied to research on religion, to the benefit of both.","author":[{"dropping-particle":"","family":"Mathews","given":"A.","non-dropping-particle":"","parse-names":false,"suffix":""},{"dropping-particle":"","family":"MacLeod","given":"C","non-dropping-particle":"","parse-names":false,"suffix":""}],"container-title":"Annual Review of Psychology","id":"ITEM-3","issue":"1","issued":{"date-parts":[["1994","1","1"]]},"note":"From Duplicate 2 (Cognitive Approaches to Emotion and Emotional Disorders - Mathews, A; MacLeod, C)\n\ndoi: 10.1146/annurev.ps.45.020194.000325","page":"25-50","publisher":"Annual Reviews","title":"Cognitive Approaches to Emotion and Emotional Disorders","type":"article-journal","volume":"45"},"uris":["http://www.mendeley.com/documents/?uuid=3730f182-bd38-4e74-954b-33c757fef511"]}],"mendeley":{"formattedCitation":"&lt;sup&gt;32,64,66&lt;/sup&gt;","plainTextFormattedCitation":"32,64,66","previouslyFormattedCitation":"&lt;sup&gt;32,64,66&lt;/sup&gt;"},"properties":{"noteIndex":0},"schema":"https://github.com/citation-style-language/schema/raw/master/csl-citation.json"}</w:instrText>
        </w:r>
        <w:r w:rsidR="0060497E" w:rsidDel="007949F6">
          <w:fldChar w:fldCharType="separate"/>
        </w:r>
        <w:r w:rsidR="00D57E1C" w:rsidRPr="00D57E1C" w:rsidDel="007949F6">
          <w:rPr>
            <w:noProof/>
            <w:vertAlign w:val="superscript"/>
          </w:rPr>
          <w:t>32,64,66</w:t>
        </w:r>
        <w:r w:rsidR="0060497E" w:rsidDel="007949F6">
          <w:fldChar w:fldCharType="end"/>
        </w:r>
        <w:r w:rsidR="0060497E" w:rsidDel="007949F6">
          <w:t>.</w:t>
        </w:r>
        <w:r w:rsidR="00A966E6" w:rsidDel="007949F6">
          <w:t xml:space="preserve"> </w:t>
        </w:r>
      </w:moveFrom>
    </w:p>
    <w:p w14:paraId="5FA77EB6" w14:textId="7CCBCCDA" w:rsidR="000A7FD8" w:rsidDel="007949F6" w:rsidRDefault="00A63E4D" w:rsidP="00ED4843">
      <w:pPr>
        <w:outlineLvl w:val="9"/>
        <w:rPr>
          <w:moveFrom w:id="76" w:author="יפתח עמיר" w:date="2020-01-03T11:35:00Z"/>
          <w:rFonts w:asciiTheme="majorBidi" w:hAnsiTheme="majorBidi"/>
        </w:rPr>
      </w:pPr>
      <w:moveFrom w:id="77" w:author="יפתח עמיר" w:date="2020-01-03T11:35:00Z">
        <w:r w:rsidDel="007949F6">
          <w:t xml:space="preserve">First, we found </w:t>
        </w:r>
        <w:r w:rsidR="00544FB8" w:rsidDel="007949F6">
          <w:t>that the grea</w:t>
        </w:r>
        <w:r w:rsidR="002B3D79" w:rsidDel="007949F6">
          <w:t>t</w:t>
        </w:r>
        <w:r w:rsidR="00544FB8" w:rsidDel="007949F6">
          <w:t>er the</w:t>
        </w:r>
        <w:r w:rsidDel="007949F6">
          <w:t xml:space="preserve"> negative emotional reactivity </w:t>
        </w:r>
        <w:r w:rsidR="00544FB8" w:rsidDel="007949F6">
          <w:t xml:space="preserve">in response to negative self-referential thoughts, the greater the </w:t>
        </w:r>
        <w:r w:rsidDel="007949F6">
          <w:t xml:space="preserve">difficulty </w:t>
        </w:r>
        <w:r w:rsidR="00544FB8" w:rsidDel="007949F6">
          <w:t xml:space="preserve">to disengage </w:t>
        </w:r>
        <w:r w:rsidDel="007949F6">
          <w:t xml:space="preserve">internal </w:t>
        </w:r>
        <w:r w:rsidRPr="004908A3" w:rsidDel="007949F6">
          <w:t xml:space="preserve">attention from </w:t>
        </w:r>
        <w:r w:rsidR="00544FB8" w:rsidDel="007949F6">
          <w:t xml:space="preserve">those </w:t>
        </w:r>
        <w:r w:rsidRPr="004908A3" w:rsidDel="007949F6">
          <w:t>thoughts</w:t>
        </w:r>
        <w:r w:rsidR="00D86C88" w:rsidDel="007949F6">
          <w:t xml:space="preserve"> (Study 1) </w:t>
        </w:r>
        <w:r w:rsidR="00A966E6" w:rsidDel="007949F6">
          <w:t>and the</w:t>
        </w:r>
        <w:r w:rsidR="00D86C88" w:rsidDel="007949F6">
          <w:t xml:space="preserve"> </w:t>
        </w:r>
        <w:r w:rsidR="0060497E" w:rsidDel="007949F6">
          <w:t xml:space="preserve">greater selective attention </w:t>
        </w:r>
        <w:r w:rsidR="00A966E6" w:rsidDel="007949F6">
          <w:t>was biased to</w:t>
        </w:r>
        <w:r w:rsidR="0060497E" w:rsidDel="007949F6">
          <w:t xml:space="preserve"> those thoughts</w:t>
        </w:r>
        <w:r w:rsidR="00773257" w:rsidDel="007949F6">
          <w:t xml:space="preserve"> </w:t>
        </w:r>
        <w:r w:rsidR="00A966E6" w:rsidDel="007949F6">
          <w:t xml:space="preserve">(Study 2) </w:t>
        </w:r>
        <w:r w:rsidR="00C27FAC" w:rsidDel="007949F6">
          <w:fldChar w:fldCharType="begin" w:fldLock="1"/>
        </w:r>
        <w:r w:rsidR="008F6292" w:rsidDel="007949F6">
          <w:instrText>ADDIN CSL_CITATION {"citationItems":[{"id":"ITEM-1","itemData":{"DOI":"10.1001/archgenpsychiatry.2008.525","ISBN":"1538-3636 (Electronic)\\n0003-990X (Linking)","ISSN":"0003-990X","PMID":"19188539","abstract":" Context: Social anxiety disorder is thought to involve emotional hyperreactivity, cognitive distortions, and ineffective emotion regulation. While the neural bases of emotional reactivity to social stimuli have been described, the neural bases of emotional reactivity and cognitive regulation during social and physical threat, and their relationship to social anxiety symptom severity, have yet to be investigated. Objective: To investigate behavioral and neural correlates of emotional reactivity and cognitive regulation in patients and controls during processing of social and physical threat stimuli. Design: Participants were trained to implement cognitivelinguistic regulation of emotional reactivity induced by social (harsh facial expressions) and physical (violent scenes) threat while undergoing functional agnetic resonance imaging and providing behavioral ratings of negative emotion experience. Setting: Academic psychology department. Participants: Fifteen adults with social anxiety disorder and 17 demographically matched healthy controls. Main Outcome Measures: Blood oxygen level– dependent signal and negative emotion ratings. Results: Behaviorally, patients reported greater negative emotion than controls during social and physical threat but showed equivalent reduction in negative emotion following cognitive regulation. Neurally, viewing social threat resulted in greateremotion-relatedneuralresponsesin patients than controls, with social anxietysymptomseverity related to activity in anetworkofemotion-andattention-processing regions in patients only. Viewing physical threat produced nobetween-groupdifferences.Regulationduringsocialthreat resulted in greater cognitiveandattention regulation–related brain activation in controls compared with patients. Regulation during physical threat produced greater cognitive control–related response (ie, right dorsolateral prefrontal cortex) in patients compared with controls. Conclusions: Compared with controls, patients demonstrated exaggerated negative emotion reactivity and reduced cognitive regulation–related neural activation, specifically for social threat stimuli. These findings help to elucidate potential neural mechanisms of emotion regulation that might serve as biomarkers for nterventions for social anxiety disorder.","author":[{"dropping-particle":"","family":"Goldin","given":"Philippe R.","non-dropping-particle":"","parse-names":false,"suffix":""},{"dropping-particle":"","family":"Manber","given":"Tali","non-dropping-particle":"","parse-names":false,"suffix":""},{"dropping-particle":"","family":"Hakimi","given":"Shabnam","non-dropping-particle":"","parse-names":false,"suffix":""},{"dropping-particle":"","family":"Canli","given":"Turhan","non-dropping-particle":"","parse-names":false,"suffix":""},{"dropping-particle":"","family":"Gross","given":"James J.","non-dropping-particle":"","parse-names":false,"suffix":""}],"container-title":"Archives of General Psychiatry","id":"ITEM-1","issue":"2","issued":{"date-parts":[["2009"]]},"page":"170","title":"Neural Bases of Social Anxiety Disorder","type":"article-journal","volume":"66"},"uris":["http://www.mendeley.com/documents/?uuid=7ced397a-b431-4503-a82a-9745ca215990"]},{"id":"ITEM-2","itemData":{"DOI":"10.1037/0033-295X.97.3.377","ISBN":"1939-1471(Electronic),0033-295X(Print)","abstract":"This theoretical model of emotion is based on research using the startle-probe methodology. It explains inconsistencies in probe studies of attention and fear conditioning and provides a new approach to emotional perception, imagery, and memory. Emotions are organized biphasically, as appetitive or aversive (defensive). Reflexes with the same valence as an ongoing emotional state are augmented; mismatched reflexes are inhibited. Thus, the startle response (an aversive reflex) is enhanced during a fear state and is diminished in a pleasant emotional context. This affect–startle effect is not determined by general arousal, simple attention, or probe modality. The effect is found when affects are prompted by pictures or memory images, changes appropriately with aversive conditioning, and may be dependent on right-hemisphere processing. Implications for clinical, neurophysiological and basic research in emotion are outlined. (PsycINFO Database Record (c) 2016 APA, all rights reserved)","author":[{"dropping-particle":"","family":"Lang","given":"Peter J","non-dropping-particle":"","parse-names":false,"suffix":""},{"dropping-particle":"","family":"Bradley","given":"Margaret M","non-dropping-particle":"","parse-names":false,"suffix":""},{"dropping-particle":"","family":"Cuthbert","given":"Bruce N","non-dropping-particle":"","parse-names":false,"suffix":""}],"container-title":"Psychological Review","id":"ITEM-2","issue":"3","issued":{"date-parts":[["1990"]]},"page":"377-395","publisher":"American Psychological Association","publisher-place":"US","title":"Emotion, attention, and the startle reflex.","type":"article","volume":"97"},"uris":["http://www.mendeley.com/documents/?uuid=4cbe57cb-a26b-49a7-b6c5-ec3a513cf72a"]},{"id":"ITEM-3","itemData":{"DOI":"10.1037/0003-066X.50.5.372","ISBN":"1935-990X(Electronic),0003-066X(Print)","abstract":"Emotions are action dispositions, states of vigilant readiness that vary widely in reported affect, physiology, and behavior. They are driven, however, by only 2 opponent motivational systems, appetitive and aversive subcortical circuits that mediate reactions to primary reinforcers. Using a large emotional picture library, reliable affective psychophysiologies are shown, defined by the judged valence (appetitive/pleasant or aversive/unpleasant) and arousal of picture percepts. Picture-evoked affects also modulate responses to independently presented startle probe stimuli. In other words, they potentiate startle reflexes during unpleasant pictures and inhibit them during pleasant pictures, and both effects are augmented by high picture arousal. Implications are elucidated for research in basic emotions, psychopathology, and theories of orienting and defense. Conclusions highlight both the approach's constraints and promising paths for future study. (PsycINFO Database Record (c) 2016 APA, all rights reserved)","author":[{"dropping-particle":"","family":"Lang","given":"Peter J","non-dropping-particle":"","parse-names":false,"suffix":""}],"container-title":"American Psychologist","id":"ITEM-3","issue":"5","issued":{"date-parts":[["1995"]]},"page":"372-385","publisher":"American Psychological Association","publisher-place":"US","title":"The emotion probe: Studies of motivation and attention.","type":"article","volume":"50"},"uris":["http://www.mendeley.com/documents/?uuid=e9717246-69c6-4df5-84e1-ffeb00e3144f"]},{"id":"ITEM-4","itemData":{"DOI":"10.1177/2167702615622383","ISBN":"2167-7026","ISSN":"21677034","PMID":"28785510","abstract":"There is increasing interest in spontaneous thought, namely task-unrelated or rest-related mental activity. Spontaneous thought is an umbrella term for processes like mindwandering, involuntary autobiographical memory, and daydreaming, with evidence elucidating adaptive and maladaptive consequences. In this theoretical framework, we propose that, apart from its positive functions, spontaneous thought is a precursor for cognitive vulnerability in individuals who are at- risk for mood disorders. Importantly, spontaneous thought mostly focuses on unattained goals and evaluates the discrepancy between current and desired status (Klinger, 1971, 2013a). In individuals who stably (i.e., trait negative affectivity) or transitorily (i.e., stress) experience negative emotions in reaction to goal-discrepancy, spontaneous thought fosters major cognitive vulnerabilities (e.g., rumination, hopelessness, low self-esteem, and cognitive reactivity) which, in turn, enhance depression. Furthermore, we also highlight preliminary links between spontaneous thought and bipolar disorder. The evidence for this framework is reviewed and we discuss theoretical and clinical implications of our proposal. Keywords:","author":[{"dropping-particle":"","family":"Marchetti","given":"Igor","non-dropping-particle":"","parse-names":false,"suffix":""},{"dropping-particle":"","family":"Koster","given":"Ernst H.W.","non-dropping-particle":"","parse-names":false,"suffix":""},{"dropping-particle":"","family":"Klinger","given":"Eric","non-dropping-particle":"","parse-names":false,"suffix":""},{"dropping-particle":"","family":"Alloy","given":"Lauren B.","non-dropping-particle":"","parse-names":false,"suffix":""}],"container-title":"Clinical Psychological Science","id":"ITEM-4","issue":"5","issued":{"date-parts":[["2016"]]},"page":"835-857","title":"Spontaneous thought and vulnerability to mood disorders: The dark side of the wandering mind","type":"article-journal","volume":"4"},"uris":["http://www.mendeley.com/documents/?uuid=fdcfa52d-ea8b-4394-b2fb-539340b2902a"]},{"id":"ITEM-5","itemData":{"DOI":"10.1073/pnas.0812686106","ISBN":"1091-6490 (Electronic)\\n1091-6490 (Linking)","ISSN":"0027-8424","PMID":"19171889","abstract":"The recently discovered default mode network (DMN) is a group of areas in the human brain characterized, collectively, by functions of a self-referential nature. In normal individuals, activity in the DMN is reduced during nonself-referential goal-directed tasks, in keeping with the folk-psychological notion of losing one&amp;#039;s self in one&amp;#039;s work. Imaging and anatomical studies in major depression have found alterations in both the structure and function in some regions that belong to the DMN, thus, suggesting a basis for the disordered self-referential thought of depression. Here, we sought to examine DMN functionality as a network in patients with major depression, asking whether the ability to regulate its activity and, hence, its role in self-referential processing, was impaired. To do so, we asked patients and controls to examine negative pictures passively and also to reappraise them actively. In widely distributed elements of the DMN [ventromedial prefrontal cortex prefrontal cortex (BA 10), anterior cingulate (BA 24/32), lateral parietal cortex (BA 39), and lateral temporal cortex (BA 21)], depressed, but not control subjects, exhibited a failure to reduce activity while both looking at negative pictures and reappraising them. Furthermore, looking at negative pictures elicited a significantly greater increase in activity in other DMN regions (amygdala, parahippocampus, and hippocampus) in depressed than in control subjects. These data suggest depression is characterized by both stimulus-induced heightened activity and a failure to normally down-regulate activity broadly within the DMN. These findings provide a brain network framework within which to consider the pathophysiology of depression.","author":[{"dropping-particle":"","family":"Sheline","given":"Yvette I","non-dropping-particle":"","parse-names":false,"suffix":""},{"dropping-particle":"","family":"Barch","given":"Deanna M","non-dropping-particle":"","parse-names":false,"suffix":""},{"dropping-particle":"","family":"Price","given":"Joseph L","non-dropping-particle":"","parse-names":false,"suffix":""},{"dropping-particle":"","family":"Rundle","given":"Melissa M","non-dropping-particle":"","parse-names":false,"suffix":""},{"dropping-particle":"","family":"Vaishnavi","given":"S Neil","non-dropping-particle":"","parse-names":false,"suffix":""},{"dropping-particle":"","family":"Snyder","given":"Abraham Z","non-dropping-particle":"","parse-names":false,"suffix":""},{"dropping-particle":"","family":"Mintun","given":"Mark A","non-dropping-particle":"","parse-names":false,"suffix":""},{"dropping-particle":"","family":"Wang","given":"Suzhi","non-dropping-particle":"","parse-names":false,"suffix":""},{"dropping-particle":"","family":"Coalson","given":"Rebecca S","non-dropping-particle":"","parse-names":false,"suffix":""},{"dropping-particle":"","family":"Raichle","given":"Marcus E","non-dropping-particle":"","parse-names":false,"suffix":""}],"container-title":"Proceedings of the National Academy of Sciences","id":"ITEM-5","issue":"6","issued":{"date-parts":[["2009","2","10"]]},"page":"1942 LP - 1947","title":"The default mode network and self-referential processes in depression","type":"article-journal","volume":"106"},"uris":["http://www.mendeley.com/documents/?uuid=e3f05dc9-cc06-4dc4-a0dc-9add0ffdc5ff"]}],"mendeley":{"formattedCitation":"&lt;sup&gt;19,23,63,77,78&lt;/sup&gt;","plainTextFormattedCitation":"19,23,63,77,78","previouslyFormattedCitation":"&lt;sup&gt;19,23,63,77,78&lt;/sup&gt;"},"properties":{"noteIndex":0},"schema":"https://github.com/citation-style-language/schema/raw/master/csl-citation.json"}</w:instrText>
        </w:r>
        <w:r w:rsidR="00C27FAC" w:rsidDel="007949F6">
          <w:fldChar w:fldCharType="separate"/>
        </w:r>
        <w:r w:rsidR="00D57E1C" w:rsidRPr="00D57E1C" w:rsidDel="007949F6">
          <w:rPr>
            <w:noProof/>
            <w:vertAlign w:val="superscript"/>
          </w:rPr>
          <w:t>19,23,63,77,78</w:t>
        </w:r>
        <w:r w:rsidR="00C27FAC" w:rsidDel="007949F6">
          <w:fldChar w:fldCharType="end"/>
        </w:r>
        <w:r w:rsidRPr="004908A3" w:rsidDel="007949F6">
          <w:t xml:space="preserve">. </w:t>
        </w:r>
        <w:r w:rsidR="00433E03" w:rsidDel="007949F6">
          <w:t>Second, we found</w:t>
        </w:r>
        <w:r w:rsidDel="007949F6">
          <w:t xml:space="preserve"> that difficulty disengaging</w:t>
        </w:r>
        <w:r w:rsidR="00513D78" w:rsidDel="007949F6">
          <w:t xml:space="preserve"> (Study 1</w:t>
        </w:r>
        <w:r w:rsidR="00112741" w:rsidDel="007949F6">
          <w:t>) from,</w:t>
        </w:r>
        <w:r w:rsidR="00513D78" w:rsidDel="007949F6">
          <w:t xml:space="preserve"> as well as</w:t>
        </w:r>
        <w:r w:rsidR="00C36362" w:rsidDel="007949F6">
          <w:t xml:space="preserve"> internal </w:t>
        </w:r>
        <w:r w:rsidR="00A966E6" w:rsidDel="007949F6">
          <w:t xml:space="preserve">biased selective attention </w:t>
        </w:r>
        <w:r w:rsidR="00513D78" w:rsidDel="007949F6">
          <w:t>(Study 2)</w:t>
        </w:r>
        <w:r w:rsidR="00112741" w:rsidDel="007949F6">
          <w:t xml:space="preserve"> to,</w:t>
        </w:r>
        <w:r w:rsidR="00513D78" w:rsidDel="007949F6">
          <w:t xml:space="preserve"> negative self-referential </w:t>
        </w:r>
        <w:r w:rsidR="00A966E6" w:rsidDel="007949F6">
          <w:t>thoughts</w:t>
        </w:r>
        <w:r w:rsidDel="007949F6">
          <w:t xml:space="preserve"> </w:t>
        </w:r>
        <w:r w:rsidR="00A966E6" w:rsidDel="007949F6">
          <w:t xml:space="preserve">were </w:t>
        </w:r>
        <w:r w:rsidDel="007949F6">
          <w:t>associated</w:t>
        </w:r>
        <w:r w:rsidR="00B34E3A" w:rsidDel="007949F6">
          <w:t xml:space="preserve"> with</w:t>
        </w:r>
        <w:r w:rsidR="00433E03" w:rsidDel="007949F6">
          <w:t xml:space="preserve"> </w:t>
        </w:r>
        <w:r w:rsidR="000657EC" w:rsidDel="007949F6">
          <w:t xml:space="preserve">self-reported levels of </w:t>
        </w:r>
        <w:r w:rsidR="00964C77" w:rsidRPr="008F3320" w:rsidDel="007949F6">
          <w:t>repetitive</w:t>
        </w:r>
        <w:r w:rsidR="004908A3" w:rsidRPr="008F3320" w:rsidDel="007949F6">
          <w:t xml:space="preserve"> negative </w:t>
        </w:r>
        <w:r w:rsidR="004908A3" w:rsidRPr="00C36362" w:rsidDel="007949F6">
          <w:t>thinking</w:t>
        </w:r>
        <w:r w:rsidR="00964C77" w:rsidDel="007949F6">
          <w:t xml:space="preserve"> and</w:t>
        </w:r>
        <w:r w:rsidR="00964C77" w:rsidRPr="00C36362" w:rsidDel="007949F6">
          <w:t xml:space="preserve"> </w:t>
        </w:r>
        <w:r w:rsidR="004908A3" w:rsidRPr="00C36362" w:rsidDel="007949F6">
          <w:t xml:space="preserve">brooding </w:t>
        </w:r>
        <w:r w:rsidR="004908A3" w:rsidRPr="008F3320" w:rsidDel="007949F6">
          <w:t>(rumination)</w:t>
        </w:r>
        <w:r w:rsidR="00DD2928" w:rsidDel="007949F6">
          <w:t xml:space="preserve"> </w:t>
        </w:r>
        <w:r w:rsidR="00DD2928" w:rsidDel="007949F6">
          <w:fldChar w:fldCharType="begin" w:fldLock="1"/>
        </w:r>
        <w:r w:rsidR="008F6292" w:rsidDel="007949F6">
          <w:instrText>ADDIN CSL_CITATION {"citationItems":[{"id":"ITEM-1","itemData":{"DOI":"10.1016/j.jbtep.2010.12.003","ISBN":"1873-7943 (Electronic)\\r0005-7916 (Linking)","ISSN":"00057916","PMID":"21315886","abstract":"Repetitive negative thinking (RNT) has been found to be involved in the maintenance of several types of emotional problems and has therefore been suggested to be a transdiagnostic process. However, existing measures of RNT typically focus on a particular disorder-specific content. In this article, the preliminary validation of a content-independent self-report questionnaire of RNT is presented. The 15-item Perseverative Thinking Questionnaire was evaluated in two studies (total N = 1832), comprising non-clinical as well as clinical participants. Results of confirmatory factor analyses across samples supported a second-order model with one higher-order factor representing RNT in general and three lower-order factors representing (1) the core characteristics of RNT (repetitiveness, intrusiveness, difficulties with disengagement), (2) perceived unproductiveness of RNT and (3) RNT capturing mental capacity. High internal consistencies and high re-test reliability were found for the total scale and all three subscales. The validity of the Perseverative Thinking Questionnaire was supported by substantial correlations with existing measures of RNT and associations with symptom levels and clinical diagnoses of depression and anxiety. Results suggest the usefulness of the new measure for research into RNT as a transdiagnostic process. © 2010 Elsevier Ltd. All rights reserved.","author":[{"dropping-particle":"","family":"Ehring","given":"Thomas","non-dropping-particle":"","parse-names":false,"suffix":""},{"dropping-particle":"","family":"Zetsche","given":"Ulrike","non-dropping-particle":"","parse-names":false,"suffix":""},{"dropping-particle":"","family":"Weidacker","given":"Kathrin","non-dropping-particle":"","parse-names":false,"suffix":""},{"dropping-particle":"","family":"Wahl","given":"Karina","non-dropping-particle":"","parse-names":false,"suffix":""},{"dropping-particle":"","family":"Schönfeld","given":"Sabine","non-dropping-particle":"","parse-names":false,"suffix":""},{"dropping-particle":"","family":"Ehlers","given":"Anke","non-dropping-particle":"","parse-names":false,"suffix":""}],"container-title":"Journal of Behavior Therapy and Experimental Psychiatry","id":"ITEM-1","issue":"2","issued":{"date-parts":[["2011"]]},"page":"225-232","publisher":"Elsevier Ltd","title":"The Perseverative Thinking Questionnaire (PTQ): Validation of a content-independent measure of repetitive negative thinking","type":"article-journal","volume":"42"},"uris":["http://www.mendeley.com/documents/?uuid=766a0136-bb21-4487-b362-8818d4c2f4ce"]},{"id":"ITEM-2","itemData":{"DOI":"10.1016/j.cpr.2010.08.005","ISBN":"02727358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mendeley":{"formattedCitation":"&lt;sup&gt;18,57&lt;/sup&gt;","plainTextFormattedCitation":"18,57","previouslyFormattedCitation":"&lt;sup&gt;18,57&lt;/sup&gt;"},"properties":{"noteIndex":0},"schema":"https://github.com/citation-style-language/schema/raw/master/csl-citation.json"}</w:instrText>
        </w:r>
        <w:r w:rsidR="00DD2928" w:rsidDel="007949F6">
          <w:fldChar w:fldCharType="separate"/>
        </w:r>
        <w:r w:rsidR="00D57E1C" w:rsidRPr="00D57E1C" w:rsidDel="007949F6">
          <w:rPr>
            <w:noProof/>
            <w:vertAlign w:val="superscript"/>
          </w:rPr>
          <w:t>18,57</w:t>
        </w:r>
        <w:r w:rsidR="00DD2928" w:rsidDel="007949F6">
          <w:fldChar w:fldCharType="end"/>
        </w:r>
        <w:r w:rsidRPr="008F6355" w:rsidDel="007949F6">
          <w:t>.</w:t>
        </w:r>
        <w:r w:rsidR="00A966E6" w:rsidDel="007949F6">
          <w:t xml:space="preserve"> </w:t>
        </w:r>
        <w:r w:rsidR="00D73CDF" w:rsidDel="007949F6">
          <w:t>Finally</w:t>
        </w:r>
        <w:r w:rsidRPr="00914DB9" w:rsidDel="007949F6">
          <w:t xml:space="preserve">, </w:t>
        </w:r>
        <w:r w:rsidRPr="00914DB9" w:rsidDel="007949F6">
          <w:rPr>
            <w:rFonts w:asciiTheme="majorBidi" w:hAnsiTheme="majorBidi"/>
          </w:rPr>
          <w:t>we found evidence for a serial</w:t>
        </w:r>
        <w:r w:rsidR="00A54152" w:rsidDel="007949F6">
          <w:rPr>
            <w:rFonts w:asciiTheme="majorBidi" w:hAnsiTheme="majorBidi"/>
          </w:rPr>
          <w:t xml:space="preserve"> multiple</w:t>
        </w:r>
        <w:r w:rsidRPr="00914DB9" w:rsidDel="007949F6">
          <w:rPr>
            <w:rFonts w:asciiTheme="majorBidi" w:hAnsiTheme="majorBidi"/>
          </w:rPr>
          <w:t xml:space="preserve"> mediation process </w:t>
        </w:r>
        <w:r w:rsidRPr="00914DB9" w:rsidDel="007949F6">
          <w:t>in which</w:t>
        </w:r>
        <w:r w:rsidRPr="00914DB9" w:rsidDel="007949F6">
          <w:rPr>
            <w:rFonts w:asciiTheme="majorBidi" w:hAnsiTheme="majorBidi"/>
          </w:rPr>
          <w:t xml:space="preserve"> </w:t>
        </w:r>
        <w:r w:rsidR="0066306F" w:rsidDel="007949F6">
          <w:rPr>
            <w:rFonts w:asciiTheme="majorBidi" w:hAnsiTheme="majorBidi"/>
          </w:rPr>
          <w:t xml:space="preserve">(a) </w:t>
        </w:r>
        <w:r w:rsidRPr="00914DB9" w:rsidDel="007949F6">
          <w:rPr>
            <w:rFonts w:asciiTheme="majorBidi" w:hAnsiTheme="majorBidi"/>
          </w:rPr>
          <w:t xml:space="preserve">negative emotional reactivity to negative self-referential </w:t>
        </w:r>
        <w:r w:rsidR="00C6352D" w:rsidDel="007949F6">
          <w:rPr>
            <w:rFonts w:asciiTheme="majorBidi" w:hAnsiTheme="majorBidi"/>
          </w:rPr>
          <w:t>t</w:t>
        </w:r>
        <w:r w:rsidRPr="00914DB9" w:rsidDel="007949F6">
          <w:rPr>
            <w:rFonts w:asciiTheme="majorBidi" w:hAnsiTheme="majorBidi"/>
          </w:rPr>
          <w:t xml:space="preserve">houghts </w:t>
        </w:r>
        <w:r w:rsidRPr="00914DB9" w:rsidDel="007949F6">
          <w:t>predict</w:t>
        </w:r>
        <w:r w:rsidR="00AC4C93" w:rsidDel="007949F6">
          <w:t>s</w:t>
        </w:r>
        <w:r w:rsidR="0066306F" w:rsidDel="007949F6">
          <w:t xml:space="preserve"> (b)</w:t>
        </w:r>
        <w:r w:rsidRPr="00914DB9" w:rsidDel="007949F6">
          <w:rPr>
            <w:rFonts w:asciiTheme="majorBidi" w:hAnsiTheme="majorBidi"/>
          </w:rPr>
          <w:t xml:space="preserve"> </w:t>
        </w:r>
        <w:r w:rsidR="0066306F" w:rsidDel="007949F6">
          <w:rPr>
            <w:rFonts w:asciiTheme="majorBidi" w:hAnsiTheme="majorBidi"/>
          </w:rPr>
          <w:t xml:space="preserve">internal attentional dysregulation in the form of </w:t>
        </w:r>
        <w:r w:rsidRPr="00914DB9" w:rsidDel="007949F6">
          <w:t>difficulty disengaging</w:t>
        </w:r>
        <w:r w:rsidR="0066306F" w:rsidDel="007949F6">
          <w:t xml:space="preserve"> from (Study 1)</w:t>
        </w:r>
        <w:r w:rsidR="00112741" w:rsidDel="007949F6">
          <w:t>,</w:t>
        </w:r>
        <w:r w:rsidR="0066306F" w:rsidDel="007949F6">
          <w:t xml:space="preserve"> </w:t>
        </w:r>
        <w:r w:rsidR="00A966E6" w:rsidDel="007949F6">
          <w:t>as well as</w:t>
        </w:r>
        <w:r w:rsidR="0066306F" w:rsidDel="007949F6">
          <w:t xml:space="preserve"> biased selective </w:t>
        </w:r>
        <w:r w:rsidR="0066306F" w:rsidRPr="00914DB9" w:rsidDel="007949F6">
          <w:t xml:space="preserve">internal attention </w:t>
        </w:r>
        <w:r w:rsidR="0066306F" w:rsidDel="007949F6">
          <w:t xml:space="preserve"> to (Study 2)</w:t>
        </w:r>
        <w:r w:rsidR="00112741" w:rsidDel="007949F6">
          <w:t>,</w:t>
        </w:r>
        <w:r w:rsidRPr="00914DB9" w:rsidDel="007949F6">
          <w:t xml:space="preserve"> </w:t>
        </w:r>
        <w:r w:rsidRPr="00914DB9" w:rsidDel="007949F6">
          <w:rPr>
            <w:rFonts w:asciiTheme="majorBidi" w:hAnsiTheme="majorBidi"/>
          </w:rPr>
          <w:t>negative self-referential thoughts</w:t>
        </w:r>
        <w:r w:rsidRPr="0017548A" w:rsidDel="007949F6">
          <w:rPr>
            <w:rFonts w:asciiTheme="majorBidi" w:hAnsiTheme="majorBidi"/>
          </w:rPr>
          <w:t xml:space="preserve">; </w:t>
        </w:r>
        <w:r w:rsidR="00A966E6" w:rsidDel="007949F6">
          <w:rPr>
            <w:rFonts w:asciiTheme="majorBidi" w:hAnsiTheme="majorBidi"/>
          </w:rPr>
          <w:t xml:space="preserve">both forms of internal attentional </w:t>
        </w:r>
        <w:r w:rsidR="00112741" w:rsidDel="007949F6">
          <w:rPr>
            <w:rFonts w:asciiTheme="majorBidi" w:hAnsiTheme="majorBidi"/>
          </w:rPr>
          <w:t>dyscontrol</w:t>
        </w:r>
        <w:r w:rsidR="00112741" w:rsidRPr="0017548A" w:rsidDel="007949F6">
          <w:rPr>
            <w:rFonts w:asciiTheme="majorBidi" w:hAnsiTheme="majorBidi"/>
          </w:rPr>
          <w:t xml:space="preserve"> </w:t>
        </w:r>
        <w:r w:rsidRPr="0017548A" w:rsidDel="007949F6">
          <w:t>predict</w:t>
        </w:r>
        <w:r w:rsidR="0066306F" w:rsidDel="007949F6">
          <w:t xml:space="preserve"> (c)</w:t>
        </w:r>
        <w:r w:rsidRPr="0017548A" w:rsidDel="007949F6">
          <w:t xml:space="preserve"> </w:t>
        </w:r>
        <w:r w:rsidR="00A966E6" w:rsidDel="007949F6">
          <w:t>multiple forms of cognitive vulnerability</w:t>
        </w:r>
        <w:r w:rsidR="000657EC" w:rsidDel="007949F6">
          <w:t xml:space="preserve"> (e.g., brooding)</w:t>
        </w:r>
        <w:r w:rsidRPr="0017548A" w:rsidDel="007949F6">
          <w:rPr>
            <w:rFonts w:asciiTheme="majorBidi" w:hAnsiTheme="majorBidi"/>
          </w:rPr>
          <w:t xml:space="preserve">; which, </w:t>
        </w:r>
        <w:r w:rsidRPr="0017548A" w:rsidDel="007949F6">
          <w:t xml:space="preserve">in turn, </w:t>
        </w:r>
        <w:r w:rsidR="00AC4C93" w:rsidRPr="0017548A" w:rsidDel="007949F6">
          <w:t>predict</w:t>
        </w:r>
        <w:r w:rsidR="00AC4C93" w:rsidRPr="0017548A" w:rsidDel="007949F6">
          <w:rPr>
            <w:rFonts w:asciiTheme="majorBidi" w:hAnsiTheme="majorBidi"/>
          </w:rPr>
          <w:t xml:space="preserve"> </w:t>
        </w:r>
        <w:r w:rsidR="0066306F" w:rsidDel="007949F6">
          <w:rPr>
            <w:rFonts w:asciiTheme="majorBidi" w:hAnsiTheme="majorBidi"/>
          </w:rPr>
          <w:t xml:space="preserve">(d) </w:t>
        </w:r>
        <w:r w:rsidRPr="0017548A" w:rsidDel="007949F6">
          <w:rPr>
            <w:rFonts w:asciiTheme="majorBidi" w:hAnsiTheme="majorBidi"/>
          </w:rPr>
          <w:t>degree of depression and anxiety symptom severity.</w:t>
        </w:r>
        <w:r w:rsidR="00376DBC" w:rsidRPr="0017548A" w:rsidDel="007949F6">
          <w:rPr>
            <w:rFonts w:asciiTheme="majorBidi" w:hAnsiTheme="majorBidi"/>
          </w:rPr>
          <w:t xml:space="preserve"> </w:t>
        </w:r>
        <w:r w:rsidR="00F6084C" w:rsidDel="007949F6">
          <w:rPr>
            <w:rFonts w:asciiTheme="majorBidi" w:hAnsiTheme="majorBidi"/>
          </w:rPr>
          <w:t>These effects appear to be robust, observed in two independent samples (N=</w:t>
        </w:r>
        <w:r w:rsidR="000657EC" w:rsidDel="007949F6">
          <w:rPr>
            <w:rFonts w:asciiTheme="majorBidi" w:hAnsiTheme="majorBidi"/>
          </w:rPr>
          <w:t>122</w:t>
        </w:r>
        <w:r w:rsidR="00F6084C" w:rsidDel="007949F6">
          <w:rPr>
            <w:rFonts w:asciiTheme="majorBidi" w:hAnsiTheme="majorBidi"/>
          </w:rPr>
          <w:t>) across two key forms of internal attentional processing and unique respective cognitive-experimental tasks (digit categorization and dichotic 1-back)</w:t>
        </w:r>
        <w:r w:rsidR="00112741" w:rsidDel="007949F6">
          <w:rPr>
            <w:rFonts w:asciiTheme="majorBidi" w:hAnsiTheme="majorBidi"/>
          </w:rPr>
          <w:t xml:space="preserve"> using the STP to deliver simulated thought stimuli</w:t>
        </w:r>
        <w:r w:rsidR="00F6084C" w:rsidDel="007949F6">
          <w:rPr>
            <w:rFonts w:asciiTheme="majorBidi" w:hAnsiTheme="majorBidi"/>
          </w:rPr>
          <w:t>.</w:t>
        </w:r>
      </w:moveFrom>
    </w:p>
    <w:p w14:paraId="7B063892" w14:textId="34D6B4EA" w:rsidR="00A63E4D" w:rsidDel="007949F6" w:rsidRDefault="005A0D9F" w:rsidP="00ED4843">
      <w:pPr>
        <w:outlineLvl w:val="9"/>
        <w:rPr>
          <w:moveFrom w:id="78" w:author="יפתח עמיר" w:date="2020-01-03T11:35:00Z"/>
        </w:rPr>
      </w:pPr>
      <w:moveFrom w:id="79" w:author="יפתח עמיר" w:date="2020-01-03T11:35:00Z">
        <w:r w:rsidDel="007949F6">
          <w:t>T</w:t>
        </w:r>
        <w:r w:rsidR="00A63E4D" w:rsidDel="007949F6">
          <w:t xml:space="preserve">hese serial mediation effects </w:t>
        </w:r>
        <w:r w:rsidR="00C6352D" w:rsidDel="007949F6">
          <w:t xml:space="preserve">provide novel and rigorous support for major theories </w:t>
        </w:r>
        <w:r w:rsidR="00A54152" w:rsidDel="007949F6">
          <w:t>implicating</w:t>
        </w:r>
        <w:r w:rsidR="00FC2CF9" w:rsidDel="007949F6">
          <w:t xml:space="preserve"> </w:t>
        </w:r>
        <w:r w:rsidR="005B66A7" w:rsidDel="007949F6">
          <w:t xml:space="preserve">emotional reactivity to </w:t>
        </w:r>
        <w:r w:rsidR="002107F5" w:rsidDel="007949F6">
          <w:t xml:space="preserve">negative </w:t>
        </w:r>
        <w:r w:rsidR="005B66A7" w:rsidDel="007949F6">
          <w:t>experiences and states</w:t>
        </w:r>
        <w:r w:rsidR="002107F5" w:rsidDel="007949F6">
          <w:t xml:space="preserve">, </w:t>
        </w:r>
        <w:r w:rsidR="00B34E3A" w:rsidDel="007949F6">
          <w:t xml:space="preserve">attentional </w:t>
        </w:r>
        <w:r w:rsidR="008A02DD" w:rsidDel="007949F6">
          <w:t>processing</w:t>
        </w:r>
        <w:r w:rsidR="00B34E3A" w:rsidDel="007949F6">
          <w:t xml:space="preserve"> and</w:t>
        </w:r>
        <w:r w:rsidR="00C6352D" w:rsidDel="007949F6">
          <w:t xml:space="preserve"> control</w:t>
        </w:r>
        <w:r w:rsidR="00A54152" w:rsidDel="007949F6">
          <w:t>,</w:t>
        </w:r>
        <w:r w:rsidR="00C6352D" w:rsidDel="007949F6">
          <w:t xml:space="preserve"> </w:t>
        </w:r>
        <w:r w:rsidR="00A54152" w:rsidDel="007949F6">
          <w:t xml:space="preserve">and </w:t>
        </w:r>
        <w:r w:rsidR="00C6352D" w:rsidDel="007949F6">
          <w:t>cognitive vulnerability</w:t>
        </w:r>
        <w:r w:rsidR="00B34E3A" w:rsidDel="007949F6">
          <w:t xml:space="preserve"> to depression and anxiety</w:t>
        </w:r>
        <w:r w:rsidR="00DD2928" w:rsidDel="007949F6">
          <w:t xml:space="preserve"> </w:t>
        </w:r>
        <w:r w:rsidR="00DD2928" w:rsidDel="007949F6">
          <w:fldChar w:fldCharType="begin" w:fldLock="1"/>
        </w:r>
        <w:r w:rsidR="008F6292" w:rsidDel="007949F6">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hypothesis","type":"article-journal","volume":"31"},"uris":["http://www.mendeley.com/documents/?uuid=411765aa-2ee8-424b-80d9-8bc344a9e150"]},{"id":"ITEM-3","itemData":{"DOI":"10.1037/a0030923","ISBN":"0033-2909","ISSN":"00332909","PMID":"23244316","abstract":"Rumination,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Bulletin","id":"ITEM-3","issue":"5","issued":{"date-parts":[["2013"]]},"page":"1036-1061","title":"An attentional scope model of rumination","type":"article-journal","volume":"139"},"uris":["http://www.mendeley.com/documents/?uuid=fbfdb4d1-f746-4774-8048-dfc079cacac1"]},{"id":"ITEM-4","itemData":{"DOI":"10.1146/annurev.ps.45.020194.000325","ISBN":"1-57230-922-9","ISSN":"0066-4308","abstract":"Extract: In the lead essay for the 2001 issue of the Annual Review of Psychology, Albert Bandura noted that a paradigm shift has occurred in the field in the past few decades. Psychology no longer views human behavior only as a set of predetermined responses to environment, or as the output of a complexly programmed computer; instead, people are recognized as agents capable of performing intentional acts with a view toward achieving goals that are congruent with a particular set of beliefs. In this view, belief systems are pivotal, as they provide people with a working model of the world that helps them make behavioral choices. Under this paradigm, research on all aspects of cognition has flourished and a number of intriguing theoretical frameworks have been advanced. As Andresen (2001) notes, this productive climate offers great opportunities to develop cognitive approaches to the study of religion. In spite of these opportunities, cognitive- psychological research on religion remains-with a few exceptions-sporadic and incompletely connected: it is indicative that of the 10 contributors to the Andresen volume, just one is a psychologist (Barrett) and just one is a psychiatrist (McNamara). The fields of anthropology and comparative religion are heavily represented in current cognitive research, with important contributions from sociology, philosophy, and cognitive neuroscience. The good news for psychologists of religion who feel they may be toiling in obscurity (Pargament, 2002) is that there are some exciting opportunities for collegiality beyond our own backyard. This chapter illuminates some of the connections between existing lines of work and suggest ways in which researchers might capitalize, within and across disciplinary lines, on the field's developments to date. In the first sections, I introduce current cognitive models and briefly describe research on religion that has looked at some aspect of that model. The following sections describe the main directions cognitive research on religion has taken in the last several years and questions that remain open in each. The concluding section reviews some of the cutting-edge issues in cognitive research and suggests ways in which these might be applied to research on religion, to the benefit of both.","author":[{"dropping-particle":"","family":"Mathews","given":"A.","non-dropping-particle":"","parse-names":false,"suffix":""},{"dropping-particle":"","family":"MacLeod","given":"C","non-dropping-particle":"","parse-names":false,"suffix":""}],"container-title":"Annual Review of Psychology","id":"ITEM-4","issue":"1","issued":{"date-parts":[["1994","1","1"]]},"note":"From Duplicate 2 (Cognitive Approaches to Emotion and Emotional Disorders - Mathews, A; MacLeod, C)\n\ndoi: 10.1146/annurev.ps.45.020194.000325","page":"25-50","publisher":"Annual Reviews","title":"Cognitive Approaches to Emotion and Emotional Disorders","type":"article-journal","volume":"45"},"uris":["http://www.mendeley.com/documents/?uuid=3730f182-bd38-4e74-954b-33c757fef511"]}],"mendeley":{"formattedCitation":"&lt;sup&gt;18,26,27,66&lt;/sup&gt;","plainTextFormattedCitation":"18,26,27,66","previouslyFormattedCitation":"&lt;sup&gt;18,26,27,66&lt;/sup&gt;"},"properties":{"noteIndex":0},"schema":"https://github.com/citation-style-language/schema/raw/master/csl-citation.json"}</w:instrText>
        </w:r>
        <w:r w:rsidR="00DD2928" w:rsidDel="007949F6">
          <w:fldChar w:fldCharType="separate"/>
        </w:r>
        <w:r w:rsidR="00D57E1C" w:rsidRPr="00D57E1C" w:rsidDel="007949F6">
          <w:rPr>
            <w:noProof/>
            <w:vertAlign w:val="superscript"/>
          </w:rPr>
          <w:t>18,26,27,66</w:t>
        </w:r>
        <w:r w:rsidR="00DD2928" w:rsidDel="007949F6">
          <w:fldChar w:fldCharType="end"/>
        </w:r>
        <w:r w:rsidR="00A63E4D" w:rsidDel="007949F6">
          <w:t>.</w:t>
        </w:r>
        <w:r w:rsidR="00376DBC" w:rsidDel="007949F6">
          <w:t xml:space="preserve"> </w:t>
        </w:r>
        <w:r w:rsidR="0017548A" w:rsidRPr="0084582E" w:rsidDel="007949F6">
          <w:t xml:space="preserve">Notably, we did not find </w:t>
        </w:r>
        <w:r w:rsidR="0017548A" w:rsidRPr="008F3320" w:rsidDel="007949F6">
          <w:t>direct</w:t>
        </w:r>
        <w:r w:rsidR="0017548A" w:rsidRPr="0084582E" w:rsidDel="007949F6">
          <w:t xml:space="preserve"> associations between difficulty disengaging attention from</w:t>
        </w:r>
        <w:r w:rsidR="00B6465F" w:rsidDel="007949F6">
          <w:t>- nor biased selective attention to-</w:t>
        </w:r>
        <w:r w:rsidR="0017548A" w:rsidRPr="0084582E" w:rsidDel="007949F6">
          <w:t xml:space="preserve"> negative self-referential thoughts and </w:t>
        </w:r>
        <w:r w:rsidR="000657EC" w:rsidDel="007949F6">
          <w:t xml:space="preserve">depression or anxiety </w:t>
        </w:r>
        <w:r w:rsidR="0017548A" w:rsidRPr="0084582E" w:rsidDel="007949F6">
          <w:t>symptomatology</w:t>
        </w:r>
        <w:r w:rsidR="00FA3D3F" w:rsidDel="007949F6">
          <w:t xml:space="preserve">. Effects of internal attentional dysregulation in Studies 1 and 2 on anxiety and depression were </w:t>
        </w:r>
        <w:r w:rsidR="00F6084C" w:rsidDel="007949F6">
          <w:t>observed</w:t>
        </w:r>
        <w:r w:rsidR="00FA3D3F" w:rsidDel="007949F6">
          <w:t xml:space="preserve"> only when</w:t>
        </w:r>
        <w:r w:rsidR="00C6352D" w:rsidDel="007949F6">
          <w:t xml:space="preserve"> </w:t>
        </w:r>
        <w:r w:rsidR="0017548A" w:rsidRPr="0084582E" w:rsidDel="007949F6">
          <w:t xml:space="preserve">mediated </w:t>
        </w:r>
        <w:r w:rsidR="00C6352D" w:rsidDel="007949F6">
          <w:t>via</w:t>
        </w:r>
        <w:r w:rsidR="0017548A" w:rsidRPr="0084582E" w:rsidDel="007949F6">
          <w:t xml:space="preserve"> cognitive vulnerability.</w:t>
        </w:r>
        <w:r w:rsidR="00F6084C" w:rsidDel="007949F6">
          <w:t xml:space="preserve"> Consistent with </w:t>
        </w:r>
        <w:r w:rsidR="000657EC" w:rsidDel="007949F6">
          <w:t xml:space="preserve">attentional dysregulation and cognitive inhibition accounts of depression and anxiety </w:t>
        </w:r>
        <w:r w:rsidR="000657EC" w:rsidDel="007949F6">
          <w:fldChar w:fldCharType="begin" w:fldLock="1"/>
        </w:r>
        <w:r w:rsidR="00751808" w:rsidDel="007949F6">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hypothesis","type":"article-journal","volume":"31"},"uris":["http://www.mendeley.com/documents/?uuid=411765aa-2ee8-424b-80d9-8bc344a9e150"]},{"id":"ITEM-3","itemData":{"DOI":"10.1037/a0030923","ISBN":"0033-2909","ISSN":"00332909","PMID":"23244316","abstract":"Rumination,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Bulletin","id":"ITEM-3","issue":"5","issued":{"date-parts":[["2013"]]},"page":"1036-1061","title":"An attentional scope model of rumination","type":"article-journal","volume":"139"},"uris":["http://www.mendeley.com/documents/?uuid=fbfdb4d1-f746-4774-8048-dfc079cacac1"]},{"id":"ITEM-4","itemData":{"DOI":"10.1016/j.cpr.2018.06.001","ISBN":"1873-7811 (Electronic)\r0272-7358 (Linking)","ISSN":"18737811","PMID":"29913351","abstract":"Individuals who experience recurrent negative thoughts are at elevated risk for mood and anxiety disorders. It is thus essential to understand why some individuals get stuck in recurrent negative thinking (RNT), whereas others are able to disengage eventually. Theoretical models propose that individuals high in recurrent negative thinking suffer from deficits in controlling the contents of working memory. Empirical findings, however, are inconclusive. In this meta-analysis, we synthesize findings from 94 studies to examine the proposed association between RNT and deficits in cognitive control. We included numerous effect sizes not reported in the primary publications. Moderator analyses tested the influence of variables, such as stimuli valence, cognitive control function (e.g., shifting, discarding), or type of RNT (i.e., rumination or worry). Results demonstrated an association between repetitive negative thinking and deficits in only one specific cognitive control function, namely difficulty discarding no longer relevant material from working memory (r = −0.20). This association remained significant after controlling for level of psychopathology. There was no substantial association between RNT and deficits in any other cognitive control function. All other moderators were not significant. We discuss limitations (e.g., primary sample sizes, reliability of paradigms) and highlight implications for future research and clinical interventions.","author":[{"dropping-particle":"","family":"Zetsche","given":"Ulrike","non-dropping-particle":"","parse-names":false,"suffix":""},{"dropping-particle":"","family":"Bürkner","given":"Paul Christian","non-dropping-particle":"","parse-names":false,"suffix":""},{"dropping-particle":"","family":"Schulze","given":"Lars","non-dropping-particle":"","parse-names":false,"suffix":""}],"container-title":"Clinical Psychology Review","id":"ITEM-4","issue":"April","issued":{"date-parts":[["2018"]]},"page":"56-65","publisher":"Elsevier","title":"Shedding light on the association between repetitive negative thinking and deficits in cognitive control – A meta-analysis","type":"article-journal","volume":"63"},"uris":["http://www.mendeley.com/documents/?uuid=c51dd7d3-1724-4507-ad7b-ac6fc585f6c5"]},{"id":"ITEM-5","itemData":{"DOI":"10.1680/ijct.2008.1.3.192","ISBN":"1937-1209","ISSN":"1937-1209","abstract":"The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Therapy","id":"ITEM-5","issue":"3","issued":{"date-parts":[["2008"]]},"page":"192-205","title":"Repetitive Negative Thinking as a Transdiagnostic Process","type":"article-journal","volume":"1"},"uris":["http://www.mendeley.com/documents/?uuid=776be52a-64aa-4472-8220-8a115101583f"]}],"mendeley":{"formattedCitation":"&lt;sup&gt;18,22,26,27,34&lt;/sup&gt;","plainTextFormattedCitation":"18,22,26,27,34","previouslyFormattedCitation":"&lt;sup&gt;18,22,26,27,34&lt;/sup&gt;"},"properties":{"noteIndex":0},"schema":"https://github.com/citation-style-language/schema/raw/master/csl-citation.json"}</w:instrText>
        </w:r>
        <w:r w:rsidR="000657EC" w:rsidDel="007949F6">
          <w:fldChar w:fldCharType="separate"/>
        </w:r>
        <w:r w:rsidR="007B4D9A" w:rsidRPr="007B4D9A" w:rsidDel="007949F6">
          <w:rPr>
            <w:noProof/>
            <w:vertAlign w:val="superscript"/>
          </w:rPr>
          <w:t>18,22,26,27,34</w:t>
        </w:r>
        <w:r w:rsidR="000657EC" w:rsidDel="007949F6">
          <w:fldChar w:fldCharType="end"/>
        </w:r>
        <w:r w:rsidR="00F6084C" w:rsidDel="007949F6">
          <w:t xml:space="preserve">, this may mean that </w:t>
        </w:r>
        <w:r w:rsidR="001B0B13" w:rsidDel="007949F6">
          <w:t>the effects of these dysregulated “lower-level” internal attentional processes are directly linked “higher-level”</w:t>
        </w:r>
        <w:r w:rsidR="00F6084C" w:rsidDel="007949F6">
          <w:t xml:space="preserve"> </w:t>
        </w:r>
        <w:r w:rsidR="001B0B13" w:rsidDel="007949F6">
          <w:t xml:space="preserve">cognitive vulnerability processes and only thereby to symptomatology. </w:t>
        </w:r>
        <w:r w:rsidR="00FF2FF9" w:rsidDel="007949F6">
          <w:t>T</w:t>
        </w:r>
        <w:r w:rsidR="00AA2ECE" w:rsidDel="007949F6">
          <w:t>his effect may have important</w:t>
        </w:r>
        <w:r w:rsidR="0017548A" w:rsidRPr="0084582E" w:rsidDel="007949F6">
          <w:t xml:space="preserve"> implications for </w:t>
        </w:r>
        <w:r w:rsidR="008876C3" w:rsidDel="007949F6">
          <w:t xml:space="preserve">further specifying </w:t>
        </w:r>
        <w:r w:rsidR="0017548A" w:rsidRPr="0084582E" w:rsidDel="007949F6">
          <w:t>major models of information processing and cognitive vulnerability</w:t>
        </w:r>
        <w:r w:rsidR="00DD2928" w:rsidDel="007949F6">
          <w:t xml:space="preserve"> </w:t>
        </w:r>
        <w:r w:rsidR="00DD2928" w:rsidDel="007949F6">
          <w:fldChar w:fldCharType="begin" w:fldLock="1"/>
        </w:r>
        <w:r w:rsidR="008F6292" w:rsidDel="007949F6">
          <w:instrText>ADDIN CSL_CITATION {"citationItems":[{"id":"ITEM-1","itemData":{"ISBN":"9780198528883","author":[{"dropping-particle":"","family":"Harvey","given":"Allison G","non-dropping-particle":"","parse-names":false,"suffix":""},{"dropping-particle":"","family":"Watkins","given":"Edward","non-dropping-particle":"","parse-names":false,"suffix":""},{"dropping-particle":"","family":"Mansell","given":"Warren","non-dropping-particle":"","parse-names":false,"suffix":""}],"id":"ITEM-1","issued":{"date-parts":[["2004"]]},"publisher":"Oxford University Press, USA","title":"Cognitive behavioural processes across psychological disorders: A transdiagnostic approach to research and treatment","type":"book"},"uris":["http://www.mendeley.com/documents/?uuid=9e961cf0-f82d-4fee-ae25-46735955a873"]},{"id":"ITEM-2","itemData":{"DOI":"https://doi.org/10.1016/j.brat.2007.07.002","ISSN":"0005-7967","abstract":"Up until recently, it had been assumed that attentional biases for negative information do not exist in depression. However studies using post-conscious exposure durations have produced contradictory results. The limitations of common attentional tasks, suitability of stimulus materials and differences in stimulus duration times may have contributed to these inconsistencies. We aimed to address many of these issues and examine attentional responses in major depression at two post-conscious exposure times. We also investigated possible roles for rumination and distraction in increasing and lessening attentional biases for negative information. We used a fully controlled experimental design to test the effects of both induced and trait rumination and distraction on attention in patients with major depression and healthy controls. Attention was assessed using the dot-probe task. The findings revealed an attentional bias for negative information in depressed patients only at the longer post-conscious exposure duration. Furthermore although this bias was not influenced by either induced or trait distraction, it was related to trait rumination. Overall, the results showed that depression is associated with a strategic attentional bias towards negative information and that this bias is stronger in individuals who habitually ruminate.","author":[{"dropping-particle":"","family":"Donaldson","given":"Catherine","non-dropping-particle":"","parse-names":false,"suffix":""},{"dropping-particle":"","family":"Lam","given":"Dominic","non-dropping-particle":"","parse-names":false,"suffix":""},{"dropping-particle":"","family":"Mathews","given":"Andrew","non-dropping-particle":"","parse-names":false,"suffix":""}],"container-title":"Behaviour Research and Therapy","id":"ITEM-2","issue":"11","issued":{"date-parts":[["2007"]]},"page":"2664-2678","title":"Rumination and attention in major depression","type":"article-journal","volume":"45"},"uris":["http://www.mendeley.com/documents/?uuid=a6c0a6c4-0e65-40d0-83a5-fd69a6e966ff"]}],"mendeley":{"formattedCitation":"&lt;sup&gt;6,64&lt;/sup&gt;","plainTextFormattedCitation":"6,64","previouslyFormattedCitation":"&lt;sup&gt;6,64&lt;/sup&gt;"},"properties":{"noteIndex":0},"schema":"https://github.com/citation-style-language/schema/raw/master/csl-citation.json"}</w:instrText>
        </w:r>
        <w:r w:rsidR="00DD2928" w:rsidDel="007949F6">
          <w:fldChar w:fldCharType="separate"/>
        </w:r>
        <w:r w:rsidR="00D57E1C" w:rsidRPr="00D57E1C" w:rsidDel="007949F6">
          <w:rPr>
            <w:noProof/>
            <w:vertAlign w:val="superscript"/>
          </w:rPr>
          <w:t>6,64</w:t>
        </w:r>
        <w:r w:rsidR="00DD2928" w:rsidDel="007949F6">
          <w:fldChar w:fldCharType="end"/>
        </w:r>
        <w:r w:rsidDel="007949F6">
          <w:t>;</w:t>
        </w:r>
        <w:r w:rsidR="008876C3" w:rsidDel="007949F6">
          <w:t xml:space="preserve"> and, in turn, translational implications for </w:t>
        </w:r>
        <w:r w:rsidR="00F16760" w:rsidDel="007949F6">
          <w:t>delimiting outcomes and</w:t>
        </w:r>
        <w:r w:rsidR="008876C3" w:rsidDel="007949F6">
          <w:t xml:space="preserve"> mechanisms of action of training interventions targeting </w:t>
        </w:r>
        <w:r w:rsidR="0017548A" w:rsidRPr="0084582E" w:rsidDel="007949F6">
          <w:t xml:space="preserve">“lower-level” internal attentional </w:t>
        </w:r>
        <w:r w:rsidR="008876C3" w:rsidDel="007949F6">
          <w:t>dyscontrol</w:t>
        </w:r>
        <w:r w:rsidR="00DD2928" w:rsidDel="007949F6">
          <w:t xml:space="preserve"> </w:t>
        </w:r>
        <w:r w:rsidR="00DD2928" w:rsidDel="007949F6">
          <w:fldChar w:fldCharType="begin" w:fldLock="1"/>
        </w:r>
        <w:r w:rsidR="008F6292" w:rsidDel="007949F6">
          <w:instrText>ADDIN CSL_CITATION {"citationItems":[{"id":"ITEM-1","itemData":{"DOI":"10.1016/j.jbtep.2015.05.006","ISBN":"00057916","ISSN":"18737943","PMID":"26118306","abstract":"Cognitive bias modification (CBM) research holds important theoretical and clinical potential. CBM represents one of the most exciting translational developments in experimental psychopathology research in recent years. Despite theoretical and methodological advances in the past 15 years, the clinical efficacy of CBM, to-date, has been disappointing. However, it is important to remember that the CBM therapeutics literature is only in its early stages of scientific development. We argue that the potential for novel approaches to CBM to contribute to disseminable psychological interventions is strong and has yet to be realized. Accordingly, we propose 5 inter-related steps that may help advance the basic and clinical science of CBM: (1) Innovation and refinement of the methodology to modify information-processing bias; (2) Advancing understanding of the nature of processing biases in order to guide their modification; (3) Conceptualizing and studying the moderating and mediating mechanisms underlying the modification of information-processing bias and their effects on maladaptation; (4) Focus on augmenting existing validated treatments, by targeting psychobehavioral processes proximally linked to information-processing biases; (5) Encouraging publication of methodologically strong, mixed and unexpected findings. Finally, we introduce papers in the special issue with respect to each of these future directions. These papers provide important new conceptual and methodological perspectives to advance CBM research.","author":[{"dropping-particle":"","family":"Koster","given":"Ernst H.W.","non-dropping-particle":"","parse-names":false,"suffix":""},{"dropping-particle":"","family":"Bernstein","given":"Amit","non-dropping-particle":"","parse-names":false,"suffix":""}],"container-title":"Journal of Behavior Therapy and Experimental Psychiatry","id":"ITEM-1","issued":{"date-parts":[["2015","12","1"]]},"page":"1-4","publisher":"Pergamon","title":"Introduction to the special issue on Cognitive bias modification: Taking a step back to move forward?","type":"article-journal","volume":"49"},"uris":["http://www.mendeley.com/documents/?uuid=f4ab14d6-6bda-3215-b515-75a9cdb944b3"]}],"mendeley":{"formattedCitation":"&lt;sup&gt;79&lt;/sup&gt;","plainTextFormattedCitation":"79","previouslyFormattedCitation":"&lt;sup&gt;79&lt;/sup&gt;"},"properties":{"noteIndex":0},"schema":"https://github.com/citation-style-language/schema/raw/master/csl-citation.json"}</w:instrText>
        </w:r>
        <w:r w:rsidR="00DD2928" w:rsidDel="007949F6">
          <w:fldChar w:fldCharType="separate"/>
        </w:r>
        <w:r w:rsidR="00D57E1C" w:rsidRPr="00D57E1C" w:rsidDel="007949F6">
          <w:rPr>
            <w:noProof/>
            <w:vertAlign w:val="superscript"/>
          </w:rPr>
          <w:t>79</w:t>
        </w:r>
        <w:r w:rsidR="00DD2928" w:rsidDel="007949F6">
          <w:fldChar w:fldCharType="end"/>
        </w:r>
        <w:r w:rsidR="008876C3" w:rsidDel="007949F6">
          <w:t>.</w:t>
        </w:r>
        <w:r w:rsidDel="007949F6">
          <w:t xml:space="preserve"> </w:t>
        </w:r>
      </w:moveFrom>
    </w:p>
    <w:p w14:paraId="37D9E691" w14:textId="6294B464" w:rsidR="00DA38E6" w:rsidRPr="00957DEB" w:rsidDel="007949F6" w:rsidRDefault="000A7FD8" w:rsidP="00ED4843">
      <w:pPr>
        <w:outlineLvl w:val="9"/>
        <w:rPr>
          <w:moveFrom w:id="80" w:author="יפתח עמיר" w:date="2020-01-03T11:35:00Z"/>
        </w:rPr>
      </w:pPr>
      <w:moveFrom w:id="81" w:author="יפתח עמיר" w:date="2020-01-03T11:35:00Z">
        <w:r w:rsidRPr="000A0C8C" w:rsidDel="007949F6">
          <w:t>O</w:t>
        </w:r>
        <w:r w:rsidR="008F4167" w:rsidRPr="000A0C8C" w:rsidDel="007949F6">
          <w:t xml:space="preserve">bserved </w:t>
        </w:r>
        <w:r w:rsidR="00A63E4D" w:rsidRPr="000A0C8C" w:rsidDel="007949F6">
          <w:t>effects</w:t>
        </w:r>
        <w:r w:rsidR="00E51CB6" w:rsidRPr="000A0C8C" w:rsidDel="007949F6">
          <w:t xml:space="preserve"> in Study 1</w:t>
        </w:r>
        <w:r w:rsidR="00A63E4D" w:rsidRPr="000A0C8C" w:rsidDel="007949F6">
          <w:t xml:space="preserve"> </w:t>
        </w:r>
        <w:r w:rsidR="008F4167" w:rsidRPr="000A0C8C" w:rsidDel="007949F6">
          <w:t>were</w:t>
        </w:r>
        <w:r w:rsidR="008F4167" w:rsidDel="007949F6">
          <w:t xml:space="preserve"> specific to</w:t>
        </w:r>
        <w:r w:rsidR="00A63E4D" w:rsidRPr="009E614F" w:rsidDel="007949F6">
          <w:t xml:space="preserve"> difficulty disengaging internal attention</w:t>
        </w:r>
        <w:r w:rsidR="000A0C8C" w:rsidDel="007949F6">
          <w:t xml:space="preserve"> as theorized</w:t>
        </w:r>
        <w:r w:rsidR="000657EC" w:rsidDel="007949F6">
          <w:t xml:space="preserve"> </w:t>
        </w:r>
        <w:r w:rsidR="000657EC" w:rsidDel="007949F6">
          <w:fldChar w:fldCharType="begin" w:fldLock="1"/>
        </w:r>
        <w:r w:rsidR="00751808" w:rsidDel="007949F6">
          <w:instrText>ADDIN CSL_CITATION {"citationItems":[{"id":"ITEM-1","itemData":{"DOI":"10.1016/j.cpr.2010.08.005","ISBN":"02727358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Review","id":"ITEM-1","issue":"1","issued":{"date-parts":[["2011"]]},"page":"138-145","publisher":"Elsevier Ltd","title":"Understanding depressive rumination from a cognitive science perspective: The impaired disengagement hypothesis","type":"article-journal","volume":"31"},"uris":["http://www.mendeley.com/documents/?uuid=411765aa-2ee8-424b-80d9-8bc344a9e150"]},{"id":"ITEM-2","itemData":{"DOI":"10.1177/2167702615622383","ISBN":"2167-7026","ISSN":"21677034","PMID":"28785510","abstract":"There is increasing interest in spontaneous thought, namely task-unrelated or rest-related mental activity. Spontaneous thought is an umbrella term for processes like mindwandering, involuntary autobiographical memory, and daydreaming, with evidence elucidating adaptive and maladaptive consequences. In this theoretical framework, we propose that, apart from its positive functions, spontaneous thought is a precursor for cognitive vulnerability in individuals who are at- risk for mood disorders. Importantly, spontaneous thought mostly focuses on unattained goals and evaluates the discrepancy between current and desired status (Klinger, 1971, 2013a). In individuals who stably (i.e., trait negative affectivity) or transitorily (i.e., stress) experience negative emotions in reaction to goal-discrepancy, spontaneous thought fosters major cognitive vulnerabilities (e.g., rumination, hopelessness, low self-esteem, and cognitive reactivity) which, in turn, enhance depression. Furthermore, we also highlight preliminary links between spontaneous thought and bipolar disorder. The evidence for this framework is reviewed and we discuss theoretical and clinical implications of our proposal. Keywords:","author":[{"dropping-particle":"","family":"Marchetti","given":"Igor","non-dropping-particle":"","parse-names":false,"suffix":""},{"dropping-particle":"","family":"Koster","given":"Ernst H.W.","non-dropping-particle":"","parse-names":false,"suffix":""},{"dropping-particle":"","family":"Klinger","given":"Eric","non-dropping-particle":"","parse-names":false,"suffix":""},{"dropping-particle":"","family":"Alloy","given":"Lauren B.","non-dropping-particle":"","parse-names":false,"suffix":""}],"container-title":"Clinical Psychological Science","id":"ITEM-2","issue":"5","issued":{"date-parts":[["2016"]]},"page":"835-857","title":"Spontaneous thought and vulnerability to mood disorders: The dark side of the wandering mind","type":"article-journal","volume":"4"},"uris":["http://www.mendeley.com/documents/?uuid=fdcfa52d-ea8b-4394-b2fb-539340b2902a"]}],"mendeley":{"formattedCitation":"&lt;sup&gt;18,19&lt;/sup&gt;","plainTextFormattedCitation":"18,19","previouslyFormattedCitation":"&lt;sup&gt;18,19&lt;/sup&gt;"},"properties":{"noteIndex":0},"schema":"https://github.com/citation-style-language/schema/raw/master/csl-citation.json"}</w:instrText>
        </w:r>
        <w:r w:rsidR="000657EC" w:rsidDel="007949F6">
          <w:fldChar w:fldCharType="separate"/>
        </w:r>
        <w:r w:rsidR="007B4D9A" w:rsidRPr="007B4D9A" w:rsidDel="007949F6">
          <w:rPr>
            <w:noProof/>
            <w:vertAlign w:val="superscript"/>
          </w:rPr>
          <w:t>18,19</w:t>
        </w:r>
        <w:r w:rsidR="000657EC" w:rsidDel="007949F6">
          <w:fldChar w:fldCharType="end"/>
        </w:r>
        <w:r w:rsidR="000A0C8C" w:rsidDel="007949F6">
          <w:t>.</w:t>
        </w:r>
        <w:r w:rsidR="00A63E4D" w:rsidRPr="00EF30C6" w:rsidDel="007949F6">
          <w:t xml:space="preserve"> </w:t>
        </w:r>
        <w:r w:rsidR="000A0C8C" w:rsidDel="007949F6">
          <w:t>Indeed, n</w:t>
        </w:r>
        <w:r w:rsidR="00A63E4D" w:rsidRPr="009E614F" w:rsidDel="007949F6">
          <w:t>o effects were observed at the zero-order level or within the serial mediation model for attentional facilitation (i.e., facilitated internal attentional disengagement from</w:t>
        </w:r>
        <w:r w:rsidR="00A13B69" w:rsidDel="007949F6">
          <w:t xml:space="preserve"> simulated</w:t>
        </w:r>
        <w:r w:rsidR="00A63E4D" w:rsidRPr="009E614F" w:rsidDel="007949F6">
          <w:t xml:space="preserve"> negative self-referential thought</w:t>
        </w:r>
        <w:r w:rsidR="00A13B69" w:rsidDel="007949F6">
          <w:t xml:space="preserve"> stimuli</w:t>
        </w:r>
        <w:r w:rsidR="00A63E4D" w:rsidRPr="009E614F" w:rsidDel="007949F6">
          <w:t xml:space="preserve">). </w:t>
        </w:r>
        <w:r w:rsidR="00957DEB" w:rsidDel="007949F6">
          <w:t>Th</w:t>
        </w:r>
        <w:r w:rsidR="00270F8F" w:rsidDel="007949F6">
          <w:t>e</w:t>
        </w:r>
        <w:r w:rsidR="00957DEB" w:rsidDel="007949F6">
          <w:t xml:space="preserve"> specificity</w:t>
        </w:r>
        <w:r w:rsidR="00A63E4D" w:rsidRPr="009E614F" w:rsidDel="007949F6">
          <w:t xml:space="preserve"> </w:t>
        </w:r>
        <w:r w:rsidR="00270F8F" w:rsidDel="007949F6">
          <w:t xml:space="preserve">of these effects </w:t>
        </w:r>
        <w:r w:rsidR="00A63E4D" w:rsidRPr="009E614F" w:rsidDel="007949F6">
          <w:t>provide</w:t>
        </w:r>
        <w:r w:rsidR="00957DEB" w:rsidDel="007949F6">
          <w:t>s</w:t>
        </w:r>
        <w:r w:rsidR="00A63E4D" w:rsidRPr="009E614F" w:rsidDel="007949F6">
          <w:t xml:space="preserve"> strong evidence </w:t>
        </w:r>
        <w:r w:rsidR="003F177F" w:rsidDel="007949F6">
          <w:t>for</w:t>
        </w:r>
        <w:r w:rsidR="003F177F" w:rsidRPr="0084582E" w:rsidDel="007949F6">
          <w:rPr>
            <w:rFonts w:asciiTheme="majorBidi" w:hAnsiTheme="majorBidi"/>
          </w:rPr>
          <w:t xml:space="preserve"> </w:t>
        </w:r>
        <w:r w:rsidR="003F177F" w:rsidRPr="0084582E" w:rsidDel="007949F6">
          <w:t>cognitive control theories</w:t>
        </w:r>
        <w:r w:rsidR="003F177F" w:rsidDel="007949F6">
          <w:t xml:space="preserve"> implicating </w:t>
        </w:r>
        <w:r w:rsidR="00EF30C6" w:rsidDel="007949F6">
          <w:t xml:space="preserve">attentional dyscontrol or difficulty disengaging </w:t>
        </w:r>
        <w:r w:rsidR="003F177F" w:rsidDel="007949F6">
          <w:t>internal</w:t>
        </w:r>
        <w:r w:rsidR="00EF30C6" w:rsidDel="007949F6">
          <w:t xml:space="preserve"> attention in </w:t>
        </w:r>
        <w:r w:rsidR="00A63E4D" w:rsidDel="007949F6">
          <w:t>cognitive vulnerability</w:t>
        </w:r>
        <w:r w:rsidR="003F32C3" w:rsidDel="007949F6">
          <w:t xml:space="preserve"> </w:t>
        </w:r>
        <w:r w:rsidR="003F32C3" w:rsidDel="007949F6">
          <w:fldChar w:fldCharType="begin" w:fldLock="1"/>
        </w:r>
        <w:r w:rsidR="00751808" w:rsidDel="007949F6">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mendeley":{"formattedCitation":"&lt;sup&gt;18,27&lt;/sup&gt;","plainTextFormattedCitation":"18,27","previouslyFormattedCitation":"&lt;sup&gt;18,27&lt;/sup&gt;"},"properties":{"noteIndex":0},"schema":"https://github.com/citation-style-language/schema/raw/master/csl-citation.json"}</w:instrText>
        </w:r>
        <w:r w:rsidR="003F32C3" w:rsidDel="007949F6">
          <w:fldChar w:fldCharType="separate"/>
        </w:r>
        <w:r w:rsidR="007B4D9A" w:rsidRPr="007B4D9A" w:rsidDel="007949F6">
          <w:rPr>
            <w:noProof/>
            <w:vertAlign w:val="superscript"/>
          </w:rPr>
          <w:t>18,27</w:t>
        </w:r>
        <w:r w:rsidR="003F32C3" w:rsidDel="007949F6">
          <w:fldChar w:fldCharType="end"/>
        </w:r>
        <w:r w:rsidR="00A63E4D" w:rsidRPr="00EF30C6" w:rsidDel="007949F6">
          <w:t>.</w:t>
        </w:r>
        <w:r w:rsidR="004978D6" w:rsidDel="007949F6">
          <w:t xml:space="preserve"> </w:t>
        </w:r>
        <w:r w:rsidR="008F4167" w:rsidDel="007949F6">
          <w:rPr>
            <w:rFonts w:asciiTheme="majorBidi" w:hAnsiTheme="majorBidi"/>
          </w:rPr>
          <w:t xml:space="preserve">Moreover, </w:t>
        </w:r>
        <w:r w:rsidR="00957DEB" w:rsidDel="007949F6">
          <w:rPr>
            <w:rFonts w:asciiTheme="majorBidi" w:hAnsiTheme="majorBidi"/>
          </w:rPr>
          <w:t>this approach</w:t>
        </w:r>
        <w:r w:rsidR="004978D6" w:rsidDel="007949F6">
          <w:rPr>
            <w:rFonts w:asciiTheme="majorBidi" w:hAnsiTheme="majorBidi"/>
          </w:rPr>
          <w:t xml:space="preserve"> to disambiguate interference or difficult</w:t>
        </w:r>
        <w:r w:rsidR="009B5E9F" w:rsidDel="007949F6">
          <w:t>y</w:t>
        </w:r>
        <w:r w:rsidR="004978D6" w:rsidDel="007949F6">
          <w:rPr>
            <w:rFonts w:asciiTheme="majorBidi" w:hAnsiTheme="majorBidi"/>
          </w:rPr>
          <w:t xml:space="preserve"> disengaging attention from facilitated disengagement </w:t>
        </w:r>
        <w:r w:rsidR="00957DEB" w:rsidDel="007949F6">
          <w:rPr>
            <w:rFonts w:asciiTheme="majorBidi" w:hAnsiTheme="majorBidi"/>
          </w:rPr>
          <w:t>is consistent with</w:t>
        </w:r>
        <w:r w:rsidR="004978D6" w:rsidDel="007949F6">
          <w:rPr>
            <w:rFonts w:asciiTheme="majorBidi" w:hAnsiTheme="majorBidi"/>
          </w:rPr>
          <w:t xml:space="preserve"> emerging</w:t>
        </w:r>
        <w:r w:rsidR="00957DEB" w:rsidDel="007949F6">
          <w:rPr>
            <w:rFonts w:asciiTheme="majorBidi" w:hAnsiTheme="majorBidi"/>
          </w:rPr>
          <w:t xml:space="preserve"> </w:t>
        </w:r>
        <w:r w:rsidR="004978D6" w:rsidRPr="0084582E" w:rsidDel="007949F6">
          <w:rPr>
            <w:rFonts w:asciiTheme="majorBidi" w:hAnsiTheme="majorBidi"/>
          </w:rPr>
          <w:t>efforts to develop time-sensitive dynamic indices of attentional processing using cognitive-experimental task data</w:t>
        </w:r>
        <w:r w:rsidR="003F32C3" w:rsidDel="007949F6">
          <w:t xml:space="preserve"> </w:t>
        </w:r>
        <w:r w:rsidR="003F32C3" w:rsidDel="007949F6">
          <w:fldChar w:fldCharType="begin" w:fldLock="1"/>
        </w:r>
        <w:r w:rsidR="008F6292" w:rsidDel="007949F6">
          <w:instrText>ADDIN CSL_CITATION {"citationItems":[{"id":"ITEM-1","itemData":{"DOI":"10.1037/emo0000172","ISBN":"1931-1516(Electronic),1528-3542(Print)","abstract":"We aimed to illuminate the theorized, yet empirically elusive, connection between covert and overt attentional processes subserving attentional biases (AB). We found that covert and overt attentional processes were each expressed dynamically, fluctuating from moment-to-moment between phases of (over)engagement and phases of avoidance of threat stimuli. The key features of the temporal dynamics of covert and overt attentional processes were significantly correlated. Moreover, the real-time, dynamic expressions of overt and covert attentional processes were significantly coupled from trial-to-trial; and voluntary inhibition of overt attention decoupled their connection in time. In contrast to this dynamic process perspective on AB, when quantified through the decades-old paradigm conceptualizing AB as a static trait-like phenomenon, covert and overt attentional processes demonstrated (seemingly) no association and poor psychometrics. We discuss the implications of the findings for better understanding the nature of AB, its measurement, bio-psycho-behavioral correlates, and clinical modification. (PsycINFO Database Record (c) 2016 APA, all rights reserved)","author":[{"dropping-particle":"","family":"Amir","given":"Iftach","non-dropping-particle":"","parse-names":false,"suffix":""},{"dropping-particle":"","family":"Zvielli","given":"Ariel","non-dropping-particle":"","parse-names":false,"suffix":""},{"dropping-particle":"","family":"Bernstein","given":"Amit","non-dropping-particle":"","parse-names":false,"suffix":""}],"container-title":"Emotion","id":"ITEM-1","issue":"7","issued":{"date-parts":[["2016"]]},"page":"978-986","publisher":"American Psychological Association","title":"(De)coupling of our eyes and our mind’s eye: A dynamic process perspective on attentional bias.","type":"article","volume":"16"},"uris":["http://www.mendeley.com/documents/?uuid=39012af3-1866-44f1-963f-e0f3f61ce311"]},{"id":"ITEM-2","itemData":{"DOI":"10.1016/j.jbtep.2018.01.009","ISSN":"18737943","PMID":"29580549","abstract":"Background and objectives: Abnormal threat-related attention in anxiety disorders is most commonly assessed and modified using the dot-probe paradigm; however, poor psychometric properties of reaction-time measures may contribute to inconsistencies across studies. Typically, standard attention measures are derived using average reaction-times obtained in experimentally-defined conditions. However, current approaches based on experimentally-defined conditions are limited. In this study, the psychometric properties of a novel response-based computation approach to analyze dot-probe data are compared to standard measures of attention. Methods: 148 adults (19.19 ± 1.42 years, 84 women) completed a standardized dot-probe task including threatening and neutral faces. We generated both standard and response-based measures of attention bias, attentional orientation, and attentional disengagement. We compared overall internal consistency, number of trials necessary to reach internal consistency, test-retest reliability (n = 72), and criterion validity obtained using each approach. Results: Compared to standard attention measures, response-based measures demonstrated uniformly high levels of internal consistency with relatively few trials and varying improvements in test-retest reliability. Additionally, response-based measures demonstrated specific evidence of anxiety-related associations above and beyond both standard attention measures and other confounds. Limitations: Future studies are necessary to validate this approach in clinical samples. Conclusions: Response-based attention measures demonstrate superior psychometric properties compared to standard attention measures, which may improve the detection of anxiety-related associations and treatment-related changes in clinical samples.","author":[{"dropping-particle":"","family":"Evans","given":"Travis C.","non-dropping-particle":"","parse-names":false,"suffix":""},{"dropping-particle":"","family":"Britton","given":"Jennifer C.","non-dropping-particle":"","parse-names":false,"suffix":""}],"container-title":"Journal of Behavior Therapy and Experimental Psychiatry","id":"ITEM-2","issue":"March 2017","issued":{"date-parts":[["2018"]]},"page":"95-103","publisher":"Elsevier","title":"Improving the psychometric properties of dot-probe attention measures using response-based computation","type":"article-journal","volume":"60"},"uris":["http://www.mendeley.com/documents/?uuid=cdf91c3c-2fe5-4787-a406-86884fe9a71a"]},{"id":"ITEM-3","itemData":{"DOI":"10.1371/journal.pone.0166600","ISBN":"1932-6203","ISSN":"19326203","PMID":"27875536","abstract":"Background New indices, calculated on data from the widely used Dot Probe Task, were recently proposed to capture variability in biased attention allocation. We observed that it remains unclear which data pattern is meant to be indicative of dynamic bias and thus to be captured by these indices. Moreover, we hypothesized that the new indices are sensitive to SD differences at the response time (RT) level in the absence of bias.   Method Randomly generated datasets were analyzed to assess properties of the Attention Bias Variability (ABV) and Trial Level Bias Score (TL-BS) indices. Sensitivity to creating differences in 1) RT standard deviation, 2) mean RT, and 3) bias magnitude were assessed. In addition, two possible definitions of dynamic attention bias were explored by creating differences in 4) frequency of bias switching, and 5) bias magnitude in the presence of constant switching.   Results ABV and TL-BS indices were found highly sensitive to increasing SD at the response time level, insensitive to increasing bias, linearly sensitive to increasing bias magnitude in the presence of bias switches, and non-linearly sensitive to increasing the frequency of bias switches. The ABV index was also found responsive to increasing mean response times in the absence of bias.   Conclusion Recently proposed DPT derived variability indices cannot uncouple measurement error from bias variability. Significant group differences may be observed even if there is no bias present in any individual dataset. This renders the new indices in their current form unfit for empirical purposes. Our discussion focuses on fostering debate and ideas for new research to validate the potentially very important notion of biased attention being dynamic.","author":[{"dropping-particle":"","family":"Kruijt","given":"Anne Wil","non-dropping-particle":"","parse-names":false,"suffix":""},{"dropping-particle":"","family":"Field","given":"Andy P.","non-dropping-particle":"","parse-names":false,"suffix":""},{"dropping-particle":"","family":"Fox","given":"Elaine","non-dropping-particle":"","parse-names":false,"suffix":""}],"container-title":"PLoS ONE","id":"ITEM-3","issue":"11","issued":{"date-parts":[["2016"]]},"page":"1-22","title":"Capturing dynamics of biased attention: Are new attention variability measures the way forward","type":"article-journal","volume":"11"},"uris":["http://www.mendeley.com/documents/?uuid=c5df6488-ecf9-4f65-8fae-0041989dc3c9"]},{"id":"ITEM-4","itemData":{"DOI":"10.1016/J.CPR.2018.05.005","ISSN":"0272-7358","abstract":"Beginning in the 1980s, experimental psychopathologists increasingly adapted the concepts and paradigms of cognitive science to elucidate information-processing abnormalities that may figure in the etiology and maintenance of anxiety disorders. Assessment and modification of attentional biases for threat has been a major theme in this research program. The field has witnessed the development of progressively more sophisticated approaches for isolating attentional processes from other cognitive processes in the service of accurate assessment and treatment. Yet the field is now in crisis as foundational concerns about the reliability of basic measures of attentional bias for threat (ABT) have emerged. Moreover, recent research points to theoretical revisions deemphasizing ABT as a stable, near-universal feature of anxiety disorders, and stressing deficits in executive control as the primary attentional problem linked to anxiety.","author":[{"dropping-particle":"","family":"McNally","given":"Richard J.","non-dropping-particle":"","parse-names":false,"suffix":""}],"container-title":"Clinical Psychology Review","id":"ITEM-4","issued":{"date-parts":[["2018","5","21"]]},"publisher":"Pergamon","title":"Attentional bias for threat: Crisis or opportunity?","type":"article-journal"},"uris":["http://www.mendeley.com/documents/?uuid=50de5a0f-299c-3875-a609-ddb75b2c6ad5"]},{"id":"ITEM-5","itemData":{"DOI":"10.1037/pas0000036","ISBN":"1939-134X(Electronic),1040-3590(Print)","ISSN":"1939-134X","abstract":"[Correction Notice: An Erratum for this article was reported in Vol 27(2) of Psychological Assessment (see record 2015-09326-001). The hypothetical example provided when explaining the Winsorizing approach on the sixth page, first paragraph, is inaccurate because the interquartile range will always be equal to the 75th percentile value - the 25th percentile value. A corrected example is as follows: “For example, for a RT distribution with a 25th percentile value of 600 ms, a 75th percentile value of 800 ms, and an interquartile range of 200 ms, values &gt;1100 would be rescaled to 1100 ms (the largest value in the distribution that is within the valid range) whereas values &lt; 300 ms would be rescaled to 300 ms (the smallest value in the distribution that is within the valid range).”] The dot-probe task has been widely used in research to produce an index of biased attention based on reaction times (RTs). Despite its popularity, very few published studies have examined psychometric properties of the task, including test–retest reliability, and no previous study has examined reliability in clinically anxious samples or systematically explored the effects of task design and analysis decisions on reliability. In the current analysis, we used dot-probe data from 3 studies in which attention bias toward threat-related faces was assessed at multiple (≥5) time-points. Two of the studies were similar (adults with social anxiety disorder, similar design features) whereas 1 was more disparate (pediatric healthy volunteers, distinct task design). We explored the effects of analysis choices (e.g., bias score formula, outlier handling method) on reliability and searched for convergent findings across the 3 studies. We found that, when concurrently considering the 3 studies, the most reliable RT index of bias used data from dot-bottom trials, comparing congruent to incongruent trials, with rescaled outliers, particularly after averaging across more than 1 assessment point. Although reliability of RT bias indices was moderate to low, within-session variability in bias (attention bias variability; ABV), a recently proposed RT index, was more reliable across sessions. Several eyetracking-based indices of attention bias (available in the pediatric healthy sample only) showed reliability that matched the optimal RT index (ABV). On the basis of these findings, we make specific recommendations to researchers using the dot-probe, particularly those wishing to investigate individu…","author":[{"dropping-particle":"","family":"Price","given":"Rebecca B","non-dropping-particle":"","parse-names":false,"suffix":""},{"dropping-particle":"","family":"Kuckertz","given":"Jennie M","non-dropping-particle":"","parse-names":false,"suffix":""},{"dropping-particle":"","family":"Siegle","given":"Greg J","non-dropping-particle":"","parse-names":false,"suffix":""},{"dropping-particle":"","family":"Ladouceur","given":"Cecile D","non-dropping-particle":"","parse-names":false,"suffix":""},{"dropping-particle":"","family":"Silk","given":"Jennifer S","non-dropping-particle":"","parse-names":false,"suffix":""},{"dropping-particle":"","family":"Ryan","given":"Neal D","non-dropping-particle":"","parse-names":false,"suffix":""},{"dropping-particle":"","family":"Dahl","given":"Ronald E","non-dropping-particle":"","parse-names":false,"suffix":""},{"dropping-particle":"","family":"Amir","given":"Nader","non-dropping-particle":"","parse-names":false,"suffix":""}],"container-title":"Psychological Assessment","id":"ITEM-5","issue":"2","issued":{"date-parts":[["2015"]]},"page":"365-376","publisher":"American Psychological Association","publisher-place":"Price, Rebecca B.: Western Psychiatric Institute and Clinic, 3811 O’Hara Street, Pittsburgh, PA, US, 15213, rebecca.price@stanfordalumni.org","title":"Empirical recommendations for improving the stability of the dot-probe task in clinical research.","type":"article-journal","volume":"27"},"uris":["http://www.mendeley.com/documents/?uuid=2bf45a7c-8d05-4de1-a8a0-b650d17a4a15"]},{"id":"ITEM-6","itemData":{"PMID":"27322741","abstract":"The use of unreliable measures constitutes a threat to our understanding of psychopathology, because advancement of science using both behavioral and biologically oriented measures can only be certain if such measurements are reliable. Two pillars of the National Institute of Mental Health's portfolio-the Research Domain Criteria (RDoC) initiative for psychopathology and the target engagement initiative in clinical trials-cannot succeed without measures that possess the high reliability necessary for tests involving mediation and selection based on individual differences. We focus on the historical lack of reliability of attentional bias measures as an illustration of how reliability can pose a threat to our understanding. Our own data replicate previous findings of poor reliability for traditionally used scores, which suggests a serious problem with the ability to test theories regarding attentional bias. This lack of reliability may also suggest problems with the assumption (in both theory and the formula for the scores) that attentional bias is consistent and stable across time. In contrast, measures accounting for attention as a dynamic process in time show good reliability in our data. The field is sorely in need of research reporting findings and reliability for attentional bias scores using multiple methods, including those focusing on dynamic processes over time. We urge researchers to test and report reliability of all measures, considering findings of low reliability not just as a nuisance but as an opportunity to modify and improve upon the underlying theory. Full assessment of reliability of measures will maximize the possibility that RDoC (and psychological science more generally) will succeed. (PsycINFO Database Record","author":[{"dropping-particle":"","family":"Rodebaugh","given":"T L","non-dropping-particle":"","parse-names":false,"suffix":""},{"dropping-particle":"","family":"Scullin","given":"R B","non-dropping-particle":"","parse-names":false,"suffix":""},{"dropping-particle":"","family":"Langer","given":"J K","non-dropping-particle":"","parse-names":false,"suffix":""},{"dropping-particle":"","family":"Dixon","given":"D J","non-dropping-particle":"","parse-names":false,"suffix":""},{"dropping-particle":"","family":"Huppert","given":"J D","non-dropping-particle":"","parse-names":false,"suffix":""},{"dropping-particle":"","family":"Bernstein","given":"A","non-dropping-particle":"","parse-names":false,"suffix":""},{"dropping-particle":"","family":"Zvielli","given":"A","non-dropping-particle":"","parse-names":false,"suffix":""},{"dropping-particle":"","family":"Lenze","given":"E J","non-dropping-particle":"","parse-names":false,"suffix":""}],"container-title":"Journal of Abnormal Psychology","id":"ITEM-6","issue":"6","issued":{"date-parts":[["2016"]]},"page":"840-851","title":"Unreliability as a threat to understanding psychopathology: The cautionary tale of attentional bias.[Erratum appears in J Abnorm Psychol. 2016 Oct;125(7):878; PMID: 27583767]","type":"article-journal","volume":"125"},"uris":["http://www.mendeley.com/documents/?uuid=470eb334-d808-4ea6-b8b0-9bd90adb0681"]},{"id":"ITEM-7","itemData":{"DOI":"10.1177/2167702614551572","ISSN":"21677034","abstract":"Biases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Science","id":"ITEM-7","issue":"5","issued":{"date-parts":[["2015"]]},"page":"772-788","title":"Temporal Dynamics of Attentional Bias","type":"article-journal","volume":"3"},"uris":["http://www.mendeley.com/documents/?uuid=6f6be800-2202-44cf-8e7a-93092c642d65"]}],"mendeley":{"formattedCitation":"&lt;sup&gt;17,71,72,80–83&lt;/sup&gt;","plainTextFormattedCitation":"17,71,72,80–83","previouslyFormattedCitation":"&lt;sup&gt;17,71,72,80–83&lt;/sup&gt;"},"properties":{"noteIndex":0},"schema":"https://github.com/citation-style-language/schema/raw/master/csl-citation.json"}</w:instrText>
        </w:r>
        <w:r w:rsidR="003F32C3" w:rsidDel="007949F6">
          <w:fldChar w:fldCharType="separate"/>
        </w:r>
        <w:r w:rsidR="00D57E1C" w:rsidRPr="00D57E1C" w:rsidDel="007949F6">
          <w:rPr>
            <w:noProof/>
            <w:vertAlign w:val="superscript"/>
          </w:rPr>
          <w:t>17,71,72,80–83</w:t>
        </w:r>
        <w:r w:rsidR="003F32C3" w:rsidDel="007949F6">
          <w:fldChar w:fldCharType="end"/>
        </w:r>
        <w:r w:rsidR="004978D6" w:rsidRPr="0084582E" w:rsidDel="007949F6">
          <w:rPr>
            <w:rFonts w:asciiTheme="majorBidi" w:hAnsiTheme="majorBidi"/>
          </w:rPr>
          <w:t>.</w:t>
        </w:r>
        <w:r w:rsidR="00957DEB" w:rsidDel="007949F6">
          <w:rPr>
            <w:rFonts w:asciiTheme="majorBidi" w:hAnsiTheme="majorBidi"/>
          </w:rPr>
          <w:t xml:space="preserve"> </w:t>
        </w:r>
        <w:r w:rsidR="00957DEB" w:rsidDel="007949F6">
          <w:t>Indeed, the approach utilized here – contrasting RT on individual target (emotion) trials relative to a running window of comparator (neutral) trials</w:t>
        </w:r>
        <w:r w:rsidR="00714969" w:rsidDel="007949F6">
          <w:t xml:space="preserve"> that simultaneously corrects for degree of variability in RT that is unrelated to attentional processing </w:t>
        </w:r>
        <w:r w:rsidR="005B3CFD" w:rsidDel="007949F6">
          <w:t xml:space="preserve">of the </w:t>
        </w:r>
        <w:r w:rsidR="00714969" w:rsidDel="007949F6">
          <w:t>target trial</w:t>
        </w:r>
        <w:r w:rsidR="00957DEB" w:rsidDel="007949F6">
          <w:t xml:space="preserve"> </w:t>
        </w:r>
        <w:r w:rsidR="008A22A8" w:rsidDel="007949F6">
          <w:t>(</w:t>
        </w:r>
        <w:r w:rsidR="005B3CFD" w:rsidDel="007949F6">
          <w:t>simulated thought</w:t>
        </w:r>
        <w:r w:rsidR="008A22A8" w:rsidDel="007949F6">
          <w:t>)</w:t>
        </w:r>
        <w:r w:rsidR="005B3CFD" w:rsidDel="007949F6">
          <w:t xml:space="preserve"> stimulus </w:t>
        </w:r>
        <w:r w:rsidR="00957DEB" w:rsidDel="007949F6">
          <w:t xml:space="preserve">– may represent a useful advance in the study and quantification of biased or dysregulated attentional processing of emotional </w:t>
        </w:r>
        <w:r w:rsidR="00957DEB" w:rsidRPr="00BE7F7B" w:rsidDel="007949F6">
          <w:t xml:space="preserve">information </w:t>
        </w:r>
        <w:r w:rsidR="00957DEB" w:rsidRPr="0015613C" w:rsidDel="007949F6">
          <w:t xml:space="preserve">that is sensitive to dynamic changes in mean and variability of RT across time. </w:t>
        </w:r>
        <w:r w:rsidR="00957DEB" w:rsidRPr="00E85CAA" w:rsidDel="007949F6">
          <w:t>It is also noteworthy that</w:t>
        </w:r>
        <w:r w:rsidR="004978D6" w:rsidRPr="00957DEB" w:rsidDel="007949F6">
          <w:t xml:space="preserve"> we</w:t>
        </w:r>
        <w:r w:rsidR="00A63E4D" w:rsidRPr="00957DEB" w:rsidDel="007949F6">
          <w:t xml:space="preserve"> found similar effects when difficulty disengaging internal attentio</w:t>
        </w:r>
        <w:r w:rsidR="00A63E4D" w:rsidRPr="009E614F" w:rsidDel="007949F6">
          <w:t xml:space="preserve">n was quantified through the </w:t>
        </w:r>
        <w:r w:rsidR="00A63E4D" w:rsidRPr="009202B6" w:rsidDel="007949F6">
          <w:t xml:space="preserve">traditional aggregated </w:t>
        </w:r>
        <w:r w:rsidR="009202B6" w:rsidRPr="00DE612D" w:rsidDel="007949F6">
          <w:t>difference</w:t>
        </w:r>
        <w:r w:rsidR="009202B6" w:rsidDel="007949F6">
          <w:t xml:space="preserve"> mean</w:t>
        </w:r>
        <w:r w:rsidR="009202B6" w:rsidRPr="009202B6" w:rsidDel="007949F6">
          <w:t xml:space="preserve"> </w:t>
        </w:r>
        <w:r w:rsidR="00A63E4D" w:rsidRPr="009202B6" w:rsidDel="007949F6">
          <w:t>bias</w:t>
        </w:r>
        <w:r w:rsidR="00A63E4D" w:rsidRPr="009E614F" w:rsidDel="007949F6">
          <w:t xml:space="preserve"> score measur</w:t>
        </w:r>
        <w:r w:rsidR="00A63E4D" w:rsidDel="007949F6">
          <w:t>e</w:t>
        </w:r>
        <w:r w:rsidR="00EF30C6" w:rsidRPr="00EF30C6" w:rsidDel="007949F6">
          <w:t xml:space="preserve">. </w:t>
        </w:r>
        <w:r w:rsidR="00957DEB" w:rsidDel="007949F6">
          <w:rPr>
            <w:rFonts w:asciiTheme="majorBidi" w:hAnsiTheme="majorBidi"/>
          </w:rPr>
          <w:t>Consistent with</w:t>
        </w:r>
        <w:r w:rsidR="004978D6" w:rsidDel="007949F6">
          <w:rPr>
            <w:rFonts w:asciiTheme="majorBidi" w:hAnsiTheme="majorBidi"/>
          </w:rPr>
          <w:t xml:space="preserve"> recent</w:t>
        </w:r>
        <w:r w:rsidR="00EF30C6" w:rsidRPr="00E85CAA" w:rsidDel="007949F6">
          <w:rPr>
            <w:rFonts w:asciiTheme="majorBidi" w:hAnsiTheme="majorBidi"/>
          </w:rPr>
          <w:t xml:space="preserve"> criticism and debate</w:t>
        </w:r>
        <w:r w:rsidR="00EF30C6" w:rsidRPr="00E85CAA" w:rsidDel="007949F6">
          <w:t xml:space="preserve"> </w:t>
        </w:r>
        <w:r w:rsidR="00957DEB" w:rsidDel="007949F6">
          <w:t>regarding the utility and limitations of such traditional aggregated difference scores to estimate biased attentional processing</w:t>
        </w:r>
        <w:r w:rsidR="003F32C3" w:rsidDel="007949F6">
          <w:t xml:space="preserve"> </w:t>
        </w:r>
        <w:r w:rsidR="003F32C3" w:rsidDel="007949F6">
          <w:fldChar w:fldCharType="begin" w:fldLock="1"/>
        </w:r>
        <w:r w:rsidR="008F6292" w:rsidDel="007949F6">
          <w:instrText>ADDIN CSL_CITATION {"citationItems":[{"id":"ITEM-1","itemData":{"DOI":"10.1037/pas0000036","ISBN":"1939-134X(Electronic),1040-3590(Print)","ISSN":"1939-134X","abstract":"[Correction Notice: An Erratum for this article was reported in Vol 27(2) of Psychological Assessment (see record 2015-09326-001). The hypothetical example provided when explaining the Winsorizing approach on the sixth page, first paragraph, is inaccurate because the interquartile range will always be equal to the 75th percentile value - the 25th percentile value. A corrected example is as follows: “For example, for a RT distribution with a 25th percentile value of 600 ms, a 75th percentile value of 800 ms, and an interquartile range of 200 ms, values &gt;1100 would be rescaled to 1100 ms (the largest value in the distribution that is within the valid range) whereas values &lt; 300 ms would be rescaled to 300 ms (the smallest value in the distribution that is within the valid range).”] The dot-probe task has been widely used in research to produce an index of biased attention based on reaction times (RTs). Despite its popularity, very few published studies have examined psychometric properties of the task, including test–retest reliability, and no previous study has examined reliability in clinically anxious samples or systematically explored the effects of task design and analysis decisions on reliability. In the current analysis, we used dot-probe data from 3 studies in which attention bias toward threat-related faces was assessed at multiple (≥5) time-points. Two of the studies were similar (adults with social anxiety disorder, similar design features) whereas 1 was more disparate (pediatric healthy volunteers, distinct task design). We explored the effects of analysis choices (e.g., bias score formula, outlier handling method) on reliability and searched for convergent findings across the 3 studies. We found that, when concurrently considering the 3 studies, the most reliable RT index of bias used data from dot-bottom trials, comparing congruent to incongruent trials, with rescaled outliers, particularly after averaging across more than 1 assessment point. Although reliability of RT bias indices was moderate to low, within-session variability in bias (attention bias variability; ABV), a recently proposed RT index, was more reliable across sessions. Several eyetracking-based indices of attention bias (available in the pediatric healthy sample only) showed reliability that matched the optimal RT index (ABV). On the basis of these findings, we make specific recommendations to researchers using the dot-probe, particularly those wishing to investigate individu…","author":[{"dropping-particle":"","family":"Price","given":"Rebecca B","non-dropping-particle":"","parse-names":false,"suffix":""},{"dropping-particle":"","family":"Kuckertz","given":"Jennie M","non-dropping-particle":"","parse-names":false,"suffix":""},{"dropping-particle":"","family":"Siegle","given":"Greg J","non-dropping-particle":"","parse-names":false,"suffix":""},{"dropping-particle":"","family":"Ladouceur","given":"Cecile D","non-dropping-particle":"","parse-names":false,"suffix":""},{"dropping-particle":"","family":"Silk","given":"Jennifer S","non-dropping-particle":"","parse-names":false,"suffix":""},{"dropping-particle":"","family":"Ryan","given":"Neal D","non-dropping-particle":"","parse-names":false,"suffix":""},{"dropping-particle":"","family":"Dahl","given":"Ronald E","non-dropping-particle":"","parse-names":false,"suffix":""},{"dropping-particle":"","family":"Amir","given":"Nader","non-dropping-particle":"","parse-names":false,"suffix":""}],"container-title":"Psychological Assessment","id":"ITEM-1","issue":"2","issued":{"date-parts":[["2015"]]},"page":"365-376","publisher":"American Psychological Association","publisher-place":"Price, Rebecca B.: Western Psychiatric Institute and Clinic, 3811 O’Hara Street, Pittsburgh, PA, US, 15213, rebecca.price@stanfordalumni.org","title":"Empirical recommendations for improving the stability of the dot-probe task in clinical research.","type":"article-journal","volume":"27"},"uris":["http://www.mendeley.com/documents/?uuid=2bf45a7c-8d05-4de1-a8a0-b650d17a4a15"]},{"id":"ITEM-2","itemData":{"PMID":"27322741","abstract":"The use of unreliable measures constitutes a threat to our understanding of psychopathology, because advancement of science using both behavioral and biologically oriented measures can only be certain if such measurements are reliable. Two pillars of the National Institute of Mental Health's portfolio-the Research Domain Criteria (RDoC) initiative for psychopathology and the target engagement initiative in clinical trials-cannot succeed without measures that possess the high reliability necessary for tests involving mediation and selection based on individual differences. We focus on the historical lack of reliability of attentional bias measures as an illustration of how reliability can pose a threat to our understanding. Our own data replicate previous findings of poor reliability for traditionally used scores, which suggests a serious problem with the ability to test theories regarding attentional bias. This lack of reliability may also suggest problems with the assumption (in both theory and the formula for the scores) that attentional bias is consistent and stable across time. In contrast, measures accounting for attention as a dynamic process in time show good reliability in our data. The field is sorely in need of research reporting findings and reliability for attentional bias scores using multiple methods, including those focusing on dynamic processes over time. We urge researchers to test and report reliability of all measures, considering findings of low reliability not just as a nuisance but as an opportunity to modify and improve upon the underlying theory. Full assessment of reliability of measures will maximize the possibility that RDoC (and psychological science more generally) will succeed. (PsycINFO Database Record","author":[{"dropping-particle":"","family":"Rodebaugh","given":"T L","non-dropping-particle":"","parse-names":false,"suffix":""},{"dropping-particle":"","family":"Scullin","given":"R B","non-dropping-particle":"","parse-names":false,"suffix":""},{"dropping-particle":"","family":"Langer","given":"J K","non-dropping-particle":"","parse-names":false,"suffix":""},{"dropping-particle":"","family":"Dixon","given":"D J","non-dropping-particle":"","parse-names":false,"suffix":""},{"dropping-particle":"","family":"Huppert","given":"J D","non-dropping-particle":"","parse-names":false,"suffix":""},{"dropping-particle":"","family":"Bernstein","given":"A","non-dropping-particle":"","parse-names":false,"suffix":""},{"dropping-particle":"","family":"Zvielli","given":"A","non-dropping-particle":"","parse-names":false,"suffix":""},{"dropping-particle":"","family":"Lenze","given":"E J","non-dropping-particle":"","parse-names":false,"suffix":""}],"container-title":"Journal of Abnormal Psychology","id":"ITEM-2","issue":"6","issued":{"date-parts":[["2016"]]},"page":"840-851","title":"Unreliability as a threat to understanding psychopathology: The cautionary tale of attentional bias.[Erratum appears in J Abnorm Psychol. 2016 Oct;125(7):878; PMID: 27583767]","type":"article-journal","volume":"125"},"uris":["http://www.mendeley.com/documents/?uuid=470eb334-d808-4ea6-b8b0-9bd90adb0681"]},{"id":"ITEM-3","itemData":{"DOI":"10.1177/2167702614551572","ISSN":"21677034","abstract":"Biases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Science","id":"ITEM-3","issue":"5","issued":{"date-parts":[["2015"]]},"page":"772-788","title":"Temporal Dynamics of Attentional Bias","type":"article-journal","volume":"3"},"uris":["http://www.mendeley.com/documents/?uuid=6f6be800-2202-44cf-8e7a-93092c642d65"]}],"mendeley":{"formattedCitation":"&lt;sup&gt;72,82,83&lt;/sup&gt;","plainTextFormattedCitation":"72,82,83","previouslyFormattedCitation":"&lt;sup&gt;72,82,83&lt;/sup&gt;"},"properties":{"noteIndex":0},"schema":"https://github.com/citation-style-language/schema/raw/master/csl-citation.json"}</w:instrText>
        </w:r>
        <w:r w:rsidR="003F32C3" w:rsidDel="007949F6">
          <w:fldChar w:fldCharType="separate"/>
        </w:r>
        <w:r w:rsidR="00D57E1C" w:rsidRPr="00D57E1C" w:rsidDel="007949F6">
          <w:rPr>
            <w:noProof/>
            <w:vertAlign w:val="superscript"/>
          </w:rPr>
          <w:t>72,82,83</w:t>
        </w:r>
        <w:r w:rsidR="003F32C3" w:rsidDel="007949F6">
          <w:fldChar w:fldCharType="end"/>
        </w:r>
        <w:r w:rsidR="00957DEB" w:rsidDel="007949F6">
          <w:rPr>
            <w:rFonts w:asciiTheme="majorBidi" w:hAnsiTheme="majorBidi"/>
          </w:rPr>
          <w:t xml:space="preserve">, </w:t>
        </w:r>
        <w:r w:rsidR="00EF30C6" w:rsidDel="007949F6">
          <w:t>we found that the traditional aggregated mean bias score demonstrated</w:t>
        </w:r>
        <w:r w:rsidR="000A5C10" w:rsidDel="007949F6">
          <w:t xml:space="preserve"> </w:t>
        </w:r>
        <w:r w:rsidR="004978D6" w:rsidDel="007949F6">
          <w:t>significant</w:t>
        </w:r>
        <w:r w:rsidR="000A5C10" w:rsidDel="007949F6">
          <w:t xml:space="preserve"> albeit</w:t>
        </w:r>
        <w:r w:rsidR="00EF30C6" w:rsidDel="007949F6">
          <w:t xml:space="preserve"> </w:t>
        </w:r>
        <w:r w:rsidR="00A63E4D" w:rsidDel="007949F6">
          <w:t xml:space="preserve">weaker zero-order </w:t>
        </w:r>
        <w:r w:rsidR="004978D6" w:rsidDel="007949F6">
          <w:t>effects</w:t>
        </w:r>
        <w:r w:rsidR="0089251C" w:rsidDel="007949F6">
          <w:t xml:space="preserve"> relative to the dynamic interference scores</w:t>
        </w:r>
        <w:r w:rsidR="00957DEB" w:rsidDel="007949F6">
          <w:t xml:space="preserve"> as well as relatively weaker levels of internal reliability relative to the dynamic scores</w:t>
        </w:r>
        <w:r w:rsidR="003F32C3" w:rsidDel="007949F6">
          <w:t xml:space="preserve"> </w:t>
        </w:r>
        <w:r w:rsidR="003F32C3" w:rsidDel="007949F6">
          <w:fldChar w:fldCharType="begin" w:fldLock="1"/>
        </w:r>
        <w:r w:rsidR="008F6292" w:rsidDel="007949F6">
          <w:instrText>ADDIN CSL_CITATION {"citationItems":[{"id":"ITEM-1","itemData":{"DOI":"10.1037/pas0000036","ISBN":"1939-134X(Electronic),1040-3590(Print)","ISSN":"1939-134X","abstract":"[Correction Notice: An Erratum for this article was reported in Vol 27(2) of Psychological Assessment (see record 2015-09326-001). The hypothetical example provided when explaining the Winsorizing approach on the sixth page, first paragraph, is inaccurate because the interquartile range will always be equal to the 75th percentile value - the 25th percentile value. A corrected example is as follows: “For example, for a RT distribution with a 25th percentile value of 600 ms, a 75th percentile value of 800 ms, and an interquartile range of 200 ms, values &gt;1100 would be rescaled to 1100 ms (the largest value in the distribution that is within the valid range) whereas values &lt; 300 ms would be rescaled to 300 ms (the smallest value in the distribution that is within the valid range).”] The dot-probe task has been widely used in research to produce an index of biased attention based on reaction times (RTs). Despite its popularity, very few published studies have examined psychometric properties of the task, including test–retest reliability, and no previous study has examined reliability in clinically anxious samples or systematically explored the effects of task design and analysis decisions on reliability. In the current analysis, we used dot-probe data from 3 studies in which attention bias toward threat-related faces was assessed at multiple (≥5) time-points. Two of the studies were similar (adults with social anxiety disorder, similar design features) whereas 1 was more disparate (pediatric healthy volunteers, distinct task design). We explored the effects of analysis choices (e.g., bias score formula, outlier handling method) on reliability and searched for convergent findings across the 3 studies. We found that, when concurrently considering the 3 studies, the most reliable RT index of bias used data from dot-bottom trials, comparing congruent to incongruent trials, with rescaled outliers, particularly after averaging across more than 1 assessment point. Although reliability of RT bias indices was moderate to low, within-session variability in bias (attention bias variability; ABV), a recently proposed RT index, was more reliable across sessions. Several eyetracking-based indices of attention bias (available in the pediatric healthy sample only) showed reliability that matched the optimal RT index (ABV). On the basis of these findings, we make specific recommendations to researchers using the dot-probe, particularly those wishing to investigate individu…","author":[{"dropping-particle":"","family":"Price","given":"Rebecca B","non-dropping-particle":"","parse-names":false,"suffix":""},{"dropping-particle":"","family":"Kuckertz","given":"Jennie M","non-dropping-particle":"","parse-names":false,"suffix":""},{"dropping-particle":"","family":"Siegle","given":"Greg J","non-dropping-particle":"","parse-names":false,"suffix":""},{"dropping-particle":"","family":"Ladouceur","given":"Cecile D","non-dropping-particle":"","parse-names":false,"suffix":""},{"dropping-particle":"","family":"Silk","given":"Jennifer S","non-dropping-particle":"","parse-names":false,"suffix":""},{"dropping-particle":"","family":"Ryan","given":"Neal D","non-dropping-particle":"","parse-names":false,"suffix":""},{"dropping-particle":"","family":"Dahl","given":"Ronald E","non-dropping-particle":"","parse-names":false,"suffix":""},{"dropping-particle":"","family":"Amir","given":"Nader","non-dropping-particle":"","parse-names":false,"suffix":""}],"container-title":"Psychological Assessment","id":"ITEM-1","issue":"2","issued":{"date-parts":[["2015"]]},"page":"365-376","publisher":"American Psychological Association","publisher-place":"Price, Rebecca B.: Western Psychiatric Institute and Clinic, 3811 O’Hara Street, Pittsburgh, PA, US, 15213, rebecca.price@stanfordalumni.org","title":"Empirical recommendations for improving the stability of the dot-probe task in clinical research.","type":"article-journal","volume":"27"},"uris":["http://www.mendeley.com/documents/?uuid=2bf45a7c-8d05-4de1-a8a0-b650d17a4a15"]},{"id":"ITEM-2","itemData":{"PMID":"27322741","abstract":"The use of unreliable measures constitutes a threat to our understanding of psychopathology, because advancement of science using both behavioral and biologically oriented measures can only be certain if such measurements are reliable. Two pillars of the National Institute of Mental Health's portfolio-the Research Domain Criteria (RDoC) initiative for psychopathology and the target engagement initiative in clinical trials-cannot succeed without measures that possess the high reliability necessary for tests involving mediation and selection based on individual differences. We focus on the historical lack of reliability of attentional bias measures as an illustration of how reliability can pose a threat to our understanding. Our own data replicate previous findings of poor reliability for traditionally used scores, which suggests a serious problem with the ability to test theories regarding attentional bias. This lack of reliability may also suggest problems with the assumption (in both theory and the formula for the scores) that attentional bias is consistent and stable across time. In contrast, measures accounting for attention as a dynamic process in time show good reliability in our data. The field is sorely in need of research reporting findings and reliability for attentional bias scores using multiple methods, including those focusing on dynamic processes over time. We urge researchers to test and report reliability of all measures, considering findings of low reliability not just as a nuisance but as an opportunity to modify and improve upon the underlying theory. Full assessment of reliability of measures will maximize the possibility that RDoC (and psychological science more generally) will succeed. (PsycINFO Database Record","author":[{"dropping-particle":"","family":"Rodebaugh","given":"T L","non-dropping-particle":"","parse-names":false,"suffix":""},{"dropping-particle":"","family":"Scullin","given":"R B","non-dropping-particle":"","parse-names":false,"suffix":""},{"dropping-particle":"","family":"Langer","given":"J K","non-dropping-particle":"","parse-names":false,"suffix":""},{"dropping-particle":"","family":"Dixon","given":"D J","non-dropping-particle":"","parse-names":false,"suffix":""},{"dropping-particle":"","family":"Huppert","given":"J D","non-dropping-particle":"","parse-names":false,"suffix":""},{"dropping-particle":"","family":"Bernstein","given":"A","non-dropping-particle":"","parse-names":false,"suffix":""},{"dropping-particle":"","family":"Zvielli","given":"A","non-dropping-particle":"","parse-names":false,"suffix":""},{"dropping-particle":"","family":"Lenze","given":"E J","non-dropping-particle":"","parse-names":false,"suffix":""}],"container-title":"Journal of Abnormal Psychology","id":"ITEM-2","issue":"6","issued":{"date-parts":[["2016"]]},"page":"840-851","title":"Unreliability as a threat to understanding psychopathology: The cautionary tale of attentional bias.[Erratum appears in J Abnorm Psychol. 2016 Oct;125(7):878; PMID: 27583767]","type":"article-journal","volume":"125"},"uris":["http://www.mendeley.com/documents/?uuid=470eb334-d808-4ea6-b8b0-9bd90adb0681"]},{"id":"ITEM-3","itemData":{"DOI":"10.1007/s10608-013-9588-2","ISBN":"0147-5916","ISSN":"15732819","PMID":"17396179","abstract":"A variety of methodological paradigms, including dot probe and eye movement tasks, have been used to examine attentional biases to threat in anxiety disorders. Unfortunately, little attention has been devoted to the psychometric properties of measures from these paradigms. In the current study, participants selected for high and low social anxiety completed a dot probe and eye movement task using angry, disgust and happy facial expressions paired with neutral expressions. Results indi- cated that dot probe bias scores, eye movement first fixa- tion indices, and eye movement proportions of viewing time in the first 1,500 ms had unacceptably low reliability. However, eye movement indices of attentional bias over the full 5,000 ms time course had excellent reliability. Individuals’ dot probe and eye movement biases were largely uncorrelated across the two tasks and demonstrated little relation with social anxiety scores. Implications for future research are discussed.","author":[{"dropping-particle":"","family":"Waechter","given":"Stephanie","non-dropping-particle":"","parse-names":false,"suffix":""},{"dropping-particle":"","family":"Nelson","given":"Andrea L.","non-dropping-particle":"","parse-names":false,"suffix":""},{"dropping-particle":"","family":"Wright","given":"Caitlin","non-dropping-particle":"","parse-names":false,"suffix":""},{"dropping-particle":"","family":"Hyatt","given":"Ashley","non-dropping-particle":"","parse-names":false,"suffix":""},{"dropping-particle":"","family":"Oakman","given":"Jonathan","non-dropping-particle":"","parse-names":false,"suffix":""}],"container-title":"Cognitive Therapy and Research","id":"ITEM-3","issue":"3","issued":{"date-parts":[["2014"]]},"page":"313-333","title":"Measuring attentional bias to threat: Reliability of dot probe and eye movement indices","type":"article-journal","volume":"38"},"uris":["http://www.mendeley.com/documents/?uuid=3b4d32a9-5d34-4d09-8164-9a7438cf9e96"]}],"mendeley":{"formattedCitation":"&lt;sup&gt;70,82,83&lt;/sup&gt;","plainTextFormattedCitation":"70,82,83","previouslyFormattedCitation":"&lt;sup&gt;70,82,83&lt;/sup&gt;"},"properties":{"noteIndex":0},"schema":"https://github.com/citation-style-language/schema/raw/master/csl-citation.json"}</w:instrText>
        </w:r>
        <w:r w:rsidR="003F32C3" w:rsidDel="007949F6">
          <w:fldChar w:fldCharType="separate"/>
        </w:r>
        <w:r w:rsidR="00D57E1C" w:rsidRPr="00D57E1C" w:rsidDel="007949F6">
          <w:rPr>
            <w:noProof/>
            <w:vertAlign w:val="superscript"/>
          </w:rPr>
          <w:t>70,82,83</w:t>
        </w:r>
        <w:r w:rsidR="003F32C3" w:rsidDel="007949F6">
          <w:fldChar w:fldCharType="end"/>
        </w:r>
        <w:r w:rsidR="00A63E4D" w:rsidRPr="009E614F" w:rsidDel="007949F6">
          <w:t>. Th</w:t>
        </w:r>
        <w:r w:rsidR="00A63E4D" w:rsidDel="007949F6">
          <w:t>ese weaker effect</w:t>
        </w:r>
        <w:r w:rsidR="000A5C10" w:rsidDel="007949F6">
          <w:t>s</w:t>
        </w:r>
        <w:r w:rsidR="00A63E4D" w:rsidDel="007949F6">
          <w:t xml:space="preserve"> may reflect the confounding </w:t>
        </w:r>
        <w:r w:rsidR="004978D6" w:rsidDel="007949F6">
          <w:t xml:space="preserve">or admixture of trials on which a participant expressed </w:t>
        </w:r>
        <w:r w:rsidR="0089251C" w:rsidDel="007949F6">
          <w:t>facilitation</w:t>
        </w:r>
        <w:r w:rsidR="004978D6" w:rsidDel="007949F6">
          <w:t xml:space="preserve"> with </w:t>
        </w:r>
        <w:r w:rsidR="0089251C" w:rsidDel="007949F6">
          <w:t>trials</w:t>
        </w:r>
        <w:r w:rsidR="004978D6" w:rsidDel="007949F6">
          <w:t xml:space="preserve"> in which she/he expressed interference.</w:t>
        </w:r>
        <w:r w:rsidR="006761DD" w:rsidDel="007949F6">
          <w:t xml:space="preserve"> </w:t>
        </w:r>
      </w:moveFrom>
    </w:p>
    <w:p w14:paraId="79FD7624" w14:textId="6BB676DB" w:rsidR="009519C4" w:rsidDel="007949F6" w:rsidRDefault="003C4CC8" w:rsidP="009B54E3">
      <w:pPr>
        <w:outlineLvl w:val="9"/>
        <w:rPr>
          <w:moveFrom w:id="82" w:author="יפתח עמיר" w:date="2020-01-03T11:35:00Z"/>
        </w:rPr>
      </w:pPr>
      <w:moveFrom w:id="83" w:author="יפתח עמיר" w:date="2020-01-03T11:35:00Z">
        <w:r w:rsidDel="007949F6">
          <w:t>Relatedly, it</w:t>
        </w:r>
        <w:r w:rsidR="009519C4" w:rsidRPr="003C4CC8" w:rsidDel="007949F6">
          <w:t xml:space="preserve"> is important</w:t>
        </w:r>
        <w:r w:rsidR="009519C4" w:rsidDel="007949F6">
          <w:t xml:space="preserve"> to note that the dynamic interference and facilitation scores were based on a computation sensitive to RT</w:t>
        </w:r>
        <w:r w:rsidR="007D600D" w:rsidDel="007949F6">
          <w:t xml:space="preserve"> slowing and</w:t>
        </w:r>
        <w:r w:rsidR="009519C4" w:rsidDel="007949F6">
          <w:t xml:space="preserve"> variability reflected in (a) within-subject dynamic changes in time (i.e., trials) as well as (b) between-subject differences in RT variability. This was done by, repeatedly, taking the difference between (i) the RT on each negative self-referential target trial and (ii) the running mean RT of that target trial’s reference running window of neutral trials and (iii) dividing this trial-level difference by the SD of that reference running window of neutral trials. Accordingly, the within</w:t>
        </w:r>
        <w:r w:rsidR="0047165C" w:rsidDel="007949F6">
          <w:t>-</w:t>
        </w:r>
        <w:r w:rsidR="009519C4" w:rsidDel="007949F6">
          <w:t xml:space="preserve">subject correction for neutral trial RT variability should account for any within- and between-subject individual differences effects driven by </w:t>
        </w:r>
        <w:r w:rsidR="0047165C" w:rsidDel="007949F6">
          <w:t xml:space="preserve">artifactual </w:t>
        </w:r>
        <w:r w:rsidR="009519C4" w:rsidDel="007949F6">
          <w:t xml:space="preserve">or confounding slowing and related variability of RT not specifically related to slowed </w:t>
        </w:r>
        <w:r w:rsidR="009519C4" w:rsidRPr="00FD1C80" w:rsidDel="007949F6">
          <w:t xml:space="preserve">disengagement from target trial stimulus content (i.e., simulated negative self-referential thought stimulus). </w:t>
        </w:r>
        <w:r w:rsidR="009519C4" w:rsidRPr="002E1069" w:rsidDel="007949F6">
          <w:t xml:space="preserve">Moreover, </w:t>
        </w:r>
        <w:r w:rsidR="00092985" w:rsidDel="007949F6">
          <w:t>we observed strong evidence of specificity for the dynamic interference scores (cf. facilitation scores) across all zero-order and mediation model analyses. If</w:t>
        </w:r>
        <w:r w:rsidR="00092985" w:rsidRPr="002E1069" w:rsidDel="007949F6">
          <w:t xml:space="preserve"> </w:t>
        </w:r>
        <w:r w:rsidR="009519C4" w:rsidRPr="002E1069" w:rsidDel="007949F6">
          <w:t>art</w:t>
        </w:r>
        <w:r w:rsidR="0047165C" w:rsidDel="007949F6">
          <w:t>i</w:t>
        </w:r>
        <w:r w:rsidR="009519C4" w:rsidRPr="002E1069" w:rsidDel="007949F6">
          <w:t>factual or confounding</w:t>
        </w:r>
        <w:r w:rsidR="009519C4" w:rsidRPr="00FD1C80" w:rsidDel="007949F6">
          <w:t xml:space="preserve"> RT variability </w:t>
        </w:r>
        <w:r w:rsidDel="007949F6">
          <w:t>was</w:t>
        </w:r>
        <w:r w:rsidR="009519C4" w:rsidRPr="00FD1C80" w:rsidDel="007949F6">
          <w:t xml:space="preserve"> the sole or primary</w:t>
        </w:r>
        <w:r w:rsidR="009519C4" w:rsidRPr="005937A0" w:rsidDel="007949F6">
          <w:t xml:space="preserve"> source of observed effects, </w:t>
        </w:r>
        <w:r w:rsidR="009166B6" w:rsidDel="007949F6">
          <w:t xml:space="preserve">then </w:t>
        </w:r>
        <w:r w:rsidR="009519C4" w:rsidRPr="005937A0" w:rsidDel="007949F6">
          <w:t>we</w:t>
        </w:r>
        <w:r w:rsidR="009519C4" w:rsidDel="007949F6">
          <w:t xml:space="preserve"> </w:t>
        </w:r>
        <w:r w:rsidR="007D600D" w:rsidDel="007949F6">
          <w:t>would</w:t>
        </w:r>
        <w:r w:rsidR="009519C4" w:rsidDel="007949F6">
          <w:t xml:space="preserve"> not find the observed specificity for dynamic interference (cf. facilitation scores) scores with respect to correlates and outcome of interest. Indeed, under such conditions, both </w:t>
        </w:r>
        <w:r w:rsidDel="007949F6">
          <w:t xml:space="preserve">interference and facilitation dynamic scores </w:t>
        </w:r>
        <w:r w:rsidR="009519C4" w:rsidDel="007949F6">
          <w:t>would have the similar/identical likelihood of association with measured correlates and outcomes</w:t>
        </w:r>
        <w:r w:rsidR="007D600D" w:rsidDel="007949F6">
          <w:t xml:space="preserve"> in these data</w:t>
        </w:r>
        <w:r w:rsidDel="007949F6">
          <w:t>, as both sets of dynamic scores would be a byproduct of art</w:t>
        </w:r>
        <w:r w:rsidR="0047165C" w:rsidDel="007949F6">
          <w:t>i</w:t>
        </w:r>
        <w:r w:rsidDel="007949F6">
          <w:t>factual RT variability</w:t>
        </w:r>
        <w:r w:rsidR="009519C4" w:rsidDel="007949F6">
          <w:t xml:space="preserve">. </w:t>
        </w:r>
        <w:r w:rsidR="009B54E3" w:rsidDel="007949F6">
          <w:t>Likewise</w:t>
        </w:r>
        <w:r w:rsidR="000A0C8C" w:rsidDel="007949F6">
          <w:t xml:space="preserve">, the reliability and replicability of </w:t>
        </w:r>
        <w:r w:rsidR="009B54E3" w:rsidDel="007949F6">
          <w:t>Study 1</w:t>
        </w:r>
        <w:r w:rsidR="000A0C8C" w:rsidDel="007949F6">
          <w:t xml:space="preserve"> effects are strengthened </w:t>
        </w:r>
        <w:r w:rsidR="009B54E3" w:rsidDel="007949F6">
          <w:t xml:space="preserve">by </w:t>
        </w:r>
        <w:r w:rsidR="000A0C8C" w:rsidDel="007949F6">
          <w:t>Study 2</w:t>
        </w:r>
        <w:r w:rsidR="00FF2FF9" w:rsidDel="007949F6">
          <w:t xml:space="preserve"> findings</w:t>
        </w:r>
        <w:r w:rsidR="009B54E3" w:rsidDel="007949F6">
          <w:t>. Indeed, Study 2 scoring of biased internal attentional processing entailed direct trial-level accuracy computations</w:t>
        </w:r>
        <w:r w:rsidR="00500A8E" w:rsidDel="007949F6">
          <w:t xml:space="preserve"> and thus cannot be accounted for by some computational artifact</w:t>
        </w:r>
        <w:r w:rsidR="009B54E3" w:rsidDel="007949F6">
          <w:t>.</w:t>
        </w:r>
      </w:moveFrom>
    </w:p>
    <w:p w14:paraId="76DA23E6" w14:textId="650C420C" w:rsidR="00957DEB" w:rsidDel="007949F6" w:rsidRDefault="00B5171C" w:rsidP="00ED4843">
      <w:pPr>
        <w:outlineLvl w:val="9"/>
        <w:rPr>
          <w:moveFrom w:id="84" w:author="יפתח עמיר" w:date="2020-01-03T11:35:00Z"/>
        </w:rPr>
      </w:pPr>
      <w:moveFrom w:id="85" w:author="יפתח עמיר" w:date="2020-01-03T11:35:00Z">
        <w:r w:rsidDel="007949F6">
          <w:t>Moreover</w:t>
        </w:r>
        <w:r w:rsidR="00A63E4D" w:rsidRPr="0096573C" w:rsidDel="007949F6">
          <w:t>, sensitivity analyses</w:t>
        </w:r>
        <w:r w:rsidR="00E51CB6" w:rsidDel="007949F6">
          <w:t xml:space="preserve"> in Study 1 and 2</w:t>
        </w:r>
        <w:r w:rsidR="00A63E4D" w:rsidRPr="0096573C" w:rsidDel="007949F6">
          <w:t xml:space="preserve"> ruled-out</w:t>
        </w:r>
        <w:r w:rsidR="00957DEB" w:rsidDel="007949F6">
          <w:t xml:space="preserve"> </w:t>
        </w:r>
        <w:r w:rsidR="00023317" w:rsidDel="007949F6">
          <w:t xml:space="preserve">that </w:t>
        </w:r>
        <w:r w:rsidDel="007949F6">
          <w:t>a</w:t>
        </w:r>
        <w:r w:rsidRPr="0096573C" w:rsidDel="007949F6">
          <w:t xml:space="preserve"> </w:t>
        </w:r>
        <w:r w:rsidR="00A63E4D" w:rsidRPr="0096573C" w:rsidDel="007949F6">
          <w:t xml:space="preserve">general neurocognitive dysfunction </w:t>
        </w:r>
        <w:r w:rsidR="0015613C" w:rsidDel="007949F6">
          <w:t xml:space="preserve">or </w:t>
        </w:r>
        <w:r w:rsidR="00443F7E" w:rsidDel="007949F6">
          <w:t xml:space="preserve">general </w:t>
        </w:r>
        <w:r w:rsidR="0015613C" w:rsidDel="007949F6">
          <w:t xml:space="preserve">difficulty sustaining attention over time </w:t>
        </w:r>
        <w:r w:rsidR="00A63E4D" w:rsidRPr="0096573C" w:rsidDel="007949F6">
          <w:t xml:space="preserve">linked to cognitive vulnerability or depression/anxiety </w:t>
        </w:r>
        <w:r w:rsidR="00A82ABE" w:rsidDel="007949F6">
          <w:t>could</w:t>
        </w:r>
        <w:r w:rsidR="00A63E4D" w:rsidRPr="0096573C" w:rsidDel="007949F6">
          <w:t xml:space="preserve"> account </w:t>
        </w:r>
        <w:r w:rsidR="00521C27" w:rsidDel="007949F6">
          <w:t>for</w:t>
        </w:r>
        <w:r w:rsidR="00521C27" w:rsidRPr="0096573C" w:rsidDel="007949F6">
          <w:t xml:space="preserve"> </w:t>
        </w:r>
        <w:r w:rsidR="00A63E4D" w:rsidRPr="0096573C" w:rsidDel="007949F6">
          <w:t>observed effects</w:t>
        </w:r>
        <w:r w:rsidR="00096DC6" w:rsidDel="007949F6">
          <w:t xml:space="preserve"> </w:t>
        </w:r>
        <w:r w:rsidR="00096DC6" w:rsidDel="007949F6">
          <w:fldChar w:fldCharType="begin" w:fldLock="1"/>
        </w:r>
        <w:r w:rsidR="008F6292" w:rsidDel="007949F6">
          <w:instrText>ADDIN CSL_CITATION {"citationItems":[{"id":"ITEM-1","itemData":{"DOI":"10.1017/S0033291715000926","ISBN":"0033-2917","ISSN":"14698978","PMID":"26073667","abstract":"BACKGROUND: Attentional impairment is a core cognitive feature of major depressive disorder (MDD) and bipolar disorder (BD). However, little is known of the characteristics of response time (RT) distributions from attentional tasks. This is crucial to furthering our understanding of the profile and extent of cognitive intra-individual variability (IIV) in mood disorders.\\n\\nMETHOD: A computerized sustained attention task was administered to 138 healthy controls and 158 patients with a mood disorder: 86 euthymic BD, 33 depressed BD and 39 medication-free MDD patients. Measures of IIV, including individual standard deviation (iSD) and coefficient of variation (CoV), were derived for each participant. Ex-Gaussian (and Vincentile) analyses were used to characterize the RT distributions into three components: mu and sigma (mean and standard deviation of the Gaussian portion of the distribution) and tau (the 'slow tail' of the distribution).\\n\\nRESULTS: Compared with healthy controls, iSD was increased significantly in all patient samples. Due to minimal changes in average RT, CoV was only increased significantly in BD depressed patients. Ex-Gaussian modelling indicated a significant increase in tau in euthymic BD [Cohen's d = 0.39, 95% confidence interval (CI) 0.09-0.69, p = 0.011], and both sigma (d = 0.57, 95% CI 0.07-1.05, p = 0.025) and tau (d = 1.14, 95% CI 0.60-1.64, p &lt; 0.0001) in depressed BD. The mu parameter did not differ from controls.\\n\\nCONCLUSIONS: Increased cognitive variability may be a core feature of mood disorders. This is the first demonstration of differences in attentional RT distribution parameters between MDD and BD, and BD depression and euthymia. These data highlight the utility of applying measures of IIV to characterize neurocognitive variability and the great potential for future application.","author":[{"dropping-particle":"","family":"Gallagher","given":"P.","non-dropping-particle":"","parse-names":false,"suffix":""},{"dropping-particle":"","family":"Nilsson","given":"J.","non-dropping-particle":"","parse-names":false,"suffix":""},{"dropping-particle":"","family":"Finkelmeyer","given":"A.","non-dropping-particle":"","parse-names":false,"suffix":""},{"dropping-particle":"","family":"Goshawk","given":"M.","non-dropping-particle":"","parse-names":false,"suffix":""},{"dropping-particle":"","family":"Macritchie","given":"K. A.","non-dropping-particle":"","parse-names":false,"suffix":""},{"dropping-particle":"","family":"Lloyd","given":"A. J.","non-dropping-particle":"","parse-names":false,"suffix":""},{"dropping-particle":"","family":"Thompson","given":"J. M.","non-dropping-particle":"","parse-names":false,"suffix":""},{"dropping-particle":"","family":"Porter","given":"R. J.","non-dropping-particle":"","parse-names":false,"suffix":""},{"dropping-particle":"","family":"Young","given":"A. H.","non-dropping-particle":"","parse-names":false,"suffix":""},{"dropping-particle":"","family":"Ferrier","given":"I. N.","non-dropping-particle":"","parse-names":false,"suffix":""},{"dropping-particle":"","family":"McAllister-Williams","given":"R. H.","non-dropping-particle":"","parse-names":false,"suffix":""},{"dropping-particle":"","family":"Watson","given":"S.","non-dropping-particle":"","parse-names":false,"suffix":""}],"container-title":"Psychological Medicine","id":"ITEM-1","issue":"14","issued":{"date-parts":[["2015"]]},"page":"2985-2997","title":"Neurocognitive intra-individual variability in mood disorders: Effects on attentional response time distributions","type":"article-journal","volume":"45"},"uris":["http://www.mendeley.com/documents/?uuid=79f94816-60fc-4e54-b6fa-43c4c4480403"]}],"mendeley":{"formattedCitation":"&lt;sup&gt;84&lt;/sup&gt;","plainTextFormattedCitation":"84","previouslyFormattedCitation":"&lt;sup&gt;84&lt;/sup&gt;"},"properties":{"noteIndex":0},"schema":"https://github.com/citation-style-language/schema/raw/master/csl-citation.json"}</w:instrText>
        </w:r>
        <w:r w:rsidR="00096DC6" w:rsidDel="007949F6">
          <w:fldChar w:fldCharType="separate"/>
        </w:r>
        <w:r w:rsidR="00D57E1C" w:rsidRPr="00D57E1C" w:rsidDel="007949F6">
          <w:rPr>
            <w:noProof/>
            <w:vertAlign w:val="superscript"/>
          </w:rPr>
          <w:t>84</w:t>
        </w:r>
        <w:r w:rsidR="00096DC6" w:rsidDel="007949F6">
          <w:fldChar w:fldCharType="end"/>
        </w:r>
        <w:r w:rsidR="00096DC6" w:rsidDel="007949F6">
          <w:t>.</w:t>
        </w:r>
        <w:r w:rsidR="0015613C" w:rsidDel="007949F6">
          <w:t xml:space="preserve"> Likewise, sen</w:t>
        </w:r>
        <w:r w:rsidR="0015613C" w:rsidRPr="0015613C" w:rsidDel="007949F6">
          <w:t>sitivity analyses</w:t>
        </w:r>
        <w:r w:rsidR="00E51CB6" w:rsidDel="007949F6">
          <w:t xml:space="preserve"> in Study 1</w:t>
        </w:r>
        <w:r w:rsidR="0015613C" w:rsidRPr="0015613C" w:rsidDel="007949F6">
          <w:t xml:space="preserve"> ruled-out that </w:t>
        </w:r>
        <w:r w:rsidR="0015613C" w:rsidRPr="00E85CAA" w:rsidDel="007949F6">
          <w:t>general slowing or intr</w:t>
        </w:r>
        <w:r w:rsidR="0015613C" w:rsidDel="007949F6">
          <w:t>a</w:t>
        </w:r>
        <w:r w:rsidR="0015613C" w:rsidRPr="00E85CAA" w:rsidDel="007949F6">
          <w:t xml:space="preserve">-subject variability of RT over time </w:t>
        </w:r>
        <w:r w:rsidR="00AD524B" w:rsidDel="007949F6">
          <w:t>due to measurement error or some other unexplained source of variability</w:t>
        </w:r>
        <w:r w:rsidR="00957DEB" w:rsidDel="007949F6">
          <w:t>,</w:t>
        </w:r>
        <w:r w:rsidR="0015613C" w:rsidDel="007949F6">
          <w:t xml:space="preserve"> </w:t>
        </w:r>
        <w:r w:rsidR="00AD524B" w:rsidDel="007949F6">
          <w:t xml:space="preserve">unrelated to problems with </w:t>
        </w:r>
        <w:r w:rsidR="000A5C10" w:rsidDel="007949F6">
          <w:t xml:space="preserve">internal </w:t>
        </w:r>
        <w:r w:rsidR="00AD524B" w:rsidDel="007949F6">
          <w:t>attentional disengagement</w:t>
        </w:r>
        <w:r w:rsidR="00443F7E" w:rsidDel="007949F6">
          <w:t xml:space="preserve"> from self-</w:t>
        </w:r>
        <w:r w:rsidR="004B19E8" w:rsidDel="007949F6">
          <w:t>referential</w:t>
        </w:r>
        <w:r w:rsidR="00443F7E" w:rsidDel="007949F6">
          <w:t xml:space="preserve"> negative thoughts</w:t>
        </w:r>
        <w:r w:rsidR="00957DEB" w:rsidDel="007949F6">
          <w:t>,</w:t>
        </w:r>
        <w:r w:rsidR="00AD524B" w:rsidDel="007949F6">
          <w:t xml:space="preserve"> </w:t>
        </w:r>
        <w:r w:rsidR="00023317" w:rsidDel="007949F6">
          <w:t>could</w:t>
        </w:r>
        <w:r w:rsidR="00AD524B" w:rsidDel="007949F6">
          <w:t xml:space="preserve"> account for observed </w:t>
        </w:r>
        <w:r w:rsidR="0015613C" w:rsidDel="007949F6">
          <w:t>effects</w:t>
        </w:r>
        <w:r w:rsidR="00A63E4D" w:rsidRPr="0096573C" w:rsidDel="007949F6">
          <w:t>.</w:t>
        </w:r>
        <w:r w:rsidR="009519C4" w:rsidDel="007949F6">
          <w:t xml:space="preserve"> </w:t>
        </w:r>
        <w:r w:rsidR="00A63E4D" w:rsidRPr="0096573C" w:rsidDel="007949F6">
          <w:t xml:space="preserve"> </w:t>
        </w:r>
      </w:moveFrom>
    </w:p>
    <w:p w14:paraId="6B7FEE42" w14:textId="6FF2C8B9" w:rsidR="00C73569" w:rsidRPr="00C73569" w:rsidDel="007949F6" w:rsidRDefault="00976B54" w:rsidP="0034784C">
      <w:pPr>
        <w:pStyle w:val="Normal1"/>
        <w:rPr>
          <w:moveFrom w:id="86" w:author="יפתח עמיר" w:date="2020-01-03T11:35:00Z"/>
        </w:rPr>
      </w:pPr>
      <w:bookmarkStart w:id="87" w:name="_Hlk15904865"/>
      <w:moveFrom w:id="88" w:author="יפתח עמיר" w:date="2020-01-03T11:35:00Z">
        <w:r w:rsidDel="007949F6">
          <w:t xml:space="preserve">One </w:t>
        </w:r>
        <w:r w:rsidR="00957DEB" w:rsidDel="007949F6">
          <w:t>unexpected and noteworthy</w:t>
        </w:r>
        <w:r w:rsidDel="007949F6">
          <w:t xml:space="preserve"> effect </w:t>
        </w:r>
        <w:r w:rsidR="0088736D" w:rsidDel="007949F6">
          <w:t>observed. I</w:t>
        </w:r>
        <w:bookmarkEnd w:id="87"/>
        <w:r w:rsidR="002A00CD" w:rsidRPr="00BB7D5F" w:rsidDel="007949F6">
          <w:t xml:space="preserve">n contrast to </w:t>
        </w:r>
        <w:r w:rsidR="00A63E4D" w:rsidRPr="00BB7D5F" w:rsidDel="007949F6">
          <w:t>negative repetitive thought</w:t>
        </w:r>
        <w:r w:rsidR="00942472" w:rsidRPr="00BB7D5F" w:rsidDel="007949F6">
          <w:t xml:space="preserve"> and </w:t>
        </w:r>
        <w:r w:rsidR="00D73CDF" w:rsidRPr="00BB7D5F" w:rsidDel="007949F6">
          <w:t>brooding</w:t>
        </w:r>
        <w:r w:rsidR="002A00CD" w:rsidRPr="00BB7D5F" w:rsidDel="007949F6">
          <w:t xml:space="preserve">, worry </w:t>
        </w:r>
        <w:r w:rsidR="00A63E4D" w:rsidRPr="00BB7D5F" w:rsidDel="007949F6">
          <w:t>was not associated with difficulty disengaging internal attention from</w:t>
        </w:r>
        <w:r w:rsidR="00FE0654" w:rsidDel="007949F6">
          <w:t>- nor biased selective attention to-</w:t>
        </w:r>
        <w:r w:rsidR="00A63E4D" w:rsidRPr="00BB7D5F" w:rsidDel="007949F6">
          <w:t xml:space="preserve"> negative self-referential thoughts.</w:t>
        </w:r>
        <w:r w:rsidR="00862F4E" w:rsidRPr="00BB7D5F" w:rsidDel="007949F6">
          <w:t xml:space="preserve"> These findings are contrary to </w:t>
        </w:r>
        <w:r w:rsidR="004D688C" w:rsidRPr="00BB7D5F" w:rsidDel="007949F6">
          <w:t xml:space="preserve">findings from </w:t>
        </w:r>
        <w:r w:rsidR="007746BA" w:rsidRPr="00BB7D5F" w:rsidDel="007949F6">
          <w:t>studies documenting WM impairment</w:t>
        </w:r>
        <w:r w:rsidR="004D688C" w:rsidRPr="00BB7D5F" w:rsidDel="007949F6">
          <w:t xml:space="preserve"> in depression and anxiety </w:t>
        </w:r>
        <w:r w:rsidR="007C2860" w:rsidRPr="00BB7D5F" w:rsidDel="007949F6">
          <w:t xml:space="preserve">wherein rumination and </w:t>
        </w:r>
        <w:r w:rsidR="005937A0" w:rsidRPr="00BB7D5F" w:rsidDel="007949F6">
          <w:t>worry are</w:t>
        </w:r>
        <w:r w:rsidR="00862F4E" w:rsidRPr="00BB7D5F" w:rsidDel="007949F6">
          <w:t xml:space="preserve"> similarly associated to an underlying deficit in cognitive control</w:t>
        </w:r>
        <w:r w:rsidR="00773257" w:rsidRPr="00BB7D5F" w:rsidDel="007949F6">
          <w:t xml:space="preserve"> </w:t>
        </w:r>
        <w:r w:rsidR="00D90FF4" w:rsidRPr="00BB7D5F" w:rsidDel="007949F6">
          <w:fldChar w:fldCharType="begin" w:fldLock="1"/>
        </w:r>
        <w:r w:rsidR="00751808" w:rsidDel="007949F6">
          <w:instrText>ADDIN CSL_CITATION {"citationItems":[{"id":"ITEM-1","itemData":{"DOI":"10.1016/j.cpr.2018.06.001","ISBN":"1873-7811 (Electronic)\r0272-7358 (Linking)","ISSN":"18737811","PMID":"29913351","abstract":"Individuals who experience recurrent negative thoughts are at elevated risk for mood and anxiety disorders. It is thus essential to understand why some individuals get stuck in recurrent negative thinking (RNT), whereas others are able to disengage eventually. Theoretical models propose that individuals high in recurrent negative thinking suffer from deficits in controlling the contents of working memory. Empirical findings, however, are inconclusive. In this meta-analysis, we synthesize findings from 94 studies to examine the proposed association between RNT and deficits in cognitive control. We included numerous effect sizes not reported in the primary publications. Moderator analyses tested the influence of variables, such as stimuli valence, cognitive control function (e.g., shifting, discarding), or type of RNT (i.e., rumination or worry). Results demonstrated an association between repetitive negative thinking and deficits in only one specific cognitive control function, namely difficulty discarding no longer relevant material from working memory (r = −0.20). This association remained significant after controlling for level of psychopathology. There was no substantial association between RNT and deficits in any other cognitive control function. All other moderators were not significant. We discuss limitations (e.g., primary sample sizes, reliability of paradigms) and highlight implications for future research and clinical interventions.","author":[{"dropping-particle":"","family":"Zetsche","given":"Ulrike","non-dropping-particle":"","parse-names":false,"suffix":""},{"dropping-particle":"","family":"Bürkner","given":"Paul Christian","non-dropping-particle":"","parse-names":false,"suffix":""},{"dropping-particle":"","family":"Schulze","given":"Lars","non-dropping-particle":"","parse-names":false,"suffix":""}],"container-title":"Clinical Psychology Review","id":"ITEM-1","issue":"April","issued":{"date-parts":[["2018"]]},"page":"56-65","publisher":"Elsevier","title":"Shedding light on the association between repetitive negative thinking and deficits in cognitive control – A meta-analysis","type":"article-journal","volume":"63"},"uris":["http://www.mendeley.com/documents/?uuid=c51dd7d3-1724-4507-ad7b-ac6fc585f6c5"]}],"mendeley":{"formattedCitation":"&lt;sup&gt;34&lt;/sup&gt;","plainTextFormattedCitation":"34","previouslyFormattedCitation":"&lt;sup&gt;34&lt;/sup&gt;"},"properties":{"noteIndex":0},"schema":"https://github.com/citation-style-language/schema/raw/master/csl-citation.json"}</w:instrText>
        </w:r>
        <w:r w:rsidR="00D90FF4" w:rsidRPr="00BB7D5F" w:rsidDel="007949F6">
          <w:fldChar w:fldCharType="separate"/>
        </w:r>
        <w:r w:rsidR="007B4D9A" w:rsidRPr="007B4D9A" w:rsidDel="007949F6">
          <w:rPr>
            <w:noProof/>
            <w:vertAlign w:val="superscript"/>
          </w:rPr>
          <w:t>34</w:t>
        </w:r>
        <w:r w:rsidR="00D90FF4" w:rsidRPr="00BB7D5F" w:rsidDel="007949F6">
          <w:fldChar w:fldCharType="end"/>
        </w:r>
        <w:r w:rsidR="00862F4E" w:rsidRPr="00BB7D5F" w:rsidDel="007949F6">
          <w:t xml:space="preserve"> and</w:t>
        </w:r>
        <w:r w:rsidR="003740F8" w:rsidRPr="00BB7D5F" w:rsidDel="007949F6">
          <w:t xml:space="preserve"> </w:t>
        </w:r>
        <w:r w:rsidR="00862F4E" w:rsidRPr="00BB7D5F" w:rsidDel="007949F6">
          <w:t xml:space="preserve">emerging perspectives that </w:t>
        </w:r>
        <w:r w:rsidR="007C2860" w:rsidRPr="00BB7D5F" w:rsidDel="007949F6">
          <w:t>rumination and worry</w:t>
        </w:r>
        <w:r w:rsidR="00862F4E" w:rsidRPr="00BB7D5F" w:rsidDel="007949F6">
          <w:t xml:space="preserve"> are </w:t>
        </w:r>
        <w:r w:rsidR="007C2860" w:rsidRPr="00BB7D5F" w:rsidDel="007949F6">
          <w:t>functionally similar</w:t>
        </w:r>
        <w:r w:rsidR="00862F4E" w:rsidRPr="00BB7D5F" w:rsidDel="007949F6">
          <w:t xml:space="preserve"> processes</w:t>
        </w:r>
        <w:r w:rsidR="00773257" w:rsidRPr="00BB7D5F" w:rsidDel="007949F6">
          <w:t xml:space="preserve"> </w:t>
        </w:r>
        <w:r w:rsidR="00D90FF4" w:rsidRPr="00BB7D5F" w:rsidDel="007949F6">
          <w:fldChar w:fldCharType="begin" w:fldLock="1"/>
        </w:r>
        <w:r w:rsidR="00751808" w:rsidDel="007949F6">
          <w:instrText>ADDIN CSL_CITATION {"citationItems":[{"id":"ITEM-1","itemData":{"DOI":"10.1680/ijct.2008.1.3.192","ISBN":"1937-1209","ISSN":"1937-1209","abstract":"The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Therapy","id":"ITEM-1","issue":"3","issued":{"date-parts":[["2008"]]},"page":"192-205","title":"Repetitive Negative Thinking as a Transdiagnostic Process","type":"article-journal","volume":"1"},"uris":["http://www.mendeley.com/documents/?uuid=776be52a-64aa-4472-8220-8a115101583f"]}],"mendeley":{"formattedCitation":"&lt;sup&gt;22&lt;/sup&gt;","plainTextFormattedCitation":"22","previouslyFormattedCitation":"&lt;sup&gt;22&lt;/sup&gt;"},"properties":{"noteIndex":0},"schema":"https://github.com/citation-style-language/schema/raw/master/csl-citation.json"}</w:instrText>
        </w:r>
        <w:r w:rsidR="00D90FF4" w:rsidRPr="00BB7D5F" w:rsidDel="007949F6">
          <w:fldChar w:fldCharType="separate"/>
        </w:r>
        <w:r w:rsidR="007B4D9A" w:rsidRPr="007B4D9A" w:rsidDel="007949F6">
          <w:rPr>
            <w:noProof/>
            <w:vertAlign w:val="superscript"/>
          </w:rPr>
          <w:t>22</w:t>
        </w:r>
        <w:r w:rsidR="00D90FF4" w:rsidRPr="00BB7D5F" w:rsidDel="007949F6">
          <w:fldChar w:fldCharType="end"/>
        </w:r>
        <w:r w:rsidR="00862F4E" w:rsidRPr="00BB7D5F" w:rsidDel="007949F6">
          <w:t xml:space="preserve"> </w:t>
        </w:r>
        <w:r w:rsidR="00366D93" w:rsidDel="007949F6">
          <w:t>(</w:t>
        </w:r>
        <w:r w:rsidR="00862F4E" w:rsidRPr="00BB7D5F" w:rsidDel="007949F6">
          <w:t>but see</w:t>
        </w:r>
        <w:r w:rsidR="00F1553D" w:rsidRPr="00BB7D5F" w:rsidDel="007949F6">
          <w:t xml:space="preserve"> </w:t>
        </w:r>
        <w:r w:rsidR="00D90FF4" w:rsidRPr="00BB7D5F" w:rsidDel="007949F6">
          <w:fldChar w:fldCharType="begin" w:fldLock="1"/>
        </w:r>
        <w:r w:rsidR="008F6292" w:rsidDel="007949F6">
          <w:instrText>ADDIN CSL_CITATION {"citationItems":[{"id":"ITEM-1","itemData":{"author":[{"dropping-particle":"","family":"Fresco","given":"David M.","non-dropping-particle":"","parse-names":false,"suffix":""},{"dropping-particle":"","family":"Frankel","given":"Ann N.","non-dropping-particle":"","parse-names":false,"suffix":""},{"dropping-particle":"","family":"Mennin","given":"Douglas S.","non-dropping-particle":"","parse-names":false,"suffix":""},{"dropping-particle":"","family":"Turk","given":"Cynthia L.","non-dropping-particle":"","parse-names":false,"suffix":""},{"dropping-particle":"","family":"Heimberg","given":"Richard G.","non-dropping-particle":"","parse-names":false,"suffix":""}],"container-title":"Cognitive Therapy and Research","id":"ITEM-1","issue":"2","issued":{"date-parts":[["2002"]]},"page":"179-188","title":"Distinct and overlapping features of rumination and worry: The relationship...: EBSCOhost","type":"article-journal","volume":"26"},"uris":["http://www.mendeley.com/documents/?uuid=1a5bba00-ad48-451b-99a7-b8afae65ce76"]}],"mendeley":{"formattedCitation":"&lt;sup&gt;85&lt;/sup&gt;","plainTextFormattedCitation":"85","previouslyFormattedCitation":"&lt;sup&gt;85&lt;/sup&gt;"},"properties":{"noteIndex":0},"schema":"https://github.com/citation-style-language/schema/raw/master/csl-citation.json"}</w:instrText>
        </w:r>
        <w:r w:rsidR="00D90FF4" w:rsidRPr="00BB7D5F" w:rsidDel="007949F6">
          <w:fldChar w:fldCharType="separate"/>
        </w:r>
        <w:r w:rsidR="00D57E1C" w:rsidRPr="00D57E1C" w:rsidDel="007949F6">
          <w:rPr>
            <w:noProof/>
            <w:vertAlign w:val="superscript"/>
          </w:rPr>
          <w:t>85</w:t>
        </w:r>
        <w:r w:rsidR="00D90FF4" w:rsidRPr="00BB7D5F" w:rsidDel="007949F6">
          <w:fldChar w:fldCharType="end"/>
        </w:r>
        <w:r w:rsidR="00366D93" w:rsidDel="007949F6">
          <w:t>)</w:t>
        </w:r>
        <w:r w:rsidR="00862F4E" w:rsidRPr="00BB7D5F" w:rsidDel="007949F6">
          <w:t>.</w:t>
        </w:r>
        <w:r w:rsidR="00A63E4D" w:rsidRPr="00BB7D5F" w:rsidDel="007949F6">
          <w:t xml:space="preserve"> </w:t>
        </w:r>
        <w:r w:rsidR="00FF4F7F" w:rsidRPr="00BB7D5F" w:rsidDel="007949F6">
          <w:t xml:space="preserve">We speculate that the </w:t>
        </w:r>
        <w:r w:rsidR="002B0E24" w:rsidRPr="00BB7D5F" w:rsidDel="007949F6">
          <w:t>a</w:t>
        </w:r>
        <w:r w:rsidR="00A63E4D" w:rsidRPr="00BB7D5F" w:rsidDel="007949F6">
          <w:t>voidance theory of worry</w:t>
        </w:r>
        <w:r w:rsidR="00F1553D" w:rsidRPr="00BB7D5F" w:rsidDel="007949F6">
          <w:t xml:space="preserve"> </w:t>
        </w:r>
        <w:r w:rsidR="004F340D" w:rsidRPr="00BB7D5F" w:rsidDel="007949F6">
          <w:fldChar w:fldCharType="begin" w:fldLock="1"/>
        </w:r>
        <w:r w:rsidR="008F6292" w:rsidDel="007949F6">
          <w:instrText>ADDIN CSL_CITATION {"citationItems":[{"id":"ITEM-1","itemData":{"ISBN":"1-57230-972-5 (Hardcover)","abstract":"The purpose of the present chapter is to review empirical literature relevant to the potential avoidance functions of worry; to describe the significant consequences of that process; and to suggest areas of possible therapeutic innovation for reducing chronic worry and generalized anxiety disorder, based on what is known about its nature and functions. It is first useful, however, to provide a brief overview of the historical context within which scientific research on worry emerged. (PsycINFO Database Record (c) 2017 APA, all rights reserved)","author":[{"dropping-particle":"","family":"Borkovec","given":"Thomas D","non-dropping-particle":"","parse-names":false,"suffix":""},{"dropping-particle":"","family":"Alcaine","given":"Oscar M","non-dropping-particle":"","parse-names":false,"suffix":""},{"dropping-particle":"","family":"Behar","given":"Evelyn","non-dropping-particle":"","parse-names":false,"suffix":""}],"container-title":"Generalized anxiety disorder: Advances in research and practice.","id":"ITEM-1","issued":{"date-parts":[["2004"]]},"page":"77-108","publisher":"Guilford Press","publisher-place":"New York,  NY,  US","title":"Avoidance Theory of Worry and Generalized Anxiety Disorder.","type":"chapter"},"uris":["http://www.mendeley.com/documents/?uuid=c0038793-e695-4889-abd0-b97d8b839adc"]}],"mendeley":{"formattedCitation":"&lt;sup&gt;86&lt;/sup&gt;","plainTextFormattedCitation":"86","previouslyFormattedCitation":"&lt;sup&gt;86&lt;/sup&gt;"},"properties":{"noteIndex":0},"schema":"https://github.com/citation-style-language/schema/raw/master/csl-citation.json"}</w:instrText>
        </w:r>
        <w:r w:rsidR="004F340D" w:rsidRPr="00BB7D5F" w:rsidDel="007949F6">
          <w:fldChar w:fldCharType="separate"/>
        </w:r>
        <w:r w:rsidR="00D57E1C" w:rsidRPr="00D57E1C" w:rsidDel="007949F6">
          <w:rPr>
            <w:noProof/>
            <w:vertAlign w:val="superscript"/>
          </w:rPr>
          <w:t>86</w:t>
        </w:r>
        <w:r w:rsidR="004F340D" w:rsidRPr="00BB7D5F" w:rsidDel="007949F6">
          <w:fldChar w:fldCharType="end"/>
        </w:r>
        <w:r w:rsidR="00A63E4D" w:rsidRPr="00BB7D5F" w:rsidDel="007949F6">
          <w:t xml:space="preserve"> may help account for </w:t>
        </w:r>
        <w:r w:rsidR="002B0E24" w:rsidRPr="00BB7D5F" w:rsidDel="007949F6">
          <w:t>these</w:t>
        </w:r>
        <w:r w:rsidR="00862F4E" w:rsidRPr="00BB7D5F" w:rsidDel="007949F6">
          <w:t xml:space="preserve"> </w:t>
        </w:r>
        <w:r w:rsidR="00A63E4D" w:rsidRPr="00BB7D5F" w:rsidDel="007949F6">
          <w:t xml:space="preserve">differential effects. </w:t>
        </w:r>
        <w:r w:rsidR="00E4023C" w:rsidRPr="00BB7D5F" w:rsidDel="007949F6">
          <w:t>Unlike negative repetitive thought or brooding, w</w:t>
        </w:r>
        <w:r w:rsidR="00A63E4D" w:rsidRPr="00BB7D5F" w:rsidDel="007949F6">
          <w:t>orry may not be primar</w:t>
        </w:r>
        <w:r w:rsidR="00D73CDF" w:rsidRPr="00BB7D5F" w:rsidDel="007949F6">
          <w:t>i</w:t>
        </w:r>
        <w:r w:rsidR="00A63E4D" w:rsidRPr="00BB7D5F" w:rsidDel="007949F6">
          <w:t>ly driven by internal attentional dysregulation but</w:t>
        </w:r>
        <w:r w:rsidR="00E4023C" w:rsidRPr="00BB7D5F" w:rsidDel="007949F6">
          <w:t>, more likely,</w:t>
        </w:r>
        <w:r w:rsidR="00A63E4D" w:rsidRPr="00BB7D5F" w:rsidDel="007949F6">
          <w:t xml:space="preserve"> by a history of negative reinforcement contingencies</w:t>
        </w:r>
        <w:r w:rsidR="00F1553D" w:rsidRPr="00BB7D5F" w:rsidDel="007949F6">
          <w:t xml:space="preserve"> </w:t>
        </w:r>
        <w:r w:rsidR="004F340D" w:rsidRPr="00BB7D5F" w:rsidDel="007949F6">
          <w:fldChar w:fldCharType="begin" w:fldLock="1"/>
        </w:r>
        <w:r w:rsidR="00E12372" w:rsidDel="007949F6">
          <w:instrText>ADDIN CSL_CITATION {"citationItems":[{"id":"ITEM-1","itemData":{"ISBN":"9780198528883","author":[{"dropping-particle":"","family":"Harvey","given":"Allison G","non-dropping-particle":"","parse-names":false,"suffix":""},{"dropping-particle":"","family":"Watkins","given":"Edward","non-dropping-particle":"","parse-names":false,"suffix":""},{"dropping-particle":"","family":"Mansell","given":"Warren","non-dropping-particle":"","parse-names":false,"suffix":""}],"id":"ITEM-1","issued":{"date-parts":[["2004"]]},"publisher":"Oxford University Press, USA","title":"Cognitive behavioural processes across psychological disorders: A transdiagnostic approach to research and treatment","type":"book"},"uris":["http://www.mendeley.com/documents/?uuid=9e961cf0-f82d-4fee-ae25-46735955a873"]}],"mendeley":{"formattedCitation":"&lt;sup&gt;6&lt;/sup&gt;","plainTextFormattedCitation":"6","previouslyFormattedCitation":"&lt;sup&gt;6&lt;/sup&gt;"},"properties":{"noteIndex":0},"schema":"https://github.com/citation-style-language/schema/raw/master/csl-citation.json"}</w:instrText>
        </w:r>
        <w:r w:rsidR="004F340D" w:rsidRPr="00BB7D5F" w:rsidDel="007949F6">
          <w:fldChar w:fldCharType="separate"/>
        </w:r>
        <w:r w:rsidR="007B4D9A" w:rsidRPr="007B4D9A" w:rsidDel="007949F6">
          <w:rPr>
            <w:noProof/>
            <w:vertAlign w:val="superscript"/>
          </w:rPr>
          <w:t>6</w:t>
        </w:r>
        <w:r w:rsidR="004F340D" w:rsidRPr="00BB7D5F" w:rsidDel="007949F6">
          <w:fldChar w:fldCharType="end"/>
        </w:r>
        <w:r w:rsidR="00A63E4D" w:rsidRPr="00BB7D5F" w:rsidDel="007949F6">
          <w:t xml:space="preserve">. That is, it may be that </w:t>
        </w:r>
        <w:r w:rsidR="00FE0654" w:rsidDel="007949F6">
          <w:t>attentional dysregulation of</w:t>
        </w:r>
        <w:r w:rsidR="000F3F7B" w:rsidRPr="00BB7D5F" w:rsidDel="007949F6">
          <w:t xml:space="preserve"> negative self-referential thoughts may not maintain worry in </w:t>
        </w:r>
        <w:r w:rsidR="00A63E4D" w:rsidRPr="00BB7D5F" w:rsidDel="007949F6">
          <w:t xml:space="preserve">anxious </w:t>
        </w:r>
        <w:r w:rsidR="000F3F7B" w:rsidRPr="00BB7D5F" w:rsidDel="007949F6">
          <w:t>individuals.</w:t>
        </w:r>
        <w:r w:rsidR="00DE1146" w:rsidRPr="00BB7D5F" w:rsidDel="007949F6">
          <w:t xml:space="preserve"> Instead, worry </w:t>
        </w:r>
        <w:r w:rsidR="008E27F1" w:rsidRPr="00BB7D5F" w:rsidDel="007949F6">
          <w:t>effectively diverts</w:t>
        </w:r>
        <w:r w:rsidR="00A63E4D" w:rsidRPr="00BB7D5F" w:rsidDel="007949F6">
          <w:t xml:space="preserve"> attention away from unpleasant experiences (internal imagery and/or external somatic experiences)</w:t>
        </w:r>
        <w:r w:rsidR="008E27F1" w:rsidRPr="00BB7D5F" w:rsidDel="007949F6">
          <w:t xml:space="preserve"> in the short-term</w:t>
        </w:r>
        <w:r w:rsidR="00E4023C" w:rsidRPr="00BB7D5F" w:rsidDel="007949F6">
          <w:t xml:space="preserve">, </w:t>
        </w:r>
        <w:r w:rsidR="00444002" w:rsidRPr="00BB7D5F" w:rsidDel="007949F6">
          <w:t>and</w:t>
        </w:r>
        <w:r w:rsidR="00314FBB" w:rsidRPr="00BB7D5F" w:rsidDel="007949F6">
          <w:t xml:space="preserve"> is</w:t>
        </w:r>
        <w:r w:rsidR="007746BA" w:rsidRPr="00BB7D5F" w:rsidDel="007949F6">
          <w:t xml:space="preserve"> </w:t>
        </w:r>
        <w:r w:rsidR="00DE1146" w:rsidRPr="00BB7D5F" w:rsidDel="007949F6">
          <w:t xml:space="preserve">thereby </w:t>
        </w:r>
        <w:r w:rsidR="008E27F1" w:rsidRPr="00BB7D5F" w:rsidDel="007949F6">
          <w:t xml:space="preserve">negatively reinforced and </w:t>
        </w:r>
        <w:r w:rsidR="00DE1146" w:rsidRPr="00BB7D5F" w:rsidDel="007949F6">
          <w:t>thus</w:t>
        </w:r>
        <w:r w:rsidR="007746BA" w:rsidRPr="00BB7D5F" w:rsidDel="007949F6">
          <w:t xml:space="preserve"> </w:t>
        </w:r>
        <w:r w:rsidR="008E27F1" w:rsidRPr="00BB7D5F" w:rsidDel="007949F6">
          <w:t>maintained and amplified</w:t>
        </w:r>
        <w:r w:rsidR="004F340D" w:rsidRPr="00BB7D5F" w:rsidDel="007949F6">
          <w:t xml:space="preserve"> </w:t>
        </w:r>
        <w:r w:rsidR="004F340D" w:rsidRPr="00BB7D5F" w:rsidDel="007949F6">
          <w:fldChar w:fldCharType="begin" w:fldLock="1"/>
        </w:r>
        <w:r w:rsidR="008F6292" w:rsidDel="007949F6">
          <w:instrText>ADDIN CSL_CITATION {"citationItems":[{"id":"ITEM-1","itemData":{"ISBN":"1-57230-972-5 (Hardcover)","abstract":"The purpose of the present chapter is to review empirical literature relevant to the potential avoidance functions of worry; to describe the significant consequences of that process; and to suggest areas of possible therapeutic innovation for reducing chronic worry and generalized anxiety disorder, based on what is known about its nature and functions. It is first useful, however, to provide a brief overview of the historical context within which scientific research on worry emerged. (PsycINFO Database Record (c) 2017 APA, all rights reserved)","author":[{"dropping-particle":"","family":"Borkovec","given":"Thomas D","non-dropping-particle":"","parse-names":false,"suffix":""},{"dropping-particle":"","family":"Alcaine","given":"Oscar M","non-dropping-particle":"","parse-names":false,"suffix":""},{"dropping-particle":"","family":"Behar","given":"Evelyn","non-dropping-particle":"","parse-names":false,"suffix":""}],"container-title":"Generalized anxiety disorder: Advances in research and practice.","id":"ITEM-1","issued":{"date-parts":[["2004"]]},"page":"77-108","publisher":"Guilford Press","publisher-place":"New York,  NY,  US","title":"Avoidance Theory of Worry and Generalized Anxiety Disorder.","type":"chapter"},"uris":["http://www.mendeley.com/documents/?uuid=c0038793-e695-4889-abd0-b97d8b839adc"]}],"mendeley":{"formattedCitation":"&lt;sup&gt;86&lt;/sup&gt;","plainTextFormattedCitation":"86","previouslyFormattedCitation":"&lt;sup&gt;86&lt;/sup&gt;"},"properties":{"noteIndex":0},"schema":"https://github.com/citation-style-language/schema/raw/master/csl-citation.json"}</w:instrText>
        </w:r>
        <w:r w:rsidR="004F340D" w:rsidRPr="00BB7D5F" w:rsidDel="007949F6">
          <w:fldChar w:fldCharType="separate"/>
        </w:r>
        <w:r w:rsidR="00D57E1C" w:rsidRPr="00D57E1C" w:rsidDel="007949F6">
          <w:rPr>
            <w:noProof/>
            <w:vertAlign w:val="superscript"/>
          </w:rPr>
          <w:t>86</w:t>
        </w:r>
        <w:r w:rsidR="004F340D" w:rsidRPr="00BB7D5F" w:rsidDel="007949F6">
          <w:fldChar w:fldCharType="end"/>
        </w:r>
        <w:r w:rsidR="00A63E4D" w:rsidRPr="00BB7D5F" w:rsidDel="007949F6">
          <w:t xml:space="preserve">. </w:t>
        </w:r>
        <w:r w:rsidR="00276DFE" w:rsidRPr="00BB7D5F" w:rsidDel="007949F6">
          <w:t>If replicated, this finding may have theoretical implications for cognitive models of worry and anxiety</w:t>
        </w:r>
        <w:r w:rsidR="00F1553D" w:rsidRPr="00BB7D5F" w:rsidDel="007949F6">
          <w:t xml:space="preserve"> </w:t>
        </w:r>
        <w:r w:rsidR="004F340D" w:rsidRPr="00BB7D5F" w:rsidDel="007949F6">
          <w:fldChar w:fldCharType="begin" w:fldLock="1"/>
        </w:r>
        <w:r w:rsidR="00E12372" w:rsidDel="007949F6">
          <w:instrText>ADDIN CSL_CITATION {"citationItems":[{"id":"ITEM-1","itemData":{"ISBN":"9780198528883","author":[{"dropping-particle":"","family":"Harvey","given":"Allison G","non-dropping-particle":"","parse-names":false,"suffix":""},{"dropping-particle":"","family":"Watkins","given":"Edward","non-dropping-particle":"","parse-names":false,"suffix":""},{"dropping-particle":"","family":"Mansell","given":"Warren","non-dropping-particle":"","parse-names":false,"suffix":""}],"id":"ITEM-1","issued":{"date-parts":[["2004"]]},"publisher":"Oxford University Press, USA","title":"Cognitive behavioural processes across psychological disorders: A transdiagnostic approach to research and treatment","type":"book"},"uris":["http://www.mendeley.com/documents/?uuid=9e961cf0-f82d-4fee-ae25-46735955a873"]}],"mendeley":{"formattedCitation":"&lt;sup&gt;6&lt;/sup&gt;","plainTextFormattedCitation":"6","previouslyFormattedCitation":"&lt;sup&gt;6&lt;/sup&gt;"},"properties":{"noteIndex":0},"schema":"https://github.com/citation-style-language/schema/raw/master/csl-citation.json"}</w:instrText>
        </w:r>
        <w:r w:rsidR="004F340D" w:rsidRPr="00BB7D5F" w:rsidDel="007949F6">
          <w:fldChar w:fldCharType="separate"/>
        </w:r>
        <w:r w:rsidR="007B4D9A" w:rsidRPr="007B4D9A" w:rsidDel="007949F6">
          <w:rPr>
            <w:noProof/>
            <w:vertAlign w:val="superscript"/>
          </w:rPr>
          <w:t>6</w:t>
        </w:r>
        <w:r w:rsidR="004F340D" w:rsidRPr="00BB7D5F" w:rsidDel="007949F6">
          <w:fldChar w:fldCharType="end"/>
        </w:r>
        <w:r w:rsidR="00276DFE" w:rsidRPr="00BB7D5F" w:rsidDel="007949F6">
          <w:t xml:space="preserve">; and, in turn, translational implications for </w:t>
        </w:r>
        <w:r w:rsidR="00FE0654" w:rsidDel="007949F6">
          <w:t>delineating</w:t>
        </w:r>
        <w:r w:rsidR="00FE0654" w:rsidRPr="00BB7D5F" w:rsidDel="007949F6">
          <w:t xml:space="preserve"> </w:t>
        </w:r>
        <w:r w:rsidR="00276DFE" w:rsidRPr="00BB7D5F" w:rsidDel="007949F6">
          <w:t xml:space="preserve">the potential therapeutic utility of training internal attentional (dys)control (i.e., indicated for brooding but not worry). </w:t>
        </w:r>
        <w:r w:rsidR="000F3F7B" w:rsidRPr="00BB7D5F" w:rsidDel="007949F6">
          <w:t xml:space="preserve">An alternative </w:t>
        </w:r>
        <w:r w:rsidR="006B2756" w:rsidRPr="00BB7D5F" w:rsidDel="007949F6">
          <w:t>methodological account</w:t>
        </w:r>
        <w:r w:rsidR="000F3F7B" w:rsidRPr="00BB7D5F" w:rsidDel="007949F6">
          <w:t xml:space="preserve"> of these</w:t>
        </w:r>
        <w:r w:rsidR="006B2756" w:rsidRPr="00BB7D5F" w:rsidDel="007949F6">
          <w:t xml:space="preserve"> differential</w:t>
        </w:r>
        <w:r w:rsidR="000F3F7B" w:rsidRPr="00BB7D5F" w:rsidDel="007949F6">
          <w:t xml:space="preserve"> effects is that </w:t>
        </w:r>
        <w:r w:rsidR="006B2756" w:rsidRPr="00BB7D5F" w:rsidDel="007949F6">
          <w:t>we simulated</w:t>
        </w:r>
        <w:r w:rsidR="000F3F7B" w:rsidRPr="00BB7D5F" w:rsidDel="007949F6">
          <w:t xml:space="preserve"> negative self-</w:t>
        </w:r>
        <w:r w:rsidR="002267DC" w:rsidRPr="00BB7D5F" w:rsidDel="007949F6">
          <w:t>referential</w:t>
        </w:r>
        <w:r w:rsidR="006B2756" w:rsidRPr="00BB7D5F" w:rsidDel="007949F6">
          <w:t xml:space="preserve"> thoughts. We did not simulate</w:t>
        </w:r>
        <w:r w:rsidR="000F3F7B" w:rsidRPr="00BB7D5F" w:rsidDel="007949F6">
          <w:t xml:space="preserve"> feared anxiety provoking-thoughts about unwanted future events. Were we to have done so, perhaps we would</w:t>
        </w:r>
        <w:r w:rsidR="00175C5F" w:rsidRPr="00BB7D5F" w:rsidDel="007949F6">
          <w:t xml:space="preserve"> observe</w:t>
        </w:r>
        <w:r w:rsidR="000F3F7B" w:rsidRPr="00BB7D5F" w:rsidDel="007949F6">
          <w:t xml:space="preserve"> similar </w:t>
        </w:r>
        <w:r w:rsidR="00FE0654" w:rsidDel="007949F6">
          <w:t>dysregulated</w:t>
        </w:r>
        <w:r w:rsidR="000F3F7B" w:rsidRPr="00BB7D5F" w:rsidDel="007949F6">
          <w:t xml:space="preserve"> internal attention from those simulated future-oriented feared thought stimuli and worry</w:t>
        </w:r>
        <w:r w:rsidR="002267DC" w:rsidRPr="00BB7D5F" w:rsidDel="007949F6">
          <w:t>, and in turn, anxiety.</w:t>
        </w:r>
      </w:moveFrom>
    </w:p>
    <w:p w14:paraId="3A90F310" w14:textId="0E115EBD" w:rsidR="00E179FC" w:rsidDel="007949F6" w:rsidRDefault="00A63E4D" w:rsidP="00ED4843">
      <w:pPr>
        <w:pStyle w:val="NoSpacing"/>
        <w:outlineLvl w:val="9"/>
        <w:rPr>
          <w:moveFrom w:id="89" w:author="יפתח עמיר" w:date="2020-01-03T11:35:00Z"/>
        </w:rPr>
      </w:pPr>
      <w:moveFrom w:id="90" w:author="יפתח עמיר" w:date="2020-01-03T11:35:00Z">
        <w:r w:rsidRPr="00B45CBF" w:rsidDel="007949F6">
          <w:t>Th</w:t>
        </w:r>
        <w:r w:rsidR="00126491" w:rsidDel="007949F6">
          <w:t>e</w:t>
        </w:r>
        <w:r w:rsidRPr="00B45CBF" w:rsidDel="007949F6">
          <w:t>s</w:t>
        </w:r>
        <w:r w:rsidR="00126491" w:rsidDel="007949F6">
          <w:t>e</w:t>
        </w:r>
        <w:r w:rsidRPr="00B45CBF" w:rsidDel="007949F6">
          <w:t xml:space="preserve"> </w:t>
        </w:r>
        <w:r w:rsidR="00126491" w:rsidRPr="00B45CBF" w:rsidDel="007949F6">
          <w:t>stud</w:t>
        </w:r>
        <w:r w:rsidR="00126491" w:rsidDel="007949F6">
          <w:t>ies</w:t>
        </w:r>
        <w:r w:rsidR="00126491" w:rsidRPr="00B45CBF" w:rsidDel="007949F6">
          <w:t xml:space="preserve"> </w:t>
        </w:r>
        <w:r w:rsidR="00651D99" w:rsidRPr="002B3D79" w:rsidDel="007949F6">
          <w:t>may have</w:t>
        </w:r>
        <w:r w:rsidR="00651D99" w:rsidDel="007949F6">
          <w:t xml:space="preserve"> </w:t>
        </w:r>
        <w:r w:rsidDel="007949F6">
          <w:t xml:space="preserve">a number of implications for </w:t>
        </w:r>
        <w:r w:rsidRPr="00651D99" w:rsidDel="007949F6">
          <w:t>basic</w:t>
        </w:r>
        <w:r w:rsidDel="007949F6">
          <w:t xml:space="preserve"> and clinical science. </w:t>
        </w:r>
        <w:r w:rsidR="00651D99" w:rsidDel="007949F6">
          <w:t>First, t</w:t>
        </w:r>
        <w:r w:rsidDel="007949F6">
          <w:t xml:space="preserve">he </w:t>
        </w:r>
        <w:r w:rsidR="00E741A8" w:rsidDel="007949F6">
          <w:t>STP</w:t>
        </w:r>
        <w:r w:rsidDel="007949F6">
          <w:t xml:space="preserve"> </w:t>
        </w:r>
        <w:r w:rsidR="00651D99" w:rsidDel="007949F6">
          <w:t>is a</w:t>
        </w:r>
        <w:r w:rsidDel="007949F6">
          <w:t xml:space="preserve"> novel methodology for experimental control and manipulation of </w:t>
        </w:r>
        <w:r w:rsidR="00960E5D" w:rsidDel="007949F6">
          <w:t>simulated thought-like</w:t>
        </w:r>
        <w:r w:rsidDel="007949F6">
          <w:t xml:space="preserve"> stimuli.</w:t>
        </w:r>
        <w:r w:rsidR="00651D99" w:rsidDel="007949F6">
          <w:t xml:space="preserve"> It is unique in its capacity to simulate not only the </w:t>
        </w:r>
        <w:r w:rsidR="00651D99" w:rsidRPr="002C74EA" w:rsidDel="007949F6">
          <w:rPr>
            <w:i/>
            <w:iCs/>
          </w:rPr>
          <w:t>content</w:t>
        </w:r>
        <w:r w:rsidR="00651D99" w:rsidDel="007949F6">
          <w:t xml:space="preserve"> of </w:t>
        </w:r>
        <w:r w:rsidR="0000560C" w:rsidDel="007949F6">
          <w:t xml:space="preserve">personal </w:t>
        </w:r>
        <w:r w:rsidR="00651D99" w:rsidDel="007949F6">
          <w:t xml:space="preserve">thoughts but the </w:t>
        </w:r>
        <w:r w:rsidR="00651D99" w:rsidRPr="002C74EA" w:rsidDel="007949F6">
          <w:rPr>
            <w:i/>
            <w:iCs/>
          </w:rPr>
          <w:t>experience</w:t>
        </w:r>
        <w:r w:rsidR="00651D99" w:rsidDel="007949F6">
          <w:t xml:space="preserve"> of thinking those thoughts</w:t>
        </w:r>
        <w:r w:rsidR="0000560C" w:rsidDel="007949F6">
          <w:t xml:space="preserve"> in a controlled experimental context</w:t>
        </w:r>
        <w:r w:rsidR="004F340D" w:rsidDel="007949F6">
          <w:t xml:space="preserve"> </w:t>
        </w:r>
        <w:r w:rsidR="004F340D" w:rsidDel="007949F6">
          <w:fldChar w:fldCharType="begin" w:fldLock="1"/>
        </w:r>
        <w:r w:rsidR="00751808" w:rsidDel="007949F6">
          <w:instrText>ADDIN CSL_CITATION {"citationItems":[{"id":"ITEM-1","itemData":{"DOI":"10.1093/scan/nsn014","ISBN":"1749-5024 (Electronic)","ISSN":"17495016","PMID":"19015113","abstract":"There is evidence that the right hemisphere is involved in processing self-related stimuli. Previous brain imaging research has found a network of right-lateralized brain regions that preferentially respond to seeing one's own face rather than a familiar other. Given that the self is an abstract multimodal concept, we tested whether these brain regions would also discriminate the sound of one's own voice compared to a friend's voice. Participants were shown photographs of their own face and friend's face, and also listened to recordings of their own voice and a friend's voice during fMRI scanning. Consistent with previous studies, seeing one's own face activated regions in the inferior frontal gyrus (IFG), inferior parietal lobe and inferior occipital cortex in the right hemisphere. In addition, listening to one's voice also showed increased activity in the right IFG. These data suggest that the right IFG is concerned with processing self-related stimuli across multiple sensory modalities and that it may contribute to an abstract self-representation.","author":[{"dropping-particle":"","family":"Kaplan","given":"Jonas T.","non-dropping-particle":"","parse-names":false,"suffix":""},{"dropping-particle":"","family":"Aziz-Zadeh","given":"Lisa","non-dropping-particle":"","parse-names":false,"suffix":""},{"dropping-particle":"","family":"Uddin","given":"Lucina Q.","non-dropping-particle":"","parse-names":false,"suffix":""},{"dropping-particle":"","family":"Iacoboni","given":"Marco","non-dropping-particle":"","parse-names":false,"suffix":""}],"container-title":"Social Cognitive and Affective Neuroscience","id":"ITEM-1","issue":"3","issued":{"date-parts":[["2008"]]},"page":"218-223","title":"The self across the senses: An fMRI study of self-face and self-voice recognition","type":"article-journal","volume":"3"},"uris":["http://www.mendeley.com/documents/?uuid=174f661d-fe4f-4f5e-a6e5-a8eeab0501d8"]}],"mendeley":{"formattedCitation":"&lt;sup&gt;49&lt;/sup&gt;","plainTextFormattedCitation":"49","previouslyFormattedCitation":"&lt;sup&gt;49&lt;/sup&gt;"},"properties":{"noteIndex":0},"schema":"https://github.com/citation-style-language/schema/raw/master/csl-citation.json"}</w:instrText>
        </w:r>
        <w:r w:rsidR="004F340D" w:rsidDel="007949F6">
          <w:fldChar w:fldCharType="separate"/>
        </w:r>
        <w:r w:rsidR="007B4D9A" w:rsidRPr="007B4D9A" w:rsidDel="007949F6">
          <w:rPr>
            <w:noProof/>
            <w:vertAlign w:val="superscript"/>
          </w:rPr>
          <w:t>49</w:t>
        </w:r>
        <w:r w:rsidR="004F340D" w:rsidDel="007949F6">
          <w:fldChar w:fldCharType="end"/>
        </w:r>
        <w:r w:rsidR="00651D99" w:rsidRPr="0000331F" w:rsidDel="007949F6">
          <w:t>.</w:t>
        </w:r>
        <w:r w:rsidR="00651D99" w:rsidDel="007949F6">
          <w:t xml:space="preserve"> In addition to facilitating the capacity to experimentally study internal attentional processing of (simulated) thoughts, it is more broadly an example of a paradigm to</w:t>
        </w:r>
        <w:r w:rsidR="00A31B16" w:rsidDel="007949F6">
          <w:t xml:space="preserve"> deliver </w:t>
        </w:r>
        <w:r w:rsidR="00A31B16" w:rsidRPr="002C74EA" w:rsidDel="007949F6">
          <w:rPr>
            <w:i/>
            <w:iCs/>
          </w:rPr>
          <w:t>stimuli that are</w:t>
        </w:r>
        <w:r w:rsidR="00A31B16" w:rsidDel="007949F6">
          <w:t xml:space="preserve"> </w:t>
        </w:r>
        <w:r w:rsidR="00A31B16" w:rsidRPr="002C74EA" w:rsidDel="007949F6">
          <w:rPr>
            <w:i/>
            <w:iCs/>
          </w:rPr>
          <w:t>phenomenologically</w:t>
        </w:r>
        <w:r w:rsidR="00BD0C35" w:rsidDel="007949F6">
          <w:rPr>
            <w:i/>
            <w:iCs/>
          </w:rPr>
          <w:t>-</w:t>
        </w:r>
        <w:r w:rsidR="00A31B16" w:rsidRPr="002C74EA" w:rsidDel="007949F6">
          <w:rPr>
            <w:i/>
            <w:iCs/>
          </w:rPr>
          <w:t>valid</w:t>
        </w:r>
        <w:r w:rsidR="00A31B16" w:rsidDel="007949F6">
          <w:t xml:space="preserve"> </w:t>
        </w:r>
        <w:r w:rsidR="00A31B16" w:rsidRPr="002C74EA" w:rsidDel="007949F6">
          <w:rPr>
            <w:i/>
            <w:iCs/>
          </w:rPr>
          <w:t>internal experience</w:t>
        </w:r>
        <w:r w:rsidR="0000560C" w:rsidRPr="002C74EA" w:rsidDel="007949F6">
          <w:rPr>
            <w:i/>
            <w:iCs/>
          </w:rPr>
          <w:t>(s)</w:t>
        </w:r>
        <w:r w:rsidR="00BD0C35" w:rsidDel="007949F6">
          <w:rPr>
            <w:i/>
            <w:iCs/>
          </w:rPr>
          <w:t xml:space="preserve"> </w:t>
        </w:r>
        <w:r w:rsidR="00BD0C35" w:rsidDel="007949F6">
          <w:fldChar w:fldCharType="begin" w:fldLock="1"/>
        </w:r>
        <w:r w:rsidR="00751808" w:rsidDel="007949F6">
          <w:instrText>ADDIN CSL_CITATION {"citationItems":[{"id":"ITEM-1","itemData":{"ISBN":"0-262-22042-3 (Hardcover); 0-262-72021-3 (Paperback)","abstract":"The existential concern that animates our entire discussion in this book results from the tangible demonstration within cognitive science that the self or cognizing subject is fundamentally fragmented, divided, or nonunified.  Our view is that the current style of investigation is limited and unsatisfactory, both theoretically and empirically, because there remains no direct, hands-on, pragmatic approach to experience with which to complement science.  Our concern is to open a space of possibilities in which the circulation between cognitive science and human experience can be fully appreciated and to foster the transformative possibilities of human experience in a scientific culture.  In writing the book, we have aimed for a level of discussion that will be accessible to several audiences. Thus we have attempted to address not only working cognitive scientists but also educated laypersons with a general interest in the dialogue between science and experience, as well as those interested in Buddhist or comparative thought. (PsycINFO Database Record (c) 2016 APA, all rights reserved)","author":[{"dropping-particle":"","family":"Varela","given":"Francisco J","non-dropping-particle":"","parse-names":false,"suffix":""},{"dropping-particle":"","family":"Thompson","given":"Evan","non-dropping-particle":"","parse-names":false,"suffix":""},{"dropping-particle":"","family":"Rosch","given":"Eleanor","non-dropping-particle":"","parse-names":false,"suffix":""}],"container-title":"The embodied mind:  Cognitive science and human experience.","id":"ITEM-1","issued":{"date-parts":[["1991"]]},"number-of-pages":"xx, 308-xx, 308","publisher":"The MIT Press","publisher-place":"Cambridge,  MA,  US","title":"The embodied mind:  Cognitive science and human experience.","type":"book"},"uris":["http://www.mendeley.com/documents/?uuid=874690b8-6ccf-4fbc-8b45-de1ef6643dea"]}],"mendeley":{"formattedCitation":"&lt;sup&gt;46&lt;/sup&gt;","plainTextFormattedCitation":"46","previouslyFormattedCitation":"&lt;sup&gt;46&lt;/sup&gt;"},"properties":{"noteIndex":0},"schema":"https://github.com/citation-style-language/schema/raw/master/csl-citation.json"}</w:instrText>
        </w:r>
        <w:r w:rsidR="00BD0C35" w:rsidDel="007949F6">
          <w:fldChar w:fldCharType="separate"/>
        </w:r>
        <w:r w:rsidR="007B4D9A" w:rsidRPr="007B4D9A" w:rsidDel="007949F6">
          <w:rPr>
            <w:noProof/>
            <w:vertAlign w:val="superscript"/>
          </w:rPr>
          <w:t>46</w:t>
        </w:r>
        <w:r w:rsidR="00BD0C35" w:rsidDel="007949F6">
          <w:fldChar w:fldCharType="end"/>
        </w:r>
        <w:r w:rsidR="00BD0C35" w:rsidDel="007949F6">
          <w:t>. This is in intended contrast to the</w:t>
        </w:r>
        <w:r w:rsidR="00A31B16" w:rsidDel="007949F6">
          <w:t xml:space="preserve"> more typical stimuli that represent external events or information in our environment </w:t>
        </w:r>
        <w:r w:rsidR="00BD0C35" w:rsidDel="007949F6">
          <w:t>most</w:t>
        </w:r>
        <w:r w:rsidR="00A31B16" w:rsidDel="007949F6">
          <w:t xml:space="preserve"> often the focus of our </w:t>
        </w:r>
        <w:r w:rsidR="0000560C" w:rsidDel="007949F6">
          <w:t>cognitive</w:t>
        </w:r>
        <w:r w:rsidR="00A31B16" w:rsidDel="007949F6">
          <w:t>-</w:t>
        </w:r>
        <w:r w:rsidR="0000560C" w:rsidDel="007949F6">
          <w:t>experimental</w:t>
        </w:r>
        <w:r w:rsidR="00A31B16" w:rsidDel="007949F6">
          <w:t xml:space="preserve"> research.</w:t>
        </w:r>
        <w:r w:rsidDel="007949F6">
          <w:t xml:space="preserve"> </w:t>
        </w:r>
        <w:r w:rsidR="00E179FC" w:rsidDel="007949F6">
          <w:t xml:space="preserve">This approach </w:t>
        </w:r>
        <w:r w:rsidR="00FF4F7F" w:rsidDel="007949F6">
          <w:t>is in step</w:t>
        </w:r>
        <w:r w:rsidR="00E179FC" w:rsidDel="007949F6">
          <w:t xml:space="preserve"> with</w:t>
        </w:r>
        <w:r w:rsidDel="007949F6">
          <w:t xml:space="preserve"> growing interest in recent years in the study of internal experiences, such as mindwandering, meditation and self-generated thought</w:t>
        </w:r>
        <w:r w:rsidR="0000560C" w:rsidDel="007949F6">
          <w:t>,</w:t>
        </w:r>
        <w:r w:rsidDel="007949F6">
          <w:t xml:space="preserve"> and the cognitive (e.g., internal attention) </w:t>
        </w:r>
        <w:r w:rsidR="00651D99" w:rsidDel="007949F6">
          <w:t>and</w:t>
        </w:r>
        <w:r w:rsidDel="007949F6">
          <w:t xml:space="preserve"> neural bas</w:t>
        </w:r>
        <w:r w:rsidR="00E741A8" w:rsidDel="007949F6">
          <w:t>e</w:t>
        </w:r>
        <w:r w:rsidDel="007949F6">
          <w:t xml:space="preserve">s (e.g., default-mode network) subserving </w:t>
        </w:r>
        <w:r w:rsidR="00E741A8" w:rsidDel="007949F6">
          <w:t xml:space="preserve">these mental </w:t>
        </w:r>
        <w:r w:rsidDel="007949F6">
          <w:t>phenomena</w:t>
        </w:r>
        <w:r w:rsidR="004F340D" w:rsidDel="007949F6">
          <w:t xml:space="preserve"> </w:t>
        </w:r>
        <w:r w:rsidR="004F340D" w:rsidDel="007949F6">
          <w:fldChar w:fldCharType="begin" w:fldLock="1"/>
        </w:r>
        <w:r w:rsidR="008F6292" w:rsidDel="007949F6">
          <w: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framework","type":"article-journal","volume":"17"},"uris":["http://www.mendeley.com/documents/?uuid=ed007f4a-720b-4e9c-97dc-92a773e6b2ec"]},{"id":"ITEM-2","itemData":{"DOI":"10.1016/j.tics.2008.01.005","ISBN":"1364-6613 (Print)\\r1364-6613 (Linking)","ISSN":"13646613","PMID":"18329323","abstract":"Meditation can be conceptualized as a family of complex emotional and attentional regulatory training regimes developed for various ends, including the cultivation of well-being and emotional balance. Among these various practices, there are two styles that are commonly studied. One style, focused attention meditation, entails the voluntary focusing of attention on a chosen object. The other style, open monitoring meditation, involves nonreactive monitoring of the content of experience from moment to moment. The potential regulatory functions of these practices on attention and emotion processes could have a long-term impact on the brain and behavior. © 2008 Elsevier Ltd. All rights reserved.","author":[{"dropping-particle":"","family":"Lutz","given":"Antoine","non-dropping-particle":"","parse-names":false,"suffix":""},{"dropping-particle":"","family":"Slagter","given":"Heleen A.","non-dropping-particle":"","parse-names":false,"suffix":""},{"dropping-particle":"","family":"Dunne","given":"John D.","non-dropping-particle":"","parse-names":false,"suffix":""},{"dropping-particle":"","family":"Davidson","given":"Richard J.","non-dropping-particle":"","parse-names":false,"suffix":""}],"container-title":"Trends in Cognitive Sciences","id":"ITEM-2","issue":"4","issued":{"date-parts":[["2008"]]},"page":"163-169","title":"Attention regulation and monitoring in meditation","type":"article-journal","volume":"12"},"uris":["http://www.mendeley.com/documents/?uuid=3d82ca58-b2e7-4660-8777-36951863b8b3"]},{"id":"ITEM-3","itemData":{"DOI":"10.1073/pnas.98.2.676","abstract":"A baseline or control state is fundamental to the understanding of most complex systems. Defining a baseline state in the human brain, arguably our most complex system, poses a particular challenge. Many suspect that left unconstrained, its activity will vary unpredictably. Despite this prediction we identify a baseline state of the normal adult human brain in terms of the brain oxygen extraction fraction or OEF. The OEF is defined as the ratio of oxygen used by the brain to oxygen delivered by flowing blood and is remarkably uniform in the awake but resting state (e.g., lying quietly with eyes closed). Local deviations in the OEF represent the physiological basis of signals of changes in neuronal activity obtained with functional MRI during a wide variety of human behaviors. We used quantitative metabolic and circulatory measurements from positron-emission tomography to obtain the OEF regionally throughout the brain. Areas of activation were conspicuous by their absence. All significant deviations from the mean hemisphere OEF were increases, signifying deactivations, and resided almost exclusively in the visual system. Defining the baseline state of an area in this manner attaches meaning to a group of areas that consistently exhibit decreases from this baseline, during a wide variety of goal-directed behaviors monitored with positron-emission tomography and functional MRI. These decreases suggest the existence of an organized, baseline default mode of brain function that is suspended during specific goal-directed behaviors. OEF,oxygen extraction fraction;fMRI,functional MRI;PET,positron-emission tomography;CBF,cerebral blood flow;CMRO2,cerebral metabolic rate for oxygen;MPFC,medial prefrontal cortex","author":[{"dropping-particle":"","family":"Raichle","given":"Marcus E","non-dropping-particle":"","parse-names":false,"suffix":""},{"dropping-particle":"","family":"MacLeod","given":"Ann Mary","non-dropping-particle":"","parse-names":false,"suffix":""},{"dropping-particle":"","family":"Snyder","given":"Abraham Z","non-dropping-particle":"","parse-names":false,"suffix":""},{"dropping-particle":"","family":"Powers","given":"William J","non-dropping-particle":"","parse-names":false,"suffix":""},{"dropping-particle":"","family":"Gusnard","given":"Debra A","non-dropping-particle":"","parse-names":false,"suffix":""},{"dropping-particle":"","family":"Shulman","given":"Gordon L","non-dropping-particle":"","parse-names":false,"suffix":""}],"container-title":"Proceedings of the National Academy of Sciences","id":"ITEM-3","issue":"2","issued":{"date-parts":[["2001","1","16"]]},"page":"676 LP  - 682","title":"A default mode of brain function","type":"article-journal","volume":"98"},"uris":["http://www.mendeley.com/documents/?uuid=747e4480-2df9-4a59-a900-d0bf10f298a9"]}],"mendeley":{"formattedCitation":"&lt;sup&gt;87–89&lt;/sup&gt;","plainTextFormattedCitation":"87–89","previouslyFormattedCitation":"&lt;sup&gt;87–89&lt;/sup&gt;"},"properties":{"noteIndex":0},"schema":"https://github.com/citation-style-language/schema/raw/master/csl-citation.json"}</w:instrText>
        </w:r>
        <w:r w:rsidR="004F340D" w:rsidDel="007949F6">
          <w:fldChar w:fldCharType="separate"/>
        </w:r>
        <w:r w:rsidR="00D57E1C" w:rsidRPr="00D57E1C" w:rsidDel="007949F6">
          <w:rPr>
            <w:noProof/>
            <w:vertAlign w:val="superscript"/>
          </w:rPr>
          <w:t>87–89</w:t>
        </w:r>
        <w:r w:rsidR="004F340D" w:rsidDel="007949F6">
          <w:fldChar w:fldCharType="end"/>
        </w:r>
        <w:r w:rsidDel="007949F6">
          <w:t xml:space="preserve">. Interest in such phenomena has driven </w:t>
        </w:r>
        <w:r w:rsidR="008510E9" w:rsidDel="007949F6">
          <w:t xml:space="preserve">various forms of </w:t>
        </w:r>
        <w:r w:rsidR="00E179FC" w:rsidDel="007949F6">
          <w:t xml:space="preserve">measurement method </w:t>
        </w:r>
        <w:r w:rsidR="005B0775" w:rsidDel="007949F6">
          <w:t>innovation</w:t>
        </w:r>
        <w:r w:rsidR="00E179FC" w:rsidDel="007949F6">
          <w:t>s</w:t>
        </w:r>
        <w:r w:rsidR="005B0775" w:rsidDel="007949F6">
          <w:t xml:space="preserve"> </w:t>
        </w:r>
        <w:r w:rsidR="00B404D3" w:rsidDel="007949F6">
          <w:t xml:space="preserve">such as </w:t>
        </w:r>
        <w:r w:rsidDel="007949F6">
          <w:t>experiential sampling and daily diaries</w:t>
        </w:r>
        <w:r w:rsidR="00175C5F" w:rsidDel="007949F6">
          <w:t xml:space="preserve"> </w:t>
        </w:r>
        <w:r w:rsidR="004F340D" w:rsidDel="007949F6">
          <w:fldChar w:fldCharType="begin" w:fldLock="1"/>
        </w:r>
        <w:r w:rsidR="008F6292" w:rsidDel="007949F6">
          <w:instrText>ADDIN CSL_CITATION {"citationItems":[{"id":"ITEM-1","itemData":{"DOI":"10.1007/978-1-4684-2466-9_9","ISBN":"978-1-4684-2466-9","abstract":"When we speak of consciousness we are referring to the sum total of events in awareness. The term by no means exhausts the realm of things psychological, but it does encompass all of an individual's direct experience. When we speak of the flow of consciousness we are referring to the changes that take place in consciousness over time. The events of consciousness are, of course, extremely complex and varied. They embrace images in every sensory modality and in every degree of vividness, realism, and believability, including inner dialogue, hallucinations, reveries, and dreamlike sequences; and they also embrace qualities that are at the same time less figured and more pervasive than these---the affects. This chapter focuses on a broad class of these conscious contents. They do not contain the imagery of current perceptual activity but they contain imaginai qualities that one can describe in terms of forms, colors, sounds, words, smells, tastes, temperatures, and the like. I shall refer to this class as ''thought.'' This chapter brings together ideas and data regarding ways to observe thought, the dimensions and forms of thought, and the factors that determine the content of thought as it changes from one moment to the next.","author":[{"dropping-particle":"","family":"Klinger","given":"Eric","non-dropping-particle":"","parse-names":false,"suffix":""}],"container-title":"The Stream of Consciousness: Scientific Investigations into the Flow of Human Experience","editor":[{"dropping-particle":"","family":"Pope","given":"Kenneth S","non-dropping-particle":"","parse-names":false,"suffix":""},{"dropping-particle":"","family":"Singer","given":"Jerome L","non-dropping-particle":"","parse-names":false,"suffix":""}],"id":"ITEM-1","issued":{"date-parts":[["1978"]]},"page":"225-258","publisher":"Springer US","publisher-place":"Boston, MA","title":"Modes of Normal Conscious Flow","type":"chapter"},"uris":["http://www.mendeley.com/documents/?uuid=4a128211-ddb0-4db2-aa13-2cd344bfa1f0"]},{"id":"ITEM-2","itemData":{"DOI":"10.1146/annurev-psych-010814-015331","ISBN":"1545-2085 (Electronic) 0066-4308 (Linking)","ISSN":"0066-4308","PMID":"25293689","abstract":"Conscious experience is fluid; it rarely remains on one topic for an extended period without deviation. Its dynamic nature is illustrated by the experience of mind wandering, in which attention switches from a current task to unrelated thoughts and feelings. Studies exploring the phenomenology of mind wandering highlight the importance of its content and relation to meta-cognition in determining its functional outcomes. Examination of the information-processing demands of the mind-wandering state suggests that it involves perceptual decoupling to escape the constraints of the moment, its content arises from episodic and affective processes, and its regulation relies on executive control. Mind wandering also involves a complex balance of costs and benefits: Its association with various kinds of error underlines its cost, whereas its relationship to creativity and future planning suggest its potential value. Although essential to the stream of consciousness, various strategies may minimize the downsides of mind wandering while maintaining its productive aspects.","author":[{"dropping-particle":"","family":"Smallwood","given":"Jonathan","non-dropping-particle":"","parse-names":false,"suffix":""},{"dropping-particle":"","family":"Schooler","given":"Jonathan","non-dropping-particle":"","parse-names":false,"suffix":""}],"container-title":"Ssrn","id":"ITEM-2","issued":{"date-parts":[["2015"]]},"title":"The Science of Mind Wandering: Empirically Navigating the Stream of Consciousness","type":"article-journal"},"uris":["http://www.mendeley.com/documents/?uuid=225b3cae-c4b3-4fbc-b2f2-f02784107277"]}],"mendeley":{"formattedCitation":"&lt;sup&gt;1,90&lt;/sup&gt;","plainTextFormattedCitation":"1,90","previouslyFormattedCitation":"&lt;sup&gt;1,90&lt;/sup&gt;"},"properties":{"noteIndex":0},"schema":"https://github.com/citation-style-language/schema/raw/master/csl-citation.json"}</w:instrText>
        </w:r>
        <w:r w:rsidR="004F340D" w:rsidDel="007949F6">
          <w:fldChar w:fldCharType="separate"/>
        </w:r>
        <w:r w:rsidR="00D57E1C" w:rsidRPr="00D57E1C" w:rsidDel="007949F6">
          <w:rPr>
            <w:noProof/>
            <w:vertAlign w:val="superscript"/>
          </w:rPr>
          <w:t>1,90</w:t>
        </w:r>
        <w:r w:rsidR="004F340D" w:rsidDel="007949F6">
          <w:fldChar w:fldCharType="end"/>
        </w:r>
        <w:r w:rsidDel="007949F6">
          <w:t>, random probing and self-</w:t>
        </w:r>
        <w:r w:rsidR="00A10B62" w:rsidDel="007949F6">
          <w:t xml:space="preserve">caught </w:t>
        </w:r>
        <w:r w:rsidDel="007949F6">
          <w:t xml:space="preserve">report as well as behavioral tasks </w:t>
        </w:r>
        <w:r w:rsidR="005B0775" w:rsidDel="007949F6">
          <w:t>designed to capture</w:t>
        </w:r>
        <w:r w:rsidDel="007949F6">
          <w:t xml:space="preserve"> off-task thinking</w:t>
        </w:r>
        <w:r w:rsidR="00175C5F" w:rsidDel="007949F6">
          <w:t xml:space="preserve"> </w:t>
        </w:r>
        <w:r w:rsidR="004F340D" w:rsidDel="007949F6">
          <w:fldChar w:fldCharType="begin" w:fldLock="1"/>
        </w:r>
        <w:r w:rsidR="008F6292" w:rsidDel="007949F6">
          <w:instrText>ADDIN CSL_CITATION {"citationItems":[{"id":"ITEM-1","itemData":{"DOI":"10.3389/fpsyg.2013.00570","ISBN":"1664-1078 (Electronic)","ISSN":"16641078","PMID":"24027542","abstract":"Cognitive psychologists and neuroscientists study most phenomena of attention by measuring subjects' overt responses to discrete environmental stimuli that can be manipulated to test competing theories. The mind wandering experience, however, cannot be locally instigated by cleverly engineered stimuli. Investigators must therefore rely on correlational and observational methods to understand subjects' flow of thought, which is only occasionally and indirectly monitored. In an effort toward changing this state of affairs, we present four experiments that develop a method for inducing mind wandering episodes-on demand-in response to task-embedded cues. In an initial laboratory session, subjects described their personal goals and concerns across several life domains (amid some filler questionnaires). In a second session, 48 h later, subjects completed a go/no-go task in which they responded to the perceptual features of words; unbeknownst to subjects, some stimulus words were presented in triplets to represent the personal concerns they had described in session 1. Thought probes appearing shortly after these personal-goal triplets indicated that, compared to control triplets, priming subjects' concerns increased mind wandering rate by about 3-4%. We argue that this small effect is, nonetheless, a promising development toward the pursuit of an experimentally informed, theory-driven science of mind wandering.","author":[{"dropping-particle":"","family":"McVay","given":"Jennifer C.","non-dropping-particle":"","parse-names":false,"suffix":""},{"dropping-particle":"","family":"Kane","given":"Michael J.","non-dropping-particle":"","parse-names":false,"suffix":""}],"container-title":"Frontiers in Psychology","id":"ITEM-1","issue":"SEP","issued":{"date-parts":[["2013"]]},"page":"1-16","title":"Dispatching the wandering mind? Toward a laboratory method for cuing \"spontaneous\" off-task thought","type":"article-journal","volume":"4"},"uris":["http://www.mendeley.com/documents/?uuid=51b5304c-ac4d-4bf3-8879-d0b658f46ef4"]},{"id":"ITEM-2","itemData":{"DOI":"10.1146/annurev-psych-010814-015331","ISBN":"1545-2085 (Electronic) 0066-4308 (Linking)","ISSN":"0066-4308","PMID":"25293689","abstract":"Conscious experience is fluid; it rarely remains on one topic for an extended period without deviation. Its dynamic nature is illustrated by the experience of mind wandering, in which attention switches from a current task to unrelated thoughts and feelings. Studies exploring the phenomenology of mind wandering highlight the importance of its content and relation to meta-cognition in determining its functional outcomes. Examination of the information-processing demands of the mind-wandering state suggests that it involves perceptual decoupling to escape the constraints of the moment, its content arises from episodic and affective processes, and its regulation relies on executive control. Mind wandering also involves a complex balance of costs and benefits: Its association with various kinds of error underlines its cost, whereas its relationship to creativity and future planning suggest its potential value. Although essential to the stream of consciousness, various strategies may minimize the downsides of mind wandering while maintaining its productive aspects.","author":[{"dropping-particle":"","family":"Smallwood","given":"Jonathan","non-dropping-particle":"","parse-names":false,"suffix":""},{"dropping-particle":"","family":"Schooler","given":"Jonathan","non-dropping-particle":"","parse-names":false,"suffix":""}],"container-title":"Ssrn","id":"ITEM-2","issued":{"date-parts":[["2015"]]},"title":"The Science of Mind Wandering: Empirically Navigating the Stream of Consciousness","type":"article-journal"},"uris":["http://www.mendeley.com/documents/?uuid=225b3cae-c4b3-4fbc-b2f2-f02784107277"]}],"mendeley":{"formattedCitation":"&lt;sup&gt;43,90&lt;/sup&gt;","plainTextFormattedCitation":"43,90","previouslyFormattedCitation":"&lt;sup&gt;43,90&lt;/sup&gt;"},"properties":{"noteIndex":0},"schema":"https://github.com/citation-style-language/schema/raw/master/csl-citation.json"}</w:instrText>
        </w:r>
        <w:r w:rsidR="004F340D" w:rsidDel="007949F6">
          <w:fldChar w:fldCharType="separate"/>
        </w:r>
        <w:r w:rsidR="00D57E1C" w:rsidRPr="00D57E1C" w:rsidDel="007949F6">
          <w:rPr>
            <w:noProof/>
            <w:vertAlign w:val="superscript"/>
          </w:rPr>
          <w:t>43,90</w:t>
        </w:r>
        <w:r w:rsidR="004F340D" w:rsidDel="007949F6">
          <w:fldChar w:fldCharType="end"/>
        </w:r>
        <w:r w:rsidDel="007949F6">
          <w:t>, and brain-imaging of spontaneous thoughts</w:t>
        </w:r>
        <w:r w:rsidR="006964CC" w:rsidDel="007949F6">
          <w:t xml:space="preserve"> </w:t>
        </w:r>
        <w:r w:rsidR="006964CC" w:rsidDel="007949F6">
          <w:fldChar w:fldCharType="begin" w:fldLock="1"/>
        </w:r>
        <w:r w:rsidR="006964CC" w:rsidDel="007949F6">
          <w:instrText>ADDIN CSL_CITATION {"citationItems":[{"id":"ITEM-1","itemData":{"DOI":"10.1073/pnas.98.2.676","abstract":"A baseline or control state is fundamental to the understanding of most complex systems. Defining a baseline state in the human brain, arguably our most complex system, poses a particular challenge. Many suspect that left unconstrained, its activity will vary unpredictably. Despite this prediction we identify a baseline state of the normal adult human brain in terms of the brain oxygen extraction fraction or OEF. The OEF is defined as the ratio of oxygen used by the brain to oxygen delivered by flowing blood and is remarkably uniform in the awake but resting state (e.g., lying quietly with eyes closed). Local deviations in the OEF represent the physiological basis of signals of changes in neuronal activity obtained with functional MRI during a wide variety of human behaviors. We used quantitative metabolic and circulatory measurements from positron-emission tomography to obtain the OEF regionally throughout the brain. Areas of activation were conspicuous by their absence. All significant deviations from the mean hemisphere OEF were increases, signifying deactivations, and resided almost exclusively in the visual system. Defining the baseline state of an area in this manner attaches meaning to a group of areas that consistently exhibit decreases from this baseline, during a wide variety of goal-directed behaviors monitored with positron-emission tomography and functional MRI. These decreases suggest the existence of an organized, baseline default mode of brain function that is suspended during specific goal-directed behaviors. OEF,oxygen extraction fraction;fMRI,functional MRI;PET,positron-emission tomography;CBF,cerebral blood flow;CMRO2,cerebral metabolic rate for oxygen;MPFC,medial prefrontal cortex","author":[{"dropping-particle":"","family":"Raichle","given":"Marcus E","non-dropping-particle":"","parse-names":false,"suffix":""},{"dropping-particle":"","family":"MacLeod","given":"Ann Mary","non-dropping-particle":"","parse-names":false,"suffix":""},{"dropping-particle":"","family":"Snyder","given":"Abraham Z","non-dropping-particle":"","parse-names":false,"suffix":""},{"dropping-particle":"","family":"Powers","given":"William J","non-dropping-particle":"","parse-names":false,"suffix":""},{"dropping-particle":"","family":"Gusnard","given":"Debra A","non-dropping-particle":"","parse-names":false,"suffix":""},{"dropping-particle":"","family":"Shulman","given":"Gordon L","non-dropping-particle":"","parse-names":false,"suffix":""}],"container-title":"Proceedings of the National Academy of Sciences","id":"ITEM-1","issue":"2","issued":{"date-parts":[["2001","1","16"]]},"page":"676 LP  - 682","title":"A default mode of brain function","type":"article-journal","volume":"98"},"uris":["http://www.mendeley.com/documents/?uuid=747e4480-2df9-4a59-a900-d0bf10f298a9"]},{"id":"ITEM-2","itemData":{"DOI":"10.1073/pnas.0812686106","ISBN":"1091-6490 (Electronic)\\n1091-6490 (Linking)","ISSN":"0027-8424","PMID":"19171889","abstract":"The recently discovered default mode network (DMN) is a group of areas in the human brain characterized, collectively, by functions of a self-referential nature. In normal individuals, activity in the DMN is reduced during nonself-referential goal-directed tasks, in keeping with the folk-psychological notion of losing one&amp;#039;s self in one&amp;#039;s work. Imaging and anatomical studies in major depression have found alterations in both the structure and function in some regions that belong to the DMN, thus, suggesting a basis for the disordered self-referential thought of depression. Here, we sought to examine DMN functionality as a network in patients with major depression, asking whether the ability to regulate its activity and, hence, its role in self-referential processing, was impaired. To do so, we asked patients and controls to examine negative pictures passively and also to reappraise them actively. In widely distributed elements of the DMN [ventromedial prefrontal cortex prefrontal cortex (BA 10), anterior cingulate (BA 24/32), lateral parietal cortex (BA 39), and lateral temporal cortex (BA 21)], depressed, but not control subjects, exhibited a failure to reduce activity while both looking at negative pictures and reappraising them. Furthermore, looking at negative pictures elicited a significantly greater increase in activity in other DMN regions (amygdala, parahippocampus, and hippocampus) in depressed than in control subjects. These data suggest depression is characterized by both stimulus-induced heightened activity and a failure to normally down-regulate activity broadly within the DMN. These findings provide a brain network framework within which to consider the pathophysiology of depression.","author":[{"dropping-particle":"","family":"Sheline","given":"Yvette I","non-dropping-particle":"","parse-names":false,"suffix":""},{"dropping-particle":"","family":"Barch","given":"Deanna M","non-dropping-particle":"","parse-names":false,"suffix":""},{"dropping-particle":"","family":"Price","given":"Joseph L","non-dropping-particle":"","parse-names":false,"suffix":""},{"dropping-particle":"","family":"Rundle","given":"Melissa M","non-dropping-particle":"","parse-names":false,"suffix":""},{"dropping-particle":"","family":"Vaishnavi","given":"S Neil","non-dropping-particle":"","parse-names":false,"suffix":""},{"dropping-particle":"","family":"Snyder","given":"Abraham Z","non-dropping-particle":"","parse-names":false,"suffix":""},{"dropping-particle":"","family":"Mintun","given":"Mark A","non-dropping-particle":"","parse-names":false,"suffix":""},{"dropping-particle":"","family":"Wang","given":"Suzhi","non-dropping-particle":"","parse-names":false,"suffix":""},{"dropping-particle":"","family":"Coalson","given":"Rebecca S","non-dropping-particle":"","parse-names":false,"suffix":""},{"dropping-particle":"","family":"Raichle","given":"Marcus E","non-dropping-particle":"","parse-names":false,"suffix":""}],"container-title":"Proceedings of the National Academy of Sciences","id":"ITEM-2","issue":"6","issued":{"date-parts":[["2009","2","10"]]},"page":"1942 LP - 1947","title":"The default mode network and self-referential processes in depression","type":"article-journal","volume":"106"},"uris":["http://www.mendeley.com/documents/?uuid=e3f05dc9-cc06-4dc4-a0dc-9add0ffdc5ff"]}],"mendeley":{"formattedCitation":"&lt;sup&gt;63,89&lt;/sup&gt;","plainTextFormattedCitation":"63,89","previouslyFormattedCitation":"&lt;sup&gt;63,89&lt;/sup&gt;"},"properties":{"noteIndex":0},"schema":"https://github.com/citation-style-language/schema/raw/master/csl-citation.json"}</w:instrText>
        </w:r>
        <w:r w:rsidR="006964CC" w:rsidDel="007949F6">
          <w:fldChar w:fldCharType="separate"/>
        </w:r>
        <w:r w:rsidR="006964CC" w:rsidRPr="006964CC" w:rsidDel="007949F6">
          <w:rPr>
            <w:noProof/>
            <w:vertAlign w:val="superscript"/>
          </w:rPr>
          <w:t>63,89</w:t>
        </w:r>
        <w:r w:rsidR="006964CC" w:rsidDel="007949F6">
          <w:fldChar w:fldCharType="end"/>
        </w:r>
        <w:r w:rsidR="008510E9" w:rsidDel="007949F6">
          <w:t xml:space="preserve"> (see</w:t>
        </w:r>
        <w:r w:rsidR="006964CC" w:rsidDel="007949F6">
          <w:t xml:space="preserve"> </w:t>
        </w:r>
        <w:r w:rsidR="006964CC" w:rsidDel="007949F6">
          <w:fldChar w:fldCharType="begin" w:fldLock="1"/>
        </w:r>
        <w:r w:rsidR="000C6014" w:rsidDel="007949F6">
          <w:instrText>ADDIN CSL_CITATION {"citationItems":[{"id":"ITEM-1","itemData":{"DOI":"10.31231/osf.io/zkjeb","author":[{"dropping-particle":"","family":"Bernstein","given":"A.","non-dropping-particle":"","parse-names":false,"suffix":""},{"dropping-particle":"","family":"Hadash","given":"Y.","non-dropping-particle":"","parse-names":false,"suffix":""},{"dropping-particle":"","family":"Fresco","given":"D. M.","non-dropping-particle":"","parse-names":false,"suffix":""}],"id":"ITEM-1","issued":{"date-parts":[["2018"]]},"title":"Metacognitive Processes Model of Decentering: Emerging Methods and Insights","type":"article-journal"},"uris":["http://www.mendeley.com/documents/?uuid=a778a9b9-501d-41e8-80e8-a517a9097b87"]}],"mendeley":{"formattedCitation":"&lt;sup&gt;91&lt;/sup&gt;","plainTextFormattedCitation":"91","previouslyFormattedCitation":"&lt;sup&gt;91&lt;/sup&gt;"},"properties":{"noteIndex":0},"schema":"https://github.com/citation-style-language/schema/raw/master/csl-citation.json"}</w:instrText>
        </w:r>
        <w:r w:rsidR="006964CC" w:rsidDel="007949F6">
          <w:fldChar w:fldCharType="separate"/>
        </w:r>
        <w:r w:rsidR="006964CC" w:rsidRPr="006964CC" w:rsidDel="007949F6">
          <w:rPr>
            <w:noProof/>
            <w:vertAlign w:val="superscript"/>
          </w:rPr>
          <w:t>91</w:t>
        </w:r>
        <w:r w:rsidR="006964CC" w:rsidDel="007949F6">
          <w:fldChar w:fldCharType="end"/>
        </w:r>
        <w:r w:rsidR="00175C5F" w:rsidDel="007949F6">
          <w:t xml:space="preserve"> </w:t>
        </w:r>
        <w:r w:rsidR="008510E9" w:rsidDel="007949F6">
          <w:t>for a review)</w:t>
        </w:r>
        <w:r w:rsidDel="007949F6">
          <w:t xml:space="preserve">. STP adds </w:t>
        </w:r>
        <w:r w:rsidR="00D1089F" w:rsidDel="007949F6">
          <w:t>paradigmatically, by</w:t>
        </w:r>
        <w:r w:rsidR="0000560C" w:rsidDel="007949F6">
          <w:t xml:space="preserve"> offering the capacity to not only observe but </w:t>
        </w:r>
        <w:r w:rsidR="0000560C" w:rsidRPr="003F0601" w:rsidDel="007949F6">
          <w:t xml:space="preserve">to experimentally control/manipulate the </w:t>
        </w:r>
        <w:r w:rsidR="00680A30" w:rsidRPr="003F0601" w:rsidDel="007949F6">
          <w:t>content</w:t>
        </w:r>
        <w:r w:rsidR="00BC303A" w:rsidRPr="003F0601" w:rsidDel="007949F6">
          <w:t>-</w:t>
        </w:r>
        <w:r w:rsidR="00680A30" w:rsidRPr="003F0601" w:rsidDel="007949F6">
          <w:t xml:space="preserve"> and timing of</w:t>
        </w:r>
        <w:r w:rsidR="00BC303A" w:rsidRPr="003F0601" w:rsidDel="007949F6">
          <w:t>-</w:t>
        </w:r>
        <w:r w:rsidR="00680A30" w:rsidRPr="003F0601" w:rsidDel="007949F6">
          <w:t xml:space="preserve"> verbal thought-like experiences</w:t>
        </w:r>
        <w:r w:rsidR="007B3C43" w:rsidRPr="003F0601" w:rsidDel="007949F6">
          <w:t>.</w:t>
        </w:r>
        <w:r w:rsidR="00E179FC" w:rsidRPr="003F0601" w:rsidDel="007949F6">
          <w:t xml:space="preserve"> </w:t>
        </w:r>
        <w:r w:rsidR="00936814" w:rsidDel="007949F6">
          <w:t>This may have a number of applications. For example, the</w:t>
        </w:r>
        <w:r w:rsidR="00E179FC" w:rsidRPr="001A5527" w:rsidDel="007949F6">
          <w:t xml:space="preserve"> </w:t>
        </w:r>
        <w:r w:rsidR="00805ACD" w:rsidRPr="009E5EF8" w:rsidDel="007949F6">
          <w:t>STP may be relevant to experimental study of theories</w:t>
        </w:r>
        <w:r w:rsidR="007B3C43" w:rsidRPr="009E5EF8" w:rsidDel="007949F6">
          <w:t xml:space="preserve"> and models</w:t>
        </w:r>
        <w:r w:rsidR="00805ACD" w:rsidRPr="009E5EF8" w:rsidDel="007949F6">
          <w:t xml:space="preserve"> of </w:t>
        </w:r>
        <w:r w:rsidR="007B3C43" w:rsidRPr="009E5EF8" w:rsidDel="007949F6">
          <w:t>psycho</w:t>
        </w:r>
        <w:r w:rsidR="003B42BA" w:rsidDel="007949F6">
          <w:t>p</w:t>
        </w:r>
        <w:r w:rsidR="007B3C43" w:rsidRPr="009E5EF8" w:rsidDel="007949F6">
          <w:t xml:space="preserve">athology </w:t>
        </w:r>
        <w:r w:rsidR="00805ACD" w:rsidRPr="009E5EF8" w:rsidDel="007949F6">
          <w:t>that emphasize the nature and function of thoughts and thought content</w:t>
        </w:r>
        <w:r w:rsidR="00175C5F" w:rsidDel="007949F6">
          <w:t xml:space="preserve"> </w:t>
        </w:r>
        <w:r w:rsidR="004F340D" w:rsidDel="007949F6">
          <w:fldChar w:fldCharType="begin" w:fldLock="1"/>
        </w:r>
        <w:r w:rsidR="008F6292" w:rsidDel="007949F6">
          <w:instrText>ADDIN CSL_CITATION {"citationItems":[{"id":"ITEM-1","itemData":{"DOI":"0003-066X/91/","ISBN":"1935-990X","ISSN":"0003066X","PMID":"2048795","abstract":"Several lines of investigation have evolved from the initial cognitive model of depression and other disorders. A large number of studies have tested the cognitive model using both clinical and laboratory-based strategies. In general, studies that most closely approximate the clinical conditions from which the theory was derived are supportive of the cognitive model of depression. Studies of anxiety and panic, although fewer, generally support the cognitive model of anxiety and panic. The application to the treatment of clinical problems has been promising and supports the concept of cognitive specificity. The cognitive therapy of depression has led to the utilization of specific cognitive strategies based on the specific conceptualizations of a given disorder to a wide variety of disorders. Study of abnormal reactions has also provided clues to the cognitive structure of normal reactions.","author":[{"dropping-particle":"","family":"Beck","given":"A.T","non-dropping-particle":"","parse-names":false,"suffix":""}],"container-title":"American Psychologist","id":"ITEM-1","issue":"4","issued":{"date-parts":[["1991"]]},"page":"368-375","title":"A 30- Year Retrospective","type":"article-journal","volume":"46"},"uris":["http://www.mendeley.com/documents/?uuid=0ae67e19-2755-4c18-9955-c80b4710330c"]},{"id":"ITEM-2","itemData":{"DOI":"10.1007/BF01178214","ISSN":"1573-2819","abstract":"A 30-item questionnaire was devised to measure the frequency of occurrence of automatic negative thoughts (negative self-statements)associated with depression. Male and female undergraduates were asked to recall dysphoric experiences and to report associated cognitions. One hundred representative cognitions were selected and administered to a second sample, along with the MMPI D scale and the Beck Depression Inventory. Thirty items discriminating between criterion groups of psychometrically depressed and nondepressed subjects were identified. The resultant 30-item automatic thoughts questionnaire (ATQ-30)was cross-validated and found to significantly discriminate psychometrically depressed from nondepressed criterion groups. No differences were found between males and females on the measure. Factor analysis indicated a four-factor solution, with a large first factor reflecting Personal Maladjustment, a second factor indicative of Negative Self-Concept and Negative Expectations, and two lesser factors. The ATQ-30 may provide a means of testing basic theory relating cognitive content to behavioral and affective processes and assessing change in cognitions associated with experimental manipulation or psychotherapeutic intervention.","author":[{"dropping-particle":"","family":"Hollon","given":"Steven D","non-dropping-particle":"","parse-names":false,"suffix":""},{"dropping-particle":"","family":"Kendall","given":"Philip C","non-dropping-particle":"","parse-names":false,"suffix":""}],"container-title":"Cognitive Therapy and Research","id":"ITEM-2","issue":"4","issued":{"date-parts":[["1980","12"]]},"page":"383-395","title":"Cognitive self-statements in depression: Development of an automatic thoughts questionnaire","type":"article-journal","volume":"4"},"uris":["http://www.mendeley.com/documents/?uuid=781afe9f-2dec-4a71-a7f6-fda019dc854c"]}],"mendeley":{"formattedCitation":"&lt;sup&gt;92,93&lt;/sup&gt;","plainTextFormattedCitation":"92,93","previouslyFormattedCitation":"&lt;sup&gt;92,93&lt;/sup&gt;"},"properties":{"noteIndex":0},"schema":"https://github.com/citation-style-language/schema/raw/master/csl-citation.json"}</w:instrText>
        </w:r>
        <w:r w:rsidR="004F340D" w:rsidDel="007949F6">
          <w:fldChar w:fldCharType="separate"/>
        </w:r>
        <w:r w:rsidR="00D57E1C" w:rsidRPr="00D57E1C" w:rsidDel="007949F6">
          <w:rPr>
            <w:noProof/>
            <w:vertAlign w:val="superscript"/>
          </w:rPr>
          <w:t>92,93</w:t>
        </w:r>
        <w:r w:rsidR="004F340D" w:rsidDel="007949F6">
          <w:fldChar w:fldCharType="end"/>
        </w:r>
        <w:r w:rsidR="00F96DE3" w:rsidDel="007949F6">
          <w:t>.</w:t>
        </w:r>
        <w:r w:rsidR="00805ACD" w:rsidRPr="009E5EF8" w:rsidDel="007949F6">
          <w:t xml:space="preserve"> </w:t>
        </w:r>
        <w:r w:rsidR="00E179FC" w:rsidDel="007949F6">
          <w:t>Such applications may</w:t>
        </w:r>
        <w:r w:rsidR="00751F9E" w:rsidDel="007949F6">
          <w:t>, for example,</w:t>
        </w:r>
        <w:r w:rsidR="00E179FC" w:rsidDel="007949F6">
          <w:t xml:space="preserve"> include</w:t>
        </w:r>
        <w:r w:rsidR="00805ACD" w:rsidRPr="009E5EF8" w:rsidDel="007949F6">
          <w:t xml:space="preserve"> </w:t>
        </w:r>
        <w:r w:rsidR="00010D8B" w:rsidRPr="007B5992" w:rsidDel="007949F6">
          <w:t>i</w:t>
        </w:r>
        <w:r w:rsidR="00010D8B" w:rsidRPr="001A5527" w:rsidDel="007949F6">
          <w:t>ntrusive memories in trauma</w:t>
        </w:r>
        <w:r w:rsidR="00175C5F" w:rsidDel="007949F6">
          <w:t xml:space="preserve"> </w:t>
        </w:r>
        <w:r w:rsidR="004F340D" w:rsidDel="007949F6">
          <w:fldChar w:fldCharType="begin" w:fldLock="1"/>
        </w:r>
        <w:r w:rsidR="008F6292" w:rsidDel="007949F6">
          <w:instrText>ADDIN CSL_CITATION {"citationItems":[{"id":"ITEM-1","itemData":{"DOI":"10.1016/J.NEUROPHARM.2011.02.008","ISSN":"0028-3908","abstract":"Neuropsychological approaches represent an important avenue for identifying susceptibility and resiliency factors relating to the development and maintenance of posttraumatic stress disorder (PTSD) symptoms post-trauma. This review will summarize results from prospective longitudinal and retrospective cross-sectional studies investigating executive function associated with PTSD. This research points specifically towards subtle impairments in response inhibition and attention regulation that may predate trauma exposure, serve as risk factors for the development of PTSD, and relate to the severity of symptoms. These impairments may be exacerbated within emotional or trauma-related contexts, and may relate to dysfunction within dorsal prefrontal networks. A model is presented concerning how such impairments may contribute to the clinical profile of PTSD and lead to the use of alternative coping styles such as avoidance. Further neuropsychological research is needed to identify the effects of treatment on cognitive function and to potentially characterize mechanisms of current PTSD treatments. Knowledge gained from cognitive and neuroscientific research may prove valuable for informing the future development of novel, more effective, treatments for PTSD. This article is part of a Special Issue entitled ‘Post-Traumatic Stress Disorder’.","author":[{"dropping-particle":"","family":"Aupperle","given":"Robin L.","non-dropping-particle":"","parse-names":false,"suffix":""},{"dropping-particle":"","family":"Melrose","given":"Andrew J.","non-dropping-particle":"","parse-names":false,"suffix":""},{"dropping-particle":"","family":"Paulus","given":"Martin P.","non-dropping-particle":"","parse-names":false,"suffix":""}],"container-title":"Neuropharmacology","id":"ITEM-1","issue":"2","issued":{"date-parts":[["2012","2","1"]]},"page":"686-694","publisher":"Pergamon","title":"Executive function and PTSD: Disengaging from trauma","type":"article-journal","volume":"62"},"uris":["http://www.mendeley.com/documents/?uuid=2bf7ca4b-06b3-36a7-8774-3811cf50560e"]}],"mendeley":{"formattedCitation":"&lt;sup&gt;94&lt;/sup&gt;","plainTextFormattedCitation":"94","previouslyFormattedCitation":"&lt;sup&gt;94&lt;/sup&gt;"},"properties":{"noteIndex":0},"schema":"https://github.com/citation-style-language/schema/raw/master/csl-citation.json"}</w:instrText>
        </w:r>
        <w:r w:rsidR="004F340D" w:rsidDel="007949F6">
          <w:fldChar w:fldCharType="separate"/>
        </w:r>
        <w:r w:rsidR="00D57E1C" w:rsidRPr="00D57E1C" w:rsidDel="007949F6">
          <w:rPr>
            <w:noProof/>
            <w:vertAlign w:val="superscript"/>
          </w:rPr>
          <w:t>94</w:t>
        </w:r>
        <w:r w:rsidR="004F340D" w:rsidDel="007949F6">
          <w:fldChar w:fldCharType="end"/>
        </w:r>
        <w:r w:rsidR="00936814" w:rsidDel="007949F6">
          <w:t xml:space="preserve">, </w:t>
        </w:r>
        <w:r w:rsidR="003A062C" w:rsidRPr="001A5527" w:rsidDel="007949F6">
          <w:t>biased (</w:t>
        </w:r>
        <w:r w:rsidR="00010D8B" w:rsidRPr="001A5527" w:rsidDel="007949F6">
          <w:t>negative</w:t>
        </w:r>
        <w:r w:rsidR="003A062C" w:rsidRPr="001A5527" w:rsidDel="007949F6">
          <w:t>)</w:t>
        </w:r>
        <w:r w:rsidR="00010D8B" w:rsidRPr="001A5527" w:rsidDel="007949F6">
          <w:t xml:space="preserve"> interpretations in social anxiety</w:t>
        </w:r>
        <w:r w:rsidR="004F340D" w:rsidDel="007949F6">
          <w:t xml:space="preserve"> </w:t>
        </w:r>
        <w:r w:rsidR="004F340D" w:rsidDel="007949F6">
          <w:fldChar w:fldCharType="begin" w:fldLock="1"/>
        </w:r>
        <w:r w:rsidR="008F6292" w:rsidDel="007949F6">
          <w:instrText>ADDIN CSL_CITATION {"citationItems":[{"id":"ITEM-1","itemData":{"DOI":"10.1016/0005-7967(93)90024-O","ISSN":"0005-7967","abstract":"Social phobics, anxious controls and non-patient controls took part in a brief videotaped conversation with a stooge in order to investigate the cognitive model of social phobia. Thoughts, behaviour, and attention during the conversation were assessed. Compared to the control groups, social phobics had more negative self-evaluative thoughts, performed less well, and systematically underestimated their performance. There were no differences in attention between the three groups. Content analysis of thought sampling data from the conversation, and from three hypothetical situations, revealed that few of the negative thoughts reported by social phobics explicitly mentioned evaluation by other people. This suggests that social phobics may not closely monitor other people's responses in social situations and hence that their thoughts are not data driven. The results are discussed in relation to the cognitive model of social phobia and suggestions are made for improvements in the treatment of social phobia.","author":[{"dropping-particle":"","family":"Stopa","given":"Lusia","non-dropping-particle":"","parse-names":false,"suffix":""},{"dropping-particle":"","family":"Clark","given":"David M.","non-dropping-particle":"","parse-names":false,"suffix":""}],"container-title":"Behaviour Research and Therapy","id":"ITEM-1","issue":"3","issued":{"date-parts":[["1993","3","1"]]},"page":"255-267","publisher":"Pergamon","title":"Cognitive processes in social phobia","type":"article-journal","volume":"31"},"uris":["http://www.mendeley.com/documents/?uuid=02700129-fc97-3fac-96b4-50e35b639896"]}],"mendeley":{"formattedCitation":"&lt;sup&gt;95&lt;/sup&gt;","plainTextFormattedCitation":"95","previouslyFormattedCitation":"&lt;sup&gt;95&lt;/sup&gt;"},"properties":{"noteIndex":0},"schema":"https://github.com/citation-style-language/schema/raw/master/csl-citation.json"}</w:instrText>
        </w:r>
        <w:r w:rsidR="004F340D" w:rsidDel="007949F6">
          <w:fldChar w:fldCharType="separate"/>
        </w:r>
        <w:r w:rsidR="00D57E1C" w:rsidRPr="00D57E1C" w:rsidDel="007949F6">
          <w:rPr>
            <w:noProof/>
            <w:vertAlign w:val="superscript"/>
          </w:rPr>
          <w:t>95</w:t>
        </w:r>
        <w:r w:rsidR="004F340D" w:rsidDel="007949F6">
          <w:fldChar w:fldCharType="end"/>
        </w:r>
        <w:r w:rsidR="003F0601" w:rsidDel="007949F6">
          <w:t xml:space="preserve"> or</w:t>
        </w:r>
        <w:r w:rsidR="003F0601" w:rsidRPr="001A5527" w:rsidDel="007949F6">
          <w:t xml:space="preserve"> </w:t>
        </w:r>
        <w:r w:rsidR="00936814" w:rsidDel="007949F6">
          <w:t>thought</w:t>
        </w:r>
        <w:r w:rsidR="003F0601" w:rsidDel="007949F6">
          <w:t xml:space="preserve"> obsessive-compulsive disorders</w:t>
        </w:r>
        <w:r w:rsidR="004F340D" w:rsidDel="007949F6">
          <w:t xml:space="preserve"> </w:t>
        </w:r>
        <w:r w:rsidR="004F340D" w:rsidDel="007949F6">
          <w:fldChar w:fldCharType="begin" w:fldLock="1"/>
        </w:r>
        <w:r w:rsidR="008F6292" w:rsidDel="007949F6">
          <w:instrText>ADDIN CSL_CITATION {"citationItems":[{"id":"ITEM-1","itemData":{"DOI":"10.1177/2167702618797102","ISSN":"2167-7026","abstract":"Obsessions are commonly described as intrusive, ego-dystonic, and coming out of nowhere. This might reflect an experience of a low sense of agency (SoA; i.e., the experience of being the source of one?s own thoughts). In this study, we investigated the relationship between obsessive-compulsive (OC) symptoms and the SoA over thoughts. Participants were told that subliminal auditory primes (actually sham) can insert thoughts into their minds, and their experiences of inserted thoughts were collected online. The results of three experiments showed reduced SoA over thoughts in individuals with subclinical OC symptoms, regardless of the valence of the thoughts. Several potential confounding factors (e.g., suppression, vigilance, general anxiety) were ruled out. The experience of inserted thoughts was related to experiencing thoughts as ?out of context,? which partially explained reduced SoA in participants with high levels of OC symptoms. These experiments highlight the importance of focusing on the low-level, contextual, and phenomenological characteristics of intrusive thoughts in addition to their content and appraisals.","author":[{"dropping-particle":"","family":"Fradkin","given":"Isaac","non-dropping-particle":"","parse-names":false,"suffix":""},{"dropping-particle":"","family":"Eitam","given":"Baruch","non-dropping-particle":"","parse-names":false,"suffix":""},{"dropping-particle":"","family":"Strauss","given":"Asher Y","non-dropping-particle":"","parse-names":false,"suffix":""},{"dropping-particle":"","family":"Huppert","given":"Jonathan D","non-dropping-particle":"","parse-names":false,"suffix":""}],"container-title":"Clinical Psychological Science","id":"ITEM-1","issue":"1","issued":{"date-parts":[["2018","10","15"]]},"note":"doi: 10.1177/2167702618797102","page":"162-180","publisher":"SAGE Publications Inc","title":"Thoughts as Unexpected Intruders: Context, Obsessive-Compulsive Symptoms, and the Sense of Agency Over Thoughts","type":"article-journal","volume":"7"},"uris":["http://www.mendeley.com/documents/?uuid=3f249070-6b0d-4bb9-88bb-0165214254a3"]}],"mendeley":{"formattedCitation":"&lt;sup&gt;96&lt;/sup&gt;","plainTextFormattedCitation":"96","previouslyFormattedCitation":"&lt;sup&gt;96&lt;/sup&gt;"},"properties":{"noteIndex":0},"schema":"https://github.com/citation-style-language/schema/raw/master/csl-citation.json"}</w:instrText>
        </w:r>
        <w:r w:rsidR="004F340D" w:rsidDel="007949F6">
          <w:fldChar w:fldCharType="separate"/>
        </w:r>
        <w:r w:rsidR="00D57E1C" w:rsidRPr="00D57E1C" w:rsidDel="007949F6">
          <w:rPr>
            <w:noProof/>
            <w:vertAlign w:val="superscript"/>
          </w:rPr>
          <w:t>96</w:t>
        </w:r>
        <w:r w:rsidR="004F340D" w:rsidDel="007949F6">
          <w:fldChar w:fldCharType="end"/>
        </w:r>
        <w:r w:rsidR="00E179FC" w:rsidRPr="001A5527" w:rsidDel="007949F6">
          <w:t>.</w:t>
        </w:r>
        <w:r w:rsidR="00E179FC" w:rsidDel="007949F6">
          <w:t xml:space="preserve"> </w:t>
        </w:r>
      </w:moveFrom>
    </w:p>
    <w:p w14:paraId="7C3A6818" w14:textId="54FAAF81" w:rsidR="00B83CD9" w:rsidRPr="00BB7D5F" w:rsidDel="007949F6" w:rsidRDefault="00A63E4D" w:rsidP="00ED4843">
      <w:pPr>
        <w:pStyle w:val="NoSpacing"/>
        <w:outlineLvl w:val="9"/>
        <w:rPr>
          <w:moveFrom w:id="91" w:author="יפתח עמיר" w:date="2020-01-03T11:35:00Z"/>
        </w:rPr>
      </w:pPr>
      <w:moveFrom w:id="92" w:author="יפתח עמיר" w:date="2020-01-03T11:35:00Z">
        <w:r w:rsidRPr="00BB7D5F" w:rsidDel="007949F6">
          <w:t xml:space="preserve">Finally, </w:t>
        </w:r>
        <w:r w:rsidR="00483889" w:rsidRPr="00BB7D5F" w:rsidDel="007949F6">
          <w:t xml:space="preserve">findings may have various </w:t>
        </w:r>
        <w:r w:rsidR="00FF4F7F" w:rsidRPr="00BB7D5F" w:rsidDel="007949F6">
          <w:t xml:space="preserve">implications for </w:t>
        </w:r>
        <w:r w:rsidR="004802E5" w:rsidRPr="00BB7D5F" w:rsidDel="007949F6">
          <w:t>experimental therapeutics</w:t>
        </w:r>
        <w:r w:rsidR="00483889" w:rsidRPr="00BB7D5F" w:rsidDel="007949F6">
          <w:t xml:space="preserve">. </w:t>
        </w:r>
        <w:r w:rsidR="007B4044" w:rsidRPr="00BB7D5F" w:rsidDel="007949F6">
          <w:t>Could</w:t>
        </w:r>
        <w:r w:rsidR="00483889" w:rsidRPr="00BB7D5F" w:rsidDel="007949F6">
          <w:t xml:space="preserve"> </w:t>
        </w:r>
        <w:r w:rsidR="003A15A5" w:rsidRPr="00BB7D5F" w:rsidDel="007949F6">
          <w:t>train</w:t>
        </w:r>
        <w:r w:rsidR="00483889" w:rsidRPr="00BB7D5F" w:rsidDel="007949F6">
          <w:t>ing</w:t>
        </w:r>
        <w:r w:rsidR="003A15A5" w:rsidRPr="00BB7D5F" w:rsidDel="007949F6">
          <w:t xml:space="preserve"> internal attentional control or capacity to </w:t>
        </w:r>
        <w:r w:rsidR="0032688C" w:rsidDel="007949F6">
          <w:t xml:space="preserve">selectively attend </w:t>
        </w:r>
        <w:r w:rsidR="0076759D" w:rsidDel="007949F6">
          <w:t xml:space="preserve">to </w:t>
        </w:r>
        <w:r w:rsidR="0032688C" w:rsidDel="007949F6">
          <w:t xml:space="preserve">or disengage </w:t>
        </w:r>
        <w:r w:rsidR="0076759D" w:rsidDel="007949F6">
          <w:t xml:space="preserve">from </w:t>
        </w:r>
        <w:r w:rsidR="0032688C" w:rsidDel="007949F6">
          <w:t>one’s</w:t>
        </w:r>
        <w:r w:rsidR="003A15A5" w:rsidRPr="00BB7D5F" w:rsidDel="007949F6">
          <w:t xml:space="preserve"> thoughts lead to reduced cognitive vul</w:t>
        </w:r>
        <w:r w:rsidR="00432630" w:rsidRPr="00BB7D5F" w:rsidDel="007949F6">
          <w:t>n</w:t>
        </w:r>
        <w:r w:rsidR="003A15A5" w:rsidRPr="00BB7D5F" w:rsidDel="007949F6">
          <w:t xml:space="preserve">erability </w:t>
        </w:r>
        <w:r w:rsidR="00432630" w:rsidRPr="00BB7D5F" w:rsidDel="007949F6">
          <w:t>a</w:t>
        </w:r>
        <w:r w:rsidR="003A15A5" w:rsidRPr="00BB7D5F" w:rsidDel="007949F6">
          <w:t xml:space="preserve">nd thereby </w:t>
        </w:r>
        <w:r w:rsidR="0076759D" w:rsidDel="007949F6">
          <w:t>improved mental health</w:t>
        </w:r>
        <w:r w:rsidR="0076759D" w:rsidRPr="00BB7D5F" w:rsidDel="007949F6">
          <w:t xml:space="preserve"> </w:t>
        </w:r>
        <w:r w:rsidR="00CA0906" w:rsidRPr="00BB7D5F" w:rsidDel="007949F6">
          <w:fldChar w:fldCharType="begin" w:fldLock="1"/>
        </w:r>
        <w:r w:rsidR="00751808" w:rsidDel="007949F6">
          <w:instrText>ADDIN CSL_CITATION {"citationItems":[{"id":"ITEM-1","itemData":{"DOI":"10.1016/j.cpr.2010.08.005","ISBN":"02727358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Review","id":"ITEM-1","issue":"1","issued":{"date-parts":[["2011"]]},"page":"138-145","publisher":"Elsevier Ltd","title":"Understanding depressive rumination from a cognitive science perspective: The impaired disengagement hypothesis","type":"article-journal","volume":"31"},"uris":["http://www.mendeley.com/documents/?uuid=411765aa-2ee8-424b-80d9-8bc344a9e150"]}],"mendeley":{"formattedCitation":"&lt;sup&gt;18&lt;/sup&gt;","plainTextFormattedCitation":"18","previouslyFormattedCitation":"&lt;sup&gt;18&lt;/sup&gt;"},"properties":{"noteIndex":0},"schema":"https://github.com/citation-style-language/schema/raw/master/csl-citation.json"}</w:instrText>
        </w:r>
        <w:r w:rsidR="00CA0906" w:rsidRPr="00BB7D5F" w:rsidDel="007949F6">
          <w:fldChar w:fldCharType="separate"/>
        </w:r>
        <w:r w:rsidR="007B4D9A" w:rsidRPr="007B4D9A" w:rsidDel="007949F6">
          <w:rPr>
            <w:noProof/>
            <w:vertAlign w:val="superscript"/>
          </w:rPr>
          <w:t>18</w:t>
        </w:r>
        <w:r w:rsidR="00CA0906" w:rsidRPr="00BB7D5F" w:rsidDel="007949F6">
          <w:fldChar w:fldCharType="end"/>
        </w:r>
        <w:r w:rsidR="00483889" w:rsidRPr="00BB7D5F" w:rsidDel="007949F6">
          <w:t>?</w:t>
        </w:r>
        <w:r w:rsidR="003A15A5" w:rsidRPr="00BB7D5F" w:rsidDel="007949F6">
          <w:t xml:space="preserve"> </w:t>
        </w:r>
        <w:r w:rsidR="007B4044" w:rsidRPr="00BB7D5F" w:rsidDel="007949F6">
          <w:t>Likewise, do interventions that effectively engage change in “higher-order” processes in cognitive vulnerability do so via change in internal attentional (dys)control</w:t>
        </w:r>
        <w:r w:rsidR="00CA0906" w:rsidRPr="00BB7D5F" w:rsidDel="007949F6">
          <w:t xml:space="preserve"> </w:t>
        </w:r>
        <w:r w:rsidR="00CA0906" w:rsidRPr="00BB7D5F" w:rsidDel="007949F6">
          <w:fldChar w:fldCharType="begin" w:fldLock="1"/>
        </w:r>
        <w:r w:rsidR="008F6292" w:rsidDel="007949F6">
          <w:instrText>ADDIN CSL_CITATION {"citationItems":[{"id":"ITEM-1","itemData":{"DOI":"10.1038/nrn3916","ISBN":"978-3-319-46321-6","ISSN":"14710048","PMID":"25783612","abstract":"On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Neuroscience","id":"ITEM-1","issue":"4","issued":{"date-parts":[["2015"]]},"page":"213-225","publisher":"Nature Publishing Group","title":"The neuroscience of mindfulness meditation","type":"article-journal","volume":"16"},"uris":["http://www.mendeley.com/documents/?uuid=07f71d68-e3f6-4b7b-9a16-2308f72d1f15"]}],"mendeley":{"formattedCitation":"&lt;sup&gt;97&lt;/sup&gt;","plainTextFormattedCitation":"97","previouslyFormattedCitation":"&lt;sup&gt;97&lt;/sup&gt;"},"properties":{"noteIndex":0},"schema":"https://github.com/citation-style-language/schema/raw/master/csl-citation.json"}</w:instrText>
        </w:r>
        <w:r w:rsidR="00CA0906" w:rsidRPr="00BB7D5F" w:rsidDel="007949F6">
          <w:fldChar w:fldCharType="separate"/>
        </w:r>
        <w:r w:rsidR="00D57E1C" w:rsidRPr="00D57E1C" w:rsidDel="007949F6">
          <w:rPr>
            <w:noProof/>
            <w:vertAlign w:val="superscript"/>
          </w:rPr>
          <w:t>97</w:t>
        </w:r>
        <w:r w:rsidR="00CA0906" w:rsidRPr="00BB7D5F" w:rsidDel="007949F6">
          <w:fldChar w:fldCharType="end"/>
        </w:r>
        <w:r w:rsidR="007B4044" w:rsidRPr="00BB7D5F" w:rsidDel="007949F6">
          <w:t xml:space="preserve">? </w:t>
        </w:r>
        <w:r w:rsidR="00483889" w:rsidRPr="00BB7D5F" w:rsidDel="007949F6">
          <w:t>For example</w:t>
        </w:r>
        <w:r w:rsidR="00432630" w:rsidRPr="00BB7D5F" w:rsidDel="007949F6">
          <w:t>, mindfulness</w:t>
        </w:r>
        <w:r w:rsidR="00483889" w:rsidRPr="00BB7D5F" w:rsidDel="007949F6">
          <w:t>-based</w:t>
        </w:r>
        <w:r w:rsidR="00432630" w:rsidRPr="00BB7D5F" w:rsidDel="007949F6">
          <w:t xml:space="preserve"> intervention</w:t>
        </w:r>
        <w:r w:rsidR="00483889" w:rsidRPr="00BB7D5F" w:rsidDel="007949F6">
          <w:t xml:space="preserve"> models</w:t>
        </w:r>
        <w:r w:rsidR="00432630" w:rsidRPr="00BB7D5F" w:rsidDel="007949F6">
          <w:t xml:space="preserve"> hypothesize that meditation practice, in part, targets internal attention by training voluntary selection</w:t>
        </w:r>
        <w:r w:rsidR="00951856" w:rsidRPr="00BB7D5F" w:rsidDel="007949F6">
          <w:t>, orienting and disengagement</w:t>
        </w:r>
        <w:r w:rsidR="00432630" w:rsidRPr="00BB7D5F" w:rsidDel="007949F6">
          <w:t xml:space="preserve"> </w:t>
        </w:r>
        <w:r w:rsidR="00951856" w:rsidRPr="00BB7D5F" w:rsidDel="007949F6">
          <w:t>from</w:t>
        </w:r>
        <w:r w:rsidR="00432630" w:rsidRPr="00BB7D5F" w:rsidDel="007949F6">
          <w:t xml:space="preserve"> internal objects of experience</w:t>
        </w:r>
        <w:r w:rsidR="001058D4" w:rsidRPr="00BB7D5F" w:rsidDel="007949F6">
          <w:t xml:space="preserve"> (e.g., mind-wandering)</w:t>
        </w:r>
        <w:r w:rsidR="00432630" w:rsidRPr="00BB7D5F" w:rsidDel="007949F6">
          <w:t xml:space="preserve"> </w:t>
        </w:r>
        <w:r w:rsidR="00AC6288" w:rsidRPr="00BB7D5F" w:rsidDel="007949F6">
          <w:t>and thereby</w:t>
        </w:r>
        <w:r w:rsidR="00432630" w:rsidRPr="00BB7D5F" w:rsidDel="007949F6">
          <w:t xml:space="preserve"> </w:t>
        </w:r>
        <w:r w:rsidR="00AC6288" w:rsidRPr="00BB7D5F" w:rsidDel="007949F6">
          <w:t>salutary and curative effects of mindfulness training</w:t>
        </w:r>
        <w:r w:rsidR="00432630" w:rsidRPr="00BB7D5F" w:rsidDel="007949F6">
          <w:t xml:space="preserve"> (e.g.,</w:t>
        </w:r>
        <w:r w:rsidR="00483889" w:rsidRPr="00BB7D5F" w:rsidDel="007949F6">
          <w:t xml:space="preserve"> via</w:t>
        </w:r>
        <w:r w:rsidR="003B42BA" w:rsidRPr="00BB7D5F" w:rsidDel="007949F6">
          <w:t xml:space="preserve"> greater</w:t>
        </w:r>
        <w:r w:rsidR="00432630" w:rsidRPr="00BB7D5F" w:rsidDel="007949F6">
          <w:t xml:space="preserve"> </w:t>
        </w:r>
        <w:r w:rsidR="002D0F7C" w:rsidRPr="00BB7D5F" w:rsidDel="007949F6">
          <w:t>cognitive flexibility</w:t>
        </w:r>
        <w:r w:rsidR="003B42BA" w:rsidRPr="00BB7D5F" w:rsidDel="007949F6">
          <w:t xml:space="preserve"> and reduced reactivity</w:t>
        </w:r>
        <w:r w:rsidR="0076759D" w:rsidDel="007949F6">
          <w:t>;</w:t>
        </w:r>
        <w:r w:rsidR="00CA0906" w:rsidRPr="00BB7D5F" w:rsidDel="007949F6">
          <w:t xml:space="preserve"> </w:t>
        </w:r>
        <w:r w:rsidR="00CA0906" w:rsidRPr="00BB7D5F" w:rsidDel="007949F6">
          <w:fldChar w:fldCharType="begin" w:fldLock="1"/>
        </w:r>
        <w:r w:rsidR="000C6014" w:rsidDel="007949F6">
          <w:instrText>ADDIN CSL_CITATION {"citationItems":[{"id":"ITEM-1","itemData":{"DOI":"10.1016/j.tics.2008.01.005","ISBN":"1364-6613 (Print)\\r1364-6613 (Linking)","ISSN":"13646613","PMID":"18329323","abstract":"Meditation can be conceptualized as a family of complex emotional and attentional regulatory training regimes developed for various ends, including the cultivation of well-being and emotional balance. Among these various practices, there are two styles that are commonly studied. One style, focused attention meditation, entails the voluntary focusing of attention on a chosen object. The other style, open monitoring meditation, involves nonreactive monitoring of the content of experience from moment to moment. The potential regulatory functions of these practices on attention and emotion processes could have a long-term impact on the brain and behavior. © 2008 Elsevier Ltd. All rights reserved.","author":[{"dropping-particle":"","family":"Lutz","given":"Antoine","non-dropping-particle":"","parse-names":false,"suffix":""},{"dropping-particle":"","family":"Slagter","given":"Heleen A.","non-dropping-particle":"","parse-names":false,"suffix":""},{"dropping-particle":"","family":"Dunne","given":"John D.","non-dropping-particle":"","parse-names":false,"suffix":""},{"dropping-particle":"","family":"Davidson","given":"Richard J.","non-dropping-particle":"","parse-names":false,"suffix":""}],"container-title":"Trends in Cognitive Sciences","id":"ITEM-1","issue":"4","issued":{"date-parts":[["2008"]]},"page":"163-169","title":"Attention regulation and monitoring in meditation","type":"article-journal","volume":"12"},"uris":["http://www.mendeley.com/documents/?uuid=3d82ca58-b2e7-4660-8777-36951863b8b3"]},{"id":"ITEM-2","itemData":{"DOI":"10.1038/nrn3916","ISBN":"978-3-319-46321-6","ISSN":"14710048","PMID":"25783612","abstract":"On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Neuroscience","id":"ITEM-2","issue":"4","issued":{"date-parts":[["2015"]]},"page":"213-225","publisher":"Nature Publishing Group","title":"The neuroscience of mindfulness meditation","type":"article-journal","volume":"16"},"uris":["http://www.mendeley.com/documents/?uuid=07f71d68-e3f6-4b7b-9a16-2308f72d1f15"]}],"mendeley":{"formattedCitation":"&lt;sup&gt;88,97&lt;/sup&gt;","plainTextFormattedCitation":"88,97","previouslyFormattedCitation":"&lt;sup&gt;88,97&lt;/sup&gt;"},"properties":{"noteIndex":0},"schema":"https://github.com/citation-style-language/schema/raw/master/csl-citation.json"}</w:instrText>
        </w:r>
        <w:r w:rsidR="00CA0906" w:rsidRPr="00BB7D5F" w:rsidDel="007949F6">
          <w:fldChar w:fldCharType="separate"/>
        </w:r>
        <w:r w:rsidR="000C6014" w:rsidRPr="000C6014" w:rsidDel="007949F6">
          <w:rPr>
            <w:noProof/>
            <w:vertAlign w:val="superscript"/>
          </w:rPr>
          <w:t>88,97</w:t>
        </w:r>
        <w:r w:rsidR="00CA0906" w:rsidRPr="00BB7D5F" w:rsidDel="007949F6">
          <w:fldChar w:fldCharType="end"/>
        </w:r>
        <w:r w:rsidR="000C6014" w:rsidDel="007949F6">
          <w:t>)</w:t>
        </w:r>
        <w:r w:rsidR="00432630" w:rsidRPr="00BB7D5F" w:rsidDel="007949F6">
          <w:t xml:space="preserve">. Accordingly, </w:t>
        </w:r>
        <w:r w:rsidR="008143F6" w:rsidRPr="00BB7D5F" w:rsidDel="007949F6">
          <w:t xml:space="preserve">the </w:t>
        </w:r>
        <w:r w:rsidR="00432630" w:rsidRPr="00BB7D5F" w:rsidDel="007949F6">
          <w:t>STP may provide a useful means to measure and monitor change in the capacity</w:t>
        </w:r>
        <w:r w:rsidR="003B42BA" w:rsidRPr="00BB7D5F" w:rsidDel="007949F6">
          <w:t xml:space="preserve"> </w:t>
        </w:r>
        <w:r w:rsidR="00432630" w:rsidRPr="00BB7D5F" w:rsidDel="007949F6">
          <w:t>to regulate attention to private thoughts, in response to mindfulness training as well as other therapies that may similarly target attention and cognitive control processes</w:t>
        </w:r>
        <w:r w:rsidR="00175C5F" w:rsidRPr="00BB7D5F" w:rsidDel="007949F6">
          <w:t xml:space="preserve"> </w:t>
        </w:r>
        <w:r w:rsidR="00CA0906" w:rsidRPr="00BB7D5F" w:rsidDel="007949F6">
          <w:fldChar w:fldCharType="begin" w:fldLock="1"/>
        </w:r>
        <w:r w:rsidR="008F6292" w:rsidDel="007949F6">
          <w:instrText>ADDIN CSL_CITATION {"citationItems":[{"id":"ITEM-1","itemData":{"DOI":"10.1007/s12671-018-0889-0","ISBN":"7216082656","ISSN":"18688535","PMID":"15619601","abstract":"To develop optimal search strategies in Medline for retrieving systematic reviews.","author":[{"dropping-particle":"","family":"Shapero","given":"Benjamin G.","non-dropping-particle":"","parse-names":false,"suffix":""},{"dropping-particle":"","family":"Greenberg","given":"Jonathan","non-dropping-particle":"","parse-names":false,"suffix":""},{"dropping-particle":"","family":"Mischoulon","given":"David","non-dropping-particle":"","parse-names":false,"suffix":""},{"dropping-particle":"","family":"Pedrelli","given":"Paola","non-dropping-particle":"","parse-names":false,"suffix":""},{"dropping-particle":"","family":"Meade","given":"Kathryn","non-dropping-particle":"","parse-names":false,"suffix":""},{"dropping-particle":"","family":"Lazar","given":"Sara W.","non-dropping-particle":"","parse-names":false,"suffix":""}],"container-title":"Mindfulness","id":"ITEM-1","issue":"5","issued":{"date-parts":[["2018"]]},"page":"1457-1469","publisher":"Mindfulness","title":"Mindfulness-Based Cognitive Therapy Improves Cognitive Functioning and Flexibility Among Individuals with Elevated Depressive Symptoms","type":"article-journal","volume":"9"},"uris":["http://www.mendeley.com/documents/?uuid=ec6e04fb-f6d4-4ac7-8a05-a5841ca5e4ef"]},{"id":"ITEM-2","itemData":{"ISBN":"9780198528883","author":[{"dropping-particle":"","family":"Harvey","given":"Allison G","non-dropping-particle":"","parse-names":false,"suffix":""},{"dropping-particle":"","family":"Watkins","given":"Edward","non-dropping-particle":"","parse-names":false,"suffix":""},{"dropping-particle":"","family":"Mansell","given":"Warren","non-dropping-particle":"","parse-names":false,"suffix":""}],"id":"ITEM-2","issued":{"date-parts":[["2004"]]},"publisher":"Oxford University Press, USA","title":"Cognitive behavioural processes across psychological disorders: A transdiagnostic approach to research and treatment","type":"book"},"uris":["http://www.mendeley.com/documents/?uuid=9e961cf0-f82d-4fee-ae25-46735955a873"]}],"mendeley":{"formattedCitation":"&lt;sup&gt;6,98&lt;/sup&gt;","plainTextFormattedCitation":"6,98","previouslyFormattedCitation":"&lt;sup&gt;6,98&lt;/sup&gt;"},"properties":{"noteIndex":0},"schema":"https://github.com/citation-style-language/schema/raw/master/csl-citation.json"}</w:instrText>
        </w:r>
        <w:r w:rsidR="00CA0906" w:rsidRPr="00BB7D5F" w:rsidDel="007949F6">
          <w:fldChar w:fldCharType="separate"/>
        </w:r>
        <w:r w:rsidR="00D57E1C" w:rsidRPr="00D57E1C" w:rsidDel="007949F6">
          <w:rPr>
            <w:noProof/>
            <w:vertAlign w:val="superscript"/>
          </w:rPr>
          <w:t>6,98</w:t>
        </w:r>
        <w:r w:rsidR="00CA0906" w:rsidRPr="00BB7D5F" w:rsidDel="007949F6">
          <w:fldChar w:fldCharType="end"/>
        </w:r>
        <w:r w:rsidR="00432630" w:rsidRPr="00BB7D5F" w:rsidDel="007949F6">
          <w:t xml:space="preserve">. </w:t>
        </w:r>
        <w:r w:rsidR="00483889" w:rsidRPr="00BB7D5F" w:rsidDel="007949F6">
          <w:t>Furthermore</w:t>
        </w:r>
        <w:r w:rsidRPr="00BB7D5F" w:rsidDel="007949F6">
          <w:t>, the ability to measure</w:t>
        </w:r>
        <w:r w:rsidR="008143F6" w:rsidRPr="00BB7D5F" w:rsidDel="007949F6">
          <w:t xml:space="preserve"> the</w:t>
        </w:r>
        <w:r w:rsidRPr="00BB7D5F" w:rsidDel="007949F6">
          <w:t xml:space="preserve"> moment-to-moment </w:t>
        </w:r>
        <w:r w:rsidR="008143F6" w:rsidRPr="00BB7D5F" w:rsidDel="007949F6">
          <w:t>dynamic expression of internal attentional dyscontrol may</w:t>
        </w:r>
        <w:r w:rsidRPr="00BB7D5F" w:rsidDel="007949F6">
          <w:t xml:space="preserve"> provide </w:t>
        </w:r>
        <w:r w:rsidR="00C023E5" w:rsidRPr="00BB7D5F" w:rsidDel="007949F6">
          <w:t xml:space="preserve">a unique training capacity – </w:t>
        </w:r>
        <w:r w:rsidR="008143F6" w:rsidRPr="00BB7D5F" w:rsidDel="007949F6">
          <w:t xml:space="preserve"> </w:t>
        </w:r>
        <w:r w:rsidR="00E10E20" w:rsidRPr="00BB7D5F" w:rsidDel="007949F6">
          <w:t xml:space="preserve">such as to </w:t>
        </w:r>
        <w:r w:rsidRPr="00BB7D5F" w:rsidDel="007949F6">
          <w:t xml:space="preserve">deliver real-time feedback on </w:t>
        </w:r>
        <w:r w:rsidR="00C023E5" w:rsidRPr="00BB7D5F" w:rsidDel="007949F6">
          <w:t xml:space="preserve">internal attentional dyscontrol or momentary mental events </w:t>
        </w:r>
        <w:r w:rsidR="00C023E5" w:rsidRPr="0032688C" w:rsidDel="007949F6">
          <w:t>charac</w:t>
        </w:r>
        <w:r w:rsidR="00A85291" w:rsidRPr="0032688C" w:rsidDel="007949F6">
          <w:t>t</w:t>
        </w:r>
        <w:r w:rsidR="00C023E5" w:rsidRPr="00D8138A" w:rsidDel="007949F6">
          <w:t xml:space="preserve">erized by </w:t>
        </w:r>
        <w:r w:rsidR="0032688C" w:rsidRPr="00B72A34" w:rsidDel="007949F6">
          <w:t xml:space="preserve">biased selective attention </w:t>
        </w:r>
        <w:r w:rsidR="0030137D" w:rsidDel="007949F6">
          <w:t xml:space="preserve">to </w:t>
        </w:r>
        <w:r w:rsidR="0032688C" w:rsidRPr="00B72A34" w:rsidDel="007949F6">
          <w:t xml:space="preserve">and </w:t>
        </w:r>
        <w:r w:rsidR="00C023E5" w:rsidRPr="0032688C" w:rsidDel="007949F6">
          <w:t xml:space="preserve">difficulty disengaging internal attention from one’s </w:t>
        </w:r>
        <w:r w:rsidR="00C023E5" w:rsidRPr="00D8138A" w:rsidDel="007949F6">
          <w:t>thoughts</w:t>
        </w:r>
        <w:r w:rsidR="00751808" w:rsidDel="007949F6">
          <w:t xml:space="preserve"> </w:t>
        </w:r>
        <w:r w:rsidR="00751808" w:rsidDel="007949F6">
          <w:fldChar w:fldCharType="begin" w:fldLock="1"/>
        </w:r>
        <w:r w:rsidR="008F6292" w:rsidDel="007949F6">
          <w:instrText>ADDIN CSL_CITATION {"citationItems":[{"id":"ITEM-1","itemData":{"DOI":"10.1016/j.brat.2014.01.003","ISBN":"00057967","ISSN":"1873622X","PMID":"24562088","abstract":"We present an experimental investigation of a novel intervention paradigm targeting attentional bias - Attention Feedback Awareness and Control Training (A-FACT). A-FACT is grounded in the novel hypothesis that training awareness of (biased) attentional allocation will lead to greater self-regulatory control of attention and thereby ameliorate attentional bias and its maladaptive sequelae. To do so, A-FACT delivers computerized, personalized, real-time feedback regarding a person's (biased) allocation of attention concurrent with its expression. In a randomized control experimental design, we tested A-FACT relative to an active placebo control condition among anxious adults (N=40, 52.5% women, M(SD)=24.3(4) years old). We found that relative to the placebo control condition, A-FACT led to: (a) reduced levels of attentional bias to threat; (b) (non-significantly) lower rate of behavioral avoidance of exposure to an anxiogenic stressor; and (c) faster rate of emotional recovery following the stressor. The findings are discussed with respect to the novelty and significance of the proposed conceptual perspective, methodology, and intervention paradigm targeting attentional bias. © 2014 Elsevier Ltd.","author":[{"dropping-particle":"","family":"Bernstein","given":"Amit","non-dropping-particle":"","parse-names":false,"suffix":""},{"dropping-particle":"","family":"Zvielli","given":"Ariel","non-dropping-particle":"","parse-names":false,"suffix":""}],"container-title":"Behaviour Research and Therapy","id":"ITEM-1","issue":"1","issued":{"date-parts":[["2014"]]},"page":"18-26","publisher":"Elsevier Ltd","title":"Attention Feedback Awareness and Control Training (A-FACT): Experimental test of a novel intervention paradigm targeting attentional bias","type":"article-journal","volume":"55"},"uris":["http://www.mendeley.com/documents/?uuid=63fb3362-aad2-411d-a0dc-5828cb82cb56"]},{"id":"ITEM-2","itemData":{"DOI":"10.1177/2167702615588048","ISBN":"1751-9004","ISSN":"21677034","PMID":"18633776","abstract":"Recent findings suggest biases of emotional attention (BEA) may be expressed dynamically, fluctuating from moment to moment between overengagement and avoidance of emotional stimuli. We attempted to modify these temporal dynamics of BEA to threat among trait-anxious adults (N = 61) using Attention Feedback Awareness and Control Training (A-FACT). A-FACT is a novel intervention methodology that delivers real-time feedback to a person concurrent with her/his dynamic BEA expression. We found that relative to a placebo control condition, A-FACT led to significantly reduced BEA dynamics toward and away from threat, temporal variability in BEA, and emotional reactivity to an anxiogenic stressor. Findings illustrate that BEA may be optimally conceptualized and quantified as a dynamic process in time and that intervention methods sensitive to and capable of targeting BEA process dynamics in real time—as in A-FACT—represent a promising new direction for cognitive bias modification research.","author":[{"dropping-particle":"","family":"Zvielli","given":"Ariel","non-dropping-particle":"","parse-names":false,"suffix":""},{"dropping-particle":"","family":"Amir","given":"Iftach","non-dropping-particle":"","parse-names":false,"suffix":""},{"dropping-particle":"","family":"Goldstein","given":"Pavel","non-dropping-particle":"","parse-names":false,"suffix":""},{"dropping-particle":"","family":"Bernstein","given":"Amit","non-dropping-particle":"","parse-names":false,"suffix":""}],"container-title":"Clinical Psychological Science","id":"ITEM-2","issue":"2","issued":{"date-parts":[["2016"]]},"page":"287-298","title":"Targeting biased emotional attention to threat as a dynamic process in time: Attention Feedback Awareness and Control Training (A-FACT)","type":"article-journal","volume":"4"},"uris":["http://www.mendeley.com/documents/?uuid=075b7a98-50d3-46fd-be24-480ba0420b09"]}],"mendeley":{"formattedCitation":"&lt;sup&gt;99,100&lt;/sup&gt;","plainTextFormattedCitation":"99,100","previouslyFormattedCitation":"&lt;sup&gt;99,100&lt;/sup&gt;"},"properties":{"noteIndex":0},"schema":"https://github.com/citation-style-language/schema/raw/master/csl-citation.json"}</w:instrText>
        </w:r>
        <w:r w:rsidR="00751808" w:rsidDel="007949F6">
          <w:fldChar w:fldCharType="separate"/>
        </w:r>
        <w:r w:rsidR="00D57E1C" w:rsidRPr="00D57E1C" w:rsidDel="007949F6">
          <w:rPr>
            <w:noProof/>
            <w:vertAlign w:val="superscript"/>
          </w:rPr>
          <w:t>99,100</w:t>
        </w:r>
        <w:r w:rsidR="00751808" w:rsidDel="007949F6">
          <w:fldChar w:fldCharType="end"/>
        </w:r>
        <w:r w:rsidRPr="00BB7D5F" w:rsidDel="007949F6">
          <w:t xml:space="preserve">. Such technology </w:t>
        </w:r>
        <w:r w:rsidR="007B4044" w:rsidRPr="00BB7D5F" w:rsidDel="007949F6">
          <w:t xml:space="preserve">may facilitate </w:t>
        </w:r>
        <w:r w:rsidR="009A2F93" w:rsidRPr="00BB7D5F" w:rsidDel="007949F6">
          <w:t>self-regulatory processes such as</w:t>
        </w:r>
        <w:r w:rsidRPr="00BB7D5F" w:rsidDel="007949F6">
          <w:t xml:space="preserve"> meta-awareness of attention to one’s (repetitive negative) thoughts</w:t>
        </w:r>
        <w:r w:rsidR="007B4044" w:rsidRPr="00BB7D5F" w:rsidDel="007949F6">
          <w:t xml:space="preserve"> and thereby internal attentional control.</w:t>
        </w:r>
      </w:moveFrom>
    </w:p>
    <w:p w14:paraId="5D9925D1" w14:textId="73798BDA" w:rsidR="00573B2E" w:rsidDel="007949F6" w:rsidRDefault="001058D4" w:rsidP="00ED4843">
      <w:pPr>
        <w:outlineLvl w:val="9"/>
        <w:rPr>
          <w:moveFrom w:id="93" w:author="יפתח עמיר" w:date="2020-01-03T11:35:00Z"/>
        </w:rPr>
      </w:pPr>
      <w:moveFrom w:id="94" w:author="יפתח עמיר" w:date="2020-01-03T11:35:00Z">
        <w:r w:rsidDel="007949F6">
          <w:t xml:space="preserve">The present </w:t>
        </w:r>
        <w:r w:rsidR="00126491" w:rsidDel="007949F6">
          <w:t xml:space="preserve">studies have </w:t>
        </w:r>
        <w:r w:rsidR="00375E63" w:rsidDel="007949F6">
          <w:t xml:space="preserve">a number of limitations. First, </w:t>
        </w:r>
        <w:r w:rsidR="00E10E20" w:rsidDel="007949F6">
          <w:t xml:space="preserve">the </w:t>
        </w:r>
        <w:r w:rsidR="00375E63" w:rsidDel="007949F6">
          <w:t>sample</w:t>
        </w:r>
        <w:r w:rsidR="00126491" w:rsidDel="007949F6">
          <w:t>s</w:t>
        </w:r>
        <w:r w:rsidR="00375E63" w:rsidDel="007949F6">
          <w:t xml:space="preserve"> </w:t>
        </w:r>
        <w:r w:rsidR="00126491" w:rsidDel="007949F6">
          <w:t xml:space="preserve">were </w:t>
        </w:r>
        <w:r w:rsidR="00375E63" w:rsidDel="007949F6">
          <w:t xml:space="preserve">limited to a </w:t>
        </w:r>
        <w:r w:rsidR="00494A61" w:rsidDel="007949F6">
          <w:t>university community sample</w:t>
        </w:r>
        <w:r w:rsidR="006A35D1" w:rsidDel="007949F6">
          <w:t xml:space="preserve">, although the distribution of observed scores (central tendency, variability) of studied variables (e.g., rumination, worry, depression, </w:t>
        </w:r>
        <w:r w:rsidR="006A35D1" w:rsidRPr="00D620A5" w:rsidDel="007949F6">
          <w:t>anxiety</w:t>
        </w:r>
        <w:r w:rsidR="006A35D1" w:rsidDel="007949F6">
          <w:t xml:space="preserve">) </w:t>
        </w:r>
        <w:r w:rsidR="00126491" w:rsidDel="007949F6">
          <w:t xml:space="preserve">were </w:t>
        </w:r>
        <w:r w:rsidR="006A35D1" w:rsidDel="007949F6">
          <w:t xml:space="preserve">representative of </w:t>
        </w:r>
        <w:r w:rsidR="006A35D1" w:rsidRPr="0079395A" w:rsidDel="007949F6">
          <w:t>population norms</w:t>
        </w:r>
        <w:r w:rsidR="00175C5F" w:rsidDel="007949F6">
          <w:t xml:space="preserve"> </w:t>
        </w:r>
        <w:r w:rsidR="00151B56" w:rsidDel="007949F6">
          <w:fldChar w:fldCharType="begin" w:fldLock="1"/>
        </w:r>
        <w:r w:rsidR="008F6292" w:rsidDel="007949F6">
          <w:instrText>ADDIN CSL_CITATION {"citationItems":[{"id":"ITEM-1","itemData":{"DOI":"10.1016/0005-7967(90)90135-6","ISSN":"0005-7967","abstract":"The present report describes the development of the Penn State Worry Questionnaire to measure the trait of worry. The 16-item instrument emerged from factor analysis of a large number of items and was found to possess high internal consistency and good test-retest reliability. The questionnaire correlates predictably with several psychological measures reasonably related to worry, and does not correlate with other measures more remote to the construct. Responses to the questionnaire are not influenced by social desirability. The measure was found to significantly discriminate college samples (a) who met all, some, or none of the DSM-III-R diagnostic criteria for generalized anxiety disorder and (b) who met criteria for GAD vs posttraumatic stress disorder. Among 34 GAD-diagnosed clinical subjects, the worry questionnaire was found not to correlate with other measures of anxiety or depression, indicating that it is tapping an independent construct with severely anxious individuals, and coping desensitization plus cognitive therapy was found to produce significantly greater reductions in the measure than did a nondirective therapy condition.","author":[{"dropping-particle":"","family":"Meyer","given":"T.J.","non-dropping-particle":"","parse-names":false,"suffix":""},{"dropping-particle":"","family":"Miller","given":"M.L.","non-dropping-particle":"","parse-names":false,"suffix":""},{"dropping-particle":"","family":"Metzger","given":"R.L.","non-dropping-particle":"","parse-names":false,"suffix":""},{"dropping-particle":"","family":"Borkovec","given":"Thomas D.","non-dropping-particle":"","parse-names":false,"suffix":""}],"container-title":"Behaviour Research and Therapy","id":"ITEM-1","issue":"6","issued":{"date-parts":[["1990","1","1"]]},"page":"487-495","publisher":"Pergamon","title":"Development and Validation of the Penn State Worry Questionnaire","type":"article-journal","volume":"28"},"uris":["http://www.mendeley.com/documents/?uuid=cff15a9b-3307-4fea-9d1e-7c60fa6af405"]},{"id":"ITEM-2","itemData":{"DOI":"10.1023/A:1023910315561","ISSN":"1573-2819","abstract":"In an attempt to eliminate similar item content as an alternative explanation for the relation between depression and rumination, a secondary analysis was conducted using the data from S. Nolen-Hoeksema, J. Larson, and C. Grayson (1999). After constructing a measure of rumination unconfounded with depression content, support for a two factor model of rumination was found. These analyses indicate that the 2 components, reflective pondering and brooding, differentially relate to depression in terms of predictive ability and gender difference mediation. The results presented here support the general premise of Nolen-Hoeksema's Response Styles Theory (S. Nolen-Hoeksema 1987) that rumination can contribute to more depressive symptoms and to the gender difference in depression, but suggest important refinements of the theory. Such refinements include the need to differentiate between the reflective pondering component of rumination and the brooding component in rumination research.","author":[{"dropping-particle":"","family":"Treynor","given":"Wendy","non-dropping-particle":"","parse-names":false,"suffix":""},{"dropping-particle":"","family":"Gonzalez","given":"Richard","non-dropping-particle":"","parse-names":false,"suffix":""},{"dropping-particle":"","family":"Nolen-Hoeksema","given":"Susan","non-dropping-particle":"","parse-names":false,"suffix":""}],"container-title":"Cognitive Therapy and Research","id":"ITEM-2","issue":"3","issued":{"date-parts":[["2003","6"]]},"page":"247-259","title":"Rumination Reconsidered: A Psychometric Analysis","type":"article-journal","volume":"27"},"uris":["http://www.mendeley.com/documents/?uuid=58d2a3bb-ef3e-4637-8c56-3d3d725721b5"]},{"id":"ITEM-3","itemData":{"DOI":"10.1001/jama.282.18.1737","ISBN":"0098-7484","ISSN":"0098-7484","PMID":"10568646","abstract":"Context The Primary Care Evaluation of Mental Disorders (PRIME-MD) was developed as a screening instrument but its administration time has limited its clinical usefulness.Objective To determine if the self-administered PRIME-MD Patient Health Questionnaire (PHQ) has validity and utility for diagnosing mental disorders in primary care comparable to the original clinician-administered PRIME-MD.Design Criterion standard study undertaken between May 1997 and November 1998.Setting Eight primary care clinics in the United States.Participants Of a total of 3000 adult patients (selected by site-specific methods to avoid sampling bias) assessed by 62 primary care physicians (21 general internal medicine, 41 family practice), 585 patients had an interview with a mental health professional within 48 hours of completing the PHQ.Main Outcome Measures Patient Health Questionnaire diagnoses compared with independent diagnoses made by mental health professionals; functional status measures; disability days; health care use; and treatment/referral decisions.Results A total of 825 (28%) of the 3000 individuals and 170 (29%) of the 585 had a PHQ diagnosis. There was good agreement between PHQ diagnoses and those of independent mental health professionals (for the diagnosis of any 1 or more PHQ disorder, κ = 0.65; overall accuracy, 85%; sensitivity, 75%; specificity, 90%), similar to the original PRIME-MD. Patients with PHQ diagnoses had more functional impairment, disability days, and health care use than did patients without PHQ diagnoses (for all group main effects, P&lt;.001). The average time required of the physician to review the PHQ was far less than to administer the original PRIME-MD (&lt;3 minutes for 85% vs 16% of the cases). Although 80% of the physicians reported that routine use of the PHQ would be useful, new management actions were initiated or planned for only 117 (32%) of the 363 patients with 1 or more PHQ diagnoses not previously recognized.Conclusion Our study suggests that the PHQ has diagnostic validity comparable to the original clinician-administered PRIME-MD, and is more efficient to use.","author":[{"dropping-particle":"","family":"Spitzer","given":"Robert L","non-dropping-particle":"","parse-names":false,"suffix":""},{"dropping-particle":"","family":"Kroenke","given":"Kurt","non-dropping-particle":"","parse-names":false,"suffix":""},{"dropping-particle":"","family":"Williams","given":"Janet B","non-dropping-particle":"","parse-names":false,"suffix":""}],"container-title":"Jama","id":"ITEM-3","issue":"18","issued":{"date-parts":[["1999"]]},"page":"1737-1744","title":"Validation and Utility of a Self-report Version of PRIME-MD","type":"article-journal","volume":"282"},"uris":["http://www.mendeley.com/documents/?uuid=58ab7169-81f7-4711-b45a-d20000bd3030"]}],"mendeley":{"formattedCitation":"&lt;sup&gt;58,59,61&lt;/sup&gt;","plainTextFormattedCitation":"58,59,61","previouslyFormattedCitation":"&lt;sup&gt;58,59,61&lt;/sup&gt;"},"properties":{"noteIndex":0},"schema":"https://github.com/citation-style-language/schema/raw/master/csl-citation.json"}</w:instrText>
        </w:r>
        <w:r w:rsidR="00151B56" w:rsidDel="007949F6">
          <w:fldChar w:fldCharType="separate"/>
        </w:r>
        <w:r w:rsidR="00D57E1C" w:rsidRPr="00D57E1C" w:rsidDel="007949F6">
          <w:rPr>
            <w:noProof/>
            <w:vertAlign w:val="superscript"/>
          </w:rPr>
          <w:t>58,59,61</w:t>
        </w:r>
        <w:r w:rsidR="00151B56" w:rsidDel="007949F6">
          <w:fldChar w:fldCharType="end"/>
        </w:r>
        <w:r w:rsidR="00494A61" w:rsidDel="007949F6">
          <w:t>.</w:t>
        </w:r>
        <w:r w:rsidR="00902058" w:rsidDel="007949F6">
          <w:t xml:space="preserve"> </w:t>
        </w:r>
        <w:r w:rsidR="000845CD" w:rsidDel="007949F6">
          <w:t>Thus, while</w:t>
        </w:r>
        <w:r w:rsidR="00494A61" w:rsidDel="007949F6">
          <w:t xml:space="preserve"> findings provide initial insight into dysregulated internal attention in vulnerability to depression and anxiety, </w:t>
        </w:r>
        <w:r w:rsidR="00E10E20" w:rsidDel="007949F6">
          <w:t xml:space="preserve">it </w:t>
        </w:r>
        <w:r w:rsidR="000845CD" w:rsidDel="007949F6">
          <w:t xml:space="preserve">may be </w:t>
        </w:r>
        <w:r w:rsidR="00E10E20" w:rsidDel="007949F6">
          <w:t>important that f</w:t>
        </w:r>
        <w:r w:rsidR="00494A61" w:rsidDel="007949F6">
          <w:t xml:space="preserve">uture work </w:t>
        </w:r>
        <w:r w:rsidR="00E10E20" w:rsidDel="007949F6">
          <w:t xml:space="preserve">also test these methods and findings among </w:t>
        </w:r>
        <w:r w:rsidR="00123380" w:rsidDel="007949F6">
          <w:t xml:space="preserve">selected and </w:t>
        </w:r>
        <w:r w:rsidR="00375E63" w:rsidDel="007949F6">
          <w:t xml:space="preserve">clinical populations. </w:t>
        </w:r>
        <w:r w:rsidR="007E4A38" w:rsidDel="007949F6">
          <w:t>Second</w:t>
        </w:r>
        <w:r w:rsidR="00494A61" w:rsidRPr="008A3DBE" w:rsidDel="007949F6">
          <w:t xml:space="preserve">, experimental stimuli types were limited to </w:t>
        </w:r>
        <w:r w:rsidR="00494A61" w:rsidRPr="008A3DBE" w:rsidDel="007949F6">
          <w:rPr>
            <w:i/>
            <w:iCs/>
          </w:rPr>
          <w:t>only</w:t>
        </w:r>
        <w:r w:rsidR="00494A61" w:rsidRPr="008A3DBE" w:rsidDel="007949F6">
          <w:t xml:space="preserve"> self-referential, either neutral or negatively valenced</w:t>
        </w:r>
        <w:r w:rsidR="00233D55" w:rsidRPr="008A3DBE" w:rsidDel="007949F6">
          <w:t>,</w:t>
        </w:r>
        <w:r w:rsidR="000845CD" w:rsidDel="007949F6">
          <w:t xml:space="preserve"> simulated though</w:t>
        </w:r>
        <w:r w:rsidR="0030137D" w:rsidDel="007949F6">
          <w:t>t</w:t>
        </w:r>
        <w:r w:rsidR="000845CD" w:rsidDel="007949F6">
          <w:t xml:space="preserve"> stimuli</w:t>
        </w:r>
        <w:r w:rsidR="00494A61" w:rsidRPr="008A3DBE" w:rsidDel="007949F6">
          <w:t xml:space="preserve"> and presented in participant’s own voice. </w:t>
        </w:r>
        <w:r w:rsidR="000845CD" w:rsidDel="007949F6">
          <w:t>Accordingly</w:t>
        </w:r>
        <w:r w:rsidR="00494A61" w:rsidRPr="008A3DBE" w:rsidDel="007949F6">
          <w:t>, we cannot rule out: (</w:t>
        </w:r>
        <w:r w:rsidR="00123380" w:rsidRPr="008A3DBE" w:rsidDel="007949F6">
          <w:t>1</w:t>
        </w:r>
        <w:r w:rsidR="00494A61" w:rsidRPr="008A3DBE" w:rsidDel="007949F6">
          <w:t>) to what extent effects are independently driven by self-referentialitiy</w:t>
        </w:r>
        <w:r w:rsidR="00123380" w:rsidRPr="008A3DBE" w:rsidDel="007949F6">
          <w:t xml:space="preserve"> vs.</w:t>
        </w:r>
        <w:r w:rsidR="00494A61" w:rsidRPr="008A3DBE" w:rsidDel="007949F6">
          <w:t xml:space="preserve"> emotional valence (negative vs. </w:t>
        </w:r>
        <w:r w:rsidR="00123380" w:rsidRPr="008A3DBE" w:rsidDel="007949F6">
          <w:t>neutral</w:t>
        </w:r>
        <w:r w:rsidR="00494A61" w:rsidRPr="008A3DBE" w:rsidDel="007949F6">
          <w:t>)? (</w:t>
        </w:r>
        <w:r w:rsidR="00123380" w:rsidRPr="008A3DBE" w:rsidDel="007949F6">
          <w:t>2</w:t>
        </w:r>
        <w:r w:rsidR="00494A61" w:rsidRPr="008A3DBE" w:rsidDel="007949F6">
          <w:t xml:space="preserve">) </w:t>
        </w:r>
        <w:r w:rsidR="00123380" w:rsidRPr="008A3DBE" w:rsidDel="007949F6">
          <w:t>Likewise, we do not know w</w:t>
        </w:r>
        <w:r w:rsidR="005B54D5" w:rsidRPr="008A3DBE" w:rsidDel="007949F6">
          <w:t>h</w:t>
        </w:r>
        <w:r w:rsidR="00123380" w:rsidRPr="008A3DBE" w:rsidDel="007949F6">
          <w:t xml:space="preserve">ether </w:t>
        </w:r>
        <w:r w:rsidR="00494A61" w:rsidRPr="008A3DBE" w:rsidDel="007949F6">
          <w:t xml:space="preserve">the same stimuli content, presented in another person’s voice, </w:t>
        </w:r>
        <w:r w:rsidR="00123380" w:rsidRPr="008A3DBE" w:rsidDel="007949F6">
          <w:t xml:space="preserve">may </w:t>
        </w:r>
        <w:r w:rsidR="00886E16" w:rsidDel="007949F6">
          <w:t xml:space="preserve">potentially </w:t>
        </w:r>
        <w:r w:rsidR="00123380" w:rsidRPr="008A3DBE" w:rsidDel="007949F6">
          <w:t xml:space="preserve">elicit </w:t>
        </w:r>
        <w:r w:rsidR="00494A61" w:rsidRPr="008A3DBE" w:rsidDel="007949F6">
          <w:t>similar interference effects?</w:t>
        </w:r>
        <w:r w:rsidR="00886E16" w:rsidDel="007949F6">
          <w:t xml:space="preserve"> The selected stimuli and their delivery </w:t>
        </w:r>
        <w:r w:rsidR="00BE4E3C" w:rsidDel="007949F6">
          <w:t>were</w:t>
        </w:r>
        <w:r w:rsidR="00886E16" w:rsidDel="007949F6">
          <w:t xml:space="preserve"> designed to provide optimal</w:t>
        </w:r>
        <w:r w:rsidR="00886E16" w:rsidRPr="008A3DBE" w:rsidDel="007949F6">
          <w:t xml:space="preserve"> </w:t>
        </w:r>
        <w:r w:rsidR="00886E16" w:rsidDel="007949F6">
          <w:t xml:space="preserve">conditions </w:t>
        </w:r>
        <w:r w:rsidR="00BE4E3C" w:rsidDel="007949F6">
          <w:t>to</w:t>
        </w:r>
        <w:r w:rsidR="00886E16" w:rsidDel="007949F6">
          <w:t xml:space="preserve"> simulate</w:t>
        </w:r>
        <w:r w:rsidR="00BE4E3C" w:rsidDel="007949F6">
          <w:t xml:space="preserve"> the phenomenology of thoughts</w:t>
        </w:r>
        <w:r w:rsidR="00151B56" w:rsidDel="007949F6">
          <w:t xml:space="preserve"> </w:t>
        </w:r>
        <w:r w:rsidR="00151B56" w:rsidDel="007949F6">
          <w:fldChar w:fldCharType="begin" w:fldLock="1"/>
        </w:r>
        <w:r w:rsidR="00751808" w:rsidDel="007949F6">
          <w:instrText>ADDIN CSL_CITATION {"citationItems":[{"id":"ITEM-1","itemData":{"DOI":"10.1037/bul0000021","ISBN":"1939-1455(Electronic),0033-2909(Print)","abstract":"Inner speech—also known as covert speech or verbal thinking—has been implicated in theories of cognitive development, speech monitoring, executive function, and psychopathology. Despite a growing body of knowledge on its phenomenology, development, and function, approaches to the scientific study of inner speech have remained diffuse and largely unintegrated. This review examines prominent theoretical approaches to inner speech and methodological challenges in its study, before reviewing current evidence on inner speech in children and adults from both typical and atypical populations. We conclude by considering prospects for an integrated cognitive science of inner speech, and present a multicomponent model of the phenomenon informed by developmental, cognitive, and psycholinguistic considerations. Despite its variability among individuals and across the life span, inner speech appears to perform significant functions in human cognition, which in some cases reflect its developmental origins and its sharing of resources with other cognitive processes. (PsycINFO Database Record (c) 2016 APA, all rights reserved)","author":[{"dropping-particle":"","family":"Alderson-Day","given":"Ben","non-dropping-particle":"","parse-names":false,"suffix":""},{"dropping-particle":"","family":"Fernyhough","given":"Charles","non-dropping-particle":"","parse-names":false,"suffix":""}],"container-title":"Psychological Bulletin","id":"ITEM-1","issue":"5","issued":{"date-parts":[["2015"]]},"page":"931-965","publisher":"American Psychological Association","publisher-place":"Alderson-Day, Ben: Hearing the Voice, c/o School of Education, Durham University, Durham, United Kingdom, DH1 1SZ, benjamin.aldersonday@durham.ac.uk","title":"Inner speech: Development, cognitive functions, phenomenology, and neurobiology.","type":"article-journal","volume":"141"},"uris":["http://www.mendeley.com/documents/?uuid=e62df9a0-7957-4e47-b06d-a9c5181c3573"]},{"id":"ITEM-2","itemData":{"DOI":"10.1016/j.bbr.2013.12.034","ISBN":"1872-7549 (Electronic)\\r0166-4328 (Linking)","ISSN":"01664328","PMID":"24412278","abstract":"The little voice inside our head, or inner speech, is a common everyday experience. It plays a central role in human consciousness at the interplay of language and thought. An impressive host of research works has been carried out on inner speech these last fifty years. Here we first describe the phenomenology of inner speech by examining five issues: common behavioural and cerebral correlates with overt speech, different types of inner speech (wilful verbal thought generation and verbal mind wandering), presence of inner speech in reading and in writing, inner signing and voice-hallucinations in deaf people. Secondly, we review the role of inner speech in cognitive performance (i.e. enhancement vs. perturbation). Finally, we consider agency in inner speech and how our inner voice is known to be self-generated and not produced by someone else. © 2014 Elsevier B.V.","author":[{"dropping-particle":"","family":"Perrone-Bertolotti","given":"M.","non-dropping-particle":"","parse-names":false,"suffix":""},{"dropping-particle":"","family":"Rapin","given":"L.","non-dropping-particle":"","parse-names":false,"suffix":""},{"dropping-particle":"","family":"Lachaux","given":"J. P.","non-dropping-particle":"","parse-names":false,"suffix":""},{"dropping-particle":"","family":"Baciu","given":"M.","non-dropping-particle":"","parse-names":false,"suffix":""},{"dropping-particle":"","family":"Lœvenbruck","given":"H.","non-dropping-particle":"","parse-names":false,"suffix":""}],"container-title":"Behavioural Brain Research","id":"ITEM-2","issued":{"date-parts":[["2014"]]},"page":"220-239","publisher":"Elsevier B.V.","title":"What is that little voice inside my head? Inner speech phenomenology, its role in cognitive performance, and its relation to self-monitoring","type":"article-journal","volume":"261"},"uris":["http://www.mendeley.com/documents/?uuid=580848f9-fa4c-40e4-83cf-f9b3e47338d5"]}],"mendeley":{"formattedCitation":"&lt;sup&gt;47,48&lt;/sup&gt;","plainTextFormattedCitation":"47,48","previouslyFormattedCitation":"&lt;sup&gt;47,48&lt;/sup&gt;"},"properties":{"noteIndex":0},"schema":"https://github.com/citation-style-language/schema/raw/master/csl-citation.json"}</w:instrText>
        </w:r>
        <w:r w:rsidR="00151B56" w:rsidDel="007949F6">
          <w:fldChar w:fldCharType="separate"/>
        </w:r>
        <w:r w:rsidR="007B4D9A" w:rsidRPr="007B4D9A" w:rsidDel="007949F6">
          <w:rPr>
            <w:noProof/>
            <w:vertAlign w:val="superscript"/>
          </w:rPr>
          <w:t>47,48</w:t>
        </w:r>
        <w:r w:rsidR="00151B56" w:rsidDel="007949F6">
          <w:fldChar w:fldCharType="end"/>
        </w:r>
        <w:r w:rsidR="00886E16" w:rsidDel="007949F6">
          <w:t xml:space="preserve"> </w:t>
        </w:r>
        <w:r w:rsidR="00BE4E3C" w:rsidDel="007949F6">
          <w:t>–</w:t>
        </w:r>
        <w:r w:rsidR="00C37473" w:rsidDel="007949F6">
          <w:t xml:space="preserve"> </w:t>
        </w:r>
        <w:r w:rsidR="00BE4E3C" w:rsidDel="007949F6">
          <w:t xml:space="preserve"> important for </w:t>
        </w:r>
        <w:r w:rsidR="00C37473" w:rsidDel="007949F6">
          <w:t>the</w:t>
        </w:r>
        <w:r w:rsidR="00BE4E3C" w:rsidDel="007949F6">
          <w:t xml:space="preserve"> initial</w:t>
        </w:r>
        <w:r w:rsidR="00886E16" w:rsidDel="007949F6">
          <w:t xml:space="preserve"> </w:t>
        </w:r>
        <w:r w:rsidR="00886E16" w:rsidRPr="008A3DBE" w:rsidDel="007949F6">
          <w:t xml:space="preserve">proof-of-principle </w:t>
        </w:r>
        <w:r w:rsidR="00886E16" w:rsidDel="007949F6">
          <w:t>test</w:t>
        </w:r>
        <w:r w:rsidR="00BE4E3C" w:rsidDel="007949F6">
          <w:t xml:space="preserve"> of the </w:t>
        </w:r>
        <w:r w:rsidR="00C37473" w:rsidDel="007949F6">
          <w:t>paradigm and theory</w:t>
        </w:r>
        <w:r w:rsidR="00BE4E3C" w:rsidDel="007949F6">
          <w:t>.</w:t>
        </w:r>
        <w:r w:rsidR="00494A61" w:rsidRPr="008A3DBE" w:rsidDel="007949F6">
          <w:t xml:space="preserve"> </w:t>
        </w:r>
        <w:r w:rsidR="00FD7906" w:rsidDel="007949F6">
          <w:t>Indeed,</w:t>
        </w:r>
        <w:r w:rsidR="00886E16" w:rsidDel="007949F6">
          <w:t xml:space="preserve"> thought stimuli were design</w:t>
        </w:r>
        <w:r w:rsidR="00C1127B" w:rsidDel="007949F6">
          <w:t>ed</w:t>
        </w:r>
        <w:r w:rsidR="00886E16" w:rsidDel="007949F6">
          <w:t xml:space="preserve"> to reflect thought content central to </w:t>
        </w:r>
        <w:r w:rsidR="004769E3" w:rsidDel="007949F6">
          <w:t>theories of cognitive</w:t>
        </w:r>
        <w:r w:rsidR="00145437" w:rsidRPr="00A60A75" w:rsidDel="007949F6">
          <w:t xml:space="preserve"> vulnerability </w:t>
        </w:r>
        <w:r w:rsidR="004769E3" w:rsidDel="007949F6">
          <w:t>in</w:t>
        </w:r>
        <w:r w:rsidR="00145437" w:rsidRPr="00A60A75" w:rsidDel="007949F6">
          <w:t xml:space="preserve"> depression</w:t>
        </w:r>
        <w:r w:rsidR="00151B56" w:rsidDel="007949F6">
          <w:t xml:space="preserve"> </w:t>
        </w:r>
        <w:r w:rsidR="00151B56" w:rsidDel="007949F6">
          <w:fldChar w:fldCharType="begin" w:fldLock="1"/>
        </w:r>
        <w:r w:rsidR="008F6292" w:rsidDel="007949F6">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hypothesis","type":"article-journal","volume":"31"},"uris":["http://www.mendeley.com/documents/?uuid=411765aa-2ee8-424b-80d9-8bc344a9e150"]},{"id":"ITEM-3","itemData":{"DOI":"10.1111/j.1745-6924.2008.00088.x","ISBN":"1745-6916","ISSN":"1745-6916","abstract":"The response styles theory (Nolen-Hoeksema, 1991) was proposed to explain the insidious relationship between rumination and depression. We review the aspects of the response styles theory that have been well-supported, including evidence that rumination exacerbates depression, enhances negative thinking, impairs problem solving, interferes with instrumental behavior, and erodes social support. Next, we address contradictory and new findings. Specifically, rumination appears to more consistently predict the onset of depression rather than the duration, but rumination interacts with negative cognitive styles to predict the duration of depressive symptoms. Contrary to original predictions, the use of positive distractions has not consistently been correlated with lower levels of depressive symptoms in correlational studies, although dozens of experimental studies show positive distractions relieve depressed mood. Further, evidence now suggests that rumination is associated with psychopathologies in addition to depression, including anxiety, binge eating, binge drinking, and self-harm. We discuss the relationships between rumination and worry and between rumination and other coping or emotion-regulation strategies. Finally, we highlight recent research on the distinction between rumination and more adaptive forms of self-reflection, on basic cognitive deficits or biases in rumination, on its neural and genetic correlates, and on possible interventions to combat rumination. (PsycINFO Database Record (c) 2012 APA, all rights reserved) (journal abstract)","author":[{"dropping-particle":"","family":"Nolen-Hoeksema","given":"Susan","non-dropping-particle":"","parse-names":false,"suffix":""},{"dropping-particle":"","family":"Wisco","given":"Blair E.","non-dropping-particle":"","parse-names":false,"suffix":""},{"dropping-particle":"","family":"Lyubomirsky","given":"Sonja","non-dropping-particle":"","parse-names":false,"suffix":""}],"container-title":"Perspectives on Psychological Science","id":"ITEM-3","issue":"5","issued":{"date-parts":[["2008"]]},"page":"400-424","title":"Rethinking rumination","type":"article-journal","volume":"3"},"uris":["http://www.mendeley.com/documents/?uuid=5327a9d9-8141-4559-98a2-9e3617070a38"]}],"mendeley":{"formattedCitation":"&lt;sup&gt;18,27,65&lt;/sup&gt;","plainTextFormattedCitation":"18,27,65","previouslyFormattedCitation":"&lt;sup&gt;18,27,65&lt;/sup&gt;"},"properties":{"noteIndex":0},"schema":"https://github.com/citation-style-language/schema/raw/master/csl-citation.json"}</w:instrText>
        </w:r>
        <w:r w:rsidR="00151B56" w:rsidDel="007949F6">
          <w:fldChar w:fldCharType="separate"/>
        </w:r>
        <w:r w:rsidR="00D57E1C" w:rsidRPr="00D57E1C" w:rsidDel="007949F6">
          <w:rPr>
            <w:noProof/>
            <w:vertAlign w:val="superscript"/>
          </w:rPr>
          <w:t>18,27,65</w:t>
        </w:r>
        <w:r w:rsidR="00151B56" w:rsidDel="007949F6">
          <w:fldChar w:fldCharType="end"/>
        </w:r>
        <w:r w:rsidR="00886E16" w:rsidRPr="00A60A75" w:rsidDel="007949F6">
          <w:t>.</w:t>
        </w:r>
        <w:r w:rsidR="00886E16" w:rsidDel="007949F6">
          <w:t xml:space="preserve"> </w:t>
        </w:r>
        <w:r w:rsidR="00A60A75" w:rsidDel="007949F6">
          <w:t xml:space="preserve">The use of </w:t>
        </w:r>
        <w:r w:rsidR="00886E16" w:rsidDel="007949F6">
          <w:t xml:space="preserve">one’s voice was </w:t>
        </w:r>
        <w:r w:rsidR="00886E16" w:rsidRPr="00810A7E" w:rsidDel="007949F6">
          <w:t xml:space="preserve">grounded </w:t>
        </w:r>
        <w:r w:rsidR="004B77CC" w:rsidRPr="00810A7E" w:rsidDel="007949F6">
          <w:t>in b</w:t>
        </w:r>
        <w:r w:rsidR="004B77CC" w:rsidRPr="00F205D9" w:rsidDel="007949F6">
          <w:t>ehavioral and phenomenological accounts of inner speech</w:t>
        </w:r>
        <w:r w:rsidR="004B77CC" w:rsidDel="007949F6">
          <w:t>,</w:t>
        </w:r>
        <w:r w:rsidR="004B77CC" w:rsidRPr="00F205D9" w:rsidDel="007949F6">
          <w:t xml:space="preserve"> </w:t>
        </w:r>
        <w:r w:rsidR="004B77CC" w:rsidRPr="00856CC8" w:rsidDel="007949F6">
          <w:t xml:space="preserve">cognitive neuroscience </w:t>
        </w:r>
        <w:r w:rsidR="004B77CC" w:rsidRPr="00F205D9" w:rsidDel="007949F6">
          <w:t xml:space="preserve">of </w:t>
        </w:r>
        <w:r w:rsidR="004B77CC" w:rsidDel="007949F6">
          <w:t xml:space="preserve">own-voice perception and </w:t>
        </w:r>
        <w:r w:rsidR="004B77CC" w:rsidRPr="00F205D9" w:rsidDel="007949F6">
          <w:t>self-representations</w:t>
        </w:r>
        <w:r w:rsidR="004B77CC" w:rsidDel="007949F6">
          <w:t>, and embodied cognition accounts of verbal thought</w:t>
        </w:r>
        <w:r w:rsidR="00151B56" w:rsidDel="007949F6">
          <w:t xml:space="preserve"> </w:t>
        </w:r>
        <w:r w:rsidR="00151B56" w:rsidDel="007949F6">
          <w:fldChar w:fldCharType="begin" w:fldLock="1"/>
        </w:r>
        <w:r w:rsidR="00751808" w:rsidDel="007949F6">
          <w:instrText>ADDIN CSL_CITATION {"citationItems":[{"id":"ITEM-1","itemData":{"DOI":"10.1037/bul0000021","ISBN":"1939-1455(Electronic),0033-2909(Print)","abstract":"Inner speech—also known as covert speech or verbal thinking—has been implicated in theories of cognitive development, speech monitoring, executive function, and psychopathology. Despite a growing body of knowledge on its phenomenology, development, and function, approaches to the scientific study of inner speech have remained diffuse and largely unintegrated. This review examines prominent theoretical approaches to inner speech and methodological challenges in its study, before reviewing current evidence on inner speech in children and adults from both typical and atypical populations. We conclude by considering prospects for an integrated cognitive science of inner speech, and present a multicomponent model of the phenomenon informed by developmental, cognitive, and psycholinguistic considerations. Despite its variability among individuals and across the life span, inner speech appears to perform significant functions in human cognition, which in some cases reflect its developmental origins and its sharing of resources with other cognitive processes. (PsycINFO Database Record (c) 2016 APA, all rights reserved)","author":[{"dropping-particle":"","family":"Alderson-Day","given":"Ben","non-dropping-particle":"","parse-names":false,"suffix":""},{"dropping-particle":"","family":"Fernyhough","given":"Charles","non-dropping-particle":"","parse-names":false,"suffix":""}],"container-title":"Psychological Bulletin","id":"ITEM-1","issue":"5","issued":{"date-parts":[["2015"]]},"page":"931-965","publisher":"American Psychological Association","publisher-place":"Alderson-Day, Ben: Hearing the Voice, c/o School of Education, Durham University, Durham, United Kingdom, DH1 1SZ, benjamin.aldersonday@durham.ac.uk","title":"Inner speech: Development, cognitive functions, phenomenology, and neurobiology.","type":"article-journal","volume":"141"},"uris":["http://www.mendeley.com/documents/?uuid=e62df9a0-7957-4e47-b06d-a9c5181c3573"]},{"id":"ITEM-2","itemData":{"DOI":"10.1146/annurev.psych.59.103006.093639","ISBN":"0-7695-2786-8","ISSN":"0066-4308","PMID":"17705682","abstract":"Grounded cognition rejects traditional views that cognition is computation on amodal symbols in a modular system, independent of the brain's modal systems for perception, action, and introspection. Instead, grounded cognition proposes that modal simulations, bodily states, and situated action underlie cognition. Accumulating behavioral and neural evidence supporting this view is reviewed from research on perception, memory, knowledge, language, thought, social cognition, and development. Theories of grounded cognition are also reviewed, as are origins of the area and common misperceptions of it. Theoretical, empirical, and methodological issues are raised whose future treatment is likely to affect the growth and impact of grounded cognition.","author":[{"dropping-particle":"","family":"Barsalou","given":"Lawrence W.","non-dropping-particle":"","parse-names":false,"suffix":""}],"container-title":"Annual Review of Psychology","id":"ITEM-2","issue":"1","issued":{"date-parts":[["2008"]]},"page":"617-645","title":"Grounded Cognition","type":"article-journal","volume":"59"},"uris":["http://www.mendeley.com/documents/?uuid=886d3478-1543-44e8-8c5e-495731e54a2b"]},{"id":"ITEM-3","itemData":{"DOI":"10.1016/J.NICL.2018.03.021","ISSN":"2213-1582","abstract":"Mechanisms underlying the self/other distinction have been mainly investigated focusing on visual, tactile or proprioceptive cues, whereas very little is known about the contribution of acoustical information. Here the ability to distinguish between self and others' voice is investigated by using a neuropsychological approach. Right (RBD) and left brain damaged (LBD) patients and healthy controls were submitted to a voice discrimination and a voice recognition task. Stimuli were paired words/pseudowords pronounced by the participant, by a familiar or unfamiliar person. In the voice discrimination task, participants had to judge whether two voices were same or different, whereas in the voice recognition task participants had to judge whether their own voice was or was not present. Crucially, differences between patient groups were found. In the discrimination task, only RBD patients were selectively impaired when their own voice was present. By contrast, in the recognition task, both RBD and LBD patients were impaired and showed two different biases: RBD patients misattributed the other's voice to themselves, while LBD patients denied the ownership of their own voice. Thus, two kinds of bias can affect self-voice recognition: we can refuse self-stimuli (voice disownership), or we can misidentify others' stimuli as our own (embodiment of others' voice). Overall, these findings reflect different impairments in self/other distinction both at behavioral and anatomical level, the right hemisphere being involved in voice discrimination and both hemispheres in the voice identity explicit recognition. The finding of selective brain networks dedicated to processing one's own voice demonstrates the relevance of self-related acoustic information in bodily self-representation.","author":[{"dropping-particle":"","family":"Candini","given":"M.","non-dropping-particle":"","parse-names":false,"suffix":""},{"dropping-particle":"","family":"Avanzi","given":"S.","non-dropping-particle":"","parse-names":false,"suffix":""},{"dropping-particle":"","family":"Cantagallo","given":"A.","non-dropping-particle":"","parse-names":false,"suffix":""},{"dropping-particle":"","family":"Zangoli","given":"M.G.","non-dropping-particle":"","parse-names":false,"suffix":""},{"dropping-particle":"","family":"Benassi","given":"M.","non-dropping-particle":"","parse-names":false,"suffix":""},{"dropping-particle":"","family":"Querzani","given":"P.","non-dropping-particle":"","parse-names":false,"suffix":""},{"dropping-particle":"","family":"Lotti","given":"E.M.","non-dropping-particle":"","parse-names":false,"suffix":""},{"dropping-particle":"","family":"Iachini","given":"T.","non-dropping-particle":"","parse-names":false,"suffix":""},{"dropping-particle":"","family":"Frassinetti","given":"F.","non-dropping-particle":"","parse-names":false,"suffix":""}],"container-title":"NeuroImage: Clinical","id":"ITEM-3","issued":{"date-parts":[["2018","1","1"]]},"page":"903-911","publisher":"Elsevier","title":"The lost ability to distinguish between self and other voice following a brain lesion","type":"article-journal","volume":"18"},"uris":["http://www.mendeley.com/documents/?uuid=6fc8d5e0-29d7-3771-b105-cf9f928bf056"]},{"id":"ITEM-4","itemData":{"DOI":"10.1093/scan/nsn014","ISBN":"1749-5024 (Electronic)","ISSN":"17495016","PMID":"19015113","abstract":"There is evidence that the right hemisphere is involved in processing self-related stimuli. Previous brain imaging research has found a network of right-lateralized brain regions that preferentially respond to seeing one's own face rather than a familiar other. Given that the self is an abstract multimodal concept, we tested whether these brain regions would also discriminate the sound of one's own voice compared to a friend's voice. Participants were shown photographs of their own face and friend's face, and also listened to recordings of their own voice and a friend's voice during fMRI scanning. Consistent with previous studies, seeing one's own face activated regions in the inferior frontal gyrus (IFG), inferior parietal lobe and inferior occipital cortex in the right hemisphere. In addition, listening to one's voice also showed increased activity in the right IFG. These data suggest that the right IFG is concerned with processing self-related stimuli across multiple sensory modalities and that it may contribute to an abstract self-representation.","author":[{"dropping-particle":"","family":"Kaplan","given":"Jonas T.","non-dropping-particle":"","parse-names":false,"suffix":""},{"dropping-particle":"","family":"Aziz-Zadeh","given":"Lisa","non-dropping-particle":"","parse-names":false,"suffix":""},{"dropping-particle":"","family":"Uddin","given":"Lucina Q.","non-dropping-particle":"","parse-names":false,"suffix":""},{"dropping-particle":"","family":"Iacoboni","given":"Marco","non-dropping-particle":"","parse-names":false,"suffix":""}],"container-title":"Social Cognitive and Affective Neuroscience","id":"ITEM-4","issue":"3","issued":{"date-parts":[["2008"]]},"page":"218-223","title":"The self across the senses: An fMRI study of self-face and self-voice recognition","type":"article-journal","volume":"3"},"uris":["http://www.mendeley.com/documents/?uuid=174f661d-fe4f-4f5e-a6e5-a8eeab0501d8"]}],"mendeley":{"formattedCitation":"&lt;sup&gt;47,49,50,53&lt;/sup&gt;","plainTextFormattedCitation":"47,49,50,53","previouslyFormattedCitation":"&lt;sup&gt;47,49,50,53&lt;/sup&gt;"},"properties":{"noteIndex":0},"schema":"https://github.com/citation-style-language/schema/raw/master/csl-citation.json"}</w:instrText>
        </w:r>
        <w:r w:rsidR="00151B56" w:rsidDel="007949F6">
          <w:fldChar w:fldCharType="separate"/>
        </w:r>
        <w:r w:rsidR="007B4D9A" w:rsidRPr="007B4D9A" w:rsidDel="007949F6">
          <w:rPr>
            <w:noProof/>
            <w:vertAlign w:val="superscript"/>
          </w:rPr>
          <w:t>47,49,50,53</w:t>
        </w:r>
        <w:r w:rsidR="00151B56" w:rsidDel="007949F6">
          <w:fldChar w:fldCharType="end"/>
        </w:r>
        <w:r w:rsidR="00886E16" w:rsidDel="007949F6">
          <w:t xml:space="preserve">. </w:t>
        </w:r>
        <w:r w:rsidR="007E4A38" w:rsidDel="007949F6">
          <w:t>Future research could</w:t>
        </w:r>
        <w:r w:rsidR="003E77A2" w:rsidDel="007949F6">
          <w:t>, for example,</w:t>
        </w:r>
        <w:r w:rsidR="007E4A38" w:rsidDel="007949F6">
          <w:t xml:space="preserve"> </w:t>
        </w:r>
        <w:r w:rsidR="00FA1441" w:rsidDel="007949F6">
          <w:t xml:space="preserve">be designed to dissociate internal attentional processing of </w:t>
        </w:r>
        <w:r w:rsidR="00A92C81" w:rsidDel="007949F6">
          <w:t xml:space="preserve">self-referential thought content from motivationally-salient </w:t>
        </w:r>
        <w:r w:rsidR="00FA1441" w:rsidDel="007949F6">
          <w:t xml:space="preserve">content or negative- from positive-valenced </w:t>
        </w:r>
        <w:r w:rsidR="00C37473" w:rsidDel="007949F6">
          <w:t xml:space="preserve">thought </w:t>
        </w:r>
        <w:r w:rsidR="00FA1441" w:rsidDel="007949F6">
          <w:t>content</w:t>
        </w:r>
        <w:r w:rsidR="00A92C81" w:rsidDel="007949F6">
          <w:t xml:space="preserve">, or </w:t>
        </w:r>
        <w:r w:rsidR="00FA1441" w:rsidDel="007949F6">
          <w:t>between</w:t>
        </w:r>
        <w:r w:rsidR="00A92C81" w:rsidDel="007949F6">
          <w:t xml:space="preserve"> modes for audio delivery of simulated thought stimuli</w:t>
        </w:r>
        <w:r w:rsidR="00375E63" w:rsidRPr="008A3DBE" w:rsidDel="007949F6">
          <w:t>.</w:t>
        </w:r>
        <w:r w:rsidR="00BC1DD9" w:rsidDel="007949F6">
          <w:t xml:space="preserve"> Finally, </w:t>
        </w:r>
        <w:r w:rsidR="00940126" w:rsidDel="007949F6">
          <w:t>beyond phenomenological interviews which we conducted with participants, we</w:t>
        </w:r>
        <w:r w:rsidR="00AD1ADD" w:rsidDel="007949F6">
          <w:t xml:space="preserve"> do not </w:t>
        </w:r>
        <w:r w:rsidR="00940126" w:rsidDel="007949F6">
          <w:t xml:space="preserve">have strong empirical basis to </w:t>
        </w:r>
        <w:r w:rsidR="00AD1ADD" w:rsidDel="007949F6">
          <w:t>know how well the</w:t>
        </w:r>
        <w:r w:rsidR="00940126" w:rsidDel="007949F6">
          <w:t xml:space="preserve"> </w:t>
        </w:r>
        <w:r w:rsidR="007B56B9" w:rsidDel="007949F6">
          <w:t xml:space="preserve">STP </w:t>
        </w:r>
        <w:r w:rsidR="007B56B9" w:rsidDel="007949F6">
          <w:rPr>
            <w:i/>
            <w:iCs/>
          </w:rPr>
          <w:t>simulates</w:t>
        </w:r>
        <w:r w:rsidR="007B56B9" w:rsidDel="007949F6">
          <w:t xml:space="preserve"> the phenom</w:t>
        </w:r>
        <w:r w:rsidR="001250C6" w:rsidDel="007949F6">
          <w:t>e</w:t>
        </w:r>
        <w:r w:rsidR="007B56B9" w:rsidDel="007949F6">
          <w:t>n</w:t>
        </w:r>
        <w:r w:rsidR="001250C6" w:rsidDel="007949F6">
          <w:t>o</w:t>
        </w:r>
        <w:r w:rsidR="007B56B9" w:rsidDel="007949F6">
          <w:t>logical experience of verbal thinking</w:t>
        </w:r>
        <w:r w:rsidR="00940126" w:rsidRPr="007C4871" w:rsidDel="007949F6">
          <w:t>.</w:t>
        </w:r>
        <w:r w:rsidR="007B56B9" w:rsidRPr="007C4871" w:rsidDel="007949F6">
          <w:t xml:space="preserve"> </w:t>
        </w:r>
        <w:r w:rsidR="00AD1ADD" w:rsidRPr="007C4871" w:rsidDel="007949F6">
          <w:t xml:space="preserve">Likewise, we are only </w:t>
        </w:r>
        <w:r w:rsidR="00940126" w:rsidRPr="007C4871" w:rsidDel="007949F6">
          <w:t>simulating</w:t>
        </w:r>
        <w:r w:rsidR="008B2064" w:rsidRPr="007C4871" w:rsidDel="007949F6">
          <w:t xml:space="preserve"> the </w:t>
        </w:r>
        <w:r w:rsidR="008B2064" w:rsidRPr="007C4871" w:rsidDel="007949F6">
          <w:rPr>
            <w:i/>
            <w:iCs/>
          </w:rPr>
          <w:t>experience</w:t>
        </w:r>
        <w:r w:rsidR="008B2064" w:rsidRPr="007C4871" w:rsidDel="007949F6">
          <w:t xml:space="preserve"> of verbal</w:t>
        </w:r>
        <w:r w:rsidR="00AD1ADD" w:rsidRPr="007C4871" w:rsidDel="007949F6">
          <w:t xml:space="preserve"> thought</w:t>
        </w:r>
        <w:r w:rsidR="00940126" w:rsidRPr="007C4871" w:rsidDel="007949F6">
          <w:t xml:space="preserve">. We thus do not know </w:t>
        </w:r>
        <w:r w:rsidR="009931B5" w:rsidRPr="007C4871" w:rsidDel="007949F6">
          <w:t>the extent</w:t>
        </w:r>
        <w:r w:rsidR="00940126" w:rsidRPr="007C4871" w:rsidDel="007949F6">
          <w:t xml:space="preserve"> STP </w:t>
        </w:r>
        <w:r w:rsidR="00AD1ADD" w:rsidRPr="007C4871" w:rsidDel="007949F6">
          <w:t xml:space="preserve">makes these </w:t>
        </w:r>
        <w:r w:rsidR="00940126" w:rsidRPr="007C4871" w:rsidDel="007949F6">
          <w:t xml:space="preserve">simulated thought </w:t>
        </w:r>
        <w:r w:rsidR="00AD1ADD" w:rsidRPr="007C4871" w:rsidDel="007949F6">
          <w:t xml:space="preserve">stimuli </w:t>
        </w:r>
        <w:r w:rsidR="00AD1ADD" w:rsidRPr="007C4871" w:rsidDel="007949F6">
          <w:rPr>
            <w:i/>
            <w:iCs/>
          </w:rPr>
          <w:t>feel</w:t>
        </w:r>
        <w:r w:rsidR="00AD1ADD" w:rsidRPr="007C4871" w:rsidDel="007949F6">
          <w:t xml:space="preserve"> like they are “internal”</w:t>
        </w:r>
        <w:r w:rsidR="00940126" w:rsidRPr="007C4871" w:rsidDel="007949F6">
          <w:t>.</w:t>
        </w:r>
        <w:r w:rsidR="00AD1ADD" w:rsidRPr="007C4871" w:rsidDel="007949F6">
          <w:t xml:space="preserve"> </w:t>
        </w:r>
        <w:r w:rsidR="007B56B9" w:rsidRPr="007C4871" w:rsidDel="007949F6">
          <w:t xml:space="preserve">As is the case in most experimental </w:t>
        </w:r>
        <w:r w:rsidR="00090733" w:rsidRPr="007C4871" w:rsidDel="007949F6">
          <w:t>work</w:t>
        </w:r>
        <w:r w:rsidR="007B56B9" w:rsidRPr="007C4871" w:rsidDel="007949F6">
          <w:t xml:space="preserve">, readers should </w:t>
        </w:r>
        <w:r w:rsidR="009B42C5" w:rsidRPr="007C4871" w:rsidDel="007949F6">
          <w:t xml:space="preserve">keep in mind </w:t>
        </w:r>
        <w:r w:rsidR="007B56B9" w:rsidRPr="007C4871" w:rsidDel="007949F6">
          <w:t xml:space="preserve">the gap between the theoretical construct of interest (internal attention) and operational-methodological approach </w:t>
        </w:r>
        <w:r w:rsidR="00BB7BE7" w:rsidRPr="007C4871" w:rsidDel="007949F6">
          <w:t xml:space="preserve">(STP) </w:t>
        </w:r>
        <w:r w:rsidR="007B56B9" w:rsidRPr="007C4871" w:rsidDel="007949F6">
          <w:t xml:space="preserve">for </w:t>
        </w:r>
        <w:r w:rsidR="00BB7BE7" w:rsidRPr="007C4871" w:rsidDel="007949F6">
          <w:t>studying</w:t>
        </w:r>
        <w:r w:rsidR="007B56B9" w:rsidRPr="007C4871" w:rsidDel="007949F6">
          <w:t xml:space="preserve"> </w:t>
        </w:r>
        <w:r w:rsidR="00BB7BE7" w:rsidRPr="007C4871" w:rsidDel="007949F6">
          <w:t>this construct</w:t>
        </w:r>
        <w:r w:rsidR="007B56B9" w:rsidRPr="007C4871" w:rsidDel="007949F6">
          <w:t>.</w:t>
        </w:r>
        <w:r w:rsidR="00090733" w:rsidRPr="007C4871" w:rsidDel="007949F6">
          <w:t xml:space="preserve"> Nevertheless, we believe that this is a first, and we hope, useful step towards more direct experimental study of internal attentional processing of thoughts.</w:t>
        </w:r>
      </w:moveFrom>
    </w:p>
    <w:p w14:paraId="314BB311" w14:textId="09904812" w:rsidR="00E12355" w:rsidDel="007949F6" w:rsidRDefault="00A63E4D" w:rsidP="00ED4843">
      <w:pPr>
        <w:outlineLvl w:val="9"/>
        <w:rPr>
          <w:moveFrom w:id="95" w:author="יפתח עמיר" w:date="2020-01-03T11:35:00Z"/>
        </w:rPr>
      </w:pPr>
      <w:moveFrom w:id="96" w:author="יפתח עמיר" w:date="2020-01-03T11:35:00Z">
        <w:r w:rsidDel="007949F6">
          <w:t>In summary, w</w:t>
        </w:r>
        <w:r w:rsidRPr="00F16235" w:rsidDel="007949F6">
          <w:t>e propose that (dys)regulation of</w:t>
        </w:r>
        <w:r w:rsidDel="007949F6">
          <w:t xml:space="preserve"> </w:t>
        </w:r>
        <w:r w:rsidRPr="00F71AAC" w:rsidDel="007949F6">
          <w:t>internal</w:t>
        </w:r>
        <w:r w:rsidRPr="00F16235" w:rsidDel="007949F6">
          <w:t xml:space="preserve"> attention </w:t>
        </w:r>
        <w:r w:rsidR="00735449" w:rsidDel="007949F6">
          <w:t>may be fundamentally</w:t>
        </w:r>
        <w:r w:rsidRPr="00F16235" w:rsidDel="007949F6">
          <w:t xml:space="preserve"> important to (mal)adaption and mental health</w:t>
        </w:r>
        <w:r w:rsidR="00C67B82" w:rsidDel="007949F6">
          <w:t>. Accordingly,</w:t>
        </w:r>
        <w:r w:rsidDel="007949F6">
          <w:t xml:space="preserve"> we introduced </w:t>
        </w:r>
        <w:r w:rsidR="00735449" w:rsidDel="007949F6">
          <w:t>a novel paradigm to experimentally simulate the content and experience of thought (</w:t>
        </w:r>
        <w:r w:rsidDel="007949F6">
          <w:t>STP</w:t>
        </w:r>
        <w:r w:rsidR="00735449" w:rsidDel="007949F6">
          <w:t>)</w:t>
        </w:r>
        <w:r w:rsidDel="007949F6">
          <w:t xml:space="preserve">. We </w:t>
        </w:r>
        <w:r w:rsidR="00306324" w:rsidDel="007949F6">
          <w:t xml:space="preserve">found </w:t>
        </w:r>
        <w:r w:rsidDel="007949F6">
          <w:t xml:space="preserve">that difficulty disengaging from </w:t>
        </w:r>
        <w:r w:rsidR="0030137D" w:rsidDel="007949F6">
          <w:t xml:space="preserve">and biased selective attention to </w:t>
        </w:r>
        <w:r w:rsidDel="007949F6">
          <w:t xml:space="preserve">negative self-referential thoughts </w:t>
        </w:r>
        <w:r w:rsidR="00901CCB" w:rsidDel="007949F6">
          <w:t>explains</w:t>
        </w:r>
        <w:r w:rsidDel="007949F6">
          <w:t xml:space="preserve"> relations between </w:t>
        </w:r>
        <w:r w:rsidR="00306324" w:rsidDel="007949F6">
          <w:t xml:space="preserve">negative </w:t>
        </w:r>
        <w:r w:rsidDel="007949F6">
          <w:t>emotional reactivity</w:t>
        </w:r>
        <w:r w:rsidR="00901CCB" w:rsidDel="007949F6">
          <w:t xml:space="preserve"> to one’s thoughts</w:t>
        </w:r>
        <w:r w:rsidDel="007949F6">
          <w:t>, problems with perseverative negative thinking</w:t>
        </w:r>
        <w:r w:rsidR="00306324" w:rsidDel="007949F6">
          <w:t>,</w:t>
        </w:r>
        <w:r w:rsidDel="007949F6">
          <w:t xml:space="preserve"> and</w:t>
        </w:r>
        <w:r w:rsidR="00306324" w:rsidDel="007949F6">
          <w:t>, in turn,</w:t>
        </w:r>
        <w:r w:rsidDel="007949F6">
          <w:t xml:space="preserve"> depression and anxiet</w:t>
        </w:r>
        <w:r w:rsidR="00306324" w:rsidDel="007949F6">
          <w:t xml:space="preserve">y. </w:t>
        </w:r>
        <w:r w:rsidR="00C60985" w:rsidDel="007949F6">
          <w:t xml:space="preserve">Study findings </w:t>
        </w:r>
        <w:r w:rsidR="003B42BA" w:rsidDel="007949F6">
          <w:t xml:space="preserve">provide novel evidence for </w:t>
        </w:r>
        <w:r w:rsidR="00BA2429" w:rsidDel="007949F6">
          <w:t xml:space="preserve">models </w:t>
        </w:r>
        <w:r w:rsidR="00C31CF7" w:rsidDel="007949F6">
          <w:t>implicating</w:t>
        </w:r>
        <w:r w:rsidR="00735449" w:rsidDel="007949F6">
          <w:t xml:space="preserve"> </w:t>
        </w:r>
        <w:r w:rsidR="003B42BA" w:rsidDel="007949F6">
          <w:t xml:space="preserve">internal attentional (dys)control in </w:t>
        </w:r>
        <w:r w:rsidR="00BA2429" w:rsidDel="007949F6">
          <w:t>cognitive vulnerabi</w:t>
        </w:r>
        <w:r w:rsidR="002C2100" w:rsidDel="007949F6">
          <w:t>li</w:t>
        </w:r>
        <w:r w:rsidR="00BA2429" w:rsidDel="007949F6">
          <w:t xml:space="preserve">ty </w:t>
        </w:r>
        <w:r w:rsidR="00735449" w:rsidDel="007949F6">
          <w:t xml:space="preserve">for </w:t>
        </w:r>
        <w:r w:rsidR="00BA2429" w:rsidDel="007949F6">
          <w:t>depression and anxiety</w:t>
        </w:r>
        <w:r w:rsidR="001918D9" w:rsidDel="007949F6">
          <w:t xml:space="preserve">. </w:t>
        </w:r>
      </w:moveFrom>
    </w:p>
    <w:moveFromRangeEnd w:id="72"/>
    <w:p w14:paraId="3790CC3C" w14:textId="6B8CAB9D" w:rsidR="00F07B6F" w:rsidRPr="00AD7C24" w:rsidRDefault="00F07B6F" w:rsidP="00F07B6F">
      <w:pPr>
        <w:pStyle w:val="Heading1"/>
      </w:pPr>
      <w:r w:rsidRPr="001250C6">
        <w:t>METHOD</w:t>
      </w:r>
      <w:del w:id="97" w:author="יפתח עמיר" w:date="2020-01-03T11:39:00Z">
        <w:r w:rsidR="00AD7C24" w:rsidDel="007949F6">
          <w:delText xml:space="preserve"> – STUDY 1</w:delText>
        </w:r>
      </w:del>
    </w:p>
    <w:p w14:paraId="48F7EC5E" w14:textId="77777777" w:rsidR="00F07B6F" w:rsidRPr="00F456EB" w:rsidRDefault="00F07B6F" w:rsidP="00F07B6F">
      <w:pPr>
        <w:pStyle w:val="Heading2"/>
      </w:pPr>
      <w:r>
        <w:t>Participants</w:t>
      </w:r>
    </w:p>
    <w:p w14:paraId="6A33B26E" w14:textId="77777777" w:rsidR="00F07B6F" w:rsidRDefault="00F07B6F" w:rsidP="00F07B6F">
      <w:pPr>
        <w:outlineLvl w:val="9"/>
      </w:pPr>
      <w:r>
        <w:lastRenderedPageBreak/>
        <w:t>Forty-eight p</w:t>
      </w:r>
      <w:r w:rsidRPr="00BD0291">
        <w:t>articipant</w:t>
      </w:r>
      <w:r>
        <w:t xml:space="preserve">s </w:t>
      </w:r>
      <w:r w:rsidRPr="00BD0291">
        <w:t>w</w:t>
      </w:r>
      <w:r>
        <w:t>ere</w:t>
      </w:r>
      <w:r w:rsidRPr="00BD0291">
        <w:t xml:space="preserve"> recruited from </w:t>
      </w:r>
      <w:r>
        <w:t xml:space="preserve">a university community in Israel </w:t>
      </w:r>
      <w:r w:rsidRPr="009C473E">
        <w:rPr>
          <w:rFonts w:eastAsia="Times New Roman"/>
          <w:lang w:bidi="en-US"/>
        </w:rPr>
        <w:t>(</w:t>
      </w:r>
      <w:r w:rsidRPr="009C473E">
        <w:rPr>
          <w:rFonts w:eastAsia="Times New Roman"/>
          <w:i/>
          <w:lang w:bidi="en-US"/>
        </w:rPr>
        <w:t>M(SD)</w:t>
      </w:r>
      <w:r w:rsidRPr="009C473E">
        <w:rPr>
          <w:rFonts w:eastAsia="Times New Roman"/>
          <w:i/>
          <w:vertAlign w:val="subscript"/>
          <w:lang w:bidi="en-US"/>
        </w:rPr>
        <w:t>age</w:t>
      </w:r>
      <w:r w:rsidRPr="009C473E">
        <w:rPr>
          <w:rFonts w:eastAsia="Times New Roman"/>
          <w:lang w:bidi="en-US"/>
        </w:rPr>
        <w:t xml:space="preserve"> = </w:t>
      </w:r>
      <w:r>
        <w:rPr>
          <w:rFonts w:eastAsia="Times New Roman"/>
          <w:lang w:bidi="en-US"/>
        </w:rPr>
        <w:t>24.46</w:t>
      </w:r>
      <w:r w:rsidRPr="009C473E">
        <w:rPr>
          <w:rFonts w:eastAsia="Times New Roman"/>
          <w:lang w:bidi="en-US"/>
        </w:rPr>
        <w:t>(</w:t>
      </w:r>
      <w:r>
        <w:rPr>
          <w:rFonts w:eastAsia="Times New Roman"/>
          <w:lang w:bidi="en-US"/>
        </w:rPr>
        <w:t>6.11</w:t>
      </w:r>
      <w:r w:rsidRPr="009C473E">
        <w:rPr>
          <w:rFonts w:eastAsia="Times New Roman"/>
          <w:lang w:bidi="en-US"/>
        </w:rPr>
        <w:t xml:space="preserve">) years-old, </w:t>
      </w:r>
      <w:proofErr w:type="spellStart"/>
      <w:r w:rsidRPr="009C473E">
        <w:rPr>
          <w:rFonts w:eastAsia="Times New Roman"/>
          <w:lang w:bidi="en-US"/>
        </w:rPr>
        <w:t>range</w:t>
      </w:r>
      <w:r w:rsidRPr="009C473E">
        <w:rPr>
          <w:rFonts w:eastAsia="Times New Roman"/>
          <w:vertAlign w:val="subscript"/>
          <w:lang w:bidi="en-US"/>
        </w:rPr>
        <w:t>age</w:t>
      </w:r>
      <w:proofErr w:type="spellEnd"/>
      <w:r w:rsidRPr="009C473E">
        <w:rPr>
          <w:rFonts w:eastAsia="Times New Roman"/>
          <w:lang w:bidi="en-US"/>
        </w:rPr>
        <w:t xml:space="preserve"> </w:t>
      </w:r>
      <w:r>
        <w:rPr>
          <w:rFonts w:eastAsia="Times New Roman"/>
          <w:lang w:bidi="en-US"/>
        </w:rPr>
        <w:t>18</w:t>
      </w:r>
      <w:r w:rsidRPr="009C473E">
        <w:rPr>
          <w:rFonts w:eastAsia="Times New Roman"/>
          <w:lang w:bidi="en-US"/>
        </w:rPr>
        <w:t>-</w:t>
      </w:r>
      <w:r>
        <w:rPr>
          <w:rFonts w:eastAsia="Times New Roman"/>
          <w:lang w:bidi="en-US"/>
        </w:rPr>
        <w:t>39</w:t>
      </w:r>
      <w:r w:rsidRPr="009C473E">
        <w:rPr>
          <w:rFonts w:eastAsia="Times New Roman"/>
          <w:lang w:bidi="en-US"/>
        </w:rPr>
        <w:t xml:space="preserve">; </w:t>
      </w:r>
      <w:r>
        <w:rPr>
          <w:rFonts w:eastAsia="Times New Roman"/>
          <w:lang w:bidi="en-US"/>
        </w:rPr>
        <w:t>74</w:t>
      </w:r>
      <w:r w:rsidRPr="009C473E">
        <w:rPr>
          <w:rFonts w:eastAsia="Times New Roman"/>
          <w:lang w:bidi="en-US"/>
        </w:rPr>
        <w:t>% female)</w:t>
      </w:r>
      <w:r>
        <w:t>. Potential participants were excluded from the study if they were</w:t>
      </w:r>
      <w:r w:rsidRPr="0098475A">
        <w:t xml:space="preserve">: (a) </w:t>
      </w:r>
      <w:r>
        <w:t>&lt;</w:t>
      </w:r>
      <w:r w:rsidRPr="0098475A">
        <w:t xml:space="preserve"> 18 years-old; (</w:t>
      </w:r>
      <w:r>
        <w:t>b</w:t>
      </w:r>
      <w:r w:rsidRPr="0098475A">
        <w:t xml:space="preserve">) </w:t>
      </w:r>
      <w:r>
        <w:t>report hearing or speech</w:t>
      </w:r>
      <w:r w:rsidRPr="0098475A">
        <w:t xml:space="preserve"> </w:t>
      </w:r>
      <w:r>
        <w:t>difficultie</w:t>
      </w:r>
      <w:r w:rsidRPr="0098475A">
        <w:t>s; or (</w:t>
      </w:r>
      <w:r>
        <w:t>c</w:t>
      </w:r>
      <w:r w:rsidRPr="0098475A">
        <w:t xml:space="preserve">) </w:t>
      </w:r>
      <w:r>
        <w:t>mother tongue other than</w:t>
      </w:r>
      <w:r w:rsidRPr="0098475A">
        <w:t xml:space="preserve"> Hebrew</w:t>
      </w:r>
      <w:r>
        <w:t xml:space="preserve"> (to reflect their native internal language-of-thought), not fluent in Hebrew, or report thinking in a language other than Hebrew ("In what language do you typically think? For example, when recalling a phone number.").</w:t>
      </w:r>
    </w:p>
    <w:p w14:paraId="5C510F75" w14:textId="77777777" w:rsidR="00F07B6F" w:rsidRDefault="00F07B6F" w:rsidP="00F07B6F">
      <w:pPr>
        <w:pStyle w:val="Heading2"/>
      </w:pPr>
      <w:r>
        <w:t>Measures and apparatus</w:t>
      </w:r>
    </w:p>
    <w:p w14:paraId="2CCAF21E" w14:textId="17A0DB2E" w:rsidR="00F07B6F" w:rsidRPr="00B4216C" w:rsidRDefault="00F07B6F" w:rsidP="00F07B6F">
      <w:pPr>
        <w:outlineLvl w:val="9"/>
        <w:rPr>
          <w:b/>
          <w:bCs/>
        </w:rPr>
      </w:pPr>
      <w:r w:rsidRPr="001F11CB">
        <w:rPr>
          <w:rStyle w:val="Heading3Char"/>
        </w:rPr>
        <w:t>Simulated Thought Paradigm (STP): Stimulus Selection.</w:t>
      </w:r>
      <w:r>
        <w:t xml:space="preserve"> The STP methodology is designed to deliver idiographic stimuli </w:t>
      </w:r>
      <w:r w:rsidRPr="001F07CA">
        <w:t xml:space="preserve">that simulate the </w:t>
      </w:r>
      <w:r w:rsidRPr="00CA3784">
        <w:rPr>
          <w:i/>
          <w:iCs/>
        </w:rPr>
        <w:t xml:space="preserve">content </w:t>
      </w:r>
      <w:r w:rsidRPr="001F07CA">
        <w:t xml:space="preserve">as well as the </w:t>
      </w:r>
      <w:r w:rsidRPr="00CA3784">
        <w:rPr>
          <w:i/>
          <w:iCs/>
        </w:rPr>
        <w:t>experience</w:t>
      </w:r>
      <w:r w:rsidRPr="001F07CA">
        <w:t xml:space="preserve"> of one</w:t>
      </w:r>
      <w:r>
        <w:t>’</w:t>
      </w:r>
      <w:r w:rsidRPr="001F07CA">
        <w:t>s own</w:t>
      </w:r>
      <w:r>
        <w:t xml:space="preserve"> verbal thoughts.</w:t>
      </w:r>
      <w:r w:rsidRPr="00DB7E06">
        <w:t xml:space="preserve"> </w:t>
      </w:r>
      <w:r>
        <w:t xml:space="preserve">Briefly, participants reviewed a list of 100 self-referential verbal thought-like sentence items, of which 67 items were derived from established questionnaires (see SM) and classified </w:t>
      </w:r>
      <w:proofErr w:type="spellStart"/>
      <w:r>
        <w:t>apriori</w:t>
      </w:r>
      <w:proofErr w:type="spellEnd"/>
      <w:r>
        <w:t xml:space="preserve"> as negatively valenced (e.g., "I'm so alone.") and 33 as emotionally neutral (e.g., "I have class soon."). Participants rated (1) how </w:t>
      </w:r>
      <w:r w:rsidRPr="00DC3485">
        <w:rPr>
          <w:i/>
          <w:iCs/>
        </w:rPr>
        <w:t>frequently</w:t>
      </w:r>
      <w:r>
        <w:t xml:space="preserve"> they have thoughts similar to each item, on a 5-point scale (1 = "Never have this thought" to 5 = "Think about it a lot"; </w:t>
      </w:r>
      <w:r>
        <w:fldChar w:fldCharType="begin" w:fldLock="1"/>
      </w:r>
      <w:r w:rsidR="00677C5B">
        <w:instrText>ADDIN CSL_CITATION {"citationItems":[{"id":"ITEM-1","itemData":{"DOI":"10.1007/BF01178214","ISSN":"1573-2819","abstract":"A 30-item questionnaire was devised to measure the frequency of occurrence of automatic negative thoughts (negative self-statements)associated with depression. Male and female undergraduates were asked to recall dysphoric experiences and to report associated cognitions. One hundred representative cognitions were selected and administered to a second sample, along with the MMPI D scale and the Beck Depression Inventory. Thirty items discriminating between criterion groups of psychometrically depressed and nondepressed subjects were identified. The resultant 30-item automatic thoughts questionnaire (ATQ-30)was cross-validated and found to significantly discriminate psychometrically depressed from nondepressed criterion groups. No differences were found between males and females on the measure. Factor analysis indicated a four-factor solution, with a large first factor reflecting Personal Maladjustment, a second factor indicative of Negative Self-Concept and Negative Expectations, and two lesser factors. The ATQ-30 may provide a means of testing basic theory relating cognitive content to behavioral and affective processes and assessing change in cognitions associated with experimental manipulation or psychotherapeutic intervention.","author":[{"dropping-particle":"","family":"Hollon","given":"Steven D","non-dropping-particle":"","parse-names":false,"suffix":""},{"dropping-particle":"","family":"Kendall","given":"Philip C","non-dropping-particle":"","parse-names":false,"suffix":""}],"container-title":"Cognitive Therapy and Research","id":"ITEM-1","issue":"4","issued":{"date-parts":[["1980","12"]]},"page":"383-395","title":"Cognitive self-statements in depression: Development of an automatic thoughts questionnaire","type":"article-journal","volume":"4"},"uris":["http://www.mendeley.com/documents/?uuid=781afe9f-2dec-4a71-a7f6-fda019dc854c"]}],"mendeley":{"formattedCitation":"(Hollon &amp; Kendall, 1980)","plainTextFormattedCitation":"(Hollon &amp; Kendall, 1980)","previouslyFormattedCitation":"(Hollon &amp; Kendall, 1980)"},"properties":{"noteIndex":0},"schema":"https://github.com/citation-style-language/schema/raw/master/csl-citation.json"}</w:instrText>
      </w:r>
      <w:r>
        <w:fldChar w:fldCharType="separate"/>
      </w:r>
      <w:r w:rsidR="008E3451" w:rsidRPr="008E3451">
        <w:rPr>
          <w:noProof/>
        </w:rPr>
        <w:t>(Hollon &amp; Kendall, 1980)</w:t>
      </w:r>
      <w:r>
        <w:fldChar w:fldCharType="end"/>
      </w:r>
      <w:r>
        <w:t xml:space="preserve">) and (2) to what </w:t>
      </w:r>
      <w:r w:rsidRPr="003D3B9E">
        <w:rPr>
          <w:i/>
          <w:iCs/>
        </w:rPr>
        <w:t>degree</w:t>
      </w:r>
      <w:r>
        <w:t xml:space="preserve"> the item/thought elicits negative or positive emotion on 7-point scale (</w:t>
      </w:r>
      <w:r>
        <w:rPr>
          <w:i/>
          <w:iCs/>
        </w:rPr>
        <w:t>valence level</w:t>
      </w:r>
      <w:r>
        <w:t>; -3 = "Very negative", 0 = "Neither positive nor negative", 3 = "Very positive."). For each participant, we selected the 20 negative self-referential items with highest frequency (</w:t>
      </w:r>
      <w:r>
        <w:rPr>
          <w:i/>
          <w:iCs/>
        </w:rPr>
        <w:t>M(SD)</w:t>
      </w:r>
      <w:r>
        <w:t xml:space="preserve"> = 2.114(.892)) and negative valence (</w:t>
      </w:r>
      <w:r>
        <w:rPr>
          <w:i/>
          <w:iCs/>
        </w:rPr>
        <w:t>M(SD)</w:t>
      </w:r>
      <w:r>
        <w:t xml:space="preserve"> = -2.262(.740)) ratings, and 20 neutral self-referential items with highest frequency (</w:t>
      </w:r>
      <w:r>
        <w:rPr>
          <w:i/>
          <w:iCs/>
        </w:rPr>
        <w:t>M(SD)</w:t>
      </w:r>
      <w:r>
        <w:t xml:space="preserve"> = 2.450(1.126)) </w:t>
      </w:r>
      <w:r w:rsidRPr="00065EA7">
        <w:t>and</w:t>
      </w:r>
      <w:r>
        <w:t xml:space="preserve"> nearest to neutral valence (i.e., smallest absolute value; </w:t>
      </w:r>
      <w:r>
        <w:rPr>
          <w:i/>
          <w:iCs/>
        </w:rPr>
        <w:t>M(SD)</w:t>
      </w:r>
      <w:r>
        <w:t xml:space="preserve"> = .078(1.126)) ratings (i.e., ratings nearest to 0). Participants were then recorded speaking each </w:t>
      </w:r>
      <w:r w:rsidRPr="007978AC">
        <w:t xml:space="preserve">sentence aloud, and these recordings where used as simulated thought stimuli within the </w:t>
      </w:r>
      <w:r>
        <w:t>Schema Activation</w:t>
      </w:r>
      <w:r w:rsidRPr="00CD1195">
        <w:t xml:space="preserve"> </w:t>
      </w:r>
      <w:r w:rsidRPr="007F7D13">
        <w:t>and Digit Categorization</w:t>
      </w:r>
      <w:r w:rsidRPr="007978AC">
        <w:t xml:space="preserve"> </w:t>
      </w:r>
      <w:r>
        <w:t>tasks (below)</w:t>
      </w:r>
      <w:r w:rsidRPr="007978AC">
        <w:t>.</w:t>
      </w:r>
      <w:r>
        <w:t xml:space="preserve"> </w:t>
      </w:r>
      <w:r w:rsidRPr="00A60A75">
        <w:t xml:space="preserve">STP methodology included modification of simulated thought stimuli using a low-pass filter. This was done to more closely simulate the perceptual sonics of hearing one’s own voice – an approach that has been </w:t>
      </w:r>
      <w:r w:rsidRPr="00A60A75">
        <w:lastRenderedPageBreak/>
        <w:t>previously demonstrated to increase subjective ratings of the likeness of these voice stimuli to hearing one’s own voice</w:t>
      </w:r>
      <w:r>
        <w:t xml:space="preserve"> </w:t>
      </w:r>
      <w:r>
        <w:fldChar w:fldCharType="begin" w:fldLock="1"/>
      </w:r>
      <w:r w:rsidR="00677C5B">
        <w:instrText>ADDIN CSL_CITATION {"citationItems":[{"id":"ITEM-1","itemData":{"DOI":"10.1093/scan/nsn014","ISBN":"1749-5024 (Electronic)","ISSN":"17495016","PMID":"19015113","abstract":"There is evidence that the right hemisphere is involved in processing self-related stimuli. Previous brain imaging research has found a network of right-lateralized brain regions that preferentially respond to seeing one's own face rather than a familiar other. Given that the self is an abstract multimodal concept, we tested whether these brain regions would also discriminate the sound of one's own voice compared to a friend's voice. Participants were shown photographs of their own face and friend's face, and also listened to recordings of their own voice and a friend's voice during fMRI scanning. Consistent with previous studies, seeing one's own face activated regions in the inferior frontal gyrus (IFG), inferior parietal lobe and inferior occipital cortex in the right hemisphere. In addition, listening to one's voice also showed increased activity in the right IFG. These data suggest that the right IFG is concerned with processing self-related stimuli across multiple sensory modalities and that it may contribute to an abstract self-representation.","author":[{"dropping-particle":"","family":"Kaplan","given":"Jonas T.","non-dropping-particle":"","parse-names":false,"suffix":""},{"dropping-particle":"","family":"Aziz-Zadeh","given":"Lisa","non-dropping-particle":"","parse-names":false,"suffix":""},{"dropping-particle":"","family":"Uddin","given":"Lucina Q.","non-dropping-particle":"","parse-names":false,"suffix":""},{"dropping-particle":"","family":"Iacoboni","given":"Marco","non-dropping-particle":"","parse-names":false,"suffix":""}],"container-title":"Social Cognitive and Affective Neuroscience","id":"ITEM-1","issue":"3","issued":{"date-parts":[["2008"]]},"page":"218-223","title":"The self across the senses: An fMRI study of self-face and self-voice recognition","type":"article-journal","volume":"3"},"uris":["http://www.mendeley.com/documents/?uuid=174f661d-fe4f-4f5e-a6e5-a8eeab0501d8"]},{"id":"ITEM-2","itemData":{"DOI":"10.1016/S0021-9924(02)00132-6","ISSN":"0021-9924","abstract":"The subject of how humans hear their own voices while speaking has received sporadic attention. Previous investigations suggest that the voice is heard substantially via bone conduction, implying a different transfer function to the ear—perhaps a low-pass filter—than for purely air-conducted vocalizations. Determining the characteristics of the transfer function of self-produced speech might contribute to a better understanding of self-perception. Such information may have important implications for treating articulation disorders. The efficacy of training discrimination during the remediation of articulation disorders remains unclear, perhaps because clients are asked to discriminate either speech of others or recorded self-speech samples not readily recognized as their own. This study was conducted to determine preference for filtered self-monitored speech in a delayed feedback paradigm. Participants made immediate comparisons of their real-time speech to delayed-recorded filtered self-speech samples. Participants demonstrated a clear preference for low-pass filtered speech, supporting earlier findings, but we were unable to determine the transfer function itself. \n\nLEARNING OUTCOMES\nAs a result of this activity, the learner will be able to describe some reasons why an individual’s tape recorded speech typically sounds different to him/her from his/her own, live speech. As a result of this activity, the learner will be able to describe some potential applications for an accurately-characterized transfer function for self-produced speech.","author":[{"dropping-particle":"","family":"Shuster","given":"Linda I","non-dropping-particle":"","parse-names":false,"suffix":""},{"dropping-particle":"","family":"Durrant","given":"John D","non-dropping-particle":"","parse-names":false,"suffix":""}],"container-title":"Journal of Communication Disorders","id":"ITEM-2","issue":"1","issued":{"date-parts":[["2003","1","1"]]},"page":"1-11","publisher":"Elsevier","title":"Toward a better understanding of the perception of self-produced speech","type":"article-journal","volume":"36"},"uris":["http://www.mendeley.com/documents/?uuid=693618bc-b78d-33d9-add9-f72d3c064f8a"]}],"mendeley":{"formattedCitation":"(Kaplan et al., 2008; Shuster &amp; Durrant, 2003)","plainTextFormattedCitation":"(Kaplan et al., 2008; Shuster &amp; Durrant, 2003)","previouslyFormattedCitation":"(Kaplan et al., 2008; Shuster &amp; Durrant, 2003)"},"properties":{"noteIndex":0},"schema":"https://github.com/citation-style-language/schema/raw/master/csl-citation.json"}</w:instrText>
      </w:r>
      <w:r>
        <w:fldChar w:fldCharType="separate"/>
      </w:r>
      <w:r w:rsidR="008E3451" w:rsidRPr="008E3451">
        <w:rPr>
          <w:noProof/>
        </w:rPr>
        <w:t>(Kaplan et al., 2008; Shuster &amp; Durrant, 2003)</w:t>
      </w:r>
      <w:r>
        <w:fldChar w:fldCharType="end"/>
      </w:r>
      <w:r w:rsidRPr="00A60A75">
        <w:t>.</w:t>
      </w:r>
      <w:r w:rsidR="003B1A58">
        <w:t xml:space="preserve"> We observed a significant difference in mean duration of negative (</w:t>
      </w:r>
      <w:r w:rsidR="003B1A58">
        <w:rPr>
          <w:i/>
          <w:iCs/>
        </w:rPr>
        <w:t>M(SD)</w:t>
      </w:r>
      <w:r w:rsidR="003B1A58">
        <w:t xml:space="preserve"> = 1.529(.348)</w:t>
      </w:r>
      <w:r w:rsidR="00D60305">
        <w:t xml:space="preserve"> seconds</w:t>
      </w:r>
      <w:r w:rsidR="003B1A58">
        <w:t>) and neutral (</w:t>
      </w:r>
      <w:r w:rsidR="003B1A58">
        <w:rPr>
          <w:i/>
          <w:iCs/>
        </w:rPr>
        <w:t>M(SD)</w:t>
      </w:r>
      <w:r w:rsidR="003B1A58">
        <w:t xml:space="preserve"> = 1.456(.286)</w:t>
      </w:r>
      <w:r w:rsidR="00D60305">
        <w:t xml:space="preserve"> seconds</w:t>
      </w:r>
      <w:r w:rsidR="003B1A58">
        <w:t>) stimuli in a paired samples t-test (</w:t>
      </w:r>
      <w:proofErr w:type="gramStart"/>
      <w:r w:rsidR="003B1A58">
        <w:rPr>
          <w:i/>
          <w:iCs/>
        </w:rPr>
        <w:t>t(</w:t>
      </w:r>
      <w:proofErr w:type="gramEnd"/>
      <w:r w:rsidR="003B1A58">
        <w:rPr>
          <w:i/>
          <w:iCs/>
        </w:rPr>
        <w:t>47)</w:t>
      </w:r>
      <w:r w:rsidR="003B1A58">
        <w:t xml:space="preserve"> = 5.052, </w:t>
      </w:r>
      <w:r w:rsidR="003B1A58">
        <w:rPr>
          <w:i/>
          <w:iCs/>
        </w:rPr>
        <w:t>p</w:t>
      </w:r>
      <w:r w:rsidR="003B1A58">
        <w:t xml:space="preserve"> &lt; .001).</w:t>
      </w:r>
      <w:r w:rsidR="002E6529">
        <w:t xml:space="preserve"> See SM for analysis ruling out duration difference scores in explaining the observed effects.</w:t>
      </w:r>
      <w:r>
        <w:t xml:space="preserve"> See SM for additional details of specific instructions, equipment and software used for the STP recording and delivery. </w:t>
      </w:r>
    </w:p>
    <w:p w14:paraId="00B730FC" w14:textId="442EA0E9" w:rsidR="00F07B6F" w:rsidRPr="006B433F" w:rsidRDefault="00F07B6F" w:rsidP="00F07B6F">
      <w:pPr>
        <w:outlineLvl w:val="9"/>
        <w:rPr>
          <w:b/>
          <w:bCs/>
        </w:rPr>
      </w:pPr>
      <w:r w:rsidRPr="00BB7D5F">
        <w:rPr>
          <w:rStyle w:val="Heading3Char"/>
        </w:rPr>
        <w:t>Simulated Thought Paradigm (STP): Schema Activation.</w:t>
      </w:r>
      <w:r>
        <w:rPr>
          <w:b/>
          <w:bCs/>
        </w:rPr>
        <w:t xml:space="preserve"> </w:t>
      </w:r>
      <w:r>
        <w:t xml:space="preserve">Participants were instructed to listen to the simulated thought stimuli “as if they were thoughts passing through your mind”. Participants reported their subjective positive and negative affect </w:t>
      </w:r>
      <w:r w:rsidRPr="001250C6">
        <w:t>(Subjective Emotional State;</w:t>
      </w:r>
      <w:r>
        <w:t xml:space="preserve"> see Questionnaires below) immediately after listening to the sentences (Time 1) as well as when initially arriving at the lab (Time 0). </w:t>
      </w:r>
      <w:r w:rsidRPr="00CD1195">
        <w:t>Negative emotional reactivity (NER</w:t>
      </w:r>
      <w:r w:rsidRPr="00832893">
        <w:t>)</w:t>
      </w:r>
      <w:r>
        <w:t xml:space="preserve"> was calculated from subjective state emotion ratings by subtracting participants mean ratings of </w:t>
      </w:r>
      <w:r w:rsidRPr="00CD1195">
        <w:rPr>
          <w:i/>
          <w:iCs/>
        </w:rPr>
        <w:t>negative</w:t>
      </w:r>
      <w:r>
        <w:t xml:space="preserve"> emotions (guilt, anxiety, anger, sadness, embarrassment, distress) before and after listening to their own simulated-thought stimuli (Time 1 - Time 0). Scores &gt; 0 reflect elevation in negative emotion following exposure to their simulated thoughts. Positive emotional reactivity (PER) was similarly computed based on mean rating of </w:t>
      </w:r>
      <w:r>
        <w:rPr>
          <w:i/>
          <w:iCs/>
        </w:rPr>
        <w:t>positive</w:t>
      </w:r>
      <w:r>
        <w:t xml:space="preserve"> emotions (interest, joy, amusement) before and after listening to their own simulated-thought stimuli (Time 1 - Time 0). Scores &lt; 0 reflect reduction in positive emotion in response to the simulated thoughts.</w:t>
      </w:r>
    </w:p>
    <w:p w14:paraId="0EDEDCFC" w14:textId="56F25D43" w:rsidR="00F07B6F" w:rsidRDefault="00F07B6F" w:rsidP="00F07B6F">
      <w:pPr>
        <w:outlineLvl w:val="9"/>
        <w:rPr>
          <w:i/>
          <w:iCs/>
        </w:rPr>
      </w:pPr>
      <w:r w:rsidRPr="003D3B9E">
        <w:rPr>
          <w:b/>
          <w:bCs/>
        </w:rPr>
        <w:t xml:space="preserve">Simulated </w:t>
      </w:r>
      <w:r>
        <w:rPr>
          <w:b/>
          <w:bCs/>
        </w:rPr>
        <w:t>T</w:t>
      </w:r>
      <w:r w:rsidRPr="003D3B9E">
        <w:rPr>
          <w:b/>
          <w:bCs/>
        </w:rPr>
        <w:t xml:space="preserve">hought </w:t>
      </w:r>
      <w:r>
        <w:rPr>
          <w:b/>
          <w:bCs/>
        </w:rPr>
        <w:t>P</w:t>
      </w:r>
      <w:r w:rsidRPr="003D3B9E">
        <w:rPr>
          <w:b/>
          <w:bCs/>
        </w:rPr>
        <w:t>aradigm</w:t>
      </w:r>
      <w:r>
        <w:rPr>
          <w:b/>
          <w:bCs/>
        </w:rPr>
        <w:t>:</w:t>
      </w:r>
      <w:r w:rsidRPr="003D3B9E">
        <w:rPr>
          <w:b/>
          <w:bCs/>
        </w:rPr>
        <w:t xml:space="preserve"> </w:t>
      </w:r>
      <w:r>
        <w:rPr>
          <w:b/>
          <w:bCs/>
        </w:rPr>
        <w:t>D</w:t>
      </w:r>
      <w:r w:rsidRPr="003D3B9E">
        <w:rPr>
          <w:b/>
          <w:bCs/>
        </w:rPr>
        <w:t xml:space="preserve">igit </w:t>
      </w:r>
      <w:r>
        <w:rPr>
          <w:b/>
          <w:bCs/>
        </w:rPr>
        <w:t>C</w:t>
      </w:r>
      <w:r w:rsidRPr="003D3B9E">
        <w:rPr>
          <w:b/>
          <w:bCs/>
        </w:rPr>
        <w:t xml:space="preserve">ategorization </w:t>
      </w:r>
      <w:r>
        <w:rPr>
          <w:b/>
          <w:bCs/>
        </w:rPr>
        <w:t>T</w:t>
      </w:r>
      <w:r w:rsidRPr="003D3B9E">
        <w:rPr>
          <w:b/>
          <w:bCs/>
        </w:rPr>
        <w:t>ask (DCT)</w:t>
      </w:r>
      <w:r w:rsidRPr="0034005C">
        <w:rPr>
          <w:b/>
          <w:bCs/>
        </w:rPr>
        <w:t xml:space="preserve">. </w:t>
      </w:r>
      <w:r>
        <w:t xml:space="preserve">See Figure 2. </w:t>
      </w:r>
      <w:r w:rsidRPr="001250C6">
        <w:t xml:space="preserve">STP stimuli were presented via an established experimental task augmented to measure and quantify difficulty disengaging internal attention </w:t>
      </w:r>
      <w:r w:rsidRPr="001250C6">
        <w:rPr>
          <w:i/>
          <w:iCs/>
        </w:rPr>
        <w:t>from</w:t>
      </w:r>
      <w:r w:rsidRPr="001250C6">
        <w:t xml:space="preserve"> simulated personalized negative self-referential thought (vs personalized emotionally-neutral self-referential thought) </w:t>
      </w:r>
      <w:r w:rsidRPr="001250C6">
        <w:rPr>
          <w:i/>
          <w:iCs/>
        </w:rPr>
        <w:t>to</w:t>
      </w:r>
      <w:r w:rsidRPr="001250C6">
        <w:t xml:space="preserve"> task-relevant external information.</w:t>
      </w:r>
      <w:r>
        <w:t xml:space="preserve"> Specifically, the </w:t>
      </w:r>
      <w:r w:rsidRPr="007978AC">
        <w:t>DCT</w:t>
      </w:r>
      <w:r>
        <w:t xml:space="preserve"> was designed to measure attentional disengagement from stimulated thoughts (negative and neutral self-referential) stimuli</w:t>
      </w:r>
      <w:r w:rsidDel="00D03575">
        <w:t xml:space="preserve"> </w:t>
      </w:r>
      <w:r>
        <w:t xml:space="preserve">to a digit categorization (odd </w:t>
      </w:r>
      <w:r>
        <w:lastRenderedPageBreak/>
        <w:t xml:space="preserve">or even) task </w:t>
      </w:r>
      <w:r>
        <w:fldChar w:fldCharType="begin" w:fldLock="1"/>
      </w:r>
      <w:r w:rsidR="00677C5B">
        <w:instrText>ADDIN CSL_CITATION {"citationItems":[{"id":"ITEM-1","itemData":{"DOI":"10.1037/0096-1523.13.1.89","ISBN":"0096-1523","ISSN":"00961523","PMID":"2951490","abstract":"The effect on performance of advance information about the specific cognitive operations to be performed on a stimulus was investigated in two experiments using cues (information useful and necessary for performance) and primes (information useful but not necessary for performance). In the first experiment, a cue presented prior to a digit stimulus indicated whether the digit was to be classified as odd or even, or low (less than 6) or high (greater than 5). Results showed that performance improved with increasing time between cue and digit and with practice. A stroop-like asymmetric interference of the low-high operation on the odd-even operation was also observed. In the second experiment, a prime that matched the cue, mismatched it, or was neutral was presented before the cue. Results showed facilitatory and inhibitory priming effects, as well as a distance effect based on the position of a digit relative to the boundary between 5 and 6. The results of both experiments were discussed in terms of a model based on relative processing speeds of the two relevant properties of the digits.","author":[{"dropping-particle":"","family":"Sudevan","given":"Padmanabhan","non-dropping-particle":"","parse-names":false,"suffix":""},{"dropping-particle":"","family":"Taylor","given":"David A.","non-dropping-particle":"","parse-names":false,"suffix":""}],"container-title":"Journal of Experimental Psychology: Human Perception and Performance","id":"ITEM-1","issue":"1","issued":{"date-parts":[["1987"]]},"page":"89-103","title":"The Cuing and Priming of Cognitive Operations","type":"article-journal","volume":"13"},"uris":["http://www.mendeley.com/documents/?uuid=5b2ca3d2-da5c-45f3-b42f-680f96b22a5f"]}],"mendeley":{"formattedCitation":"(Sudevan &amp; Taylor, 1987)","plainTextFormattedCitation":"(Sudevan &amp; Taylor, 1987)","previouslyFormattedCitation":"(Sudevan &amp; Taylor, 1987)"},"properties":{"noteIndex":0},"schema":"https://github.com/citation-style-language/schema/raw/master/csl-citation.json"}</w:instrText>
      </w:r>
      <w:r>
        <w:fldChar w:fldCharType="separate"/>
      </w:r>
      <w:r w:rsidR="008E3451" w:rsidRPr="008E3451">
        <w:rPr>
          <w:noProof/>
        </w:rPr>
        <w:t>(Sudevan &amp; Taylor, 1987)</w:t>
      </w:r>
      <w:r>
        <w:fldChar w:fldCharType="end"/>
      </w:r>
      <w:r>
        <w:t>. The task consisted of</w:t>
      </w:r>
      <w:r w:rsidRPr="001C34AD">
        <w:t xml:space="preserve"> </w:t>
      </w:r>
      <w:r>
        <w:t xml:space="preserve">80 trials with trial type determined by the auditory stimulus (40 negative self-referential trials, 40 neutral self-referential trials; randomly presented). During each trial, three </w:t>
      </w:r>
      <w:proofErr w:type="spellStart"/>
      <w:r>
        <w:t>Xs</w:t>
      </w:r>
      <w:proofErr w:type="spellEnd"/>
      <w:r>
        <w:t xml:space="preserve"> (horizontally aligned) were presented at the center of the screen. After 1000 </w:t>
      </w:r>
      <w:proofErr w:type="spellStart"/>
      <w:r>
        <w:t>ms</w:t>
      </w:r>
      <w:proofErr w:type="spellEnd"/>
      <w:r>
        <w:t>, participants heard an auditory</w:t>
      </w:r>
      <w:r w:rsidRPr="00170C67">
        <w:t xml:space="preserve"> </w:t>
      </w:r>
      <w:r>
        <w:t>negative self-referential or</w:t>
      </w:r>
      <w:r w:rsidRPr="00170C67">
        <w:t xml:space="preserve"> </w:t>
      </w:r>
      <w:r>
        <w:t xml:space="preserve">neutral self-referential sentence. Five-hundred </w:t>
      </w:r>
      <w:proofErr w:type="spellStart"/>
      <w:r>
        <w:t>ms</w:t>
      </w:r>
      <w:proofErr w:type="spellEnd"/>
      <w:r>
        <w:t xml:space="preserve"> before the </w:t>
      </w:r>
      <w:r w:rsidRPr="00675B45">
        <w:t>end</w:t>
      </w:r>
      <w:r w:rsidRPr="00E13CB4">
        <w:rPr>
          <w:i/>
          <w:iCs/>
        </w:rPr>
        <w:t xml:space="preserve"> </w:t>
      </w:r>
      <w:r>
        <w:t xml:space="preserve">of the </w:t>
      </w:r>
      <w:r w:rsidRPr="006E1C95">
        <w:rPr>
          <w:i/>
          <w:iCs/>
        </w:rPr>
        <w:t>auditory</w:t>
      </w:r>
      <w:r>
        <w:t xml:space="preserve"> stimulus the central X was replaced by a single </w:t>
      </w:r>
      <w:r w:rsidRPr="00DB2808">
        <w:rPr>
          <w:i/>
          <w:iCs/>
        </w:rPr>
        <w:t>visual</w:t>
      </w:r>
      <w:r w:rsidRPr="00D923C0">
        <w:rPr>
          <w:i/>
          <w:iCs/>
        </w:rPr>
        <w:t xml:space="preserve"> </w:t>
      </w:r>
      <w:r w:rsidRPr="006078B7">
        <w:t>target</w:t>
      </w:r>
      <w:r>
        <w:t xml:space="preserve"> stimulus digit number (from 1 to 8) until response. Participants were instructed to press one of two keys categorizing the target digit as odd or even. Dependent measure was RT, reflecting time to disengage from (negative and neutral self-referential) stimuli and respond</w:t>
      </w:r>
      <w:r w:rsidDel="00D03575">
        <w:t xml:space="preserve"> </w:t>
      </w:r>
      <w:r>
        <w:t>to digit target. Catch trials were used to ensure that participants processed the content of each and every simulated thought stimulus; and to motivate participants to attend to the auditory negative/neutral self-referential stimuli in a goal-directed manner so that we could help ensure that RT to external visual digit stimuli reflect speed of internal attentional disengagement from the simulated thought stimuli. Specifically, randomly following 25% of trials and immediately following participants’ response to the digit, one of the 40 negative/neutral self-referential sentences was presented on the monitor. On these catch trials, participants were instructed to indicate whether the presented sentence was or was not the last simulated thought. On 50% of these catch trials the correct answer was YES. Accuracy on catch trials was high (</w:t>
      </w:r>
      <w:r w:rsidRPr="00F20957">
        <w:rPr>
          <w:i/>
          <w:iCs/>
        </w:rPr>
        <w:t>M(SD)</w:t>
      </w:r>
      <w:r>
        <w:t xml:space="preserve"> = 99.46(1.</w:t>
      </w:r>
      <w:proofErr w:type="gramStart"/>
      <w:r>
        <w:t>99)%</w:t>
      </w:r>
      <w:proofErr w:type="gramEnd"/>
      <w:r>
        <w:t>) indicating that participants indeed attended to simulated thought stimuli.</w:t>
      </w:r>
    </w:p>
    <w:p w14:paraId="16D0742F" w14:textId="77777777" w:rsidR="00F07B6F" w:rsidRDefault="00F07B6F" w:rsidP="00F07B6F">
      <w:pPr>
        <w:outlineLvl w:val="9"/>
        <w:rPr>
          <w:i/>
          <w:iCs/>
        </w:rPr>
      </w:pPr>
      <w:r w:rsidRPr="00874E38">
        <w:rPr>
          <w:b/>
          <w:bCs/>
          <w:i/>
          <w:iCs/>
        </w:rPr>
        <w:t xml:space="preserve">Digit Categorization Task (DCT): </w:t>
      </w:r>
      <w:r w:rsidRPr="003D3B9E">
        <w:rPr>
          <w:b/>
          <w:bCs/>
          <w:i/>
          <w:iCs/>
        </w:rPr>
        <w:t xml:space="preserve">Mean </w:t>
      </w:r>
      <w:r>
        <w:rPr>
          <w:b/>
          <w:bCs/>
          <w:i/>
          <w:iCs/>
        </w:rPr>
        <w:t>a</w:t>
      </w:r>
      <w:r w:rsidRPr="003D3B9E">
        <w:rPr>
          <w:b/>
          <w:bCs/>
          <w:i/>
          <w:iCs/>
        </w:rPr>
        <w:t xml:space="preserve">ggregated </w:t>
      </w:r>
      <w:r>
        <w:rPr>
          <w:b/>
          <w:bCs/>
          <w:i/>
          <w:iCs/>
        </w:rPr>
        <w:t>d</w:t>
      </w:r>
      <w:r w:rsidRPr="003D3B9E">
        <w:rPr>
          <w:b/>
          <w:bCs/>
          <w:i/>
          <w:iCs/>
        </w:rPr>
        <w:t xml:space="preserve">ifference </w:t>
      </w:r>
      <w:r>
        <w:rPr>
          <w:b/>
          <w:bCs/>
          <w:i/>
          <w:iCs/>
        </w:rPr>
        <w:t>s</w:t>
      </w:r>
      <w:r w:rsidRPr="003D3B9E">
        <w:rPr>
          <w:b/>
          <w:bCs/>
          <w:i/>
          <w:iCs/>
        </w:rPr>
        <w:t>core</w:t>
      </w:r>
      <w:r>
        <w:rPr>
          <w:b/>
          <w:bCs/>
          <w:i/>
          <w:iCs/>
        </w:rPr>
        <w:t>s</w:t>
      </w:r>
      <w:r w:rsidRPr="003D3B9E">
        <w:rPr>
          <w:b/>
          <w:bCs/>
          <w:i/>
          <w:iCs/>
        </w:rPr>
        <w:t>.</w:t>
      </w:r>
      <w:r>
        <w:rPr>
          <w:b/>
          <w:bCs/>
        </w:rPr>
        <w:t xml:space="preserve"> </w:t>
      </w:r>
      <w:r>
        <w:t>The mean RT of neutral self-referential trials were subtracted from the mean RT of negative self-referential trials, such that a greater positive score reflects slower disengagement or greater interference aggregated across negative self-referential trials, and greater negative score reflects faster disengagement or greater facilitation.</w:t>
      </w:r>
      <w:r w:rsidRPr="00065EA7">
        <w:rPr>
          <w:i/>
          <w:iCs/>
        </w:rPr>
        <w:t xml:space="preserve"> </w:t>
      </w:r>
    </w:p>
    <w:p w14:paraId="5605FCBD" w14:textId="055151F8" w:rsidR="00F07B6F" w:rsidRDefault="00F07B6F" w:rsidP="00F07B6F">
      <w:pPr>
        <w:outlineLvl w:val="9"/>
      </w:pPr>
      <w:r w:rsidRPr="00F205D9">
        <w:rPr>
          <w:b/>
          <w:bCs/>
          <w:i/>
          <w:iCs/>
        </w:rPr>
        <w:lastRenderedPageBreak/>
        <w:t xml:space="preserve">Digit Categorization Task (DCT): </w:t>
      </w:r>
      <w:r w:rsidRPr="003D3B9E">
        <w:rPr>
          <w:b/>
          <w:bCs/>
          <w:i/>
          <w:iCs/>
        </w:rPr>
        <w:t xml:space="preserve">Dynamic </w:t>
      </w:r>
      <w:r>
        <w:rPr>
          <w:b/>
          <w:bCs/>
          <w:i/>
          <w:iCs/>
        </w:rPr>
        <w:t>scores</w:t>
      </w:r>
      <w:r w:rsidRPr="003D3B9E">
        <w:rPr>
          <w:b/>
          <w:bCs/>
          <w:i/>
          <w:iCs/>
        </w:rPr>
        <w:t>.</w:t>
      </w:r>
      <w:r w:rsidRPr="00065EA7">
        <w:rPr>
          <w:i/>
          <w:iCs/>
        </w:rPr>
        <w:t xml:space="preserve"> </w:t>
      </w:r>
      <w:r>
        <w:t xml:space="preserve">The above noted </w:t>
      </w:r>
      <w:r w:rsidRPr="006B433F">
        <w:rPr>
          <w:i/>
          <w:iCs/>
        </w:rPr>
        <w:t>aggregated difference score</w:t>
      </w:r>
      <w:r>
        <w:t xml:space="preserve"> represents the traditional computation from similar cognitive-experimental tasks of external attention </w:t>
      </w:r>
      <w:r>
        <w:fldChar w:fldCharType="begin" w:fldLock="1"/>
      </w:r>
      <w:r w:rsidR="00677C5B">
        <w:instrText>ADDIN CSL_CITATION {"citationItems":[{"id":"ITEM-1","itemData":{"DOI":"10.1037/emo0000172","ISBN":"1931-1516(Electronic),1528-3542(Print)","abstract":"We aimed to illuminate the theorized, yet empirically elusive, connection between covert and overt attentional processes subserving attentional biases (AB). We found that covert and overt attentional processes were each expressed dynamically, fluctuating from moment-to-moment between phases of (over)engagement and phases of avoidance of threat stimuli. The key features of the temporal dynamics of covert and overt attentional processes were significantly correlated. Moreover, the real-time, dynamic expressions of overt and covert attentional processes were significantly coupled from trial-to-trial; and voluntary inhibition of overt attention decoupled their connection in time. In contrast to this dynamic process perspective on AB, when quantified through the decades-old paradigm conceptualizing AB as a static trait-like phenomenon, covert and overt attentional processes demonstrated (seemingly) no association and poor psychometrics. We discuss the implications of the findings for better understanding the nature of AB, its measurement, bio-psycho-behavioral correlates, and clinical modification. (PsycINFO Database Record (c) 2016 APA, all rights reserved)","author":[{"dropping-particle":"","family":"Amir","given":"Iftach","non-dropping-particle":"","parse-names":false,"suffix":""},{"dropping-particle":"","family":"Zvielli","given":"Ariel","non-dropping-particle":"","parse-names":false,"suffix":""},{"dropping-particle":"","family":"Bernstein","given":"Amit","non-dropping-particle":"","parse-names":false,"suffix":""}],"container-title":"Emotion","id":"ITEM-1","issue":"7","issued":{"date-parts":[["2016"]]},"page":"978-986","publisher":"American Psychological Association","title":"(De)coupling of our eyes and our mind’s eye: A dynamic process perspective on attentional bias.","type":"article","volume":"16"},"uris":["http://www.mendeley.com/documents/?uuid=39012af3-1866-44f1-963f-e0f3f61ce311"]},{"id":"ITEM-2","itemData":{"DOI":"10.1016/S0005-7967(02)00029-3","ISSN":"0005-7967","abstract":"Several cognitive models propose that social anxiety is associated with increased self-focused attention. Indirect evidence for this hypothesis has been provided by questionnaire studies, and by cognitive psychology paradigms that have demonstrated reduced processing of external information during feared social-evaluative situations. However, no studies have simultaneously measured on-line attention to internal and external events. A probe detection task that aimed to measure the balance of attention between internal and external stimuli was developed. High and low socially anxious individuals were instructed to detect two probes. The external probe was superimposed on pictures of faces (happy, neutral, angry) or household objects that were presented on a VDU. The ‘internal’ probe was a pulse to the finger which participants were led to believe represented significant changes in their physiology. Compared to low speech anxious individuals, high speech anxious individuals showed an internal attentional bias, that was specific to conditions of social-evaluative threat.","author":[{"dropping-particle":"","family":"Mansell","given":"Warren","non-dropping-particle":"","parse-names":false,"suffix":""},{"dropping-particle":"","family":"Clark","given":"David M","non-dropping-particle":"","parse-names":false,"suffix":""},{"dropping-particle":"","family":"Ehlers","given":"Anke","non-dropping-particle":"","parse-names":false,"suffix":""}],"container-title":"Behaviour Research and Therapy","id":"ITEM-2","issue":"5","issued":{"date-parts":[["2003","5","1"]]},"page":"555-572","publisher":"Pergamon","title":"Internal versus external attention in social anxiety: an investigation using a novel paradigm","type":"article-journal","volume":"41"},"uris":["http://www.mendeley.com/documents/?uuid=74579585-6a74-31e5-97b6-4078117dcf36"]}],"mendeley":{"formattedCitation":"(Amir et al., 2016; Mansell et al., 2003)","plainTextFormattedCitation":"(Amir et al., 2016; Mansell et al., 2003)","previouslyFormattedCitation":"(Amir et al., 2016; Mansell et al., 2003)"},"properties":{"noteIndex":0},"schema":"https://github.com/citation-style-language/schema/raw/master/csl-citation.json"}</w:instrText>
      </w:r>
      <w:r>
        <w:fldChar w:fldCharType="separate"/>
      </w:r>
      <w:r w:rsidR="008E3451" w:rsidRPr="008E3451">
        <w:rPr>
          <w:noProof/>
        </w:rPr>
        <w:t>(Amir et al., 2016; Mansell et al., 2003)</w:t>
      </w:r>
      <w:r>
        <w:fldChar w:fldCharType="end"/>
      </w:r>
      <w:r>
        <w:t xml:space="preserve">. It has, however, also been the subject of extensive criticism and debate in recent years </w:t>
      </w:r>
      <w:r>
        <w:fldChar w:fldCharType="begin" w:fldLock="1"/>
      </w:r>
      <w:r w:rsidR="00677C5B">
        <w:instrText>ADDIN CSL_CITATION {"citationItems":[{"id":"ITEM-1","itemData":{"DOI":"10.1037/pas0000036","ISBN":"1939-134X(Electronic),1040-3590(Print)","ISSN":"1939-134X","abstract":"[Correction Notice: An Erratum for this article was reported in Vol 27(2) of Psychological Assessment (see record 2015-09326-001). The hypothetical example provided when explaining the Winsorizing approach on the sixth page, first paragraph, is inaccurate because the interquartile range will always be equal to the 75th percentile value - the 25th percentile value. A corrected example is as follows: “For example, for a RT distribution with a 25th percentile value of 600 ms, a 75th percentile value of 800 ms, and an interquartile range of 200 ms, values &gt;1100 would be rescaled to 1100 ms (the largest value in the distribution that is within the valid range) whereas values &lt; 300 ms would be rescaled to 300 ms (the smallest value in the distribution that is within the valid range).”] The dot-probe task has been widely used in research to produce an index of biased attention based on reaction times (RTs). Despite its popularity, very few published studies have examined psychometric properties of the task, including test–retest reliability, and no previous study has examined reliability in clinically anxious samples or systematically explored the effects of task design and analysis decisions on reliability. In the current analysis, we used dot-probe data from 3 studies in which attention bias toward threat-related faces was assessed at multiple (≥5) time-points. Two of the studies were similar (adults with social anxiety disorder, similar design features) whereas 1 was more disparate (pediatric healthy volunteers, distinct task design). We explored the effects of analysis choices (e.g., bias score formula, outlier handling method) on reliability and searched for convergent findings across the 3 studies. We found that, when concurrently considering the 3 studies, the most reliable RT index of bias used data from dot-bottom trials, comparing congruent to incongruent trials, with rescaled outliers, particularly after averaging across more than 1 assessment point. Although reliability of RT bias indices was moderate to low, within-session variability in bias (attention bias variability; ABV), a recently proposed RT index, was more reliable across sessions. Several eyetracking-based indices of attention bias (available in the pediatric healthy sample only) showed reliability that matched the optimal RT index (ABV). On the basis of these findings, we make specific recommendations to researchers using the dot-probe, particularly those wishing to investigate individu…","author":[{"dropping-particle":"","family":"Price","given":"Rebecca B","non-dropping-particle":"","parse-names":false,"suffix":""},{"dropping-particle":"","family":"Kuckertz","given":"Jennie M","non-dropping-particle":"","parse-names":false,"suffix":""},{"dropping-particle":"","family":"Siegle","given":"Greg J","non-dropping-particle":"","parse-names":false,"suffix":""},{"dropping-particle":"","family":"Ladouceur","given":"Cecile D","non-dropping-particle":"","parse-names":false,"suffix":""},{"dropping-particle":"","family":"Silk","given":"Jennifer S","non-dropping-particle":"","parse-names":false,"suffix":""},{"dropping-particle":"","family":"Ryan","given":"Neal D","non-dropping-particle":"","parse-names":false,"suffix":""},{"dropping-particle":"","family":"Dahl","given":"Ronald E","non-dropping-particle":"","parse-names":false,"suffix":""},{"dropping-particle":"","family":"Amir","given":"Nader","non-dropping-particle":"","parse-names":false,"suffix":""}],"container-title":"Psychological Assessment","id":"ITEM-1","issue":"2","issued":{"date-parts":[["2015"]]},"page":"365-376","publisher":"American Psychological Association","publisher-place":"Price, Rebecca B.: Western Psychiatric Institute and Clinic, 3811 O’Hara Street, Pittsburgh, PA, US, 15213, rebecca.price@stanfordalumni.org","title":"Empirical recommendations for improving the stability of the dot-probe task in clinical research.","type":"article-journal","volume":"27"},"uris":["http://www.mendeley.com/documents/?uuid=2bf45a7c-8d05-4de1-a8a0-b650d17a4a15"]},{"id":"ITEM-2","itemData":{"PMID":"27322741","abstract":"The use of unreliable measures constitutes a threat to our understanding of psychopathology, because advancement of science using both behavioral and biologically oriented measures can only be certain if such measurements are reliable. Two pillars of the National Institute of Mental Health's portfolio-the Research Domain Criteria (RDoC) initiative for psychopathology and the target engagement initiative in clinical trials-cannot succeed without measures that possess the high reliability necessary for tests involving mediation and selection based on individual differences. We focus on the historical lack of reliability of attentional bias measures as an illustration of how reliability can pose a threat to our understanding. Our own data replicate previous findings of poor reliability for traditionally used scores, which suggests a serious problem with the ability to test theories regarding attentional bias. This lack of reliability may also suggest problems with the assumption (in both theory and the formula for the scores) that attentional bias is consistent and stable across time. In contrast, measures accounting for attention as a dynamic process in time show good reliability in our data. The field is sorely in need of research reporting findings and reliability for attentional bias scores using multiple methods, including those focusing on dynamic processes over time. We urge researchers to test and report reliability of all measures, considering findings of low reliability not just as a nuisance but as an opportunity to modify and improve upon the underlying theory. Full assessment of reliability of measures will maximize the possibility that RDoC (and psychological science more generally) will succeed. (PsycINFO Database Record","author":[{"dropping-particle":"","family":"Rodebaugh","given":"T L","non-dropping-particle":"","parse-names":false,"suffix":""},{"dropping-particle":"","family":"Scullin","given":"R B","non-dropping-particle":"","parse-names":false,"suffix":""},{"dropping-particle":"","family":"Langer","given":"J K","non-dropping-particle":"","parse-names":false,"suffix":""},{"dropping-particle":"","family":"Dixon","given":"D J","non-dropping-particle":"","parse-names":false,"suffix":""},{"dropping-particle":"","family":"Huppert","given":"J D","non-dropping-particle":"","parse-names":false,"suffix":""},{"dropping-particle":"","family":"Bernstein","given":"A","non-dropping-particle":"","parse-names":false,"suffix":""},{"dropping-particle":"","family":"Zvielli","given":"A","non-dropping-particle":"","parse-names":false,"suffix":""},{"dropping-particle":"","family":"Lenze","given":"E J","non-dropping-particle":"","parse-names":false,"suffix":""}],"container-title":"Journal of Abnormal Psychology","id":"ITEM-2","issue":"6","issued":{"date-parts":[["2016"]]},"page":"840-851","title":"Unreliability as a threat to understanding psychopathology: The cautionary tale of attentional bias.[Erratum appears in J Abnorm Psychol. 2016 Oct;125(7):878; PMID: 27583767]","type":"article-journal","volume":"125"},"uris":["http://www.mendeley.com/documents/?uuid=470eb334-d808-4ea6-b8b0-9bd90adb0681"]},{"id":"ITEM-3","itemData":{"DOI":"10.1177/2167702614551572","ISSN":"21677034","abstract":"Biases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Science","id":"ITEM-3","issue":"5","issued":{"date-parts":[["2015"]]},"page":"772-788","title":"Temporal Dynamics of Attentional Bias","type":"article-journal","volume":"3"},"uris":["http://www.mendeley.com/documents/?uuid=6f6be800-2202-44cf-8e7a-93092c642d65"]}],"mendeley":{"formattedCitation":"(Price et al., 2015; Rodebaugh et al., 2016; Zvielli, Bernstein, &amp; Koster, 2015)","plainTextFormattedCitation":"(Price et al., 2015; Rodebaugh et al., 2016; Zvielli, Bernstein, &amp; Koster, 2015)","previouslyFormattedCitation":"(Price et al., 2015; Rodebaugh et al., 2016; Zvielli, Bernstein, &amp; Koster, 2015)"},"properties":{"noteIndex":0},"schema":"https://github.com/citation-style-language/schema/raw/master/csl-citation.json"}</w:instrText>
      </w:r>
      <w:r>
        <w:fldChar w:fldCharType="separate"/>
      </w:r>
      <w:r w:rsidR="008E3451" w:rsidRPr="008E3451">
        <w:rPr>
          <w:noProof/>
        </w:rPr>
        <w:t>(Price et al., 2015; Rodebaugh et al., 2016; Zvielli, Bernstein, &amp; Koster, 2015)</w:t>
      </w:r>
      <w:r>
        <w:fldChar w:fldCharType="end"/>
      </w:r>
      <w:r>
        <w:t xml:space="preserve">. Accordingly, we computed two dynamic scores in line with recent efforts to develop time-sensitive dynamic indices of attentional processing using cognitive-experimental task data </w:t>
      </w:r>
      <w:r>
        <w:fldChar w:fldCharType="begin" w:fldLock="1"/>
      </w:r>
      <w:r w:rsidR="00677C5B">
        <w:instrText>ADDIN CSL_CITATION {"citationItems":[{"id":"ITEM-1","itemData":{"DOI":"10.1037/emo0000172","ISBN":"1931-1516(Electronic),1528-3542(Print)","abstract":"We aimed to illuminate the theorized, yet empirically elusive, connection between covert and overt attentional processes subserving attentional biases (AB). We found that covert and overt attentional processes were each expressed dynamically, fluctuating from moment-to-moment between phases of (over)engagement and phases of avoidance of threat stimuli. The key features of the temporal dynamics of covert and overt attentional processes were significantly correlated. Moreover, the real-time, dynamic expressions of overt and covert attentional processes were significantly coupled from trial-to-trial; and voluntary inhibition of overt attention decoupled their connection in time. In contrast to this dynamic process perspective on AB, when quantified through the decades-old paradigm conceptualizing AB as a static trait-like phenomenon, covert and overt attentional processes demonstrated (seemingly) no association and poor psychometrics. We discuss the implications of the findings for better understanding the nature of AB, its measurement, bio-psycho-behavioral correlates, and clinical modification. (PsycINFO Database Record (c) 2016 APA, all rights reserved)","author":[{"dropping-particle":"","family":"Amir","given":"Iftach","non-dropping-particle":"","parse-names":false,"suffix":""},{"dropping-particle":"","family":"Zvielli","given":"Ariel","non-dropping-particle":"","parse-names":false,"suffix":""},{"dropping-particle":"","family":"Bernstein","given":"Amit","non-dropping-particle":"","parse-names":false,"suffix":""}],"container-title":"Emotion","id":"ITEM-1","issue":"7","issued":{"date-parts":[["2016"]]},"page":"978-986","publisher":"American Psychological Association","title":"(De)coupling of our eyes and our mind’s eye: A dynamic process perspective on attentional bias.","type":"article","volume":"16"},"uris":["http://www.mendeley.com/documents/?uuid=39012af3-1866-44f1-963f-e0f3f61ce311"]},{"id":"ITEM-2","itemData":{"DOI":"10.1016/j.jbtep.2018.01.009","ISSN":"18737943","PMID":"29580549","abstract":"Background and objectives: Abnormal threat-related attention in anxiety disorders is most commonly assessed and modified using the dot-probe paradigm; however, poor psychometric properties of reaction-time measures may contribute to inconsistencies across studies. Typically, standard attention measures are derived using average reaction-times obtained in experimentally-defined conditions. However, current approaches based on experimentally-defined conditions are limited. In this study, the psychometric properties of a novel response-based computation approach to analyze dot-probe data are compared to standard measures of attention. Methods: 148 adults (19.19 ± 1.42 years, 84 women) completed a standardized dot-probe task including threatening and neutral faces. We generated both standard and response-based measures of attention bias, attentional orientation, and attentional disengagement. We compared overall internal consistency, number of trials necessary to reach internal consistency, test-retest reliability (n = 72), and criterion validity obtained using each approach. Results: Compared to standard attention measures, response-based measures demonstrated uniformly high levels of internal consistency with relatively few trials and varying improvements in test-retest reliability. Additionally, response-based measures demonstrated specific evidence of anxiety-related associations above and beyond both standard attention measures and other confounds. Limitations: Future studies are necessary to validate this approach in clinical samples. Conclusions: Response-based attention measures demonstrate superior psychometric properties compared to standard attention measures, which may improve the detection of anxiety-related associations and treatment-related changes in clinical samples.","author":[{"dropping-particle":"","family":"Evans","given":"Travis C.","non-dropping-particle":"","parse-names":false,"suffix":""},{"dropping-particle":"","family":"Britton","given":"Jennifer C.","non-dropping-particle":"","parse-names":false,"suffix":""}],"container-title":"Journal of Behavior Therapy and Experimental Psychiatry","id":"ITEM-2","issue":"March 2017","issued":{"date-parts":[["2018"]]},"page":"95-103","publisher":"Elsevier","title":"Improving the psychometric properties of dot-probe attention measures using response-based computation","type":"article-journal","volume":"60"},"uris":["http://www.mendeley.com/documents/?uuid=cdf91c3c-2fe5-4787-a406-86884fe9a71a"]},{"id":"ITEM-3","itemData":{"DOI":"10.1037/pas0000036","ISBN":"1939-134X(Electronic),1040-3590(Print)","ISSN":"1939-134X","abstract":"[Correction Notice: An Erratum for this article was reported in Vol 27(2) of Psychological Assessment (see record 2015-09326-001). The hypothetical example provided when explaining the Winsorizing approach on the sixth page, first paragraph, is inaccurate because the interquartile range will always be equal to the 75th percentile value - the 25th percentile value. A corrected example is as follows: “For example, for a RT distribution with a 25th percentile value of 600 ms, a 75th percentile value of 800 ms, and an interquartile range of 200 ms, values &gt;1100 would be rescaled to 1100 ms (the largest value in the distribution that is within the valid range) whereas values &lt; 300 ms would be rescaled to 300 ms (the smallest value in the distribution that is within the valid range).”] The dot-probe task has been widely used in research to produce an index of biased attention based on reaction times (RTs). Despite its popularity, very few published studies have examined psychometric properties of the task, including test–retest reliability, and no previous study has examined reliability in clinically anxious samples or systematically explored the effects of task design and analysis decisions on reliability. In the current analysis, we used dot-probe data from 3 studies in which attention bias toward threat-related faces was assessed at multiple (≥5) time-points. Two of the studies were similar (adults with social anxiety disorder, similar design features) whereas 1 was more disparate (pediatric healthy volunteers, distinct task design). We explored the effects of analysis choices (e.g., bias score formula, outlier handling method) on reliability and searched for convergent findings across the 3 studies. We found that, when concurrently considering the 3 studies, the most reliable RT index of bias used data from dot-bottom trials, comparing congruent to incongruent trials, with rescaled outliers, particularly after averaging across more than 1 assessment point. Although reliability of RT bias indices was moderate to low, within-session variability in bias (attention bias variability; ABV), a recently proposed RT index, was more reliable across sessions. Several eyetracking-based indices of attention bias (available in the pediatric healthy sample only) showed reliability that matched the optimal RT index (ABV). On the basis of these findings, we make specific recommendations to researchers using the dot-probe, particularly those wishing to investigate individu…","author":[{"dropping-particle":"","family":"Price","given":"Rebecca B","non-dropping-particle":"","parse-names":false,"suffix":""},{"dropping-particle":"","family":"Kuckertz","given":"Jennie M","non-dropping-particle":"","parse-names":false,"suffix":""},{"dropping-particle":"","family":"Siegle","given":"Greg J","non-dropping-particle":"","parse-names":false,"suffix":""},{"dropping-particle":"","family":"Ladouceur","given":"Cecile D","non-dropping-particle":"","parse-names":false,"suffix":""},{"dropping-particle":"","family":"Silk","given":"Jennifer S","non-dropping-particle":"","parse-names":false,"suffix":""},{"dropping-particle":"","family":"Ryan","given":"Neal D","non-dropping-particle":"","parse-names":false,"suffix":""},{"dropping-particle":"","family":"Dahl","given":"Ronald E","non-dropping-particle":"","parse-names":false,"suffix":""},{"dropping-particle":"","family":"Amir","given":"Nader","non-dropping-particle":"","parse-names":false,"suffix":""}],"container-title":"Psychological Assessment","id":"ITEM-3","issue":"2","issued":{"date-parts":[["2015"]]},"page":"365-376","publisher":"American Psychological Association","publisher-place":"Price, Rebecca B.: Western Psychiatric Institute and Clinic, 3811 O’Hara Street, Pittsburgh, PA, US, 15213, rebecca.price@stanfordalumni.org","title":"Empirical recommendations for improving the stability of the dot-probe task in clinical research.","type":"article-journal","volume":"27"},"uris":["http://www.mendeley.com/documents/?uuid=2bf45a7c-8d05-4de1-a8a0-b650d17a4a15"]},{"id":"ITEM-4","itemData":{"PMID":"27322741","abstract":"The use of unreliable measures constitutes a threat to our understanding of psychopathology, because advancement of science using both behavioral and biologically oriented measures can only be certain if such measurements are reliable. Two pillars of the National Institute of Mental Health's portfolio-the Research Domain Criteria (RDoC) initiative for psychopathology and the target engagement initiative in clinical trials-cannot succeed without measures that possess the high reliability necessary for tests involving mediation and selection based on individual differences. We focus on the historical lack of reliability of attentional bias measures as an illustration of how reliability can pose a threat to our understanding. Our own data replicate previous findings of poor reliability for traditionally used scores, which suggests a serious problem with the ability to test theories regarding attentional bias. This lack of reliability may also suggest problems with the assumption (in both theory and the formula for the scores) that attentional bias is consistent and stable across time. In contrast, measures accounting for attention as a dynamic process in time show good reliability in our data. The field is sorely in need of research reporting findings and reliability for attentional bias scores using multiple methods, including those focusing on dynamic processes over time. We urge researchers to test and report reliability of all measures, considering findings of low reliability not just as a nuisance but as an opportunity to modify and improve upon the underlying theory. Full assessment of reliability of measures will maximize the possibility that RDoC (and psychological science more generally) will succeed. (PsycINFO Database Record","author":[{"dropping-particle":"","family":"Rodebaugh","given":"T L","non-dropping-particle":"","parse-names":false,"suffix":""},{"dropping-particle":"","family":"Scullin","given":"R B","non-dropping-particle":"","parse-names":false,"suffix":""},{"dropping-particle":"","family":"Langer","given":"J K","non-dropping-particle":"","parse-names":false,"suffix":""},{"dropping-particle":"","family":"Dixon","given":"D J","non-dropping-particle":"","parse-names":false,"suffix":""},{"dropping-particle":"","family":"Huppert","given":"J D","non-dropping-particle":"","parse-names":false,"suffix":""},{"dropping-particle":"","family":"Bernstein","given":"A","non-dropping-particle":"","parse-names":false,"suffix":""},{"dropping-particle":"","family":"Zvielli","given":"A","non-dropping-particle":"","parse-names":false,"suffix":""},{"dropping-particle":"","family":"Lenze","given":"E J","non-dropping-particle":"","parse-names":false,"suffix":""}],"container-title":"Journal of Abnormal Psychology","id":"ITEM-4","issue":"6","issued":{"date-parts":[["2016"]]},"page":"840-851","title":"Unreliability as a threat to understanding psychopathology: The cautionary tale of attentional bias.[Erratum appears in J Abnorm Psychol. 2016 Oct;125(7):878; PMID: 27583767]","type":"article-journal","volume":"125"},"uris":["http://www.mendeley.com/documents/?uuid=470eb334-d808-4ea6-b8b0-9bd90adb0681"]},{"id":"ITEM-5","itemData":{"DOI":"10.1177/2167702614551572","ISSN":"21677034","abstract":"Biases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Science","id":"ITEM-5","issue":"5","issued":{"date-parts":[["2015"]]},"page":"772-788","title":"Temporal Dynamics of Attentional Bias","type":"article-journal","volume":"3"},"uris":["http://www.mendeley.com/documents/?uuid=6f6be800-2202-44cf-8e7a-93092c642d65"]},{"id":"ITEM-6","itemData":{"DOI":"10.1016/J.CPR.2018.05.005","ISSN":"0272-7358","abstract":"Beginning in the 1980s, experimental psychopathologists increasingly adapted the concepts and paradigms of cognitive science to elucidate information-processing abnormalities that may figure in the etiology and maintenance of anxiety disorders. Assessment and modification of attentional biases for threat has been a major theme in this research program. The field has witnessed the development of progressively more sophisticated approaches for isolating attentional processes from other cognitive processes in the service of accurate assessment and treatment. Yet the field is now in crisis as foundational concerns about the reliability of basic measures of attentional bias for threat (ABT) have emerged. Moreover, recent research points to theoretical revisions deemphasizing ABT as a stable, near-universal feature of anxiety disorders, and stressing deficits in executive control as the primary attentional problem linked to anxiety.","author":[{"dropping-particle":"","family":"McNally","given":"Richard J.","non-dropping-particle":"","parse-names":false,"suffix":""}],"container-title":"Clinical Psychology Review","id":"ITEM-6","issued":{"date-parts":[["2018","5","21"]]},"publisher":"Pergamon","title":"Attentional bias for threat: Crisis or opportunity?","type":"article-journal"},"uris":["http://www.mendeley.com/documents/?uuid=50de5a0f-299c-3875-a609-ddb75b2c6ad5"]}],"mendeley":{"formattedCitation":"(Amir et al., 2016; Evans &amp; Britton, 2018; McNally, 2018; Price et al., 2015; Rodebaugh et al., 2016; Zvielli et al., 2015)","plainTextFormattedCitation":"(Amir et al., 2016; Evans &amp; Britton, 2018; McNally, 2018; Price et al., 2015; Rodebaugh et al., 2016; Zvielli et al., 2015)","previouslyFormattedCitation":"(Amir et al., 2016; Evans &amp; Britton, 2018; McNally, 2018; Price et al., 2015; Rodebaugh et al., 2016; Zvielli et al., 2015)"},"properties":{"noteIndex":0},"schema":"https://github.com/citation-style-language/schema/raw/master/csl-citation.json"}</w:instrText>
      </w:r>
      <w:r>
        <w:fldChar w:fldCharType="separate"/>
      </w:r>
      <w:r w:rsidR="008E3451" w:rsidRPr="008E3451">
        <w:rPr>
          <w:noProof/>
        </w:rPr>
        <w:t>(Amir et al., 2016; Evans &amp; Britton, 2018; McNally, 2018; Price et al., 2015; Rodebaugh et al., 2016; Zvielli et al., 2015)</w:t>
      </w:r>
      <w:r>
        <w:fldChar w:fldCharType="end"/>
      </w:r>
      <w:r>
        <w:t xml:space="preserve">. </w:t>
      </w:r>
      <w:r>
        <w:rPr>
          <w:i/>
          <w:iCs/>
        </w:rPr>
        <w:t>Attentional i</w:t>
      </w:r>
      <w:r w:rsidRPr="00065EA7">
        <w:rPr>
          <w:i/>
          <w:iCs/>
        </w:rPr>
        <w:t>nterference.</w:t>
      </w:r>
      <w:r>
        <w:t xml:space="preserve"> A running mean (9 trials window: current trial (n) and 4 trials forwards (n+4) and 4 trials backwards(n-4)) and 95% confidence interval (95%CI; RTs are log transformed for normality prior to calculation of CI) were calculated for neutral trials, and then linearly interpolated across the rest of time points (i.e., negative self-referential trials) that occurred between neutral self-referential trials. In other words, a mean and 95%CI of neutral trials RT is modelled in time for negative self-referential trials, such that each negative trial has both its "actual" RT (participant’s response time on that trial) and an estimation of RT and 95%CI of that estimation were, at that point in the task, a neutral self-referential occurred. We then (1) identify negative self-referential trials whose RT is greater – i.e., </w:t>
      </w:r>
      <w:r w:rsidRPr="00083718">
        <w:rPr>
          <w:i/>
          <w:iCs/>
        </w:rPr>
        <w:t>slower</w:t>
      </w:r>
      <w:r>
        <w:t xml:space="preserve"> – than the 95%CI of neutral self-referential trials of that respective time-point; then (2) compute a trial-level difference score by subtracting the neutral running mean RT from that (negative) target trial's RT; finally, (3) divide that difference score by one standard deviation of neutral trials within the time window. A mean average score (of steps 2 and 3) is then calculated for all identified negative self-referential trial RTs. See Figure 4. </w:t>
      </w:r>
      <w:r>
        <w:rPr>
          <w:i/>
          <w:iCs/>
        </w:rPr>
        <w:t>Attentional f</w:t>
      </w:r>
      <w:r w:rsidRPr="00065EA7">
        <w:rPr>
          <w:i/>
          <w:iCs/>
        </w:rPr>
        <w:t>acilitation.</w:t>
      </w:r>
      <w:r w:rsidRPr="00703F73">
        <w:t xml:space="preserve"> </w:t>
      </w:r>
      <w:r>
        <w:t>Like the dynamic interference score, a</w:t>
      </w:r>
      <w:r w:rsidRPr="00703F73">
        <w:t xml:space="preserve"> sim</w:t>
      </w:r>
      <w:r>
        <w:t xml:space="preserve">ilar procedure was used to compute attentional facilitation. For facilitation, however, mean RT time is calculated only from negative self-referential trials </w:t>
      </w:r>
      <w:r>
        <w:rPr>
          <w:i/>
          <w:iCs/>
        </w:rPr>
        <w:t>faster</w:t>
      </w:r>
      <w:r>
        <w:t xml:space="preserve"> than their respective neutral CI, and the trial-level difference score is calculated by subtracting the negative self-referential trial RT </w:t>
      </w:r>
      <w:r>
        <w:lastRenderedPageBreak/>
        <w:t>from the neutral trials running mean RT. Magnitude scores thus provide an estimation of interference and facilitation on negative self-referential trials whose RTs are likely (95% confidence) outside of the distribution of neutral trials at that specific moment in the task.</w:t>
      </w:r>
    </w:p>
    <w:p w14:paraId="0E0A1755" w14:textId="77777777" w:rsidR="00F07B6F" w:rsidRDefault="00F07B6F" w:rsidP="00F07B6F">
      <w:pPr>
        <w:pStyle w:val="Heading2"/>
      </w:pPr>
      <w:r>
        <w:t>Questionnaires</w:t>
      </w:r>
    </w:p>
    <w:p w14:paraId="342DDF49" w14:textId="2DDF505F" w:rsidR="00F07B6F" w:rsidRPr="00874E38" w:rsidRDefault="00F07B6F" w:rsidP="00F07B6F">
      <w:pPr>
        <w:outlineLvl w:val="9"/>
      </w:pPr>
      <w:r>
        <w:t>Self-report questionnaires included mental health-related measures of repetitive negative thinking (</w:t>
      </w:r>
      <w:r w:rsidRPr="004E0E2C">
        <w:rPr>
          <w:rFonts w:asciiTheme="majorBidi" w:hAnsiTheme="majorBidi"/>
        </w:rPr>
        <w:t>Perseverative Thinking Questionnaire (PTQ</w:t>
      </w:r>
      <w:r>
        <w:t>)</w:t>
      </w:r>
      <w:r w:rsidR="00D24523">
        <w:fldChar w:fldCharType="begin" w:fldLock="1"/>
      </w:r>
      <w:r w:rsidR="00677C5B">
        <w:instrText>ADDIN CSL_CITATION {"citationItems":[{"id":"ITEM-1","itemData":{"DOI":"10.1016/j.jbtep.2010.12.003","ISBN":"1873-7943 (Electronic)\\r0005-7916 (Linking)","ISSN":"00057916","PMID":"21315886","abstract":"Repetitive negative thinking (RNT) has been found to be involved in the maintenance of several types of emotional problems and has therefore been suggested to be a transdiagnostic process. However, existing measures of RNT typically focus on a particular disorder-specific content. In this article, the preliminary validation of a content-independent self-report questionnaire of RNT is presented. The 15-item Perseverative Thinking Questionnaire was evaluated in two studies (total N = 1832), comprising non-clinical as well as clinical participants. Results of confirmatory factor analyses across samples supported a second-order model with one higher-order factor representing RNT in general and three lower-order factors representing (1) the core characteristics of RNT (repetitiveness, intrusiveness, difficulties with disengagement), (2) perceived unproductiveness of RNT and (3) RNT capturing mental capacity. High internal consistencies and high re-test reliability were found for the total scale and all three subscales. The validity of the Perseverative Thinking Questionnaire was supported by substantial correlations with existing measures of RNT and associations with symptom levels and clinical diagnoses of depression and anxiety. Results suggest the usefulness of the new measure for research into RNT as a transdiagnostic process. © 2010 Elsevier Ltd. All rights reserved.","author":[{"dropping-particle":"","family":"Ehring","given":"Thomas","non-dropping-particle":"","parse-names":false,"suffix":""},{"dropping-particle":"","family":"Zetsche","given":"Ulrike","non-dropping-particle":"","parse-names":false,"suffix":""},{"dropping-particle":"","family":"Weidacker","given":"Kathrin","non-dropping-particle":"","parse-names":false,"suffix":""},{"dropping-particle":"","family":"Wahl","given":"Karina","non-dropping-particle":"","parse-names":false,"suffix":""},{"dropping-particle":"","family":"Schönfeld","given":"Sabine","non-dropping-particle":"","parse-names":false,"suffix":""},{"dropping-particle":"","family":"Ehlers","given":"Anke","non-dropping-particle":"","parse-names":false,"suffix":""}],"container-title":"Journal of Behavior Therapy and Experimental Psychiatry","id":"ITEM-1","issue":"2","issued":{"date-parts":[["2011"]]},"page":"225-232","publisher":"Elsevier Ltd","title":"The Perseverative Thinking Questionnaire (PTQ): Validation of a content-independent measure of repetitive negative thinking","type":"article-journal","volume":"42"},"uris":["http://www.mendeley.com/documents/?uuid=766a0136-bb21-4487-b362-8818d4c2f4ce"]}],"mendeley":{"formattedCitation":"(Ehring et al., 2011)","plainTextFormattedCitation":"(Ehring et al., 2011)","previouslyFormattedCitation":"(Ehring et al., 2011)"},"properties":{"noteIndex":0},"schema":"https://github.com/citation-style-language/schema/raw/master/csl-citation.json"}</w:instrText>
      </w:r>
      <w:r w:rsidR="00D24523">
        <w:fldChar w:fldCharType="separate"/>
      </w:r>
      <w:r w:rsidR="008E3451" w:rsidRPr="008E3451">
        <w:rPr>
          <w:noProof/>
        </w:rPr>
        <w:t>(</w:t>
      </w:r>
      <w:proofErr w:type="spellStart"/>
      <w:r w:rsidR="008E3451" w:rsidRPr="008E3451">
        <w:rPr>
          <w:noProof/>
        </w:rPr>
        <w:t>Ehring</w:t>
      </w:r>
      <w:proofErr w:type="spellEnd"/>
      <w:r w:rsidR="008E3451" w:rsidRPr="008E3451">
        <w:rPr>
          <w:noProof/>
        </w:rPr>
        <w:t xml:space="preserve"> et al., 2011)</w:t>
      </w:r>
      <w:r w:rsidR="00D24523">
        <w:fldChar w:fldCharType="end"/>
      </w:r>
      <w:r w:rsidR="00D24523">
        <w:t>)</w:t>
      </w:r>
      <w:r>
        <w:t>, brooding – a maladaptive form of rumination</w:t>
      </w:r>
      <w:r w:rsidRPr="007B7B2B">
        <w:t xml:space="preserve"> </w:t>
      </w:r>
      <w:r>
        <w:t>(</w:t>
      </w:r>
      <w:r w:rsidRPr="00987DE6">
        <w:rPr>
          <w:rFonts w:asciiTheme="majorBidi" w:hAnsiTheme="majorBidi"/>
        </w:rPr>
        <w:t>Rumination Response Scale (RRS</w:t>
      </w:r>
      <w:r>
        <w:t xml:space="preserve">) </w:t>
      </w:r>
      <w:r>
        <w:fldChar w:fldCharType="begin" w:fldLock="1"/>
      </w:r>
      <w:r w:rsidR="00677C5B">
        <w:instrText>ADDIN CSL_CITATION {"citationItems":[{"id":"ITEM-1","itemData":{"author":[{"dropping-particle":"","family":"Nolen-Hoeksema","given":"S","non-dropping-particle":"","parse-names":false,"suffix":""},{"dropping-particle":"","family":"Morrow","given":"J","non-dropping-particle":"","parse-names":false,"suffix":""}],"container-title":"Journal of Personality and Social Psychology","id":"ITEM-1","issue":"1","issued":{"date-parts":[["1991"]]},"page":"105-121","title":"A prospective study of depression and distress following a natural disaster: The 1989 Loma Prieta earthquake","type":"article-journal","volume":"61"},"uris":["http://www.mendeley.com/documents/?uuid=e814ccd0-07b4-4394-b595-802ec8a18e94"]},{"id":"ITEM-2","itemData":{"DOI":"10.1023/A:1023910315561","ISSN":"1573-2819","abstract":"In an attempt to eliminate similar item content as an alternative explanation for the relation between depression and rumination, a secondary analysis was conducted using the data from S. Nolen-Hoeksema, J. Larson, and C. Grayson (1999). After constructing a measure of rumination unconfounded with depression content, support for a two factor model of rumination was found. These analyses indicate that the 2 components, reflective pondering and brooding, differentially relate to depression in terms of predictive ability and gender difference mediation. The results presented here support the general premise of Nolen-Hoeksema's Response Styles Theory (S. Nolen-Hoeksema 1987) that rumination can contribute to more depressive symptoms and to the gender difference in depression, but suggest important refinements of the theory. Such refinements include the need to differentiate between the reflective pondering component of rumination and the brooding component in rumination research.","author":[{"dropping-particle":"","family":"Treynor","given":"Wendy","non-dropping-particle":"","parse-names":false,"suffix":""},{"dropping-particle":"","family":"Gonzalez","given":"Richard","non-dropping-particle":"","parse-names":false,"suffix":""},{"dropping-particle":"","family":"Nolen-Hoeksema","given":"Susan","non-dropping-particle":"","parse-names":false,"suffix":""}],"container-title":"Cognitive Therapy and Research","id":"ITEM-2","issue":"3","issued":{"date-parts":[["2003","6"]]},"page":"247-259","title":"Rumination Reconsidered: A Psychometric Analysis","type":"article-journal","volume":"27"},"uris":["http://www.mendeley.com/documents/?uuid=58d2a3bb-ef3e-4637-8c56-3d3d725721b5"]}],"mendeley":{"formattedCitation":"(S Nolen-Hoeksema &amp; Morrow, 1991; Treynor et al., 2003)","plainTextFormattedCitation":"(S Nolen-Hoeksema &amp; Morrow, 1991; Treynor et al., 2003)","previouslyFormattedCitation":"(S Nolen-Hoeksema &amp; Morrow, 1991; Treynor et al., 2003)"},"properties":{"noteIndex":0},"schema":"https://github.com/citation-style-language/schema/raw/master/csl-citation.json"}</w:instrText>
      </w:r>
      <w:r>
        <w:fldChar w:fldCharType="separate"/>
      </w:r>
      <w:r w:rsidR="008E3451" w:rsidRPr="008E3451">
        <w:rPr>
          <w:noProof/>
        </w:rPr>
        <w:t>(S Nolen-Hoeksema &amp; Morrow, 1991; Treynor et al., 2003)</w:t>
      </w:r>
      <w:r>
        <w:fldChar w:fldCharType="end"/>
      </w:r>
      <w:r w:rsidRPr="00987DE6">
        <w:rPr>
          <w:rFonts w:asciiTheme="majorBidi" w:hAnsiTheme="majorBidi"/>
        </w:rPr>
        <w:t>)</w:t>
      </w:r>
      <w:r>
        <w:t>, worry (</w:t>
      </w:r>
      <w:r w:rsidRPr="00987DE6">
        <w:rPr>
          <w:rFonts w:asciiTheme="majorBidi" w:hAnsiTheme="majorBidi"/>
        </w:rPr>
        <w:t>Penn State Worry Questionnaire (PSWQ</w:t>
      </w:r>
      <w:r>
        <w:t xml:space="preserve">) </w:t>
      </w:r>
      <w:r>
        <w:fldChar w:fldCharType="begin" w:fldLock="1"/>
      </w:r>
      <w:r w:rsidR="00677C5B">
        <w:instrText>ADDIN CSL_CITATION {"citationItems":[{"id":"ITEM-1","itemData":{"DOI":"10.1016/0005-7967(90)90135-6","ISSN":"0005-7967","abstract":"The present report describes the development of the Penn State Worry Questionnaire to measure the trait of worry. The 16-item instrument emerged from factor analysis of a large number of items and was found to possess high internal consistency and good test-retest reliability. The questionnaire correlates predictably with several psychological measures reasonably related to worry, and does not correlate with other measures more remote to the construct. Responses to the questionnaire are not influenced by social desirability. The measure was found to significantly discriminate college samples (a) who met all, some, or none of the DSM-III-R diagnostic criteria for generalized anxiety disorder and (b) who met criteria for GAD vs posttraumatic stress disorder. Among 34 GAD-diagnosed clinical subjects, the worry questionnaire was found not to correlate with other measures of anxiety or depression, indicating that it is tapping an independent construct with severely anxious individuals, and coping desensitization plus cognitive therapy was found to produce significantly greater reductions in the measure than did a nondirective therapy condition.","author":[{"dropping-particle":"","family":"Meyer","given":"T.J.","non-dropping-particle":"","parse-names":false,"suffix":""},{"dropping-particle":"","family":"Miller","given":"M.L.","non-dropping-particle":"","parse-names":false,"suffix":""},{"dropping-particle":"","family":"Metzger","given":"R.L.","non-dropping-particle":"","parse-names":false,"suffix":""},{"dropping-particle":"","family":"Borkovec","given":"Thomas D.","non-dropping-particle":"","parse-names":false,"suffix":""}],"container-title":"Behaviour Research and Therapy","id":"ITEM-1","issue":"6","issued":{"date-parts":[["1990","1","1"]]},"page":"487-495","publisher":"Pergamon","title":"Development and Validation of the Penn State Worry Questionnaire","type":"article-journal","volume":"28"},"uris":["http://www.mendeley.com/documents/?uuid=cff15a9b-3307-4fea-9d1e-7c60fa6af405"]}],"mendeley":{"formattedCitation":"(Meyer et al., 1990)","plainTextFormattedCitation":"(Meyer et al., 1990)","previouslyFormattedCitation":"(Meyer et al., 1990)"},"properties":{"noteIndex":0},"schema":"https://github.com/citation-style-language/schema/raw/master/csl-citation.json"}</w:instrText>
      </w:r>
      <w:r>
        <w:fldChar w:fldCharType="separate"/>
      </w:r>
      <w:r w:rsidR="008E3451" w:rsidRPr="008E3451">
        <w:rPr>
          <w:noProof/>
        </w:rPr>
        <w:t>(Meyer et al., 1990)</w:t>
      </w:r>
      <w:r>
        <w:fldChar w:fldCharType="end"/>
      </w:r>
      <w:r>
        <w:t>), as well as symptom levels of depression (</w:t>
      </w:r>
      <w:r w:rsidRPr="00987DE6">
        <w:rPr>
          <w:rFonts w:asciiTheme="majorBidi" w:hAnsiTheme="majorBidi"/>
        </w:rPr>
        <w:t>Public Health Questionnaire-9 (PHQ9</w:t>
      </w:r>
      <w:r>
        <w:t xml:space="preserve">) </w:t>
      </w:r>
      <w:r>
        <w:fldChar w:fldCharType="begin" w:fldLock="1"/>
      </w:r>
      <w:r w:rsidR="00677C5B">
        <w:instrText>ADDIN CSL_CITATION {"citationItems":[{"id":"ITEM-1","itemData":{"DOI":"10.1001/jama.282.18.1737","ISBN":"0098-7484","ISSN":"0098-7484","PMID":"10568646","abstract":"Context The Primary Care Evaluation of Mental Disorders (PRIME-MD) was developed as a screening instrument but its administration time has limited its clinical usefulness.Objective To determine if the self-administered PRIME-MD Patient Health Questionnaire (PHQ) has validity and utility for diagnosing mental disorders in primary care comparable to the original clinician-administered PRIME-MD.Design Criterion standard study undertaken between May 1997 and November 1998.Setting Eight primary care clinics in the United States.Participants Of a total of 3000 adult patients (selected by site-specific methods to avoid sampling bias) assessed by 62 primary care physicians (21 general internal medicine, 41 family practice), 585 patients had an interview with a mental health professional within 48 hours of completing the PHQ.Main Outcome Measures Patient Health Questionnaire diagnoses compared with independent diagnoses made by mental health professionals; functional status measures; disability days; health care use; and treatment/referral decisions.Results A total of 825 (28%) of the 3000 individuals and 170 (29%) of the 585 had a PHQ diagnosis. There was good agreement between PHQ diagnoses and those of independent mental health professionals (for the diagnosis of any 1 or more PHQ disorder, κ = 0.65; overall accuracy, 85%; sensitivity, 75%; specificity, 90%), similar to the original PRIME-MD. Patients with PHQ diagnoses had more functional impairment, disability days, and health care use than did patients without PHQ diagnoses (for all group main effects, P&lt;.001). The average time required of the physician to review the PHQ was far less than to administer the original PRIME-MD (&lt;3 minutes for 85% vs 16% of the cases). Although 80% of the physicians reported that routine use of the PHQ would be useful, new management actions were initiated or planned for only 117 (32%) of the 363 patients with 1 or more PHQ diagnoses not previously recognized.Conclusion Our study suggests that the PHQ has diagnostic validity comparable to the original clinician-administered PRIME-MD, and is more efficient to use.","author":[{"dropping-particle":"","family":"Spitzer","given":"Robert L","non-dropping-particle":"","parse-names":false,"suffix":""},{"dropping-particle":"","family":"Kroenke","given":"Kurt","non-dropping-particle":"","parse-names":false,"suffix":""},{"dropping-particle":"","family":"Williams","given":"Janet B","non-dropping-particle":"","parse-names":false,"suffix":""}],"container-title":"Jama","id":"ITEM-1","issue":"18","issued":{"date-parts":[["1999"]]},"page":"1737-1744","title":"Validation and Utility of a Self-report Version of PRIME-MD","type":"article-journal","volume":"282"},"uris":["http://www.mendeley.com/documents/?uuid=58ab7169-81f7-4711-b45a-d20000bd3030"]}],"mendeley":{"formattedCitation":"(Spitzer et al., 1999)","plainTextFormattedCitation":"(Spitzer et al., 1999)","previouslyFormattedCitation":"(Spitzer et al., 1999)"},"properties":{"noteIndex":0},"schema":"https://github.com/citation-style-language/schema/raw/master/csl-citation.json"}</w:instrText>
      </w:r>
      <w:r>
        <w:fldChar w:fldCharType="separate"/>
      </w:r>
      <w:r w:rsidR="008E3451" w:rsidRPr="008E3451">
        <w:rPr>
          <w:noProof/>
        </w:rPr>
        <w:t>(Spitzer et al., 1999)</w:t>
      </w:r>
      <w:r>
        <w:fldChar w:fldCharType="end"/>
      </w:r>
      <w:r w:rsidRPr="00987DE6">
        <w:rPr>
          <w:rFonts w:asciiTheme="majorBidi" w:hAnsiTheme="majorBidi"/>
        </w:rPr>
        <w:t>)</w:t>
      </w:r>
      <w:r>
        <w:t>, and anxiety (</w:t>
      </w:r>
      <w:r w:rsidRPr="004E0E2C">
        <w:rPr>
          <w:rFonts w:asciiTheme="majorBidi" w:hAnsiTheme="majorBidi"/>
        </w:rPr>
        <w:t xml:space="preserve">Beck Anxiety Inventory </w:t>
      </w:r>
      <w:r>
        <w:t>(</w:t>
      </w:r>
      <w:r w:rsidRPr="004E0E2C">
        <w:rPr>
          <w:rFonts w:asciiTheme="majorBidi" w:hAnsiTheme="majorBidi"/>
        </w:rPr>
        <w:t>BAI</w:t>
      </w:r>
      <w:r>
        <w:t xml:space="preserve">) </w:t>
      </w:r>
      <w:r>
        <w:fldChar w:fldCharType="begin" w:fldLock="1"/>
      </w:r>
      <w:r w:rsidR="00677C5B">
        <w:instrText>ADDIN CSL_CITATION {"citationItems":[{"id":"ITEM-1","itemData":{"author":[{"dropping-particle":"","family":"Beck","given":"A T","non-dropping-particle":"","parse-names":false,"suffix":""},{"dropping-particle":"","family":"Epstein","given":"N","non-dropping-particle":"","parse-names":false,"suffix":""},{"dropping-particle":"","family":"Brown","given":"G","non-dropping-particle":"","parse-names":false,"suffix":""},{"dropping-particle":"","family":"Steer","given":"R A","non-dropping-particle":"","parse-names":false,"suffix":""}],"container-title":"Journal of Consulting and Clinical Psychology","id":"ITEM-1","issue":"6","issued":{"date-parts":[["1988"]]},"page":"893-897","title":"An inventory for measuring clinical anxiety: Psychometric properties.","type":"article-journal","volume":"56"},"uris":["http://www.mendeley.com/documents/?uuid=b3b4d9a7-4dab-4e40-818b-984e1900015c"]}],"mendeley":{"formattedCitation":"(Beck et al., 1988)","plainTextFormattedCitation":"(Beck et al., 1988)","previouslyFormattedCitation":"(Beck et al., 1988)"},"properties":{"noteIndex":0},"schema":"https://github.com/citation-style-language/schema/raw/master/csl-citation.json"}</w:instrText>
      </w:r>
      <w:r>
        <w:fldChar w:fldCharType="separate"/>
      </w:r>
      <w:r w:rsidR="008E3451" w:rsidRPr="008E3451">
        <w:rPr>
          <w:noProof/>
        </w:rPr>
        <w:t>(Beck et al., 1988)</w:t>
      </w:r>
      <w:r>
        <w:fldChar w:fldCharType="end"/>
      </w:r>
      <w:r>
        <w:t xml:space="preserve">) as well as momentary subjective positive and negative affect ratings (Subjective Emotional States (SES) </w:t>
      </w:r>
      <w:r>
        <w:fldChar w:fldCharType="begin" w:fldLock="1"/>
      </w:r>
      <w:r w:rsidR="00677C5B">
        <w:instrText>ADDIN CSL_CITATION {"citationItems":[{"id":"ITEM-1","itemData":{"DOI":"10.1080/02699931.2016.1211993","ISSN":"14640600","abstract":"ABSTRACTWe tested whether cognitive fusion impairs emotion differentiation and thereby mediates relations between cognitive fusion and depression and panic symptoms among 55 adults (Mage = 26.8 (3.9), 50.9% women). Using visual stimuli, we elicited multiple emotion states and measured (a) emotional intensity – the subjective emotion intensity of elicited emotions (i.e. Specific Emotion Intensity – SEI), as well as (b) emotional differentiation – the degree of co-activation of multiple negative emotions when a specific emotion was elicited (i.e. Multiple Emotion Co-Activation – MECA). First, as hypothesised, we found that cognitive fusion predicted lower levels of emotion differentiation (MECA). In contrast, as hypothesised, these effects were significantly greater than the (null) effects of cognitive fusion on emotion intensity (SEI). Second, as predicted, MECA, but not SEI, predicted depression and panic symptoms. Finally, we found that MECA mediated the effects of cognitive fusion on depression and pani...","author":[{"dropping-particle":"","family":"Plonsker","given":"Reut","non-dropping-particle":"","parse-names":false,"suffix":""},{"dropping-particle":"","family":"Gavish Biran","given":"Dana","non-dropping-particle":"","parse-names":false,"suffix":""},{"dropping-particle":"","family":"Zvielli","given":"Ariel","non-dropping-particle":"","parse-names":false,"suffix":""},{"dropping-particle":"","family":"Bernstein","given":"Amit","non-dropping-particle":"","parse-names":false,"suffix":""}],"container-title":"Cognition and Emotion","id":"ITEM-1","issue":"6","issued":{"date-parts":[["2017"]]},"page":"1286-1293","publisher":"Taylor &amp; Francis","title":"Cognitive fusion and emotion differentiation: does getting entangled with our thoughts dysregulate the generation, experience and regulation of emotion?","type":"article-journal","volume":"31"},"uris":["http://www.mendeley.com/documents/?uuid=af01c09d-19e9-4110-aec3-0f55b0f06759"]}],"mendeley":{"formattedCitation":"(Plonsker, Gavish Biran, Zvielli, &amp; Bernstein, 2017)","plainTextFormattedCitation":"(Plonsker, Gavish Biran, Zvielli, &amp; Bernstein, 2017)","previouslyFormattedCitation":"(Plonsker, Gavish Biran, Zvielli, &amp; Bernstein, 2017)"},"properties":{"noteIndex":0},"schema":"https://github.com/citation-style-language/schema/raw/master/csl-citation.json"}</w:instrText>
      </w:r>
      <w:r>
        <w:fldChar w:fldCharType="separate"/>
      </w:r>
      <w:r w:rsidR="008E3451" w:rsidRPr="008E3451">
        <w:rPr>
          <w:noProof/>
        </w:rPr>
        <w:t>(Plonsker, Gavish Biran, Zvielli, &amp; Bernstein, 2017)</w:t>
      </w:r>
      <w:r>
        <w:fldChar w:fldCharType="end"/>
      </w:r>
      <w:r w:rsidRPr="00987DE6">
        <w:rPr>
          <w:rFonts w:asciiTheme="majorBidi" w:hAnsiTheme="majorBidi"/>
        </w:rPr>
        <w:t>)</w:t>
      </w:r>
      <w:r>
        <w:t xml:space="preserve"> for negative and positive emotional reactivity</w:t>
      </w:r>
      <w:r>
        <w:rPr>
          <w:rFonts w:asciiTheme="majorBidi" w:hAnsiTheme="majorBidi"/>
        </w:rPr>
        <w:t>.</w:t>
      </w:r>
    </w:p>
    <w:p w14:paraId="5EDBD154" w14:textId="77777777" w:rsidR="00F07B6F" w:rsidRDefault="00F07B6F" w:rsidP="00F07B6F">
      <w:pPr>
        <w:pStyle w:val="Heading2"/>
      </w:pPr>
      <w:r>
        <w:t>Procedure</w:t>
      </w:r>
    </w:p>
    <w:p w14:paraId="31FA6D3E" w14:textId="77777777" w:rsidR="00F07B6F" w:rsidRDefault="00F07B6F" w:rsidP="00F07B6F">
      <w:pPr>
        <w:outlineLvl w:val="9"/>
      </w:pPr>
      <w:r>
        <w:t xml:space="preserve">Prior to the lab session, participants completed an on-line survey in which they provided initial consent and completed a battery of questionnaires – including the stimuli selection process of the </w:t>
      </w:r>
      <w:r w:rsidRPr="00065EA7">
        <w:t>STP</w:t>
      </w:r>
      <w:r>
        <w:t xml:space="preserve">. In the lab, participants again provided consent for the experimental lab session, rated their baseline subjective state negative and positive affect (SES), and then completed the STP stimuli recording (see SM). Participants began the practice phase (8 trials of STP stimuli) of </w:t>
      </w:r>
      <w:r w:rsidRPr="004B4794">
        <w:t xml:space="preserve">the </w:t>
      </w:r>
      <w:r>
        <w:t>DCT. Following these practice trials, and before continuing to the 80 trials of the DCT, we delivered the Schema Activation via the STP – participants passively listened to their own simulated thought stimuli and again rated their negative and positive subjective state affect (SES). After completing the experiment, participants were compensated.</w:t>
      </w:r>
    </w:p>
    <w:p w14:paraId="6F7A984D" w14:textId="2796CAB2" w:rsidR="007F4B06" w:rsidRPr="00000F10" w:rsidRDefault="00C75E29" w:rsidP="007F4B06">
      <w:pPr>
        <w:pStyle w:val="Heading2"/>
        <w:rPr>
          <w:ins w:id="98" w:author="יפתח עמיר" w:date="2020-01-05T10:07:00Z"/>
        </w:rPr>
      </w:pPr>
      <w:ins w:id="99" w:author="יפתח עמיר" w:date="2020-01-05T10:14:00Z">
        <w:r>
          <w:rPr>
            <w:rStyle w:val="Heading3Char"/>
            <w:b/>
            <w:bCs/>
            <w:lang w:val="en-IL"/>
          </w:rPr>
          <w:t>A</w:t>
        </w:r>
      </w:ins>
      <w:proofErr w:type="spellStart"/>
      <w:ins w:id="100" w:author="יפתח עמיר" w:date="2020-01-05T10:07:00Z">
        <w:r w:rsidR="007F4B06" w:rsidRPr="00000F10">
          <w:rPr>
            <w:rStyle w:val="Heading3Char"/>
            <w:b/>
            <w:bCs/>
          </w:rPr>
          <w:t>nalytic</w:t>
        </w:r>
        <w:proofErr w:type="spellEnd"/>
        <w:r w:rsidR="007F4B06" w:rsidRPr="00000F10">
          <w:rPr>
            <w:rStyle w:val="Heading3Char"/>
            <w:b/>
            <w:bCs/>
          </w:rPr>
          <w:t xml:space="preserve"> plan</w:t>
        </w:r>
      </w:ins>
    </w:p>
    <w:p w14:paraId="08521157" w14:textId="277C9FC0" w:rsidR="007F4B06" w:rsidRPr="00C748E9" w:rsidRDefault="007F4B06" w:rsidP="007F4B06">
      <w:pPr>
        <w:outlineLvl w:val="9"/>
        <w:rPr>
          <w:ins w:id="101" w:author="יפתח עמיר" w:date="2020-01-05T10:07:00Z"/>
        </w:rPr>
      </w:pPr>
      <w:ins w:id="102" w:author="יפתח עמיר" w:date="2020-01-05T10:07:00Z">
        <w:r w:rsidRPr="00823594">
          <w:lastRenderedPageBreak/>
          <w:t>We tested study aims</w:t>
        </w:r>
        <w:r>
          <w:t xml:space="preserve"> and predictions by examining specific paths within serial mediation models (see Figure 3). Serial multiple mediator models </w:t>
        </w:r>
        <w:r>
          <w:fldChar w:fldCharType="begin" w:fldLock="1"/>
        </w:r>
      </w:ins>
      <w:r w:rsidR="00677C5B">
        <w:instrText>ADDIN CSL_CITATION {"citationItems":[{"id":"ITEM-1","itemData":{"ISBN":"978-1-60918-230-4 (Hardcover); 978-1-4625-1127-3 (PDF)","abstract":"This engaging book explains the fundamentals of mediation and moderation analysis and their integration as \"conditional process analysis.\" Procedures are described for testing hypotheses about the mechanisms by which causal effects operate, the conditions under which they occur, and the moderation of mechanisms. Relying on the principles of ordinary least squares regression, Andrew Hayes carefully explains the estimation and interpretation of direct and indirect effects, probing and visualization of interactions, and testing of questions about moderated mediation. Examples using data from published studies illustrate how to conduct and report the analyses described in the book. Of special value, the book introduces and documents PROCESS, a macro for SPSS and SAS that does all the computations described in the book. The authors website (www.afhayes.com) offers free downloads of PROCESS plus data files for the book's examples. (PsycINFO Database Record (c) 2016 APA, all rights reserved)","author":[{"dropping-particle":"","family":"Hayes","given":"Andrew F","non-dropping-particle":"","parse-names":false,"suffix":""}],"collection-title":"Methodology in the social sciences.","container-title":"Introduction to mediation, moderation, and conditional process analysis: A regression-based approach.","id":"ITEM-1","issued":{"date-parts":[["2013"]]},"number-of-pages":"xvii, 507-xvii, 507","publisher":"Guilford Press","publisher-place":"New York,  NY,  US","title":"Introduction to mediation, moderation, and conditional process analysis: A regression-based approach.","type":"book"},"uris":["http://www.mendeley.com/documents/?uuid=5fad01ff-eb9e-4971-81fe-0b0874457fb7"]}],"mendeley":{"formattedCitation":"(Hayes, 2013)","plainTextFormattedCitation":"(Hayes, 2013)","previouslyFormattedCitation":"(Hayes, 2013)"},"properties":{"noteIndex":0},"schema":"https://github.com/citation-style-language/schema/raw/master/csl-citation.json"}</w:instrText>
      </w:r>
      <w:ins w:id="103" w:author="יפתח עמיר" w:date="2020-01-05T10:07:00Z">
        <w:r>
          <w:fldChar w:fldCharType="separate"/>
        </w:r>
      </w:ins>
      <w:r w:rsidR="008E3451" w:rsidRPr="008E3451">
        <w:rPr>
          <w:noProof/>
        </w:rPr>
        <w:t>(Hayes, 2013)</w:t>
      </w:r>
      <w:ins w:id="104" w:author="יפתח עמיר" w:date="2020-01-05T10:07:00Z">
        <w:r>
          <w:fldChar w:fldCharType="end"/>
        </w:r>
        <w:r>
          <w:t xml:space="preserve"> were estimated with bias-corrected and accelerated (</w:t>
        </w:r>
        <w:proofErr w:type="spellStart"/>
        <w:r>
          <w:t>BCa</w:t>
        </w:r>
        <w:proofErr w:type="spellEnd"/>
        <w:r>
          <w:t xml:space="preserve">) bootstrapped confidence intervals </w:t>
        </w:r>
        <w:r>
          <w:fldChar w:fldCharType="begin" w:fldLock="1"/>
        </w:r>
      </w:ins>
      <w:r w:rsidR="00677C5B">
        <w:instrText>ADDIN CSL_CITATION {"citationItems":[{"id":"ITEM-1","itemData":{"DOI":"10.3758/BRM.40.3.879","ISSN":"1554-3528","abstract":"Hypotheses involving mediation are common in the behavioral sciences. Mediation exists when a predictor affects a dependent variable indirectly through at least one intervening variable, or mediator. Methods to assess mediation involving multiple simultaneous mediators have received little attention in the methodological literature despite a clear need. We provide an overview of simple and multiple mediation and explore three approaches that can be used to investigate indirect processes, as well as methods for contrasting two or more mediators within a single model. We present an illustrative example, assessing and contrasting potential mediators of the relationship between the helpfulness of socialization agents and job satisfaction. We also provide SAS and SPSS macros, as well as Mplus and LISREL syntax, to facilitate the use of these methods in applications.","author":[{"dropping-particle":"","family":"Preacher","given":"Kristopher J","non-dropping-particle":"","parse-names":false,"suffix":""},{"dropping-particle":"","family":"Hayes","given":"Andrew F","non-dropping-particle":"","parse-names":false,"suffix":""}],"container-title":"Behavior Research Methods","id":"ITEM-1","issue":"3","issued":{"date-parts":[["2008","8"]]},"page":"879-891","title":"Asymptotic and resampling strategies for assessing and comparing indirect effects in multiple mediator models","type":"article-journal","volume":"40"},"uris":["http://www.mendeley.com/documents/?uuid=9ad004c5-78c2-40f4-bce7-7c4ad86af7a9"]},{"id":"ITEM-2","itemData":{"URL":"https://sites.google.com/site/bravotoolbox/","author":[{"dropping-particle":"","family":"Verstynen","given":"Timothy","non-dropping-particle":"","parse-names":false,"suffix":""}],"id":"ITEM-2","issued":{"date-parts":[["2013"]]},"title":"BRAVO Toolbox","type":"webpage"},"uris":["http://www.mendeley.com/documents/?uuid=ca5647aa-9bbd-472f-93ef-459994b7884d"]}],"mendeley":{"formattedCitation":"(Preacher &amp; Hayes, 2008; Verstynen, 2013)","plainTextFormattedCitation":"(Preacher &amp; Hayes, 2008; Verstynen, 2013)","previouslyFormattedCitation":"(Preacher &amp; Hayes, 2008; Verstynen, 2013)"},"properties":{"noteIndex":0},"schema":"https://github.com/citation-style-language/schema/raw/master/csl-citation.json"}</w:instrText>
      </w:r>
      <w:ins w:id="105" w:author="יפתח עמיר" w:date="2020-01-05T10:07:00Z">
        <w:r>
          <w:fldChar w:fldCharType="separate"/>
        </w:r>
      </w:ins>
      <w:r w:rsidR="008E3451" w:rsidRPr="008E3451">
        <w:rPr>
          <w:noProof/>
        </w:rPr>
        <w:t>(Preacher &amp; Hayes, 2008; Verstynen, 2013)</w:t>
      </w:r>
      <w:ins w:id="106" w:author="יפתח עמיר" w:date="2020-01-05T10:07:00Z">
        <w:r>
          <w:fldChar w:fldCharType="end"/>
        </w:r>
        <w:r>
          <w:t>. To aid in interpretation of individual paths within the serial mediation model we also report zero-order Pearson correlations where possible (see Table 1). All significance tests are two-tailed.</w:t>
        </w:r>
      </w:ins>
    </w:p>
    <w:p w14:paraId="4F6FF133" w14:textId="77777777" w:rsidR="007F4B06" w:rsidRDefault="007F4B06" w:rsidP="007F4B06">
      <w:pPr>
        <w:outlineLvl w:val="9"/>
        <w:rPr>
          <w:ins w:id="107" w:author="יפתח עמיר" w:date="2020-01-05T10:07:00Z"/>
        </w:rPr>
      </w:pPr>
    </w:p>
    <w:p w14:paraId="14850D05" w14:textId="77777777" w:rsidR="007F4B06" w:rsidRDefault="007F4B06" w:rsidP="007F4B06">
      <w:pPr>
        <w:outlineLvl w:val="9"/>
        <w:rPr>
          <w:ins w:id="108" w:author="יפתח עמיר" w:date="2020-01-05T10:07:00Z"/>
        </w:rPr>
        <w:sectPr w:rsidR="007F4B06" w:rsidSect="00795880">
          <w:pgSz w:w="11906" w:h="16838"/>
          <w:pgMar w:top="1418" w:right="1418" w:bottom="1418" w:left="1418" w:header="709" w:footer="709" w:gutter="0"/>
          <w:cols w:space="708"/>
          <w:bidi/>
          <w:rtlGutter/>
          <w:docGrid w:linePitch="360"/>
        </w:sectPr>
      </w:pPr>
    </w:p>
    <w:p w14:paraId="4F5123F9" w14:textId="77777777" w:rsidR="007F4B06" w:rsidRPr="000C5627" w:rsidRDefault="007F4B06" w:rsidP="007F4B06">
      <w:pPr>
        <w:spacing w:line="240" w:lineRule="auto"/>
        <w:ind w:firstLine="0"/>
        <w:outlineLvl w:val="9"/>
        <w:rPr>
          <w:ins w:id="109" w:author="יפתח עמיר" w:date="2020-01-05T10:07:00Z"/>
        </w:rPr>
      </w:pPr>
      <w:ins w:id="110" w:author="יפתח עמיר" w:date="2020-01-05T10:07:00Z">
        <w:r>
          <w:rPr>
            <w:noProof/>
          </w:rPr>
          <w:lastRenderedPageBreak/>
          <w:drawing>
            <wp:anchor distT="0" distB="0" distL="114300" distR="114300" simplePos="0" relativeHeight="251748352" behindDoc="0" locked="0" layoutInCell="1" allowOverlap="1" wp14:anchorId="3CB0C8E6" wp14:editId="6517EAB5">
              <wp:simplePos x="0" y="0"/>
              <wp:positionH relativeFrom="column">
                <wp:posOffset>61595</wp:posOffset>
              </wp:positionH>
              <wp:positionV relativeFrom="paragraph">
                <wp:posOffset>3810</wp:posOffset>
              </wp:positionV>
              <wp:extent cx="8677275" cy="4250055"/>
              <wp:effectExtent l="0" t="0" r="9525" b="0"/>
              <wp:wrapTopAndBottom/>
              <wp:docPr id="4" name="Picture 4" descr="Fig 4_13DEC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_13DEC20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77275" cy="425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4C1E">
          <w:rPr>
            <w:b/>
            <w:bCs/>
          </w:rPr>
          <w:t xml:space="preserve">Figure </w:t>
        </w:r>
        <w:r>
          <w:rPr>
            <w:b/>
            <w:bCs/>
          </w:rPr>
          <w:t>4</w:t>
        </w:r>
        <w:r>
          <w:t>. Example of response times across trials of the Digit Categorization Task. Black dots reflect RT on negative trials relative to white dots which reflect RT on emotionally neutral trials. Red circles around dots reflect trials slower than the upper-bound (+1.96SEs) of confidence of interval based on the RTs of a running window of 9 emotionally neutral trials (gray area). Blue circles around dots reflect trials faster than the lower-bound (-1.96SEs) of that running confidence of interval. Interference/facilitation scores are calculated by taking the</w:t>
        </w:r>
        <w:r>
          <w:rPr>
            <w:rFonts w:asciiTheme="majorBidi" w:hAnsiTheme="majorBidi"/>
          </w:rPr>
          <w:t xml:space="preserve"> mean </w:t>
        </w:r>
        <w:r>
          <w:t xml:space="preserve">of absolute difference scores (RT of each negative trial minus the running mean of neutral trials at that point in time [black line in gray area]) </w:t>
        </w:r>
        <w:r>
          <w:rPr>
            <w:rFonts w:asciiTheme="majorBidi" w:hAnsiTheme="majorBidi"/>
          </w:rPr>
          <w:t xml:space="preserve">of </w:t>
        </w:r>
        <w:r>
          <w:t xml:space="preserve">interference/facilitation </w:t>
        </w:r>
        <w:r>
          <w:rPr>
            <w:rFonts w:asciiTheme="majorBidi" w:hAnsiTheme="majorBidi"/>
          </w:rPr>
          <w:t xml:space="preserve">trials </w:t>
        </w:r>
        <w:r>
          <w:t xml:space="preserve">and dividing by that window’s running 1 SD. Aggregated mean bias scores are calculated </w:t>
        </w:r>
        <w:r>
          <w:rPr>
            <w:rFonts w:asciiTheme="majorBidi" w:hAnsiTheme="majorBidi"/>
          </w:rPr>
          <w:t>by subtracting mean RT of</w:t>
        </w:r>
        <w:r>
          <w:t xml:space="preserve"> all</w:t>
        </w:r>
        <w:r>
          <w:rPr>
            <w:rFonts w:asciiTheme="majorBidi" w:hAnsiTheme="majorBidi"/>
          </w:rPr>
          <w:t xml:space="preserve"> neutral self-referential trials</w:t>
        </w:r>
        <w:r>
          <w:t xml:space="preserve"> (white dots)</w:t>
        </w:r>
        <w:r>
          <w:rPr>
            <w:rFonts w:asciiTheme="majorBidi" w:hAnsiTheme="majorBidi"/>
          </w:rPr>
          <w:t xml:space="preserve"> from mean RT of </w:t>
        </w:r>
        <w:r>
          <w:t xml:space="preserve">all </w:t>
        </w:r>
        <w:r>
          <w:rPr>
            <w:rFonts w:asciiTheme="majorBidi" w:hAnsiTheme="majorBidi"/>
          </w:rPr>
          <w:t>negative self-referential trials</w:t>
        </w:r>
        <w:r>
          <w:t xml:space="preserve"> (black dots).</w:t>
        </w:r>
      </w:ins>
    </w:p>
    <w:p w14:paraId="76DDF945" w14:textId="77777777" w:rsidR="007F4B06" w:rsidRDefault="007F4B06" w:rsidP="007F4B06">
      <w:pPr>
        <w:rPr>
          <w:ins w:id="111" w:author="יפתח עמיר" w:date="2020-01-05T10:07:00Z"/>
          <w:rStyle w:val="Heading2Char"/>
        </w:rPr>
        <w:sectPr w:rsidR="007F4B06" w:rsidSect="005E44A2">
          <w:pgSz w:w="16838" w:h="11906" w:orient="landscape"/>
          <w:pgMar w:top="1418" w:right="1418" w:bottom="1418" w:left="1418" w:header="709" w:footer="709" w:gutter="0"/>
          <w:cols w:space="708"/>
          <w:bidi/>
          <w:rtlGutter/>
          <w:docGrid w:linePitch="360"/>
        </w:sectPr>
      </w:pPr>
    </w:p>
    <w:p w14:paraId="476C117D" w14:textId="6B4B7D45" w:rsidR="001C370D" w:rsidRPr="001C370D" w:rsidRDefault="001C370D">
      <w:pPr>
        <w:pStyle w:val="Heading1"/>
        <w:rPr>
          <w:ins w:id="112" w:author="יפתח עמיר" w:date="2020-01-03T11:40:00Z"/>
          <w:lang w:val="en-IL"/>
          <w:rPrChange w:id="113" w:author="יפתח עמיר" w:date="2020-01-03T11:40:00Z">
            <w:rPr>
              <w:ins w:id="114" w:author="יפתח עמיר" w:date="2020-01-03T11:40:00Z"/>
            </w:rPr>
          </w:rPrChange>
        </w:rPr>
        <w:pPrChange w:id="115" w:author="יפתח עמיר" w:date="2020-01-03T11:40:00Z">
          <w:pPr>
            <w:pStyle w:val="Heading2"/>
          </w:pPr>
        </w:pPrChange>
      </w:pPr>
      <w:ins w:id="116" w:author="יפתח עמיר" w:date="2020-01-03T11:40:00Z">
        <w:r>
          <w:rPr>
            <w:lang w:val="en-IL"/>
          </w:rPr>
          <w:lastRenderedPageBreak/>
          <w:t>RESULTS</w:t>
        </w:r>
      </w:ins>
    </w:p>
    <w:p w14:paraId="2DD53351" w14:textId="581212AB" w:rsidR="007F4B06" w:rsidRPr="007F4B06" w:rsidRDefault="001C370D">
      <w:pPr>
        <w:pStyle w:val="Heading2"/>
        <w:rPr>
          <w:ins w:id="117" w:author="יפתח עמיר" w:date="2020-01-05T10:07:00Z"/>
          <w:rStyle w:val="Heading3Char"/>
        </w:rPr>
        <w:pPrChange w:id="118" w:author="יפתח עמיר" w:date="2020-01-05T10:07:00Z">
          <w:pPr>
            <w:outlineLvl w:val="9"/>
          </w:pPr>
        </w:pPrChange>
      </w:pPr>
      <w:ins w:id="119" w:author="יפתח עמיר" w:date="2020-01-03T11:40:00Z">
        <w:r w:rsidRPr="007F4B06">
          <w:rPr>
            <w:rStyle w:val="Heading3Char"/>
            <w:b/>
            <w:bCs/>
          </w:rPr>
          <w:t>Digit Categorization Task: Reliability</w:t>
        </w:r>
      </w:ins>
    </w:p>
    <w:p w14:paraId="0AACCC7F" w14:textId="5E23F47A" w:rsidR="001C370D" w:rsidRPr="00992873" w:rsidRDefault="001C370D" w:rsidP="001C370D">
      <w:pPr>
        <w:outlineLvl w:val="9"/>
        <w:rPr>
          <w:ins w:id="120" w:author="יפתח עמיר" w:date="2020-01-03T11:40:00Z"/>
        </w:rPr>
      </w:pPr>
      <w:ins w:id="121" w:author="יפתח עמיר" w:date="2020-01-03T11:40:00Z">
        <w:r w:rsidRPr="00DB4610">
          <w:t>The observed split-half reliability (based on the average of 1000 random split halves of the task</w:t>
        </w:r>
        <w:r>
          <w:t xml:space="preserve">) </w:t>
        </w:r>
        <w:r>
          <w:fldChar w:fldCharType="begin" w:fldLock="1"/>
        </w:r>
      </w:ins>
      <w:r w:rsidR="00677C5B">
        <w:instrText>ADDIN CSL_CITATION {"citationItems":[{"id":"ITEM-1","itemData":{"DOI":"10.1007/s10608-013-9588-2","ISBN":"0147-5916","ISSN":"15732819","PMID":"17396179","abstract":"A variety of methodological paradigms, including dot probe and eye movement tasks, have been used to examine attentional biases to threat in anxiety disorders. Unfortunately, little attention has been devoted to the psychometric properties of measures from these paradigms. In the current study, participants selected for high and low social anxiety completed a dot probe and eye movement task using angry, disgust and happy facial expressions paired with neutral expressions. Results indi- cated that dot probe bias scores, eye movement first fixa- tion indices, and eye movement proportions of viewing time in the first 1,500 ms had unacceptably low reliability. However, eye movement indices of attentional bias over the full 5,000 ms time course had excellent reliability. Individuals’ dot probe and eye movement biases were largely uncorrelated across the two tasks and demonstrated little relation with social anxiety scores. Implications for future research are discussed.","author":[{"dropping-particle":"","family":"Waechter","given":"Stephanie","non-dropping-particle":"","parse-names":false,"suffix":""},{"dropping-particle":"","family":"Nelson","given":"Andrea L.","non-dropping-particle":"","parse-names":false,"suffix":""},{"dropping-particle":"","family":"Wright","given":"Caitlin","non-dropping-particle":"","parse-names":false,"suffix":""},{"dropping-particle":"","family":"Hyatt","given":"Ashley","non-dropping-particle":"","parse-names":false,"suffix":""},{"dropping-particle":"","family":"Oakman","given":"Jonathan","non-dropping-particle":"","parse-names":false,"suffix":""}],"container-title":"Cognitive Therapy and Research","id":"ITEM-1","issue":"3","issued":{"date-parts":[["2014"]]},"page":"313-333","title":"Measuring attentional bias to threat: Reliability of dot probe and eye movement indices","type":"article-journal","volume":"38"},"uris":["http://www.mendeley.com/documents/?uuid=3b4d32a9-5d34-4d09-8164-9a7438cf9e96"]}],"mendeley":{"formattedCitation":"(Waechter, Nelson, Wright, Hyatt, &amp; Oakman, 2014)","plainTextFormattedCitation":"(Waechter, Nelson, Wright, Hyatt, &amp; Oakman, 2014)","previouslyFormattedCitation":"(Waechter, Nelson, Wright, Hyatt, &amp; Oakman, 2014)"},"properties":{"noteIndex":0},"schema":"https://github.com/citation-style-language/schema/raw/master/csl-citation.json"}</w:instrText>
      </w:r>
      <w:ins w:id="122" w:author="יפתח עמיר" w:date="2020-01-03T11:40:00Z">
        <w:r>
          <w:fldChar w:fldCharType="separate"/>
        </w:r>
      </w:ins>
      <w:r w:rsidR="008E3451" w:rsidRPr="008E3451">
        <w:rPr>
          <w:noProof/>
        </w:rPr>
        <w:t>(Waechter, Nelson, Wright, Hyatt, &amp; Oakman, 2014)</w:t>
      </w:r>
      <w:ins w:id="123" w:author="יפתח עמיר" w:date="2020-01-03T11:40:00Z">
        <w:r>
          <w:fldChar w:fldCharType="end"/>
        </w:r>
        <w:r w:rsidRPr="00DB4610">
          <w:t xml:space="preserve"> was acceptable for the</w:t>
        </w:r>
        <w:r>
          <w:t xml:space="preserve"> (1)</w:t>
        </w:r>
        <w:r w:rsidRPr="00DB4610">
          <w:t xml:space="preserve"> dynamic </w:t>
        </w:r>
        <w:r w:rsidRPr="00BB4506">
          <w:rPr>
            <w:i/>
            <w:iCs/>
          </w:rPr>
          <w:t>interference</w:t>
        </w:r>
        <w:r w:rsidRPr="00DB4610">
          <w:t xml:space="preserve"> (</w:t>
        </w:r>
        <w:r w:rsidRPr="00DB4610">
          <w:rPr>
            <w:i/>
            <w:iCs/>
          </w:rPr>
          <w:t>r</w:t>
        </w:r>
        <w:r w:rsidRPr="00DB4610">
          <w:t>(4</w:t>
        </w:r>
        <w:r>
          <w:t>8</w:t>
        </w:r>
        <w:r w:rsidRPr="00DB4610">
          <w:t xml:space="preserve">) = .637, </w:t>
        </w:r>
        <w:r w:rsidRPr="00DB4610">
          <w:rPr>
            <w:i/>
            <w:iCs/>
          </w:rPr>
          <w:t>95%CI</w:t>
        </w:r>
        <w:r w:rsidRPr="00DB4610">
          <w:t xml:space="preserve"> = .631 to .643) and</w:t>
        </w:r>
        <w:r>
          <w:t xml:space="preserve"> (2)</w:t>
        </w:r>
        <w:r w:rsidRPr="00DB4610">
          <w:t xml:space="preserve"> </w:t>
        </w:r>
        <w:r w:rsidRPr="00BB4506">
          <w:rPr>
            <w:i/>
            <w:iCs/>
          </w:rPr>
          <w:t>facilitation</w:t>
        </w:r>
        <w:r w:rsidRPr="00DB4610">
          <w:t xml:space="preserve"> (</w:t>
        </w:r>
        <w:r w:rsidRPr="00DB4610">
          <w:rPr>
            <w:i/>
            <w:iCs/>
          </w:rPr>
          <w:t>r</w:t>
        </w:r>
        <w:r w:rsidRPr="00DB4610">
          <w:t>(4</w:t>
        </w:r>
        <w:r>
          <w:t>8</w:t>
        </w:r>
        <w:r w:rsidRPr="00DB4610">
          <w:t xml:space="preserve">) = .524, </w:t>
        </w:r>
        <w:r w:rsidRPr="00DB4610">
          <w:rPr>
            <w:i/>
            <w:iCs/>
          </w:rPr>
          <w:t>95%CI</w:t>
        </w:r>
        <w:r w:rsidRPr="00DB4610">
          <w:t xml:space="preserve"> = .516 to .532) scores</w:t>
        </w:r>
        <w:r>
          <w:t>, but</w:t>
        </w:r>
        <w:r w:rsidRPr="00DB4610">
          <w:t xml:space="preserve"> low for the </w:t>
        </w:r>
        <w:r>
          <w:t xml:space="preserve">(3) </w:t>
        </w:r>
        <w:r w:rsidRPr="00BB4506">
          <w:rPr>
            <w:i/>
            <w:iCs/>
          </w:rPr>
          <w:t xml:space="preserve">aggregated difference </w:t>
        </w:r>
        <w:r w:rsidRPr="006738D1">
          <w:t>score</w:t>
        </w:r>
        <w:r w:rsidRPr="00DB4610">
          <w:t xml:space="preserve"> (</w:t>
        </w:r>
        <w:r w:rsidRPr="00DB4610">
          <w:rPr>
            <w:i/>
            <w:iCs/>
          </w:rPr>
          <w:t>r</w:t>
        </w:r>
        <w:r w:rsidRPr="00DB4610">
          <w:t>(4</w:t>
        </w:r>
        <w:r>
          <w:t>8</w:t>
        </w:r>
        <w:r w:rsidRPr="00DB4610">
          <w:t>) = .291,</w:t>
        </w:r>
        <w:r w:rsidRPr="00DB4610">
          <w:rPr>
            <w:i/>
            <w:iCs/>
          </w:rPr>
          <w:t xml:space="preserve"> 95%CI</w:t>
        </w:r>
        <w:r w:rsidRPr="00DB4610">
          <w:t xml:space="preserve"> = .282 to .301).</w:t>
        </w:r>
        <w:r>
          <w:t xml:space="preserve"> Scores are Spearman-Brown prophecy corrected.</w:t>
        </w:r>
      </w:ins>
    </w:p>
    <w:p w14:paraId="51884860" w14:textId="0E8251FB" w:rsidR="007F4B06" w:rsidRPr="007F4B06" w:rsidRDefault="001C370D">
      <w:pPr>
        <w:pStyle w:val="Heading2"/>
        <w:rPr>
          <w:ins w:id="124" w:author="יפתח עמיר" w:date="2020-01-05T10:07:00Z"/>
          <w:rStyle w:val="Heading3Char"/>
        </w:rPr>
        <w:pPrChange w:id="125" w:author="יפתח עמיר" w:date="2020-01-05T10:07:00Z">
          <w:pPr>
            <w:outlineLvl w:val="9"/>
          </w:pPr>
        </w:pPrChange>
      </w:pPr>
      <w:ins w:id="126" w:author="יפתח עמיר" w:date="2020-01-03T11:40:00Z">
        <w:r w:rsidRPr="007F4B06">
          <w:rPr>
            <w:rStyle w:val="Heading3Char"/>
            <w:b/>
            <w:bCs/>
          </w:rPr>
          <w:t>Association between emotional reactivity to- and difficulty disengaging internal attention from- negative self-referential thoughts</w:t>
        </w:r>
      </w:ins>
    </w:p>
    <w:p w14:paraId="222DDC69" w14:textId="744D6469" w:rsidR="001C370D" w:rsidRDefault="001C370D" w:rsidP="001C370D">
      <w:pPr>
        <w:outlineLvl w:val="9"/>
        <w:rPr>
          <w:ins w:id="127" w:author="יפתח עמיר" w:date="2020-01-03T11:40:00Z"/>
        </w:rPr>
      </w:pPr>
      <w:ins w:id="128" w:author="יפתח עמיר" w:date="2020-01-03T11:40:00Z">
        <w:r>
          <w:t xml:space="preserve">We first tested the hypothesized association between emotional reactivity to one’s negative self-referential thought and difficulty disengaging internal attention from those thoughts to an external visual task. To do so, we examined the association between the predictor (negative or positive) emotional reactivity scores and first mediator (M1) </w:t>
        </w:r>
        <w:r w:rsidRPr="00F96275">
          <w:t>attentional interference</w:t>
        </w:r>
        <w:r>
          <w:t xml:space="preserve">, and separately (as alternate M1s) dynamic facilitation and aggregated bias scores </w:t>
        </w:r>
        <w:proofErr w:type="spellStart"/>
        <w:r w:rsidRPr="00F96275">
          <w:t>score</w:t>
        </w:r>
        <w:r>
          <w:t>s</w:t>
        </w:r>
        <w:proofErr w:type="spellEnd"/>
        <w:r>
          <w:t xml:space="preserve"> – i.e., path </w:t>
        </w:r>
        <w:r>
          <w:rPr>
            <w:i/>
            <w:iCs/>
          </w:rPr>
          <w:t>a</w:t>
        </w:r>
        <w:r w:rsidRPr="00F96275">
          <w:rPr>
            <w:vertAlign w:val="subscript"/>
          </w:rPr>
          <w:t>1</w:t>
        </w:r>
        <w:r>
          <w:t xml:space="preserve"> in the serial mediation model (see Figure 3)</w:t>
        </w:r>
        <w:r w:rsidRPr="00223DDC">
          <w:t>.</w:t>
        </w:r>
        <w:r>
          <w:t xml:space="preserve"> As predicted, negative emotional reactivity scores were associated with </w:t>
        </w:r>
        <w:r w:rsidRPr="00F96275">
          <w:t>interference scores</w:t>
        </w:r>
        <w:r>
          <w:t xml:space="preserve"> (</w:t>
        </w:r>
        <w:proofErr w:type="spellStart"/>
        <w:r w:rsidRPr="00F96275">
          <w:rPr>
            <w:i/>
            <w:iCs/>
          </w:rPr>
          <w:t>Coeff</w:t>
        </w:r>
        <w:proofErr w:type="spellEnd"/>
        <w:r>
          <w:t xml:space="preserve"> = .472, </w:t>
        </w:r>
        <w:proofErr w:type="spellStart"/>
        <w:r>
          <w:rPr>
            <w:i/>
            <w:iCs/>
          </w:rPr>
          <w:t>BootSE</w:t>
        </w:r>
        <w:proofErr w:type="spellEnd"/>
        <w:r>
          <w:t xml:space="preserve"> = </w:t>
        </w:r>
        <w:r w:rsidRPr="00F96275">
          <w:rPr>
            <w:i/>
            <w:iCs/>
          </w:rPr>
          <w:t>.1</w:t>
        </w:r>
        <w:r>
          <w:rPr>
            <w:i/>
            <w:iCs/>
          </w:rPr>
          <w:t>72</w:t>
        </w:r>
        <w:r>
          <w:t xml:space="preserve">, </w:t>
        </w:r>
        <w:r>
          <w:rPr>
            <w:i/>
            <w:iCs/>
          </w:rPr>
          <w:t>BCa95%CI</w:t>
        </w:r>
        <w:r>
          <w:t xml:space="preserve"> = </w:t>
        </w:r>
        <w:r>
          <w:rPr>
            <w:rFonts w:hint="cs"/>
            <w:rtl/>
          </w:rPr>
          <w:t>.</w:t>
        </w:r>
        <w:r>
          <w:t>050 to .745) (</w:t>
        </w:r>
        <w:r>
          <w:rPr>
            <w:i/>
            <w:iCs/>
          </w:rPr>
          <w:t>r</w:t>
        </w:r>
        <w:r>
          <w:t xml:space="preserve">(48) = .447, </w:t>
        </w:r>
        <w:r>
          <w:rPr>
            <w:i/>
            <w:iCs/>
          </w:rPr>
          <w:t>p</w:t>
        </w:r>
        <w:r>
          <w:t xml:space="preserve"> = .001) but not </w:t>
        </w:r>
        <w:r w:rsidRPr="00F96275">
          <w:rPr>
            <w:iCs/>
          </w:rPr>
          <w:t>facilitation scores</w:t>
        </w:r>
        <w:r>
          <w:t xml:space="preserve"> (</w:t>
        </w:r>
        <w:proofErr w:type="spellStart"/>
        <w:r w:rsidRPr="00F96275">
          <w:rPr>
            <w:i/>
            <w:iCs/>
          </w:rPr>
          <w:t>Coeff</w:t>
        </w:r>
        <w:proofErr w:type="spellEnd"/>
        <w:r>
          <w:t xml:space="preserve"> = .023, </w:t>
        </w:r>
        <w:proofErr w:type="spellStart"/>
        <w:r>
          <w:rPr>
            <w:i/>
            <w:iCs/>
          </w:rPr>
          <w:t>BootSE</w:t>
        </w:r>
        <w:proofErr w:type="spellEnd"/>
        <w:r>
          <w:t xml:space="preserve"> = .048, </w:t>
        </w:r>
        <w:r>
          <w:rPr>
            <w:i/>
            <w:iCs/>
          </w:rPr>
          <w:t>BCa95%CI</w:t>
        </w:r>
        <w:r>
          <w:t xml:space="preserve"> = -.063 to .125) (</w:t>
        </w:r>
        <w:r>
          <w:rPr>
            <w:i/>
            <w:iCs/>
          </w:rPr>
          <w:t>r</w:t>
        </w:r>
        <w:r>
          <w:t xml:space="preserve">(48) = .067, </w:t>
        </w:r>
        <w:r>
          <w:rPr>
            <w:i/>
            <w:iCs/>
          </w:rPr>
          <w:t>p</w:t>
        </w:r>
        <w:r>
          <w:t xml:space="preserve"> = .650). Likewise, negative emotional reactivity scores were associated with </w:t>
        </w:r>
        <w:r w:rsidRPr="00F96275">
          <w:t>aggregated difference</w:t>
        </w:r>
        <w:r>
          <w:rPr>
            <w:i/>
            <w:iCs/>
          </w:rPr>
          <w:t xml:space="preserve"> </w:t>
        </w:r>
        <w:r w:rsidRPr="00F96275">
          <w:t>scores</w:t>
        </w:r>
        <w:r>
          <w:t xml:space="preserve"> (</w:t>
        </w:r>
        <w:proofErr w:type="spellStart"/>
        <w:r w:rsidRPr="00BA4475">
          <w:rPr>
            <w:i/>
            <w:iCs/>
          </w:rPr>
          <w:t>Coeff</w:t>
        </w:r>
        <w:proofErr w:type="spellEnd"/>
        <w:r>
          <w:t xml:space="preserve"> = 16.398, </w:t>
        </w:r>
        <w:proofErr w:type="spellStart"/>
        <w:r>
          <w:rPr>
            <w:i/>
            <w:iCs/>
          </w:rPr>
          <w:t>BootSE</w:t>
        </w:r>
        <w:proofErr w:type="spellEnd"/>
        <w:r>
          <w:t xml:space="preserve"> = 6.234, </w:t>
        </w:r>
        <w:r>
          <w:rPr>
            <w:i/>
            <w:iCs/>
          </w:rPr>
          <w:t>BCa95%CI</w:t>
        </w:r>
        <w:r>
          <w:t xml:space="preserve"> = 3.832 to 29.014) (</w:t>
        </w:r>
        <w:proofErr w:type="gramStart"/>
        <w:r>
          <w:rPr>
            <w:i/>
            <w:iCs/>
          </w:rPr>
          <w:t>r</w:t>
        </w:r>
        <w:r>
          <w:t>(</w:t>
        </w:r>
        <w:proofErr w:type="gramEnd"/>
        <w:r>
          <w:t xml:space="preserve">48) = .309, </w:t>
        </w:r>
        <w:r>
          <w:rPr>
            <w:i/>
            <w:iCs/>
          </w:rPr>
          <w:t>p</w:t>
        </w:r>
        <w:r>
          <w:t xml:space="preserve"> = .033). In contrast to negative emotional reactivity, positive emotional reactivity scores were not significantly associated with </w:t>
        </w:r>
        <w:r w:rsidRPr="00F96275">
          <w:t>interference scores</w:t>
        </w:r>
        <w:r>
          <w:t xml:space="preserve"> (under bias-corrected and accelerated bootstrapped confidence intervals; </w:t>
        </w:r>
        <w:proofErr w:type="spellStart"/>
        <w:r w:rsidRPr="00BA4475">
          <w:rPr>
            <w:i/>
            <w:iCs/>
          </w:rPr>
          <w:t>Coeff</w:t>
        </w:r>
        <w:proofErr w:type="spellEnd"/>
        <w:r>
          <w:t xml:space="preserve"> = -.244, </w:t>
        </w:r>
        <w:proofErr w:type="spellStart"/>
        <w:r>
          <w:rPr>
            <w:i/>
            <w:iCs/>
          </w:rPr>
          <w:t>BootSE</w:t>
        </w:r>
        <w:proofErr w:type="spellEnd"/>
        <w:r>
          <w:t xml:space="preserve"> = </w:t>
        </w:r>
        <w:r w:rsidRPr="00BA4475">
          <w:rPr>
            <w:i/>
            <w:iCs/>
          </w:rPr>
          <w:t>.1</w:t>
        </w:r>
        <w:r>
          <w:rPr>
            <w:i/>
            <w:iCs/>
          </w:rPr>
          <w:t>52</w:t>
        </w:r>
        <w:r>
          <w:t xml:space="preserve">, </w:t>
        </w:r>
        <w:r>
          <w:rPr>
            <w:i/>
            <w:iCs/>
          </w:rPr>
          <w:t>BCa95%CI</w:t>
        </w:r>
        <w:r>
          <w:t xml:space="preserve"> = .081 to -.513) (</w:t>
        </w:r>
        <w:r>
          <w:rPr>
            <w:i/>
            <w:iCs/>
          </w:rPr>
          <w:t>r</w:t>
        </w:r>
        <w:r>
          <w:t xml:space="preserve">(48) = -.304, </w:t>
        </w:r>
        <w:r>
          <w:rPr>
            <w:i/>
            <w:iCs/>
          </w:rPr>
          <w:t>p</w:t>
        </w:r>
        <w:r>
          <w:t xml:space="preserve"> = .035), </w:t>
        </w:r>
        <w:r w:rsidRPr="00F96275">
          <w:t>facilitation scores</w:t>
        </w:r>
        <w:r>
          <w:t xml:space="preserve"> (</w:t>
        </w:r>
        <w:proofErr w:type="spellStart"/>
        <w:r w:rsidRPr="00BA4475">
          <w:rPr>
            <w:i/>
            <w:iCs/>
          </w:rPr>
          <w:t>Coeff</w:t>
        </w:r>
        <w:proofErr w:type="spellEnd"/>
        <w:r>
          <w:t xml:space="preserve"> = -.053, </w:t>
        </w:r>
        <w:proofErr w:type="spellStart"/>
        <w:r>
          <w:rPr>
            <w:i/>
            <w:iCs/>
          </w:rPr>
          <w:t>BootSE</w:t>
        </w:r>
        <w:proofErr w:type="spellEnd"/>
        <w:r>
          <w:t xml:space="preserve"> = .046, </w:t>
        </w:r>
        <w:r>
          <w:rPr>
            <w:i/>
            <w:iCs/>
          </w:rPr>
          <w:t>BCa95%CI</w:t>
        </w:r>
        <w:r>
          <w:t xml:space="preserve"> = -.153 to .031) (</w:t>
        </w:r>
        <w:r>
          <w:rPr>
            <w:i/>
            <w:iCs/>
          </w:rPr>
          <w:t>r</w:t>
        </w:r>
        <w:r>
          <w:t xml:space="preserve">(48) = .204, </w:t>
        </w:r>
        <w:r>
          <w:rPr>
            <w:i/>
            <w:iCs/>
          </w:rPr>
          <w:t>p</w:t>
        </w:r>
        <w:r>
          <w:t xml:space="preserve"> = .165), nor </w:t>
        </w:r>
        <w:r w:rsidRPr="00F96275">
          <w:lastRenderedPageBreak/>
          <w:t>aggregated difference</w:t>
        </w:r>
        <w:r>
          <w:rPr>
            <w:i/>
            <w:iCs/>
          </w:rPr>
          <w:t xml:space="preserve"> </w:t>
        </w:r>
        <w:r w:rsidRPr="00F96275">
          <w:t>scores</w:t>
        </w:r>
        <w:r>
          <w:rPr>
            <w:i/>
            <w:iCs/>
          </w:rPr>
          <w:t xml:space="preserve"> </w:t>
        </w:r>
        <w:r>
          <w:t>(</w:t>
        </w:r>
        <w:proofErr w:type="spellStart"/>
        <w:r w:rsidRPr="00BA4475">
          <w:rPr>
            <w:i/>
            <w:iCs/>
          </w:rPr>
          <w:t>Coeff</w:t>
        </w:r>
        <w:proofErr w:type="spellEnd"/>
        <w:r>
          <w:t xml:space="preserve"> = -3.845, </w:t>
        </w:r>
        <w:proofErr w:type="spellStart"/>
        <w:r>
          <w:rPr>
            <w:i/>
            <w:iCs/>
          </w:rPr>
          <w:t>BootSE</w:t>
        </w:r>
        <w:proofErr w:type="spellEnd"/>
        <w:r>
          <w:t xml:space="preserve"> = 5.436, </w:t>
        </w:r>
        <w:r>
          <w:rPr>
            <w:i/>
            <w:iCs/>
          </w:rPr>
          <w:t>BCa95%CI</w:t>
        </w:r>
        <w:r>
          <w:t xml:space="preserve"> = -18.247 to 3.231) (</w:t>
        </w:r>
        <w:r>
          <w:rPr>
            <w:i/>
            <w:iCs/>
          </w:rPr>
          <w:t>r</w:t>
        </w:r>
        <w:r>
          <w:t xml:space="preserve">(48) = -.095, </w:t>
        </w:r>
        <w:r>
          <w:rPr>
            <w:i/>
            <w:iCs/>
          </w:rPr>
          <w:t>p</w:t>
        </w:r>
        <w:r>
          <w:t xml:space="preserve"> = .519).</w:t>
        </w:r>
      </w:ins>
    </w:p>
    <w:p w14:paraId="546D6B6E" w14:textId="77777777" w:rsidR="001C370D" w:rsidRDefault="001C370D" w:rsidP="001C370D">
      <w:pPr>
        <w:ind w:firstLine="0"/>
        <w:contextualSpacing w:val="0"/>
        <w:jc w:val="left"/>
        <w:outlineLvl w:val="9"/>
        <w:rPr>
          <w:ins w:id="129" w:author="יפתח עמיר" w:date="2020-01-03T11:40:00Z"/>
        </w:rPr>
      </w:pPr>
      <w:ins w:id="130" w:author="יפתח עמיר" w:date="2020-01-03T11:40:00Z">
        <w:r>
          <w:br w:type="page"/>
        </w:r>
      </w:ins>
    </w:p>
    <w:p w14:paraId="04BF3926" w14:textId="77777777" w:rsidR="001C370D" w:rsidRDefault="001C370D" w:rsidP="001C370D">
      <w:pPr>
        <w:outlineLvl w:val="9"/>
        <w:rPr>
          <w:ins w:id="131" w:author="יפתח עמיר" w:date="2020-01-03T11:40:00Z"/>
        </w:rPr>
        <w:sectPr w:rsidR="001C370D" w:rsidSect="00A2149A">
          <w:pgSz w:w="11906" w:h="16838"/>
          <w:pgMar w:top="1418" w:right="1418" w:bottom="1418" w:left="1418" w:header="709" w:footer="709" w:gutter="0"/>
          <w:cols w:space="708"/>
          <w:bidi/>
          <w:rtlGutter/>
          <w:docGrid w:linePitch="360"/>
        </w:sectPr>
      </w:pPr>
    </w:p>
    <w:p w14:paraId="370026A5" w14:textId="1C19C725" w:rsidR="001C370D" w:rsidRDefault="001C370D" w:rsidP="001C370D">
      <w:pPr>
        <w:ind w:firstLine="0"/>
        <w:contextualSpacing w:val="0"/>
        <w:jc w:val="left"/>
        <w:outlineLvl w:val="9"/>
        <w:rPr>
          <w:ins w:id="132" w:author="יפתח עמיר" w:date="2020-01-03T11:40:00Z"/>
          <w:b/>
          <w:bCs/>
        </w:rPr>
      </w:pPr>
      <w:ins w:id="133" w:author="יפתח עמיר" w:date="2020-01-03T11:40:00Z">
        <w:r w:rsidRPr="00795D30">
          <w:rPr>
            <w:b/>
            <w:bCs/>
            <w:noProof/>
          </w:rPr>
          <w:lastRenderedPageBreak/>
          <w:drawing>
            <wp:anchor distT="0" distB="0" distL="114300" distR="114300" simplePos="0" relativeHeight="251746304" behindDoc="0" locked="0" layoutInCell="1" allowOverlap="1" wp14:anchorId="148B9439" wp14:editId="49C21224">
              <wp:simplePos x="0" y="0"/>
              <wp:positionH relativeFrom="column">
                <wp:posOffset>51435</wp:posOffset>
              </wp:positionH>
              <wp:positionV relativeFrom="paragraph">
                <wp:posOffset>118110</wp:posOffset>
              </wp:positionV>
              <wp:extent cx="8804275" cy="4162425"/>
              <wp:effectExtent l="0" t="0" r="0" b="9525"/>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19058" b="3587"/>
                      <a:stretch/>
                    </pic:blipFill>
                    <pic:spPr bwMode="auto">
                      <a:xfrm>
                        <a:off x="0" y="0"/>
                        <a:ext cx="8804275" cy="416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1BD7587E" w14:textId="77777777" w:rsidR="001C370D" w:rsidRPr="0088736D" w:rsidRDefault="001C370D" w:rsidP="001C370D">
      <w:pPr>
        <w:spacing w:line="240" w:lineRule="auto"/>
        <w:ind w:firstLine="0"/>
        <w:contextualSpacing w:val="0"/>
        <w:jc w:val="left"/>
        <w:outlineLvl w:val="9"/>
        <w:rPr>
          <w:ins w:id="134" w:author="יפתח עמיר" w:date="2020-01-03T11:40:00Z"/>
        </w:rPr>
        <w:sectPr w:rsidR="001C370D" w:rsidRPr="0088736D" w:rsidSect="00F217ED">
          <w:pgSz w:w="16838" w:h="11906" w:orient="landscape"/>
          <w:pgMar w:top="1418" w:right="1418" w:bottom="1418" w:left="1418" w:header="709" w:footer="709" w:gutter="0"/>
          <w:cols w:space="708"/>
          <w:bidi/>
          <w:rtlGutter/>
          <w:docGrid w:linePitch="360"/>
        </w:sectPr>
      </w:pPr>
      <w:ins w:id="135" w:author="יפתח עמיר" w:date="2020-01-03T11:40:00Z">
        <w:r w:rsidRPr="00AE668E">
          <w:rPr>
            <w:b/>
            <w:bCs/>
          </w:rPr>
          <w:t>Figure 5.</w:t>
        </w:r>
        <w:r w:rsidRPr="00AE668E">
          <w:t xml:space="preserve"> </w:t>
        </w:r>
        <w:r>
          <w:t>H</w:t>
        </w:r>
        <w:r w:rsidRPr="00AE668E">
          <w:t>eatmaps of zero-order Pearson correlations</w:t>
        </w:r>
        <w:r>
          <w:t xml:space="preserve"> and d</w:t>
        </w:r>
        <w:r w:rsidRPr="00AE668E">
          <w:t>escriptive</w:t>
        </w:r>
        <w:r>
          <w:t xml:space="preserve"> statistics of variables </w:t>
        </w:r>
        <w:r w:rsidRPr="00AE668E">
          <w:t>(Mean [Standard Deviation])</w:t>
        </w:r>
        <w:r>
          <w:t xml:space="preserve"> in y-axis labels</w:t>
        </w:r>
        <w:r w:rsidRPr="00AE668E">
          <w:t xml:space="preserve"> </w:t>
        </w:r>
        <w:r>
          <w:t>of</w:t>
        </w:r>
        <w:r w:rsidRPr="00AE668E">
          <w:t xml:space="preserve"> Studies 1 &amp; 2. DCT = Digit categorization task, D1B = Dichotic 1-</w:t>
        </w:r>
        <w:r>
          <w:t>b</w:t>
        </w:r>
        <w:r w:rsidRPr="00AE668E">
          <w:t>ack.</w:t>
        </w:r>
      </w:ins>
    </w:p>
    <w:p w14:paraId="490EC9D9" w14:textId="77777777" w:rsidR="007F4B06" w:rsidRPr="007F4B06" w:rsidRDefault="001C370D">
      <w:pPr>
        <w:pStyle w:val="Heading2"/>
        <w:rPr>
          <w:ins w:id="136" w:author="יפתח עמיר" w:date="2020-01-05T10:08:00Z"/>
          <w:rStyle w:val="Heading3Char"/>
        </w:rPr>
        <w:pPrChange w:id="137" w:author="יפתח עמיר" w:date="2020-01-05T10:08:00Z">
          <w:pPr>
            <w:outlineLvl w:val="9"/>
          </w:pPr>
        </w:pPrChange>
      </w:pPr>
      <w:ins w:id="138" w:author="יפתח עמיר" w:date="2020-01-03T11:40:00Z">
        <w:r w:rsidRPr="007F4B06">
          <w:rPr>
            <w:rStyle w:val="Heading3Char"/>
            <w:b/>
            <w:bCs/>
          </w:rPr>
          <w:lastRenderedPageBreak/>
          <w:t>Association between difficulty disengaging internal attention from negative self-referential thoughts and cognitive vulnerability</w:t>
        </w:r>
      </w:ins>
    </w:p>
    <w:p w14:paraId="2F6A975E" w14:textId="576254D6" w:rsidR="001C370D" w:rsidRDefault="001C370D" w:rsidP="001C370D">
      <w:pPr>
        <w:outlineLvl w:val="9"/>
        <w:rPr>
          <w:ins w:id="139" w:author="יפתח עמיר" w:date="2020-01-03T11:40:00Z"/>
        </w:rPr>
      </w:pPr>
      <w:ins w:id="140" w:author="יפתח עמיר" w:date="2020-01-03T11:40:00Z">
        <w:r>
          <w:t xml:space="preserve">We next tested the hypothesized association between difficulty disengaging internal attention from negative self-referential thoughts and problems with negative repetitive thinking. We examined the association between M1 </w:t>
        </w:r>
        <w:r w:rsidRPr="00F96275">
          <w:t xml:space="preserve">attentional </w:t>
        </w:r>
        <w:r>
          <w:t xml:space="preserve">interference, and separately dynamic facilitation and aggregated difference scores (alternate M1s), </w:t>
        </w:r>
        <w:r w:rsidRPr="00690343">
          <w:t xml:space="preserve">and </w:t>
        </w:r>
        <w:r>
          <w:t xml:space="preserve">second mediator (M2) repetitive negative thinking, and separately brooding, worry (alternate M2s) – i.e., path </w:t>
        </w:r>
        <w:r>
          <w:rPr>
            <w:i/>
            <w:iCs/>
          </w:rPr>
          <w:t>d</w:t>
        </w:r>
        <w:r w:rsidRPr="00F96275">
          <w:rPr>
            <w:vertAlign w:val="subscript"/>
          </w:rPr>
          <w:t>21</w:t>
        </w:r>
        <w:r>
          <w:t xml:space="preserve">. Negative emotional reactivity was the predictor in the model. As predicted, internal </w:t>
        </w:r>
        <w:r w:rsidRPr="00690343">
          <w:t xml:space="preserve">attentional </w:t>
        </w:r>
        <w:r w:rsidRPr="00F96275">
          <w:t>interference score</w:t>
        </w:r>
        <w:r>
          <w:t>s</w:t>
        </w:r>
        <w:r w:rsidRPr="00690343">
          <w:t xml:space="preserve"> </w:t>
        </w:r>
        <w:r>
          <w:t>were significantly associated with repetitive negative thinking (</w:t>
        </w:r>
        <w:proofErr w:type="spellStart"/>
        <w:r>
          <w:rPr>
            <w:i/>
            <w:iCs/>
          </w:rPr>
          <w:t>Coeff</w:t>
        </w:r>
        <w:proofErr w:type="spellEnd"/>
        <w:r>
          <w:rPr>
            <w:i/>
            <w:iCs/>
          </w:rPr>
          <w:t xml:space="preserve"> </w:t>
        </w:r>
        <w:r>
          <w:t xml:space="preserve">= 6.330, </w:t>
        </w:r>
        <w:proofErr w:type="spellStart"/>
        <w:r>
          <w:rPr>
            <w:i/>
            <w:iCs/>
          </w:rPr>
          <w:t>BootSE</w:t>
        </w:r>
        <w:proofErr w:type="spellEnd"/>
        <w:r>
          <w:rPr>
            <w:i/>
            <w:iCs/>
          </w:rPr>
          <w:t xml:space="preserve"> </w:t>
        </w:r>
        <w:r>
          <w:t xml:space="preserve">= 2.940, </w:t>
        </w:r>
        <w:r>
          <w:rPr>
            <w:i/>
            <w:iCs/>
          </w:rPr>
          <w:t xml:space="preserve">BCa95%CI = </w:t>
        </w:r>
        <w:r>
          <w:t>.775 to 12.393) (</w:t>
        </w:r>
        <w:proofErr w:type="gramStart"/>
        <w:r>
          <w:rPr>
            <w:i/>
            <w:iCs/>
          </w:rPr>
          <w:t>r</w:t>
        </w:r>
        <w:r>
          <w:t>(</w:t>
        </w:r>
        <w:proofErr w:type="gramEnd"/>
        <w:r>
          <w:t xml:space="preserve">48) = .317, </w:t>
        </w:r>
        <w:r>
          <w:rPr>
            <w:i/>
            <w:iCs/>
          </w:rPr>
          <w:t>p</w:t>
        </w:r>
        <w:r>
          <w:t xml:space="preserve"> = .028). Similar significant associations were observed for brooding </w:t>
        </w:r>
        <w:r w:rsidRPr="00CF0E03">
          <w:t>(</w:t>
        </w:r>
        <w:proofErr w:type="spellStart"/>
        <w:r w:rsidRPr="00CF0E03">
          <w:rPr>
            <w:i/>
            <w:iCs/>
          </w:rPr>
          <w:t>Coeff</w:t>
        </w:r>
        <w:proofErr w:type="spellEnd"/>
        <w:r w:rsidRPr="00CF0E03">
          <w:rPr>
            <w:i/>
            <w:iCs/>
          </w:rPr>
          <w:t xml:space="preserve"> </w:t>
        </w:r>
        <w:r w:rsidRPr="00CF0E03">
          <w:t xml:space="preserve">= 1.687, </w:t>
        </w:r>
        <w:proofErr w:type="spellStart"/>
        <w:r>
          <w:rPr>
            <w:i/>
            <w:iCs/>
          </w:rPr>
          <w:t>BootSE</w:t>
        </w:r>
        <w:proofErr w:type="spellEnd"/>
        <w:r w:rsidRPr="00CF0E03">
          <w:rPr>
            <w:i/>
            <w:iCs/>
          </w:rPr>
          <w:t xml:space="preserve"> </w:t>
        </w:r>
        <w:r w:rsidRPr="00CF0E03">
          <w:t>= .8</w:t>
        </w:r>
        <w:r>
          <w:t>33</w:t>
        </w:r>
        <w:r w:rsidRPr="00CF0E03">
          <w:t xml:space="preserve">, </w:t>
        </w:r>
        <w:r w:rsidRPr="00CF0E03">
          <w:rPr>
            <w:i/>
            <w:iCs/>
          </w:rPr>
          <w:t>BCa95%CI =</w:t>
        </w:r>
        <w:r w:rsidRPr="00CF0E03">
          <w:t xml:space="preserve"> .073 to 3.385) (</w:t>
        </w:r>
        <w:proofErr w:type="gramStart"/>
        <w:r w:rsidRPr="00CF0E03">
          <w:rPr>
            <w:i/>
            <w:iCs/>
          </w:rPr>
          <w:t>r</w:t>
        </w:r>
        <w:r w:rsidRPr="00CF0E03">
          <w:t>(</w:t>
        </w:r>
        <w:proofErr w:type="gramEnd"/>
        <w:r w:rsidRPr="00CF0E03">
          <w:t xml:space="preserve">48) = .375, </w:t>
        </w:r>
        <w:r w:rsidRPr="00CF0E03">
          <w:rPr>
            <w:i/>
            <w:iCs/>
          </w:rPr>
          <w:t>p</w:t>
        </w:r>
        <w:r w:rsidRPr="00CF0E03">
          <w:t xml:space="preserve"> = .009)</w:t>
        </w:r>
        <w:r>
          <w:t xml:space="preserve"> but not worry (see SM). </w:t>
        </w:r>
        <w:r w:rsidRPr="00CF0E03">
          <w:t xml:space="preserve">Moreover, all models with worry as the second mediator showed non-significant associations in path </w:t>
        </w:r>
        <w:r w:rsidRPr="00CF0E03">
          <w:rPr>
            <w:i/>
            <w:iCs/>
          </w:rPr>
          <w:t>d</w:t>
        </w:r>
        <w:r w:rsidRPr="00CF0E03">
          <w:rPr>
            <w:vertAlign w:val="subscript"/>
          </w:rPr>
          <w:t>21</w:t>
        </w:r>
        <w:r>
          <w:t xml:space="preserve"> as well indirect effects</w:t>
        </w:r>
        <w:r w:rsidRPr="00CF0E03">
          <w:t xml:space="preserve"> </w:t>
        </w:r>
        <w:r>
          <w:t xml:space="preserve">(path </w:t>
        </w:r>
        <w:r w:rsidRPr="00CF0E03">
          <w:rPr>
            <w:i/>
            <w:iCs/>
          </w:rPr>
          <w:t>a</w:t>
        </w:r>
        <w:r w:rsidRPr="00CF0E03">
          <w:rPr>
            <w:vertAlign w:val="subscript"/>
          </w:rPr>
          <w:t>1</w:t>
        </w:r>
        <w:r w:rsidRPr="00CF0E03">
          <w:rPr>
            <w:i/>
            <w:iCs/>
          </w:rPr>
          <w:t>d</w:t>
        </w:r>
        <w:r w:rsidRPr="00CF0E03">
          <w:rPr>
            <w:vertAlign w:val="subscript"/>
          </w:rPr>
          <w:t>21</w:t>
        </w:r>
        <w:r w:rsidRPr="00CF0E03">
          <w:rPr>
            <w:i/>
            <w:iCs/>
          </w:rPr>
          <w:t>b</w:t>
        </w:r>
        <w:r w:rsidRPr="00CF0E03">
          <w:rPr>
            <w:vertAlign w:val="subscript"/>
          </w:rPr>
          <w:t>2</w:t>
        </w:r>
        <w:r>
          <w:t xml:space="preserve">; </w:t>
        </w:r>
        <w:r w:rsidRPr="00CF0E03">
          <w:t>see below)</w:t>
        </w:r>
        <w:r>
          <w:t>.</w:t>
        </w:r>
        <w:r w:rsidRPr="00CF0E03">
          <w:t xml:space="preserve"> </w:t>
        </w:r>
        <w:r>
          <w:t>Thus, f</w:t>
        </w:r>
        <w:r w:rsidRPr="00CF0E03">
          <w:t>or brevity</w:t>
        </w:r>
        <w:r>
          <w:t>,</w:t>
        </w:r>
        <w:r w:rsidRPr="00CF0E03">
          <w:t xml:space="preserve"> we do not further report on worry</w:t>
        </w:r>
        <w:r>
          <w:t xml:space="preserve"> here</w:t>
        </w:r>
        <w:r w:rsidRPr="00CF0E03">
          <w:t xml:space="preserve"> (but see </w:t>
        </w:r>
        <w:r>
          <w:t>Figure 5</w:t>
        </w:r>
        <w:r w:rsidRPr="00CF0E03">
          <w:t xml:space="preserve"> and SM for details).</w:t>
        </w:r>
        <w:r>
          <w:t xml:space="preserve"> Additionally, we tested the same associations when positive emotional reactivity was the predictor and attentional interference as M1 – no significant associations were observed (see SM for details).</w:t>
        </w:r>
      </w:ins>
    </w:p>
    <w:p w14:paraId="273DB077" w14:textId="77777777" w:rsidR="001C370D" w:rsidRPr="00302E2C" w:rsidRDefault="001C370D" w:rsidP="001C370D">
      <w:pPr>
        <w:outlineLvl w:val="9"/>
        <w:rPr>
          <w:ins w:id="141" w:author="יפתח עמיר" w:date="2020-01-03T11:40:00Z"/>
        </w:rPr>
      </w:pPr>
      <w:ins w:id="142" w:author="יפתח עמיר" w:date="2020-01-03T11:40:00Z">
        <w:r>
          <w:t xml:space="preserve">As </w:t>
        </w:r>
        <w:r w:rsidRPr="00690343">
          <w:t xml:space="preserve">predicted, </w:t>
        </w:r>
        <w:r w:rsidRPr="00F96275">
          <w:t>facilitation scores</w:t>
        </w:r>
        <w:r w:rsidRPr="00690343">
          <w:t xml:space="preserve"> were</w:t>
        </w:r>
        <w:r>
          <w:t xml:space="preserve"> not associated with repetitive negative thinking (</w:t>
        </w:r>
        <w:proofErr w:type="spellStart"/>
        <w:r>
          <w:rPr>
            <w:i/>
            <w:iCs/>
          </w:rPr>
          <w:t>Coeff</w:t>
        </w:r>
        <w:proofErr w:type="spellEnd"/>
        <w:r>
          <w:rPr>
            <w:i/>
            <w:iCs/>
          </w:rPr>
          <w:t xml:space="preserve"> </w:t>
        </w:r>
        <w:r>
          <w:t xml:space="preserve">= 1.983, </w:t>
        </w:r>
        <w:proofErr w:type="spellStart"/>
        <w:r>
          <w:rPr>
            <w:i/>
            <w:iCs/>
          </w:rPr>
          <w:t>BootSE</w:t>
        </w:r>
        <w:proofErr w:type="spellEnd"/>
        <w:r>
          <w:rPr>
            <w:i/>
            <w:iCs/>
          </w:rPr>
          <w:t xml:space="preserve"> </w:t>
        </w:r>
        <w:r>
          <w:t xml:space="preserve">= 9.507, </w:t>
        </w:r>
        <w:r>
          <w:rPr>
            <w:i/>
            <w:iCs/>
          </w:rPr>
          <w:t xml:space="preserve">BCa95%CI = </w:t>
        </w:r>
        <w:r>
          <w:t>25.413 to -13.910) (</w:t>
        </w:r>
        <w:r>
          <w:rPr>
            <w:i/>
            <w:iCs/>
          </w:rPr>
          <w:t>r</w:t>
        </w:r>
        <w:r>
          <w:t xml:space="preserve">(48) = .041, </w:t>
        </w:r>
        <w:r>
          <w:rPr>
            <w:i/>
            <w:iCs/>
          </w:rPr>
          <w:t>p</w:t>
        </w:r>
        <w:r>
          <w:t xml:space="preserve"> = .780) nor brooding </w:t>
        </w:r>
        <w:r w:rsidRPr="002A1EF3">
          <w:t>(</w:t>
        </w:r>
        <w:proofErr w:type="spellStart"/>
        <w:r w:rsidRPr="002A1EF3">
          <w:rPr>
            <w:i/>
            <w:iCs/>
          </w:rPr>
          <w:t>Coeff</w:t>
        </w:r>
        <w:proofErr w:type="spellEnd"/>
        <w:r w:rsidRPr="002A1EF3">
          <w:rPr>
            <w:i/>
            <w:iCs/>
          </w:rPr>
          <w:t xml:space="preserve"> </w:t>
        </w:r>
        <w:r w:rsidRPr="002A1EF3">
          <w:t>= .</w:t>
        </w:r>
        <w:r>
          <w:t>512</w:t>
        </w:r>
        <w:r w:rsidRPr="002A1EF3">
          <w:t xml:space="preserve">, </w:t>
        </w:r>
        <w:proofErr w:type="spellStart"/>
        <w:r>
          <w:rPr>
            <w:i/>
            <w:iCs/>
          </w:rPr>
          <w:t>BootSE</w:t>
        </w:r>
        <w:proofErr w:type="spellEnd"/>
        <w:r w:rsidRPr="002A1EF3">
          <w:rPr>
            <w:i/>
            <w:iCs/>
          </w:rPr>
          <w:t xml:space="preserve"> </w:t>
        </w:r>
        <w:r w:rsidRPr="002A1EF3">
          <w:t xml:space="preserve">= </w:t>
        </w:r>
        <w:r>
          <w:rPr>
            <w:rFonts w:hint="cs"/>
            <w:rtl/>
          </w:rPr>
          <w:t>2.</w:t>
        </w:r>
        <w:r>
          <w:t>362</w:t>
        </w:r>
        <w:r w:rsidRPr="002A1EF3">
          <w:t xml:space="preserve">, </w:t>
        </w:r>
        <w:r w:rsidRPr="002A1EF3">
          <w:rPr>
            <w:i/>
            <w:iCs/>
          </w:rPr>
          <w:t xml:space="preserve">BCa95%CI = </w:t>
        </w:r>
        <w:r>
          <w:t>-4</w:t>
        </w:r>
        <w:r w:rsidRPr="002A1EF3">
          <w:t>.</w:t>
        </w:r>
        <w:r>
          <w:t>742 to 4</w:t>
        </w:r>
        <w:r w:rsidRPr="002A1EF3">
          <w:t>.</w:t>
        </w:r>
        <w:r>
          <w:t>681</w:t>
        </w:r>
        <w:r w:rsidRPr="002A1EF3">
          <w:t>) (</w:t>
        </w:r>
        <w:r w:rsidRPr="002A1EF3">
          <w:rPr>
            <w:i/>
            <w:iCs/>
          </w:rPr>
          <w:t>r</w:t>
        </w:r>
        <w:r w:rsidRPr="002A1EF3">
          <w:t>(48) = .</w:t>
        </w:r>
        <w:r>
          <w:t>050</w:t>
        </w:r>
        <w:r w:rsidRPr="002A1EF3">
          <w:t xml:space="preserve">, </w:t>
        </w:r>
        <w:r w:rsidRPr="002A1EF3">
          <w:rPr>
            <w:i/>
            <w:iCs/>
          </w:rPr>
          <w:t>p</w:t>
        </w:r>
        <w:r w:rsidRPr="002A1EF3">
          <w:t xml:space="preserve"> = .</w:t>
        </w:r>
        <w:r>
          <w:t>738</w:t>
        </w:r>
        <w:r w:rsidRPr="002A1EF3">
          <w:t>)</w:t>
        </w:r>
        <w:r w:rsidRPr="00690343">
          <w:t>. A</w:t>
        </w:r>
        <w:r w:rsidRPr="00F96275">
          <w:t>ggregated difference</w:t>
        </w:r>
        <w:r w:rsidRPr="00690343">
          <w:t xml:space="preserve"> </w:t>
        </w:r>
        <w:r w:rsidRPr="00F96275">
          <w:t>scores</w:t>
        </w:r>
        <w:r>
          <w:t xml:space="preserve"> were also associated with repetitive negative thinking (</w:t>
        </w:r>
        <w:proofErr w:type="spellStart"/>
        <w:r>
          <w:rPr>
            <w:i/>
            <w:iCs/>
          </w:rPr>
          <w:t>Coeff</w:t>
        </w:r>
        <w:proofErr w:type="spellEnd"/>
        <w:r>
          <w:rPr>
            <w:i/>
            <w:iCs/>
          </w:rPr>
          <w:t xml:space="preserve"> </w:t>
        </w:r>
        <w:r>
          <w:t xml:space="preserve">= .068, </w:t>
        </w:r>
        <w:proofErr w:type="spellStart"/>
        <w:r>
          <w:rPr>
            <w:i/>
            <w:iCs/>
          </w:rPr>
          <w:t>BootSE</w:t>
        </w:r>
        <w:proofErr w:type="spellEnd"/>
        <w:r>
          <w:rPr>
            <w:i/>
            <w:iCs/>
          </w:rPr>
          <w:t xml:space="preserve"> </w:t>
        </w:r>
        <w:r>
          <w:t xml:space="preserve">= .046, </w:t>
        </w:r>
        <w:r>
          <w:rPr>
            <w:i/>
            <w:iCs/>
          </w:rPr>
          <w:t xml:space="preserve">BCa95%CI = </w:t>
        </w:r>
        <w:r>
          <w:t>.008 to .196) (</w:t>
        </w:r>
        <w:r>
          <w:rPr>
            <w:i/>
            <w:iCs/>
          </w:rPr>
          <w:t>r</w:t>
        </w:r>
        <w:r>
          <w:t xml:space="preserve">(48) = .197, </w:t>
        </w:r>
        <w:r>
          <w:rPr>
            <w:i/>
            <w:iCs/>
          </w:rPr>
          <w:t>p</w:t>
        </w:r>
        <w:r>
          <w:t xml:space="preserve"> = .180) as well as brooding </w:t>
        </w:r>
        <w:r w:rsidRPr="002A1EF3">
          <w:t>(</w:t>
        </w:r>
        <w:proofErr w:type="spellStart"/>
        <w:r w:rsidRPr="002A1EF3">
          <w:rPr>
            <w:i/>
            <w:iCs/>
          </w:rPr>
          <w:t>Coeff</w:t>
        </w:r>
        <w:proofErr w:type="spellEnd"/>
        <w:r w:rsidRPr="002A1EF3">
          <w:rPr>
            <w:i/>
            <w:iCs/>
          </w:rPr>
          <w:t xml:space="preserve"> </w:t>
        </w:r>
        <w:r w:rsidRPr="002A1EF3">
          <w:t xml:space="preserve">= .036, </w:t>
        </w:r>
        <w:proofErr w:type="spellStart"/>
        <w:r>
          <w:rPr>
            <w:i/>
            <w:iCs/>
          </w:rPr>
          <w:t>BootSE</w:t>
        </w:r>
        <w:proofErr w:type="spellEnd"/>
        <w:r w:rsidRPr="002A1EF3">
          <w:rPr>
            <w:i/>
            <w:iCs/>
          </w:rPr>
          <w:t xml:space="preserve"> </w:t>
        </w:r>
        <w:r w:rsidRPr="002A1EF3">
          <w:t>= .01</w:t>
        </w:r>
        <w:r>
          <w:t>3</w:t>
        </w:r>
        <w:r w:rsidRPr="002A1EF3">
          <w:t xml:space="preserve">, </w:t>
        </w:r>
        <w:r w:rsidRPr="002A1EF3">
          <w:rPr>
            <w:i/>
            <w:iCs/>
          </w:rPr>
          <w:t xml:space="preserve">BCa95%CI = </w:t>
        </w:r>
        <w:r w:rsidRPr="002A1EF3">
          <w:t>.011 to .062) (</w:t>
        </w:r>
        <w:r w:rsidRPr="002A1EF3">
          <w:rPr>
            <w:i/>
            <w:iCs/>
          </w:rPr>
          <w:t>r</w:t>
        </w:r>
        <w:r w:rsidRPr="002A1EF3">
          <w:t xml:space="preserve">(48) = .386, </w:t>
        </w:r>
        <w:r w:rsidRPr="002A1EF3">
          <w:rPr>
            <w:i/>
            <w:iCs/>
          </w:rPr>
          <w:t>p</w:t>
        </w:r>
        <w:r w:rsidRPr="002A1EF3">
          <w:t xml:space="preserve"> = .007)</w:t>
        </w:r>
        <w:r>
          <w:t>.</w:t>
        </w:r>
      </w:ins>
    </w:p>
    <w:p w14:paraId="051188E1" w14:textId="77777777" w:rsidR="006C6EBD" w:rsidRPr="006C6EBD" w:rsidRDefault="001C370D">
      <w:pPr>
        <w:pStyle w:val="Heading2"/>
        <w:rPr>
          <w:ins w:id="143" w:author="יפתח עמיר" w:date="2020-01-05T10:08:00Z"/>
          <w:rStyle w:val="Heading3Char"/>
        </w:rPr>
        <w:pPrChange w:id="144" w:author="יפתח עמיר" w:date="2020-01-05T10:08:00Z">
          <w:pPr>
            <w:outlineLvl w:val="9"/>
          </w:pPr>
        </w:pPrChange>
      </w:pPr>
      <w:ins w:id="145" w:author="יפתח עמיר" w:date="2020-01-03T11:40:00Z">
        <w:r w:rsidRPr="006C6EBD">
          <w:rPr>
            <w:rStyle w:val="Heading3Char"/>
            <w:b/>
            <w:bCs/>
          </w:rPr>
          <w:t>Association between difficulty disengaging internal attention from negative self-referential thoughts and depression and anxiety symptoms</w:t>
        </w:r>
      </w:ins>
    </w:p>
    <w:p w14:paraId="04A78B5E" w14:textId="054D6467" w:rsidR="001C370D" w:rsidRPr="003D3B9E" w:rsidRDefault="001C370D" w:rsidP="001C370D">
      <w:pPr>
        <w:outlineLvl w:val="9"/>
        <w:rPr>
          <w:ins w:id="146" w:author="יפתח עמיר" w:date="2020-01-03T11:40:00Z"/>
        </w:rPr>
      </w:pPr>
      <w:ins w:id="147" w:author="יפתח עמיר" w:date="2020-01-03T11:40:00Z">
        <w:r>
          <w:lastRenderedPageBreak/>
          <w:t xml:space="preserve">We next tested the hypothesized association between difficulty disengaging internal attention from negative self-referential thoughts and depression and anxiety symptoms. To do so we examined the association between M1 </w:t>
        </w:r>
        <w:r w:rsidRPr="004B000B">
          <w:t xml:space="preserve">attentional </w:t>
        </w:r>
        <w:r>
          <w:t xml:space="preserve">interference, and separately dynamic facilitation and aggregated bias scores (alternate M1s), </w:t>
        </w:r>
        <w:r w:rsidRPr="00690343">
          <w:t xml:space="preserve">and </w:t>
        </w:r>
        <w:r>
          <w:t xml:space="preserve">the outcome depression and anxiety– i.e., path </w:t>
        </w:r>
        <w:r>
          <w:rPr>
            <w:i/>
            <w:iCs/>
          </w:rPr>
          <w:t>b</w:t>
        </w:r>
        <w:r w:rsidRPr="00BA4475">
          <w:rPr>
            <w:vertAlign w:val="subscript"/>
          </w:rPr>
          <w:t>1</w:t>
        </w:r>
        <w:r>
          <w:t xml:space="preserve"> (see Figure 3). Inconsistent with prediction, there was no direct significant association </w:t>
        </w:r>
        <w:r w:rsidRPr="00690343">
          <w:t xml:space="preserve">between </w:t>
        </w:r>
        <w:r w:rsidRPr="009A2FE0">
          <w:t>attentional interference</w:t>
        </w:r>
        <w:r w:rsidRPr="00690343">
          <w:t xml:space="preserve"> scores</w:t>
        </w:r>
        <w:r>
          <w:t xml:space="preserve"> and depression (</w:t>
        </w:r>
        <w:proofErr w:type="spellStart"/>
        <w:r>
          <w:rPr>
            <w:i/>
            <w:iCs/>
          </w:rPr>
          <w:t>Coeff</w:t>
        </w:r>
        <w:proofErr w:type="spellEnd"/>
        <w:r>
          <w:rPr>
            <w:i/>
            <w:iCs/>
          </w:rPr>
          <w:t xml:space="preserve"> </w:t>
        </w:r>
        <w:r>
          <w:t xml:space="preserve">= .445, </w:t>
        </w:r>
        <w:proofErr w:type="spellStart"/>
        <w:r>
          <w:rPr>
            <w:i/>
            <w:iCs/>
          </w:rPr>
          <w:t>BootSE</w:t>
        </w:r>
        <w:proofErr w:type="spellEnd"/>
        <w:r>
          <w:rPr>
            <w:i/>
            <w:iCs/>
          </w:rPr>
          <w:t xml:space="preserve"> </w:t>
        </w:r>
        <w:r>
          <w:t xml:space="preserve">= .711, </w:t>
        </w:r>
        <w:r>
          <w:rPr>
            <w:i/>
            <w:iCs/>
          </w:rPr>
          <w:t xml:space="preserve">BCa95%CI = </w:t>
        </w:r>
        <w:r>
          <w:t>-.856 to 1.977) (</w:t>
        </w:r>
        <w:r>
          <w:rPr>
            <w:i/>
            <w:iCs/>
          </w:rPr>
          <w:t>r</w:t>
        </w:r>
        <w:r>
          <w:t xml:space="preserve">(48) = .255, </w:t>
        </w:r>
        <w:r>
          <w:rPr>
            <w:i/>
            <w:iCs/>
          </w:rPr>
          <w:t>p</w:t>
        </w:r>
        <w:r>
          <w:t xml:space="preserve"> = .081) or anxiety symptoms (</w:t>
        </w:r>
        <w:proofErr w:type="spellStart"/>
        <w:r>
          <w:rPr>
            <w:i/>
            <w:iCs/>
          </w:rPr>
          <w:t>Coeff</w:t>
        </w:r>
        <w:proofErr w:type="spellEnd"/>
        <w:r>
          <w:rPr>
            <w:i/>
            <w:iCs/>
          </w:rPr>
          <w:t xml:space="preserve"> </w:t>
        </w:r>
        <w:r>
          <w:t xml:space="preserve">= 2.483, </w:t>
        </w:r>
        <w:proofErr w:type="spellStart"/>
        <w:r>
          <w:rPr>
            <w:i/>
            <w:iCs/>
          </w:rPr>
          <w:t>BootSE</w:t>
        </w:r>
        <w:proofErr w:type="spellEnd"/>
        <w:r>
          <w:rPr>
            <w:i/>
            <w:iCs/>
          </w:rPr>
          <w:t xml:space="preserve"> </w:t>
        </w:r>
        <w:r>
          <w:t xml:space="preserve">= 2.107, </w:t>
        </w:r>
        <w:r>
          <w:rPr>
            <w:i/>
            <w:iCs/>
          </w:rPr>
          <w:t xml:space="preserve">BCa95%CI = </w:t>
        </w:r>
        <w:r>
          <w:t>-1.042 to 7.452) (</w:t>
        </w:r>
        <w:r>
          <w:rPr>
            <w:i/>
            <w:iCs/>
          </w:rPr>
          <w:t>r</w:t>
        </w:r>
        <w:r>
          <w:t xml:space="preserve">(48) = .334, </w:t>
        </w:r>
        <w:r>
          <w:rPr>
            <w:i/>
            <w:iCs/>
          </w:rPr>
          <w:t>p</w:t>
        </w:r>
        <w:r>
          <w:t xml:space="preserve"> = .020). Furthermore, no direct associations were observed </w:t>
        </w:r>
        <w:r w:rsidRPr="00690343">
          <w:t xml:space="preserve">between </w:t>
        </w:r>
        <w:r w:rsidRPr="009A2FE0">
          <w:t xml:space="preserve">attentional facilitation </w:t>
        </w:r>
        <w:r w:rsidRPr="00690343">
          <w:t xml:space="preserve">or </w:t>
        </w:r>
        <w:r w:rsidRPr="009A2FE0">
          <w:t>aggregated mean difference</w:t>
        </w:r>
        <w:r>
          <w:rPr>
            <w:i/>
            <w:iCs/>
          </w:rPr>
          <w:t xml:space="preserve"> </w:t>
        </w:r>
        <w:r>
          <w:t>scores and depression or anxiety.</w:t>
        </w:r>
      </w:ins>
    </w:p>
    <w:p w14:paraId="7F8ED9AD" w14:textId="77777777" w:rsidR="006C6EBD" w:rsidRPr="006C6EBD" w:rsidRDefault="001C370D">
      <w:pPr>
        <w:pStyle w:val="Heading2"/>
        <w:rPr>
          <w:ins w:id="148" w:author="יפתח עמיר" w:date="2020-01-05T10:08:00Z"/>
          <w:rStyle w:val="Heading3Char"/>
        </w:rPr>
        <w:pPrChange w:id="149" w:author="יפתח עמיר" w:date="2020-01-05T10:08:00Z">
          <w:pPr>
            <w:outlineLvl w:val="9"/>
          </w:pPr>
        </w:pPrChange>
      </w:pPr>
      <w:ins w:id="150" w:author="יפתח עמיר" w:date="2020-01-03T11:40:00Z">
        <w:r w:rsidRPr="006C6EBD">
          <w:rPr>
            <w:rStyle w:val="Heading3Char"/>
            <w:b/>
            <w:bCs/>
          </w:rPr>
          <w:t>Serial mediation of emotional reactivity and depression and anxiety by difficulty disengaging attention from negative thoughts and negative repetitive thinking</w:t>
        </w:r>
      </w:ins>
    </w:p>
    <w:p w14:paraId="2A9A493A" w14:textId="365BEC8E" w:rsidR="001C370D" w:rsidRPr="00BF41F1" w:rsidRDefault="001C370D" w:rsidP="001C370D">
      <w:pPr>
        <w:outlineLvl w:val="9"/>
        <w:rPr>
          <w:ins w:id="151" w:author="יפתח עמיר" w:date="2020-01-03T11:40:00Z"/>
        </w:rPr>
      </w:pPr>
      <w:ins w:id="152" w:author="יפתח עמיר" w:date="2020-01-03T11:40:00Z">
        <w:r>
          <w:t xml:space="preserve">Finally, we tested the hypothesized serial multiple mediating mechanism linking negative emotional reactivity, difficulty disengaging internal attention, repetitive negative thinking, and symptom outcomes. Accordingly, we examined the serial indirect paths of the estimated models – i.e., the cross product of paths </w:t>
        </w:r>
        <w:r w:rsidRPr="002A3CA6">
          <w:rPr>
            <w:i/>
            <w:iCs/>
          </w:rPr>
          <w:t>a</w:t>
        </w:r>
        <w:r w:rsidRPr="002A3CA6">
          <w:rPr>
            <w:vertAlign w:val="subscript"/>
          </w:rPr>
          <w:t>1</w:t>
        </w:r>
        <w:r>
          <w:t xml:space="preserve">, </w:t>
        </w:r>
        <w:r w:rsidRPr="002A3CA6">
          <w:rPr>
            <w:i/>
            <w:iCs/>
          </w:rPr>
          <w:t>b</w:t>
        </w:r>
        <w:r w:rsidRPr="002A3CA6">
          <w:rPr>
            <w:vertAlign w:val="subscript"/>
          </w:rPr>
          <w:t>2</w:t>
        </w:r>
        <w:r>
          <w:t xml:space="preserve"> and </w:t>
        </w:r>
        <w:r w:rsidRPr="002A3CA6">
          <w:rPr>
            <w:i/>
            <w:iCs/>
          </w:rPr>
          <w:t>d</w:t>
        </w:r>
        <w:r w:rsidRPr="002A3CA6">
          <w:rPr>
            <w:vertAlign w:val="subscript"/>
          </w:rPr>
          <w:t>21</w:t>
        </w:r>
        <w:r>
          <w:t xml:space="preserve">. See Figure 3. Results indicated a significant positive serial indirect path </w:t>
        </w:r>
        <w:r w:rsidRPr="00DB3750">
          <w:t xml:space="preserve">of </w:t>
        </w:r>
        <w:r>
          <w:t xml:space="preserve">M1 </w:t>
        </w:r>
        <w:r w:rsidRPr="002A3CA6">
          <w:t>attentional interference</w:t>
        </w:r>
        <w:r>
          <w:t xml:space="preserve"> and M2 repetitive negative thinking mediating the relations between negative emotional reactivity and depression (</w:t>
        </w:r>
        <w:r>
          <w:rPr>
            <w:i/>
            <w:iCs/>
          </w:rPr>
          <w:t>Effect</w:t>
        </w:r>
        <w:r>
          <w:t xml:space="preserve"> = .495, </w:t>
        </w:r>
        <w:proofErr w:type="spellStart"/>
        <w:r>
          <w:rPr>
            <w:i/>
            <w:iCs/>
          </w:rPr>
          <w:t>BootSE</w:t>
        </w:r>
        <w:proofErr w:type="spellEnd"/>
        <w:r>
          <w:rPr>
            <w:i/>
            <w:iCs/>
          </w:rPr>
          <w:t xml:space="preserve"> </w:t>
        </w:r>
        <w:r>
          <w:t xml:space="preserve">= .356, </w:t>
        </w:r>
        <w:r w:rsidRPr="00FC2A89">
          <w:rPr>
            <w:i/>
            <w:iCs/>
          </w:rPr>
          <w:t>BCa95%CI</w:t>
        </w:r>
        <w:r>
          <w:t xml:space="preserve">: .060 to 1.660). A similar pattern of indirect effects or evidence for serial mediation was observed </w:t>
        </w:r>
        <w:r w:rsidRPr="002A3CA6">
          <w:t>with respect to anxiety symptoms</w:t>
        </w:r>
        <w:r>
          <w:t xml:space="preserve"> </w:t>
        </w:r>
        <w:r w:rsidRPr="002A3CA6">
          <w:t>(</w:t>
        </w:r>
        <w:r w:rsidRPr="002A3CA6">
          <w:rPr>
            <w:i/>
            <w:iCs/>
          </w:rPr>
          <w:t xml:space="preserve">Effect </w:t>
        </w:r>
        <w:r w:rsidRPr="002A3CA6">
          <w:t xml:space="preserve">= 1.040, </w:t>
        </w:r>
        <w:proofErr w:type="spellStart"/>
        <w:r w:rsidRPr="002A3CA6">
          <w:rPr>
            <w:i/>
            <w:iCs/>
          </w:rPr>
          <w:t>BootSE</w:t>
        </w:r>
        <w:proofErr w:type="spellEnd"/>
        <w:r w:rsidRPr="002A3CA6">
          <w:rPr>
            <w:i/>
            <w:iCs/>
          </w:rPr>
          <w:t xml:space="preserve"> </w:t>
        </w:r>
        <w:r w:rsidRPr="002A3CA6">
          <w:t>= .</w:t>
        </w:r>
        <w:r>
          <w:t>828</w:t>
        </w:r>
        <w:r w:rsidRPr="002A3CA6">
          <w:t xml:space="preserve">, </w:t>
        </w:r>
        <w:r w:rsidRPr="002A3CA6">
          <w:rPr>
            <w:i/>
            <w:iCs/>
          </w:rPr>
          <w:t>BCa95%CI</w:t>
        </w:r>
        <w:r w:rsidRPr="002A3CA6">
          <w:t xml:space="preserve">: .121 to 3.881). Notably, similar serial indirect effects were observed </w:t>
        </w:r>
        <w:r w:rsidRPr="000319CA">
          <w:t>when brooding</w:t>
        </w:r>
        <w:r>
          <w:t xml:space="preserve"> (rumination)</w:t>
        </w:r>
        <w:r w:rsidRPr="000319CA">
          <w:t xml:space="preserve"> w</w:t>
        </w:r>
        <w:r>
          <w:t>as</w:t>
        </w:r>
        <w:r w:rsidRPr="000319CA">
          <w:t xml:space="preserve"> tested as M2</w:t>
        </w:r>
        <w:r>
          <w:t>,</w:t>
        </w:r>
        <w:r w:rsidRPr="000319CA">
          <w:t xml:space="preserve"> </w:t>
        </w:r>
        <w:r>
          <w:t>with outcomes of</w:t>
        </w:r>
        <w:r w:rsidRPr="002A3CA6">
          <w:t xml:space="preserve"> depression </w:t>
        </w:r>
        <w:r>
          <w:t>(</w:t>
        </w:r>
        <w:r>
          <w:rPr>
            <w:i/>
            <w:iCs/>
          </w:rPr>
          <w:t>Effect</w:t>
        </w:r>
        <w:r>
          <w:t xml:space="preserve"> = .511, </w:t>
        </w:r>
        <w:proofErr w:type="spellStart"/>
        <w:r>
          <w:rPr>
            <w:i/>
            <w:iCs/>
          </w:rPr>
          <w:t>BootSE</w:t>
        </w:r>
        <w:proofErr w:type="spellEnd"/>
        <w:r>
          <w:rPr>
            <w:i/>
            <w:iCs/>
          </w:rPr>
          <w:t xml:space="preserve"> </w:t>
        </w:r>
        <w:r>
          <w:t xml:space="preserve">= .389, </w:t>
        </w:r>
        <w:r w:rsidRPr="00FC2A89">
          <w:rPr>
            <w:i/>
            <w:iCs/>
          </w:rPr>
          <w:t>BCa95%CI</w:t>
        </w:r>
        <w:r>
          <w:t>: .058 to 1.819) and anxiety (</w:t>
        </w:r>
        <w:r>
          <w:rPr>
            <w:i/>
            <w:iCs/>
          </w:rPr>
          <w:t>Effect</w:t>
        </w:r>
        <w:r>
          <w:t xml:space="preserve"> = 1.017, </w:t>
        </w:r>
        <w:proofErr w:type="spellStart"/>
        <w:r>
          <w:rPr>
            <w:i/>
            <w:iCs/>
          </w:rPr>
          <w:t>BootSE</w:t>
        </w:r>
        <w:proofErr w:type="spellEnd"/>
        <w:r>
          <w:rPr>
            <w:i/>
            <w:iCs/>
          </w:rPr>
          <w:t xml:space="preserve"> </w:t>
        </w:r>
        <w:r>
          <w:t xml:space="preserve">= .883, </w:t>
        </w:r>
        <w:r w:rsidRPr="00FC2A89">
          <w:rPr>
            <w:i/>
            <w:iCs/>
          </w:rPr>
          <w:t>BCa95%CI</w:t>
        </w:r>
        <w:r>
          <w:t>: .092 to 4.490). No significant serial indirect effects were observed in models wherein positive emotional reactivity was the predictor (see SM for details).</w:t>
        </w:r>
        <w:r w:rsidRPr="000319CA">
          <w:t xml:space="preserve"> </w:t>
        </w:r>
        <w:r>
          <w:t xml:space="preserve">Furthermore, </w:t>
        </w:r>
        <w:r>
          <w:lastRenderedPageBreak/>
          <w:t>c</w:t>
        </w:r>
        <w:r w:rsidRPr="000319CA">
          <w:t>onsistent with observed evidence of specificity of interference scores, we found no evidence of serial indirect effects</w:t>
        </w:r>
        <w:r w:rsidRPr="00A43AED">
          <w:t xml:space="preserve"> </w:t>
        </w:r>
        <w:r>
          <w:t>for the dynamic</w:t>
        </w:r>
        <w:r w:rsidRPr="00A43AED">
          <w:t xml:space="preserve"> </w:t>
        </w:r>
        <w:r w:rsidRPr="002A3CA6">
          <w:t xml:space="preserve">attentional facilitation </w:t>
        </w:r>
        <w:r w:rsidRPr="00A43AED">
          <w:t>scores</w:t>
        </w:r>
        <w:r>
          <w:t xml:space="preserve"> for either depression (</w:t>
        </w:r>
        <w:r>
          <w:rPr>
            <w:i/>
            <w:iCs/>
          </w:rPr>
          <w:t>Effect</w:t>
        </w:r>
        <w:r>
          <w:t xml:space="preserve"> = .008, </w:t>
        </w:r>
        <w:proofErr w:type="spellStart"/>
        <w:r>
          <w:rPr>
            <w:i/>
            <w:iCs/>
          </w:rPr>
          <w:t>BootSE</w:t>
        </w:r>
        <w:proofErr w:type="spellEnd"/>
        <w:r>
          <w:rPr>
            <w:i/>
            <w:iCs/>
          </w:rPr>
          <w:t xml:space="preserve"> </w:t>
        </w:r>
        <w:r>
          <w:t xml:space="preserve">= .079, </w:t>
        </w:r>
        <w:r w:rsidRPr="00FC2A89">
          <w:rPr>
            <w:i/>
            <w:iCs/>
          </w:rPr>
          <w:t>BCa95%CI</w:t>
        </w:r>
        <w:r>
          <w:t>: -.090 to .292) or anxiety (</w:t>
        </w:r>
        <w:r>
          <w:rPr>
            <w:i/>
            <w:iCs/>
          </w:rPr>
          <w:t>Effect</w:t>
        </w:r>
        <w:r>
          <w:t xml:space="preserve"> = .018, </w:t>
        </w:r>
        <w:proofErr w:type="spellStart"/>
        <w:r>
          <w:rPr>
            <w:i/>
            <w:iCs/>
          </w:rPr>
          <w:t>BootSE</w:t>
        </w:r>
        <w:proofErr w:type="spellEnd"/>
        <w:r>
          <w:rPr>
            <w:i/>
            <w:iCs/>
          </w:rPr>
          <w:t xml:space="preserve"> </w:t>
        </w:r>
        <w:r>
          <w:t xml:space="preserve">= .168, </w:t>
        </w:r>
        <w:r w:rsidRPr="00FC2A89">
          <w:rPr>
            <w:i/>
            <w:iCs/>
          </w:rPr>
          <w:t>BCa95%CI</w:t>
        </w:r>
        <w:r>
          <w:t>: -.216 to .599)</w:t>
        </w:r>
        <w:r w:rsidRPr="00A43AED">
          <w:t>.</w:t>
        </w:r>
        <w:r>
          <w:t xml:space="preserve"> Finally, when aggregated mean difference scores were entered as M1, similar effects to those observed for dynamic interference scores were observed, including significant serial mediation paths for repetitive negative thinking and brooding (M2) for depression and anxiety outcomes (see SM for details).</w:t>
        </w:r>
      </w:ins>
    </w:p>
    <w:p w14:paraId="1D781C16" w14:textId="77777777" w:rsidR="006C6EBD" w:rsidRPr="006C6EBD" w:rsidRDefault="001C370D">
      <w:pPr>
        <w:pStyle w:val="Heading2"/>
        <w:rPr>
          <w:ins w:id="153" w:author="יפתח עמיר" w:date="2020-01-05T10:09:00Z"/>
          <w:rStyle w:val="Heading3Char"/>
        </w:rPr>
        <w:pPrChange w:id="154" w:author="יפתח עמיר" w:date="2020-01-05T10:09:00Z">
          <w:pPr>
            <w:outlineLvl w:val="9"/>
          </w:pPr>
        </w:pPrChange>
      </w:pPr>
      <w:ins w:id="155" w:author="יפתח עמיר" w:date="2020-01-03T11:40:00Z">
        <w:r w:rsidRPr="006C6EBD">
          <w:rPr>
            <w:rStyle w:val="Heading3Char"/>
            <w:b/>
            <w:bCs/>
          </w:rPr>
          <w:t>Sensitivity analysis: Ruling out alternative accounts of observed effects</w:t>
        </w:r>
      </w:ins>
    </w:p>
    <w:p w14:paraId="7BF7F2C2" w14:textId="2AC6D1E3" w:rsidR="001C370D" w:rsidRDefault="001C370D" w:rsidP="001C370D">
      <w:pPr>
        <w:outlineLvl w:val="9"/>
        <w:rPr>
          <w:ins w:id="156" w:author="יפתח עמיר" w:date="2020-01-03T11:40:00Z"/>
          <w:rFonts w:asciiTheme="majorBidi" w:hAnsiTheme="majorBidi"/>
        </w:rPr>
      </w:pPr>
      <w:ins w:id="157" w:author="יפתח עמיר" w:date="2020-01-03T11:40:00Z">
        <w:r>
          <w:rPr>
            <w:rFonts w:asciiTheme="majorBidi" w:hAnsiTheme="majorBidi"/>
          </w:rPr>
          <w:t xml:space="preserve">We ran additional analyses to examine the possibility that observed results were accounted for by </w:t>
        </w:r>
        <w:r>
          <w:t xml:space="preserve">some unexplained general slowing of RT, some artifactual RT variability, or </w:t>
        </w:r>
        <w:r>
          <w:rPr>
            <w:rFonts w:asciiTheme="majorBidi" w:hAnsiTheme="majorBidi"/>
          </w:rPr>
          <w:t>a</w:t>
        </w:r>
        <w:r>
          <w:t xml:space="preserve"> general neurocognitive dysfunction affecting the ability to sustain attention over time reflected in RT. In these data, such an artifact or confound, for example, could generate instability or variability </w:t>
        </w:r>
        <w:r w:rsidRPr="003870CF">
          <w:t>of</w:t>
        </w:r>
        <w:r w:rsidRPr="003870CF">
          <w:rPr>
            <w:rFonts w:asciiTheme="majorBidi" w:hAnsiTheme="majorBidi"/>
          </w:rPr>
          <w:t xml:space="preserve"> </w:t>
        </w:r>
        <w:r>
          <w:t xml:space="preserve">RT that is </w:t>
        </w:r>
        <w:r w:rsidRPr="00EB3294">
          <w:rPr>
            <w:i/>
            <w:iCs/>
          </w:rPr>
          <w:t>unrelated</w:t>
        </w:r>
        <w:r>
          <w:t xml:space="preserve"> to differential internal attentional processing of the</w:t>
        </w:r>
        <w:r w:rsidRPr="003870CF">
          <w:t xml:space="preserve"> negative</w:t>
        </w:r>
        <w:r>
          <w:t xml:space="preserve"> vs. </w:t>
        </w:r>
        <w:r w:rsidRPr="003870CF">
          <w:t xml:space="preserve">neutral </w:t>
        </w:r>
        <w:r>
          <w:t xml:space="preserve">stimuli in the </w:t>
        </w:r>
        <w:r>
          <w:rPr>
            <w:rFonts w:asciiTheme="majorBidi" w:hAnsiTheme="majorBidi"/>
          </w:rPr>
          <w:t>digit categorization task</w:t>
        </w:r>
        <w:r>
          <w:t xml:space="preserve"> </w:t>
        </w:r>
        <w:r>
          <w:fldChar w:fldCharType="begin" w:fldLock="1"/>
        </w:r>
      </w:ins>
      <w:r w:rsidR="00677C5B">
        <w:instrText>ADDIN CSL_CITATION {"citationItems":[{"id":"ITEM-1","itemData":{"DOI":"10.1371/journal.pone.0166600","ISBN":"1932-6203","ISSN":"19326203","PMID":"27875536","abstract":"Background New indices, calculated on data from the widely used Dot Probe Task, were recently proposed to capture variability in biased attention allocation. We observed that it remains unclear which data pattern is meant to be indicative of dynamic bias and thus to be captured by these indices. Moreover, we hypothesized that the new indices are sensitive to SD differences at the response time (RT) level in the absence of bias.   Method Randomly generated datasets were analyzed to assess properties of the Attention Bias Variability (ABV) and Trial Level Bias Score (TL-BS) indices. Sensitivity to creating differences in 1) RT standard deviation, 2) mean RT, and 3) bias magnitude were assessed. In addition, two possible definitions of dynamic attention bias were explored by creating differences in 4) frequency of bias switching, and 5) bias magnitude in the presence of constant switching.   Results ABV and TL-BS indices were found highly sensitive to increasing SD at the response time level, insensitive to increasing bias, linearly sensitive to increasing bias magnitude in the presence of bias switches, and non-linearly sensitive to increasing the frequency of bias switches. The ABV index was also found responsive to increasing mean response times in the absence of bias.   Conclusion Recently proposed DPT derived variability indices cannot uncouple measurement error from bias variability. Significant group differences may be observed even if there is no bias present in any individual dataset. This renders the new indices in their current form unfit for empirical purposes. Our discussion focuses on fostering debate and ideas for new research to validate the potentially very important notion of biased attention being dynamic.","author":[{"dropping-particle":"","family":"Kruijt","given":"Anne Wil","non-dropping-particle":"","parse-names":false,"suffix":""},{"dropping-particle":"","family":"Field","given":"Andy P.","non-dropping-particle":"","parse-names":false,"suffix":""},{"dropping-particle":"","family":"Fox","given":"Elaine","non-dropping-particle":"","parse-names":false,"suffix":""}],"container-title":"PLoS ONE","id":"ITEM-1","issue":"11","issued":{"date-parts":[["2016"]]},"page":"1-22","title":"Capturing dynamics of biased attention: Are new attention variability measures the way forward","type":"article-journal","volume":"11"},"uris":["http://www.mendeley.com/documents/?uuid=c5df6488-ecf9-4f65-8fae-0041989dc3c9"]},{"id":"ITEM-2","itemData":{"DOI":"10.1177/2167702614551572","ISSN":"21677034","abstract":"Biases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Science","id":"ITEM-2","issue":"5","issued":{"date-parts":[["2015"]]},"page":"772-788","title":"Temporal Dynamics of Attentional Bias","type":"article-journal","volume":"3"},"uris":["http://www.mendeley.com/documents/?uuid=6f6be800-2202-44cf-8e7a-93092c642d65"]}],"mendeley":{"formattedCitation":"(Kruijt, Field, &amp; Fox, 2016; Zvielli et al., 2015)","plainTextFormattedCitation":"(Kruijt, Field, &amp; Fox, 2016; Zvielli et al., 2015)","previouslyFormattedCitation":"(Kruijt, Field, &amp; Fox, 2016; Zvielli et al., 2015)"},"properties":{"noteIndex":0},"schema":"https://github.com/citation-style-language/schema/raw/master/csl-citation.json"}</w:instrText>
      </w:r>
      <w:ins w:id="158" w:author="יפתח עמיר" w:date="2020-01-03T11:40:00Z">
        <w:r>
          <w:fldChar w:fldCharType="separate"/>
        </w:r>
      </w:ins>
      <w:r w:rsidR="008E3451" w:rsidRPr="008E3451">
        <w:rPr>
          <w:noProof/>
        </w:rPr>
        <w:t>(Kruijt, Field, &amp; Fox, 2016; Zvielli et al., 2015)</w:t>
      </w:r>
      <w:ins w:id="159" w:author="יפתח עמיר" w:date="2020-01-03T11:40:00Z">
        <w:r>
          <w:fldChar w:fldCharType="end"/>
        </w:r>
        <w:r>
          <w:rPr>
            <w:rFonts w:asciiTheme="majorBidi" w:hAnsiTheme="majorBidi"/>
          </w:rPr>
          <w:t xml:space="preserve">. </w:t>
        </w:r>
        <w:r>
          <w:t>Accordingly, we</w:t>
        </w:r>
        <w:r>
          <w:rPr>
            <w:rFonts w:asciiTheme="majorBidi" w:hAnsiTheme="majorBidi"/>
          </w:rPr>
          <w:t xml:space="preserve"> computed </w:t>
        </w:r>
        <w:r w:rsidRPr="003D3B9E">
          <w:rPr>
            <w:rFonts w:asciiTheme="majorBidi" w:hAnsiTheme="majorBidi"/>
            <w:i/>
            <w:iCs/>
          </w:rPr>
          <w:t>pseudo-interference score</w:t>
        </w:r>
        <w:r>
          <w:rPr>
            <w:rFonts w:asciiTheme="majorBidi" w:hAnsiTheme="majorBidi"/>
            <w:i/>
            <w:iCs/>
          </w:rPr>
          <w:t>s</w:t>
        </w:r>
        <w:r>
          <w:rPr>
            <w:rFonts w:asciiTheme="majorBidi" w:hAnsiTheme="majorBidi"/>
          </w:rPr>
          <w:t>, replacing the RT from the negative self-referential trials in the computation with RT from the neutral self-referential trials</w:t>
        </w:r>
        <w:r>
          <w:t xml:space="preserve"> </w:t>
        </w:r>
        <w:r>
          <w:fldChar w:fldCharType="begin" w:fldLock="1"/>
        </w:r>
      </w:ins>
      <w:r w:rsidR="00677C5B">
        <w:instrText>ADDIN CSL_CITATION {"citationItems":[{"id":"ITEM-1","itemData":{"DOI":"10.1177/2167702614551572","ISSN":"21677034","abstract":"Biases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Science","id":"ITEM-1","issue":"5","issued":{"date-parts":[["2015"]]},"page":"772-788","title":"Temporal Dynamics of Attentional Bias","type":"article-journal","volume":"3"},"uris":["http://www.mendeley.com/documents/?uuid=6f6be800-2202-44cf-8e7a-93092c642d65"]}],"mendeley":{"formattedCitation":"(Zvielli et al., 2015)","plainTextFormattedCitation":"(Zvielli et al., 2015)","previouslyFormattedCitation":"(Zvielli et al., 2015)"},"properties":{"noteIndex":0},"schema":"https://github.com/citation-style-language/schema/raw/master/csl-citation.json"}</w:instrText>
      </w:r>
      <w:ins w:id="160" w:author="יפתח עמיר" w:date="2020-01-03T11:40:00Z">
        <w:r>
          <w:fldChar w:fldCharType="separate"/>
        </w:r>
      </w:ins>
      <w:r w:rsidR="008E3451" w:rsidRPr="008E3451">
        <w:rPr>
          <w:noProof/>
        </w:rPr>
        <w:t>(Zvielli et al., 2015)</w:t>
      </w:r>
      <w:ins w:id="161" w:author="יפתח עמיר" w:date="2020-01-03T11:40:00Z">
        <w:r>
          <w:fldChar w:fldCharType="end"/>
        </w:r>
        <w:r>
          <w:rPr>
            <w:rFonts w:asciiTheme="majorBidi" w:hAnsiTheme="majorBidi"/>
          </w:rPr>
          <w:t xml:space="preserve">. Accordingly, for these pseudo-score analyses, </w:t>
        </w:r>
        <w:r>
          <w:t xml:space="preserve">participants’ scores reflect </w:t>
        </w:r>
        <w:r>
          <w:rPr>
            <w:rFonts w:asciiTheme="majorBidi" w:hAnsiTheme="majorBidi"/>
          </w:rPr>
          <w:t>the</w:t>
        </w:r>
        <w:r>
          <w:t>ir</w:t>
        </w:r>
        <w:r>
          <w:rPr>
            <w:rFonts w:asciiTheme="majorBidi" w:hAnsiTheme="majorBidi"/>
          </w:rPr>
          <w:t xml:space="preserve"> mean RT</w:t>
        </w:r>
        <w:r w:rsidRPr="00E03CB4">
          <w:rPr>
            <w:rFonts w:asciiTheme="majorBidi" w:hAnsiTheme="majorBidi"/>
          </w:rPr>
          <w:t xml:space="preserve"> of </w:t>
        </w:r>
        <w:r w:rsidRPr="003D3B9E">
          <w:rPr>
            <w:rFonts w:asciiTheme="majorBidi" w:hAnsiTheme="majorBidi"/>
            <w:i/>
            <w:iCs/>
          </w:rPr>
          <w:t>ne</w:t>
        </w:r>
        <w:r w:rsidRPr="003D3B9E">
          <w:rPr>
            <w:i/>
            <w:iCs/>
          </w:rPr>
          <w:t>utral</w:t>
        </w:r>
        <w:r>
          <w:rPr>
            <w:rFonts w:asciiTheme="majorBidi" w:hAnsiTheme="majorBidi"/>
          </w:rPr>
          <w:t xml:space="preserve"> self-referential</w:t>
        </w:r>
        <w:r w:rsidRPr="00E03CB4">
          <w:rPr>
            <w:rFonts w:asciiTheme="majorBidi" w:hAnsiTheme="majorBidi"/>
          </w:rPr>
          <w:t xml:space="preserve"> trials which </w:t>
        </w:r>
        <w:r>
          <w:t>are</w:t>
        </w:r>
        <w:r w:rsidRPr="00E03CB4">
          <w:rPr>
            <w:rFonts w:asciiTheme="majorBidi" w:hAnsiTheme="majorBidi"/>
          </w:rPr>
          <w:t xml:space="preserve"> </w:t>
        </w:r>
        <w:r w:rsidRPr="00496E43">
          <w:rPr>
            <w:rFonts w:asciiTheme="majorBidi" w:hAnsiTheme="majorBidi"/>
            <w:i/>
            <w:iCs/>
          </w:rPr>
          <w:t>slower/longer</w:t>
        </w:r>
        <w:r w:rsidRPr="00E03CB4">
          <w:rPr>
            <w:rFonts w:asciiTheme="majorBidi" w:hAnsiTheme="majorBidi"/>
          </w:rPr>
          <w:t xml:space="preserve"> than </w:t>
        </w:r>
        <w:r w:rsidRPr="00496E43">
          <w:rPr>
            <w:rFonts w:asciiTheme="majorBidi" w:hAnsiTheme="majorBidi"/>
          </w:rPr>
          <w:t>the upper</w:t>
        </w:r>
        <w:r>
          <w:rPr>
            <w:rFonts w:asciiTheme="majorBidi" w:hAnsiTheme="majorBidi"/>
          </w:rPr>
          <w:t>-</w:t>
        </w:r>
        <w:r w:rsidRPr="00496E43">
          <w:rPr>
            <w:rFonts w:asciiTheme="majorBidi" w:hAnsiTheme="majorBidi"/>
          </w:rPr>
          <w:t xml:space="preserve">bound (+1.96 </w:t>
        </w:r>
        <w:r>
          <w:rPr>
            <w:i/>
            <w:iCs/>
          </w:rPr>
          <w:t>SE</w:t>
        </w:r>
        <w:r w:rsidRPr="00496E43">
          <w:rPr>
            <w:rFonts w:asciiTheme="majorBidi" w:hAnsiTheme="majorBidi"/>
          </w:rPr>
          <w:t xml:space="preserve">) of a </w:t>
        </w:r>
        <w:r w:rsidRPr="00E03CB4">
          <w:rPr>
            <w:rFonts w:asciiTheme="majorBidi" w:hAnsiTheme="majorBidi"/>
          </w:rPr>
          <w:t>confidence</w:t>
        </w:r>
        <w:r>
          <w:rPr>
            <w:rFonts w:asciiTheme="majorBidi" w:hAnsiTheme="majorBidi"/>
          </w:rPr>
          <w:t xml:space="preserve"> interval of the mean of a</w:t>
        </w:r>
        <w:r>
          <w:t>n interpolated</w:t>
        </w:r>
        <w:r>
          <w:rPr>
            <w:rFonts w:asciiTheme="majorBidi" w:hAnsiTheme="majorBidi"/>
          </w:rPr>
          <w:t xml:space="preserve"> running </w:t>
        </w:r>
        <w:r w:rsidRPr="00603A89">
          <w:rPr>
            <w:rFonts w:asciiTheme="majorBidi" w:hAnsiTheme="majorBidi"/>
          </w:rPr>
          <w:t xml:space="preserve">window of </w:t>
        </w:r>
        <w:r w:rsidRPr="005960C3">
          <w:rPr>
            <w:rFonts w:asciiTheme="majorBidi" w:hAnsiTheme="majorBidi"/>
          </w:rPr>
          <w:t>9</w:t>
        </w:r>
        <w:r w:rsidRPr="00603A89">
          <w:rPr>
            <w:rFonts w:asciiTheme="majorBidi" w:hAnsiTheme="majorBidi"/>
          </w:rPr>
          <w:t xml:space="preserve"> neutral</w:t>
        </w:r>
        <w:r>
          <w:rPr>
            <w:rFonts w:asciiTheme="majorBidi" w:hAnsiTheme="majorBidi"/>
          </w:rPr>
          <w:t xml:space="preserve"> self-referential trials</w:t>
        </w:r>
        <w:r>
          <w:t xml:space="preserve"> and divided by that neutral window’s running 1 SD.</w:t>
        </w:r>
        <w:r>
          <w:rPr>
            <w:rFonts w:hint="cs"/>
            <w:rtl/>
          </w:rPr>
          <w:t xml:space="preserve"> </w:t>
        </w:r>
        <w:r>
          <w:rPr>
            <w:rFonts w:hint="cs"/>
          </w:rPr>
          <w:t>I</w:t>
        </w:r>
        <w:r>
          <w:t>f effects are due to variability unrelated to attentional processing of negative self-referential thought content per se, then the pseudo-scores would have the same likelihood of catching an effect as a score based on the experimental data.</w:t>
        </w:r>
        <w:r>
          <w:rPr>
            <w:rFonts w:asciiTheme="majorBidi" w:hAnsiTheme="majorBidi"/>
          </w:rPr>
          <w:t xml:space="preserve"> </w:t>
        </w:r>
        <w:r>
          <w:t>Accordingly, we</w:t>
        </w:r>
        <w:r>
          <w:rPr>
            <w:rFonts w:asciiTheme="majorBidi" w:hAnsiTheme="majorBidi"/>
          </w:rPr>
          <w:t xml:space="preserve"> examined the serial mediation models reported for dynamic interference scores and traditional aggregated scores but with the </w:t>
        </w:r>
        <w:r w:rsidRPr="005B66A7">
          <w:rPr>
            <w:rFonts w:asciiTheme="majorBidi" w:hAnsiTheme="majorBidi"/>
          </w:rPr>
          <w:t>pseudo-interference scores</w:t>
        </w:r>
        <w:r>
          <w:rPr>
            <w:rFonts w:asciiTheme="majorBidi" w:hAnsiTheme="majorBidi"/>
          </w:rPr>
          <w:t xml:space="preserve"> as the first mediator (M1). </w:t>
        </w:r>
        <w:r>
          <w:t xml:space="preserve">In </w:t>
        </w:r>
        <w:proofErr w:type="gramStart"/>
        <w:r>
          <w:t>b</w:t>
        </w:r>
        <w:r>
          <w:rPr>
            <w:rFonts w:asciiTheme="majorBidi" w:hAnsiTheme="majorBidi"/>
          </w:rPr>
          <w:t xml:space="preserve">oth of </w:t>
        </w:r>
        <w:r>
          <w:rPr>
            <w:rFonts w:asciiTheme="majorBidi" w:hAnsiTheme="majorBidi"/>
          </w:rPr>
          <w:lastRenderedPageBreak/>
          <w:t>these</w:t>
        </w:r>
        <w:proofErr w:type="gramEnd"/>
        <w:r>
          <w:rPr>
            <w:rFonts w:asciiTheme="majorBidi" w:hAnsiTheme="majorBidi"/>
          </w:rPr>
          <w:t xml:space="preserve"> pseudo-interference score</w:t>
        </w:r>
        <w:r>
          <w:t xml:space="preserve"> models,</w:t>
        </w:r>
        <w:r>
          <w:rPr>
            <w:rFonts w:asciiTheme="majorBidi" w:hAnsiTheme="majorBidi"/>
          </w:rPr>
          <w:t xml:space="preserve"> </w:t>
        </w:r>
        <w:r>
          <w:t>there is no evidence of serial</w:t>
        </w:r>
        <w:r>
          <w:rPr>
            <w:rFonts w:asciiTheme="majorBidi" w:hAnsiTheme="majorBidi"/>
          </w:rPr>
          <w:t xml:space="preserve"> indirect</w:t>
        </w:r>
        <w:r>
          <w:t xml:space="preserve"> paths</w:t>
        </w:r>
        <w:r>
          <w:rPr>
            <w:rFonts w:asciiTheme="majorBidi" w:hAnsiTheme="majorBidi"/>
          </w:rPr>
          <w:t xml:space="preserve"> </w:t>
        </w:r>
        <w:r>
          <w:t>for d</w:t>
        </w:r>
        <w:r>
          <w:rPr>
            <w:rFonts w:asciiTheme="majorBidi" w:hAnsiTheme="majorBidi"/>
          </w:rPr>
          <w:t xml:space="preserve">epression </w:t>
        </w:r>
        <w:r>
          <w:t>(</w:t>
        </w:r>
        <w:r w:rsidRPr="00200BA3">
          <w:rPr>
            <w:rFonts w:asciiTheme="majorBidi" w:hAnsiTheme="majorBidi"/>
            <w:i/>
            <w:iCs/>
          </w:rPr>
          <w:t>Effect</w:t>
        </w:r>
        <w:r>
          <w:rPr>
            <w:rFonts w:asciiTheme="majorBidi" w:hAnsiTheme="majorBidi"/>
          </w:rPr>
          <w:t xml:space="preserve"> = -.003; </w:t>
        </w:r>
        <w:r w:rsidRPr="00922CDC">
          <w:rPr>
            <w:rFonts w:asciiTheme="majorBidi" w:hAnsiTheme="majorBidi"/>
          </w:rPr>
          <w:t>95</w:t>
        </w:r>
        <w:r>
          <w:rPr>
            <w:rFonts w:asciiTheme="majorBidi" w:hAnsiTheme="majorBidi"/>
          </w:rPr>
          <w:t>%CI: -.254 to .</w:t>
        </w:r>
        <w:r>
          <w:t>030) or anxiety (</w:t>
        </w:r>
        <w:r>
          <w:rPr>
            <w:rFonts w:asciiTheme="majorBidi" w:hAnsiTheme="majorBidi"/>
            <w:i/>
            <w:iCs/>
          </w:rPr>
          <w:t>Effect</w:t>
        </w:r>
        <w:r>
          <w:rPr>
            <w:rFonts w:asciiTheme="majorBidi" w:hAnsiTheme="majorBidi"/>
          </w:rPr>
          <w:t xml:space="preserve"> = -.008.; </w:t>
        </w:r>
        <w:r>
          <w:t>9</w:t>
        </w:r>
        <w:r w:rsidRPr="00922CDC">
          <w:rPr>
            <w:rFonts w:asciiTheme="majorBidi" w:hAnsiTheme="majorBidi"/>
          </w:rPr>
          <w:t>5</w:t>
        </w:r>
        <w:r>
          <w:rPr>
            <w:rFonts w:asciiTheme="majorBidi" w:hAnsiTheme="majorBidi"/>
          </w:rPr>
          <w:t xml:space="preserve">%CI: -.254 to .030) nor a trend for such an effect. These findings indicate that observed serial multiple mediation model effects reported above are not likely accounted for by some artifactual or confounding source of </w:t>
        </w:r>
        <w:r>
          <w:t xml:space="preserve">RT slowing or variability or </w:t>
        </w:r>
        <w:r>
          <w:rPr>
            <w:rFonts w:asciiTheme="majorBidi" w:hAnsiTheme="majorBidi"/>
          </w:rPr>
          <w:t xml:space="preserve">a </w:t>
        </w:r>
        <w:r>
          <w:t xml:space="preserve">general neurocognitive dysfunction affecting the ability to sustain attention over time that may be related to cognitive vulnerability or depression/anxiety. Thus, as theorized, the </w:t>
        </w:r>
        <w:r>
          <w:rPr>
            <w:rFonts w:asciiTheme="majorBidi" w:hAnsiTheme="majorBidi"/>
          </w:rPr>
          <w:t>observed serial mediation model effects are more likely accounted for</w:t>
        </w:r>
        <w:r>
          <w:t xml:space="preserve"> </w:t>
        </w:r>
        <w:r>
          <w:rPr>
            <w:rFonts w:asciiTheme="majorBidi" w:hAnsiTheme="majorBidi"/>
          </w:rPr>
          <w:t>by difficulty disengaging internal attention from negative self-referential simulated though</w:t>
        </w:r>
        <w:r>
          <w:t>t</w:t>
        </w:r>
        <w:r>
          <w:rPr>
            <w:rFonts w:asciiTheme="majorBidi" w:hAnsiTheme="majorBidi"/>
          </w:rPr>
          <w:t xml:space="preserve"> stimuli in order to attend to an external stimulus and task.</w:t>
        </w:r>
      </w:ins>
    </w:p>
    <w:p w14:paraId="3929A05D" w14:textId="0CF9DE77" w:rsidR="006C6EBD" w:rsidRDefault="006C6EBD" w:rsidP="0027365A">
      <w:pPr>
        <w:pStyle w:val="Heading1"/>
        <w:rPr>
          <w:ins w:id="162" w:author="יפתח עמיר" w:date="2020-01-05T10:09:00Z"/>
        </w:rPr>
      </w:pPr>
      <w:ins w:id="163" w:author="יפתח עמיר" w:date="2020-01-05T10:09:00Z">
        <w:r>
          <w:t>STUDY 2</w:t>
        </w:r>
      </w:ins>
    </w:p>
    <w:p w14:paraId="1F42F07F" w14:textId="182406E8" w:rsidR="00A33EF4" w:rsidRDefault="00A33EF4" w:rsidP="0027365A">
      <w:pPr>
        <w:pStyle w:val="Heading1"/>
      </w:pPr>
      <w:r>
        <w:t>METHOD</w:t>
      </w:r>
      <w:del w:id="164" w:author="יפתח עמיר" w:date="2020-01-05T10:09:00Z">
        <w:r w:rsidDel="006C6EBD">
          <w:delText xml:space="preserve"> – STUDY 2</w:delText>
        </w:r>
      </w:del>
    </w:p>
    <w:p w14:paraId="5E708852" w14:textId="77777777" w:rsidR="00A33EF4" w:rsidRPr="00F456EB" w:rsidRDefault="00A33EF4" w:rsidP="00A33EF4">
      <w:pPr>
        <w:pStyle w:val="Heading2"/>
      </w:pPr>
      <w:r>
        <w:t>Participants</w:t>
      </w:r>
    </w:p>
    <w:p w14:paraId="1E2AA182" w14:textId="05BD7009" w:rsidR="00A33EF4" w:rsidRDefault="00A33EF4" w:rsidP="00A33EF4">
      <w:pPr>
        <w:outlineLvl w:val="9"/>
      </w:pPr>
      <w:r>
        <w:t>Seventy-four p</w:t>
      </w:r>
      <w:r w:rsidRPr="00BD0291">
        <w:t>articipant</w:t>
      </w:r>
      <w:r>
        <w:t xml:space="preserve">s </w:t>
      </w:r>
      <w:r w:rsidRPr="00BD0291">
        <w:t>w</w:t>
      </w:r>
      <w:r>
        <w:t>ere</w:t>
      </w:r>
      <w:r w:rsidRPr="00BD0291">
        <w:t xml:space="preserve"> recruited from </w:t>
      </w:r>
      <w:r>
        <w:t xml:space="preserve">a university community in Israel </w:t>
      </w:r>
      <w:r w:rsidRPr="009C473E">
        <w:rPr>
          <w:rFonts w:eastAsia="Times New Roman"/>
          <w:lang w:bidi="en-US"/>
        </w:rPr>
        <w:t>(</w:t>
      </w:r>
      <w:r w:rsidRPr="009C473E">
        <w:rPr>
          <w:rFonts w:eastAsia="Times New Roman"/>
          <w:i/>
          <w:lang w:bidi="en-US"/>
        </w:rPr>
        <w:t>M(SD)</w:t>
      </w:r>
      <w:r w:rsidRPr="009C473E">
        <w:rPr>
          <w:rFonts w:eastAsia="Times New Roman"/>
          <w:i/>
          <w:vertAlign w:val="subscript"/>
          <w:lang w:bidi="en-US"/>
        </w:rPr>
        <w:t>age</w:t>
      </w:r>
      <w:r w:rsidRPr="009C473E">
        <w:rPr>
          <w:rFonts w:eastAsia="Times New Roman"/>
          <w:lang w:bidi="en-US"/>
        </w:rPr>
        <w:t xml:space="preserve"> = </w:t>
      </w:r>
      <w:r>
        <w:rPr>
          <w:rFonts w:eastAsia="Times New Roman"/>
          <w:lang w:bidi="en-US"/>
        </w:rPr>
        <w:t>2</w:t>
      </w:r>
      <w:r w:rsidR="003173CE">
        <w:rPr>
          <w:rFonts w:eastAsia="Times New Roman"/>
          <w:lang w:bidi="en-US"/>
        </w:rPr>
        <w:t>5</w:t>
      </w:r>
      <w:r>
        <w:rPr>
          <w:rFonts w:eastAsia="Times New Roman"/>
          <w:lang w:bidi="en-US"/>
        </w:rPr>
        <w:t>.</w:t>
      </w:r>
      <w:r w:rsidR="003173CE">
        <w:rPr>
          <w:rFonts w:eastAsia="Times New Roman"/>
          <w:lang w:bidi="en-US"/>
        </w:rPr>
        <w:t>24</w:t>
      </w:r>
      <w:r w:rsidRPr="009C473E">
        <w:rPr>
          <w:rFonts w:eastAsia="Times New Roman"/>
          <w:lang w:bidi="en-US"/>
        </w:rPr>
        <w:t>(</w:t>
      </w:r>
      <w:r w:rsidR="003173CE">
        <w:rPr>
          <w:rFonts w:eastAsia="Times New Roman"/>
          <w:lang w:bidi="en-US"/>
        </w:rPr>
        <w:t>4.63</w:t>
      </w:r>
      <w:r w:rsidRPr="009C473E">
        <w:rPr>
          <w:rFonts w:eastAsia="Times New Roman"/>
          <w:lang w:bidi="en-US"/>
        </w:rPr>
        <w:t xml:space="preserve">) years-old, </w:t>
      </w:r>
      <w:proofErr w:type="spellStart"/>
      <w:r w:rsidRPr="009C473E">
        <w:rPr>
          <w:rFonts w:eastAsia="Times New Roman"/>
          <w:lang w:bidi="en-US"/>
        </w:rPr>
        <w:t>range</w:t>
      </w:r>
      <w:r w:rsidRPr="009C473E">
        <w:rPr>
          <w:rFonts w:eastAsia="Times New Roman"/>
          <w:vertAlign w:val="subscript"/>
          <w:lang w:bidi="en-US"/>
        </w:rPr>
        <w:t>age</w:t>
      </w:r>
      <w:proofErr w:type="spellEnd"/>
      <w:r w:rsidRPr="009C473E">
        <w:rPr>
          <w:rFonts w:eastAsia="Times New Roman"/>
          <w:lang w:bidi="en-US"/>
        </w:rPr>
        <w:t xml:space="preserve"> </w:t>
      </w:r>
      <w:r>
        <w:rPr>
          <w:rFonts w:eastAsia="Times New Roman"/>
          <w:lang w:bidi="en-US"/>
        </w:rPr>
        <w:t>18</w:t>
      </w:r>
      <w:r w:rsidRPr="009C473E">
        <w:rPr>
          <w:rFonts w:eastAsia="Times New Roman"/>
          <w:lang w:bidi="en-US"/>
        </w:rPr>
        <w:t>-</w:t>
      </w:r>
      <w:r w:rsidR="00A95D24">
        <w:rPr>
          <w:rFonts w:eastAsia="Times New Roman"/>
          <w:lang w:bidi="en-US"/>
        </w:rPr>
        <w:t>43</w:t>
      </w:r>
      <w:r w:rsidRPr="009C473E">
        <w:rPr>
          <w:rFonts w:eastAsia="Times New Roman"/>
          <w:lang w:bidi="en-US"/>
        </w:rPr>
        <w:t xml:space="preserve">; </w:t>
      </w:r>
      <w:r>
        <w:rPr>
          <w:rFonts w:eastAsia="Times New Roman"/>
          <w:lang w:bidi="en-US"/>
        </w:rPr>
        <w:t>7</w:t>
      </w:r>
      <w:r w:rsidR="00D84AC0">
        <w:rPr>
          <w:rFonts w:eastAsia="Times New Roman"/>
          <w:lang w:bidi="en-US"/>
        </w:rPr>
        <w:t>0</w:t>
      </w:r>
      <w:r w:rsidRPr="009C473E">
        <w:rPr>
          <w:rFonts w:eastAsia="Times New Roman"/>
          <w:lang w:bidi="en-US"/>
        </w:rPr>
        <w:t>% female)</w:t>
      </w:r>
      <w:r>
        <w:t xml:space="preserve">. </w:t>
      </w:r>
      <w:r w:rsidR="00B759AE">
        <w:t xml:space="preserve">Exclusion criteria was </w:t>
      </w:r>
      <w:proofErr w:type="gramStart"/>
      <w:r w:rsidR="00B759AE">
        <w:t>similar to</w:t>
      </w:r>
      <w:proofErr w:type="gramEnd"/>
      <w:r w:rsidR="00B759AE">
        <w:t xml:space="preserve"> Study 1 with the addition that individuals did not participate in the previous study</w:t>
      </w:r>
      <w:r>
        <w:t>.</w:t>
      </w:r>
    </w:p>
    <w:p w14:paraId="6482CB65" w14:textId="77777777" w:rsidR="00A33EF4" w:rsidRDefault="00A33EF4" w:rsidP="00A33EF4">
      <w:pPr>
        <w:pStyle w:val="Heading2"/>
      </w:pPr>
      <w:r>
        <w:t>Measures and apparatus</w:t>
      </w:r>
    </w:p>
    <w:p w14:paraId="08C1D35C" w14:textId="74A9FF8B" w:rsidR="00A33EF4" w:rsidRPr="00B4216C" w:rsidRDefault="00A33EF4" w:rsidP="002C7A4C">
      <w:pPr>
        <w:outlineLvl w:val="9"/>
        <w:rPr>
          <w:b/>
          <w:bCs/>
        </w:rPr>
      </w:pPr>
      <w:r w:rsidRPr="001F11CB">
        <w:rPr>
          <w:rStyle w:val="Heading3Char"/>
        </w:rPr>
        <w:t>Simulated Thought Paradigm (STP): Stimulus Selection.</w:t>
      </w:r>
      <w:r>
        <w:t xml:space="preserve"> </w:t>
      </w:r>
      <w:r w:rsidR="002C7A4C">
        <w:t xml:space="preserve">See Study 1. </w:t>
      </w:r>
    </w:p>
    <w:p w14:paraId="0ED638F5" w14:textId="38BD6AE3" w:rsidR="00A33EF4" w:rsidRPr="006B433F" w:rsidRDefault="00A33EF4" w:rsidP="00A33EF4">
      <w:pPr>
        <w:outlineLvl w:val="9"/>
        <w:rPr>
          <w:b/>
          <w:bCs/>
        </w:rPr>
      </w:pPr>
      <w:r w:rsidRPr="00BB7D5F">
        <w:rPr>
          <w:rStyle w:val="Heading3Char"/>
        </w:rPr>
        <w:t>Simulated Thought Paradigm (STP): Schema Activation.</w:t>
      </w:r>
      <w:r>
        <w:t xml:space="preserve"> </w:t>
      </w:r>
      <w:r w:rsidR="00B759AE">
        <w:t xml:space="preserve">Schema Activation procedure was </w:t>
      </w:r>
      <w:r w:rsidR="002D2103">
        <w:t>identical to</w:t>
      </w:r>
      <w:r w:rsidR="00B759AE">
        <w:t xml:space="preserve"> Study 1 with one difference.</w:t>
      </w:r>
      <w:r>
        <w:t xml:space="preserve"> Participants</w:t>
      </w:r>
      <w:r w:rsidR="00DB6AAE">
        <w:t xml:space="preserve"> heard the 20 neutral STP stimuli</w:t>
      </w:r>
      <w:r>
        <w:t xml:space="preserve"> </w:t>
      </w:r>
      <w:r w:rsidR="00DB6AAE">
        <w:t xml:space="preserve">and then immediately </w:t>
      </w:r>
      <w:r>
        <w:t xml:space="preserve">reported their subjective positive and negative affect immediately (Time </w:t>
      </w:r>
      <w:r w:rsidR="00B759AE">
        <w:t>0</w:t>
      </w:r>
      <w:r>
        <w:t>)</w:t>
      </w:r>
      <w:r w:rsidR="00DB6AAE">
        <w:t>, and then continue to hear the 20 negative STP stimuli and again reported their positive and negative affect ratings</w:t>
      </w:r>
      <w:r>
        <w:t xml:space="preserve"> (Time </w:t>
      </w:r>
      <w:r w:rsidR="00DB6AAE">
        <w:t>1</w:t>
      </w:r>
      <w:r>
        <w:t xml:space="preserve">). </w:t>
      </w:r>
      <w:r w:rsidRPr="00CD1195">
        <w:t>Negative</w:t>
      </w:r>
      <w:r w:rsidR="00DB6AAE">
        <w:t>/positive</w:t>
      </w:r>
      <w:r w:rsidRPr="00CD1195">
        <w:t xml:space="preserve"> emotional reactivity (NER</w:t>
      </w:r>
      <w:r w:rsidRPr="00832893">
        <w:t>)</w:t>
      </w:r>
      <w:r>
        <w:t xml:space="preserve"> was by subtracting participants mean ratings</w:t>
      </w:r>
      <w:r w:rsidR="00DB6AAE">
        <w:t xml:space="preserve"> of negative/positive emotions</w:t>
      </w:r>
      <w:r>
        <w:t xml:space="preserve"> </w:t>
      </w:r>
      <w:r w:rsidR="00DB6AAE">
        <w:t>at Time 0 from those at Time 1</w:t>
      </w:r>
      <w:r>
        <w:t xml:space="preserve"> (Time 1 - Time 0).</w:t>
      </w:r>
      <w:r w:rsidR="002D2103">
        <w:t xml:space="preserve"> This was done so that we could </w:t>
      </w:r>
      <w:r w:rsidR="007C710A">
        <w:t xml:space="preserve">further </w:t>
      </w:r>
      <w:r w:rsidR="002D2103">
        <w:t xml:space="preserve">disentangle the effects of </w:t>
      </w:r>
      <w:r w:rsidR="002D2103">
        <w:lastRenderedPageBreak/>
        <w:t>emotionally neutral from negative self-referential simulated thoughts</w:t>
      </w:r>
      <w:r w:rsidR="007C710A">
        <w:t xml:space="preserve"> </w:t>
      </w:r>
      <w:r w:rsidR="002D2103">
        <w:t>on emotion reactivity</w:t>
      </w:r>
      <w:r w:rsidR="007C710A">
        <w:t xml:space="preserve"> observed in Study 1</w:t>
      </w:r>
      <w:r w:rsidR="002D2103">
        <w:t xml:space="preserve">. </w:t>
      </w:r>
    </w:p>
    <w:p w14:paraId="2963F2F8" w14:textId="2A116A55" w:rsidR="00FE4F10" w:rsidRPr="00FE4F10" w:rsidRDefault="00A33EF4" w:rsidP="004A1C93">
      <w:pPr>
        <w:outlineLvl w:val="9"/>
        <w:rPr>
          <w:b/>
          <w:bCs/>
        </w:rPr>
      </w:pPr>
      <w:r w:rsidRPr="003D3B9E">
        <w:rPr>
          <w:b/>
          <w:bCs/>
        </w:rPr>
        <w:t xml:space="preserve">Simulated </w:t>
      </w:r>
      <w:r>
        <w:rPr>
          <w:b/>
          <w:bCs/>
        </w:rPr>
        <w:t>T</w:t>
      </w:r>
      <w:r w:rsidRPr="003D3B9E">
        <w:rPr>
          <w:b/>
          <w:bCs/>
        </w:rPr>
        <w:t xml:space="preserve">hought </w:t>
      </w:r>
      <w:r>
        <w:rPr>
          <w:b/>
          <w:bCs/>
        </w:rPr>
        <w:t>P</w:t>
      </w:r>
      <w:r w:rsidRPr="003D3B9E">
        <w:rPr>
          <w:b/>
          <w:bCs/>
        </w:rPr>
        <w:t>aradigm</w:t>
      </w:r>
      <w:r>
        <w:rPr>
          <w:b/>
          <w:bCs/>
        </w:rPr>
        <w:t>:</w:t>
      </w:r>
      <w:r w:rsidRPr="003D3B9E">
        <w:rPr>
          <w:b/>
          <w:bCs/>
        </w:rPr>
        <w:t xml:space="preserve"> </w:t>
      </w:r>
      <w:r w:rsidR="00DB6AAE">
        <w:rPr>
          <w:b/>
          <w:bCs/>
        </w:rPr>
        <w:t>Dichotic 1-Back</w:t>
      </w:r>
      <w:r w:rsidRPr="003D3B9E">
        <w:rPr>
          <w:b/>
          <w:bCs/>
        </w:rPr>
        <w:t xml:space="preserve"> </w:t>
      </w:r>
      <w:r>
        <w:rPr>
          <w:b/>
          <w:bCs/>
        </w:rPr>
        <w:t>T</w:t>
      </w:r>
      <w:r w:rsidRPr="003D3B9E">
        <w:rPr>
          <w:b/>
          <w:bCs/>
        </w:rPr>
        <w:t>ask (D</w:t>
      </w:r>
      <w:r w:rsidR="00DB6AAE">
        <w:rPr>
          <w:b/>
          <w:bCs/>
        </w:rPr>
        <w:t>1B</w:t>
      </w:r>
      <w:r w:rsidRPr="003D3B9E">
        <w:rPr>
          <w:b/>
          <w:bCs/>
        </w:rPr>
        <w:t>)</w:t>
      </w:r>
      <w:r w:rsidRPr="0034005C">
        <w:rPr>
          <w:b/>
          <w:bCs/>
        </w:rPr>
        <w:t xml:space="preserve">. </w:t>
      </w:r>
      <w:r w:rsidR="00FE4F10" w:rsidRPr="00FE4F10">
        <w:rPr>
          <w:rStyle w:val="normalChar"/>
        </w:rPr>
        <w:t xml:space="preserve">This task is a novel integration of the established Dichotic Listening and 1-back experimental paradigms </w:t>
      </w:r>
      <w:r w:rsidR="00FE4F10" w:rsidRPr="00FE4F10">
        <w:rPr>
          <w:rStyle w:val="normalChar"/>
        </w:rPr>
        <w:fldChar w:fldCharType="begin" w:fldLock="1"/>
      </w:r>
      <w:r w:rsidR="00677C5B">
        <w:rPr>
          <w:rStyle w:val="normalChar"/>
        </w:rPr>
        <w:instrText>ADDIN CSL_CITATION {"citationItems":[{"id":"ITEM-1","itemData":{"DOI":"10.1007/BF01173299","ISSN":"1573-2819","abstract":"The experiment reported here was designed to test whether fear-relevant stimuli are preceived more readily than neutral ones, and whether vigilance for the former is due to fear or to familiarity. Eleven obsessive-compulsives were administered a dichotic listening task before and after treatment by exposure and response prevention. Behavioral (button press) and physiological (skin conductance response) measures revealed that fear-relevant words were detected more than neutral words before but not after treatment. Additionally, the magnitude of the skin conductance response was greater to fearrelevant than to neutral targets before but not after treatment. These findings suggest that sensitivity to fear-relevant stimuli is due to fear and not familiarity.","author":[{"dropping-particle":"","family":"Foa","given":"Edna B","non-dropping-particle":"","parse-names":false,"suffix":""},{"dropping-particle":"","family":"McNally","given":"Richard J","non-dropping-particle":"","parse-names":false,"suffix":""}],"container-title":"Cognitive Therapy and Research","id":"ITEM-1","issue":"4","issued":{"date-parts":[["1986"]]},"page":"477-485","title":"Sensitivity to feared stimuli in obsessive-compulsives: A dichotic listening analysis","type":"article-journal","volume":"10"},"uris":["http://www.mendeley.com/documents/?uuid=c92e467f-f027-4916-9540-4b38c47f6f08"]}],"mendeley":{"formattedCitation":"(Foa &amp; McNally, 1986)","plainTextFormattedCitation":"(Foa &amp; McNally, 1986)","previouslyFormattedCitation":"(Foa &amp; McNally, 1986)"},"properties":{"noteIndex":0},"schema":"https://github.com/citation-style-language/schema/raw/master/csl-citation.json"}</w:instrText>
      </w:r>
      <w:r w:rsidR="00FE4F10" w:rsidRPr="00FE4F10">
        <w:rPr>
          <w:rStyle w:val="normalChar"/>
        </w:rPr>
        <w:fldChar w:fldCharType="separate"/>
      </w:r>
      <w:r w:rsidR="008E3451" w:rsidRPr="008E3451">
        <w:rPr>
          <w:rStyle w:val="normalChar"/>
          <w:noProof/>
        </w:rPr>
        <w:t>(Foa &amp; McNally, 1986)</w:t>
      </w:r>
      <w:r w:rsidR="00FE4F10" w:rsidRPr="00FE4F10">
        <w:rPr>
          <w:rStyle w:val="normalChar"/>
        </w:rPr>
        <w:fldChar w:fldCharType="end"/>
      </w:r>
      <w:r w:rsidR="00FE4F10" w:rsidRPr="00FE4F10">
        <w:rPr>
          <w:rStyle w:val="normalChar"/>
        </w:rPr>
        <w:t xml:space="preserve"> designed to more closely reflect selective attention between concurrent thought-like stimuli. </w:t>
      </w:r>
      <w:r w:rsidR="00FE4F10" w:rsidRPr="009A6DE8">
        <w:t>Participants hear</w:t>
      </w:r>
      <w:r w:rsidR="00FE4F10">
        <w:t>d</w:t>
      </w:r>
      <w:r w:rsidR="00FE4F10" w:rsidRPr="009A6DE8">
        <w:t xml:space="preserve"> two separate lists of </w:t>
      </w:r>
      <w:r w:rsidR="00FE4F10">
        <w:t>STP</w:t>
      </w:r>
      <w:r w:rsidR="00FE4F10" w:rsidRPr="009A6DE8">
        <w:t xml:space="preserve"> stimuli, one list in each </w:t>
      </w:r>
      <w:r w:rsidR="00FE4F10">
        <w:t>channel (</w:t>
      </w:r>
      <w:r w:rsidR="00FE4F10" w:rsidRPr="009A6DE8">
        <w:t>ear</w:t>
      </w:r>
      <w:r w:rsidR="00FE4F10">
        <w:t>)</w:t>
      </w:r>
      <w:r w:rsidR="00FE4F10" w:rsidRPr="009A6DE8">
        <w:t xml:space="preserve">. Stimuli lists </w:t>
      </w:r>
      <w:r w:rsidR="00FE4F10">
        <w:t>were</w:t>
      </w:r>
      <w:r w:rsidR="00FE4F10" w:rsidRPr="009A6DE8">
        <w:t xml:space="preserve"> randomly mixed into intra-block sequences of</w:t>
      </w:r>
      <w:r w:rsidR="004A1C93">
        <w:t xml:space="preserve"> 12</w:t>
      </w:r>
      <w:r w:rsidR="00FE4F10" w:rsidRPr="009A6DE8">
        <w:t xml:space="preserve"> negative </w:t>
      </w:r>
      <w:r w:rsidR="00FE4F10">
        <w:t>or</w:t>
      </w:r>
      <w:r w:rsidR="00FE4F10" w:rsidRPr="009A6DE8">
        <w:t xml:space="preserve"> neutral self-referential thoughts. When the one channel (e.g., left side) delive</w:t>
      </w:r>
      <w:r w:rsidR="004C419D">
        <w:t>red</w:t>
      </w:r>
      <w:r w:rsidR="00FE4F10" w:rsidRPr="009A6DE8">
        <w:t xml:space="preserve"> a negative stimul</w:t>
      </w:r>
      <w:r w:rsidR="004A1C93">
        <w:t>us</w:t>
      </w:r>
      <w:r w:rsidR="00FE4F10" w:rsidRPr="009A6DE8">
        <w:t xml:space="preserve"> the opposite channel (i.e., right side) </w:t>
      </w:r>
      <w:proofErr w:type="spellStart"/>
      <w:r w:rsidR="00FE4F10" w:rsidRPr="009A6DE8">
        <w:t>deliver</w:t>
      </w:r>
      <w:r w:rsidR="004C419D">
        <w:t>red</w:t>
      </w:r>
      <w:proofErr w:type="spellEnd"/>
      <w:r w:rsidR="00FE4F10" w:rsidRPr="009A6DE8">
        <w:t xml:space="preserve"> a neutral stimulus. At pseudo-random intervals the stimuli in one of the channels </w:t>
      </w:r>
      <w:r w:rsidR="004C419D">
        <w:t>was</w:t>
      </w:r>
      <w:r w:rsidR="00FE4F10" w:rsidRPr="009A6DE8">
        <w:t xml:space="preserve"> presented twice sequentially (i.e., specific </w:t>
      </w:r>
      <w:r w:rsidR="00FE4F10">
        <w:t>STP stimuli</w:t>
      </w:r>
      <w:r w:rsidR="00FE4F10" w:rsidRPr="009A6DE8">
        <w:t xml:space="preserve"> is repeated)</w:t>
      </w:r>
      <w:r w:rsidR="00FE4F10">
        <w:t xml:space="preserve"> and</w:t>
      </w:r>
      <w:r w:rsidR="00FE4F10" w:rsidRPr="009A6DE8">
        <w:t xml:space="preserve"> </w:t>
      </w:r>
      <w:r w:rsidR="00FE4F10">
        <w:t>p</w:t>
      </w:r>
      <w:r w:rsidR="00FE4F10" w:rsidRPr="009A6DE8">
        <w:t xml:space="preserve">articipants </w:t>
      </w:r>
      <w:r w:rsidR="00FE4F10">
        <w:t>were instructed</w:t>
      </w:r>
      <w:r w:rsidR="00FE4F10" w:rsidRPr="009A6DE8">
        <w:t xml:space="preserve"> to, as accurately and quickly as possible, press one of two buttons corresponding to the channel (LEFT/RIGHT) in which the same </w:t>
      </w:r>
      <w:r w:rsidR="00FE4F10">
        <w:t>stimuli</w:t>
      </w:r>
      <w:r w:rsidR="00FE4F10" w:rsidRPr="009A6DE8">
        <w:t xml:space="preserve"> was repeated sequentially</w:t>
      </w:r>
      <w:r w:rsidR="00FE4F10">
        <w:t xml:space="preserve"> (see Figure 2)</w:t>
      </w:r>
      <w:r w:rsidR="00FE4F10" w:rsidRPr="009A6DE8">
        <w:t>.</w:t>
      </w:r>
    </w:p>
    <w:p w14:paraId="4B53BBE3" w14:textId="3EEAA1B9" w:rsidR="00A33EF4" w:rsidRPr="00935110" w:rsidRDefault="00935110" w:rsidP="004A1C93">
      <w:pPr>
        <w:outlineLvl w:val="9"/>
      </w:pPr>
      <w:r w:rsidRPr="008D74A2">
        <w:t xml:space="preserve">More specifically, </w:t>
      </w:r>
      <w:r w:rsidR="004C419D">
        <w:t>intra-block sequences</w:t>
      </w:r>
      <w:r>
        <w:t xml:space="preserve"> consist</w:t>
      </w:r>
      <w:r w:rsidR="004C419D">
        <w:t>ed</w:t>
      </w:r>
      <w:r>
        <w:t xml:space="preserve"> of ten unique </w:t>
      </w:r>
      <w:r w:rsidR="004C419D">
        <w:t>STP stimuli</w:t>
      </w:r>
      <w:r>
        <w:t xml:space="preserve"> of similar valence,</w:t>
      </w:r>
      <w:r w:rsidR="004C419D">
        <w:t xml:space="preserve"> with</w:t>
      </w:r>
      <w:r>
        <w:t xml:space="preserve"> two </w:t>
      </w:r>
      <w:r w:rsidR="004C419D">
        <w:t>stimuli</w:t>
      </w:r>
      <w:r>
        <w:t xml:space="preserve"> </w:t>
      </w:r>
      <w:r w:rsidR="004C419D">
        <w:t>randomly</w:t>
      </w:r>
      <w:r>
        <w:t xml:space="preserve"> repeated, accordingly for a total of 12 </w:t>
      </w:r>
      <w:r w:rsidR="004C419D">
        <w:t>stimuli</w:t>
      </w:r>
      <w:r>
        <w:t xml:space="preserve"> per chunk.</w:t>
      </w:r>
      <w:r w:rsidRPr="008D74A2">
        <w:t xml:space="preserve"> The rationale behind using </w:t>
      </w:r>
      <w:r w:rsidR="004C419D">
        <w:t>intra-block sequences</w:t>
      </w:r>
      <w:r w:rsidRPr="008D74A2">
        <w:t xml:space="preserve"> </w:t>
      </w:r>
      <w:r w:rsidR="004C419D">
        <w:t>was</w:t>
      </w:r>
      <w:r w:rsidRPr="008D74A2">
        <w:t xml:space="preserve"> to allow time for participants to recognize the content of stimuli in each </w:t>
      </w:r>
      <w:r w:rsidR="004C419D">
        <w:t>channel</w:t>
      </w:r>
      <w:r w:rsidRPr="008D74A2">
        <w:t xml:space="preserve"> and accordingly reorient their attention towards or away from that </w:t>
      </w:r>
      <w:r w:rsidR="004C419D">
        <w:t>channel</w:t>
      </w:r>
      <w:r w:rsidRPr="008D74A2">
        <w:t xml:space="preserve"> – potentially affecting their </w:t>
      </w:r>
      <w:r>
        <w:t>identification</w:t>
      </w:r>
      <w:r w:rsidR="004C419D">
        <w:t xml:space="preserve"> of a repetition</w:t>
      </w:r>
      <w:r w:rsidRPr="008D74A2">
        <w:t xml:space="preserve"> (see below). For example, a participant may be attending to </w:t>
      </w:r>
      <w:r>
        <w:t>their</w:t>
      </w:r>
      <w:r w:rsidRPr="008D74A2">
        <w:t xml:space="preserve"> </w:t>
      </w:r>
      <w:r w:rsidR="004C419D">
        <w:t>l</w:t>
      </w:r>
      <w:r w:rsidRPr="008D74A2">
        <w:t xml:space="preserve">eft </w:t>
      </w:r>
      <w:r w:rsidR="004C419D">
        <w:t>channel</w:t>
      </w:r>
      <w:r w:rsidRPr="008D74A2">
        <w:t xml:space="preserve">, where a neutral stimulus is presented. </w:t>
      </w:r>
      <w:r>
        <w:t xml:space="preserve">Participant </w:t>
      </w:r>
      <w:r w:rsidRPr="008D74A2">
        <w:t xml:space="preserve">may then reorient </w:t>
      </w:r>
      <w:r>
        <w:t>their</w:t>
      </w:r>
      <w:r w:rsidRPr="008D74A2">
        <w:t xml:space="preserve"> attention to examine what stimulus is concurrently presented in the right </w:t>
      </w:r>
      <w:r w:rsidR="004C419D">
        <w:t>channel</w:t>
      </w:r>
      <w:r w:rsidRPr="008D74A2">
        <w:t xml:space="preserve">. A </w:t>
      </w:r>
      <w:r w:rsidR="004C419D">
        <w:t>negative</w:t>
      </w:r>
      <w:r w:rsidRPr="008D74A2">
        <w:t xml:space="preserve"> stimulus in the right ear may capture, or maintain, </w:t>
      </w:r>
      <w:r>
        <w:t>their</w:t>
      </w:r>
      <w:r w:rsidRPr="008D74A2">
        <w:t xml:space="preserve"> attentional focus on the right </w:t>
      </w:r>
      <w:r w:rsidR="004C419D">
        <w:t>channel</w:t>
      </w:r>
      <w:r w:rsidRPr="008D74A2">
        <w:t xml:space="preserve">. </w:t>
      </w:r>
      <w:r w:rsidR="004C419D">
        <w:t>Intra-block sequences</w:t>
      </w:r>
      <w:r w:rsidRPr="008D74A2">
        <w:t xml:space="preserve"> and individual stimuli</w:t>
      </w:r>
      <w:r>
        <w:t xml:space="preserve"> onset and offsets</w:t>
      </w:r>
      <w:r w:rsidRPr="008D74A2">
        <w:t xml:space="preserve"> </w:t>
      </w:r>
      <w:r w:rsidR="00040C9D">
        <w:t>were</w:t>
      </w:r>
      <w:r w:rsidR="00040C9D" w:rsidRPr="008D74A2">
        <w:t xml:space="preserve"> </w:t>
      </w:r>
      <w:r w:rsidRPr="008D74A2">
        <w:t xml:space="preserve">not temporally matched between channels, meaning that (except for the very beginning of the task) stimuli in one channel may begin (once the previous stimuli in the same </w:t>
      </w:r>
      <w:r w:rsidRPr="008D74A2">
        <w:lastRenderedPageBreak/>
        <w:t>channel ended) while stimuli from the opposite channel is still on-going.</w:t>
      </w:r>
      <w:r>
        <w:t xml:space="preserve"> The task consist</w:t>
      </w:r>
      <w:r w:rsidR="004C419D">
        <w:t>ed</w:t>
      </w:r>
      <w:r>
        <w:t xml:space="preserve"> of 3 blocks with a brief self-timed rest period be</w:t>
      </w:r>
      <w:r w:rsidR="004C419D">
        <w:t>t</w:t>
      </w:r>
      <w:r>
        <w:t>ween blocks.</w:t>
      </w:r>
    </w:p>
    <w:p w14:paraId="665BC5BC" w14:textId="1B32DE87" w:rsidR="00A33EF4" w:rsidRPr="003E4803" w:rsidRDefault="000B564B" w:rsidP="00A33EF4">
      <w:pPr>
        <w:outlineLvl w:val="9"/>
        <w:rPr>
          <w:i/>
          <w:iCs/>
          <w:lang w:val="en-IL"/>
          <w:rPrChange w:id="165" w:author="יפתח עמיר" w:date="2020-01-05T10:17:00Z">
            <w:rPr>
              <w:i/>
              <w:iCs/>
            </w:rPr>
          </w:rPrChange>
        </w:rPr>
      </w:pPr>
      <w:r>
        <w:rPr>
          <w:b/>
          <w:bCs/>
          <w:i/>
          <w:iCs/>
        </w:rPr>
        <w:t>Dichotic 1-Back Task</w:t>
      </w:r>
      <w:r w:rsidR="00A33EF4" w:rsidRPr="00874E38">
        <w:rPr>
          <w:b/>
          <w:bCs/>
          <w:i/>
          <w:iCs/>
        </w:rPr>
        <w:t xml:space="preserve">: </w:t>
      </w:r>
      <w:r w:rsidR="00A33EF4" w:rsidRPr="003D3B9E">
        <w:rPr>
          <w:b/>
          <w:bCs/>
          <w:i/>
          <w:iCs/>
        </w:rPr>
        <w:t xml:space="preserve">Mean </w:t>
      </w:r>
      <w:r w:rsidR="00A33EF4">
        <w:rPr>
          <w:b/>
          <w:bCs/>
          <w:i/>
          <w:iCs/>
        </w:rPr>
        <w:t>a</w:t>
      </w:r>
      <w:r>
        <w:rPr>
          <w:b/>
          <w:bCs/>
          <w:i/>
          <w:iCs/>
        </w:rPr>
        <w:t>ccuracy</w:t>
      </w:r>
      <w:r w:rsidR="00A33EF4" w:rsidRPr="003D3B9E">
        <w:rPr>
          <w:b/>
          <w:bCs/>
          <w:i/>
          <w:iCs/>
        </w:rPr>
        <w:t xml:space="preserve"> </w:t>
      </w:r>
      <w:r w:rsidR="00A33EF4">
        <w:rPr>
          <w:b/>
          <w:bCs/>
          <w:i/>
          <w:iCs/>
        </w:rPr>
        <w:t>d</w:t>
      </w:r>
      <w:r w:rsidR="00A33EF4" w:rsidRPr="003D3B9E">
        <w:rPr>
          <w:b/>
          <w:bCs/>
          <w:i/>
          <w:iCs/>
        </w:rPr>
        <w:t xml:space="preserve">ifference </w:t>
      </w:r>
      <w:r w:rsidR="00A33EF4">
        <w:rPr>
          <w:b/>
          <w:bCs/>
          <w:i/>
          <w:iCs/>
        </w:rPr>
        <w:t>s</w:t>
      </w:r>
      <w:r w:rsidR="00A33EF4" w:rsidRPr="003D3B9E">
        <w:rPr>
          <w:b/>
          <w:bCs/>
          <w:i/>
          <w:iCs/>
        </w:rPr>
        <w:t>core</w:t>
      </w:r>
      <w:r w:rsidR="00A33EF4">
        <w:rPr>
          <w:b/>
          <w:bCs/>
          <w:i/>
          <w:iCs/>
        </w:rPr>
        <w:t>s</w:t>
      </w:r>
      <w:r w:rsidR="00A33EF4" w:rsidRPr="003D3B9E">
        <w:rPr>
          <w:b/>
          <w:bCs/>
          <w:i/>
          <w:iCs/>
        </w:rPr>
        <w:t>.</w:t>
      </w:r>
      <w:r w:rsidR="00A33EF4">
        <w:rPr>
          <w:b/>
          <w:bCs/>
        </w:rPr>
        <w:t xml:space="preserve"> </w:t>
      </w:r>
      <w:r w:rsidRPr="00DC77A5">
        <w:t>A</w:t>
      </w:r>
      <w:r>
        <w:t xml:space="preserve"> </w:t>
      </w:r>
      <w:r w:rsidRPr="008538DE">
        <w:rPr>
          <w:i/>
          <w:iCs/>
        </w:rPr>
        <w:t>biased selective attention score</w:t>
      </w:r>
      <w:r>
        <w:t xml:space="preserve"> was calculated by subtracting the accuracy for neutral stimuli from the accuracy for negative stimuli. An accurate response (for each stimulus) was the correct left/right button press for the according left/right channel in which a repetition occurred – i.e., the stimuli delivered at trial </w:t>
      </w:r>
      <w:r w:rsidRPr="008538DE">
        <w:rPr>
          <w:i/>
          <w:iCs/>
        </w:rPr>
        <w:t>n</w:t>
      </w:r>
      <w:r>
        <w:rPr>
          <w:i/>
          <w:iCs/>
        </w:rPr>
        <w:t>-1</w:t>
      </w:r>
      <w:r>
        <w:t xml:space="preserve"> was repeated on trial </w:t>
      </w:r>
      <w:r w:rsidRPr="008538DE">
        <w:rPr>
          <w:i/>
          <w:iCs/>
        </w:rPr>
        <w:t>n</w:t>
      </w:r>
      <w:r>
        <w:t xml:space="preserve"> (in the same channel)</w:t>
      </w:r>
      <w:r w:rsidR="001D0CAE">
        <w:t>;</w:t>
      </w:r>
      <w:r>
        <w:t xml:space="preserve"> or the correct withholding of a response if no repetition was present (see Figure 2B).</w:t>
      </w:r>
      <w:ins w:id="166" w:author="יפתח עמיר" w:date="2020-01-05T10:17:00Z">
        <w:r w:rsidR="003E4803">
          <w:rPr>
            <w:lang w:val="en-IL"/>
          </w:rPr>
          <w:t xml:space="preserve"> </w:t>
        </w:r>
        <w:r w:rsidR="003E4803">
          <w:t>To simplify interpretation, accuracy difference scores are presented in percentages (i.e. from -100% to +100% accuracy difference).</w:t>
        </w:r>
      </w:ins>
    </w:p>
    <w:p w14:paraId="208B89A5" w14:textId="77777777" w:rsidR="00A33EF4" w:rsidRDefault="00A33EF4" w:rsidP="00A33EF4">
      <w:pPr>
        <w:pStyle w:val="Heading2"/>
      </w:pPr>
      <w:r>
        <w:t>Questionnaires</w:t>
      </w:r>
    </w:p>
    <w:p w14:paraId="242C551C" w14:textId="712B766A" w:rsidR="00A33EF4" w:rsidRPr="00874E38" w:rsidRDefault="001D0CAE" w:rsidP="00A33EF4">
      <w:pPr>
        <w:outlineLvl w:val="9"/>
      </w:pPr>
      <w:r>
        <w:t>See Study 1</w:t>
      </w:r>
      <w:r w:rsidR="00A33EF4">
        <w:rPr>
          <w:rFonts w:asciiTheme="majorBidi" w:hAnsiTheme="majorBidi"/>
        </w:rPr>
        <w:t>.</w:t>
      </w:r>
    </w:p>
    <w:p w14:paraId="53C9E8AA" w14:textId="77777777" w:rsidR="00A33EF4" w:rsidRDefault="00A33EF4" w:rsidP="00A33EF4">
      <w:pPr>
        <w:pStyle w:val="Heading2"/>
      </w:pPr>
      <w:r>
        <w:t>Procedure</w:t>
      </w:r>
    </w:p>
    <w:p w14:paraId="427ECE01" w14:textId="7FE90C0F" w:rsidR="00EF0E0E" w:rsidRDefault="001D0CAE" w:rsidP="0082030D">
      <w:pPr>
        <w:outlineLvl w:val="9"/>
      </w:pPr>
      <w:r>
        <w:t>The procedure was divided into 3 stages – one home stage and two lab sessions. P</w:t>
      </w:r>
      <w:r w:rsidR="00A33EF4">
        <w:t xml:space="preserve">rior to the </w:t>
      </w:r>
      <w:r>
        <w:t xml:space="preserve">first </w:t>
      </w:r>
      <w:r w:rsidR="00A33EF4">
        <w:t>lab session, participants completed an on-line survey in which they provided initial consent and completed a battery of questionnaires</w:t>
      </w:r>
      <w:r w:rsidR="005B0230">
        <w:t>, as well as assessment necessary for idiographic STP</w:t>
      </w:r>
      <w:r w:rsidR="00A33EF4">
        <w:t xml:space="preserve"> stimuli selection. In the </w:t>
      </w:r>
      <w:r>
        <w:t xml:space="preserve">first </w:t>
      </w:r>
      <w:r w:rsidR="00A33EF4">
        <w:t>lab</w:t>
      </w:r>
      <w:r>
        <w:t xml:space="preserve"> session</w:t>
      </w:r>
      <w:r w:rsidR="00A33EF4">
        <w:t xml:space="preserve">, participants </w:t>
      </w:r>
      <w:r w:rsidR="00791788">
        <w:t xml:space="preserve">provided </w:t>
      </w:r>
      <w:r w:rsidR="00A33EF4">
        <w:t>consent for the experimental lab session</w:t>
      </w:r>
      <w:r>
        <w:t>s</w:t>
      </w:r>
      <w:r w:rsidR="00A33EF4">
        <w:t>, and then completed the STP stimuli recording</w:t>
      </w:r>
      <w:r>
        <w:t xml:space="preserve"> stage</w:t>
      </w:r>
      <w:r w:rsidR="00A33EF4">
        <w:t xml:space="preserve">. </w:t>
      </w:r>
      <w:r>
        <w:t>In the second lab session, p</w:t>
      </w:r>
      <w:r w:rsidR="00A33EF4">
        <w:t xml:space="preserve">articipants </w:t>
      </w:r>
      <w:r>
        <w:t>first</w:t>
      </w:r>
      <w:r w:rsidR="00A33EF4">
        <w:t xml:space="preserve"> </w:t>
      </w:r>
      <w:r>
        <w:t>completed</w:t>
      </w:r>
      <w:r w:rsidR="00A33EF4">
        <w:t xml:space="preserve"> the Schema Activation via the STP – participants passively listened to their own simulated thought stimuli and rated their negative and positive subjective state affect (SES)</w:t>
      </w:r>
      <w:r>
        <w:t xml:space="preserve"> first after hearing the neutral stimuli and again after hearing the negative stimuli</w:t>
      </w:r>
      <w:r w:rsidR="00A33EF4">
        <w:t>.</w:t>
      </w:r>
      <w:r>
        <w:t xml:space="preserve"> Participants then completed the Dichotic 1-Back Task practice and </w:t>
      </w:r>
      <w:r w:rsidR="00791788">
        <w:t xml:space="preserve">test </w:t>
      </w:r>
      <w:r>
        <w:t>task trials.</w:t>
      </w:r>
      <w:r w:rsidR="00A33EF4">
        <w:t xml:space="preserve"> After completing the experiment, participants were compensated.</w:t>
      </w:r>
      <w:r w:rsidR="0082030D" w:rsidDel="0082030D">
        <w:t xml:space="preserve"> </w:t>
      </w:r>
    </w:p>
    <w:p w14:paraId="3FE7A86D" w14:textId="77777777" w:rsidR="00536093" w:rsidRDefault="00536093">
      <w:pPr>
        <w:ind w:firstLine="0"/>
        <w:contextualSpacing w:val="0"/>
        <w:jc w:val="left"/>
        <w:outlineLvl w:val="9"/>
      </w:pPr>
      <w:r>
        <w:br w:type="page"/>
      </w:r>
    </w:p>
    <w:p w14:paraId="3E2FFBCE" w14:textId="77777777" w:rsidR="006C6EBD" w:rsidRPr="00D472DC" w:rsidRDefault="006C6EBD" w:rsidP="006C6EBD">
      <w:pPr>
        <w:pStyle w:val="Heading2"/>
        <w:rPr>
          <w:ins w:id="167" w:author="יפתח עמיר" w:date="2020-01-05T10:12:00Z"/>
          <w:rStyle w:val="Heading3Char"/>
          <w:b/>
          <w:bCs/>
        </w:rPr>
      </w:pPr>
      <w:ins w:id="168" w:author="יפתח עמיר" w:date="2020-01-05T10:12:00Z">
        <w:r w:rsidRPr="00D472DC">
          <w:rPr>
            <w:rStyle w:val="Heading3Char"/>
            <w:b/>
            <w:bCs/>
          </w:rPr>
          <w:lastRenderedPageBreak/>
          <w:t>Power analysis</w:t>
        </w:r>
      </w:ins>
    </w:p>
    <w:p w14:paraId="51DBEA39" w14:textId="5FFB6E90" w:rsidR="006C6EBD" w:rsidRDefault="006C6EBD" w:rsidP="006C6EBD">
      <w:pPr>
        <w:pStyle w:val="Normal1"/>
        <w:rPr>
          <w:ins w:id="169" w:author="יפתח עמיר" w:date="2020-01-05T10:12:00Z"/>
        </w:rPr>
      </w:pPr>
      <w:ins w:id="170" w:author="יפתח עמיר" w:date="2020-01-05T10:12:00Z">
        <w:r>
          <w:t xml:space="preserve">Monte Carlo simulated power analysis </w:t>
        </w:r>
        <w:r>
          <w:fldChar w:fldCharType="begin" w:fldLock="1"/>
        </w:r>
      </w:ins>
      <w:r w:rsidR="00677C5B">
        <w:instrText>ADDIN CSL_CITATION {"citationItems":[{"id":"ITEM-1","itemData":{"DOI":"10.1177/1948550617715068","ISSN":"1948-5506","abstract":"Mediation analyses abound in social and personality psychology. Current recommendations for assessing power and sample size in mediation models include using a Monte Carlo power analysis simulation and testing the indirect effect with a bootstrapped confidence interval. Unfortunately, these methods have rarely been adopted by researchers due to limited software options and the computational time needed. We propose a new method and convenient tools for determining sample size and power in mediation models. We demonstrate our new method through an easy-to-use application that implements the method. These developments will allow researchers to quickly and easily determine power and sample size for simple and complex mediation models.","author":[{"dropping-particle":"","family":"Schoemann","given":"Alexander M","non-dropping-particle":"","parse-names":false,"suffix":""},{"dropping-particle":"","family":"Boulton","given":"Aaron J","non-dropping-particle":"","parse-names":false,"suffix":""},{"dropping-particle":"","family":"Short","given":"Stephen D","non-dropping-particle":"","parse-names":false,"suffix":""}],"container-title":"Social Psychological and Personality Science","id":"ITEM-1","issue":"4","issued":{"date-parts":[["2017","5","1"]]},"note":"doi: 10.1177/1948550617715068","page":"379-386","publisher":"SAGE Publications Inc","title":"Determining Power and Sample Size for Simple and Complex Mediation Models","type":"article-journal","volume":"8"},"uris":["http://www.mendeley.com/documents/?uuid=2e5717f1-07ae-43b0-bfa7-41be4ceed230"]}],"mendeley":{"formattedCitation":"(Schoemann, Boulton, &amp; Short, 2017)","plainTextFormattedCitation":"(Schoemann, Boulton, &amp; Short, 2017)","previouslyFormattedCitation":"(Schoemann, Boulton, &amp; Short, 2017)"},"properties":{"noteIndex":0},"schema":"https://github.com/citation-style-language/schema/raw/master/csl-citation.json"}</w:instrText>
      </w:r>
      <w:ins w:id="171" w:author="יפתח עמיר" w:date="2020-01-05T10:12:00Z">
        <w:r>
          <w:fldChar w:fldCharType="separate"/>
        </w:r>
      </w:ins>
      <w:r w:rsidR="008E3451" w:rsidRPr="008E3451">
        <w:rPr>
          <w:noProof/>
        </w:rPr>
        <w:t>(Schoemann, Boulton, &amp; Short, 2017)</w:t>
      </w:r>
      <w:ins w:id="172" w:author="יפתח עמיר" w:date="2020-01-05T10:12:00Z">
        <w:r>
          <w:fldChar w:fldCharType="end"/>
        </w:r>
        <w:r>
          <w:t>, based on the correlation matrix from Study 1, determined that 75 participants were needed to replicate serial mediation findings with 80% power.</w:t>
        </w:r>
      </w:ins>
    </w:p>
    <w:p w14:paraId="4DA6ACEF" w14:textId="77777777" w:rsidR="006C6EBD" w:rsidRPr="006C6EBD" w:rsidRDefault="006C6EBD" w:rsidP="006C6EBD">
      <w:pPr>
        <w:pStyle w:val="Heading2"/>
        <w:rPr>
          <w:ins w:id="173" w:author="יפתח עמיר" w:date="2020-01-05T10:12:00Z"/>
          <w:rStyle w:val="Heading3Char"/>
          <w:b/>
          <w:bCs/>
        </w:rPr>
      </w:pPr>
      <w:ins w:id="174" w:author="יפתח עמיר" w:date="2020-01-05T10:12:00Z">
        <w:r w:rsidRPr="006C6EBD">
          <w:rPr>
            <w:rStyle w:val="Heading3Char"/>
            <w:b/>
            <w:bCs/>
          </w:rPr>
          <w:t>Data scoring and analytic plan</w:t>
        </w:r>
      </w:ins>
    </w:p>
    <w:p w14:paraId="0E451BF4" w14:textId="6BDBBBB6" w:rsidR="006C6EBD" w:rsidRPr="00D8138A" w:rsidRDefault="006C6EBD" w:rsidP="006C6EBD">
      <w:pPr>
        <w:outlineLvl w:val="9"/>
        <w:rPr>
          <w:ins w:id="175" w:author="יפתח עמיר" w:date="2020-01-05T10:12:00Z"/>
        </w:rPr>
      </w:pPr>
      <w:ins w:id="176" w:author="יפתח עמיר" w:date="2020-01-05T10:12:00Z">
        <w:r>
          <w:t>Identical to Study 1, w</w:t>
        </w:r>
        <w:r w:rsidRPr="00823594">
          <w:t>e tested study aims</w:t>
        </w:r>
        <w:r>
          <w:t xml:space="preserve"> and predictions by examining specific paths within serial mediation models.</w:t>
        </w:r>
      </w:ins>
    </w:p>
    <w:p w14:paraId="4BA1F5C7" w14:textId="77777777" w:rsidR="007949F6" w:rsidRPr="005C35D0" w:rsidRDefault="007949F6" w:rsidP="007949F6">
      <w:pPr>
        <w:pStyle w:val="Heading1"/>
        <w:spacing w:after="0"/>
        <w:rPr>
          <w:moveTo w:id="177" w:author="יפתח עמיר" w:date="2020-01-03T11:35:00Z"/>
        </w:rPr>
      </w:pPr>
      <w:moveToRangeStart w:id="178" w:author="יפתח עמיר" w:date="2020-01-03T11:35:00Z" w:name="move28943736"/>
      <w:moveTo w:id="179" w:author="יפתח עמיר" w:date="2020-01-03T11:35:00Z">
        <w:r>
          <w:t>RESULTS</w:t>
        </w:r>
      </w:moveTo>
    </w:p>
    <w:p w14:paraId="1F5EB47A" w14:textId="786D70D5" w:rsidR="007949F6" w:rsidRPr="006C6EBD" w:rsidDel="001C370D" w:rsidRDefault="007949F6">
      <w:pPr>
        <w:pStyle w:val="Heading2"/>
        <w:rPr>
          <w:del w:id="180" w:author="יפתח עמיר" w:date="2020-01-03T11:40:00Z"/>
          <w:moveTo w:id="181" w:author="יפתח עמיר" w:date="2020-01-03T11:35:00Z"/>
        </w:rPr>
      </w:pPr>
      <w:moveTo w:id="182" w:author="יפתח עמיר" w:date="2020-01-03T11:35:00Z">
        <w:del w:id="183" w:author="יפתח עמיר" w:date="2020-01-03T11:40:00Z">
          <w:r w:rsidRPr="006C6EBD" w:rsidDel="001C370D">
            <w:delText>Study 1</w:delText>
          </w:r>
        </w:del>
      </w:moveTo>
    </w:p>
    <w:p w14:paraId="0F3E765A" w14:textId="3F826104" w:rsidR="007949F6" w:rsidRPr="00677C5B" w:rsidDel="001C370D" w:rsidRDefault="007949F6">
      <w:pPr>
        <w:pStyle w:val="Heading2"/>
        <w:rPr>
          <w:del w:id="184" w:author="יפתח עמיר" w:date="2020-01-03T11:40:00Z"/>
          <w:moveTo w:id="185" w:author="יפתח עמיר" w:date="2020-01-03T11:35:00Z"/>
        </w:rPr>
        <w:pPrChange w:id="186" w:author="יפתח עמיר" w:date="2020-01-05T10:10:00Z">
          <w:pPr>
            <w:outlineLvl w:val="9"/>
          </w:pPr>
        </w:pPrChange>
      </w:pPr>
      <w:moveTo w:id="187" w:author="יפתח עמיר" w:date="2020-01-03T11:35:00Z">
        <w:del w:id="188" w:author="יפתח עמיר" w:date="2020-01-03T11:40:00Z">
          <w:r w:rsidRPr="006C6EBD" w:rsidDel="001C370D">
            <w:rPr>
              <w:rStyle w:val="Heading3Char"/>
              <w:b/>
              <w:bCs/>
              <w:rPrChange w:id="189" w:author="יפתח עמיר" w:date="2020-01-05T10:10:00Z">
                <w:rPr>
                  <w:rStyle w:val="Heading3Char"/>
                  <w:b w:val="0"/>
                  <w:bCs w:val="0"/>
                </w:rPr>
              </w:rPrChange>
            </w:rPr>
            <w:delText>Data scoring and analytic plan.</w:delText>
          </w:r>
          <w:r w:rsidRPr="006C6EBD" w:rsidDel="001C370D">
            <w:delText xml:space="preserve"> We computed a positive emotional reactivity score and a negative emotional reactivity score from the subjective emotional state ratings reported by participants at baseline and then immediately following the schema activation wherein participants listened to their personalized neutral and negative self-referential stimuli (see Method section). For the digit categorization task we calculated three scores reflecting attentional disengagement from simulated thought stimuli. (1) A time-sensitive dynamic </w:delText>
          </w:r>
          <w:r w:rsidRPr="006C6EBD" w:rsidDel="001C370D">
            <w:rPr>
              <w:i/>
              <w:iCs/>
            </w:rPr>
            <w:delText>interference score</w:delText>
          </w:r>
          <w:r w:rsidRPr="006C6EBD" w:rsidDel="001C370D">
            <w:delText xml:space="preserve"> (i.e., difficulty or delayed disengagement of internal attention from negative self-referential thoughts) and (2) a dynamic </w:delText>
          </w:r>
          <w:r w:rsidRPr="006C6EBD" w:rsidDel="001C370D">
            <w:rPr>
              <w:i/>
              <w:iCs/>
            </w:rPr>
            <w:delText>facilitation score</w:delText>
          </w:r>
          <w:r w:rsidRPr="006C6EBD" w:rsidDel="001C370D">
            <w:delText xml:space="preserve"> (i.e., facilitated or faster disengagement of internal attention from negative self-referential thoughts). Both dynamic scores are based on mean of difference score (RT of each negative trial minus the running mean of neutral trials) of trials which are </w:delText>
          </w:r>
          <w:r w:rsidRPr="006C6EBD" w:rsidDel="001C370D">
            <w:rPr>
              <w:i/>
              <w:iCs/>
            </w:rPr>
            <w:delText xml:space="preserve">faster/slower </w:delText>
          </w:r>
          <w:r w:rsidRPr="006C6EBD" w:rsidDel="001C370D">
            <w:delText xml:space="preserve">than </w:delText>
          </w:r>
          <w:r w:rsidRPr="00C75E29" w:rsidDel="001C370D">
            <w:delText>the upper/lower-</w:delText>
          </w:r>
          <w:r w:rsidRPr="003E4803" w:rsidDel="001C370D">
            <w:delText>bounds (±1.96 Standard Errors [</w:delText>
          </w:r>
          <w:r w:rsidRPr="008E3451" w:rsidDel="001C370D">
            <w:rPr>
              <w:i/>
              <w:iCs/>
            </w:rPr>
            <w:delText>SE</w:delText>
          </w:r>
          <w:r w:rsidRPr="008E3451" w:rsidDel="001C370D">
            <w:delText xml:space="preserve">s]) of a confidence interval of the mean of a running window of 9 neutral self-referential trials and divided by that window’s running 1 standard deviation (SD) to correct for variability in neutral responses in time (see Figure 4 and Method for additional details). (3) An </w:delText>
          </w:r>
          <w:r w:rsidRPr="008E3451" w:rsidDel="001C370D">
            <w:rPr>
              <w:i/>
              <w:iCs/>
            </w:rPr>
            <w:delText>aggregated mean difference score</w:delText>
          </w:r>
          <w:r w:rsidRPr="008E3451" w:rsidDel="001C370D">
            <w:delText xml:space="preserve"> (i.e., the overall delayed [&gt;0] or facilitated [&lt;0] disengagement from negative relative to neutral self-referential trials) by subtracting mean RT of neutral self-referential trials from mean RT of negative self-referential trials. </w:delText>
          </w:r>
        </w:del>
      </w:moveTo>
    </w:p>
    <w:p w14:paraId="6A4F1FDA" w14:textId="74713437" w:rsidR="007949F6" w:rsidRPr="006C6EBD" w:rsidDel="001C370D" w:rsidRDefault="007949F6">
      <w:pPr>
        <w:pStyle w:val="Heading2"/>
        <w:rPr>
          <w:del w:id="190" w:author="יפתח עמיר" w:date="2020-01-03T11:40:00Z"/>
          <w:moveTo w:id="191" w:author="יפתח עמיר" w:date="2020-01-03T11:35:00Z"/>
          <w:rPrChange w:id="192" w:author="יפתח עמיר" w:date="2020-01-05T10:10:00Z">
            <w:rPr>
              <w:del w:id="193" w:author="יפתח עמיר" w:date="2020-01-03T11:40:00Z"/>
              <w:moveTo w:id="194" w:author="יפתח עמיר" w:date="2020-01-03T11:35:00Z"/>
            </w:rPr>
          </w:rPrChange>
        </w:rPr>
        <w:pPrChange w:id="195" w:author="יפתח עמיר" w:date="2020-01-05T10:10:00Z">
          <w:pPr>
            <w:outlineLvl w:val="9"/>
          </w:pPr>
        </w:pPrChange>
      </w:pPr>
      <w:moveTo w:id="196" w:author="יפתח עמיר" w:date="2020-01-03T11:35:00Z">
        <w:del w:id="197" w:author="יפתח עמיר" w:date="2020-01-03T11:40:00Z">
          <w:r w:rsidRPr="006C6EBD" w:rsidDel="001C370D">
            <w:rPr>
              <w:rPrChange w:id="198" w:author="יפתח עמיר" w:date="2020-01-05T10:10:00Z">
                <w:rPr/>
              </w:rPrChange>
            </w:rPr>
            <w:delText xml:space="preserve">We tested study aims and predictions by examining specific paths within serial mediation models (see Figure 3). Serial multiple mediator models </w:delText>
          </w:r>
          <w:r w:rsidRPr="006C6EBD" w:rsidDel="001C370D">
            <w:rPr>
              <w:rPrChange w:id="199" w:author="יפתח עמיר" w:date="2020-01-05T10:10:00Z">
                <w:rPr/>
              </w:rPrChange>
            </w:rPr>
            <w:fldChar w:fldCharType="begin" w:fldLock="1"/>
          </w:r>
          <w:r w:rsidRPr="006C6EBD" w:rsidDel="001C370D">
            <w:rPr>
              <w:rPrChange w:id="200" w:author="יפתח עמיר" w:date="2020-01-05T10:10:00Z">
                <w:rPr/>
              </w:rPrChange>
            </w:rPr>
            <w:delInstrText>ADDIN CSL_CITATION {"citationItems":[{"id":"ITEM-1","itemData":{"ISBN":"978-1-60918-230-4 (Hardcover); 978-1-4625-1127-3 (PDF)","abstract":"This engaging book explains the fundamentals of mediation and moderation analysis and their integration as \"conditional process analysis.\" Procedures are described for testing hypotheses about the mechanisms by which causal effects operate, the conditions under which they occur, and the moderation of mechanisms. Relying on the principles of ordinary least squares regression, Andrew Hayes carefully explains the estimation and interpretation of direct and indirect effects, probing and visualization of interactions, and testing of questions about moderated mediation. Examples using data from published studies illustrate how to conduct and report the analyses described in the book. Of special value, the book introduces and documents PROCESS, a macro for SPSS and SAS that does all the computations described in the book. The authors website (www.afhayes.com) offers free downloads of PROCESS plus data files for the book's examples. (PsycINFO Database Record (c) 2016 APA, all rights reserved)","author":[{"dropping-particle":"","family":"Hayes","given":"Andrew F","non-dropping-particle":"","parse-names":false,"suffix":""}],"collection-title":"Methodology in the social sciences.","container-title":"Introduction to mediation, moderation, and conditional process analysis: A regression-based approach.","id":"ITEM-1","issued":{"date-parts":[["2013"]]},"number-of-pages":"xvii, 507-xvii, 507","publisher":"Guilford Press","publisher-place":"New York,  NY,  US","title":"Introduction to mediation, moderation, and conditional process analysis: A regression-based approach.","type":"book"},"uris":["http://www.mendeley.com/documents/?uuid=5fad01ff-eb9e-4971-81fe-0b0874457fb7"]}],"mendeley":{"formattedCitation":"&lt;sup&gt;67&lt;/sup&gt;","plainTextFormattedCitation":"67","previouslyFormattedCitation":"&lt;sup&gt;67&lt;/sup&gt;"},"properties":{"noteIndex":0},"schema":"https://github.com/citation-style-language/schema/raw/master/csl-citation.json"}</w:delInstrText>
          </w:r>
          <w:r w:rsidRPr="006C6EBD" w:rsidDel="001C370D">
            <w:rPr>
              <w:rPrChange w:id="201" w:author="יפתח עמיר" w:date="2020-01-05T10:10:00Z">
                <w:rPr/>
              </w:rPrChange>
            </w:rPr>
            <w:fldChar w:fldCharType="separate"/>
          </w:r>
          <w:r w:rsidRPr="006C6EBD" w:rsidDel="001C370D">
            <w:rPr>
              <w:noProof/>
              <w:vertAlign w:val="superscript"/>
              <w:rPrChange w:id="202" w:author="יפתח עמיר" w:date="2020-01-05T10:10:00Z">
                <w:rPr>
                  <w:noProof/>
                  <w:vertAlign w:val="superscript"/>
                </w:rPr>
              </w:rPrChange>
            </w:rPr>
            <w:delText>67</w:delText>
          </w:r>
          <w:r w:rsidRPr="006C6EBD" w:rsidDel="001C370D">
            <w:rPr>
              <w:rPrChange w:id="203" w:author="יפתח עמיר" w:date="2020-01-05T10:10:00Z">
                <w:rPr/>
              </w:rPrChange>
            </w:rPr>
            <w:fldChar w:fldCharType="end"/>
          </w:r>
          <w:r w:rsidRPr="006C6EBD" w:rsidDel="001C370D">
            <w:rPr>
              <w:rPrChange w:id="204" w:author="יפתח עמיר" w:date="2020-01-05T10:10:00Z">
                <w:rPr/>
              </w:rPrChange>
            </w:rPr>
            <w:delText xml:space="preserve"> were estimated with bias-corrected and accelerated (BCa) bootstrapped confidence intervals </w:delText>
          </w:r>
          <w:r w:rsidRPr="006C6EBD" w:rsidDel="001C370D">
            <w:rPr>
              <w:rPrChange w:id="205" w:author="יפתח עמיר" w:date="2020-01-05T10:10:00Z">
                <w:rPr/>
              </w:rPrChange>
            </w:rPr>
            <w:fldChar w:fldCharType="begin" w:fldLock="1"/>
          </w:r>
          <w:r w:rsidRPr="006C6EBD" w:rsidDel="001C370D">
            <w:rPr>
              <w:rPrChange w:id="206" w:author="יפתח עמיר" w:date="2020-01-05T10:10:00Z">
                <w:rPr/>
              </w:rPrChange>
            </w:rPr>
            <w:delInstrText>ADDIN CSL_CITATION {"citationItems":[{"id":"ITEM-1","itemData":{"DOI":"10.3758/BRM.40.3.879","ISSN":"1554-3528","abstract":"Hypotheses involving mediation are common in the behavioral sciences. Mediation exists when a predictor affects a dependent variable indirectly through at least one intervening variable, or mediator. Methods to assess mediation involving multiple simultaneous mediators have received little attention in the methodological literature despite a clear need. We provide an overview of simple and multiple mediation and explore three approaches that can be used to investigate indirect processes, as well as methods for contrasting two or more mediators within a single model. We present an illustrative example, assessing and contrasting potential mediators of the relationship between the helpfulness of socialization agents and job satisfaction. We also provide SAS and SPSS macros, as well as Mplus and LISREL syntax, to facilitate the use of these methods in applications.","author":[{"dropping-particle":"","family":"Preacher","given":"Kristopher J","non-dropping-particle":"","parse-names":false,"suffix":""},{"dropping-particle":"","family":"Hayes","given":"Andrew F","non-dropping-particle":"","parse-names":false,"suffix":""}],"container-title":"Behavior Research Methods","id":"ITEM-1","issue":"3","issued":{"date-parts":[["2008","8"]]},"page":"879-891","title":"Asymptotic and resampling strategies for assessing and comparing indirect effects in multiple mediator models","type":"article-journal","volume":"40"},"uris":["http://www.mendeley.com/documents/?uuid=9ad004c5-78c2-40f4-bce7-7c4ad86af7a9"]},{"id":"ITEM-2","itemData":{"URL":"https://sites.google.com/site/bravotoolbox/","author":[{"dropping-particle":"","family":"Verstynen","given":"Timothy","non-dropping-particle":"","parse-names":false,"suffix":""}],"id":"ITEM-2","issued":{"date-parts":[["2013"]]},"title":"BRAVO Toolbox","type":"webpage"},"uris":["http://www.mendeley.com/documents/?uuid=ca5647aa-9bbd-472f-93ef-459994b7884d"]}],"mendeley":{"formattedCitation":"&lt;sup&gt;68,69&lt;/sup&gt;","plainTextFormattedCitation":"68,69","previouslyFormattedCitation":"&lt;sup&gt;68,69&lt;/sup&gt;"},"properties":{"noteIndex":0},"schema":"https://github.com/citation-style-language/schema/raw/master/csl-citation.json"}</w:delInstrText>
          </w:r>
          <w:r w:rsidRPr="006C6EBD" w:rsidDel="001C370D">
            <w:rPr>
              <w:rPrChange w:id="207" w:author="יפתח עמיר" w:date="2020-01-05T10:10:00Z">
                <w:rPr/>
              </w:rPrChange>
            </w:rPr>
            <w:fldChar w:fldCharType="separate"/>
          </w:r>
          <w:r w:rsidRPr="006C6EBD" w:rsidDel="001C370D">
            <w:rPr>
              <w:noProof/>
              <w:vertAlign w:val="superscript"/>
              <w:rPrChange w:id="208" w:author="יפתח עמיר" w:date="2020-01-05T10:10:00Z">
                <w:rPr>
                  <w:noProof/>
                  <w:vertAlign w:val="superscript"/>
                </w:rPr>
              </w:rPrChange>
            </w:rPr>
            <w:delText>68,69</w:delText>
          </w:r>
          <w:r w:rsidRPr="006C6EBD" w:rsidDel="001C370D">
            <w:rPr>
              <w:rPrChange w:id="209" w:author="יפתח עמיר" w:date="2020-01-05T10:10:00Z">
                <w:rPr/>
              </w:rPrChange>
            </w:rPr>
            <w:fldChar w:fldCharType="end"/>
          </w:r>
          <w:r w:rsidRPr="006C6EBD" w:rsidDel="001C370D">
            <w:rPr>
              <w:rPrChange w:id="210" w:author="יפתח עמיר" w:date="2020-01-05T10:10:00Z">
                <w:rPr/>
              </w:rPrChange>
            </w:rPr>
            <w:delText>. To aid in interpretation of individual paths within the serial mediation model we also report zero-order Pearson correlations where possible (see Table 1). All significance tests are two-tailed.</w:delText>
          </w:r>
        </w:del>
      </w:moveTo>
    </w:p>
    <w:p w14:paraId="7885E122" w14:textId="35ED2960" w:rsidR="007949F6" w:rsidRPr="006C6EBD" w:rsidDel="001C370D" w:rsidRDefault="007949F6">
      <w:pPr>
        <w:pStyle w:val="Heading2"/>
        <w:rPr>
          <w:del w:id="211" w:author="יפתח עמיר" w:date="2020-01-03T11:40:00Z"/>
          <w:moveTo w:id="212" w:author="יפתח עמיר" w:date="2020-01-03T11:35:00Z"/>
          <w:rPrChange w:id="213" w:author="יפתח עמיר" w:date="2020-01-05T10:10:00Z">
            <w:rPr>
              <w:del w:id="214" w:author="יפתח עמיר" w:date="2020-01-03T11:40:00Z"/>
              <w:moveTo w:id="215" w:author="יפתח עמיר" w:date="2020-01-03T11:35:00Z"/>
            </w:rPr>
          </w:rPrChange>
        </w:rPr>
        <w:pPrChange w:id="216" w:author="יפתח עמיר" w:date="2020-01-05T10:10:00Z">
          <w:pPr>
            <w:outlineLvl w:val="9"/>
          </w:pPr>
        </w:pPrChange>
      </w:pPr>
    </w:p>
    <w:p w14:paraId="431AC79E" w14:textId="66592A67" w:rsidR="00000000" w:rsidRDefault="00F67CAE">
      <w:pPr>
        <w:pStyle w:val="Heading2"/>
        <w:rPr>
          <w:del w:id="217" w:author="יפתח עמיר" w:date="2020-01-03T11:40:00Z"/>
          <w:moveTo w:id="218" w:author="יפתח עמיר" w:date="2020-01-03T11:35:00Z"/>
          <w:rPrChange w:id="219" w:author="יפתח עמיר" w:date="2020-01-05T10:10:00Z">
            <w:rPr>
              <w:del w:id="220" w:author="יפתח עמיר" w:date="2020-01-03T11:40:00Z"/>
              <w:moveTo w:id="221" w:author="יפתח עמיר" w:date="2020-01-03T11:35:00Z"/>
            </w:rPr>
          </w:rPrChange>
        </w:rPr>
        <w:sectPr w:rsidR="00000000" w:rsidSect="00795880">
          <w:pgSz w:w="11906" w:h="16838"/>
          <w:pgMar w:top="1418" w:right="1418" w:bottom="1418" w:left="1418" w:header="709" w:footer="709" w:gutter="0"/>
          <w:cols w:space="708"/>
          <w:bidi/>
          <w:rtlGutter/>
          <w:docGrid w:linePitch="360"/>
        </w:sectPr>
        <w:pPrChange w:id="222" w:author="יפתח עמיר" w:date="2020-01-05T10:10:00Z">
          <w:pPr>
            <w:outlineLvl w:val="9"/>
          </w:pPr>
        </w:pPrChange>
      </w:pPr>
    </w:p>
    <w:p w14:paraId="7568D262" w14:textId="0924B960" w:rsidR="007949F6" w:rsidRPr="008E3451" w:rsidDel="001C370D" w:rsidRDefault="007949F6">
      <w:pPr>
        <w:pStyle w:val="Heading2"/>
        <w:rPr>
          <w:del w:id="223" w:author="יפתח עמיר" w:date="2020-01-03T11:40:00Z"/>
          <w:moveTo w:id="224" w:author="יפתח עמיר" w:date="2020-01-03T11:35:00Z"/>
        </w:rPr>
        <w:pPrChange w:id="225" w:author="יפתח עמיר" w:date="2020-01-05T10:10:00Z">
          <w:pPr>
            <w:spacing w:line="240" w:lineRule="auto"/>
            <w:ind w:firstLine="0"/>
            <w:outlineLvl w:val="9"/>
          </w:pPr>
        </w:pPrChange>
      </w:pPr>
      <w:moveTo w:id="226" w:author="יפתח עמיר" w:date="2020-01-03T11:35:00Z">
        <w:del w:id="227" w:author="יפתח עמיר" w:date="2020-01-03T11:40:00Z">
          <w:r w:rsidRPr="006C6EBD" w:rsidDel="001C370D">
            <w:rPr>
              <w:noProof/>
              <w:rPrChange w:id="228" w:author="יפתח עמיר" w:date="2020-01-05T10:10:00Z">
                <w:rPr>
                  <w:noProof/>
                </w:rPr>
              </w:rPrChange>
            </w:rPr>
            <w:drawing>
              <wp:anchor distT="0" distB="0" distL="114300" distR="114300" simplePos="0" relativeHeight="251742208" behindDoc="0" locked="0" layoutInCell="1" allowOverlap="1" wp14:anchorId="371C3537" wp14:editId="503244D0">
                <wp:simplePos x="0" y="0"/>
                <wp:positionH relativeFrom="column">
                  <wp:posOffset>61595</wp:posOffset>
                </wp:positionH>
                <wp:positionV relativeFrom="paragraph">
                  <wp:posOffset>3810</wp:posOffset>
                </wp:positionV>
                <wp:extent cx="8677275" cy="4250055"/>
                <wp:effectExtent l="0" t="0" r="9525" b="0"/>
                <wp:wrapTopAndBottom/>
                <wp:docPr id="2" name="Picture 2" descr="Fig 4_13DEC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_13DEC20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77275" cy="425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6EBD" w:rsidDel="001C370D">
            <w:rPr>
              <w:b w:val="0"/>
              <w:bCs w:val="0"/>
              <w:rPrChange w:id="229" w:author="יפתח עמיר" w:date="2020-01-05T10:10:00Z">
                <w:rPr>
                  <w:b/>
                  <w:bCs/>
                </w:rPr>
              </w:rPrChange>
            </w:rPr>
            <w:delText>Figure 4</w:delText>
          </w:r>
          <w:r w:rsidRPr="008E3451" w:rsidDel="001C370D">
            <w:delText>. Example of response times across trials of the Digit Categorization Task. Black dots reflect RT on negative trials relative to white dots which reflect RT on emotionally neutral trials. Red circles around dots reflect trials slower than the upper-bound (+1.96SEs) of confidence of interval based on the RTs of a running window of 9 emotionally neutral trials (gray area). Blue circles around dots reflect trials faster than the lower-bound (-1.96SEs) of that running confidence of interval. Interference/facilitation scores are calculated by taking the mean of absolute difference scores (RT of each negative trial minus the running mean of neutral trials at that point in time [black line in gray area]) of interference/facilitation trials and dividing by that window’s running 1 SD. Aggregated mean bias scores are calculated by subtracting mean RT of all neutral self-referential trials (white dots) from mean RT of all negative self-referential trials (black dots).</w:delText>
          </w:r>
        </w:del>
      </w:moveTo>
    </w:p>
    <w:p w14:paraId="515BFF93" w14:textId="60E84D99" w:rsidR="00000000" w:rsidRDefault="00F67CAE">
      <w:pPr>
        <w:pStyle w:val="Heading2"/>
        <w:rPr>
          <w:del w:id="230" w:author="יפתח עמיר" w:date="2020-01-03T11:40:00Z"/>
          <w:moveTo w:id="231" w:author="יפתח עמיר" w:date="2020-01-03T11:35:00Z"/>
          <w:rStyle w:val="Heading2Char"/>
          <w:b/>
          <w:bCs/>
          <w:rPrChange w:id="232" w:author="יפתח עמיר" w:date="2020-01-05T10:10:00Z">
            <w:rPr>
              <w:del w:id="233" w:author="יפתח עמיר" w:date="2020-01-03T11:40:00Z"/>
              <w:moveTo w:id="234" w:author="יפתח עמיר" w:date="2020-01-03T11:35:00Z"/>
              <w:rStyle w:val="Heading2Char"/>
              <w:b w:val="0"/>
              <w:bCs w:val="0"/>
            </w:rPr>
          </w:rPrChange>
        </w:rPr>
        <w:sectPr w:rsidR="00000000" w:rsidSect="005E44A2">
          <w:pgSz w:w="16838" w:h="11906" w:orient="landscape"/>
          <w:pgMar w:top="1418" w:right="1418" w:bottom="1418" w:left="1418" w:header="709" w:footer="709" w:gutter="0"/>
          <w:cols w:space="708"/>
          <w:bidi/>
          <w:rtlGutter/>
          <w:docGrid w:linePitch="360"/>
        </w:sectPr>
        <w:pPrChange w:id="235" w:author="יפתח עמיר" w:date="2020-01-05T10:10:00Z">
          <w:pPr/>
        </w:pPrChange>
      </w:pPr>
    </w:p>
    <w:p w14:paraId="51687B8D" w14:textId="15164279" w:rsidR="007949F6" w:rsidRPr="006C6EBD" w:rsidDel="001C370D" w:rsidRDefault="007949F6">
      <w:pPr>
        <w:pStyle w:val="Heading2"/>
        <w:rPr>
          <w:del w:id="236" w:author="יפתח עמיר" w:date="2020-01-03T11:40:00Z"/>
          <w:moveTo w:id="237" w:author="יפתח עמיר" w:date="2020-01-03T11:35:00Z"/>
          <w:rPrChange w:id="238" w:author="יפתח עמיר" w:date="2020-01-05T10:10:00Z">
            <w:rPr>
              <w:del w:id="239" w:author="יפתח עמיר" w:date="2020-01-03T11:40:00Z"/>
              <w:moveTo w:id="240" w:author="יפתח עמיר" w:date="2020-01-03T11:35:00Z"/>
            </w:rPr>
          </w:rPrChange>
        </w:rPr>
        <w:pPrChange w:id="241" w:author="יפתח עמיר" w:date="2020-01-05T10:10:00Z">
          <w:pPr>
            <w:outlineLvl w:val="9"/>
          </w:pPr>
        </w:pPrChange>
      </w:pPr>
      <w:moveTo w:id="242" w:author="יפתח עמיר" w:date="2020-01-03T11:35:00Z">
        <w:del w:id="243" w:author="יפתח עמיר" w:date="2020-01-03T11:40:00Z">
          <w:r w:rsidRPr="006C6EBD" w:rsidDel="001C370D">
            <w:rPr>
              <w:rStyle w:val="Heading3Char"/>
              <w:b/>
              <w:bCs/>
              <w:rPrChange w:id="244" w:author="יפתח עמיר" w:date="2020-01-05T10:10:00Z">
                <w:rPr>
                  <w:rStyle w:val="Heading3Char"/>
                  <w:b w:val="0"/>
                  <w:bCs w:val="0"/>
                </w:rPr>
              </w:rPrChange>
            </w:rPr>
            <w:delText>Digit Categorization Task: Reliability.</w:delText>
          </w:r>
          <w:r w:rsidRPr="006C6EBD" w:rsidDel="001C370D">
            <w:delText xml:space="preserve"> The observed split-half reliability (based on the average of 1000 random split halves of the task) </w:delText>
          </w:r>
          <w:r w:rsidRPr="006C6EBD" w:rsidDel="001C370D">
            <w:rPr>
              <w:b w:val="0"/>
              <w:bCs w:val="0"/>
            </w:rPr>
            <w:fldChar w:fldCharType="begin" w:fldLock="1"/>
          </w:r>
          <w:r w:rsidRPr="006C6EBD" w:rsidDel="001C370D">
            <w:delInstrText>ADDIN CSL_CITATION {"citationItems":[{"id":"ITEM-1","itemData":{"DOI":"10.1007/s10608-013-9588-2","ISBN":"0147-5916","ISSN":"15732819","PMID":"17396179","abstract":"A variety of methodological paradigms, including dot probe and eye movement tasks, have been used to examine attentional biases to threat in anxiety disorders. Unfortunately, little attention has been devoted to the psychometric properties of measures from these paradigms. In the current study, participants selected for high and low social anxiety completed a dot probe and eye movement task using angry, disgust and happy facial expressions paired with neutral expressions. Results indi- cated that dot probe bias scores, eye movement first fixa- tion indices, and eye movement proportions of viewing time in the first 1,500 ms had unacceptably low reliability. However, eye movement indices of attentional bias over the full 5,000 ms time course had excellent reliability. Individuals’ dot probe and eye movement biases were largely uncorrelated across the two tasks and demonstrated little relation with social anxiety scores. Implications for future research are discussed.","author":[{"dropping-particle":"","family":"Waechter","given":"Stephanie","non-dropping-particle":"","parse-names":false,"suffix":""},{"dropping-particle":"","family":"Nelson","given":"Andrea L.","non-dropping-particle":"","parse-names":false,"suffix":""},{"dropping-particle":"","family":"Wright","given":"Caitlin","non-dropping-particle":"","parse-names":false,"suffix":""},{"dropping-particle":"","family":"Hyatt","given":"Ashley","non-dropping-particle":"","parse-names":false,"suffix":""},{"dropping-particle":"","family":"Oakman","given":"Jonathan","non-dropping-particle":"","parse-names":false,"suffix":""}],"container-title":"Cognitive Therapy and Research","id":"ITEM-1","issue":"3","issued":{"date-parts":[["2014"]]},"page":"313-333","title":"Measuring attentional bias to threat: Reliability of dot probe and eye movement indices","type":"article-journal","volume":"38"},"uris":["http://www.mendeley.com/documents/?uuid=3b4d32a9-5d34-4d09-8164-9a7438cf9e96"]}],"mendeley":{"formattedCitation":"&lt;sup&gt;70&lt;/sup&gt;","plainTextFormattedCitation":"70","previouslyFormattedCitation":"&lt;sup&gt;70&lt;/sup&gt;"},"properties":{"noteIndex":0},"schema":"https://github.com/citation-style-language/schema/raw/master/csl-citation.json"}</w:delInstrText>
          </w:r>
          <w:r w:rsidRPr="006C6EBD" w:rsidDel="001C370D">
            <w:rPr>
              <w:b w:val="0"/>
              <w:bCs w:val="0"/>
            </w:rPr>
            <w:fldChar w:fldCharType="separate"/>
          </w:r>
          <w:r w:rsidRPr="006C6EBD" w:rsidDel="001C370D">
            <w:rPr>
              <w:noProof/>
              <w:vertAlign w:val="superscript"/>
            </w:rPr>
            <w:delText>70</w:delText>
          </w:r>
          <w:r w:rsidRPr="006C6EBD" w:rsidDel="001C370D">
            <w:rPr>
              <w:b w:val="0"/>
              <w:bCs w:val="0"/>
            </w:rPr>
            <w:fldChar w:fldCharType="end"/>
          </w:r>
          <w:r w:rsidRPr="006C6EBD" w:rsidDel="001C370D">
            <w:delText xml:space="preserve"> was acceptable for the (1) dynamic </w:delText>
          </w:r>
          <w:r w:rsidRPr="006C6EBD" w:rsidDel="001C370D">
            <w:rPr>
              <w:i/>
              <w:iCs/>
            </w:rPr>
            <w:delText>interference</w:delText>
          </w:r>
          <w:r w:rsidRPr="00C75E29" w:rsidDel="001C370D">
            <w:delText xml:space="preserve"> (</w:delText>
          </w:r>
          <w:r w:rsidRPr="00C75E29" w:rsidDel="001C370D">
            <w:rPr>
              <w:i/>
              <w:iCs/>
            </w:rPr>
            <w:delText>r</w:delText>
          </w:r>
          <w:r w:rsidRPr="003E4803" w:rsidDel="001C370D">
            <w:delText xml:space="preserve">(48) = .637, </w:delText>
          </w:r>
          <w:r w:rsidRPr="003E4803" w:rsidDel="001C370D">
            <w:rPr>
              <w:i/>
              <w:iCs/>
            </w:rPr>
            <w:delText>95%CI</w:delText>
          </w:r>
          <w:r w:rsidRPr="003E4803" w:rsidDel="001C370D">
            <w:delText xml:space="preserve"> = .631 to .643) and (2)</w:delText>
          </w:r>
          <w:r w:rsidRPr="008E3451" w:rsidDel="001C370D">
            <w:delText xml:space="preserve"> </w:delText>
          </w:r>
          <w:r w:rsidRPr="008E3451" w:rsidDel="001C370D">
            <w:rPr>
              <w:i/>
              <w:iCs/>
            </w:rPr>
            <w:delText>facilitation</w:delText>
          </w:r>
          <w:r w:rsidRPr="008E3451" w:rsidDel="001C370D">
            <w:delText xml:space="preserve"> (</w:delText>
          </w:r>
          <w:r w:rsidRPr="008E3451" w:rsidDel="001C370D">
            <w:rPr>
              <w:i/>
              <w:iCs/>
            </w:rPr>
            <w:delText>r</w:delText>
          </w:r>
          <w:r w:rsidRPr="008E3451" w:rsidDel="001C370D">
            <w:delText xml:space="preserve">(48) = .524, </w:delText>
          </w:r>
          <w:r w:rsidRPr="008E3451" w:rsidDel="001C370D">
            <w:rPr>
              <w:i/>
              <w:iCs/>
            </w:rPr>
            <w:delText>95%CI</w:delText>
          </w:r>
          <w:r w:rsidRPr="00677C5B" w:rsidDel="001C370D">
            <w:delText xml:space="preserve"> = .516 to .532) scores, but low for the (3) </w:delText>
          </w:r>
          <w:r w:rsidRPr="006C6EBD" w:rsidDel="001C370D">
            <w:rPr>
              <w:i/>
              <w:iCs/>
              <w:rPrChange w:id="245" w:author="יפתח עמיר" w:date="2020-01-05T10:10:00Z">
                <w:rPr>
                  <w:i/>
                  <w:iCs/>
                </w:rPr>
              </w:rPrChange>
            </w:rPr>
            <w:delText xml:space="preserve">aggregated difference </w:delText>
          </w:r>
          <w:r w:rsidRPr="006C6EBD" w:rsidDel="001C370D">
            <w:rPr>
              <w:rPrChange w:id="246" w:author="יפתח עמיר" w:date="2020-01-05T10:10:00Z">
                <w:rPr/>
              </w:rPrChange>
            </w:rPr>
            <w:delText>score (</w:delText>
          </w:r>
          <w:r w:rsidRPr="006C6EBD" w:rsidDel="001C370D">
            <w:rPr>
              <w:i/>
              <w:iCs/>
              <w:rPrChange w:id="247" w:author="יפתח עמיר" w:date="2020-01-05T10:10:00Z">
                <w:rPr>
                  <w:i/>
                  <w:iCs/>
                </w:rPr>
              </w:rPrChange>
            </w:rPr>
            <w:delText>r</w:delText>
          </w:r>
          <w:r w:rsidRPr="006C6EBD" w:rsidDel="001C370D">
            <w:rPr>
              <w:rPrChange w:id="248" w:author="יפתח עמיר" w:date="2020-01-05T10:10:00Z">
                <w:rPr/>
              </w:rPrChange>
            </w:rPr>
            <w:delText>(48) = .291,</w:delText>
          </w:r>
          <w:r w:rsidRPr="006C6EBD" w:rsidDel="001C370D">
            <w:rPr>
              <w:i/>
              <w:iCs/>
              <w:rPrChange w:id="249" w:author="יפתח עמיר" w:date="2020-01-05T10:10:00Z">
                <w:rPr>
                  <w:i/>
                  <w:iCs/>
                </w:rPr>
              </w:rPrChange>
            </w:rPr>
            <w:delText xml:space="preserve"> 95%CI</w:delText>
          </w:r>
          <w:r w:rsidRPr="006C6EBD" w:rsidDel="001C370D">
            <w:rPr>
              <w:rPrChange w:id="250" w:author="יפתח עמיר" w:date="2020-01-05T10:10:00Z">
                <w:rPr/>
              </w:rPrChange>
            </w:rPr>
            <w:delText xml:space="preserve"> = .282 to .301). Scores are Spearman-Brown prophecy corrected.</w:delText>
          </w:r>
        </w:del>
      </w:moveTo>
    </w:p>
    <w:p w14:paraId="30589F33" w14:textId="6D4405EE" w:rsidR="007949F6" w:rsidRPr="006C6EBD" w:rsidDel="001C370D" w:rsidRDefault="007949F6">
      <w:pPr>
        <w:pStyle w:val="Heading2"/>
        <w:rPr>
          <w:del w:id="251" w:author="יפתח עמיר" w:date="2020-01-03T11:40:00Z"/>
          <w:moveTo w:id="252" w:author="יפתח עמיר" w:date="2020-01-03T11:35:00Z"/>
          <w:rPrChange w:id="253" w:author="יפתח עמיר" w:date="2020-01-05T10:10:00Z">
            <w:rPr>
              <w:del w:id="254" w:author="יפתח עמיר" w:date="2020-01-03T11:40:00Z"/>
              <w:moveTo w:id="255" w:author="יפתח עמיר" w:date="2020-01-03T11:35:00Z"/>
            </w:rPr>
          </w:rPrChange>
        </w:rPr>
        <w:pPrChange w:id="256" w:author="יפתח עמיר" w:date="2020-01-05T10:10:00Z">
          <w:pPr>
            <w:outlineLvl w:val="9"/>
          </w:pPr>
        </w:pPrChange>
      </w:pPr>
      <w:moveTo w:id="257" w:author="יפתח עמיר" w:date="2020-01-03T11:35:00Z">
        <w:del w:id="258" w:author="יפתח עמיר" w:date="2020-01-03T11:40:00Z">
          <w:r w:rsidRPr="006C6EBD" w:rsidDel="001C370D">
            <w:rPr>
              <w:rStyle w:val="Heading3Char"/>
              <w:b/>
              <w:bCs/>
              <w:rPrChange w:id="259" w:author="יפתח עמיר" w:date="2020-01-05T10:10:00Z">
                <w:rPr>
                  <w:rStyle w:val="Heading3Char"/>
                  <w:b w:val="0"/>
                  <w:bCs w:val="0"/>
                </w:rPr>
              </w:rPrChange>
            </w:rPr>
            <w:delText>Association between emotional reactivity to- and difficulty disengaging internal attention from- negative self-referential thoughts.</w:delText>
          </w:r>
          <w:r w:rsidRPr="006C6EBD" w:rsidDel="001C370D">
            <w:delText xml:space="preserve"> We first tested the hypothesized association between emotional reactivity to one’s negative self-referential thought and difficulty disengaging internal attention from those thoughts to an external visual task. To do so, we examined the association between the predictor (negative or positive) emotional reactivity scores and first mediator (M1) attentional interference, and separately (as alternate M1s) dynamic facilitation and aggregated bias scores scores – i.e., path </w:delText>
          </w:r>
          <w:r w:rsidRPr="006C6EBD" w:rsidDel="001C370D">
            <w:rPr>
              <w:i/>
              <w:iCs/>
            </w:rPr>
            <w:delText>a</w:delText>
          </w:r>
          <w:r w:rsidRPr="006C6EBD" w:rsidDel="001C370D">
            <w:rPr>
              <w:vertAlign w:val="subscript"/>
            </w:rPr>
            <w:delText>1</w:delText>
          </w:r>
          <w:r w:rsidRPr="006C6EBD" w:rsidDel="001C370D">
            <w:delText xml:space="preserve"> in the serial mediation model (see Figure 3). As predicted, negative emotional reactivity scores were associated with interference scores (</w:delText>
          </w:r>
          <w:r w:rsidRPr="006C6EBD" w:rsidDel="001C370D">
            <w:rPr>
              <w:i/>
              <w:iCs/>
            </w:rPr>
            <w:delText>Coeff</w:delText>
          </w:r>
          <w:r w:rsidRPr="006C6EBD" w:rsidDel="001C370D">
            <w:delText xml:space="preserve"> = .472, </w:delText>
          </w:r>
          <w:r w:rsidRPr="006C6EBD" w:rsidDel="001C370D">
            <w:rPr>
              <w:i/>
              <w:iCs/>
            </w:rPr>
            <w:delText>BootSE</w:delText>
          </w:r>
          <w:r w:rsidRPr="006C6EBD" w:rsidDel="001C370D">
            <w:delText xml:space="preserve"> = </w:delText>
          </w:r>
          <w:r w:rsidRPr="006C6EBD" w:rsidDel="001C370D">
            <w:rPr>
              <w:i/>
              <w:iCs/>
            </w:rPr>
            <w:delText>.172</w:delText>
          </w:r>
          <w:r w:rsidRPr="006C6EBD" w:rsidDel="001C370D">
            <w:delText xml:space="preserve">, </w:delText>
          </w:r>
          <w:r w:rsidRPr="006C6EBD" w:rsidDel="001C370D">
            <w:rPr>
              <w:i/>
              <w:iCs/>
            </w:rPr>
            <w:delText>BCa95%CI</w:delText>
          </w:r>
          <w:r w:rsidRPr="00C75E29" w:rsidDel="001C370D">
            <w:delText xml:space="preserve"> = </w:delText>
          </w:r>
          <w:r w:rsidRPr="00C75E29" w:rsidDel="001C370D">
            <w:rPr>
              <w:rFonts w:hint="cs"/>
              <w:rtl/>
            </w:rPr>
            <w:delText>.</w:delText>
          </w:r>
          <w:r w:rsidRPr="003E4803" w:rsidDel="001C370D">
            <w:delText>050 to .745) (</w:delText>
          </w:r>
          <w:r w:rsidRPr="003E4803" w:rsidDel="001C370D">
            <w:rPr>
              <w:i/>
              <w:iCs/>
            </w:rPr>
            <w:delText>r</w:delText>
          </w:r>
          <w:r w:rsidRPr="003E4803" w:rsidDel="001C370D">
            <w:delText xml:space="preserve">(48) = .447, </w:delText>
          </w:r>
          <w:r w:rsidRPr="003E4803" w:rsidDel="001C370D">
            <w:rPr>
              <w:i/>
              <w:iCs/>
            </w:rPr>
            <w:delText>p</w:delText>
          </w:r>
          <w:r w:rsidRPr="003E4803" w:rsidDel="001C370D">
            <w:delText xml:space="preserve"> = .001) but not </w:delText>
          </w:r>
          <w:r w:rsidRPr="003E4803" w:rsidDel="001C370D">
            <w:rPr>
              <w:iCs/>
            </w:rPr>
            <w:delText>facilitation scores</w:delText>
          </w:r>
          <w:r w:rsidRPr="008E3451" w:rsidDel="001C370D">
            <w:delText xml:space="preserve"> (</w:delText>
          </w:r>
          <w:r w:rsidRPr="008E3451" w:rsidDel="001C370D">
            <w:rPr>
              <w:i/>
              <w:iCs/>
            </w:rPr>
            <w:delText>Coeff</w:delText>
          </w:r>
          <w:r w:rsidRPr="008E3451" w:rsidDel="001C370D">
            <w:delText xml:space="preserve"> = .023, </w:delText>
          </w:r>
          <w:r w:rsidRPr="008E3451" w:rsidDel="001C370D">
            <w:rPr>
              <w:i/>
              <w:iCs/>
            </w:rPr>
            <w:delText>BootSE</w:delText>
          </w:r>
          <w:r w:rsidRPr="008E3451" w:rsidDel="001C370D">
            <w:delText xml:space="preserve"> = .048, </w:delText>
          </w:r>
          <w:r w:rsidRPr="008E3451" w:rsidDel="001C370D">
            <w:rPr>
              <w:i/>
              <w:iCs/>
            </w:rPr>
            <w:delText>BCa95%CI</w:delText>
          </w:r>
          <w:r w:rsidRPr="00677C5B" w:rsidDel="001C370D">
            <w:delText xml:space="preserve"> = -.063 to .125) (</w:delText>
          </w:r>
          <w:r w:rsidRPr="006C6EBD" w:rsidDel="001C370D">
            <w:rPr>
              <w:i/>
              <w:iCs/>
              <w:rPrChange w:id="260" w:author="יפתח עמיר" w:date="2020-01-05T10:10:00Z">
                <w:rPr>
                  <w:i/>
                  <w:iCs/>
                </w:rPr>
              </w:rPrChange>
            </w:rPr>
            <w:delText>r</w:delText>
          </w:r>
          <w:r w:rsidRPr="006C6EBD" w:rsidDel="001C370D">
            <w:rPr>
              <w:rPrChange w:id="261" w:author="יפתח עמיר" w:date="2020-01-05T10:10:00Z">
                <w:rPr/>
              </w:rPrChange>
            </w:rPr>
            <w:delText xml:space="preserve">(48) = .067, </w:delText>
          </w:r>
          <w:r w:rsidRPr="006C6EBD" w:rsidDel="001C370D">
            <w:rPr>
              <w:i/>
              <w:iCs/>
              <w:rPrChange w:id="262" w:author="יפתח עמיר" w:date="2020-01-05T10:10:00Z">
                <w:rPr>
                  <w:i/>
                  <w:iCs/>
                </w:rPr>
              </w:rPrChange>
            </w:rPr>
            <w:delText>p</w:delText>
          </w:r>
          <w:r w:rsidRPr="006C6EBD" w:rsidDel="001C370D">
            <w:rPr>
              <w:rPrChange w:id="263" w:author="יפתח עמיר" w:date="2020-01-05T10:10:00Z">
                <w:rPr/>
              </w:rPrChange>
            </w:rPr>
            <w:delText xml:space="preserve"> = .650). Likewise, negative emotional reactivity scores were associated with aggregated difference</w:delText>
          </w:r>
          <w:r w:rsidRPr="006C6EBD" w:rsidDel="001C370D">
            <w:rPr>
              <w:i/>
              <w:iCs/>
              <w:rPrChange w:id="264" w:author="יפתח עמיר" w:date="2020-01-05T10:10:00Z">
                <w:rPr>
                  <w:i/>
                  <w:iCs/>
                </w:rPr>
              </w:rPrChange>
            </w:rPr>
            <w:delText xml:space="preserve"> </w:delText>
          </w:r>
          <w:r w:rsidRPr="006C6EBD" w:rsidDel="001C370D">
            <w:rPr>
              <w:rPrChange w:id="265" w:author="יפתח עמיר" w:date="2020-01-05T10:10:00Z">
                <w:rPr/>
              </w:rPrChange>
            </w:rPr>
            <w:delText>scores (</w:delText>
          </w:r>
          <w:r w:rsidRPr="006C6EBD" w:rsidDel="001C370D">
            <w:rPr>
              <w:i/>
              <w:iCs/>
              <w:rPrChange w:id="266" w:author="יפתח עמיר" w:date="2020-01-05T10:10:00Z">
                <w:rPr>
                  <w:i/>
                  <w:iCs/>
                </w:rPr>
              </w:rPrChange>
            </w:rPr>
            <w:delText>Coeff</w:delText>
          </w:r>
          <w:r w:rsidRPr="006C6EBD" w:rsidDel="001C370D">
            <w:rPr>
              <w:rPrChange w:id="267" w:author="יפתח עמיר" w:date="2020-01-05T10:10:00Z">
                <w:rPr/>
              </w:rPrChange>
            </w:rPr>
            <w:delText xml:space="preserve"> = 16.398, </w:delText>
          </w:r>
          <w:r w:rsidRPr="006C6EBD" w:rsidDel="001C370D">
            <w:rPr>
              <w:i/>
              <w:iCs/>
              <w:rPrChange w:id="268" w:author="יפתח עמיר" w:date="2020-01-05T10:10:00Z">
                <w:rPr>
                  <w:i/>
                  <w:iCs/>
                </w:rPr>
              </w:rPrChange>
            </w:rPr>
            <w:delText>BootSE</w:delText>
          </w:r>
          <w:r w:rsidRPr="006C6EBD" w:rsidDel="001C370D">
            <w:rPr>
              <w:rPrChange w:id="269" w:author="יפתח עמיר" w:date="2020-01-05T10:10:00Z">
                <w:rPr/>
              </w:rPrChange>
            </w:rPr>
            <w:delText xml:space="preserve"> = 6.234, </w:delText>
          </w:r>
          <w:r w:rsidRPr="006C6EBD" w:rsidDel="001C370D">
            <w:rPr>
              <w:i/>
              <w:iCs/>
              <w:rPrChange w:id="270" w:author="יפתח עמיר" w:date="2020-01-05T10:10:00Z">
                <w:rPr>
                  <w:i/>
                  <w:iCs/>
                </w:rPr>
              </w:rPrChange>
            </w:rPr>
            <w:delText>BCa95%CI</w:delText>
          </w:r>
          <w:r w:rsidRPr="006C6EBD" w:rsidDel="001C370D">
            <w:rPr>
              <w:rPrChange w:id="271" w:author="יפתח עמיר" w:date="2020-01-05T10:10:00Z">
                <w:rPr/>
              </w:rPrChange>
            </w:rPr>
            <w:delText xml:space="preserve"> = 3.832 to 29.014) (</w:delText>
          </w:r>
          <w:r w:rsidRPr="006C6EBD" w:rsidDel="001C370D">
            <w:rPr>
              <w:i/>
              <w:iCs/>
              <w:rPrChange w:id="272" w:author="יפתח עמיר" w:date="2020-01-05T10:10:00Z">
                <w:rPr>
                  <w:i/>
                  <w:iCs/>
                </w:rPr>
              </w:rPrChange>
            </w:rPr>
            <w:delText>r</w:delText>
          </w:r>
          <w:r w:rsidRPr="006C6EBD" w:rsidDel="001C370D">
            <w:rPr>
              <w:rPrChange w:id="273" w:author="יפתח עמיר" w:date="2020-01-05T10:10:00Z">
                <w:rPr/>
              </w:rPrChange>
            </w:rPr>
            <w:delText xml:space="preserve">(48) = .309, </w:delText>
          </w:r>
          <w:r w:rsidRPr="006C6EBD" w:rsidDel="001C370D">
            <w:rPr>
              <w:i/>
              <w:iCs/>
              <w:rPrChange w:id="274" w:author="יפתח עמיר" w:date="2020-01-05T10:10:00Z">
                <w:rPr>
                  <w:i/>
                  <w:iCs/>
                </w:rPr>
              </w:rPrChange>
            </w:rPr>
            <w:delText>p</w:delText>
          </w:r>
          <w:r w:rsidRPr="006C6EBD" w:rsidDel="001C370D">
            <w:rPr>
              <w:rPrChange w:id="275" w:author="יפתח עמיר" w:date="2020-01-05T10:10:00Z">
                <w:rPr/>
              </w:rPrChange>
            </w:rPr>
            <w:delText xml:space="preserve"> = .033). In contrast to negative emotional reactivity, positive emotional reactivity scores were not significantly associated with interference scores (under bias-corrected and accelerated bootstrapped confidence intervals; </w:delText>
          </w:r>
          <w:r w:rsidRPr="006C6EBD" w:rsidDel="001C370D">
            <w:rPr>
              <w:i/>
              <w:iCs/>
              <w:rPrChange w:id="276" w:author="יפתח עמיר" w:date="2020-01-05T10:10:00Z">
                <w:rPr>
                  <w:i/>
                  <w:iCs/>
                </w:rPr>
              </w:rPrChange>
            </w:rPr>
            <w:delText>Coeff</w:delText>
          </w:r>
          <w:r w:rsidRPr="006C6EBD" w:rsidDel="001C370D">
            <w:rPr>
              <w:rPrChange w:id="277" w:author="יפתח עמיר" w:date="2020-01-05T10:10:00Z">
                <w:rPr/>
              </w:rPrChange>
            </w:rPr>
            <w:delText xml:space="preserve"> = -.244, </w:delText>
          </w:r>
          <w:r w:rsidRPr="006C6EBD" w:rsidDel="001C370D">
            <w:rPr>
              <w:i/>
              <w:iCs/>
              <w:rPrChange w:id="278" w:author="יפתח עמיר" w:date="2020-01-05T10:10:00Z">
                <w:rPr>
                  <w:i/>
                  <w:iCs/>
                </w:rPr>
              </w:rPrChange>
            </w:rPr>
            <w:delText>BootSE</w:delText>
          </w:r>
          <w:r w:rsidRPr="006C6EBD" w:rsidDel="001C370D">
            <w:rPr>
              <w:rPrChange w:id="279" w:author="יפתח עמיר" w:date="2020-01-05T10:10:00Z">
                <w:rPr/>
              </w:rPrChange>
            </w:rPr>
            <w:delText xml:space="preserve"> = </w:delText>
          </w:r>
          <w:r w:rsidRPr="006C6EBD" w:rsidDel="001C370D">
            <w:rPr>
              <w:i/>
              <w:iCs/>
              <w:rPrChange w:id="280" w:author="יפתח עמיר" w:date="2020-01-05T10:10:00Z">
                <w:rPr>
                  <w:i/>
                  <w:iCs/>
                </w:rPr>
              </w:rPrChange>
            </w:rPr>
            <w:delText>.152</w:delText>
          </w:r>
          <w:r w:rsidRPr="006C6EBD" w:rsidDel="001C370D">
            <w:rPr>
              <w:rPrChange w:id="281" w:author="יפתח עמיר" w:date="2020-01-05T10:10:00Z">
                <w:rPr/>
              </w:rPrChange>
            </w:rPr>
            <w:delText xml:space="preserve">, </w:delText>
          </w:r>
          <w:r w:rsidRPr="006C6EBD" w:rsidDel="001C370D">
            <w:rPr>
              <w:i/>
              <w:iCs/>
              <w:rPrChange w:id="282" w:author="יפתח עמיר" w:date="2020-01-05T10:10:00Z">
                <w:rPr>
                  <w:i/>
                  <w:iCs/>
                </w:rPr>
              </w:rPrChange>
            </w:rPr>
            <w:delText>BCa95%CI</w:delText>
          </w:r>
          <w:r w:rsidRPr="006C6EBD" w:rsidDel="001C370D">
            <w:rPr>
              <w:rPrChange w:id="283" w:author="יפתח עמיר" w:date="2020-01-05T10:10:00Z">
                <w:rPr/>
              </w:rPrChange>
            </w:rPr>
            <w:delText xml:space="preserve"> = .081 to -.513) (</w:delText>
          </w:r>
          <w:r w:rsidRPr="006C6EBD" w:rsidDel="001C370D">
            <w:rPr>
              <w:i/>
              <w:iCs/>
              <w:rPrChange w:id="284" w:author="יפתח עמיר" w:date="2020-01-05T10:10:00Z">
                <w:rPr>
                  <w:i/>
                  <w:iCs/>
                </w:rPr>
              </w:rPrChange>
            </w:rPr>
            <w:delText>r</w:delText>
          </w:r>
          <w:r w:rsidRPr="006C6EBD" w:rsidDel="001C370D">
            <w:rPr>
              <w:rPrChange w:id="285" w:author="יפתח עמיר" w:date="2020-01-05T10:10:00Z">
                <w:rPr/>
              </w:rPrChange>
            </w:rPr>
            <w:delText xml:space="preserve">(48) = -.304, </w:delText>
          </w:r>
          <w:r w:rsidRPr="006C6EBD" w:rsidDel="001C370D">
            <w:rPr>
              <w:i/>
              <w:iCs/>
              <w:rPrChange w:id="286" w:author="יפתח עמיר" w:date="2020-01-05T10:10:00Z">
                <w:rPr>
                  <w:i/>
                  <w:iCs/>
                </w:rPr>
              </w:rPrChange>
            </w:rPr>
            <w:delText>p</w:delText>
          </w:r>
          <w:r w:rsidRPr="006C6EBD" w:rsidDel="001C370D">
            <w:rPr>
              <w:rPrChange w:id="287" w:author="יפתח עמיר" w:date="2020-01-05T10:10:00Z">
                <w:rPr/>
              </w:rPrChange>
            </w:rPr>
            <w:delText xml:space="preserve"> = .035), facilitation scores (</w:delText>
          </w:r>
          <w:r w:rsidRPr="006C6EBD" w:rsidDel="001C370D">
            <w:rPr>
              <w:i/>
              <w:iCs/>
              <w:rPrChange w:id="288" w:author="יפתח עמיר" w:date="2020-01-05T10:10:00Z">
                <w:rPr>
                  <w:i/>
                  <w:iCs/>
                </w:rPr>
              </w:rPrChange>
            </w:rPr>
            <w:delText>Coeff</w:delText>
          </w:r>
          <w:r w:rsidRPr="006C6EBD" w:rsidDel="001C370D">
            <w:rPr>
              <w:rPrChange w:id="289" w:author="יפתח עמיר" w:date="2020-01-05T10:10:00Z">
                <w:rPr/>
              </w:rPrChange>
            </w:rPr>
            <w:delText xml:space="preserve"> = -.053, </w:delText>
          </w:r>
          <w:r w:rsidRPr="006C6EBD" w:rsidDel="001C370D">
            <w:rPr>
              <w:i/>
              <w:iCs/>
              <w:rPrChange w:id="290" w:author="יפתח עמיר" w:date="2020-01-05T10:10:00Z">
                <w:rPr>
                  <w:i/>
                  <w:iCs/>
                </w:rPr>
              </w:rPrChange>
            </w:rPr>
            <w:delText>BootSE</w:delText>
          </w:r>
          <w:r w:rsidRPr="006C6EBD" w:rsidDel="001C370D">
            <w:rPr>
              <w:rPrChange w:id="291" w:author="יפתח עמיר" w:date="2020-01-05T10:10:00Z">
                <w:rPr/>
              </w:rPrChange>
            </w:rPr>
            <w:delText xml:space="preserve"> = .046, </w:delText>
          </w:r>
          <w:r w:rsidRPr="006C6EBD" w:rsidDel="001C370D">
            <w:rPr>
              <w:i/>
              <w:iCs/>
              <w:rPrChange w:id="292" w:author="יפתח עמיר" w:date="2020-01-05T10:10:00Z">
                <w:rPr>
                  <w:i/>
                  <w:iCs/>
                </w:rPr>
              </w:rPrChange>
            </w:rPr>
            <w:delText>BCa95%CI</w:delText>
          </w:r>
          <w:r w:rsidRPr="006C6EBD" w:rsidDel="001C370D">
            <w:rPr>
              <w:rPrChange w:id="293" w:author="יפתח עמיר" w:date="2020-01-05T10:10:00Z">
                <w:rPr/>
              </w:rPrChange>
            </w:rPr>
            <w:delText xml:space="preserve"> = -.153 to .031) (</w:delText>
          </w:r>
          <w:r w:rsidRPr="006C6EBD" w:rsidDel="001C370D">
            <w:rPr>
              <w:i/>
              <w:iCs/>
              <w:rPrChange w:id="294" w:author="יפתח עמיר" w:date="2020-01-05T10:10:00Z">
                <w:rPr>
                  <w:i/>
                  <w:iCs/>
                </w:rPr>
              </w:rPrChange>
            </w:rPr>
            <w:delText>r</w:delText>
          </w:r>
          <w:r w:rsidRPr="006C6EBD" w:rsidDel="001C370D">
            <w:rPr>
              <w:rPrChange w:id="295" w:author="יפתח עמיר" w:date="2020-01-05T10:10:00Z">
                <w:rPr/>
              </w:rPrChange>
            </w:rPr>
            <w:delText xml:space="preserve">(48) = .204, </w:delText>
          </w:r>
          <w:r w:rsidRPr="006C6EBD" w:rsidDel="001C370D">
            <w:rPr>
              <w:i/>
              <w:iCs/>
              <w:rPrChange w:id="296" w:author="יפתח עמיר" w:date="2020-01-05T10:10:00Z">
                <w:rPr>
                  <w:i/>
                  <w:iCs/>
                </w:rPr>
              </w:rPrChange>
            </w:rPr>
            <w:delText>p</w:delText>
          </w:r>
          <w:r w:rsidRPr="006C6EBD" w:rsidDel="001C370D">
            <w:rPr>
              <w:rPrChange w:id="297" w:author="יפתח עמיר" w:date="2020-01-05T10:10:00Z">
                <w:rPr/>
              </w:rPrChange>
            </w:rPr>
            <w:delText xml:space="preserve"> = .165), nor aggregated difference</w:delText>
          </w:r>
          <w:r w:rsidRPr="006C6EBD" w:rsidDel="001C370D">
            <w:rPr>
              <w:i/>
              <w:iCs/>
              <w:rPrChange w:id="298" w:author="יפתח עמיר" w:date="2020-01-05T10:10:00Z">
                <w:rPr>
                  <w:i/>
                  <w:iCs/>
                </w:rPr>
              </w:rPrChange>
            </w:rPr>
            <w:delText xml:space="preserve"> </w:delText>
          </w:r>
          <w:r w:rsidRPr="006C6EBD" w:rsidDel="001C370D">
            <w:rPr>
              <w:rPrChange w:id="299" w:author="יפתח עמיר" w:date="2020-01-05T10:10:00Z">
                <w:rPr/>
              </w:rPrChange>
            </w:rPr>
            <w:delText>scores</w:delText>
          </w:r>
          <w:r w:rsidRPr="006C6EBD" w:rsidDel="001C370D">
            <w:rPr>
              <w:i/>
              <w:iCs/>
              <w:rPrChange w:id="300" w:author="יפתח עמיר" w:date="2020-01-05T10:10:00Z">
                <w:rPr>
                  <w:i/>
                  <w:iCs/>
                </w:rPr>
              </w:rPrChange>
            </w:rPr>
            <w:delText xml:space="preserve"> </w:delText>
          </w:r>
          <w:r w:rsidRPr="006C6EBD" w:rsidDel="001C370D">
            <w:rPr>
              <w:rPrChange w:id="301" w:author="יפתח עמיר" w:date="2020-01-05T10:10:00Z">
                <w:rPr/>
              </w:rPrChange>
            </w:rPr>
            <w:delText>(</w:delText>
          </w:r>
          <w:r w:rsidRPr="006C6EBD" w:rsidDel="001C370D">
            <w:rPr>
              <w:i/>
              <w:iCs/>
              <w:rPrChange w:id="302" w:author="יפתח עמיר" w:date="2020-01-05T10:10:00Z">
                <w:rPr>
                  <w:i/>
                  <w:iCs/>
                </w:rPr>
              </w:rPrChange>
            </w:rPr>
            <w:delText>Coeff</w:delText>
          </w:r>
          <w:r w:rsidRPr="006C6EBD" w:rsidDel="001C370D">
            <w:rPr>
              <w:rPrChange w:id="303" w:author="יפתח עמיר" w:date="2020-01-05T10:10:00Z">
                <w:rPr/>
              </w:rPrChange>
            </w:rPr>
            <w:delText xml:space="preserve"> = -3.845, </w:delText>
          </w:r>
          <w:r w:rsidRPr="006C6EBD" w:rsidDel="001C370D">
            <w:rPr>
              <w:i/>
              <w:iCs/>
              <w:rPrChange w:id="304" w:author="יפתח עמיר" w:date="2020-01-05T10:10:00Z">
                <w:rPr>
                  <w:i/>
                  <w:iCs/>
                </w:rPr>
              </w:rPrChange>
            </w:rPr>
            <w:delText>BootSE</w:delText>
          </w:r>
          <w:r w:rsidRPr="006C6EBD" w:rsidDel="001C370D">
            <w:rPr>
              <w:rPrChange w:id="305" w:author="יפתח עמיר" w:date="2020-01-05T10:10:00Z">
                <w:rPr/>
              </w:rPrChange>
            </w:rPr>
            <w:delText xml:space="preserve"> = 5.436, </w:delText>
          </w:r>
          <w:r w:rsidRPr="006C6EBD" w:rsidDel="001C370D">
            <w:rPr>
              <w:i/>
              <w:iCs/>
              <w:rPrChange w:id="306" w:author="יפתח עמיר" w:date="2020-01-05T10:10:00Z">
                <w:rPr>
                  <w:i/>
                  <w:iCs/>
                </w:rPr>
              </w:rPrChange>
            </w:rPr>
            <w:delText>BCa95%CI</w:delText>
          </w:r>
          <w:r w:rsidRPr="006C6EBD" w:rsidDel="001C370D">
            <w:rPr>
              <w:rPrChange w:id="307" w:author="יפתח עמיר" w:date="2020-01-05T10:10:00Z">
                <w:rPr/>
              </w:rPrChange>
            </w:rPr>
            <w:delText xml:space="preserve"> = -18.247 to 3.231) (</w:delText>
          </w:r>
          <w:r w:rsidRPr="006C6EBD" w:rsidDel="001C370D">
            <w:rPr>
              <w:i/>
              <w:iCs/>
              <w:rPrChange w:id="308" w:author="יפתח עמיר" w:date="2020-01-05T10:10:00Z">
                <w:rPr>
                  <w:i/>
                  <w:iCs/>
                </w:rPr>
              </w:rPrChange>
            </w:rPr>
            <w:delText>r</w:delText>
          </w:r>
          <w:r w:rsidRPr="006C6EBD" w:rsidDel="001C370D">
            <w:rPr>
              <w:rPrChange w:id="309" w:author="יפתח עמיר" w:date="2020-01-05T10:10:00Z">
                <w:rPr/>
              </w:rPrChange>
            </w:rPr>
            <w:delText xml:space="preserve">(48) = -.095, </w:delText>
          </w:r>
          <w:r w:rsidRPr="006C6EBD" w:rsidDel="001C370D">
            <w:rPr>
              <w:i/>
              <w:iCs/>
              <w:rPrChange w:id="310" w:author="יפתח עמיר" w:date="2020-01-05T10:10:00Z">
                <w:rPr>
                  <w:i/>
                  <w:iCs/>
                </w:rPr>
              </w:rPrChange>
            </w:rPr>
            <w:delText>p</w:delText>
          </w:r>
          <w:r w:rsidRPr="006C6EBD" w:rsidDel="001C370D">
            <w:rPr>
              <w:rPrChange w:id="311" w:author="יפתח עמיר" w:date="2020-01-05T10:10:00Z">
                <w:rPr/>
              </w:rPrChange>
            </w:rPr>
            <w:delText xml:space="preserve"> = .519).</w:delText>
          </w:r>
        </w:del>
      </w:moveTo>
    </w:p>
    <w:p w14:paraId="52E02C3C" w14:textId="727976E1" w:rsidR="007949F6" w:rsidRPr="006C6EBD" w:rsidDel="001C370D" w:rsidRDefault="007949F6">
      <w:pPr>
        <w:pStyle w:val="Heading2"/>
        <w:rPr>
          <w:del w:id="312" w:author="יפתח עמיר" w:date="2020-01-03T11:40:00Z"/>
          <w:moveTo w:id="313" w:author="יפתח עמיר" w:date="2020-01-03T11:35:00Z"/>
          <w:rPrChange w:id="314" w:author="יפתח עמיר" w:date="2020-01-05T10:10:00Z">
            <w:rPr>
              <w:del w:id="315" w:author="יפתח עמיר" w:date="2020-01-03T11:40:00Z"/>
              <w:moveTo w:id="316" w:author="יפתח עמיר" w:date="2020-01-03T11:35:00Z"/>
            </w:rPr>
          </w:rPrChange>
        </w:rPr>
        <w:pPrChange w:id="317" w:author="יפתח עמיר" w:date="2020-01-05T10:10:00Z">
          <w:pPr>
            <w:ind w:firstLine="0"/>
            <w:contextualSpacing w:val="0"/>
            <w:jc w:val="left"/>
            <w:outlineLvl w:val="9"/>
          </w:pPr>
        </w:pPrChange>
      </w:pPr>
      <w:moveTo w:id="318" w:author="יפתח עמיר" w:date="2020-01-03T11:35:00Z">
        <w:del w:id="319" w:author="יפתח עמיר" w:date="2020-01-03T11:40:00Z">
          <w:r w:rsidRPr="006C6EBD" w:rsidDel="001C370D">
            <w:rPr>
              <w:rPrChange w:id="320" w:author="יפתח עמיר" w:date="2020-01-05T10:10:00Z">
                <w:rPr/>
              </w:rPrChange>
            </w:rPr>
            <w:br w:type="page"/>
          </w:r>
        </w:del>
      </w:moveTo>
    </w:p>
    <w:p w14:paraId="7D0DE949" w14:textId="38D29C29" w:rsidR="00000000" w:rsidRDefault="00F67CAE">
      <w:pPr>
        <w:pStyle w:val="Heading2"/>
        <w:rPr>
          <w:del w:id="321" w:author="יפתח עמיר" w:date="2020-01-03T11:40:00Z"/>
          <w:moveTo w:id="322" w:author="יפתח עמיר" w:date="2020-01-03T11:35:00Z"/>
          <w:rPrChange w:id="323" w:author="יפתח עמיר" w:date="2020-01-05T10:10:00Z">
            <w:rPr>
              <w:del w:id="324" w:author="יפתח עמיר" w:date="2020-01-03T11:40:00Z"/>
              <w:moveTo w:id="325" w:author="יפתח עמיר" w:date="2020-01-03T11:35:00Z"/>
            </w:rPr>
          </w:rPrChange>
        </w:rPr>
        <w:sectPr w:rsidR="00000000" w:rsidSect="00A2149A">
          <w:pgSz w:w="11906" w:h="16838"/>
          <w:pgMar w:top="1418" w:right="1418" w:bottom="1418" w:left="1418" w:header="709" w:footer="709" w:gutter="0"/>
          <w:cols w:space="708"/>
          <w:bidi/>
          <w:rtlGutter/>
          <w:docGrid w:linePitch="360"/>
        </w:sectPr>
        <w:pPrChange w:id="326" w:author="יפתח עמיר" w:date="2020-01-05T10:10:00Z">
          <w:pPr>
            <w:outlineLvl w:val="9"/>
          </w:pPr>
        </w:pPrChange>
      </w:pPr>
    </w:p>
    <w:p w14:paraId="19BBA084" w14:textId="51BE985A" w:rsidR="007949F6" w:rsidRPr="006C6EBD" w:rsidDel="001C370D" w:rsidRDefault="007949F6">
      <w:pPr>
        <w:pStyle w:val="Heading2"/>
        <w:rPr>
          <w:del w:id="327" w:author="יפתח עמיר" w:date="2020-01-03T11:40:00Z"/>
          <w:moveTo w:id="328" w:author="יפתח עמיר" w:date="2020-01-03T11:35:00Z"/>
          <w:b w:val="0"/>
          <w:bCs w:val="0"/>
          <w:rPrChange w:id="329" w:author="יפתח עמיר" w:date="2020-01-05T10:10:00Z">
            <w:rPr>
              <w:del w:id="330" w:author="יפתח עמיר" w:date="2020-01-03T11:40:00Z"/>
              <w:moveTo w:id="331" w:author="יפתח עמיר" w:date="2020-01-03T11:35:00Z"/>
              <w:b/>
              <w:bCs/>
            </w:rPr>
          </w:rPrChange>
        </w:rPr>
        <w:pPrChange w:id="332" w:author="יפתח עמיר" w:date="2020-01-05T10:10:00Z">
          <w:pPr>
            <w:ind w:firstLine="0"/>
            <w:contextualSpacing w:val="0"/>
            <w:jc w:val="left"/>
            <w:outlineLvl w:val="9"/>
          </w:pPr>
        </w:pPrChange>
      </w:pPr>
      <w:moveTo w:id="333" w:author="יפתח עמיר" w:date="2020-01-03T11:35:00Z">
        <w:del w:id="334" w:author="יפתח עמיר" w:date="2020-01-03T11:40:00Z">
          <w:r w:rsidRPr="006C6EBD" w:rsidDel="001C370D">
            <w:rPr>
              <w:b w:val="0"/>
              <w:bCs w:val="0"/>
              <w:noProof/>
              <w:rPrChange w:id="335" w:author="יפתח עמיר" w:date="2020-01-05T10:10:00Z">
                <w:rPr>
                  <w:b/>
                  <w:bCs/>
                  <w:noProof/>
                </w:rPr>
              </w:rPrChange>
            </w:rPr>
            <w:drawing>
              <wp:anchor distT="0" distB="0" distL="114300" distR="114300" simplePos="0" relativeHeight="251743232" behindDoc="0" locked="0" layoutInCell="1" allowOverlap="1" wp14:anchorId="3386C47E" wp14:editId="542CE2F3">
                <wp:simplePos x="0" y="0"/>
                <wp:positionH relativeFrom="column">
                  <wp:posOffset>51435</wp:posOffset>
                </wp:positionH>
                <wp:positionV relativeFrom="paragraph">
                  <wp:posOffset>118110</wp:posOffset>
                </wp:positionV>
                <wp:extent cx="8804275" cy="4162425"/>
                <wp:effectExtent l="0" t="0" r="0" b="9525"/>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19058" b="3587"/>
                        <a:stretch/>
                      </pic:blipFill>
                      <pic:spPr bwMode="auto">
                        <a:xfrm>
                          <a:off x="0" y="0"/>
                          <a:ext cx="8804275" cy="416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moveTo>
    </w:p>
    <w:p w14:paraId="4E099955" w14:textId="71CD98A2" w:rsidR="00000000" w:rsidRPr="008E3451" w:rsidRDefault="007949F6">
      <w:pPr>
        <w:pStyle w:val="Heading2"/>
        <w:rPr>
          <w:del w:id="336" w:author="יפתח עמיר" w:date="2020-01-03T11:40:00Z"/>
          <w:moveTo w:id="337" w:author="יפתח עמיר" w:date="2020-01-03T11:35:00Z"/>
        </w:rPr>
        <w:sectPr w:rsidR="00000000" w:rsidRPr="008E3451" w:rsidSect="00F217ED">
          <w:pgSz w:w="16838" w:h="11906" w:orient="landscape"/>
          <w:pgMar w:top="1418" w:right="1418" w:bottom="1418" w:left="1418" w:header="709" w:footer="709" w:gutter="0"/>
          <w:cols w:space="708"/>
          <w:bidi/>
          <w:rtlGutter/>
          <w:docGrid w:linePitch="360"/>
        </w:sectPr>
        <w:pPrChange w:id="338" w:author="יפתח עמיר" w:date="2020-01-05T10:10:00Z">
          <w:pPr>
            <w:spacing w:line="240" w:lineRule="auto"/>
            <w:ind w:firstLine="0"/>
            <w:contextualSpacing w:val="0"/>
            <w:jc w:val="left"/>
            <w:outlineLvl w:val="9"/>
          </w:pPr>
        </w:pPrChange>
      </w:pPr>
      <w:moveTo w:id="339" w:author="יפתח עמיר" w:date="2020-01-03T11:35:00Z">
        <w:del w:id="340" w:author="יפתח עמיר" w:date="2020-01-03T11:40:00Z">
          <w:r w:rsidRPr="006C6EBD" w:rsidDel="001C370D">
            <w:rPr>
              <w:b w:val="0"/>
              <w:bCs w:val="0"/>
              <w:rPrChange w:id="341" w:author="יפתח עמיר" w:date="2020-01-05T10:10:00Z">
                <w:rPr>
                  <w:b/>
                  <w:bCs/>
                </w:rPr>
              </w:rPrChange>
            </w:rPr>
            <w:delText>Figure 5.</w:delText>
          </w:r>
          <w:r w:rsidRPr="008E3451" w:rsidDel="001C370D">
            <w:delText xml:space="preserve"> Heatmaps of zero-order Pearson correlations and descriptive statistics of variables (Mean [Standard Deviation]) in y-axis labels of Studies 1 &amp; 2. DCT = Digit categorization task, D1B = Dichotic 1-back.</w:delText>
          </w:r>
        </w:del>
      </w:moveTo>
    </w:p>
    <w:p w14:paraId="614C2041" w14:textId="500C8506" w:rsidR="007949F6" w:rsidRPr="006C6EBD" w:rsidDel="001C370D" w:rsidRDefault="007949F6">
      <w:pPr>
        <w:pStyle w:val="Heading2"/>
        <w:rPr>
          <w:del w:id="342" w:author="יפתח עמיר" w:date="2020-01-03T11:40:00Z"/>
          <w:moveTo w:id="343" w:author="יפתח עמיר" w:date="2020-01-03T11:35:00Z"/>
          <w:rPrChange w:id="344" w:author="יפתח עמיר" w:date="2020-01-05T10:10:00Z">
            <w:rPr>
              <w:del w:id="345" w:author="יפתח עמיר" w:date="2020-01-03T11:40:00Z"/>
              <w:moveTo w:id="346" w:author="יפתח עמיר" w:date="2020-01-03T11:35:00Z"/>
            </w:rPr>
          </w:rPrChange>
        </w:rPr>
        <w:pPrChange w:id="347" w:author="יפתח עמיר" w:date="2020-01-05T10:10:00Z">
          <w:pPr>
            <w:outlineLvl w:val="9"/>
          </w:pPr>
        </w:pPrChange>
      </w:pPr>
      <w:moveTo w:id="348" w:author="יפתח עמיר" w:date="2020-01-03T11:35:00Z">
        <w:del w:id="349" w:author="יפתח עמיר" w:date="2020-01-03T11:40:00Z">
          <w:r w:rsidRPr="006C6EBD" w:rsidDel="001C370D">
            <w:rPr>
              <w:rStyle w:val="Heading3Char"/>
              <w:b/>
              <w:bCs/>
              <w:rPrChange w:id="350" w:author="יפתח עמיר" w:date="2020-01-05T10:10:00Z">
                <w:rPr>
                  <w:rStyle w:val="Heading3Char"/>
                  <w:b w:val="0"/>
                  <w:bCs w:val="0"/>
                </w:rPr>
              </w:rPrChange>
            </w:rPr>
            <w:delText>Association between difficulty disengaging internal attention from negative self-referential thoughts and cognitive vulnerability.</w:delText>
          </w:r>
          <w:r w:rsidRPr="006C6EBD" w:rsidDel="001C370D">
            <w:delText xml:space="preserve"> We next tested the hypothesized association between difficulty disengaging internal attention from negative self-referential thoughts and problems with negative repetitive thinking. We examined the association between M1 attentional interference, and separately dynamic facilitation and aggregated difference scores (alternate M1s), and second mediator (M2) repetitive negative thinking, and separately brooding, worry (alternate M2s) – i.e., path </w:delText>
          </w:r>
          <w:r w:rsidRPr="006C6EBD" w:rsidDel="001C370D">
            <w:rPr>
              <w:i/>
              <w:iCs/>
            </w:rPr>
            <w:delText>d</w:delText>
          </w:r>
          <w:r w:rsidRPr="006C6EBD" w:rsidDel="001C370D">
            <w:rPr>
              <w:vertAlign w:val="subscript"/>
            </w:rPr>
            <w:delText>21</w:delText>
          </w:r>
          <w:r w:rsidRPr="006C6EBD" w:rsidDel="001C370D">
            <w:delText>. Negative emotional reactivity was the predictor in the model. As predicted, internal attentional interference scores were significantly associated with repetitive negative thinking (</w:delText>
          </w:r>
          <w:r w:rsidRPr="006C6EBD" w:rsidDel="001C370D">
            <w:rPr>
              <w:i/>
              <w:iCs/>
            </w:rPr>
            <w:delText xml:space="preserve">Coeff </w:delText>
          </w:r>
          <w:r w:rsidRPr="006C6EBD" w:rsidDel="001C370D">
            <w:delText xml:space="preserve">= 6.330, </w:delText>
          </w:r>
          <w:r w:rsidRPr="006C6EBD" w:rsidDel="001C370D">
            <w:rPr>
              <w:i/>
              <w:iCs/>
            </w:rPr>
            <w:delText xml:space="preserve">BootSE </w:delText>
          </w:r>
          <w:r w:rsidRPr="006C6EBD" w:rsidDel="001C370D">
            <w:delText xml:space="preserve">= 2.940, </w:delText>
          </w:r>
          <w:r w:rsidRPr="006C6EBD" w:rsidDel="001C370D">
            <w:rPr>
              <w:i/>
              <w:iCs/>
            </w:rPr>
            <w:delText xml:space="preserve">BCa95%CI = </w:delText>
          </w:r>
          <w:r w:rsidRPr="006C6EBD" w:rsidDel="001C370D">
            <w:delText>.775 to 12.393) (</w:delText>
          </w:r>
          <w:r w:rsidRPr="006C6EBD" w:rsidDel="001C370D">
            <w:rPr>
              <w:i/>
              <w:iCs/>
            </w:rPr>
            <w:delText>r</w:delText>
          </w:r>
          <w:r w:rsidRPr="00C75E29" w:rsidDel="001C370D">
            <w:delText xml:space="preserve">(48) = .317, </w:delText>
          </w:r>
          <w:r w:rsidRPr="00C75E29" w:rsidDel="001C370D">
            <w:rPr>
              <w:i/>
              <w:iCs/>
            </w:rPr>
            <w:delText>p</w:delText>
          </w:r>
          <w:r w:rsidRPr="003E4803" w:rsidDel="001C370D">
            <w:delText xml:space="preserve"> = .028). Similar significant associations were observed for brooding (</w:delText>
          </w:r>
          <w:r w:rsidRPr="003E4803" w:rsidDel="001C370D">
            <w:rPr>
              <w:i/>
              <w:iCs/>
            </w:rPr>
            <w:delText xml:space="preserve">Coeff </w:delText>
          </w:r>
          <w:r w:rsidRPr="003E4803" w:rsidDel="001C370D">
            <w:delText xml:space="preserve">= 1.687, </w:delText>
          </w:r>
          <w:r w:rsidRPr="003E4803" w:rsidDel="001C370D">
            <w:rPr>
              <w:i/>
              <w:iCs/>
            </w:rPr>
            <w:delText xml:space="preserve">BootSE </w:delText>
          </w:r>
          <w:r w:rsidRPr="008E3451" w:rsidDel="001C370D">
            <w:delText xml:space="preserve">= .833, </w:delText>
          </w:r>
          <w:r w:rsidRPr="008E3451" w:rsidDel="001C370D">
            <w:rPr>
              <w:i/>
              <w:iCs/>
            </w:rPr>
            <w:delText>BCa95%CI =</w:delText>
          </w:r>
          <w:r w:rsidRPr="008E3451" w:rsidDel="001C370D">
            <w:delText xml:space="preserve"> .073 to 3.385) (</w:delText>
          </w:r>
          <w:r w:rsidRPr="008E3451" w:rsidDel="001C370D">
            <w:rPr>
              <w:i/>
              <w:iCs/>
            </w:rPr>
            <w:delText>r</w:delText>
          </w:r>
          <w:r w:rsidRPr="008E3451" w:rsidDel="001C370D">
            <w:delText xml:space="preserve">(48) = .375, </w:delText>
          </w:r>
          <w:r w:rsidRPr="008E3451" w:rsidDel="001C370D">
            <w:rPr>
              <w:i/>
              <w:iCs/>
            </w:rPr>
            <w:delText>p</w:delText>
          </w:r>
          <w:r w:rsidRPr="00677C5B" w:rsidDel="001C370D">
            <w:delText xml:space="preserve"> = .009) but not worry (see SM). Moreover, all models with worry as the second mediator showed non-significant associations in path </w:delText>
          </w:r>
          <w:r w:rsidRPr="006C6EBD" w:rsidDel="001C370D">
            <w:rPr>
              <w:i/>
              <w:iCs/>
              <w:rPrChange w:id="351" w:author="יפתח עמיר" w:date="2020-01-05T10:10:00Z">
                <w:rPr>
                  <w:i/>
                  <w:iCs/>
                </w:rPr>
              </w:rPrChange>
            </w:rPr>
            <w:delText>d</w:delText>
          </w:r>
          <w:r w:rsidRPr="006C6EBD" w:rsidDel="001C370D">
            <w:rPr>
              <w:vertAlign w:val="subscript"/>
              <w:rPrChange w:id="352" w:author="יפתח עמיר" w:date="2020-01-05T10:10:00Z">
                <w:rPr>
                  <w:vertAlign w:val="subscript"/>
                </w:rPr>
              </w:rPrChange>
            </w:rPr>
            <w:delText>21</w:delText>
          </w:r>
          <w:r w:rsidRPr="006C6EBD" w:rsidDel="001C370D">
            <w:rPr>
              <w:rPrChange w:id="353" w:author="יפתח עמיר" w:date="2020-01-05T10:10:00Z">
                <w:rPr/>
              </w:rPrChange>
            </w:rPr>
            <w:delText xml:space="preserve"> as well indirect effects (path </w:delText>
          </w:r>
          <w:r w:rsidRPr="006C6EBD" w:rsidDel="001C370D">
            <w:rPr>
              <w:i/>
              <w:iCs/>
              <w:rPrChange w:id="354" w:author="יפתח עמיר" w:date="2020-01-05T10:10:00Z">
                <w:rPr>
                  <w:i/>
                  <w:iCs/>
                </w:rPr>
              </w:rPrChange>
            </w:rPr>
            <w:delText>a</w:delText>
          </w:r>
          <w:r w:rsidRPr="006C6EBD" w:rsidDel="001C370D">
            <w:rPr>
              <w:vertAlign w:val="subscript"/>
              <w:rPrChange w:id="355" w:author="יפתח עמיר" w:date="2020-01-05T10:10:00Z">
                <w:rPr>
                  <w:vertAlign w:val="subscript"/>
                </w:rPr>
              </w:rPrChange>
            </w:rPr>
            <w:delText>1</w:delText>
          </w:r>
          <w:r w:rsidRPr="006C6EBD" w:rsidDel="001C370D">
            <w:rPr>
              <w:i/>
              <w:iCs/>
              <w:rPrChange w:id="356" w:author="יפתח עמיר" w:date="2020-01-05T10:10:00Z">
                <w:rPr>
                  <w:i/>
                  <w:iCs/>
                </w:rPr>
              </w:rPrChange>
            </w:rPr>
            <w:delText>d</w:delText>
          </w:r>
          <w:r w:rsidRPr="006C6EBD" w:rsidDel="001C370D">
            <w:rPr>
              <w:vertAlign w:val="subscript"/>
              <w:rPrChange w:id="357" w:author="יפתח עמיר" w:date="2020-01-05T10:10:00Z">
                <w:rPr>
                  <w:vertAlign w:val="subscript"/>
                </w:rPr>
              </w:rPrChange>
            </w:rPr>
            <w:delText>21</w:delText>
          </w:r>
          <w:r w:rsidRPr="006C6EBD" w:rsidDel="001C370D">
            <w:rPr>
              <w:i/>
              <w:iCs/>
              <w:rPrChange w:id="358" w:author="יפתח עמיר" w:date="2020-01-05T10:10:00Z">
                <w:rPr>
                  <w:i/>
                  <w:iCs/>
                </w:rPr>
              </w:rPrChange>
            </w:rPr>
            <w:delText>b</w:delText>
          </w:r>
          <w:r w:rsidRPr="006C6EBD" w:rsidDel="001C370D">
            <w:rPr>
              <w:vertAlign w:val="subscript"/>
              <w:rPrChange w:id="359" w:author="יפתח עמיר" w:date="2020-01-05T10:10:00Z">
                <w:rPr>
                  <w:vertAlign w:val="subscript"/>
                </w:rPr>
              </w:rPrChange>
            </w:rPr>
            <w:delText>2</w:delText>
          </w:r>
          <w:r w:rsidRPr="006C6EBD" w:rsidDel="001C370D">
            <w:rPr>
              <w:rPrChange w:id="360" w:author="יפתח עמיר" w:date="2020-01-05T10:10:00Z">
                <w:rPr/>
              </w:rPrChange>
            </w:rPr>
            <w:delText>; see below). Thus, for brevity, we do not further report on worry here (but see Figure 5 and SM for details). Additionally, we tested the same associations when positive emotional reactivity was the predictor and attentional interference as M1 – no significant associations were observed (see SM for details).</w:delText>
          </w:r>
        </w:del>
      </w:moveTo>
    </w:p>
    <w:p w14:paraId="407E374E" w14:textId="38CE9858" w:rsidR="007949F6" w:rsidRPr="006C6EBD" w:rsidDel="001C370D" w:rsidRDefault="007949F6">
      <w:pPr>
        <w:pStyle w:val="Heading2"/>
        <w:rPr>
          <w:del w:id="361" w:author="יפתח עמיר" w:date="2020-01-03T11:40:00Z"/>
          <w:moveTo w:id="362" w:author="יפתח עמיר" w:date="2020-01-03T11:35:00Z"/>
          <w:rPrChange w:id="363" w:author="יפתח עמיר" w:date="2020-01-05T10:10:00Z">
            <w:rPr>
              <w:del w:id="364" w:author="יפתח עמיר" w:date="2020-01-03T11:40:00Z"/>
              <w:moveTo w:id="365" w:author="יפתח עמיר" w:date="2020-01-03T11:35:00Z"/>
            </w:rPr>
          </w:rPrChange>
        </w:rPr>
        <w:pPrChange w:id="366" w:author="יפתח עמיר" w:date="2020-01-05T10:10:00Z">
          <w:pPr>
            <w:outlineLvl w:val="9"/>
          </w:pPr>
        </w:pPrChange>
      </w:pPr>
      <w:moveTo w:id="367" w:author="יפתח עמיר" w:date="2020-01-03T11:35:00Z">
        <w:del w:id="368" w:author="יפתח עמיר" w:date="2020-01-03T11:40:00Z">
          <w:r w:rsidRPr="006C6EBD" w:rsidDel="001C370D">
            <w:rPr>
              <w:rPrChange w:id="369" w:author="יפתח עמיר" w:date="2020-01-05T10:10:00Z">
                <w:rPr/>
              </w:rPrChange>
            </w:rPr>
            <w:delText>As predicted, facilitation scores were not associated with repetitive negative thinking (</w:delText>
          </w:r>
          <w:r w:rsidRPr="006C6EBD" w:rsidDel="001C370D">
            <w:rPr>
              <w:i/>
              <w:iCs/>
              <w:rPrChange w:id="370" w:author="יפתח עמיר" w:date="2020-01-05T10:10:00Z">
                <w:rPr>
                  <w:i/>
                  <w:iCs/>
                </w:rPr>
              </w:rPrChange>
            </w:rPr>
            <w:delText xml:space="preserve">Coeff </w:delText>
          </w:r>
          <w:r w:rsidRPr="006C6EBD" w:rsidDel="001C370D">
            <w:rPr>
              <w:rPrChange w:id="371" w:author="יפתח עמיר" w:date="2020-01-05T10:10:00Z">
                <w:rPr/>
              </w:rPrChange>
            </w:rPr>
            <w:delText xml:space="preserve">= 1.983, </w:delText>
          </w:r>
          <w:r w:rsidRPr="006C6EBD" w:rsidDel="001C370D">
            <w:rPr>
              <w:i/>
              <w:iCs/>
              <w:rPrChange w:id="372" w:author="יפתח עמיר" w:date="2020-01-05T10:10:00Z">
                <w:rPr>
                  <w:i/>
                  <w:iCs/>
                </w:rPr>
              </w:rPrChange>
            </w:rPr>
            <w:delText xml:space="preserve">BootSE </w:delText>
          </w:r>
          <w:r w:rsidRPr="006C6EBD" w:rsidDel="001C370D">
            <w:rPr>
              <w:rPrChange w:id="373" w:author="יפתח עמיר" w:date="2020-01-05T10:10:00Z">
                <w:rPr/>
              </w:rPrChange>
            </w:rPr>
            <w:delText xml:space="preserve">= 9.507, </w:delText>
          </w:r>
          <w:r w:rsidRPr="006C6EBD" w:rsidDel="001C370D">
            <w:rPr>
              <w:i/>
              <w:iCs/>
              <w:rPrChange w:id="374" w:author="יפתח עמיר" w:date="2020-01-05T10:10:00Z">
                <w:rPr>
                  <w:i/>
                  <w:iCs/>
                </w:rPr>
              </w:rPrChange>
            </w:rPr>
            <w:delText xml:space="preserve">BCa95%CI = </w:delText>
          </w:r>
          <w:r w:rsidRPr="006C6EBD" w:rsidDel="001C370D">
            <w:rPr>
              <w:rPrChange w:id="375" w:author="יפתח עמיר" w:date="2020-01-05T10:10:00Z">
                <w:rPr/>
              </w:rPrChange>
            </w:rPr>
            <w:delText>25.413 to -13.910) (</w:delText>
          </w:r>
          <w:r w:rsidRPr="006C6EBD" w:rsidDel="001C370D">
            <w:rPr>
              <w:i/>
              <w:iCs/>
              <w:rPrChange w:id="376" w:author="יפתח עמיר" w:date="2020-01-05T10:10:00Z">
                <w:rPr>
                  <w:i/>
                  <w:iCs/>
                </w:rPr>
              </w:rPrChange>
            </w:rPr>
            <w:delText>r</w:delText>
          </w:r>
          <w:r w:rsidRPr="006C6EBD" w:rsidDel="001C370D">
            <w:rPr>
              <w:rPrChange w:id="377" w:author="יפתח עמיר" w:date="2020-01-05T10:10:00Z">
                <w:rPr/>
              </w:rPrChange>
            </w:rPr>
            <w:delText xml:space="preserve">(48) = .041, </w:delText>
          </w:r>
          <w:r w:rsidRPr="006C6EBD" w:rsidDel="001C370D">
            <w:rPr>
              <w:i/>
              <w:iCs/>
              <w:rPrChange w:id="378" w:author="יפתח עמיר" w:date="2020-01-05T10:10:00Z">
                <w:rPr>
                  <w:i/>
                  <w:iCs/>
                </w:rPr>
              </w:rPrChange>
            </w:rPr>
            <w:delText>p</w:delText>
          </w:r>
          <w:r w:rsidRPr="006C6EBD" w:rsidDel="001C370D">
            <w:rPr>
              <w:rPrChange w:id="379" w:author="יפתח עמיר" w:date="2020-01-05T10:10:00Z">
                <w:rPr/>
              </w:rPrChange>
            </w:rPr>
            <w:delText xml:space="preserve"> = .780) nor brooding (</w:delText>
          </w:r>
          <w:r w:rsidRPr="006C6EBD" w:rsidDel="001C370D">
            <w:rPr>
              <w:i/>
              <w:iCs/>
              <w:rPrChange w:id="380" w:author="יפתח עמיר" w:date="2020-01-05T10:10:00Z">
                <w:rPr>
                  <w:i/>
                  <w:iCs/>
                </w:rPr>
              </w:rPrChange>
            </w:rPr>
            <w:delText xml:space="preserve">Coeff </w:delText>
          </w:r>
          <w:r w:rsidRPr="006C6EBD" w:rsidDel="001C370D">
            <w:rPr>
              <w:rPrChange w:id="381" w:author="יפתח עמיר" w:date="2020-01-05T10:10:00Z">
                <w:rPr/>
              </w:rPrChange>
            </w:rPr>
            <w:delText xml:space="preserve">= .512, </w:delText>
          </w:r>
          <w:r w:rsidRPr="006C6EBD" w:rsidDel="001C370D">
            <w:rPr>
              <w:i/>
              <w:iCs/>
              <w:rPrChange w:id="382" w:author="יפתח עמיר" w:date="2020-01-05T10:10:00Z">
                <w:rPr>
                  <w:i/>
                  <w:iCs/>
                </w:rPr>
              </w:rPrChange>
            </w:rPr>
            <w:delText xml:space="preserve">BootSE </w:delText>
          </w:r>
          <w:r w:rsidRPr="006C6EBD" w:rsidDel="001C370D">
            <w:rPr>
              <w:rPrChange w:id="383" w:author="יפתח עמיר" w:date="2020-01-05T10:10:00Z">
                <w:rPr/>
              </w:rPrChange>
            </w:rPr>
            <w:delText xml:space="preserve">= </w:delText>
          </w:r>
          <w:r w:rsidRPr="006C6EBD" w:rsidDel="001C370D">
            <w:rPr>
              <w:rtl/>
              <w:rPrChange w:id="384" w:author="יפתח עמיר" w:date="2020-01-05T10:10:00Z">
                <w:rPr>
                  <w:rtl/>
                </w:rPr>
              </w:rPrChange>
            </w:rPr>
            <w:delText>2.</w:delText>
          </w:r>
          <w:r w:rsidRPr="006C6EBD" w:rsidDel="001C370D">
            <w:rPr>
              <w:rPrChange w:id="385" w:author="יפתח עמיר" w:date="2020-01-05T10:10:00Z">
                <w:rPr/>
              </w:rPrChange>
            </w:rPr>
            <w:delText xml:space="preserve">362, </w:delText>
          </w:r>
          <w:r w:rsidRPr="006C6EBD" w:rsidDel="001C370D">
            <w:rPr>
              <w:i/>
              <w:iCs/>
              <w:rPrChange w:id="386" w:author="יפתח עמיר" w:date="2020-01-05T10:10:00Z">
                <w:rPr>
                  <w:i/>
                  <w:iCs/>
                </w:rPr>
              </w:rPrChange>
            </w:rPr>
            <w:delText xml:space="preserve">BCa95%CI = </w:delText>
          </w:r>
          <w:r w:rsidRPr="006C6EBD" w:rsidDel="001C370D">
            <w:rPr>
              <w:rPrChange w:id="387" w:author="יפתח עמיר" w:date="2020-01-05T10:10:00Z">
                <w:rPr/>
              </w:rPrChange>
            </w:rPr>
            <w:delText>-4.742 to 4.681) (</w:delText>
          </w:r>
          <w:r w:rsidRPr="006C6EBD" w:rsidDel="001C370D">
            <w:rPr>
              <w:i/>
              <w:iCs/>
              <w:rPrChange w:id="388" w:author="יפתח עמיר" w:date="2020-01-05T10:10:00Z">
                <w:rPr>
                  <w:i/>
                  <w:iCs/>
                </w:rPr>
              </w:rPrChange>
            </w:rPr>
            <w:delText>r</w:delText>
          </w:r>
          <w:r w:rsidRPr="006C6EBD" w:rsidDel="001C370D">
            <w:rPr>
              <w:rPrChange w:id="389" w:author="יפתח עמיר" w:date="2020-01-05T10:10:00Z">
                <w:rPr/>
              </w:rPrChange>
            </w:rPr>
            <w:delText xml:space="preserve">(48) = .050, </w:delText>
          </w:r>
          <w:r w:rsidRPr="006C6EBD" w:rsidDel="001C370D">
            <w:rPr>
              <w:i/>
              <w:iCs/>
              <w:rPrChange w:id="390" w:author="יפתח עמיר" w:date="2020-01-05T10:10:00Z">
                <w:rPr>
                  <w:i/>
                  <w:iCs/>
                </w:rPr>
              </w:rPrChange>
            </w:rPr>
            <w:delText>p</w:delText>
          </w:r>
          <w:r w:rsidRPr="006C6EBD" w:rsidDel="001C370D">
            <w:rPr>
              <w:rPrChange w:id="391" w:author="יפתח עמיר" w:date="2020-01-05T10:10:00Z">
                <w:rPr/>
              </w:rPrChange>
            </w:rPr>
            <w:delText xml:space="preserve"> = .738). Aggregated difference scores were also associated with repetitive negative thinking (</w:delText>
          </w:r>
          <w:r w:rsidRPr="006C6EBD" w:rsidDel="001C370D">
            <w:rPr>
              <w:i/>
              <w:iCs/>
              <w:rPrChange w:id="392" w:author="יפתח עמיר" w:date="2020-01-05T10:10:00Z">
                <w:rPr>
                  <w:i/>
                  <w:iCs/>
                </w:rPr>
              </w:rPrChange>
            </w:rPr>
            <w:delText xml:space="preserve">Coeff </w:delText>
          </w:r>
          <w:r w:rsidRPr="006C6EBD" w:rsidDel="001C370D">
            <w:rPr>
              <w:rPrChange w:id="393" w:author="יפתח עמיר" w:date="2020-01-05T10:10:00Z">
                <w:rPr/>
              </w:rPrChange>
            </w:rPr>
            <w:delText xml:space="preserve">= .068, </w:delText>
          </w:r>
          <w:r w:rsidRPr="006C6EBD" w:rsidDel="001C370D">
            <w:rPr>
              <w:i/>
              <w:iCs/>
              <w:rPrChange w:id="394" w:author="יפתח עמיר" w:date="2020-01-05T10:10:00Z">
                <w:rPr>
                  <w:i/>
                  <w:iCs/>
                </w:rPr>
              </w:rPrChange>
            </w:rPr>
            <w:delText xml:space="preserve">BootSE </w:delText>
          </w:r>
          <w:r w:rsidRPr="006C6EBD" w:rsidDel="001C370D">
            <w:rPr>
              <w:rPrChange w:id="395" w:author="יפתח עמיר" w:date="2020-01-05T10:10:00Z">
                <w:rPr/>
              </w:rPrChange>
            </w:rPr>
            <w:delText xml:space="preserve">= .046, </w:delText>
          </w:r>
          <w:r w:rsidRPr="006C6EBD" w:rsidDel="001C370D">
            <w:rPr>
              <w:i/>
              <w:iCs/>
              <w:rPrChange w:id="396" w:author="יפתח עמיר" w:date="2020-01-05T10:10:00Z">
                <w:rPr>
                  <w:i/>
                  <w:iCs/>
                </w:rPr>
              </w:rPrChange>
            </w:rPr>
            <w:delText xml:space="preserve">BCa95%CI = </w:delText>
          </w:r>
          <w:r w:rsidRPr="006C6EBD" w:rsidDel="001C370D">
            <w:rPr>
              <w:rPrChange w:id="397" w:author="יפתח עמיר" w:date="2020-01-05T10:10:00Z">
                <w:rPr/>
              </w:rPrChange>
            </w:rPr>
            <w:delText>.008 to .196) (</w:delText>
          </w:r>
          <w:r w:rsidRPr="006C6EBD" w:rsidDel="001C370D">
            <w:rPr>
              <w:i/>
              <w:iCs/>
              <w:rPrChange w:id="398" w:author="יפתח עמיר" w:date="2020-01-05T10:10:00Z">
                <w:rPr>
                  <w:i/>
                  <w:iCs/>
                </w:rPr>
              </w:rPrChange>
            </w:rPr>
            <w:delText>r</w:delText>
          </w:r>
          <w:r w:rsidRPr="006C6EBD" w:rsidDel="001C370D">
            <w:rPr>
              <w:rPrChange w:id="399" w:author="יפתח עמיר" w:date="2020-01-05T10:10:00Z">
                <w:rPr/>
              </w:rPrChange>
            </w:rPr>
            <w:delText xml:space="preserve">(48) = .197, </w:delText>
          </w:r>
          <w:r w:rsidRPr="006C6EBD" w:rsidDel="001C370D">
            <w:rPr>
              <w:i/>
              <w:iCs/>
              <w:rPrChange w:id="400" w:author="יפתח עמיר" w:date="2020-01-05T10:10:00Z">
                <w:rPr>
                  <w:i/>
                  <w:iCs/>
                </w:rPr>
              </w:rPrChange>
            </w:rPr>
            <w:delText>p</w:delText>
          </w:r>
          <w:r w:rsidRPr="006C6EBD" w:rsidDel="001C370D">
            <w:rPr>
              <w:rPrChange w:id="401" w:author="יפתח עמיר" w:date="2020-01-05T10:10:00Z">
                <w:rPr/>
              </w:rPrChange>
            </w:rPr>
            <w:delText xml:space="preserve"> = .180) as well as brooding (</w:delText>
          </w:r>
          <w:r w:rsidRPr="006C6EBD" w:rsidDel="001C370D">
            <w:rPr>
              <w:i/>
              <w:iCs/>
              <w:rPrChange w:id="402" w:author="יפתח עמיר" w:date="2020-01-05T10:10:00Z">
                <w:rPr>
                  <w:i/>
                  <w:iCs/>
                </w:rPr>
              </w:rPrChange>
            </w:rPr>
            <w:delText xml:space="preserve">Coeff </w:delText>
          </w:r>
          <w:r w:rsidRPr="006C6EBD" w:rsidDel="001C370D">
            <w:rPr>
              <w:rPrChange w:id="403" w:author="יפתח עמיר" w:date="2020-01-05T10:10:00Z">
                <w:rPr/>
              </w:rPrChange>
            </w:rPr>
            <w:delText xml:space="preserve">= .036, </w:delText>
          </w:r>
          <w:r w:rsidRPr="006C6EBD" w:rsidDel="001C370D">
            <w:rPr>
              <w:i/>
              <w:iCs/>
              <w:rPrChange w:id="404" w:author="יפתח עמיר" w:date="2020-01-05T10:10:00Z">
                <w:rPr>
                  <w:i/>
                  <w:iCs/>
                </w:rPr>
              </w:rPrChange>
            </w:rPr>
            <w:delText xml:space="preserve">BootSE </w:delText>
          </w:r>
          <w:r w:rsidRPr="006C6EBD" w:rsidDel="001C370D">
            <w:rPr>
              <w:rPrChange w:id="405" w:author="יפתח עמיר" w:date="2020-01-05T10:10:00Z">
                <w:rPr/>
              </w:rPrChange>
            </w:rPr>
            <w:delText xml:space="preserve">= .013, </w:delText>
          </w:r>
          <w:r w:rsidRPr="006C6EBD" w:rsidDel="001C370D">
            <w:rPr>
              <w:i/>
              <w:iCs/>
              <w:rPrChange w:id="406" w:author="יפתח עמיר" w:date="2020-01-05T10:10:00Z">
                <w:rPr>
                  <w:i/>
                  <w:iCs/>
                </w:rPr>
              </w:rPrChange>
            </w:rPr>
            <w:delText xml:space="preserve">BCa95%CI = </w:delText>
          </w:r>
          <w:r w:rsidRPr="006C6EBD" w:rsidDel="001C370D">
            <w:rPr>
              <w:rPrChange w:id="407" w:author="יפתח עמיר" w:date="2020-01-05T10:10:00Z">
                <w:rPr/>
              </w:rPrChange>
            </w:rPr>
            <w:delText>.011 to .062) (</w:delText>
          </w:r>
          <w:r w:rsidRPr="006C6EBD" w:rsidDel="001C370D">
            <w:rPr>
              <w:i/>
              <w:iCs/>
              <w:rPrChange w:id="408" w:author="יפתח עמיר" w:date="2020-01-05T10:10:00Z">
                <w:rPr>
                  <w:i/>
                  <w:iCs/>
                </w:rPr>
              </w:rPrChange>
            </w:rPr>
            <w:delText>r</w:delText>
          </w:r>
          <w:r w:rsidRPr="006C6EBD" w:rsidDel="001C370D">
            <w:rPr>
              <w:rPrChange w:id="409" w:author="יפתח עמיר" w:date="2020-01-05T10:10:00Z">
                <w:rPr/>
              </w:rPrChange>
            </w:rPr>
            <w:delText xml:space="preserve">(48) = .386, </w:delText>
          </w:r>
          <w:r w:rsidRPr="006C6EBD" w:rsidDel="001C370D">
            <w:rPr>
              <w:i/>
              <w:iCs/>
              <w:rPrChange w:id="410" w:author="יפתח עמיר" w:date="2020-01-05T10:10:00Z">
                <w:rPr>
                  <w:i/>
                  <w:iCs/>
                </w:rPr>
              </w:rPrChange>
            </w:rPr>
            <w:delText>p</w:delText>
          </w:r>
          <w:r w:rsidRPr="006C6EBD" w:rsidDel="001C370D">
            <w:rPr>
              <w:rPrChange w:id="411" w:author="יפתח עמיר" w:date="2020-01-05T10:10:00Z">
                <w:rPr/>
              </w:rPrChange>
            </w:rPr>
            <w:delText xml:space="preserve"> = .007).</w:delText>
          </w:r>
        </w:del>
      </w:moveTo>
    </w:p>
    <w:p w14:paraId="451C6F12" w14:textId="570DE9C3" w:rsidR="007949F6" w:rsidRPr="00677C5B" w:rsidDel="001C370D" w:rsidRDefault="007949F6">
      <w:pPr>
        <w:pStyle w:val="Heading2"/>
        <w:rPr>
          <w:del w:id="412" w:author="יפתח עמיר" w:date="2020-01-03T11:40:00Z"/>
          <w:moveTo w:id="413" w:author="יפתח עמיר" w:date="2020-01-03T11:35:00Z"/>
        </w:rPr>
        <w:pPrChange w:id="414" w:author="יפתח עמיר" w:date="2020-01-05T10:10:00Z">
          <w:pPr>
            <w:outlineLvl w:val="9"/>
          </w:pPr>
        </w:pPrChange>
      </w:pPr>
      <w:moveTo w:id="415" w:author="יפתח עמיר" w:date="2020-01-03T11:35:00Z">
        <w:del w:id="416" w:author="יפתח עמיר" w:date="2020-01-03T11:40:00Z">
          <w:r w:rsidRPr="006C6EBD" w:rsidDel="001C370D">
            <w:rPr>
              <w:rStyle w:val="Heading3Char"/>
              <w:b/>
              <w:bCs/>
              <w:rPrChange w:id="417" w:author="יפתח עמיר" w:date="2020-01-05T10:10:00Z">
                <w:rPr>
                  <w:rStyle w:val="Heading3Char"/>
                  <w:b w:val="0"/>
                  <w:bCs w:val="0"/>
                </w:rPr>
              </w:rPrChange>
            </w:rPr>
            <w:delText>Association between difficulty disengaging internal attention from negative self-referential thoughts and depression and anxiety symptoms.</w:delText>
          </w:r>
          <w:r w:rsidRPr="006C6EBD" w:rsidDel="001C370D">
            <w:delText xml:space="preserve"> We next tested the hypothesized association between difficulty disengaging internal attention from negative self-referential thoughts and depression and anxiety symptoms. To do so we examined the association between M1 attentional interference, and separately dynamic facilitation and aggregated bias scores (alternate M1s), and the outcome depression and anxiety– i.e., path </w:delText>
          </w:r>
          <w:r w:rsidRPr="006C6EBD" w:rsidDel="001C370D">
            <w:rPr>
              <w:i/>
              <w:iCs/>
            </w:rPr>
            <w:delText>b</w:delText>
          </w:r>
          <w:r w:rsidRPr="006C6EBD" w:rsidDel="001C370D">
            <w:rPr>
              <w:vertAlign w:val="subscript"/>
            </w:rPr>
            <w:delText>1</w:delText>
          </w:r>
          <w:r w:rsidRPr="006C6EBD" w:rsidDel="001C370D">
            <w:delText xml:space="preserve"> (see Figure 3). Inconsistent with prediction, there was no direct significant association between attentional interference scores and depression (</w:delText>
          </w:r>
          <w:r w:rsidRPr="006C6EBD" w:rsidDel="001C370D">
            <w:rPr>
              <w:i/>
              <w:iCs/>
            </w:rPr>
            <w:delText xml:space="preserve">Coeff </w:delText>
          </w:r>
          <w:r w:rsidRPr="006C6EBD" w:rsidDel="001C370D">
            <w:delText xml:space="preserve">= .445, </w:delText>
          </w:r>
          <w:r w:rsidRPr="006C6EBD" w:rsidDel="001C370D">
            <w:rPr>
              <w:i/>
              <w:iCs/>
            </w:rPr>
            <w:delText xml:space="preserve">BootSE </w:delText>
          </w:r>
          <w:r w:rsidRPr="006C6EBD" w:rsidDel="001C370D">
            <w:delText xml:space="preserve">= .711, </w:delText>
          </w:r>
          <w:r w:rsidRPr="006C6EBD" w:rsidDel="001C370D">
            <w:rPr>
              <w:i/>
              <w:iCs/>
            </w:rPr>
            <w:delText xml:space="preserve">BCa95%CI = </w:delText>
          </w:r>
          <w:r w:rsidRPr="006C6EBD" w:rsidDel="001C370D">
            <w:delText>-.856 to 1.977) (</w:delText>
          </w:r>
          <w:r w:rsidRPr="006C6EBD" w:rsidDel="001C370D">
            <w:rPr>
              <w:i/>
              <w:iCs/>
            </w:rPr>
            <w:delText>r</w:delText>
          </w:r>
          <w:r w:rsidRPr="006C6EBD" w:rsidDel="001C370D">
            <w:delText xml:space="preserve">(48) = .255, </w:delText>
          </w:r>
          <w:r w:rsidRPr="00C75E29" w:rsidDel="001C370D">
            <w:rPr>
              <w:i/>
              <w:iCs/>
            </w:rPr>
            <w:delText>p</w:delText>
          </w:r>
          <w:r w:rsidRPr="00C75E29" w:rsidDel="001C370D">
            <w:delText xml:space="preserve"> = .081) or anxiety symptoms (</w:delText>
          </w:r>
          <w:r w:rsidRPr="003E4803" w:rsidDel="001C370D">
            <w:rPr>
              <w:i/>
              <w:iCs/>
            </w:rPr>
            <w:delText xml:space="preserve">Coeff </w:delText>
          </w:r>
          <w:r w:rsidRPr="003E4803" w:rsidDel="001C370D">
            <w:delText xml:space="preserve">= 2.483, </w:delText>
          </w:r>
          <w:r w:rsidRPr="003E4803" w:rsidDel="001C370D">
            <w:rPr>
              <w:i/>
              <w:iCs/>
            </w:rPr>
            <w:delText xml:space="preserve">BootSE </w:delText>
          </w:r>
          <w:r w:rsidRPr="003E4803" w:rsidDel="001C370D">
            <w:delText xml:space="preserve">= 2.107, </w:delText>
          </w:r>
          <w:r w:rsidRPr="003E4803" w:rsidDel="001C370D">
            <w:rPr>
              <w:i/>
              <w:iCs/>
            </w:rPr>
            <w:delText xml:space="preserve">BCa95%CI = </w:delText>
          </w:r>
          <w:r w:rsidRPr="003E4803" w:rsidDel="001C370D">
            <w:delText>-1.042 to 7.452) (</w:delText>
          </w:r>
          <w:r w:rsidRPr="008E3451" w:rsidDel="001C370D">
            <w:rPr>
              <w:i/>
              <w:iCs/>
            </w:rPr>
            <w:delText>r</w:delText>
          </w:r>
          <w:r w:rsidRPr="008E3451" w:rsidDel="001C370D">
            <w:delText xml:space="preserve">(48) = .334, </w:delText>
          </w:r>
          <w:r w:rsidRPr="008E3451" w:rsidDel="001C370D">
            <w:rPr>
              <w:i/>
              <w:iCs/>
            </w:rPr>
            <w:delText>p</w:delText>
          </w:r>
          <w:r w:rsidRPr="008E3451" w:rsidDel="001C370D">
            <w:delText xml:space="preserve"> = .020). Furthermore, no direct associations were observed between attentional facilitation or aggregated mean difference</w:delText>
          </w:r>
          <w:r w:rsidRPr="008E3451" w:rsidDel="001C370D">
            <w:rPr>
              <w:i/>
              <w:iCs/>
            </w:rPr>
            <w:delText xml:space="preserve"> </w:delText>
          </w:r>
          <w:r w:rsidRPr="008E3451" w:rsidDel="001C370D">
            <w:delText>scores and depression or anxiety.</w:delText>
          </w:r>
        </w:del>
      </w:moveTo>
    </w:p>
    <w:p w14:paraId="6EDDE72B" w14:textId="26799510" w:rsidR="007949F6" w:rsidRPr="006C6EBD" w:rsidDel="001C370D" w:rsidRDefault="007949F6">
      <w:pPr>
        <w:pStyle w:val="Heading2"/>
        <w:rPr>
          <w:del w:id="418" w:author="יפתח עמיר" w:date="2020-01-03T11:40:00Z"/>
          <w:moveTo w:id="419" w:author="יפתח עמיר" w:date="2020-01-03T11:35:00Z"/>
          <w:rPrChange w:id="420" w:author="יפתח עמיר" w:date="2020-01-05T10:10:00Z">
            <w:rPr>
              <w:del w:id="421" w:author="יפתח עמיר" w:date="2020-01-03T11:40:00Z"/>
              <w:moveTo w:id="422" w:author="יפתח עמיר" w:date="2020-01-03T11:35:00Z"/>
            </w:rPr>
          </w:rPrChange>
        </w:rPr>
        <w:pPrChange w:id="423" w:author="יפתח עמיר" w:date="2020-01-05T10:10:00Z">
          <w:pPr>
            <w:outlineLvl w:val="9"/>
          </w:pPr>
        </w:pPrChange>
      </w:pPr>
      <w:moveTo w:id="424" w:author="יפתח עמיר" w:date="2020-01-03T11:35:00Z">
        <w:del w:id="425" w:author="יפתח עמיר" w:date="2020-01-03T11:40:00Z">
          <w:r w:rsidRPr="006C6EBD" w:rsidDel="001C370D">
            <w:rPr>
              <w:rStyle w:val="Heading3Char"/>
              <w:b/>
              <w:bCs/>
              <w:rPrChange w:id="426" w:author="יפתח עמיר" w:date="2020-01-05T10:10:00Z">
                <w:rPr>
                  <w:rStyle w:val="Heading3Char"/>
                  <w:b w:val="0"/>
                  <w:bCs w:val="0"/>
                </w:rPr>
              </w:rPrChange>
            </w:rPr>
            <w:delText>Serial mediation of emotional reactivity and depression and anxiety by difficulty disengaging attention from negative thoughts and negative repetitive thinking.</w:delText>
          </w:r>
          <w:r w:rsidRPr="006C6EBD" w:rsidDel="001C370D">
            <w:delText xml:space="preserve"> Finally, we tested the hypothesized serial multiple mediating mechanism linking negative emotional reactivity, difficulty disengaging internal attention, repetitive negative thinking, and symptom outcomes. Accordingly, we examined the serial indirect paths of the estimated models – i.e., the cross product of paths </w:delText>
          </w:r>
          <w:r w:rsidRPr="006C6EBD" w:rsidDel="001C370D">
            <w:rPr>
              <w:i/>
              <w:iCs/>
            </w:rPr>
            <w:delText>a</w:delText>
          </w:r>
          <w:r w:rsidRPr="006C6EBD" w:rsidDel="001C370D">
            <w:rPr>
              <w:vertAlign w:val="subscript"/>
            </w:rPr>
            <w:delText>1</w:delText>
          </w:r>
          <w:r w:rsidRPr="006C6EBD" w:rsidDel="001C370D">
            <w:delText xml:space="preserve">, </w:delText>
          </w:r>
          <w:r w:rsidRPr="006C6EBD" w:rsidDel="001C370D">
            <w:rPr>
              <w:i/>
              <w:iCs/>
            </w:rPr>
            <w:delText>b</w:delText>
          </w:r>
          <w:r w:rsidRPr="006C6EBD" w:rsidDel="001C370D">
            <w:rPr>
              <w:vertAlign w:val="subscript"/>
            </w:rPr>
            <w:delText>2</w:delText>
          </w:r>
          <w:r w:rsidRPr="006C6EBD" w:rsidDel="001C370D">
            <w:delText xml:space="preserve"> and </w:delText>
          </w:r>
          <w:r w:rsidRPr="006C6EBD" w:rsidDel="001C370D">
            <w:rPr>
              <w:i/>
              <w:iCs/>
            </w:rPr>
            <w:delText>d</w:delText>
          </w:r>
          <w:r w:rsidRPr="006C6EBD" w:rsidDel="001C370D">
            <w:rPr>
              <w:vertAlign w:val="subscript"/>
            </w:rPr>
            <w:delText>21</w:delText>
          </w:r>
          <w:r w:rsidRPr="006C6EBD" w:rsidDel="001C370D">
            <w:delText>. See Figure 3. Results indicated a significant positive serial indirect path of M1 attentional interference and M2 repetitive negative thinking mediating the relations between negative emotional reactivity and depression (</w:delText>
          </w:r>
          <w:r w:rsidRPr="006C6EBD" w:rsidDel="001C370D">
            <w:rPr>
              <w:i/>
              <w:iCs/>
            </w:rPr>
            <w:delText>Effect</w:delText>
          </w:r>
          <w:r w:rsidRPr="006C6EBD" w:rsidDel="001C370D">
            <w:delText xml:space="preserve"> = .495, </w:delText>
          </w:r>
          <w:r w:rsidRPr="006C6EBD" w:rsidDel="001C370D">
            <w:rPr>
              <w:i/>
              <w:iCs/>
            </w:rPr>
            <w:delText xml:space="preserve">BootSE </w:delText>
          </w:r>
          <w:r w:rsidRPr="006C6EBD" w:rsidDel="001C370D">
            <w:delText xml:space="preserve">= .356, </w:delText>
          </w:r>
          <w:r w:rsidRPr="006C6EBD" w:rsidDel="001C370D">
            <w:rPr>
              <w:i/>
              <w:iCs/>
            </w:rPr>
            <w:delText>BCa95%CI</w:delText>
          </w:r>
          <w:r w:rsidRPr="006C6EBD" w:rsidDel="001C370D">
            <w:delText xml:space="preserve">: .060 to 1.660). A similar pattern of indirect effects or evidence for serial mediation was observed </w:delText>
          </w:r>
          <w:r w:rsidRPr="00C75E29" w:rsidDel="001C370D">
            <w:delText>with respect to anxiety symptoms</w:delText>
          </w:r>
          <w:r w:rsidRPr="003E4803" w:rsidDel="001C370D">
            <w:delText xml:space="preserve"> (</w:delText>
          </w:r>
          <w:r w:rsidRPr="003E4803" w:rsidDel="001C370D">
            <w:rPr>
              <w:i/>
              <w:iCs/>
            </w:rPr>
            <w:delText xml:space="preserve">Effect </w:delText>
          </w:r>
          <w:r w:rsidRPr="003E4803" w:rsidDel="001C370D">
            <w:delText xml:space="preserve">= 1.040, </w:delText>
          </w:r>
          <w:r w:rsidRPr="003E4803" w:rsidDel="001C370D">
            <w:rPr>
              <w:i/>
              <w:iCs/>
            </w:rPr>
            <w:delText xml:space="preserve">BootSE </w:delText>
          </w:r>
          <w:r w:rsidRPr="003E4803" w:rsidDel="001C370D">
            <w:delText>= .</w:delText>
          </w:r>
          <w:r w:rsidRPr="008E3451" w:rsidDel="001C370D">
            <w:delText xml:space="preserve">828, </w:delText>
          </w:r>
          <w:r w:rsidRPr="008E3451" w:rsidDel="001C370D">
            <w:rPr>
              <w:i/>
              <w:iCs/>
            </w:rPr>
            <w:delText>BCa95%CI</w:delText>
          </w:r>
          <w:r w:rsidRPr="008E3451" w:rsidDel="001C370D">
            <w:delText>: .121 to 3.881). Notably, similar serial indirect effects were observed when brooding (rumination) was tested as M2, with outcomes of depression (</w:delText>
          </w:r>
          <w:r w:rsidRPr="008E3451" w:rsidDel="001C370D">
            <w:rPr>
              <w:i/>
              <w:iCs/>
            </w:rPr>
            <w:delText>Effect</w:delText>
          </w:r>
          <w:r w:rsidRPr="008E3451" w:rsidDel="001C370D">
            <w:delText xml:space="preserve"> = .511, </w:delText>
          </w:r>
          <w:r w:rsidRPr="008E3451" w:rsidDel="001C370D">
            <w:rPr>
              <w:i/>
              <w:iCs/>
            </w:rPr>
            <w:delText xml:space="preserve">BootSE </w:delText>
          </w:r>
          <w:r w:rsidRPr="00677C5B" w:rsidDel="001C370D">
            <w:delText xml:space="preserve">= .389, </w:delText>
          </w:r>
          <w:r w:rsidRPr="006C6EBD" w:rsidDel="001C370D">
            <w:rPr>
              <w:i/>
              <w:iCs/>
              <w:rPrChange w:id="427" w:author="יפתח עמיר" w:date="2020-01-05T10:10:00Z">
                <w:rPr>
                  <w:i/>
                  <w:iCs/>
                </w:rPr>
              </w:rPrChange>
            </w:rPr>
            <w:delText>BCa95%CI</w:delText>
          </w:r>
          <w:r w:rsidRPr="006C6EBD" w:rsidDel="001C370D">
            <w:rPr>
              <w:rPrChange w:id="428" w:author="יפתח עמיר" w:date="2020-01-05T10:10:00Z">
                <w:rPr/>
              </w:rPrChange>
            </w:rPr>
            <w:delText>: .058 to 1.819) and anxiety (</w:delText>
          </w:r>
          <w:r w:rsidRPr="006C6EBD" w:rsidDel="001C370D">
            <w:rPr>
              <w:i/>
              <w:iCs/>
              <w:rPrChange w:id="429" w:author="יפתח עמיר" w:date="2020-01-05T10:10:00Z">
                <w:rPr>
                  <w:i/>
                  <w:iCs/>
                </w:rPr>
              </w:rPrChange>
            </w:rPr>
            <w:delText>Effect</w:delText>
          </w:r>
          <w:r w:rsidRPr="006C6EBD" w:rsidDel="001C370D">
            <w:rPr>
              <w:rPrChange w:id="430" w:author="יפתח עמיר" w:date="2020-01-05T10:10:00Z">
                <w:rPr/>
              </w:rPrChange>
            </w:rPr>
            <w:delText xml:space="preserve"> = 1.017, </w:delText>
          </w:r>
          <w:r w:rsidRPr="006C6EBD" w:rsidDel="001C370D">
            <w:rPr>
              <w:i/>
              <w:iCs/>
              <w:rPrChange w:id="431" w:author="יפתח עמיר" w:date="2020-01-05T10:10:00Z">
                <w:rPr>
                  <w:i/>
                  <w:iCs/>
                </w:rPr>
              </w:rPrChange>
            </w:rPr>
            <w:delText xml:space="preserve">BootSE </w:delText>
          </w:r>
          <w:r w:rsidRPr="006C6EBD" w:rsidDel="001C370D">
            <w:rPr>
              <w:rPrChange w:id="432" w:author="יפתח עמיר" w:date="2020-01-05T10:10:00Z">
                <w:rPr/>
              </w:rPrChange>
            </w:rPr>
            <w:delText xml:space="preserve">= .883, </w:delText>
          </w:r>
          <w:r w:rsidRPr="006C6EBD" w:rsidDel="001C370D">
            <w:rPr>
              <w:i/>
              <w:iCs/>
              <w:rPrChange w:id="433" w:author="יפתח עמיר" w:date="2020-01-05T10:10:00Z">
                <w:rPr>
                  <w:i/>
                  <w:iCs/>
                </w:rPr>
              </w:rPrChange>
            </w:rPr>
            <w:delText>BCa95%CI</w:delText>
          </w:r>
          <w:r w:rsidRPr="006C6EBD" w:rsidDel="001C370D">
            <w:rPr>
              <w:rPrChange w:id="434" w:author="יפתח עמיר" w:date="2020-01-05T10:10:00Z">
                <w:rPr/>
              </w:rPrChange>
            </w:rPr>
            <w:delText>: .092 to 4.490). No significant serial indirect effects were observed in models wherein positive emotional reactivity was the predictor (see SM for details). Furthermore, consistent with observed evidence of specificity of interference scores, we found no evidence of serial indirect effects for the dynamic attentional facilitation scores for either depression (</w:delText>
          </w:r>
          <w:r w:rsidRPr="006C6EBD" w:rsidDel="001C370D">
            <w:rPr>
              <w:i/>
              <w:iCs/>
              <w:rPrChange w:id="435" w:author="יפתח עמיר" w:date="2020-01-05T10:10:00Z">
                <w:rPr>
                  <w:i/>
                  <w:iCs/>
                </w:rPr>
              </w:rPrChange>
            </w:rPr>
            <w:delText>Effect</w:delText>
          </w:r>
          <w:r w:rsidRPr="006C6EBD" w:rsidDel="001C370D">
            <w:rPr>
              <w:rPrChange w:id="436" w:author="יפתח עמיר" w:date="2020-01-05T10:10:00Z">
                <w:rPr/>
              </w:rPrChange>
            </w:rPr>
            <w:delText xml:space="preserve"> = .008, </w:delText>
          </w:r>
          <w:r w:rsidRPr="006C6EBD" w:rsidDel="001C370D">
            <w:rPr>
              <w:i/>
              <w:iCs/>
              <w:rPrChange w:id="437" w:author="יפתח עמיר" w:date="2020-01-05T10:10:00Z">
                <w:rPr>
                  <w:i/>
                  <w:iCs/>
                </w:rPr>
              </w:rPrChange>
            </w:rPr>
            <w:delText xml:space="preserve">BootSE </w:delText>
          </w:r>
          <w:r w:rsidRPr="006C6EBD" w:rsidDel="001C370D">
            <w:rPr>
              <w:rPrChange w:id="438" w:author="יפתח עמיר" w:date="2020-01-05T10:10:00Z">
                <w:rPr/>
              </w:rPrChange>
            </w:rPr>
            <w:delText xml:space="preserve">= .079, </w:delText>
          </w:r>
          <w:r w:rsidRPr="006C6EBD" w:rsidDel="001C370D">
            <w:rPr>
              <w:i/>
              <w:iCs/>
              <w:rPrChange w:id="439" w:author="יפתח עמיר" w:date="2020-01-05T10:10:00Z">
                <w:rPr>
                  <w:i/>
                  <w:iCs/>
                </w:rPr>
              </w:rPrChange>
            </w:rPr>
            <w:delText>BCa95%CI</w:delText>
          </w:r>
          <w:r w:rsidRPr="006C6EBD" w:rsidDel="001C370D">
            <w:rPr>
              <w:rPrChange w:id="440" w:author="יפתח עמיר" w:date="2020-01-05T10:10:00Z">
                <w:rPr/>
              </w:rPrChange>
            </w:rPr>
            <w:delText>: -.090 to .292) or anxiety (</w:delText>
          </w:r>
          <w:r w:rsidRPr="006C6EBD" w:rsidDel="001C370D">
            <w:rPr>
              <w:i/>
              <w:iCs/>
              <w:rPrChange w:id="441" w:author="יפתח עמיר" w:date="2020-01-05T10:10:00Z">
                <w:rPr>
                  <w:i/>
                  <w:iCs/>
                </w:rPr>
              </w:rPrChange>
            </w:rPr>
            <w:delText>Effect</w:delText>
          </w:r>
          <w:r w:rsidRPr="006C6EBD" w:rsidDel="001C370D">
            <w:rPr>
              <w:rPrChange w:id="442" w:author="יפתח עמיר" w:date="2020-01-05T10:10:00Z">
                <w:rPr/>
              </w:rPrChange>
            </w:rPr>
            <w:delText xml:space="preserve"> = .018, </w:delText>
          </w:r>
          <w:r w:rsidRPr="006C6EBD" w:rsidDel="001C370D">
            <w:rPr>
              <w:i/>
              <w:iCs/>
              <w:rPrChange w:id="443" w:author="יפתח עמיר" w:date="2020-01-05T10:10:00Z">
                <w:rPr>
                  <w:i/>
                  <w:iCs/>
                </w:rPr>
              </w:rPrChange>
            </w:rPr>
            <w:delText xml:space="preserve">BootSE </w:delText>
          </w:r>
          <w:r w:rsidRPr="006C6EBD" w:rsidDel="001C370D">
            <w:rPr>
              <w:rPrChange w:id="444" w:author="יפתח עמיר" w:date="2020-01-05T10:10:00Z">
                <w:rPr/>
              </w:rPrChange>
            </w:rPr>
            <w:delText xml:space="preserve">= .168, </w:delText>
          </w:r>
          <w:r w:rsidRPr="006C6EBD" w:rsidDel="001C370D">
            <w:rPr>
              <w:i/>
              <w:iCs/>
              <w:rPrChange w:id="445" w:author="יפתח עמיר" w:date="2020-01-05T10:10:00Z">
                <w:rPr>
                  <w:i/>
                  <w:iCs/>
                </w:rPr>
              </w:rPrChange>
            </w:rPr>
            <w:delText>BCa95%CI</w:delText>
          </w:r>
          <w:r w:rsidRPr="006C6EBD" w:rsidDel="001C370D">
            <w:rPr>
              <w:rPrChange w:id="446" w:author="יפתח עמיר" w:date="2020-01-05T10:10:00Z">
                <w:rPr/>
              </w:rPrChange>
            </w:rPr>
            <w:delText>: -.216 to .599). Finally, when aggregated mean difference scores were entered as M1, similar effects to those observed for dynamic interference scores were observed, including significant serial mediation paths for repetitive negative thinking and brooding (M2) for depression and anxiety outcomes (see SM for details).</w:delText>
          </w:r>
        </w:del>
      </w:moveTo>
    </w:p>
    <w:p w14:paraId="51FA5076" w14:textId="5AE7A420" w:rsidR="007949F6" w:rsidRPr="006C6EBD" w:rsidDel="001C370D" w:rsidRDefault="007949F6">
      <w:pPr>
        <w:pStyle w:val="Heading2"/>
        <w:rPr>
          <w:del w:id="447" w:author="יפתח עמיר" w:date="2020-01-03T11:40:00Z"/>
          <w:moveTo w:id="448" w:author="יפתח עמיר" w:date="2020-01-03T11:35:00Z"/>
          <w:rPrChange w:id="449" w:author="יפתח עמיר" w:date="2020-01-05T10:10:00Z">
            <w:rPr>
              <w:del w:id="450" w:author="יפתח עמיר" w:date="2020-01-03T11:40:00Z"/>
              <w:moveTo w:id="451" w:author="יפתח עמיר" w:date="2020-01-03T11:35:00Z"/>
            </w:rPr>
          </w:rPrChange>
        </w:rPr>
        <w:pPrChange w:id="452" w:author="יפתח עמיר" w:date="2020-01-05T10:10:00Z">
          <w:pPr>
            <w:outlineLvl w:val="9"/>
          </w:pPr>
        </w:pPrChange>
      </w:pPr>
      <w:moveTo w:id="453" w:author="יפתח עמיר" w:date="2020-01-03T11:35:00Z">
        <w:del w:id="454" w:author="יפתח עמיר" w:date="2020-01-03T11:40:00Z">
          <w:r w:rsidRPr="006C6EBD" w:rsidDel="001C370D">
            <w:rPr>
              <w:rStyle w:val="Heading3Char"/>
              <w:b/>
              <w:bCs/>
              <w:rPrChange w:id="455" w:author="יפתח עמיר" w:date="2020-01-05T10:10:00Z">
                <w:rPr>
                  <w:rStyle w:val="Heading3Char"/>
                  <w:b w:val="0"/>
                  <w:bCs w:val="0"/>
                </w:rPr>
              </w:rPrChange>
            </w:rPr>
            <w:delText>Sensitivity analysis: Ruling out alternative accounts of observed effects.</w:delText>
          </w:r>
          <w:r w:rsidRPr="006C6EBD" w:rsidDel="001C370D">
            <w:delText xml:space="preserve"> We ran additional analyses to examine the possibility that observed results were accounted for by some unexplained general slowing of RT, some artifactual RT variability, or a general neurocognitive dysfunction affecting the ability to sustain attention over time reflected in RT. In these data, such an artifact or confound, for example, could generate instability or variability of RT that is </w:delText>
          </w:r>
          <w:r w:rsidRPr="006C6EBD" w:rsidDel="001C370D">
            <w:rPr>
              <w:i/>
              <w:iCs/>
            </w:rPr>
            <w:delText>unrelated</w:delText>
          </w:r>
          <w:r w:rsidRPr="006C6EBD" w:rsidDel="001C370D">
            <w:delText xml:space="preserve"> to differential internal attentional processing of the negative vs. neutral stimuli in the digit categorization task </w:delText>
          </w:r>
          <w:r w:rsidRPr="006C6EBD" w:rsidDel="001C370D">
            <w:fldChar w:fldCharType="begin" w:fldLock="1"/>
          </w:r>
          <w:r w:rsidRPr="006C6EBD" w:rsidDel="001C370D">
            <w:delInstrText>ADDIN CSL_CITATION {"citationItems":[{"id":"ITEM-1","itemData":{"DOI":"10.1371/journal.pone.0166600","ISBN":"1932-6203","ISSN":"19326203","PMID":"27875536","abstract":"Background New indices, calculated on data from the widely used Dot Probe Task, were recently proposed to capture variability in biased attention allocation. We observed that it remains unclear which data pattern is meant to be indicative of dynamic bias and thus to be captured by these indices. Moreover, we hypothesized that the new indices are sensitive to SD differences at the response time (RT) level in the absence of bias.   Method Randomly generated datasets were analyzed to assess properties of the Attention Bias Variability (ABV) and Trial Level Bias Score (TL-BS) indices. Se</w:delInstrText>
          </w:r>
          <w:r w:rsidRPr="00C75E29" w:rsidDel="001C370D">
            <w:delInstrText>nsitivity to creating differences in 1) RT standard deviation, 2) mean RT, and 3) bias magnitude were assessed. In addition, two possible definitions of dynamic attention bias were explored by creating differences in 4) frequency of bias switching, and 5) bias magnitude in the presence of constant switching.   Results ABV and TL-BS indices were found highly sensitive to increasing SD at the response time level, insensitive to increasing bias, linearly sensitive to increasing bias magnitude in the presence o</w:delInstrText>
          </w:r>
          <w:r w:rsidRPr="003E4803" w:rsidDel="001C370D">
            <w:delInstrText>f bias switches, and non-linearly sensitive to increasing the frequency of bias switches. The ABV index was also found responsive to increasing mean response times in the absence of bias.   Conclusion Recently proposed DPT derived variability indices cannot uncouple measurement error from bias variability. Significant group differences may be observed even if there is no bias present in any individual dataset. This renders the new indices in their current form unfit for empirical purposes. Our discussion focuses on fostering debate and ideas for new research to validate the potentially very important notion of biased attention being dynamic.","author":[{"dropping-particle":"","family":"Kruijt","given":"Anne Wil","non-dropping-particle":"","parse-names":false,"suffix":""},{"dropping-particle":"","family":"Field","given":"Andy P.","non-dropping-particle":"","parse-names":false,"suffix":""},{"dropping-particle":"","family":"Fox","given":"Elaine","non-dropping-particle":"","parse-names":false,"suffix":""}],"container-title":"PLoS ONE","id":"ITEM-1","issue":"11","issued":{"date-parts":[["2016"]]},"page":"1-22","title":"Capturing dynamics of biased attention: Are new attention variability measures the way forward","type":"article-journal","volume":"11"},"uris":["http://www.mendeley.com/documents/?uuid=c5df6488-ecf9-4f65-8fae-0041989dc3c9"]},{"id":"ITEM-2","itemData":{"DOI":"10.1177/2167702614551572","ISSN":"21677034","abstract":"Biases of emotional attention are believed to be central to human (mal)adaptation and mul</w:delInstrText>
          </w:r>
          <w:r w:rsidRPr="008E3451" w:rsidDel="001C370D">
            <w:delInstrText>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Science","id":"ITEM-2","issue":"5","issued"</w:delInstrText>
          </w:r>
          <w:r w:rsidRPr="00677C5B" w:rsidDel="001C370D">
            <w:delInstrText>:{"date-parts":[["2015"]]},"page":"772-788","title":"Temporal Dynamics of Attentional Bias","type":"article-journal","volume":"3"},"uris":["http://www.mendeley.com/documents/?uuid=6f6be800-2202-44cf-8e7a-93092c642d65"]}],"mendeley":{"formattedCitation":"&lt;s</w:delInstrText>
          </w:r>
          <w:r w:rsidRPr="006C6EBD" w:rsidDel="001C370D">
            <w:rPr>
              <w:rPrChange w:id="456" w:author="יפתח עמיר" w:date="2020-01-05T10:10:00Z">
                <w:rPr/>
              </w:rPrChange>
            </w:rPr>
            <w:delInstrText>up&gt;71,72&lt;/sup&gt;","plainTextFormattedCitation":"71,72","previouslyFormattedCitation":"&lt;sup&gt;71,72&lt;/sup&gt;"},"properties":{"noteIndex":0},"schema":"https://github.com/citation-style-language/schema/raw/master/csl-citation.json"}</w:delInstrText>
          </w:r>
          <w:r w:rsidRPr="006C6EBD" w:rsidDel="001C370D">
            <w:rPr>
              <w:rPrChange w:id="457" w:author="יפתח עמיר" w:date="2020-01-05T10:10:00Z">
                <w:rPr/>
              </w:rPrChange>
            </w:rPr>
            <w:fldChar w:fldCharType="separate"/>
          </w:r>
          <w:r w:rsidRPr="006C6EBD" w:rsidDel="001C370D">
            <w:rPr>
              <w:noProof/>
              <w:vertAlign w:val="superscript"/>
              <w:rPrChange w:id="458" w:author="יפתח עמיר" w:date="2020-01-05T10:10:00Z">
                <w:rPr>
                  <w:noProof/>
                  <w:vertAlign w:val="superscript"/>
                </w:rPr>
              </w:rPrChange>
            </w:rPr>
            <w:delText>71,72</w:delText>
          </w:r>
          <w:r w:rsidRPr="006C6EBD" w:rsidDel="001C370D">
            <w:rPr>
              <w:rPrChange w:id="459" w:author="יפתח עמיר" w:date="2020-01-05T10:10:00Z">
                <w:rPr/>
              </w:rPrChange>
            </w:rPr>
            <w:fldChar w:fldCharType="end"/>
          </w:r>
          <w:r w:rsidRPr="006C6EBD" w:rsidDel="001C370D">
            <w:rPr>
              <w:rPrChange w:id="460" w:author="יפתח עמיר" w:date="2020-01-05T10:10:00Z">
                <w:rPr/>
              </w:rPrChange>
            </w:rPr>
            <w:delText xml:space="preserve">. Accordingly, we computed </w:delText>
          </w:r>
          <w:r w:rsidRPr="006C6EBD" w:rsidDel="001C370D">
            <w:rPr>
              <w:i/>
              <w:iCs/>
              <w:rPrChange w:id="461" w:author="יפתח עמיר" w:date="2020-01-05T10:10:00Z">
                <w:rPr>
                  <w:i/>
                  <w:iCs/>
                </w:rPr>
              </w:rPrChange>
            </w:rPr>
            <w:delText>pseudo-interference scores</w:delText>
          </w:r>
          <w:r w:rsidRPr="006C6EBD" w:rsidDel="001C370D">
            <w:rPr>
              <w:rPrChange w:id="462" w:author="יפתח עמיר" w:date="2020-01-05T10:10:00Z">
                <w:rPr/>
              </w:rPrChange>
            </w:rPr>
            <w:delText xml:space="preserve">, replacing the RT from the negative self-referential trials in the computation with RT from the neutral self-referential trials </w:delText>
          </w:r>
          <w:r w:rsidRPr="006C6EBD" w:rsidDel="001C370D">
            <w:rPr>
              <w:rPrChange w:id="463" w:author="יפתח עמיר" w:date="2020-01-05T10:10:00Z">
                <w:rPr/>
              </w:rPrChange>
            </w:rPr>
            <w:fldChar w:fldCharType="begin" w:fldLock="1"/>
          </w:r>
          <w:r w:rsidRPr="006C6EBD" w:rsidDel="001C370D">
            <w:rPr>
              <w:rPrChange w:id="464" w:author="יפתח עמיר" w:date="2020-01-05T10:10:00Z">
                <w:rPr/>
              </w:rPrChange>
            </w:rPr>
            <w:delInstrText>ADDIN CSL_CITATION {"citationItems":[{"id":"ITEM-1","itemData":{"DOI":"10.1177/2167702614551572","ISSN":"21677034","abstract":"Biases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Science","id":"ITEM-1","issue":"5","issued":{"date-parts":[["2015"]]},"page":"772-788","title":"Temporal Dynamics of Attentional Bias","type":"article-journal","volume":"3"},"uris":["http://www.mendeley.com/documents/?uuid=6f6be800-2202-44cf-8e7a-93092c642d65"]}],"mendeley":{"formattedCitation":"&lt;sup&gt;72&lt;/sup&gt;","plainTextFormattedCitation":"72","previouslyFormattedCitation":"&lt;sup&gt;72&lt;/sup&gt;"},"properties":{"noteIndex":0},"schema":"https://github.com/citation-style-language/schema/raw/master/csl-citation.json"}</w:delInstrText>
          </w:r>
          <w:r w:rsidRPr="006C6EBD" w:rsidDel="001C370D">
            <w:rPr>
              <w:rPrChange w:id="465" w:author="יפתח עמיר" w:date="2020-01-05T10:10:00Z">
                <w:rPr/>
              </w:rPrChange>
            </w:rPr>
            <w:fldChar w:fldCharType="separate"/>
          </w:r>
          <w:r w:rsidRPr="006C6EBD" w:rsidDel="001C370D">
            <w:rPr>
              <w:noProof/>
              <w:vertAlign w:val="superscript"/>
              <w:rPrChange w:id="466" w:author="יפתח עמיר" w:date="2020-01-05T10:10:00Z">
                <w:rPr>
                  <w:noProof/>
                  <w:vertAlign w:val="superscript"/>
                </w:rPr>
              </w:rPrChange>
            </w:rPr>
            <w:delText>72</w:delText>
          </w:r>
          <w:r w:rsidRPr="006C6EBD" w:rsidDel="001C370D">
            <w:rPr>
              <w:rPrChange w:id="467" w:author="יפתח עמיר" w:date="2020-01-05T10:10:00Z">
                <w:rPr/>
              </w:rPrChange>
            </w:rPr>
            <w:fldChar w:fldCharType="end"/>
          </w:r>
          <w:r w:rsidRPr="006C6EBD" w:rsidDel="001C370D">
            <w:rPr>
              <w:rPrChange w:id="468" w:author="יפתח עמיר" w:date="2020-01-05T10:10:00Z">
                <w:rPr/>
              </w:rPrChange>
            </w:rPr>
            <w:delText xml:space="preserve">. Accordingly, for these pseudo-score analyses, participants’ scores reflect their mean RT of </w:delText>
          </w:r>
          <w:r w:rsidRPr="006C6EBD" w:rsidDel="001C370D">
            <w:rPr>
              <w:i/>
              <w:iCs/>
              <w:rPrChange w:id="469" w:author="יפתח עמיר" w:date="2020-01-05T10:10:00Z">
                <w:rPr>
                  <w:i/>
                  <w:iCs/>
                </w:rPr>
              </w:rPrChange>
            </w:rPr>
            <w:delText>neutral</w:delText>
          </w:r>
          <w:r w:rsidRPr="006C6EBD" w:rsidDel="001C370D">
            <w:rPr>
              <w:rPrChange w:id="470" w:author="יפתח עמיר" w:date="2020-01-05T10:10:00Z">
                <w:rPr/>
              </w:rPrChange>
            </w:rPr>
            <w:delText xml:space="preserve"> self-referential trials which are </w:delText>
          </w:r>
          <w:r w:rsidRPr="006C6EBD" w:rsidDel="001C370D">
            <w:rPr>
              <w:i/>
              <w:iCs/>
              <w:rPrChange w:id="471" w:author="יפתח עמיר" w:date="2020-01-05T10:10:00Z">
                <w:rPr>
                  <w:i/>
                  <w:iCs/>
                </w:rPr>
              </w:rPrChange>
            </w:rPr>
            <w:delText>slower/longer</w:delText>
          </w:r>
          <w:r w:rsidRPr="006C6EBD" w:rsidDel="001C370D">
            <w:rPr>
              <w:rPrChange w:id="472" w:author="יפתח עמיר" w:date="2020-01-05T10:10:00Z">
                <w:rPr/>
              </w:rPrChange>
            </w:rPr>
            <w:delText xml:space="preserve"> than the upper-bound (+1.96 </w:delText>
          </w:r>
          <w:r w:rsidRPr="006C6EBD" w:rsidDel="001C370D">
            <w:rPr>
              <w:i/>
              <w:iCs/>
              <w:rPrChange w:id="473" w:author="יפתח עמיר" w:date="2020-01-05T10:10:00Z">
                <w:rPr>
                  <w:i/>
                  <w:iCs/>
                </w:rPr>
              </w:rPrChange>
            </w:rPr>
            <w:delText>SE</w:delText>
          </w:r>
          <w:r w:rsidRPr="006C6EBD" w:rsidDel="001C370D">
            <w:rPr>
              <w:rPrChange w:id="474" w:author="יפתח עמיר" w:date="2020-01-05T10:10:00Z">
                <w:rPr/>
              </w:rPrChange>
            </w:rPr>
            <w:delText>) of a confidence interval of the mean of an interpolated running window of 9 neutral self-referential trials and divided by that neutral window’s running 1 SD.</w:delText>
          </w:r>
          <w:r w:rsidRPr="006C6EBD" w:rsidDel="001C370D">
            <w:rPr>
              <w:rtl/>
              <w:rPrChange w:id="475" w:author="יפתח עמיר" w:date="2020-01-05T10:10:00Z">
                <w:rPr>
                  <w:rtl/>
                </w:rPr>
              </w:rPrChange>
            </w:rPr>
            <w:delText xml:space="preserve"> </w:delText>
          </w:r>
          <w:r w:rsidRPr="006C6EBD" w:rsidDel="001C370D">
            <w:rPr>
              <w:rPrChange w:id="476" w:author="יפתח עמיר" w:date="2020-01-05T10:10:00Z">
                <w:rPr/>
              </w:rPrChange>
            </w:rPr>
            <w:delText>If effects are due to variability unrelated to attentional processing of negative self-referential thought content per se, then the pseudo-scores would have the same likelihood of catching an effect as a score based on the experimental data. Accordingly, we examined the serial mediation models reported for dynamic interference scores and traditional aggregated scores but with the pseudo-interference scores as the first mediator (M1). In both of these pseudo-interference score models, there is no evidence of serial indirect paths for depression (</w:delText>
          </w:r>
          <w:r w:rsidRPr="006C6EBD" w:rsidDel="001C370D">
            <w:rPr>
              <w:i/>
              <w:iCs/>
              <w:rPrChange w:id="477" w:author="יפתח עמיר" w:date="2020-01-05T10:10:00Z">
                <w:rPr>
                  <w:i/>
                  <w:iCs/>
                </w:rPr>
              </w:rPrChange>
            </w:rPr>
            <w:delText>Effect</w:delText>
          </w:r>
          <w:r w:rsidRPr="006C6EBD" w:rsidDel="001C370D">
            <w:rPr>
              <w:rPrChange w:id="478" w:author="יפתח עמיר" w:date="2020-01-05T10:10:00Z">
                <w:rPr/>
              </w:rPrChange>
            </w:rPr>
            <w:delText xml:space="preserve"> = -.003; 95%CI: -.254 to .030) or anxiety (</w:delText>
          </w:r>
          <w:r w:rsidRPr="006C6EBD" w:rsidDel="001C370D">
            <w:rPr>
              <w:i/>
              <w:iCs/>
              <w:rPrChange w:id="479" w:author="יפתח עמיר" w:date="2020-01-05T10:10:00Z">
                <w:rPr>
                  <w:i/>
                  <w:iCs/>
                </w:rPr>
              </w:rPrChange>
            </w:rPr>
            <w:delText>Effect</w:delText>
          </w:r>
          <w:r w:rsidRPr="006C6EBD" w:rsidDel="001C370D">
            <w:rPr>
              <w:rPrChange w:id="480" w:author="יפתח עמיר" w:date="2020-01-05T10:10:00Z">
                <w:rPr/>
              </w:rPrChange>
            </w:rPr>
            <w:delText xml:space="preserve"> = -.008.; 95%CI: -.254 to .030) nor a trend for such an effect. These findings indicate that observed serial multiple mediation model effects reported above are not likely accounted for by some artifactual or confounding source of RT slowing or variability or a general neurocognitive dysfunction affecting the ability to sustain attention over time that may be related to cognitive vulnerability or depression/anxiety. Thus, as theorized, the observed serial mediation model effects are more likely accounted for by difficulty disengaging internal attention from negative self-referential simulated thought stimuli in order to attend to an external stimulus and task.</w:delText>
          </w:r>
        </w:del>
      </w:moveTo>
    </w:p>
    <w:p w14:paraId="0AED91D1" w14:textId="46EC79CA" w:rsidR="007949F6" w:rsidRPr="006C6EBD" w:rsidDel="006C6EBD" w:rsidRDefault="007949F6">
      <w:pPr>
        <w:pStyle w:val="Heading2"/>
        <w:rPr>
          <w:del w:id="481" w:author="יפתח עמיר" w:date="2020-01-05T10:10:00Z"/>
          <w:moveTo w:id="482" w:author="יפתח עמיר" w:date="2020-01-03T11:35:00Z"/>
        </w:rPr>
      </w:pPr>
      <w:moveTo w:id="483" w:author="יפתח עמיר" w:date="2020-01-03T11:35:00Z">
        <w:del w:id="484" w:author="יפתח עמיר" w:date="2020-01-05T10:10:00Z">
          <w:r w:rsidRPr="006C6EBD" w:rsidDel="006C6EBD">
            <w:rPr>
              <w:b w:val="0"/>
              <w:bCs w:val="0"/>
            </w:rPr>
            <w:delText>Study 2</w:delText>
          </w:r>
        </w:del>
      </w:moveTo>
    </w:p>
    <w:p w14:paraId="56FFB553" w14:textId="087651E2" w:rsidR="007949F6" w:rsidDel="006C6EBD" w:rsidRDefault="007949F6" w:rsidP="007949F6">
      <w:pPr>
        <w:pStyle w:val="Normal1"/>
        <w:rPr>
          <w:del w:id="485" w:author="יפתח עמיר" w:date="2020-01-05T10:12:00Z"/>
          <w:moveTo w:id="486" w:author="יפתח עמיר" w:date="2020-01-03T11:35:00Z"/>
        </w:rPr>
      </w:pPr>
      <w:moveTo w:id="487" w:author="יפתח עמיר" w:date="2020-01-03T11:35:00Z">
        <w:del w:id="488" w:author="יפתח עמיר" w:date="2020-01-05T10:12:00Z">
          <w:r w:rsidRPr="006C6EBD" w:rsidDel="006C6EBD">
            <w:rPr>
              <w:rStyle w:val="Heading3Char"/>
              <w:rPrChange w:id="489" w:author="יפתח עמיר" w:date="2020-01-05T10:10:00Z">
                <w:rPr>
                  <w:rStyle w:val="Heading3Char"/>
                  <w:b w:val="0"/>
                  <w:bCs w:val="0"/>
                </w:rPr>
              </w:rPrChange>
            </w:rPr>
            <w:delText>Power analysis</w:delText>
          </w:r>
        </w:del>
        <w:del w:id="490" w:author="יפתח עמיר" w:date="2020-01-05T10:10:00Z">
          <w:r w:rsidRPr="006C6EBD" w:rsidDel="006C6EBD">
            <w:rPr>
              <w:rStyle w:val="Heading3Char"/>
              <w:rPrChange w:id="491" w:author="יפתח עמיר" w:date="2020-01-05T10:10:00Z">
                <w:rPr>
                  <w:rStyle w:val="Heading3Char"/>
                  <w:b w:val="0"/>
                  <w:bCs w:val="0"/>
                </w:rPr>
              </w:rPrChange>
            </w:rPr>
            <w:delText>.</w:delText>
          </w:r>
          <w:r w:rsidDel="006C6EBD">
            <w:delText xml:space="preserve"> </w:delText>
          </w:r>
        </w:del>
        <w:del w:id="492" w:author="יפתח עמיר" w:date="2020-01-05T10:12:00Z">
          <w:r w:rsidDel="006C6EBD">
            <w:delText xml:space="preserve">Monte Carlo simulated power analysis </w:delText>
          </w:r>
          <w:r w:rsidDel="006C6EBD">
            <w:fldChar w:fldCharType="begin" w:fldLock="1"/>
          </w:r>
          <w:r w:rsidDel="006C6EBD">
            <w:delInstrText>ADDIN CSL_CITATION {"citationItems":[{"id":"ITEM-1","itemData":{"DOI":"10.1177/1948550617715068","ISSN":"1948-5506","abstract":"Mediation analyses abound in social and personality psychology. Current recommendations for assessing power and sample size in mediation models include using a Monte Carlo power analysis simulation and testing the indirect effect with a bootstrapped confidence interval. Unfortunately, these methods have rarely been adopted by researchers due to limited software options and the computational time needed. We propose a new method and convenient tools for determining sample size and power in mediation models. We demonstrate our new method through an easy-to-use application that implements the method. These developments will allow researchers to quickly and easily determine power and sample size for simple and complex mediation models.","author":[{"dropping-particle":"","family":"Schoemann","given":"Alexander M","non-dropping-particle":"","parse-names":false,"suffix":""},{"dropping-particle":"","family":"Boulton","given":"Aaron J","non-dropping-particle":"","parse-names":false,"suffix":""},{"dropping-particle":"","family":"Short","given":"Stephen D","non-dropping-particle":"","parse-names":false,"suffix":""}],"container-title":"Social Psychological and Personality Science","id":"ITEM-1","issue":"4","issued":{"date-parts":[["2017","5","1"]]},"note":"doi: 10.1177/1948550617715068","page":"379-386","publisher":"SAGE Publications Inc","title":"Determining Power and Sample Size for Simple and Complex Mediation Models","type":"article-journal","volume":"8"},"uris":["http://www.mendeley.com/documents/?uuid=2e5717f1-07ae-43b0-bfa7-41be4ceed230"]}],"mendeley":{"formattedCitation":"&lt;sup&gt;73&lt;/sup&gt;","plainTextFormattedCitation":"73","previouslyFormattedCitation":"&lt;sup&gt;73&lt;/sup&gt;"},"properties":{"noteIndex":0},"schema":"https://github.com/citation-style-language/schema/raw/master/csl-citation.json"}</w:delInstrText>
          </w:r>
          <w:r w:rsidDel="006C6EBD">
            <w:fldChar w:fldCharType="separate"/>
          </w:r>
          <w:r w:rsidRPr="00D57E1C" w:rsidDel="006C6EBD">
            <w:rPr>
              <w:noProof/>
              <w:vertAlign w:val="superscript"/>
            </w:rPr>
            <w:delText>73</w:delText>
          </w:r>
          <w:r w:rsidDel="006C6EBD">
            <w:fldChar w:fldCharType="end"/>
          </w:r>
          <w:r w:rsidDel="006C6EBD">
            <w:delText>, based on the correlation matrix from Study 1, determined that 75 participants were needed to replicate serial mediation findings with 80% power.</w:delText>
          </w:r>
        </w:del>
      </w:moveTo>
    </w:p>
    <w:p w14:paraId="2ADC060C" w14:textId="5CF8BE3A" w:rsidR="007949F6" w:rsidRPr="00D8138A" w:rsidDel="006C6EBD" w:rsidRDefault="007949F6" w:rsidP="007949F6">
      <w:pPr>
        <w:outlineLvl w:val="9"/>
        <w:rPr>
          <w:del w:id="493" w:author="יפתח עמיר" w:date="2020-01-05T10:12:00Z"/>
          <w:moveTo w:id="494" w:author="יפתח עמיר" w:date="2020-01-03T11:35:00Z"/>
        </w:rPr>
      </w:pPr>
      <w:moveTo w:id="495" w:author="יפתח עמיר" w:date="2020-01-03T11:35:00Z">
        <w:del w:id="496" w:author="יפתח עמיר" w:date="2020-01-05T10:12:00Z">
          <w:r w:rsidRPr="006C6EBD" w:rsidDel="006C6EBD">
            <w:rPr>
              <w:rStyle w:val="Heading3Char"/>
            </w:rPr>
            <w:delText>Data scoring and analytic plan</w:delText>
          </w:r>
        </w:del>
        <w:del w:id="497" w:author="יפתח עמיר" w:date="2020-01-05T10:10:00Z">
          <w:r w:rsidRPr="009E1859" w:rsidDel="006C6EBD">
            <w:rPr>
              <w:rStyle w:val="Heading3Char"/>
            </w:rPr>
            <w:delText>.</w:delText>
          </w:r>
          <w:r w:rsidDel="006C6EBD">
            <w:delText xml:space="preserve"> </w:delText>
          </w:r>
        </w:del>
        <w:del w:id="498" w:author="יפתח עמיר" w:date="2020-01-05T10:12:00Z">
          <w:r w:rsidDel="006C6EBD">
            <w:delText xml:space="preserve">Positive and negative emotional reactivity scores were computed </w:delText>
          </w:r>
          <w:r w:rsidRPr="003D6BA8" w:rsidDel="006C6EBD">
            <w:delText>identical</w:delText>
          </w:r>
          <w:r w:rsidDel="006C6EBD">
            <w:delText>ly</w:delText>
          </w:r>
          <w:r w:rsidRPr="003D6BA8" w:rsidDel="006C6EBD">
            <w:delText xml:space="preserve"> to</w:delText>
          </w:r>
          <w:r w:rsidDel="006C6EBD">
            <w:delText xml:space="preserve"> Study 1 – subtracting the mean positive/negative emotion ratings after schema activation from base-line subjective emotion ratings </w:delText>
          </w:r>
          <w:r w:rsidRPr="003D6BA8" w:rsidDel="006C6EBD">
            <w:delText>upon arrival to the lab</w:delText>
          </w:r>
          <w:r w:rsidDel="006C6EBD">
            <w:delText xml:space="preserve">. For the dichotic 1-back task, we calculated a </w:delText>
          </w:r>
          <w:r w:rsidRPr="008538DE" w:rsidDel="006C6EBD">
            <w:rPr>
              <w:i/>
              <w:iCs/>
            </w:rPr>
            <w:delText>biased selective attention score</w:delText>
          </w:r>
          <w:r w:rsidDel="006C6EBD">
            <w:delText xml:space="preserve"> by subtracting the accuracy for neutral stimuli from the accuracy for negative stimuli. To simplify interpretation, accuracy difference scores are presented in percentages (i.e. from -100% to +100% accuracy difference). An accurate response (for each stimulus) was the correct left/right button press for the according left/right channel in which a repetition occurred – i.e., the stimuli delivered at trial </w:delText>
          </w:r>
          <w:r w:rsidRPr="008538DE" w:rsidDel="006C6EBD">
            <w:rPr>
              <w:i/>
              <w:iCs/>
            </w:rPr>
            <w:delText>n</w:delText>
          </w:r>
          <w:r w:rsidDel="006C6EBD">
            <w:rPr>
              <w:i/>
              <w:iCs/>
            </w:rPr>
            <w:delText>-1</w:delText>
          </w:r>
          <w:r w:rsidDel="006C6EBD">
            <w:delText xml:space="preserve"> was repeated on trial </w:delText>
          </w:r>
          <w:r w:rsidRPr="008538DE" w:rsidDel="006C6EBD">
            <w:rPr>
              <w:i/>
              <w:iCs/>
            </w:rPr>
            <w:delText>n</w:delText>
          </w:r>
          <w:r w:rsidDel="006C6EBD">
            <w:delText xml:space="preserve"> (in the same channel); or the correct withholding of a response in the absence of sequential stimulus repetition (see Figure 2B). Identical to Study 1, w</w:delText>
          </w:r>
          <w:r w:rsidRPr="00823594" w:rsidDel="006C6EBD">
            <w:delText>e tested study aims</w:delText>
          </w:r>
          <w:r w:rsidDel="006C6EBD">
            <w:delText xml:space="preserve"> and predictions by examining specific paths within serial mediation models.</w:delText>
          </w:r>
        </w:del>
      </w:moveTo>
    </w:p>
    <w:p w14:paraId="5980F9E1" w14:textId="77777777" w:rsidR="006C6EBD" w:rsidRPr="006C6EBD" w:rsidRDefault="007949F6">
      <w:pPr>
        <w:pStyle w:val="Heading2"/>
        <w:rPr>
          <w:ins w:id="499" w:author="יפתח עמיר" w:date="2020-01-05T10:10:00Z"/>
        </w:rPr>
        <w:pPrChange w:id="500" w:author="יפתח עמיר" w:date="2020-01-05T10:10:00Z">
          <w:pPr>
            <w:pStyle w:val="Normal1"/>
          </w:pPr>
        </w:pPrChange>
      </w:pPr>
      <w:moveTo w:id="501" w:author="יפתח עמיר" w:date="2020-01-03T11:35:00Z">
        <w:r w:rsidRPr="006C6EBD">
          <w:rPr>
            <w:rStyle w:val="Heading3Char"/>
            <w:b/>
            <w:bCs/>
          </w:rPr>
          <w:t>Dichotic 1-back Task: Reliability</w:t>
        </w:r>
        <w:del w:id="502" w:author="יפתח עמיר" w:date="2020-01-05T10:10:00Z">
          <w:r w:rsidRPr="006C6EBD" w:rsidDel="006C6EBD">
            <w:rPr>
              <w:rStyle w:val="Heading3Char"/>
              <w:b/>
              <w:bCs/>
            </w:rPr>
            <w:delText>.</w:delText>
          </w:r>
          <w:r w:rsidRPr="006C6EBD" w:rsidDel="006C6EBD">
            <w:delText xml:space="preserve"> </w:delText>
          </w:r>
        </w:del>
      </w:moveTo>
    </w:p>
    <w:p w14:paraId="55E0CC7B" w14:textId="0D1C8EC3" w:rsidR="007949F6" w:rsidRDefault="007949F6" w:rsidP="007949F6">
      <w:pPr>
        <w:pStyle w:val="Normal1"/>
        <w:rPr>
          <w:moveTo w:id="503" w:author="יפתח עמיר" w:date="2020-01-03T11:35:00Z"/>
        </w:rPr>
      </w:pPr>
      <w:moveTo w:id="504" w:author="יפתח עמיר" w:date="2020-01-03T11:35:00Z">
        <w:r w:rsidRPr="000C6920">
          <w:t>Split-block r</w:t>
        </w:r>
        <w:r>
          <w:t>eliability was estimated by calculating biased selective attention score for each of the three dichotic 1-back task blocks and averaging the correlations between blocks. T</w:t>
        </w:r>
        <w:r w:rsidRPr="00DB4610">
          <w:t>he observed split-</w:t>
        </w:r>
        <w:r>
          <w:t>block</w:t>
        </w:r>
        <w:r w:rsidRPr="00DB4610">
          <w:t xml:space="preserve"> reliability </w:t>
        </w:r>
        <w:r>
          <w:t xml:space="preserve">of </w:t>
        </w:r>
        <w:r w:rsidRPr="000B7C53">
          <w:t xml:space="preserve">the </w:t>
        </w:r>
        <w:r>
          <w:t>accuracy scores for neutral (</w:t>
        </w:r>
        <w:r w:rsidRPr="00BD7AD3">
          <w:rPr>
            <w:i/>
            <w:iCs/>
          </w:rPr>
          <w:t>r</w:t>
        </w:r>
        <w:r>
          <w:t xml:space="preserve">(74) = .927, </w:t>
        </w:r>
        <w:r w:rsidRPr="00BD7AD3">
          <w:rPr>
            <w:i/>
            <w:iCs/>
          </w:rPr>
          <w:t>95%CI</w:t>
        </w:r>
        <w:r>
          <w:t xml:space="preserve"> = .917 to .940) and negative self-referential stimuli (</w:t>
        </w:r>
        <w:r w:rsidRPr="00BD7AD3">
          <w:rPr>
            <w:i/>
            <w:iCs/>
          </w:rPr>
          <w:t>r</w:t>
        </w:r>
        <w:r>
          <w:t xml:space="preserve">(74) = .930, </w:t>
        </w:r>
        <w:r w:rsidRPr="00BD7AD3">
          <w:rPr>
            <w:i/>
            <w:iCs/>
          </w:rPr>
          <w:t>95%CI</w:t>
        </w:r>
        <w:r>
          <w:t xml:space="preserve"> = .925 to .935) conditions – </w:t>
        </w:r>
        <w:r w:rsidRPr="000B7C53">
          <w:t xml:space="preserve">such that </w:t>
        </w:r>
        <w:r>
          <w:t xml:space="preserve">individual differences in accuracy, by stimuli type, were highly reliable across blocks </w:t>
        </w:r>
        <w:r>
          <w:fldChar w:fldCharType="begin" w:fldLock="1"/>
        </w:r>
      </w:moveTo>
      <w:r w:rsidR="00677C5B">
        <w:instrText>ADDIN CSL_CITATION {"citationItems":[{"id":"ITEM-1","itemData":{"DOI":"10.1007/s10608-013-9588-2","ISBN":"0147-5916","ISSN":"15732819","PMID":"17396179","abstract":"A variety of methodological paradigms, including dot probe and eye movement tasks, have been used to examine attentional biases to threat in anxiety disorders. Unfortunately, little attention has been devoted to the psychometric properties of measures from these paradigms. In the current study, participants selected for high and low social anxiety completed a dot probe and eye movement task using angry, disgust and happy facial expressions paired with neutral expressions. Results indi- cated that dot probe bias scores, eye movement first fixa- tion indices, and eye movement proportions of viewing time in the first 1,500 ms had unacceptably low reliability. However, eye movement indices of attentional bias over the full 5,000 ms time course had excellent reliability. Individuals’ dot probe and eye movement biases were largely uncorrelated across the two tasks and demonstrated little relation with social anxiety scores. Implications for future research are discussed.","author":[{"dropping-particle":"","family":"Waechter","given":"Stephanie","non-dropping-particle":"","parse-names":false,"suffix":""},{"dropping-particle":"","family":"Nelson","given":"Andrea L.","non-dropping-particle":"","parse-names":false,"suffix":""},{"dropping-particle":"","family":"Wright","given":"Caitlin","non-dropping-particle":"","parse-names":false,"suffix":""},{"dropping-particle":"","family":"Hyatt","given":"Ashley","non-dropping-particle":"","parse-names":false,"suffix":""},{"dropping-particle":"","family":"Oakman","given":"Jonathan","non-dropping-particle":"","parse-names":false,"suffix":""}],"container-title":"Cognitive Therapy and Research","id":"ITEM-1","issue":"3","issued":{"date-parts":[["2014"]]},"page":"313-333","title":"Measuring attentional bias to threat: Reliability of dot probe and eye movement indices","type":"article-journal","volume":"38"},"uris":["http://www.mendeley.com/documents/?uuid=3b4d32a9-5d34-4d09-8164-9a7438cf9e96"]},{"id":"ITEM-2","itemData":{"DOI":"10.3758/s13428-017-0935-1","ISBN":"1342801709","ISSN":"1554-3528","PMID":"28726177","abstract":"Individual differences in cognitive paradigms are increasingly employed to relate cognition to brain structure, chemistry, and function. However, such efforts are often unfruitful, even with the most well established tasks. Here we offer an explanation for failures in the application of robust cognitive paradigms to the study of individual differences. Experimental effects become well established – and thus those tasks become popular – when between-subject variability is low. However, low between-subject variability causes low reliability for individual differences, destroying replicable correlations with other factors and potentially undermining published conclusions drawn from correlational relationships. Though these statistical issues have a long history in psychology, they are widely overlooked in cognitive psychology and neuroscience today. In three studies, we assessed test-retest reliability of seven classic tasks: Eriksen Flanker, Stroop, stop-signal, go/no-go, Posner cueing, Navon, and Spatial-Numerical Association of Response Code (SNARC). Reliabilities ranged from 0 to .82, being surprisingly low for most tasks given their common use. As we predicted, this emerged from low variance between individuals rather than high measurement variance. In other words, the very reason such tasks produce robust and easily replicable experimental effects – low between-participant variability – makes their use as correlational tools problematic. We demonstrate that taking such reliability estimates into account has the potential to qualitatively change theoretical conclusions. The implications of our findings are that well-established approaches in experimental psychology and neuropsychology may not directly translate to the study of individual differences in brain structure, chemistry, and function, and alternative metrics may be required.","author":[{"dropping-particle":"","family":"Hedge","given":"Craig","non-dropping-particle":"","parse-names":false,"suffix":""},{"dropping-particle":"","family":"Powell","given":"Georgina","non-dropping-particle":"","parse-names":false,"suffix":""},{"dropping-particle":"","family":"Sumner","given":"Petroc","non-dropping-particle":"","parse-names":false,"suffix":""}],"container-title":"Behavior Research Methods","id":"ITEM-2","issue":"3","issued":{"date-parts":[["2018"]]},"page":"1166-1186","publisher":"Behavior Research Methods","title":"The reliability paradox: Why robust cognitive tasks do not produce reliable individual differences","type":"article-journal","volume":"50"},"uris":["http://www.mendeley.com/documents/?uuid=f3ffd500-aaa7-4b80-8c24-af1813b92e43"]}],"mendeley":{"formattedCitation":"(Hedge, Powell, &amp; Sumner, 2018; Waechter et al., 2014)","plainTextFormattedCitation":"(Hedge, Powell, &amp; Sumner, 2018; Waechter et al., 2014)","previouslyFormattedCitation":"(Hedge, Powell, &amp; Sumner, 2018; Waechter et al., 2014)"},"properties":{"noteIndex":0},"schema":"https://github.com/citation-style-language/schema/raw/master/csl-citation.json"}</w:instrText>
      </w:r>
      <w:moveTo w:id="505" w:author="יפתח עמיר" w:date="2020-01-03T11:35:00Z">
        <w:r>
          <w:fldChar w:fldCharType="separate"/>
        </w:r>
      </w:moveTo>
      <w:r w:rsidR="008E3451" w:rsidRPr="008E3451">
        <w:rPr>
          <w:noProof/>
        </w:rPr>
        <w:t>(Hedge, Powell, &amp; Sumner, 2018; Waechter et al., 2014)</w:t>
      </w:r>
      <w:moveTo w:id="506" w:author="יפתח עמיר" w:date="2020-01-03T11:35:00Z">
        <w:r>
          <w:fldChar w:fldCharType="end"/>
        </w:r>
        <w:r>
          <w:t xml:space="preserve">. As is often the case </w:t>
        </w:r>
        <w:r>
          <w:fldChar w:fldCharType="begin" w:fldLock="1"/>
        </w:r>
      </w:moveTo>
      <w:r w:rsidR="00677C5B">
        <w:instrText>ADDIN CSL_CITATION {"citationItems":[{"id":"ITEM-1","itemData":{"DOI":"10.3758/s13428-017-0935-1","ISBN":"1342801709","ISSN":"1554-3528","PMID":"28726177","abstract":"Individual differences in cognitive paradigms are increasingly employed to relate cognition to brain structure, chemistry, and function. However, such efforts are often unfruitful, even with the most well established tasks. Here we offer an explanation for failures in the application of robust cognitive paradigms to the study of individual differences. Experimental effects become well established – and thus those tasks become popular – when between-subject variability is low. However, low between-subject variability causes low reliability for individual differences, destroying replicable correlations with other factors and potentially undermining published conclusions drawn from correlational relationships. Though these statistical issues have a long history in psychology, they are widely overlooked in cognitive psychology and neuroscience today. In three studies, we assessed test-retest reliability of seven classic tasks: Eriksen Flanker, Stroop, stop-signal, go/no-go, Posner cueing, Navon, and Spatial-Numerical Association of Response Code (SNARC). Reliabilities ranged from 0 to .82, being surprisingly low for most tasks given their common use. As we predicted, this emerged from low variance between individuals rather than high measurement variance. In other words, the very reason such tasks produce robust and easily replicable experimental effects – low between-participant variability – makes their use as correlational tools problematic. We demonstrate that taking such reliability estimates into account has the potential to qualitatively change theoretical conclusions. The implications of our findings are that well-established approaches in experimental psychology and neuropsychology may not directly translate to the study of individual differences in brain structure, chemistry, and function, and alternative metrics may be required.","author":[{"dropping-particle":"","family":"Hedge","given":"Craig","non-dropping-particle":"","parse-names":false,"suffix":""},{"dropping-particle":"","family":"Powell","given":"Georgina","non-dropping-particle":"","parse-names":false,"suffix":""},{"dropping-particle":"","family":"Sumner","given":"Petroc","non-dropping-particle":"","parse-names":false,"suffix":""}],"container-title":"Behavior Research Methods","id":"ITEM-1","issue":"3","issued":{"date-parts":[["2018"]]},"page":"1166-1186","publisher":"Behavior Research Methods","title":"The reliability paradox: Why robust cognitive tasks do not produce reliable individual differences","type":"article-journal","volume":"50"},"uris":["http://www.mendeley.com/documents/?uuid=f3ffd500-aaa7-4b80-8c24-af1813b92e43"]},{"id":"ITEM-2","itemData":{"author":[{"dropping-particle":"","family":"Parsons","given":"Sam","non-dropping-particle":"","parse-names":false,"suffix":""},{"dropping-particle":"","family":"Kruijt","given":"Anne-Wil","non-dropping-particle":"","parse-names":false,"suffix":""},{"dropping-particle":"","family":"Fox","given":"Elaine","non-dropping-particle":"","parse-names":false,"suffix":""}],"container-title":"PsyArxiv","id":"ITEM-2","issued":{"date-parts":[["2018"]]},"title":"Psychological Science needs a standard practice of reporting the reliability of cognitive behavioural measurements","type":"article-journal"},"uris":["http://www.mendeley.com/documents/?uuid=077d24c9-2fb9-4c97-8e5d-4adf2a99815f"]}],"mendeley":{"formattedCitation":"(Hedge et al., 2018; Parsons, Kruijt, &amp; Fox, 2018)","plainTextFormattedCitation":"(Hedge et al., 2018; Parsons, Kruijt, &amp; Fox, 2018)","previouslyFormattedCitation":"(Hedge et al., 2018; Parsons, Kruijt, &amp; Fox, 2018)"},"properties":{"noteIndex":0},"schema":"https://github.com/citation-style-language/schema/raw/master/csl-citation.json"}</w:instrText>
      </w:r>
      <w:moveTo w:id="507" w:author="יפתח עמיר" w:date="2020-01-03T11:35:00Z">
        <w:r>
          <w:fldChar w:fldCharType="separate"/>
        </w:r>
      </w:moveTo>
      <w:r w:rsidR="008E3451" w:rsidRPr="008E3451">
        <w:rPr>
          <w:noProof/>
        </w:rPr>
        <w:t>(Hedge et al., 2018; Parsons, Kruijt, &amp; Fox, 2018)</w:t>
      </w:r>
      <w:moveTo w:id="508" w:author="יפתח עמיר" w:date="2020-01-03T11:35:00Z">
        <w:r>
          <w:fldChar w:fldCharType="end"/>
        </w:r>
        <w:r>
          <w:t>, the split-block reliability of the difference between the conditions was low (</w:t>
        </w:r>
        <w:r w:rsidRPr="00BD7AD3">
          <w:rPr>
            <w:i/>
            <w:iCs/>
          </w:rPr>
          <w:t>r</w:t>
        </w:r>
        <w:r>
          <w:t xml:space="preserve">(74) = .123, </w:t>
        </w:r>
        <w:r>
          <w:rPr>
            <w:i/>
            <w:iCs/>
          </w:rPr>
          <w:t>Range</w:t>
        </w:r>
        <w:r>
          <w:t xml:space="preserve"> = -.144 to .400). </w:t>
        </w:r>
      </w:moveTo>
    </w:p>
    <w:p w14:paraId="5992BD56" w14:textId="77777777" w:rsidR="006C6EBD" w:rsidRPr="006C6EBD" w:rsidRDefault="007949F6">
      <w:pPr>
        <w:pStyle w:val="Heading2"/>
        <w:rPr>
          <w:ins w:id="509" w:author="יפתח עמיר" w:date="2020-01-05T10:10:00Z"/>
          <w:rStyle w:val="Heading3Char"/>
        </w:rPr>
        <w:pPrChange w:id="510" w:author="יפתח עמיר" w:date="2020-01-05T10:10:00Z">
          <w:pPr>
            <w:pStyle w:val="Normal1"/>
          </w:pPr>
        </w:pPrChange>
      </w:pPr>
      <w:moveTo w:id="511" w:author="יפתח עמיר" w:date="2020-01-03T11:35:00Z">
        <w:r w:rsidRPr="006C6EBD">
          <w:rPr>
            <w:rStyle w:val="Heading3Char"/>
            <w:b/>
            <w:bCs/>
          </w:rPr>
          <w:t>Similarity and identification with STP stimuli</w:t>
        </w:r>
        <w:del w:id="512" w:author="יפתח עמיר" w:date="2020-01-05T10:10:00Z">
          <w:r w:rsidRPr="006C6EBD" w:rsidDel="006C6EBD">
            <w:rPr>
              <w:rStyle w:val="Heading3Char"/>
              <w:b/>
              <w:bCs/>
            </w:rPr>
            <w:delText xml:space="preserve">. </w:delText>
          </w:r>
        </w:del>
      </w:moveTo>
    </w:p>
    <w:p w14:paraId="2C116785" w14:textId="15E6FD5E" w:rsidR="007949F6" w:rsidRPr="00AE390E" w:rsidRDefault="007949F6" w:rsidP="007949F6">
      <w:pPr>
        <w:pStyle w:val="Normal1"/>
        <w:rPr>
          <w:moveTo w:id="513" w:author="יפתח עמיר" w:date="2020-01-03T11:35:00Z"/>
          <w:rStyle w:val="Heading3Char"/>
          <w:b w:val="0"/>
          <w:bCs w:val="0"/>
        </w:rPr>
      </w:pPr>
      <w:moveTo w:id="514" w:author="יפתח עמיר" w:date="2020-01-03T11:35:00Z">
        <w:r w:rsidRPr="00E15C94">
          <w:t>An important assumption underlying the STP framework broadly</w:t>
        </w:r>
        <w:r>
          <w:t>,</w:t>
        </w:r>
        <w:r w:rsidRPr="00E15C94">
          <w:t xml:space="preserve"> and the use of own-voice personalized thoughts to </w:t>
        </w:r>
        <w:r>
          <w:t>simulate/manipulate</w:t>
        </w:r>
        <w:r w:rsidRPr="00E15C94">
          <w:t xml:space="preserve"> internal source localization more specifically</w:t>
        </w:r>
        <w:r>
          <w:t>,</w:t>
        </w:r>
        <w:r w:rsidRPr="00E15C94">
          <w:t xml:space="preserve"> is embedded in the degree to which participants’ are indeed more likely to identify with simulated thoughts which subjectively “feel” </w:t>
        </w:r>
        <w:r>
          <w:t>similar</w:t>
        </w:r>
        <w:r w:rsidRPr="00E15C94">
          <w:t xml:space="preserve"> to their own internal dialogue/thoughts. Among </w:t>
        </w:r>
        <w:r>
          <w:t>57 participants in Study 2</w:t>
        </w:r>
        <w:r w:rsidRPr="00E15C94">
          <w:t>, we tested whether participants</w:t>
        </w:r>
        <w:r>
          <w:t>’</w:t>
        </w:r>
        <w:r w:rsidRPr="00E15C94">
          <w:t xml:space="preserve"> subjective </w:t>
        </w:r>
        <w:r w:rsidRPr="00E15C94">
          <w:lastRenderedPageBreak/>
          <w:t>report of the similarity (“</w:t>
        </w:r>
        <w:r>
          <w:t>To what degree were the sentences you heard similar to thoughts that pass through your mind?</w:t>
        </w:r>
        <w:r w:rsidRPr="00E15C94">
          <w:t>”) of STP stimuli significantly associated with the degree to which they identified (“</w:t>
        </w:r>
        <w:r>
          <w:t>To what degree did you feel that you identified with the sentences you heard?</w:t>
        </w:r>
        <w:r w:rsidRPr="00E15C94">
          <w:t xml:space="preserve">”) with those simulated thoughts. </w:t>
        </w:r>
        <w:r>
          <w:t>As predicted, the more similar STP own-voice stimuli were to each participant’s own internal dialogue/thoughts, the more likely they were to identify with the STP stimuli (</w:t>
        </w:r>
        <w:r w:rsidRPr="00BD7AD3">
          <w:rPr>
            <w:i/>
            <w:iCs/>
          </w:rPr>
          <w:t>r</w:t>
        </w:r>
        <w:r>
          <w:t xml:space="preserve">(57) = .816, </w:t>
        </w:r>
        <w:r w:rsidRPr="00976E5A">
          <w:rPr>
            <w:i/>
            <w:iCs/>
          </w:rPr>
          <w:t>p</w:t>
        </w:r>
        <w:r>
          <w:t xml:space="preserve"> &lt; .001)</w:t>
        </w:r>
        <w:r w:rsidRPr="00E15C94">
          <w:t xml:space="preserve"> (see S</w:t>
        </w:r>
        <w:r>
          <w:t>M for procedure details and SM Figure 1 for scatter plot</w:t>
        </w:r>
        <w:r w:rsidRPr="00E15C94">
          <w:t>).</w:t>
        </w:r>
      </w:moveTo>
    </w:p>
    <w:p w14:paraId="184639DA" w14:textId="77777777" w:rsidR="006C6EBD" w:rsidRPr="006C6EBD" w:rsidRDefault="007949F6">
      <w:pPr>
        <w:pStyle w:val="Heading2"/>
        <w:rPr>
          <w:ins w:id="515" w:author="יפתח עמיר" w:date="2020-01-05T10:11:00Z"/>
        </w:rPr>
        <w:pPrChange w:id="516" w:author="יפתח עמיר" w:date="2020-01-05T10:11:00Z">
          <w:pPr>
            <w:pStyle w:val="Normal1"/>
          </w:pPr>
        </w:pPrChange>
      </w:pPr>
      <w:moveTo w:id="517" w:author="יפתח עמיר" w:date="2020-01-03T11:35:00Z">
        <w:r w:rsidRPr="006C6EBD">
          <w:rPr>
            <w:rStyle w:val="Heading3Char"/>
            <w:b/>
            <w:bCs/>
          </w:rPr>
          <w:t>Association between emotional reactivity- and biased selective attention- to negative self-referential thoughts</w:t>
        </w:r>
        <w:del w:id="518" w:author="יפתח עמיר" w:date="2020-01-05T10:11:00Z">
          <w:r w:rsidRPr="006C6EBD" w:rsidDel="006C6EBD">
            <w:rPr>
              <w:rStyle w:val="Heading3Char"/>
              <w:b/>
              <w:bCs/>
            </w:rPr>
            <w:delText>.</w:delText>
          </w:r>
          <w:r w:rsidRPr="006C6EBD" w:rsidDel="006C6EBD">
            <w:delText xml:space="preserve"> </w:delText>
          </w:r>
        </w:del>
      </w:moveTo>
    </w:p>
    <w:p w14:paraId="32BD352E" w14:textId="7F3B129E" w:rsidR="007949F6" w:rsidRDefault="007949F6" w:rsidP="007949F6">
      <w:pPr>
        <w:pStyle w:val="Normal1"/>
        <w:rPr>
          <w:moveTo w:id="519" w:author="יפתח עמיר" w:date="2020-01-03T11:35:00Z"/>
        </w:rPr>
      </w:pPr>
      <w:moveTo w:id="520" w:author="יפתח עמיר" w:date="2020-01-03T11:35:00Z">
        <w:r>
          <w:rPr>
            <w:rFonts w:asciiTheme="majorBidi" w:hAnsiTheme="majorBidi"/>
          </w:rPr>
          <w:t xml:space="preserve">Utilizing the mediation framework from Study 1, we first tested </w:t>
        </w:r>
        <w:r>
          <w:t xml:space="preserve">the hypothesized association between emotional reactivity to one’s negative self-referential thoughts and biased selective attention to negative self-referential thoughts. </w:t>
        </w:r>
        <w:r>
          <w:rPr>
            <w:rFonts w:asciiTheme="majorBidi" w:hAnsiTheme="majorBidi"/>
          </w:rPr>
          <w:t xml:space="preserve">We examined the </w:t>
        </w:r>
        <w:r>
          <w:t>associat</w:t>
        </w:r>
        <w:r>
          <w:rPr>
            <w:rFonts w:asciiTheme="majorBidi" w:hAnsiTheme="majorBidi"/>
          </w:rPr>
          <w:t xml:space="preserve">ion between the predictor </w:t>
        </w:r>
        <w:r>
          <w:t xml:space="preserve">(negative or positive) emotional reactivity scores and M1 biased selective attention – i.e., path </w:t>
        </w:r>
        <w:r>
          <w:rPr>
            <w:i/>
            <w:iCs/>
          </w:rPr>
          <w:t>a</w:t>
        </w:r>
        <w:r w:rsidRPr="00F96275">
          <w:rPr>
            <w:vertAlign w:val="subscript"/>
          </w:rPr>
          <w:t>1</w:t>
        </w:r>
        <w:r>
          <w:t xml:space="preserve"> in the serial mediation model (see Figure 3)</w:t>
        </w:r>
        <w:r w:rsidRPr="00223DDC">
          <w:t>.</w:t>
        </w:r>
        <w:r>
          <w:t xml:space="preserve"> As in Study 1 and as predicted, negative emotional reactivity scores were associated with biased attention (</w:t>
        </w:r>
        <w:proofErr w:type="spellStart"/>
        <w:r w:rsidRPr="00F96275">
          <w:rPr>
            <w:i/>
            <w:iCs/>
          </w:rPr>
          <w:t>Coeff</w:t>
        </w:r>
        <w:proofErr w:type="spellEnd"/>
        <w:r>
          <w:t xml:space="preserve"> = 1.207, </w:t>
        </w:r>
        <w:proofErr w:type="spellStart"/>
        <w:r>
          <w:rPr>
            <w:i/>
            <w:iCs/>
          </w:rPr>
          <w:t>BootSE</w:t>
        </w:r>
        <w:proofErr w:type="spellEnd"/>
        <w:r>
          <w:t xml:space="preserve"> = </w:t>
        </w:r>
        <w:r w:rsidRPr="00F96275">
          <w:rPr>
            <w:i/>
            <w:iCs/>
          </w:rPr>
          <w:t>.</w:t>
        </w:r>
        <w:r>
          <w:rPr>
            <w:i/>
            <w:iCs/>
          </w:rPr>
          <w:t>422</w:t>
        </w:r>
        <w:r>
          <w:t xml:space="preserve">, </w:t>
        </w:r>
        <w:r>
          <w:rPr>
            <w:i/>
            <w:iCs/>
          </w:rPr>
          <w:t>BCa95%CI</w:t>
        </w:r>
        <w:r>
          <w:t xml:space="preserve"> = .371 to 2.035) (</w:t>
        </w:r>
        <w:proofErr w:type="gramStart"/>
        <w:r>
          <w:rPr>
            <w:i/>
            <w:iCs/>
          </w:rPr>
          <w:t>r</w:t>
        </w:r>
        <w:r>
          <w:t>(</w:t>
        </w:r>
        <w:proofErr w:type="gramEnd"/>
        <w:r>
          <w:t xml:space="preserve">74) = .271, </w:t>
        </w:r>
        <w:r>
          <w:rPr>
            <w:i/>
            <w:iCs/>
          </w:rPr>
          <w:t>p</w:t>
        </w:r>
        <w:r>
          <w:t xml:space="preserve"> = .020). Positive emotional reactivity scores were not associated with biased attention (</w:t>
        </w:r>
        <w:proofErr w:type="spellStart"/>
        <w:r w:rsidRPr="00F96275">
          <w:rPr>
            <w:i/>
            <w:iCs/>
          </w:rPr>
          <w:t>Coeff</w:t>
        </w:r>
        <w:proofErr w:type="spellEnd"/>
        <w:r>
          <w:t xml:space="preserve"> = -.002, </w:t>
        </w:r>
        <w:proofErr w:type="spellStart"/>
        <w:r>
          <w:rPr>
            <w:i/>
            <w:iCs/>
          </w:rPr>
          <w:t>BootSE</w:t>
        </w:r>
        <w:proofErr w:type="spellEnd"/>
        <w:r>
          <w:t xml:space="preserve"> = </w:t>
        </w:r>
        <w:r w:rsidRPr="0042035B">
          <w:t>.004</w:t>
        </w:r>
        <w:r>
          <w:t xml:space="preserve">, </w:t>
        </w:r>
        <w:r>
          <w:rPr>
            <w:i/>
            <w:iCs/>
          </w:rPr>
          <w:t>BCa95%CI</w:t>
        </w:r>
        <w:r>
          <w:t xml:space="preserve"> = </w:t>
        </w:r>
        <w:r>
          <w:rPr>
            <w:rFonts w:hint="cs"/>
            <w:rtl/>
          </w:rPr>
          <w:t>.</w:t>
        </w:r>
        <w:r>
          <w:t>004 to -.011) (</w:t>
        </w:r>
        <w:proofErr w:type="gramStart"/>
        <w:r>
          <w:rPr>
            <w:i/>
            <w:iCs/>
          </w:rPr>
          <w:t>r</w:t>
        </w:r>
        <w:r>
          <w:t>(</w:t>
        </w:r>
        <w:proofErr w:type="gramEnd"/>
        <w:r>
          <w:t xml:space="preserve">74) = .090, </w:t>
        </w:r>
        <w:r>
          <w:rPr>
            <w:i/>
            <w:iCs/>
          </w:rPr>
          <w:t>p</w:t>
        </w:r>
        <w:r>
          <w:t xml:space="preserve"> = .445).</w:t>
        </w:r>
      </w:moveTo>
    </w:p>
    <w:p w14:paraId="119A4723" w14:textId="77777777" w:rsidR="006C6EBD" w:rsidRPr="006C6EBD" w:rsidRDefault="007949F6">
      <w:pPr>
        <w:pStyle w:val="Heading2"/>
        <w:rPr>
          <w:ins w:id="521" w:author="יפתח עמיר" w:date="2020-01-05T10:11:00Z"/>
        </w:rPr>
        <w:pPrChange w:id="522" w:author="יפתח עמיר" w:date="2020-01-05T10:11:00Z">
          <w:pPr>
            <w:pStyle w:val="Normal1"/>
          </w:pPr>
        </w:pPrChange>
      </w:pPr>
      <w:moveTo w:id="523" w:author="יפתח עמיר" w:date="2020-01-03T11:35:00Z">
        <w:r w:rsidRPr="006C6EBD">
          <w:rPr>
            <w:rStyle w:val="Heading3Char"/>
            <w:b/>
            <w:bCs/>
          </w:rPr>
          <w:t>Association between biased selective attention to negative self-referential thoughts and cognitive vulnerability</w:t>
        </w:r>
        <w:del w:id="524" w:author="יפתח עמיר" w:date="2020-01-05T10:11:00Z">
          <w:r w:rsidRPr="006C6EBD" w:rsidDel="006C6EBD">
            <w:rPr>
              <w:rStyle w:val="Heading3Char"/>
              <w:b/>
              <w:bCs/>
            </w:rPr>
            <w:delText>.</w:delText>
          </w:r>
          <w:r w:rsidRPr="006C6EBD" w:rsidDel="006C6EBD">
            <w:delText xml:space="preserve"> </w:delText>
          </w:r>
        </w:del>
      </w:moveTo>
    </w:p>
    <w:p w14:paraId="1FADF3B7" w14:textId="40C646E3" w:rsidR="007949F6" w:rsidRDefault="007949F6" w:rsidP="007949F6">
      <w:pPr>
        <w:pStyle w:val="Normal1"/>
        <w:rPr>
          <w:moveTo w:id="525" w:author="יפתח עמיר" w:date="2020-01-03T11:35:00Z"/>
        </w:rPr>
      </w:pPr>
      <w:moveTo w:id="526" w:author="יפתח עמיר" w:date="2020-01-03T11:35:00Z">
        <w:r>
          <w:t xml:space="preserve">We next tested the association between biased selective attention and problems with repetitive negative thoughts. </w:t>
        </w:r>
        <w:r>
          <w:rPr>
            <w:rFonts w:asciiTheme="majorBidi" w:hAnsiTheme="majorBidi"/>
          </w:rPr>
          <w:t>We examined the association between M1</w:t>
        </w:r>
        <w:r>
          <w:t xml:space="preserve"> biased attention </w:t>
        </w:r>
        <w:r w:rsidRPr="00690343">
          <w:t xml:space="preserve">and </w:t>
        </w:r>
        <w:r>
          <w:t xml:space="preserve">M2 mediator </w:t>
        </w:r>
        <w:r>
          <w:rPr>
            <w:rFonts w:asciiTheme="majorBidi" w:hAnsiTheme="majorBidi"/>
          </w:rPr>
          <w:t>repetitive negative thinking, and separately brooding and worry</w:t>
        </w:r>
        <w:r>
          <w:t xml:space="preserve"> (alternate M2s) – i.e., path </w:t>
        </w:r>
        <w:r>
          <w:rPr>
            <w:i/>
            <w:iCs/>
          </w:rPr>
          <w:t>d</w:t>
        </w:r>
        <w:r w:rsidRPr="00F96275">
          <w:rPr>
            <w:vertAlign w:val="subscript"/>
          </w:rPr>
          <w:t>21</w:t>
        </w:r>
        <w:r>
          <w:t>. Negative emotional reactivity was the predictor in the model.</w:t>
        </w:r>
        <w:r>
          <w:rPr>
            <w:rFonts w:asciiTheme="majorBidi" w:hAnsiTheme="majorBidi"/>
          </w:rPr>
          <w:t xml:space="preserve"> Consistent with </w:t>
        </w:r>
        <w:r>
          <w:rPr>
            <w:rFonts w:asciiTheme="majorBidi" w:hAnsiTheme="majorBidi"/>
          </w:rPr>
          <w:lastRenderedPageBreak/>
          <w:t xml:space="preserve">Study 1 and as predicted, biased selective internal </w:t>
        </w:r>
        <w:r w:rsidRPr="00690343">
          <w:rPr>
            <w:rFonts w:asciiTheme="majorBidi" w:hAnsiTheme="majorBidi"/>
          </w:rPr>
          <w:t>attention</w:t>
        </w:r>
        <w:r w:rsidRPr="00F96275">
          <w:t xml:space="preserve"> score</w:t>
        </w:r>
        <w:r>
          <w:t>s</w:t>
        </w:r>
        <w:r w:rsidRPr="00690343">
          <w:t xml:space="preserve"> </w:t>
        </w:r>
        <w:r>
          <w:t>were significantly associated with repetitive negative thinking (</w:t>
        </w:r>
        <w:proofErr w:type="spellStart"/>
        <w:r>
          <w:rPr>
            <w:i/>
            <w:iCs/>
          </w:rPr>
          <w:t>Coeff</w:t>
        </w:r>
        <w:proofErr w:type="spellEnd"/>
        <w:r>
          <w:rPr>
            <w:i/>
            <w:iCs/>
          </w:rPr>
          <w:t xml:space="preserve"> </w:t>
        </w:r>
        <w:r>
          <w:t xml:space="preserve">= 1.477, </w:t>
        </w:r>
        <w:proofErr w:type="spellStart"/>
        <w:r>
          <w:rPr>
            <w:i/>
            <w:iCs/>
          </w:rPr>
          <w:t>BootSE</w:t>
        </w:r>
        <w:proofErr w:type="spellEnd"/>
        <w:r>
          <w:rPr>
            <w:i/>
            <w:iCs/>
          </w:rPr>
          <w:t xml:space="preserve"> </w:t>
        </w:r>
        <w:r>
          <w:t xml:space="preserve">= .682, </w:t>
        </w:r>
        <w:r>
          <w:rPr>
            <w:i/>
            <w:iCs/>
          </w:rPr>
          <w:t xml:space="preserve">BCa95%CI = </w:t>
        </w:r>
        <w:r>
          <w:t>.049 to 2.721) (</w:t>
        </w:r>
        <w:proofErr w:type="gramStart"/>
        <w:r>
          <w:rPr>
            <w:i/>
            <w:iCs/>
          </w:rPr>
          <w:t>r</w:t>
        </w:r>
        <w:r>
          <w:t>(</w:t>
        </w:r>
        <w:proofErr w:type="gramEnd"/>
        <w:r>
          <w:t xml:space="preserve">74) = .303, </w:t>
        </w:r>
        <w:r>
          <w:rPr>
            <w:i/>
            <w:iCs/>
          </w:rPr>
          <w:t>p</w:t>
        </w:r>
        <w:r>
          <w:t xml:space="preserve"> = .009). Also, consistent with Study 1, worry was not associated with biased selective attention (see SM). </w:t>
        </w:r>
        <w:r w:rsidRPr="00CF0E03">
          <w:t xml:space="preserve">Moreover, all models with worry as the second mediator showed non-significant associations in path </w:t>
        </w:r>
        <w:r w:rsidRPr="00CF0E03">
          <w:rPr>
            <w:i/>
            <w:iCs/>
          </w:rPr>
          <w:t>d</w:t>
        </w:r>
        <w:r w:rsidRPr="00CF0E03">
          <w:rPr>
            <w:vertAlign w:val="subscript"/>
          </w:rPr>
          <w:t>21</w:t>
        </w:r>
        <w:r>
          <w:t xml:space="preserve"> as well indirect effects</w:t>
        </w:r>
        <w:r w:rsidRPr="00CF0E03">
          <w:t xml:space="preserve"> </w:t>
        </w:r>
        <w:r>
          <w:t xml:space="preserve">(path </w:t>
        </w:r>
        <w:r w:rsidRPr="00CF0E03">
          <w:rPr>
            <w:i/>
            <w:iCs/>
          </w:rPr>
          <w:t>a</w:t>
        </w:r>
        <w:r w:rsidRPr="00CF0E03">
          <w:rPr>
            <w:vertAlign w:val="subscript"/>
          </w:rPr>
          <w:t>1</w:t>
        </w:r>
        <w:r w:rsidRPr="00CF0E03">
          <w:rPr>
            <w:i/>
            <w:iCs/>
          </w:rPr>
          <w:t>d</w:t>
        </w:r>
        <w:r w:rsidRPr="00CF0E03">
          <w:rPr>
            <w:vertAlign w:val="subscript"/>
          </w:rPr>
          <w:t>21</w:t>
        </w:r>
        <w:r w:rsidRPr="00CF0E03">
          <w:rPr>
            <w:i/>
            <w:iCs/>
          </w:rPr>
          <w:t>b</w:t>
        </w:r>
        <w:r w:rsidRPr="00CF0E03">
          <w:rPr>
            <w:vertAlign w:val="subscript"/>
          </w:rPr>
          <w:t>2</w:t>
        </w:r>
        <w:r>
          <w:t xml:space="preserve">; </w:t>
        </w:r>
        <w:r w:rsidRPr="00CF0E03">
          <w:t>see below)</w:t>
        </w:r>
        <w:r>
          <w:t>.</w:t>
        </w:r>
        <w:r w:rsidRPr="00CF0E03">
          <w:t xml:space="preserve"> </w:t>
        </w:r>
        <w:r>
          <w:t>Thus, f</w:t>
        </w:r>
        <w:r w:rsidRPr="00CF0E03">
          <w:t>or brevity</w:t>
        </w:r>
        <w:r>
          <w:t>,</w:t>
        </w:r>
        <w:r w:rsidRPr="00CF0E03">
          <w:t xml:space="preserve"> we do not further report on worry</w:t>
        </w:r>
        <w:r>
          <w:t xml:space="preserve"> here</w:t>
        </w:r>
        <w:r w:rsidRPr="00CF0E03">
          <w:t xml:space="preserve"> (but see </w:t>
        </w:r>
        <w:r>
          <w:t>Figure 5</w:t>
        </w:r>
        <w:r w:rsidRPr="00CF0E03">
          <w:t xml:space="preserve"> and SM for details).</w:t>
        </w:r>
      </w:moveTo>
    </w:p>
    <w:p w14:paraId="6F6B6A53" w14:textId="007E9135" w:rsidR="007949F6" w:rsidRDefault="007949F6" w:rsidP="007949F6">
      <w:pPr>
        <w:pStyle w:val="Normal1"/>
        <w:rPr>
          <w:moveTo w:id="527" w:author="יפתח עמיר" w:date="2020-01-03T11:35:00Z"/>
        </w:rPr>
      </w:pPr>
      <w:moveTo w:id="528" w:author="יפתח עמיר" w:date="2020-01-03T11:35:00Z">
        <w:r w:rsidRPr="00C21F39">
          <w:t>Inconsistent with Study 1</w:t>
        </w:r>
        <w:r w:rsidRPr="006E1E3A">
          <w:t>,</w:t>
        </w:r>
        <w:r>
          <w:t xml:space="preserve"> brooding was not associated with biased selective attention when negative emotion reactivity was the predictor in the serial mediation model (</w:t>
        </w:r>
        <w:proofErr w:type="spellStart"/>
        <w:r>
          <w:rPr>
            <w:i/>
            <w:iCs/>
          </w:rPr>
          <w:t>Coeff</w:t>
        </w:r>
        <w:proofErr w:type="spellEnd"/>
        <w:r>
          <w:rPr>
            <w:i/>
            <w:iCs/>
          </w:rPr>
          <w:t xml:space="preserve"> </w:t>
        </w:r>
        <w:r>
          <w:t xml:space="preserve">= .290, </w:t>
        </w:r>
        <w:proofErr w:type="spellStart"/>
        <w:r>
          <w:rPr>
            <w:i/>
            <w:iCs/>
          </w:rPr>
          <w:t>BootSE</w:t>
        </w:r>
        <w:proofErr w:type="spellEnd"/>
        <w:r>
          <w:rPr>
            <w:i/>
            <w:iCs/>
          </w:rPr>
          <w:t xml:space="preserve"> </w:t>
        </w:r>
        <w:r>
          <w:t xml:space="preserve">= .1640, </w:t>
        </w:r>
        <w:r>
          <w:rPr>
            <w:i/>
            <w:iCs/>
          </w:rPr>
          <w:t xml:space="preserve">BCa95%CI = </w:t>
        </w:r>
        <w:r>
          <w:t>-.061 to .583) (</w:t>
        </w:r>
        <w:proofErr w:type="gramStart"/>
        <w:r>
          <w:rPr>
            <w:i/>
            <w:iCs/>
          </w:rPr>
          <w:t>r</w:t>
        </w:r>
        <w:r>
          <w:t>(</w:t>
        </w:r>
        <w:proofErr w:type="gramEnd"/>
        <w:r>
          <w:t xml:space="preserve">74) = .296, </w:t>
        </w:r>
        <w:r>
          <w:rPr>
            <w:i/>
            <w:iCs/>
          </w:rPr>
          <w:t>p</w:t>
        </w:r>
        <w:r>
          <w:t xml:space="preserve"> = .011).  Indeed, Study 2 zero-order Pearson correlations between biased selective attention and brooding were significant and consistent with Study 1. The null </w:t>
        </w:r>
        <w:r>
          <w:rPr>
            <w:i/>
            <w:iCs/>
          </w:rPr>
          <w:t>d</w:t>
        </w:r>
        <w:r w:rsidRPr="00F96275">
          <w:rPr>
            <w:vertAlign w:val="subscript"/>
          </w:rPr>
          <w:t>21</w:t>
        </w:r>
        <w:r>
          <w:t xml:space="preserve"> path between biased selective internal and brooding (relative to repetitive negative thinking) in the serial mediation model was likely due to shared explained variance between </w:t>
        </w:r>
        <w:r w:rsidRPr="00F44E33">
          <w:t>negative emotional reactivity</w:t>
        </w:r>
        <w:r w:rsidRPr="005D6970">
          <w:t xml:space="preserve"> and </w:t>
        </w:r>
        <w:r>
          <w:t xml:space="preserve">biased selective internal attention with brooding </w:t>
        </w:r>
        <w:r>
          <w:fldChar w:fldCharType="begin" w:fldLock="1"/>
        </w:r>
      </w:moveTo>
      <w:r w:rsidR="00677C5B">
        <w:instrText>ADDIN CSL_CITATION {"citationItems":[{"id":"ITEM-1","itemData":{"ISBN":"978-1-60918-230-4 (Hardcover); 978-1-4625-1127-3 (PDF)","abstract":"This engaging book explains the fundamentals of mediation and moderation analysis and their integration as \"conditional process analysis.\" Procedures are described for testing hypotheses about the mechanisms by which causal effects operate, the conditions under which they occur, and the moderation of mechanisms. Relying on the principles of ordinary least squares regression, Andrew Hayes carefully explains the estimation and interpretation of direct and indirect effects, probing and visualization of interactions, and testing of questions about moderated mediation. Examples using data from published studies illustrate how to conduct and report the analyses described in the book. Of special value, the book introduces and documents PROCESS, a macro for SPSS and SAS that does all the computations described in the book. The authors website (www.afhayes.com) offers free downloads of PROCESS plus data files for the book's examples. (PsycINFO Database Record (c) 2016 APA, all rights reserved)","author":[{"dropping-particle":"","family":"Hayes","given":"Andrew F","non-dropping-particle":"","parse-names":false,"suffix":""}],"collection-title":"Methodology in the social sciences.","container-title":"Introduction to mediation, moderation, and conditional process analysis: A regression-based approach.","id":"ITEM-1","issued":{"date-parts":[["2013"]]},"number-of-pages":"xvii, 507-xvii, 507","publisher":"Guilford Press","publisher-place":"New York,  NY,  US","title":"Introduction to mediation, moderation, and conditional process analysis: A regression-based approach.","type":"book"},"uris":["http://www.mendeley.com/documents/?uuid=5fad01ff-eb9e-4971-81fe-0b0874457fb7"]}],"mendeley":{"formattedCitation":"(Hayes, 2013)","plainTextFormattedCitation":"(Hayes, 2013)","previouslyFormattedCitation":"(Hayes, 2013)"},"properties":{"noteIndex":0},"schema":"https://github.com/citation-style-language/schema/raw/master/csl-citation.json"}</w:instrText>
      </w:r>
      <w:moveTo w:id="529" w:author="יפתח עמיר" w:date="2020-01-03T11:35:00Z">
        <w:r>
          <w:fldChar w:fldCharType="separate"/>
        </w:r>
      </w:moveTo>
      <w:r w:rsidR="008E3451" w:rsidRPr="008E3451">
        <w:rPr>
          <w:noProof/>
        </w:rPr>
        <w:t>(Hayes, 2013)</w:t>
      </w:r>
      <w:moveTo w:id="530" w:author="יפתח עמיר" w:date="2020-01-03T11:35:00Z">
        <w:r>
          <w:fldChar w:fldCharType="end"/>
        </w:r>
        <w:r>
          <w:t>. Indeed, when positive emotion reactivity was the predictor in the same serial mediation model, we found significant associations between biased selective attention and repetitive negative thinking (</w:t>
        </w:r>
        <w:proofErr w:type="spellStart"/>
        <w:r>
          <w:rPr>
            <w:i/>
            <w:iCs/>
          </w:rPr>
          <w:t>Coeff</w:t>
        </w:r>
        <w:proofErr w:type="spellEnd"/>
        <w:r>
          <w:rPr>
            <w:i/>
            <w:iCs/>
          </w:rPr>
          <w:t xml:space="preserve"> </w:t>
        </w:r>
        <w:r>
          <w:t xml:space="preserve">= 171.416, </w:t>
        </w:r>
        <w:proofErr w:type="spellStart"/>
        <w:r>
          <w:rPr>
            <w:i/>
            <w:iCs/>
          </w:rPr>
          <w:t>BootSE</w:t>
        </w:r>
        <w:proofErr w:type="spellEnd"/>
        <w:r>
          <w:rPr>
            <w:i/>
            <w:iCs/>
          </w:rPr>
          <w:t xml:space="preserve"> </w:t>
        </w:r>
        <w:r>
          <w:t xml:space="preserve">= 63.475, </w:t>
        </w:r>
        <w:r>
          <w:rPr>
            <w:i/>
            <w:iCs/>
          </w:rPr>
          <w:t xml:space="preserve">BCa95%CI = </w:t>
        </w:r>
        <w:r>
          <w:t>39.006 to 293.543) and brooding (</w:t>
        </w:r>
        <w:proofErr w:type="spellStart"/>
        <w:r>
          <w:rPr>
            <w:i/>
            <w:iCs/>
          </w:rPr>
          <w:t>Coeff</w:t>
        </w:r>
        <w:proofErr w:type="spellEnd"/>
        <w:r>
          <w:rPr>
            <w:i/>
            <w:iCs/>
          </w:rPr>
          <w:t xml:space="preserve"> </w:t>
        </w:r>
        <w:r>
          <w:t xml:space="preserve">= .385, </w:t>
        </w:r>
        <w:proofErr w:type="spellStart"/>
        <w:r>
          <w:rPr>
            <w:i/>
            <w:iCs/>
          </w:rPr>
          <w:t>BootSE</w:t>
        </w:r>
        <w:proofErr w:type="spellEnd"/>
        <w:r>
          <w:rPr>
            <w:i/>
            <w:iCs/>
          </w:rPr>
          <w:t xml:space="preserve"> </w:t>
        </w:r>
        <w:r>
          <w:t xml:space="preserve">= .147, </w:t>
        </w:r>
        <w:r>
          <w:rPr>
            <w:i/>
            <w:iCs/>
          </w:rPr>
          <w:t xml:space="preserve">BCa95%CI = </w:t>
        </w:r>
        <w:r>
          <w:t>.074 to .661), and again, not worry (</w:t>
        </w:r>
        <w:proofErr w:type="spellStart"/>
        <w:r>
          <w:rPr>
            <w:i/>
            <w:iCs/>
          </w:rPr>
          <w:t>Coeff</w:t>
        </w:r>
        <w:proofErr w:type="spellEnd"/>
        <w:r>
          <w:rPr>
            <w:i/>
            <w:iCs/>
          </w:rPr>
          <w:t xml:space="preserve"> </w:t>
        </w:r>
        <w:r>
          <w:t xml:space="preserve">= .824, </w:t>
        </w:r>
        <w:proofErr w:type="spellStart"/>
        <w:r>
          <w:rPr>
            <w:i/>
            <w:iCs/>
          </w:rPr>
          <w:t>BootSE</w:t>
        </w:r>
        <w:proofErr w:type="spellEnd"/>
        <w:r>
          <w:rPr>
            <w:i/>
            <w:iCs/>
          </w:rPr>
          <w:t xml:space="preserve"> </w:t>
        </w:r>
        <w:r>
          <w:t xml:space="preserve">= .729, </w:t>
        </w:r>
        <w:r>
          <w:rPr>
            <w:i/>
            <w:iCs/>
          </w:rPr>
          <w:t xml:space="preserve">BCa95%CI = </w:t>
        </w:r>
        <w:r>
          <w:t xml:space="preserve">-.685 to 2.171). </w:t>
        </w:r>
      </w:moveTo>
    </w:p>
    <w:p w14:paraId="188AA16E" w14:textId="77777777" w:rsidR="006C6EBD" w:rsidRPr="006C6EBD" w:rsidRDefault="007949F6">
      <w:pPr>
        <w:pStyle w:val="Heading2"/>
        <w:rPr>
          <w:ins w:id="531" w:author="יפתח עמיר" w:date="2020-01-05T10:11:00Z"/>
        </w:rPr>
        <w:pPrChange w:id="532" w:author="יפתח עמיר" w:date="2020-01-05T10:11:00Z">
          <w:pPr>
            <w:pStyle w:val="Normal1"/>
          </w:pPr>
        </w:pPrChange>
      </w:pPr>
      <w:moveTo w:id="533" w:author="יפתח עמיר" w:date="2020-01-03T11:35:00Z">
        <w:r w:rsidRPr="006C6EBD">
          <w:rPr>
            <w:rStyle w:val="Heading3Char"/>
            <w:b/>
            <w:bCs/>
          </w:rPr>
          <w:t>Association between biased selective attention to negative self-referential thoughts and depression and anxiety symptoms</w:t>
        </w:r>
        <w:del w:id="534" w:author="יפתח עמיר" w:date="2020-01-05T10:11:00Z">
          <w:r w:rsidRPr="006C6EBD" w:rsidDel="006C6EBD">
            <w:rPr>
              <w:rStyle w:val="Heading3Char"/>
              <w:b/>
              <w:bCs/>
            </w:rPr>
            <w:delText>.</w:delText>
          </w:r>
          <w:r w:rsidRPr="006C6EBD" w:rsidDel="006C6EBD">
            <w:delText xml:space="preserve"> </w:delText>
          </w:r>
        </w:del>
      </w:moveTo>
    </w:p>
    <w:p w14:paraId="06DAF0DC" w14:textId="52EAE61C" w:rsidR="007949F6" w:rsidRDefault="007949F6" w:rsidP="007949F6">
      <w:pPr>
        <w:pStyle w:val="Normal1"/>
        <w:rPr>
          <w:moveTo w:id="535" w:author="יפתח עמיר" w:date="2020-01-03T11:35:00Z"/>
        </w:rPr>
      </w:pPr>
      <w:proofErr w:type="gramStart"/>
      <w:moveTo w:id="536" w:author="יפתח עמיר" w:date="2020-01-03T11:35:00Z">
        <w:r>
          <w:t>Similar to</w:t>
        </w:r>
        <w:proofErr w:type="gramEnd"/>
        <w:r>
          <w:t xml:space="preserve"> Study 1 and </w:t>
        </w:r>
        <w:r>
          <w:rPr>
            <w:rFonts w:asciiTheme="majorBidi" w:hAnsiTheme="majorBidi"/>
          </w:rPr>
          <w:t xml:space="preserve">inconsistent with prediction, </w:t>
        </w:r>
        <w:r>
          <w:t xml:space="preserve">there was no direct significant association </w:t>
        </w:r>
        <w:r w:rsidRPr="00690343">
          <w:t xml:space="preserve">between </w:t>
        </w:r>
        <w:r>
          <w:t>biased selective internal attention</w:t>
        </w:r>
        <w:r w:rsidRPr="00690343">
          <w:t xml:space="preserve"> scores</w:t>
        </w:r>
        <w:r>
          <w:t xml:space="preserve"> and depression or anxiety symptoms (see SM) with either positive or negative emotional reactivity as predictor.</w:t>
        </w:r>
      </w:moveTo>
    </w:p>
    <w:p w14:paraId="29B8A6B4" w14:textId="77777777" w:rsidR="006C6EBD" w:rsidRPr="006C6EBD" w:rsidRDefault="007949F6">
      <w:pPr>
        <w:pStyle w:val="Heading2"/>
        <w:rPr>
          <w:ins w:id="537" w:author="יפתח עמיר" w:date="2020-01-05T10:11:00Z"/>
        </w:rPr>
        <w:pPrChange w:id="538" w:author="יפתח עמיר" w:date="2020-01-05T10:11:00Z">
          <w:pPr>
            <w:pStyle w:val="Normal1"/>
            <w:spacing w:after="0"/>
          </w:pPr>
        </w:pPrChange>
      </w:pPr>
      <w:moveTo w:id="539" w:author="יפתח עמיר" w:date="2020-01-03T11:35:00Z">
        <w:r w:rsidRPr="006C6EBD">
          <w:rPr>
            <w:rStyle w:val="Heading3Char"/>
            <w:b/>
            <w:bCs/>
          </w:rPr>
          <w:lastRenderedPageBreak/>
          <w:t>Serial mediation of emotional reactivity and depression and anxiety by biased selective attention to negative thoughts and negative repetitive thinking</w:t>
        </w:r>
        <w:del w:id="540" w:author="יפתח עמיר" w:date="2020-01-05T10:11:00Z">
          <w:r w:rsidRPr="006C6EBD" w:rsidDel="006C6EBD">
            <w:rPr>
              <w:rStyle w:val="Heading3Char"/>
              <w:b/>
              <w:bCs/>
            </w:rPr>
            <w:delText>.</w:delText>
          </w:r>
          <w:r w:rsidRPr="006C6EBD" w:rsidDel="006C6EBD">
            <w:delText xml:space="preserve"> </w:delText>
          </w:r>
        </w:del>
      </w:moveTo>
    </w:p>
    <w:p w14:paraId="1856E165" w14:textId="02F26FD3" w:rsidR="007949F6" w:rsidRPr="00003B86" w:rsidRDefault="007949F6" w:rsidP="007949F6">
      <w:pPr>
        <w:pStyle w:val="Normal1"/>
        <w:spacing w:after="0"/>
        <w:rPr>
          <w:moveTo w:id="541" w:author="יפתח עמיר" w:date="2020-01-03T11:35:00Z"/>
          <w:rFonts w:asciiTheme="majorBidi" w:hAnsiTheme="majorBidi"/>
        </w:rPr>
      </w:pPr>
      <w:moveTo w:id="542" w:author="יפתח עמיר" w:date="2020-01-03T11:35:00Z">
        <w:r>
          <w:t xml:space="preserve">Finally, we tested a serial mediation path identical to Study 1, except that biased selective internal attention was included in the model as M1 rather than the difficulty disengaging attention from negative self-referential </w:t>
        </w:r>
        <w:r w:rsidRPr="00776B91">
          <w:t>thoughts</w:t>
        </w:r>
        <w:r w:rsidRPr="002717F5">
          <w:t>. Below we report findings for serial mediation per tested form of cognitive vulnerability (M2).</w:t>
        </w:r>
        <w:r w:rsidRPr="00776B91">
          <w:t xml:space="preserve"> First</w:t>
        </w:r>
        <w:r>
          <w:t xml:space="preserve">, as in Study 1 and as predicted, </w:t>
        </w:r>
        <w:r>
          <w:rPr>
            <w:rFonts w:asciiTheme="majorBidi" w:hAnsiTheme="majorBidi"/>
          </w:rPr>
          <w:t xml:space="preserve">we observed a significant positive serial indirect path </w:t>
        </w:r>
        <w:r w:rsidRPr="00DB3750">
          <w:rPr>
            <w:rFonts w:asciiTheme="majorBidi" w:hAnsiTheme="majorBidi"/>
          </w:rPr>
          <w:t xml:space="preserve">of </w:t>
        </w:r>
        <w:r>
          <w:t xml:space="preserve">M1 </w:t>
        </w:r>
        <w:r>
          <w:rPr>
            <w:rFonts w:asciiTheme="majorBidi" w:hAnsiTheme="majorBidi"/>
          </w:rPr>
          <w:t>biased selective attention and</w:t>
        </w:r>
        <w:r>
          <w:t xml:space="preserve"> M2</w:t>
        </w:r>
        <w:r>
          <w:rPr>
            <w:rFonts w:asciiTheme="majorBidi" w:hAnsiTheme="majorBidi"/>
          </w:rPr>
          <w:t xml:space="preserve"> repetitive negative thinking mediating the relations between </w:t>
        </w:r>
        <w:r>
          <w:t xml:space="preserve">negative </w:t>
        </w:r>
        <w:r>
          <w:rPr>
            <w:rFonts w:asciiTheme="majorBidi" w:hAnsiTheme="majorBidi"/>
          </w:rPr>
          <w:t>emotional reactivity and depression</w:t>
        </w:r>
        <w:r>
          <w:t xml:space="preserve"> </w:t>
        </w:r>
        <w:r>
          <w:rPr>
            <w:rFonts w:asciiTheme="majorBidi" w:hAnsiTheme="majorBidi"/>
          </w:rPr>
          <w:t>(</w:t>
        </w:r>
        <w:r>
          <w:rPr>
            <w:rFonts w:asciiTheme="majorBidi" w:hAnsiTheme="majorBidi"/>
            <w:i/>
            <w:iCs/>
          </w:rPr>
          <w:t>Effect</w:t>
        </w:r>
        <w:r>
          <w:rPr>
            <w:rFonts w:asciiTheme="majorBidi" w:hAnsiTheme="majorBidi"/>
          </w:rPr>
          <w:t xml:space="preserve"> = .268, </w:t>
        </w:r>
        <w:proofErr w:type="spellStart"/>
        <w:r>
          <w:rPr>
            <w:rFonts w:asciiTheme="majorBidi" w:hAnsiTheme="majorBidi"/>
            <w:i/>
            <w:iCs/>
          </w:rPr>
          <w:t>BootSE</w:t>
        </w:r>
        <w:proofErr w:type="spellEnd"/>
        <w:r>
          <w:rPr>
            <w:rFonts w:asciiTheme="majorBidi" w:hAnsiTheme="majorBidi"/>
            <w:i/>
            <w:iCs/>
          </w:rPr>
          <w:t xml:space="preserve"> </w:t>
        </w:r>
        <w:r>
          <w:rPr>
            <w:rFonts w:asciiTheme="majorBidi" w:hAnsiTheme="majorBidi"/>
          </w:rPr>
          <w:t xml:space="preserve">= .179, </w:t>
        </w:r>
        <w:r w:rsidRPr="00FC2A89">
          <w:rPr>
            <w:rFonts w:asciiTheme="majorBidi" w:hAnsiTheme="majorBidi"/>
            <w:i/>
            <w:iCs/>
          </w:rPr>
          <w:t>BCa95%CI</w:t>
        </w:r>
        <w:r>
          <w:rPr>
            <w:rFonts w:asciiTheme="majorBidi" w:hAnsiTheme="majorBidi"/>
          </w:rPr>
          <w:t xml:space="preserve">: .037 to .831). </w:t>
        </w:r>
        <w:r>
          <w:t xml:space="preserve">Likewise, </w:t>
        </w:r>
        <w:r>
          <w:rPr>
            <w:rFonts w:asciiTheme="majorBidi" w:hAnsiTheme="majorBidi"/>
          </w:rPr>
          <w:t xml:space="preserve">serial mediation was observed </w:t>
        </w:r>
        <w:r w:rsidRPr="002A3CA6">
          <w:rPr>
            <w:rFonts w:asciiTheme="majorBidi" w:hAnsiTheme="majorBidi"/>
          </w:rPr>
          <w:t>with respect to anxiety symptoms</w:t>
        </w:r>
        <w:r>
          <w:t xml:space="preserve"> </w:t>
        </w:r>
        <w:r w:rsidRPr="002A3CA6">
          <w:rPr>
            <w:rFonts w:asciiTheme="majorBidi" w:hAnsiTheme="majorBidi"/>
          </w:rPr>
          <w:t>(</w:t>
        </w:r>
        <w:r w:rsidRPr="002A3CA6">
          <w:rPr>
            <w:rFonts w:asciiTheme="majorBidi" w:hAnsiTheme="majorBidi"/>
            <w:i/>
            <w:iCs/>
          </w:rPr>
          <w:t xml:space="preserve">Effect </w:t>
        </w:r>
        <w:r w:rsidRPr="002A3CA6">
          <w:rPr>
            <w:rFonts w:asciiTheme="majorBidi" w:hAnsiTheme="majorBidi"/>
          </w:rPr>
          <w:t>= .</w:t>
        </w:r>
        <w:r>
          <w:rPr>
            <w:rFonts w:asciiTheme="majorBidi" w:hAnsiTheme="majorBidi"/>
          </w:rPr>
          <w:t>636</w:t>
        </w:r>
        <w:r w:rsidRPr="002A3CA6">
          <w:rPr>
            <w:rFonts w:asciiTheme="majorBidi" w:hAnsiTheme="majorBidi"/>
          </w:rPr>
          <w:t xml:space="preserve">, </w:t>
        </w:r>
        <w:proofErr w:type="spellStart"/>
        <w:r w:rsidRPr="002A3CA6">
          <w:rPr>
            <w:rFonts w:asciiTheme="majorBidi" w:hAnsiTheme="majorBidi"/>
            <w:i/>
            <w:iCs/>
          </w:rPr>
          <w:t>BootSE</w:t>
        </w:r>
        <w:proofErr w:type="spellEnd"/>
        <w:r w:rsidRPr="002A3CA6">
          <w:rPr>
            <w:rFonts w:asciiTheme="majorBidi" w:hAnsiTheme="majorBidi"/>
            <w:i/>
            <w:iCs/>
          </w:rPr>
          <w:t xml:space="preserve"> </w:t>
        </w:r>
        <w:r w:rsidRPr="002A3CA6">
          <w:rPr>
            <w:rFonts w:asciiTheme="majorBidi" w:hAnsiTheme="majorBidi"/>
          </w:rPr>
          <w:t>= .</w:t>
        </w:r>
        <w:r>
          <w:rPr>
            <w:rFonts w:asciiTheme="majorBidi" w:hAnsiTheme="majorBidi"/>
          </w:rPr>
          <w:t>464</w:t>
        </w:r>
        <w:r w:rsidRPr="002A3CA6">
          <w:rPr>
            <w:rFonts w:asciiTheme="majorBidi" w:hAnsiTheme="majorBidi"/>
          </w:rPr>
          <w:t xml:space="preserve">, </w:t>
        </w:r>
        <w:r w:rsidRPr="002A3CA6">
          <w:rPr>
            <w:rFonts w:asciiTheme="majorBidi" w:hAnsiTheme="majorBidi"/>
            <w:i/>
            <w:iCs/>
          </w:rPr>
          <w:t>BCa95%CI</w:t>
        </w:r>
        <w:r w:rsidRPr="002A3CA6">
          <w:rPr>
            <w:rFonts w:asciiTheme="majorBidi" w:hAnsiTheme="majorBidi"/>
          </w:rPr>
          <w:t>: .</w:t>
        </w:r>
        <w:r>
          <w:rPr>
            <w:rFonts w:asciiTheme="majorBidi" w:hAnsiTheme="majorBidi"/>
          </w:rPr>
          <w:t>087</w:t>
        </w:r>
        <w:r w:rsidRPr="002A3CA6">
          <w:rPr>
            <w:rFonts w:asciiTheme="majorBidi" w:hAnsiTheme="majorBidi"/>
          </w:rPr>
          <w:t xml:space="preserve"> to </w:t>
        </w:r>
        <w:r>
          <w:rPr>
            <w:rFonts w:asciiTheme="majorBidi" w:hAnsiTheme="majorBidi"/>
          </w:rPr>
          <w:t>2.181</w:t>
        </w:r>
        <w:r w:rsidRPr="002A3CA6">
          <w:rPr>
            <w:rFonts w:asciiTheme="majorBidi" w:hAnsiTheme="majorBidi"/>
          </w:rPr>
          <w:t>).</w:t>
        </w:r>
        <w:r>
          <w:rPr>
            <w:rFonts w:asciiTheme="majorBidi" w:hAnsiTheme="majorBidi"/>
          </w:rPr>
          <w:t xml:space="preserve"> Second, as in Study 1 and as predicted, for brooding as M2 we observed significant </w:t>
        </w:r>
        <w:r w:rsidRPr="002A3CA6">
          <w:rPr>
            <w:rFonts w:asciiTheme="majorBidi" w:hAnsiTheme="majorBidi"/>
          </w:rPr>
          <w:t xml:space="preserve">serial indirect effects </w:t>
        </w:r>
        <w:r>
          <w:t>when</w:t>
        </w:r>
        <w:r w:rsidRPr="002A3CA6">
          <w:rPr>
            <w:rFonts w:asciiTheme="majorBidi" w:hAnsiTheme="majorBidi"/>
          </w:rPr>
          <w:t xml:space="preserve"> </w:t>
        </w:r>
        <w:r>
          <w:rPr>
            <w:rFonts w:asciiTheme="majorBidi" w:hAnsiTheme="majorBidi"/>
          </w:rPr>
          <w:t>anxiety was the outcome</w:t>
        </w:r>
        <w:r w:rsidRPr="002A3CA6">
          <w:rPr>
            <w:rFonts w:asciiTheme="majorBidi" w:hAnsiTheme="majorBidi"/>
          </w:rPr>
          <w:t xml:space="preserve"> </w:t>
        </w:r>
        <w:r>
          <w:t>(</w:t>
        </w:r>
        <w:r>
          <w:rPr>
            <w:rFonts w:asciiTheme="majorBidi" w:hAnsiTheme="majorBidi"/>
            <w:i/>
            <w:iCs/>
          </w:rPr>
          <w:t>Effect</w:t>
        </w:r>
        <w:r>
          <w:rPr>
            <w:rFonts w:asciiTheme="majorBidi" w:hAnsiTheme="majorBidi"/>
          </w:rPr>
          <w:t xml:space="preserve"> = .421, </w:t>
        </w:r>
        <w:proofErr w:type="spellStart"/>
        <w:r>
          <w:rPr>
            <w:rFonts w:asciiTheme="majorBidi" w:hAnsiTheme="majorBidi"/>
            <w:i/>
            <w:iCs/>
          </w:rPr>
          <w:t>BootSE</w:t>
        </w:r>
        <w:proofErr w:type="spellEnd"/>
        <w:r>
          <w:rPr>
            <w:rFonts w:asciiTheme="majorBidi" w:hAnsiTheme="majorBidi"/>
            <w:i/>
            <w:iCs/>
          </w:rPr>
          <w:t xml:space="preserve"> </w:t>
        </w:r>
        <w:r>
          <w:rPr>
            <w:rFonts w:asciiTheme="majorBidi" w:hAnsiTheme="majorBidi"/>
          </w:rPr>
          <w:t xml:space="preserve">= .303, </w:t>
        </w:r>
        <w:r w:rsidRPr="00FC2A89">
          <w:rPr>
            <w:rFonts w:asciiTheme="majorBidi" w:hAnsiTheme="majorBidi"/>
            <w:i/>
            <w:iCs/>
          </w:rPr>
          <w:t>BCa95%CI</w:t>
        </w:r>
        <w:r>
          <w:rPr>
            <w:rFonts w:asciiTheme="majorBidi" w:hAnsiTheme="majorBidi"/>
          </w:rPr>
          <w:t>: .003 to 1.299</w:t>
        </w:r>
        <w:r>
          <w:t>) although not for depression (</w:t>
        </w:r>
        <w:r>
          <w:rPr>
            <w:rFonts w:asciiTheme="majorBidi" w:hAnsiTheme="majorBidi"/>
            <w:i/>
            <w:iCs/>
          </w:rPr>
          <w:t>Effect</w:t>
        </w:r>
        <w:r>
          <w:rPr>
            <w:rFonts w:asciiTheme="majorBidi" w:hAnsiTheme="majorBidi"/>
          </w:rPr>
          <w:t xml:space="preserve"> = .237, </w:t>
        </w:r>
        <w:proofErr w:type="spellStart"/>
        <w:r>
          <w:rPr>
            <w:rFonts w:asciiTheme="majorBidi" w:hAnsiTheme="majorBidi"/>
            <w:i/>
            <w:iCs/>
          </w:rPr>
          <w:t>BootSE</w:t>
        </w:r>
        <w:proofErr w:type="spellEnd"/>
        <w:r>
          <w:rPr>
            <w:rFonts w:asciiTheme="majorBidi" w:hAnsiTheme="majorBidi"/>
            <w:i/>
            <w:iCs/>
          </w:rPr>
          <w:t xml:space="preserve"> </w:t>
        </w:r>
        <w:r>
          <w:rPr>
            <w:rFonts w:asciiTheme="majorBidi" w:hAnsiTheme="majorBidi"/>
          </w:rPr>
          <w:t xml:space="preserve">= .161, </w:t>
        </w:r>
        <w:r w:rsidRPr="00FC2A89">
          <w:rPr>
            <w:rFonts w:asciiTheme="majorBidi" w:hAnsiTheme="majorBidi"/>
            <w:i/>
            <w:iCs/>
          </w:rPr>
          <w:t>BCa95%CI</w:t>
        </w:r>
        <w:r>
          <w:rPr>
            <w:rFonts w:asciiTheme="majorBidi" w:hAnsiTheme="majorBidi"/>
          </w:rPr>
          <w:t>: -.005 to .654). Finally,</w:t>
        </w:r>
        <w:r w:rsidRPr="00C31A0A">
          <w:rPr>
            <w:highlight w:val="yellow"/>
          </w:rPr>
          <w:t xml:space="preserve"> </w:t>
        </w:r>
        <w:r w:rsidRPr="006E1E3A">
          <w:t>as in Study 1</w:t>
        </w:r>
        <w:r>
          <w:t xml:space="preserve"> and as expected</w:t>
        </w:r>
        <w:r w:rsidRPr="00C31A0A">
          <w:t>,</w:t>
        </w:r>
        <w:r>
          <w:t xml:space="preserve"> no significant serial indirect effects were observed in models wherein positive emotional reactivity was the predictor (see SM for details).</w:t>
        </w:r>
        <w:r>
          <w:rPr>
            <w:rFonts w:asciiTheme="majorBidi" w:hAnsiTheme="majorBidi"/>
          </w:rPr>
          <w:t xml:space="preserve">  </w:t>
        </w:r>
      </w:moveTo>
    </w:p>
    <w:p w14:paraId="66C101FE" w14:textId="77777777" w:rsidR="006C6EBD" w:rsidRPr="003E4803" w:rsidRDefault="007949F6">
      <w:pPr>
        <w:pStyle w:val="Heading2"/>
        <w:rPr>
          <w:ins w:id="543" w:author="יפתח עמיר" w:date="2020-01-05T10:11:00Z"/>
        </w:rPr>
        <w:pPrChange w:id="544" w:author="יפתח עמיר" w:date="2020-01-05T10:11:00Z">
          <w:pPr>
            <w:outlineLvl w:val="9"/>
          </w:pPr>
        </w:pPrChange>
      </w:pPr>
      <w:moveTo w:id="545" w:author="יפתח עמיר" w:date="2020-01-03T11:35:00Z">
        <w:r w:rsidRPr="006C6EBD">
          <w:rPr>
            <w:rStyle w:val="Heading3Char"/>
            <w:b/>
            <w:bCs/>
          </w:rPr>
          <w:t>Sensi</w:t>
        </w:r>
        <w:r w:rsidRPr="00C75E29">
          <w:rPr>
            <w:rStyle w:val="Heading3Char"/>
            <w:b/>
            <w:bCs/>
          </w:rPr>
          <w:t xml:space="preserve">tivity analysis: </w:t>
        </w:r>
        <w:r w:rsidRPr="003E4803">
          <w:rPr>
            <w:rStyle w:val="Heading3Char"/>
            <w:b/>
            <w:bCs/>
          </w:rPr>
          <w:t>Ruling out alternative accounts of observed effects</w:t>
        </w:r>
        <w:del w:id="546" w:author="יפתח עמיר" w:date="2020-01-05T10:11:00Z">
          <w:r w:rsidRPr="003E4803" w:rsidDel="006C6EBD">
            <w:rPr>
              <w:rStyle w:val="Heading3Char"/>
              <w:b/>
              <w:bCs/>
            </w:rPr>
            <w:delText>.</w:delText>
          </w:r>
          <w:r w:rsidRPr="003E4803" w:rsidDel="006C6EBD">
            <w:delText xml:space="preserve"> </w:delText>
          </w:r>
        </w:del>
      </w:moveTo>
    </w:p>
    <w:p w14:paraId="58119F61" w14:textId="28C51FCE" w:rsidR="007949F6" w:rsidRDefault="007949F6" w:rsidP="007949F6">
      <w:pPr>
        <w:outlineLvl w:val="9"/>
        <w:rPr>
          <w:moveTo w:id="547" w:author="יפתח עמיר" w:date="2020-01-03T11:35:00Z"/>
          <w:rStyle w:val="Heading3Char"/>
          <w:highlight w:val="yellow"/>
        </w:rPr>
      </w:pPr>
      <w:moveTo w:id="548" w:author="יפתח עמיר" w:date="2020-01-03T11:35:00Z">
        <w:r>
          <w:rPr>
            <w:rFonts w:asciiTheme="majorBidi" w:hAnsiTheme="majorBidi"/>
          </w:rPr>
          <w:t xml:space="preserve">As in Study 1, we ran additional analyses to rule out that observed serial mediation results were accounted </w:t>
        </w:r>
        <w:r w:rsidRPr="005B601A">
          <w:rPr>
            <w:rFonts w:asciiTheme="majorBidi" w:hAnsiTheme="majorBidi"/>
          </w:rPr>
          <w:t xml:space="preserve">for </w:t>
        </w:r>
        <w:r w:rsidRPr="00863ECC">
          <w:rPr>
            <w:rFonts w:asciiTheme="majorBidi" w:hAnsiTheme="majorBidi"/>
          </w:rPr>
          <w:t xml:space="preserve">by </w:t>
        </w:r>
        <w:r>
          <w:rPr>
            <w:rFonts w:asciiTheme="majorBidi" w:hAnsiTheme="majorBidi"/>
          </w:rPr>
          <w:t>individual differences in task performance or accuracy due to a</w:t>
        </w:r>
        <w:r w:rsidRPr="00863ECC">
          <w:t xml:space="preserve"> general neurocognitive dysfunction affecting the ability to </w:t>
        </w:r>
        <w:r>
          <w:t>divide</w:t>
        </w:r>
        <w:r w:rsidRPr="0027365A">
          <w:t xml:space="preserve"> attention </w:t>
        </w:r>
        <w:r>
          <w:t>between</w:t>
        </w:r>
        <w:r w:rsidRPr="0027365A">
          <w:t xml:space="preserve"> </w:t>
        </w:r>
        <w:r>
          <w:t xml:space="preserve">dichotic channels rather than the theorized differential internal attentional processing of </w:t>
        </w:r>
        <w:r w:rsidRPr="003870CF">
          <w:t>negative</w:t>
        </w:r>
        <w:r>
          <w:t xml:space="preserve"> vs. </w:t>
        </w:r>
        <w:r w:rsidRPr="003870CF">
          <w:t xml:space="preserve">neutral </w:t>
        </w:r>
        <w:r>
          <w:t xml:space="preserve">stimuli </w:t>
        </w:r>
        <w:r>
          <w:fldChar w:fldCharType="begin" w:fldLock="1"/>
        </w:r>
      </w:moveTo>
      <w:r w:rsidR="00677C5B">
        <w:instrText>ADDIN CSL_CITATION {"citationItems":[{"id":"ITEM-1","itemData":{"DOI":"10.1146/annurev.ps.45.020194.000325","ISBN":"1-57230-922-9","ISSN":"0066-4308","abstract":"Extract: In the lead essay for the 2001 issue of the Annual Review of Psychology, Albert Bandura noted that a paradigm shift has occurred in the field in the past few decades. Psychology no longer views human behavior only as a set of predetermined responses to environment, or as the output of a complexly programmed computer; instead, people are recognized as agents capable of performing intentional acts with a view toward achieving goals that are congruent with a particular set of beliefs. In this view, belief systems are pivotal, as they provide people with a working model of the world that helps them make behavioral choices. Under this paradigm, research on all aspects of cognition has flourished and a number of intriguing theoretical frameworks have been advanced. As Andresen (2001) notes, this productive climate offers great opportunities to develop cognitive approaches to the study of religion. In spite of these opportunities, cognitive- psychological research on religion remains-with a few exceptions-sporadic and incompletely connected: it is indicative that of the 10 contributors to the Andresen volume, just one is a psychologist (Barrett) and just one is a psychiatrist (McNamara). The fields of anthropology and comparative religion are heavily represented in current cognitive research, with important contributions from sociology, philosophy, and cognitive neuroscience. The good news for psychologists of religion who feel they may be toiling in obscurity (Pargament, 2002) is that there are some exciting opportunities for collegiality beyond our own backyard. This chapter illuminates some of the connections between existing lines of work and suggest ways in which researchers might capitalize, within and across disciplinary lines, on the field's developments to date. In the first sections, I introduce current cognitive models and briefly describe research on religion that has looked at some aspect of that model. The following sections describe the main directions cognitive research on religion has taken in the last several years and questions that remain open in each. The concluding section reviews some of the cutting-edge issues in cognitive research and suggests ways in which these might be applied to research on religion, to the benefit of both.","author":[{"dropping-particle":"","family":"Mathews","given":"A.","non-dropping-particle":"","parse-names":false,"suffix":""},{"dropping-particle":"","family":"MacLeod","given":"C","non-dropping-particle":"","parse-names":false,"suffix":""}],"container-title":"Annual Review of Psychology","id":"ITEM-1","issue":"1","issued":{"date-parts":[["1994","1","1"]]},"note":"From Duplicate 2 (Cognitive Approaches to Emotion and Emotional Disorders - Mathews, A; MacLeod, C)\n\ndoi: 10.1146/annurev.ps.45.020194.000325","page":"25-50","publisher":"Annual Reviews","title":"Cognitive Approaches to Emotion and Emotional Disorders","type":"article-journal","volume":"45"},"uris":["http://www.mendeley.com/documents/?uuid=3730f182-bd38-4e74-954b-33c757fef511"]},{"id":"ITEM-2","itemData":{"DOI":"10.1016/j.cpr.2018.06.008","ISSN":"18737811","PMID":"29961601","abstract":"Cognitive science has been instrumental in advancing our understanding of the onset, maintenance, and treatment of depression. Research conducted over the last 50 years supports the proposition that depression and risk for depression are characterized by the operation of negative biases, and often by a lack of positive biases, in self-referential processing, interpretation, attention, and memory, as well as the use of maladaptive cognitive emotion regulation strategies. There is also evidence to suggest that deficits in cognitive control over mood-congruent material underlie these cognitive processes. Specifically, research indicates that difficulty inhibiting and disengaging from negative material in working memory: (1) increases the use of maladaptive emotion regulation strategies (e.g., rumination), decreases the use of adaptive emotion regulation strategies (e.g., reappraisal), and potentially impedes flexible selection and implementation of emotion regulation strategies; (2) is associated with negative biases in attention; and (3) contributes to negative biases in long-term memory. Moreover, studies suggest that these cognitive processes exacerbate and sustain the negative mood that typifies depressive episodes. In this review, we present evidence in support of this conceptualization of depression and discuss implications of research findings for theory and practice. Finally, we advance directions for future research.","author":[{"dropping-particle":"","family":"LeMoult","given":"Joelle","non-dropping-particle":"","parse-names":false,"suffix":""},{"dropping-particle":"","family":"Gotlib","given":"Ian H.","non-dropping-particle":"","parse-names":false,"suffix":""}],"container-title":"Clinical Psychology Review","id":"ITEM-2","issued":{"date-parts":[["2018"]]},"page":"#pagerange#","publisher":"Elsevier Ltd","title":"Depression: A cognitive perspective","type":"article-journal"},"uris":["http://www.mendeley.com/documents/?uuid=b087bab9-8045-453f-afd3-cfd58b46c3b6"]}],"mendeley":{"formattedCitation":"(LeMoult &amp; Gotlib, 2018; Mathews &amp; MacLeod, 1994)","plainTextFormattedCitation":"(LeMoult &amp; Gotlib, 2018; Mathews &amp; MacLeod, 1994)","previouslyFormattedCitation":"(LeMoult &amp; Gotlib, 2018; Mathews &amp; MacLeod, 1994)"},"properties":{"noteIndex":0},"schema":"https://github.com/citation-style-language/schema/raw/master/csl-citation.json"}</w:instrText>
      </w:r>
      <w:moveTo w:id="549" w:author="יפתח עמיר" w:date="2020-01-03T11:35:00Z">
        <w:r>
          <w:fldChar w:fldCharType="separate"/>
        </w:r>
      </w:moveTo>
      <w:r w:rsidR="008E3451" w:rsidRPr="008E3451">
        <w:rPr>
          <w:noProof/>
        </w:rPr>
        <w:t>(LeMoult &amp; Gotlib, 2018; Mathews &amp; MacLeod, 1994)</w:t>
      </w:r>
      <w:moveTo w:id="550" w:author="יפתח עמיר" w:date="2020-01-03T11:35:00Z">
        <w:r>
          <w:fldChar w:fldCharType="end"/>
        </w:r>
        <w:r w:rsidRPr="00880DFC">
          <w:t>.</w:t>
        </w:r>
        <w:r>
          <w:t xml:space="preserve"> To rule out such a possibility</w:t>
        </w:r>
        <w:r w:rsidRPr="0027365A">
          <w:t xml:space="preserve">, </w:t>
        </w:r>
        <w:r>
          <w:t>we replaced the biased selective attention mediator (M1) with an</w:t>
        </w:r>
        <w:r>
          <w:rPr>
            <w:rFonts w:asciiTheme="majorBidi" w:hAnsiTheme="majorBidi"/>
          </w:rPr>
          <w:t xml:space="preserve"> overall accuracy score across negative and neutral conditions. </w:t>
        </w:r>
        <w:r>
          <w:t>We found no</w:t>
        </w:r>
        <w:r w:rsidRPr="0027365A">
          <w:t xml:space="preserve"> evidence of serial</w:t>
        </w:r>
        <w:r w:rsidRPr="0027365A">
          <w:rPr>
            <w:rFonts w:asciiTheme="majorBidi" w:hAnsiTheme="majorBidi"/>
          </w:rPr>
          <w:t xml:space="preserve"> </w:t>
        </w:r>
        <w:r>
          <w:rPr>
            <w:rFonts w:asciiTheme="majorBidi" w:hAnsiTheme="majorBidi"/>
          </w:rPr>
          <w:t xml:space="preserve">mediation </w:t>
        </w:r>
        <w:r w:rsidRPr="0027365A">
          <w:t>for d</w:t>
        </w:r>
        <w:r w:rsidRPr="0027365A">
          <w:rPr>
            <w:rFonts w:asciiTheme="majorBidi" w:hAnsiTheme="majorBidi"/>
          </w:rPr>
          <w:t xml:space="preserve">epression </w:t>
        </w:r>
        <w:r w:rsidRPr="0027365A">
          <w:t>(</w:t>
        </w:r>
        <w:r w:rsidRPr="0027365A">
          <w:rPr>
            <w:rFonts w:asciiTheme="majorBidi" w:hAnsiTheme="majorBidi"/>
            <w:i/>
            <w:iCs/>
          </w:rPr>
          <w:t>Effect</w:t>
        </w:r>
        <w:r w:rsidRPr="0027365A">
          <w:rPr>
            <w:rFonts w:asciiTheme="majorBidi" w:hAnsiTheme="majorBidi"/>
          </w:rPr>
          <w:t xml:space="preserve"> = .0</w:t>
        </w:r>
        <w:r>
          <w:rPr>
            <w:rFonts w:asciiTheme="majorBidi" w:hAnsiTheme="majorBidi"/>
          </w:rPr>
          <w:t>1</w:t>
        </w:r>
        <w:r w:rsidRPr="0027365A">
          <w:rPr>
            <w:rFonts w:asciiTheme="majorBidi" w:hAnsiTheme="majorBidi"/>
          </w:rPr>
          <w:t>3; 95%CI: -.</w:t>
        </w:r>
        <w:r>
          <w:rPr>
            <w:rFonts w:asciiTheme="majorBidi" w:hAnsiTheme="majorBidi"/>
          </w:rPr>
          <w:t>016</w:t>
        </w:r>
        <w:r w:rsidRPr="0027365A">
          <w:rPr>
            <w:rFonts w:asciiTheme="majorBidi" w:hAnsiTheme="majorBidi"/>
          </w:rPr>
          <w:t xml:space="preserve"> to .</w:t>
        </w:r>
        <w:r>
          <w:t>350</w:t>
        </w:r>
        <w:r w:rsidRPr="0027365A">
          <w:t>) or anxiety (</w:t>
        </w:r>
        <w:r w:rsidRPr="0027365A">
          <w:rPr>
            <w:rFonts w:asciiTheme="majorBidi" w:hAnsiTheme="majorBidi"/>
            <w:i/>
            <w:iCs/>
          </w:rPr>
          <w:t>Effect</w:t>
        </w:r>
        <w:r w:rsidRPr="0027365A">
          <w:rPr>
            <w:rFonts w:asciiTheme="majorBidi" w:hAnsiTheme="majorBidi"/>
          </w:rPr>
          <w:t xml:space="preserve"> = -.008.; </w:t>
        </w:r>
        <w:r w:rsidRPr="0027365A">
          <w:t>9</w:t>
        </w:r>
        <w:r w:rsidRPr="0027365A">
          <w:rPr>
            <w:rFonts w:asciiTheme="majorBidi" w:hAnsiTheme="majorBidi"/>
          </w:rPr>
          <w:t xml:space="preserve">5%CI: -.254 to </w:t>
        </w:r>
        <w:r w:rsidRPr="0027365A">
          <w:rPr>
            <w:rFonts w:asciiTheme="majorBidi" w:hAnsiTheme="majorBidi"/>
          </w:rPr>
          <w:lastRenderedPageBreak/>
          <w:t>.030) nor an</w:t>
        </w:r>
        <w:r>
          <w:rPr>
            <w:rFonts w:asciiTheme="majorBidi" w:hAnsiTheme="majorBidi"/>
          </w:rPr>
          <w:t>y</w:t>
        </w:r>
        <w:r w:rsidRPr="0027365A">
          <w:rPr>
            <w:rFonts w:asciiTheme="majorBidi" w:hAnsiTheme="majorBidi"/>
          </w:rPr>
          <w:t xml:space="preserve"> </w:t>
        </w:r>
        <w:r>
          <w:rPr>
            <w:rFonts w:asciiTheme="majorBidi" w:hAnsiTheme="majorBidi"/>
          </w:rPr>
          <w:t xml:space="preserve">associations between negative emotional reactivity (predictor) and overall accuracy (M1) or between overall accuracy and any form of cognitive vulnerability (i.e., repetitive negative thinking, brooding, worry) (M2). Reported serial mediation effects thus are not likely accounted for by a </w:t>
        </w:r>
        <w:r w:rsidRPr="00863ECC">
          <w:t>general neurocognitive dysfunction</w:t>
        </w:r>
        <w:r>
          <w:t xml:space="preserve">. </w:t>
        </w:r>
      </w:moveTo>
    </w:p>
    <w:p w14:paraId="7F298ADD" w14:textId="77777777" w:rsidR="007949F6" w:rsidRPr="00DB59D7" w:rsidRDefault="007949F6" w:rsidP="007949F6">
      <w:pPr>
        <w:pStyle w:val="Heading1"/>
        <w:spacing w:after="0"/>
        <w:rPr>
          <w:moveTo w:id="551" w:author="יפתח עמיר" w:date="2020-01-03T11:35:00Z"/>
        </w:rPr>
      </w:pPr>
      <w:moveToRangeStart w:id="552" w:author="יפתח עמיר" w:date="2020-01-03T11:35:00Z" w:name="move28943740"/>
      <w:moveToRangeEnd w:id="178"/>
      <w:moveTo w:id="553" w:author="יפתח עמיר" w:date="2020-01-03T11:35:00Z">
        <w:r w:rsidRPr="00DB59D7">
          <w:t>DISCUSSION</w:t>
        </w:r>
      </w:moveTo>
    </w:p>
    <w:p w14:paraId="77C1468E" w14:textId="6DD80BEB" w:rsidR="007949F6" w:rsidRPr="0060497E" w:rsidRDefault="007949F6" w:rsidP="007949F6">
      <w:pPr>
        <w:outlineLvl w:val="9"/>
        <w:rPr>
          <w:moveTo w:id="554" w:author="יפתח עמיר" w:date="2020-01-03T11:35:00Z"/>
        </w:rPr>
      </w:pPr>
      <w:moveTo w:id="555" w:author="יפתח עמיר" w:date="2020-01-03T11:35:00Z">
        <w:r w:rsidRPr="004A7793">
          <w:t>The study of internal attention and its dys</w:t>
        </w:r>
        <w:r>
          <w:t>regulation</w:t>
        </w:r>
        <w:r w:rsidRPr="004A7793">
          <w:t xml:space="preserve"> has evaded direct </w:t>
        </w:r>
        <w:r>
          <w:t xml:space="preserve">cognitive-experimental study </w:t>
        </w:r>
        <w:r w:rsidRPr="004A7793">
          <w:t xml:space="preserve">for decades. </w:t>
        </w:r>
        <w:r>
          <w:t>W</w:t>
        </w:r>
        <w:r w:rsidRPr="004A7793">
          <w:t>e</w:t>
        </w:r>
        <w:r>
          <w:t xml:space="preserve"> thus </w:t>
        </w:r>
        <w:r w:rsidRPr="004A7793">
          <w:t>develop</w:t>
        </w:r>
        <w:r>
          <w:t>ed</w:t>
        </w:r>
        <w:r w:rsidRPr="004A7793">
          <w:t xml:space="preserve"> the Simulated Thoughts Paradigm</w:t>
        </w:r>
        <w:r>
          <w:t xml:space="preserve"> (STP)</w:t>
        </w:r>
        <w:r w:rsidRPr="004A7793">
          <w:t xml:space="preserve"> </w:t>
        </w:r>
        <w:r>
          <w:t xml:space="preserve">the generate and deliver phenomenologically-valid thought-like stimuli; and thereby to experimentally study and measure internal attentional processing of these stimulated thoughts. In independent experiments, we thus sought to study the mediating role </w:t>
        </w:r>
        <w:r>
          <w:rPr>
            <w:rFonts w:asciiTheme="majorBidi" w:hAnsiTheme="majorBidi"/>
          </w:rPr>
          <w:t xml:space="preserve">of </w:t>
        </w:r>
        <w:r w:rsidRPr="003E6841">
          <w:rPr>
            <w:rFonts w:asciiTheme="majorBidi" w:hAnsiTheme="majorBidi"/>
          </w:rPr>
          <w:t xml:space="preserve">internal attention </w:t>
        </w:r>
        <w:r>
          <w:rPr>
            <w:rFonts w:asciiTheme="majorBidi" w:hAnsiTheme="majorBidi"/>
          </w:rPr>
          <w:t>and its dysregulation in linking</w:t>
        </w:r>
        <w:r>
          <w:t xml:space="preserve"> “low-level” processes of</w:t>
        </w:r>
        <w:r>
          <w:rPr>
            <w:rFonts w:asciiTheme="majorBidi" w:hAnsiTheme="majorBidi"/>
          </w:rPr>
          <w:t xml:space="preserve"> </w:t>
        </w:r>
        <w:r>
          <w:t>e</w:t>
        </w:r>
        <w:r w:rsidRPr="00D86C79">
          <w:rPr>
            <w:rFonts w:asciiTheme="majorBidi" w:hAnsiTheme="majorBidi"/>
          </w:rPr>
          <w:t>motion</w:t>
        </w:r>
        <w:r>
          <w:t>al</w:t>
        </w:r>
        <w:r w:rsidRPr="00D86C79">
          <w:rPr>
            <w:rFonts w:asciiTheme="majorBidi" w:hAnsiTheme="majorBidi"/>
          </w:rPr>
          <w:t xml:space="preserve"> reactivity to </w:t>
        </w:r>
        <w:r w:rsidRPr="00EB45BE">
          <w:rPr>
            <w:rFonts w:asciiTheme="majorBidi" w:hAnsiTheme="majorBidi"/>
          </w:rPr>
          <w:t xml:space="preserve">the </w:t>
        </w:r>
        <w:r w:rsidRPr="00D86C79">
          <w:rPr>
            <w:rFonts w:asciiTheme="majorBidi" w:hAnsiTheme="majorBidi"/>
          </w:rPr>
          <w:t>experience of one’s own negative</w:t>
        </w:r>
        <w:r>
          <w:rPr>
            <w:rFonts w:asciiTheme="majorBidi" w:hAnsiTheme="majorBidi"/>
          </w:rPr>
          <w:t xml:space="preserve"> self-referential</w:t>
        </w:r>
        <w:r w:rsidRPr="00D86C79">
          <w:rPr>
            <w:rFonts w:asciiTheme="majorBidi" w:hAnsiTheme="majorBidi"/>
          </w:rPr>
          <w:t xml:space="preserve"> thoughts</w:t>
        </w:r>
        <w:r>
          <w:rPr>
            <w:rFonts w:asciiTheme="majorBidi" w:hAnsiTheme="majorBidi"/>
          </w:rPr>
          <w:t xml:space="preserve"> </w:t>
        </w:r>
        <w:r>
          <w:t xml:space="preserve">and “higher-level” processes of </w:t>
        </w:r>
        <w:r>
          <w:rPr>
            <w:rFonts w:asciiTheme="majorBidi" w:hAnsiTheme="majorBidi"/>
          </w:rPr>
          <w:t xml:space="preserve">cognitive vulnerability </w:t>
        </w:r>
        <w:r>
          <w:t>and related</w:t>
        </w:r>
        <w:r>
          <w:rPr>
            <w:rFonts w:asciiTheme="majorBidi" w:hAnsiTheme="majorBidi"/>
          </w:rPr>
          <w:t xml:space="preserve"> </w:t>
        </w:r>
        <w:r>
          <w:t xml:space="preserve">anxiety and depression symptomatology. In Study 1 (N=48) we examined the role of difficulty disengaging internal attention from negative self-referential thoughts </w:t>
        </w:r>
        <w:r>
          <w:fldChar w:fldCharType="begin" w:fldLock="1"/>
        </w:r>
      </w:moveTo>
      <w:r w:rsidR="00677C5B">
        <w:instrText>ADDIN CSL_CITATION {"citationItems":[{"id":"ITEM-1","itemData":{"DOI":"10.1016/S0165-0327(00)00338-4","ISBN":"0165-0327","ISSN":"01650327","PMID":"11163422","abstract":"In the present paper we present the outlines of a model that integrates autonomic, attentional, and affective systems into a functional and structural network that may help to guide us in our understanding of emotion regulation and dysregulation. We will emphasize the relationship between attentional regulation and affective processes and propose a group of underlying physiological systems that serve to integrate these functions in the service of self-regulation and adaptability of the organism. We will attempt to place this network in the context of dynamical systems models which involve feedback and feedforward circuits with special attention to negative feedback mechanisms, inhibitory processes, and their role in response selection. From a systems perspective, inhibitory processes can be viewed as negative feedback circuits that allow for the interruption of ongoing behavior and the re-deployment of resources to other tasks. When these negative feedback mechanisms are compromised, positive feedback loops may develop as a result (of dis-inhibition). From this perspective, the relative sympathetic activation seen in anxiety disorders may represent dis-inhibition due to faulty inhibitory mechanisms. © 2000 Elsevier Science B.V.","author":[{"dropping-particle":"","family":"Thayer","given":"Julian F.","non-dropping-particle":"","parse-names":false,"suffix":""},{"dropping-particle":"","family":"Lane","given":"Richard D.","non-dropping-particle":"","parse-names":false,"suffix":""}],"container-title":"Journal of Affective Disorders","id":"ITEM-1","issue":"3","issued":{"date-parts":[["2000"]]},"page":"201-216","title":"A model of neurovisceral integration in emotion regulation and dysregulation","type":"article-journal","volume":"61"},"uris":["http://www.mendeley.com/documents/?uuid=8509681e-b912-4651-9fe2-b2222a043164"]},{"id":"ITEM-2","itemData":{"DOI":"10.1001/archgenpsychiatry.2008.525","ISBN":"1538-3636 (Electronic)\\n0003-990X (Linking)","ISSN":"0003-990X","PMID":"19188539","abstract":" Context: Social anxiety disorder is thought to involve emotional hyperreactivity, cognitive distortions, and ineffective emotion regulation. While the neural bases of emotional reactivity to social stimuli have been described, the neural bases of emotional reactivity and cognitive regulation during social and physical threat, and their relationship to social anxiety symptom severity, have yet to be investigated. Objective: To investigate behavioral and neural correlates of emotional reactivity and cognitive regulation in patients and controls during processing of social and physical threat stimuli. Design: Participants were trained to implement cognitivelinguistic regulation of emotional reactivity induced by social (harsh facial expressions) and physical (violent scenes) threat while undergoing functional agnetic resonance imaging and providing behavioral ratings of negative emotion experience. Setting: Academic psychology department. Participants: Fifteen adults with social anxiety disorder and 17 demographically matched healthy controls. Main Outcome Measures: Blood oxygen level– dependent signal and negative emotion ratings. Results: Behaviorally, patients reported greater negative emotion than controls during social and physical threat but showed equivalent reduction in negative emotion following cognitive regulation. Neurally, viewing social threat resulted in greateremotion-relatedneuralresponsesin patients than controls, with social anxietysymptomseverity related to activity in anetworkofemotion-andattention-processing regions in patients only. Viewing physical threat produced nobetween-groupdifferences.Regulationduringsocialthreat resulted in greater cognitiveandattention regulation–related brain activation in controls compared with patients. Regulation during physical threat produced greater cognitive control–related response (ie, right dorsolateral prefrontal cortex) in patients compared with controls. Conclusions: Compared with controls, patients demonstrated exaggerated negative emotion reactivity and reduced cognitive regulation–related neural activation, specifically for social threat stimuli. These findings help to elucidate potential neural mechanisms of emotion regulation that might serve as biomarkers for nterventions for social anxiety disorder.","author":[{"dropping-particle":"","family":"Goldin","given":"Philippe R.","non-dropping-particle":"","parse-names":false,"suffix":""},{"dropping-particle":"","family":"Manber","given":"Tali","non-dropping-particle":"","parse-names":false,"suffix":""},{"dropping-particle":"","family":"Hakimi","given":"Shabnam","non-dropping-particle":"","parse-names":false,"suffix":""},{"dropping-particle":"","family":"Canli","given":"Turhan","non-dropping-particle":"","parse-names":false,"suffix":""},{"dropping-particle":"","family":"Gross","given":"James J.","non-dropping-particle":"","parse-names":false,"suffix":""}],"container-title":"Archives of General Psychiatry","id":"ITEM-2","issue":"2","issued":{"date-parts":[["2009"]]},"page":"170","title":"Neural Bases of Social Anxiety Disorder","type":"article-journal","volume":"66"},"uris":["http://www.mendeley.com/documents/?uuid=7ced397a-b431-4503-a82a-9745ca215990"]},{"id":"ITEM-3","itemData":{"DOI":"10.1177/0963721410370293","ISBN":"0963721410","ISSN":"09637214","abstract":"In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Science","id":"ITEM-3","issue":"3","issued":{"date-parts":[["2010"]]},"page":"161-166","title":"Cognitive inhibition and emotion regulation in depression","type":"article-journal","volume":"19"},"uris":["http://www.mendeley.com/documents/?uuid=97ab8df7-9527-4986-816a-4fec0ce809f7"]},{"id":"ITEM-4","itemData":{"DOI":"10.1016/j.cpr.2010.08.005","ISBN":"02727358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Review","id":"ITEM-4","issue":"1","issued":{"date-parts":[["2011"]]},"page":"138-145","publisher":"Elsevier Ltd","title":"Understanding depressive rumination from a cognitive science perspective: The impaired disengagement hypothesis","type":"article-journal","volume":"31"},"uris":["http://www.mendeley.com/documents/?uuid=411765aa-2ee8-424b-80d9-8bc344a9e150"]},{"id":"ITEM-5","itemData":{"DOI":"10.1037/a0030923","ISBN":"0033-2909","ISSN":"00332909","PMID":"23244316","abstract":"Rumination,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Bulletin","id":"ITEM-5","issue":"5","issued":{"date-parts":[["2013"]]},"page":"1036-1061","title":"An attentional scope model of rumination","type":"article-journal","volume":"139"},"uris":["http://www.mendeley.com/documents/?uuid=fbfdb4d1-f746-4774-8048-dfc079cacac1"]}],"mendeley":{"formattedCitation":"(Goldin et al., 2009; Joormann, 2010; Koster et al., 2011; Thayer &amp; Lane, 2000; Whitmer &amp; Gotlib, 2013)","plainTextFormattedCitation":"(Goldin et al., 2009; Joormann, 2010; Koster et al., 2011; Thayer &amp; Lane, 2000; Whitmer &amp; Gotlib, 2013)","previouslyFormattedCitation":"(Goldin et al., 2009; Joormann, 2010; Koster et al., 2011; Thayer &amp; Lane, 2000; Whitmer &amp; Gotlib, 2013)"},"properties":{"noteIndex":0},"schema":"https://github.com/citation-style-language/schema/raw/master/csl-citation.json"}</w:instrText>
      </w:r>
      <w:moveTo w:id="556" w:author="יפתח עמיר" w:date="2020-01-03T11:35:00Z">
        <w:r>
          <w:fldChar w:fldCharType="separate"/>
        </w:r>
      </w:moveTo>
      <w:r w:rsidR="008E3451" w:rsidRPr="008E3451">
        <w:rPr>
          <w:noProof/>
        </w:rPr>
        <w:t>(Goldin et al., 2009; Joormann, 2010; Koster et al., 2011; Thayer &amp; Lane, 2000; Whitmer &amp; Gotlib, 2013)</w:t>
      </w:r>
      <w:moveTo w:id="557" w:author="יפתח עמיר" w:date="2020-01-03T11:35:00Z">
        <w:r>
          <w:fldChar w:fldCharType="end"/>
        </w:r>
        <w:r>
          <w:rPr>
            <w:rFonts w:asciiTheme="majorBidi" w:hAnsiTheme="majorBidi"/>
          </w:rPr>
          <w:t xml:space="preserve">. In Study 2 </w:t>
        </w:r>
        <w:r>
          <w:t>(N=74)</w:t>
        </w:r>
        <w:r>
          <w:rPr>
            <w:rFonts w:asciiTheme="majorBidi" w:hAnsiTheme="majorBidi"/>
          </w:rPr>
          <w:t xml:space="preserve"> we examined the role of </w:t>
        </w:r>
        <w:r>
          <w:t xml:space="preserve">selective internal attention to negative self-referential thoughts </w:t>
        </w:r>
        <w:r>
          <w:fldChar w:fldCharType="begin" w:fldLock="1"/>
        </w:r>
      </w:moveTo>
      <w:r w:rsidR="00677C5B">
        <w:instrText>ADDIN CSL_CITATION {"citationItems":[{"id":"ITEM-1","itemData":{"DOI":"https://doi.org/10.1016/j.brat.2007.07.002","ISSN":"0005-7967","abstract":"Up until recently, it had been assumed that attentional biases for negative information do not exist in depression. However studies using post-conscious exposure durations have produced contradictory results. The limitations of common attentional tasks, suitability of stimulus materials and differences in stimulus duration times may have contributed to these inconsistencies. We aimed to address many of these issues and examine attentional responses in major depression at two post-conscious exposure times. We also investigated possible roles for rumination and distraction in increasing and lessening attentional biases for negative information. We used a fully controlled experimental design to test the effects of both induced and trait rumination and distraction on attention in patients with major depression and healthy controls. Attention was assessed using the dot-probe task. The findings revealed an attentional bias for negative information in depressed patients only at the longer post-conscious exposure duration. Furthermore although this bias was not influenced by either induced or trait distraction, it was related to trait rumination. Overall, the results showed that depression is associated with a strategic attentional bias towards negative information and that this bias is stronger in individuals who habitually ruminate.","author":[{"dropping-particle":"","family":"Donaldson","given":"Catherine","non-dropping-particle":"","parse-names":false,"suffix":""},{"dropping-particle":"","family":"Lam","given":"Dominic","non-dropping-particle":"","parse-names":false,"suffix":""},{"dropping-particle":"","family":"Mathews","given":"Andrew","non-dropping-particle":"","parse-names":false,"suffix":""}],"container-title":"Behaviour Research and Therapy","id":"ITEM-1","issue":"11","issued":{"date-parts":[["2007"]]},"page":"2664-2678","title":"Rumination and attention in major depression","type":"article-journal","volume":"45"},"uris":["http://www.mendeley.com/documents/?uuid=a6c0a6c4-0e65-40d0-83a5-fd69a6e966ff"]},{"id":"ITEM-2","itemData":{"DOI":"10.1016/j.cpr.2018.06.008","ISSN":"18737811","PMID":"29961601","abstract":"Cognitive science has been instrumental in advancing our understanding of the onset, maintenance, and treatment of depression. Research conducted over the last 50 years supports the proposition that depression and risk for depression are characterized by the operation of negative biases, and often by a lack of positive biases, in self-referential processing, interpretation, attention, and memory, as well as the use of maladaptive cognitive emotion regulation strategies. There is also evidence to suggest that deficits in cognitive control over mood-congruent material underlie these cognitive processes. Specifically, research indicates that difficulty inhibiting and disengaging from negative material in working memory: (1) increases the use of maladaptive emotion regulation strategies (e.g., rumination), decreases the use of adaptive emotion regulation strategies (e.g., reappraisal), and potentially impedes flexible selection and implementation of emotion regulation strategies; (2) is associated with negative biases in attention; and (3) contributes to negative biases in long-term memory. Moreover, studies suggest that these cognitive processes exacerbate and sustain the negative mood that typifies depressive episodes. In this review, we present evidence in support of this conceptualization of depression and discuss implications of research findings for theory and practice. Finally, we advance directions for future research.","author":[{"dropping-particle":"","family":"LeMoult","given":"Joelle","non-dropping-particle":"","parse-names":false,"suffix":""},{"dropping-particle":"","family":"Gotlib","given":"Ian H.","non-dropping-particle":"","parse-names":false,"suffix":""}],"container-title":"Clinical Psychology Review","id":"ITEM-2","issued":{"date-parts":[["2018"]]},"page":"#pagerange#","publisher":"Elsevier Ltd","title":"Depression: A cognitive perspective","type":"article-journal"},"uris":["http://www.mendeley.com/documents/?uuid=b087bab9-8045-453f-afd3-cfd58b46c3b6"]},{"id":"ITEM-3","itemData":{"DOI":"10.1146/annurev.ps.45.020194.000325","ISBN":"1-57230-922-9","ISSN":"0066-4308","abstract":"Extract: In the lead essay for the 2001 issue of the Annual Review of Psychology, Albert Bandura noted that a paradigm shift has occurred in the field in the past few decades. Psychology no longer views human behavior only as a set of predetermined responses to environment, or as the output of a complexly programmed computer; instead, people are recognized as agents capable of performing intentional acts with a view toward achieving goals that are congruent with a particular set of beliefs. In this view, belief systems are pivotal, as they provide people with a working model of the world that helps them make behavioral choices. Under this paradigm, research on all aspects of cognition has flourished and a number of intriguing theoretical frameworks have been advanced. As Andresen (2001) notes, this productive climate offers great opportunities to develop cognitive approaches to the study of religion. In spite of these opportunities, cognitive- psychological research on religion remains-with a few exceptions-sporadic and incompletely connected: it is indicative that of the 10 contributors to the Andresen volume, just one is a psychologist (Barrett) and just one is a psychiatrist (McNamara). The fields of anthropology and comparative religion are heavily represented in current cognitive research, with important contributions from sociology, philosophy, and cognitive neuroscience. The good news for psychologists of religion who feel they may be toiling in obscurity (Pargament, 2002) is that there are some exciting opportunities for collegiality beyond our own backyard. This chapter illuminates some of the connections between existing lines of work and suggest ways in which researchers might capitalize, within and across disciplinary lines, on the field's developments to date. In the first sections, I introduce current cognitive models and briefly describe research on religion that has looked at some aspect of that model. The following sections describe the main directions cognitive research on religion has taken in the last several years and questions that remain open in each. The concluding section reviews some of the cutting-edge issues in cognitive research and suggests ways in which these might be applied to research on religion, to the benefit of both.","author":[{"dropping-particle":"","family":"Mathews","given":"A.","non-dropping-particle":"","parse-names":false,"suffix":""},{"dropping-particle":"","family":"MacLeod","given":"C","non-dropping-particle":"","parse-names":false,"suffix":""}],"container-title":"Annual Review of Psychology","id":"ITEM-3","issue":"1","issued":{"date-parts":[["1994","1","1"]]},"note":"From Duplicate 2 (Cognitive Approaches to Emotion and Emotional Disorders - Mathews, A; MacLeod, C)\n\ndoi: 10.1146/annurev.ps.45.020194.000325","page":"25-50","publisher":"Annual Reviews","title":"Cognitive Approaches to Emotion and Emotional Disorders","type":"article-journal","volume":"45"},"uris":["http://www.mendeley.com/documents/?uuid=3730f182-bd38-4e74-954b-33c757fef511"]}],"mendeley":{"formattedCitation":"(Donaldson et al., 2007; LeMoult &amp; Gotlib, 2018; Mathews &amp; MacLeod, 1994)","plainTextFormattedCitation":"(Donaldson et al., 2007; LeMoult &amp; Gotlib, 2018; Mathews &amp; MacLeod, 1994)","previouslyFormattedCitation":"(Donaldson et al., 2007; LeMoult &amp; Gotlib, 2018; Mathews &amp; MacLeod, 1994)"},"properties":{"noteIndex":0},"schema":"https://github.com/citation-style-language/schema/raw/master/csl-citation.json"}</w:instrText>
      </w:r>
      <w:moveTo w:id="558" w:author="יפתח עמיר" w:date="2020-01-03T11:35:00Z">
        <w:r>
          <w:fldChar w:fldCharType="separate"/>
        </w:r>
      </w:moveTo>
      <w:r w:rsidR="008E3451" w:rsidRPr="008E3451">
        <w:rPr>
          <w:noProof/>
        </w:rPr>
        <w:t>(Donaldson et al., 2007; LeMoult &amp; Gotlib, 2018; Mathews &amp; MacLeod, 1994)</w:t>
      </w:r>
      <w:moveTo w:id="559" w:author="יפתח עמיר" w:date="2020-01-03T11:35:00Z">
        <w:r>
          <w:fldChar w:fldCharType="end"/>
        </w:r>
        <w:r>
          <w:t xml:space="preserve">. </w:t>
        </w:r>
      </w:moveTo>
    </w:p>
    <w:p w14:paraId="4CBCA29B" w14:textId="567E8A30" w:rsidR="007949F6" w:rsidRDefault="007949F6" w:rsidP="007949F6">
      <w:pPr>
        <w:outlineLvl w:val="9"/>
        <w:rPr>
          <w:moveTo w:id="560" w:author="יפתח עמיר" w:date="2020-01-03T11:35:00Z"/>
          <w:rFonts w:asciiTheme="majorBidi" w:hAnsiTheme="majorBidi"/>
        </w:rPr>
      </w:pPr>
      <w:moveTo w:id="561" w:author="יפתח עמיר" w:date="2020-01-03T11:35:00Z">
        <w:r>
          <w:t xml:space="preserve">First, we found that the greater the negative emotional reactivity in response to negative self-referential thoughts, the greater the difficulty to disengage internal </w:t>
        </w:r>
        <w:r w:rsidRPr="004908A3">
          <w:t xml:space="preserve">attention from </w:t>
        </w:r>
        <w:r>
          <w:t xml:space="preserve">those </w:t>
        </w:r>
        <w:r w:rsidRPr="004908A3">
          <w:t>thoughts</w:t>
        </w:r>
        <w:r>
          <w:t xml:space="preserve"> (Study 1) and the greater selective attention was biased to those thoughts (Study 2) </w:t>
        </w:r>
        <w:r>
          <w:fldChar w:fldCharType="begin" w:fldLock="1"/>
        </w:r>
      </w:moveTo>
      <w:r w:rsidR="00677C5B">
        <w:instrText>ADDIN CSL_CITATION {"citationItems":[{"id":"ITEM-1","itemData":{"DOI":"10.1001/archgenpsychiatry.2008.525","ISBN":"1538-3636 (Electronic)\\n0003-990X (Linking)","ISSN":"0003-990X","PMID":"19188539","abstract":" Context: Social anxiety disorder is thought to involve emotional hyperreactivity, cognitive distortions, and ineffective emotion regulation. While the neural bases of emotional reactivity to social stimuli have been described, the neural bases of emotional reactivity and cognitive regulation during social and physical threat, and their relationship to social anxiety symptom severity, have yet to be investigated. Objective: To investigate behavioral and neural correlates of emotional reactivity and cognitive regulation in patients and controls during processing of social and physical threat stimuli. Design: Participants were trained to implement cognitivelinguistic regulation of emotional reactivity induced by social (harsh facial expressions) and physical (violent scenes) threat while undergoing functional agnetic resonance imaging and providing behavioral ratings of negative emotion experience. Setting: Academic psychology department. Participants: Fifteen adults with social anxiety disorder and 17 demographically matched healthy controls. Main Outcome Measures: Blood oxygen level– dependent signal and negative emotion ratings. Results: Behaviorally, patients reported greater negative emotion than controls during social and physical threat but showed equivalent reduction in negative emotion following cognitive regulation. Neurally, viewing social threat resulted in greateremotion-relatedneuralresponsesin patients than controls, with social anxietysymptomseverity related to activity in anetworkofemotion-andattention-processing regions in patients only. Viewing physical threat produced nobetween-groupdifferences.Regulationduringsocialthreat resulted in greater cognitiveandattention regulation–related brain activation in controls compared with patients. Regulation during physical threat produced greater cognitive control–related response (ie, right dorsolateral prefrontal cortex) in patients compared with controls. Conclusions: Compared with controls, patients demonstrated exaggerated negative emotion reactivity and reduced cognitive regulation–related neural activation, specifically for social threat stimuli. These findings help to elucidate potential neural mechanisms of emotion regulation that might serve as biomarkers for nterventions for social anxiety disorder.","author":[{"dropping-particle":"","family":"Goldin","given":"Philippe R.","non-dropping-particle":"","parse-names":false,"suffix":""},{"dropping-particle":"","family":"Manber","given":"Tali","non-dropping-particle":"","parse-names":false,"suffix":""},{"dropping-particle":"","family":"Hakimi","given":"Shabnam","non-dropping-particle":"","parse-names":false,"suffix":""},{"dropping-particle":"","family":"Canli","given":"Turhan","non-dropping-particle":"","parse-names":false,"suffix":""},{"dropping-particle":"","family":"Gross","given":"James J.","non-dropping-particle":"","parse-names":false,"suffix":""}],"container-title":"Archives of General Psychiatry","id":"ITEM-1","issue":"2","issued":{"date-parts":[["2009"]]},"page":"170","title":"Neural Bases of Social Anxiety Disorder","type":"article-journal","volume":"66"},"uris":["http://www.mendeley.com/documents/?uuid=7ced397a-b431-4503-a82a-9745ca215990"]},{"id":"ITEM-2","itemData":{"DOI":"10.1037/0033-295X.97.3.377","ISBN":"1939-1471(Electronic),0033-295X(Print)","abstract":"This theoretical model of emotion is based on research using the startle-probe methodology. It explains inconsistencies in probe studies of attention and fear conditioning and provides a new approach to emotional perception, imagery, and memory. Emotions are organized biphasically, as appetitive or aversive (defensive). Reflexes with the same valence as an ongoing emotional state are augmented; mismatched reflexes are inhibited. Thus, the startle response (an aversive reflex) is enhanced during a fear state and is diminished in a pleasant emotional context. This affect–startle effect is not determined by general arousal, simple attention, or probe modality. The effect is found when affects are prompted by pictures or memory images, changes appropriately with aversive conditioning, and may be dependent on right-hemisphere processing. Implications for clinical, neurophysiological and basic research in emotion are outlined. (PsycINFO Database Record (c) 2016 APA, all rights reserved)","author":[{"dropping-particle":"","family":"Lang","given":"Peter J","non-dropping-particle":"","parse-names":false,"suffix":""},{"dropping-particle":"","family":"Bradley","given":"Margaret M","non-dropping-particle":"","parse-names":false,"suffix":""},{"dropping-particle":"","family":"Cuthbert","given":"Bruce N","non-dropping-particle":"","parse-names":false,"suffix":""}],"container-title":"Psychological Review","id":"ITEM-2","issue":"3","issued":{"date-parts":[["1990"]]},"page":"377-395","publisher":"American Psychological Association","publisher-place":"US","title":"Emotion, attention, and the startle reflex.","type":"article","volume":"97"},"uris":["http://www.mendeley.com/documents/?uuid=4cbe57cb-a26b-49a7-b6c5-ec3a513cf72a"]},{"id":"ITEM-3","itemData":{"DOI":"10.1037/0003-066X.50.5.372","ISBN":"1935-990X(Electronic),0003-066X(Print)","abstract":"Emotions are action dispositions, states of vigilant readiness that vary widely in reported affect, physiology, and behavior. They are driven, however, by only 2 opponent motivational systems, appetitive and aversive subcortical circuits that mediate reactions to primary reinforcers. Using a large emotional picture library, reliable affective psychophysiologies are shown, defined by the judged valence (appetitive/pleasant or aversive/unpleasant) and arousal of picture percepts. Picture-evoked affects also modulate responses to independently presented startle probe stimuli. In other words, they potentiate startle reflexes during unpleasant pictures and inhibit them during pleasant pictures, and both effects are augmented by high picture arousal. Implications are elucidated for research in basic emotions, psychopathology, and theories of orienting and defense. Conclusions highlight both the approach's constraints and promising paths for future study. (PsycINFO Database Record (c) 2016 APA, all rights reserved)","author":[{"dropping-particle":"","family":"Lang","given":"Peter J","non-dropping-particle":"","parse-names":false,"suffix":""}],"container-title":"American Psychologist","id":"ITEM-3","issue":"5","issued":{"date-parts":[["1995"]]},"page":"372-385","publisher":"American Psychological Association","publisher-place":"US","title":"The emotion probe: Studies of motivation and attention.","type":"article","volume":"50"},"uris":["http://www.mendeley.com/documents/?uuid=e9717246-69c6-4df5-84e1-ffeb00e3144f"]},{"id":"ITEM-4","itemData":{"DOI":"10.1177/2167702615622383","ISBN":"2167-7026","ISSN":"21677034","PMID":"28785510","abstract":"There is increasing interest in spontaneous thought, namely task-unrelated or rest-related mental activity. Spontaneous thought is an umbrella term for processes like mindwandering, involuntary autobiographical memory, and daydreaming, with evidence elucidating adaptive and maladaptive consequences. In this theoretical framework, we propose that, apart from its positive functions, spontaneous thought is a precursor for cognitive vulnerability in individuals who are at- risk for mood disorders. Importantly, spontaneous thought mostly focuses on unattained goals and evaluates the discrepancy between current and desired status (Klinger, 1971, 2013a). In individuals who stably (i.e., trait negative affectivity) or transitorily (i.e., stress) experience negative emotions in reaction to goal-discrepancy, spontaneous thought fosters major cognitive vulnerabilities (e.g., rumination, hopelessness, low self-esteem, and cognitive reactivity) which, in turn, enhance depression. Furthermore, we also highlight preliminary links between spontaneous thought and bipolar disorder. The evidence for this framework is reviewed and we discuss theoretical and clinical implications of our proposal. Keywords:","author":[{"dropping-particle":"","family":"Marchetti","given":"Igor","non-dropping-particle":"","parse-names":false,"suffix":""},{"dropping-particle":"","family":"Koster","given":"Ernst H.W.","non-dropping-particle":"","parse-names":false,"suffix":""},{"dropping-particle":"","family":"Klinger","given":"Eric","non-dropping-particle":"","parse-names":false,"suffix":""},{"dropping-particle":"","family":"Alloy","given":"Lauren B.","non-dropping-particle":"","parse-names":false,"suffix":""}],"container-title":"Clinical Psychological Science","id":"ITEM-4","issue":"5","issued":{"date-parts":[["2016"]]},"page":"835-857","title":"Spontaneous thought and vulnerability to mood disorders: The dark side of the wandering mind","type":"article-journal","volume":"4"},"uris":["http://www.mendeley.com/documents/?uuid=fdcfa52d-ea8b-4394-b2fb-539340b2902a"]},{"id":"ITEM-5","itemData":{"DOI":"10.1073/pnas.0812686106","ISBN":"1091-6490 (Electronic)\\n1091-6490 (Linking)","ISSN":"0027-8424","PMID":"19171889","abstract":"The recently discovered default mode network (DMN) is a group of areas in the human brain characterized, collectively, by functions of a self-referential nature. In normal individuals, activity in the DMN is reduced during nonself-referential goal-directed tasks, in keeping with the folk-psychological notion of losing one&amp;#039;s self in one&amp;#039;s work. Imaging and anatomical studies in major depression have found alterations in both the structure and function in some regions that belong to the DMN, thus, suggesting a basis for the disordered self-referential thought of depression. Here, we sought to examine DMN functionality as a network in patients with major depression, asking whether the ability to regulate its activity and, hence, its role in self-referential processing, was impaired. To do so, we asked patients and controls to examine negative pictures passively and also to reappraise them actively. In widely distributed elements of the DMN [ventromedial prefrontal cortex prefrontal cortex (BA 10), anterior cingulate (BA 24/32), lateral parietal cortex (BA 39), and lateral temporal cortex (BA 21)], depressed, but not control subjects, exhibited a failure to reduce activity while both looking at negative pictures and reappraising them. Furthermore, looking at negative pictures elicited a significantly greater increase in activity in other DMN regions (amygdala, parahippocampus, and hippocampus) in depressed than in control subjects. These data suggest depression is characterized by both stimulus-induced heightened activity and a failure to normally down-regulate activity broadly within the DMN. These findings provide a brain network framework within which to consider the pathophysiology of depression.","author":[{"dropping-particle":"","family":"Sheline","given":"Yvette I","non-dropping-particle":"","parse-names":false,"suffix":""},{"dropping-particle":"","family":"Barch","given":"Deanna M","non-dropping-particle":"","parse-names":false,"suffix":""},{"dropping-particle":"","family":"Price","given":"Joseph L","non-dropping-particle":"","parse-names":false,"suffix":""},{"dropping-particle":"","family":"Rundle","given":"Melissa M","non-dropping-particle":"","parse-names":false,"suffix":""},{"dropping-particle":"","family":"Vaishnavi","given":"S Neil","non-dropping-particle":"","parse-names":false,"suffix":""},{"dropping-particle":"","family":"Snyder","given":"Abraham Z","non-dropping-particle":"","parse-names":false,"suffix":""},{"dropping-particle":"","family":"Mintun","given":"Mark A","non-dropping-particle":"","parse-names":false,"suffix":""},{"dropping-particle":"","family":"Wang","given":"Suzhi","non-dropping-particle":"","parse-names":false,"suffix":""},{"dropping-particle":"","family":"Coalson","given":"Rebecca S","non-dropping-particle":"","parse-names":false,"suffix":""},{"dropping-particle":"","family":"Raichle","given":"Marcus E","non-dropping-particle":"","parse-names":false,"suffix":""}],"container-title":"Proceedings of the National Academy of Sciences","id":"ITEM-5","issue":"6","issued":{"date-parts":[["2009","2","10"]]},"page":"1942 LP - 1947","title":"The default mode network and self-referential processes in depression","type":"article-journal","volume":"106"},"uris":["http://www.mendeley.com/documents/?uuid=e3f05dc9-cc06-4dc4-a0dc-9add0ffdc5ff"]}],"mendeley":{"formattedCitation":"(Goldin et al., 2009; Lang, 1995; Lang, Bradley, &amp; Cuthbert, 1990; Marchetti et al., 2016; Sheline et al., 2009)","plainTextFormattedCitation":"(Goldin et al., 2009; Lang, 1995; Lang, Bradley, &amp; Cuthbert, 1990; Marchetti et al., 2016; Sheline et al., 2009)","previouslyFormattedCitation":"(Goldin et al., 2009; Lang, 1995; Lang, Bradley, &amp; Cuthbert, 1990; Marchetti et al., 2016; Sheline et al., 2009)"},"properties":{"noteIndex":0},"schema":"https://github.com/citation-style-language/schema/raw/master/csl-citation.json"}</w:instrText>
      </w:r>
      <w:moveTo w:id="562" w:author="יפתח עמיר" w:date="2020-01-03T11:35:00Z">
        <w:r>
          <w:fldChar w:fldCharType="separate"/>
        </w:r>
      </w:moveTo>
      <w:r w:rsidR="008E3451" w:rsidRPr="008E3451">
        <w:rPr>
          <w:noProof/>
        </w:rPr>
        <w:t>(Goldin et al., 2009; Lang, 1995; Lang, Bradley, &amp; Cuthbert, 1990; Marchetti et al., 2016; Sheline et al., 2009)</w:t>
      </w:r>
      <w:moveTo w:id="563" w:author="יפתח עמיר" w:date="2020-01-03T11:35:00Z">
        <w:r>
          <w:fldChar w:fldCharType="end"/>
        </w:r>
        <w:r w:rsidRPr="004908A3">
          <w:t xml:space="preserve">. </w:t>
        </w:r>
        <w:r>
          <w:t xml:space="preserve">Second, we found that difficulty disengaging (Study 1) from, as well as internal biased selective attention (Study 2) to, negative self-referential thoughts were associated with self-reported levels of </w:t>
        </w:r>
        <w:r w:rsidRPr="008F3320">
          <w:t xml:space="preserve">repetitive negative </w:t>
        </w:r>
        <w:r w:rsidRPr="00C36362">
          <w:t>thinking</w:t>
        </w:r>
        <w:r>
          <w:t xml:space="preserve"> and</w:t>
        </w:r>
        <w:r w:rsidRPr="00C36362">
          <w:t xml:space="preserve"> brooding </w:t>
        </w:r>
        <w:r w:rsidRPr="008F3320">
          <w:t>(rumination)</w:t>
        </w:r>
        <w:r>
          <w:t xml:space="preserve"> </w:t>
        </w:r>
        <w:r>
          <w:lastRenderedPageBreak/>
          <w:fldChar w:fldCharType="begin" w:fldLock="1"/>
        </w:r>
      </w:moveTo>
      <w:r w:rsidR="00677C5B">
        <w:instrText>ADDIN CSL_CITATION {"citationItems":[{"id":"ITEM-1","itemData":{"DOI":"10.1016/j.jbtep.2010.12.003","ISBN":"1873-7943 (Electronic)\\r0005-7916 (Linking)","ISSN":"00057916","PMID":"21315886","abstract":"Repetitive negative thinking (RNT) has been found to be involved in the maintenance of several types of emotional problems and has therefore been suggested to be a transdiagnostic process. However, existing measures of RNT typically focus on a particular disorder-specific content. In this article, the preliminary validation of a content-independent self-report questionnaire of RNT is presented. The 15-item Perseverative Thinking Questionnaire was evaluated in two studies (total N = 1832), comprising non-clinical as well as clinical participants. Results of confirmatory factor analyses across samples supported a second-order model with one higher-order factor representing RNT in general and three lower-order factors representing (1) the core characteristics of RNT (repetitiveness, intrusiveness, difficulties with disengagement), (2) perceived unproductiveness of RNT and (3) RNT capturing mental capacity. High internal consistencies and high re-test reliability were found for the total scale and all three subscales. The validity of the Perseverative Thinking Questionnaire was supported by substantial correlations with existing measures of RNT and associations with symptom levels and clinical diagnoses of depression and anxiety. Results suggest the usefulness of the new measure for research into RNT as a transdiagnostic process. © 2010 Elsevier Ltd. All rights reserved.","author":[{"dropping-particle":"","family":"Ehring","given":"Thomas","non-dropping-particle":"","parse-names":false,"suffix":""},{"dropping-particle":"","family":"Zetsche","given":"Ulrike","non-dropping-particle":"","parse-names":false,"suffix":""},{"dropping-particle":"","family":"Weidacker","given":"Kathrin","non-dropping-particle":"","parse-names":false,"suffix":""},{"dropping-particle":"","family":"Wahl","given":"Karina","non-dropping-particle":"","parse-names":false,"suffix":""},{"dropping-particle":"","family":"Schönfeld","given":"Sabine","non-dropping-particle":"","parse-names":false,"suffix":""},{"dropping-particle":"","family":"Ehlers","given":"Anke","non-dropping-particle":"","parse-names":false,"suffix":""}],"container-title":"Journal of Behavior Therapy and Experimental Psychiatry","id":"ITEM-1","issue":"2","issued":{"date-parts":[["2011"]]},"page":"225-232","publisher":"Elsevier Ltd","title":"The Perseverative Thinking Questionnaire (PTQ): Validation of a content-independent measure of repetitive negative thinking","type":"article-journal","volume":"42"},"uris":["http://www.mendeley.com/documents/?uuid=766a0136-bb21-4487-b362-8818d4c2f4ce"]},{"id":"ITEM-2","itemData":{"DOI":"10.1016/j.cpr.2010.08.005","ISBN":"02727358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hypothesis","type":"article-journal","volume":"31"},"uris":["http://www.mendeley.com/documents/?uuid=411765aa-2ee8-424b-80d9-8bc344a9e150"]}],"mendeley":{"formattedCitation":"(Ehring et al., 2011; Koster et al., 2011)","plainTextFormattedCitation":"(Ehring et al., 2011; Koster et al., 2011)","previouslyFormattedCitation":"(Ehring et al., 2011; Koster et al., 2011)"},"properties":{"noteIndex":0},"schema":"https://github.com/citation-style-language/schema/raw/master/csl-citation.json"}</w:instrText>
      </w:r>
      <w:moveTo w:id="564" w:author="יפתח עמיר" w:date="2020-01-03T11:35:00Z">
        <w:r>
          <w:fldChar w:fldCharType="separate"/>
        </w:r>
      </w:moveTo>
      <w:r w:rsidR="008E3451" w:rsidRPr="008E3451">
        <w:rPr>
          <w:noProof/>
        </w:rPr>
        <w:t>(Ehring et al., 2011; Koster et al., 2011)</w:t>
      </w:r>
      <w:moveTo w:id="565" w:author="יפתח עמיר" w:date="2020-01-03T11:35:00Z">
        <w:r>
          <w:fldChar w:fldCharType="end"/>
        </w:r>
        <w:r w:rsidRPr="008F6355">
          <w:t>.</w:t>
        </w:r>
        <w:r>
          <w:t xml:space="preserve"> Finally</w:t>
        </w:r>
        <w:r w:rsidRPr="00914DB9">
          <w:t xml:space="preserve">, </w:t>
        </w:r>
        <w:r w:rsidRPr="00914DB9">
          <w:rPr>
            <w:rFonts w:asciiTheme="majorBidi" w:hAnsiTheme="majorBidi"/>
          </w:rPr>
          <w:t>we found evidence for a serial</w:t>
        </w:r>
        <w:r>
          <w:rPr>
            <w:rFonts w:asciiTheme="majorBidi" w:hAnsiTheme="majorBidi"/>
          </w:rPr>
          <w:t xml:space="preserve"> multiple</w:t>
        </w:r>
        <w:r w:rsidRPr="00914DB9">
          <w:rPr>
            <w:rFonts w:asciiTheme="majorBidi" w:hAnsiTheme="majorBidi"/>
          </w:rPr>
          <w:t xml:space="preserve"> mediation process </w:t>
        </w:r>
        <w:r w:rsidRPr="00914DB9">
          <w:t>in which</w:t>
        </w:r>
        <w:r w:rsidRPr="00914DB9">
          <w:rPr>
            <w:rFonts w:asciiTheme="majorBidi" w:hAnsiTheme="majorBidi"/>
          </w:rPr>
          <w:t xml:space="preserve"> </w:t>
        </w:r>
        <w:r>
          <w:rPr>
            <w:rFonts w:asciiTheme="majorBidi" w:hAnsiTheme="majorBidi"/>
          </w:rPr>
          <w:t xml:space="preserve">(a) </w:t>
        </w:r>
        <w:r w:rsidRPr="00914DB9">
          <w:rPr>
            <w:rFonts w:asciiTheme="majorBidi" w:hAnsiTheme="majorBidi"/>
          </w:rPr>
          <w:t xml:space="preserve">negative emotional reactivity to negative self-referential </w:t>
        </w:r>
        <w:r>
          <w:rPr>
            <w:rFonts w:asciiTheme="majorBidi" w:hAnsiTheme="majorBidi"/>
          </w:rPr>
          <w:t>t</w:t>
        </w:r>
        <w:r w:rsidRPr="00914DB9">
          <w:rPr>
            <w:rFonts w:asciiTheme="majorBidi" w:hAnsiTheme="majorBidi"/>
          </w:rPr>
          <w:t xml:space="preserve">houghts </w:t>
        </w:r>
        <w:r w:rsidRPr="00914DB9">
          <w:t>predict</w:t>
        </w:r>
        <w:r>
          <w:t>s (b)</w:t>
        </w:r>
        <w:r w:rsidRPr="00914DB9">
          <w:rPr>
            <w:rFonts w:asciiTheme="majorBidi" w:hAnsiTheme="majorBidi"/>
          </w:rPr>
          <w:t xml:space="preserve"> </w:t>
        </w:r>
        <w:r>
          <w:rPr>
            <w:rFonts w:asciiTheme="majorBidi" w:hAnsiTheme="majorBidi"/>
          </w:rPr>
          <w:t xml:space="preserve">internal attentional dysregulation in the form of </w:t>
        </w:r>
        <w:r w:rsidRPr="00914DB9">
          <w:t>difficulty disengaging</w:t>
        </w:r>
        <w:r>
          <w:t xml:space="preserve"> from (Study 1), as well as biased selective </w:t>
        </w:r>
        <w:r w:rsidRPr="00914DB9">
          <w:t xml:space="preserve">internal attention </w:t>
        </w:r>
        <w:r>
          <w:t xml:space="preserve"> to (Study 2),</w:t>
        </w:r>
        <w:r w:rsidRPr="00914DB9">
          <w:t xml:space="preserve"> </w:t>
        </w:r>
        <w:r w:rsidRPr="00914DB9">
          <w:rPr>
            <w:rFonts w:asciiTheme="majorBidi" w:hAnsiTheme="majorBidi"/>
          </w:rPr>
          <w:t>negative self-referential thoughts</w:t>
        </w:r>
        <w:r w:rsidRPr="0017548A">
          <w:rPr>
            <w:rFonts w:asciiTheme="majorBidi" w:hAnsiTheme="majorBidi"/>
          </w:rPr>
          <w:t xml:space="preserve">; </w:t>
        </w:r>
        <w:r>
          <w:rPr>
            <w:rFonts w:asciiTheme="majorBidi" w:hAnsiTheme="majorBidi"/>
          </w:rPr>
          <w:t>both forms of internal attentional dyscontrol</w:t>
        </w:r>
        <w:r w:rsidRPr="0017548A">
          <w:rPr>
            <w:rFonts w:asciiTheme="majorBidi" w:hAnsiTheme="majorBidi"/>
          </w:rPr>
          <w:t xml:space="preserve"> </w:t>
        </w:r>
        <w:r w:rsidRPr="0017548A">
          <w:t>predict</w:t>
        </w:r>
        <w:r>
          <w:t xml:space="preserve"> (c)</w:t>
        </w:r>
        <w:r w:rsidRPr="0017548A">
          <w:t xml:space="preserve"> </w:t>
        </w:r>
        <w:r>
          <w:t>multiple forms of cognitive vulnerability (e.g., brooding)</w:t>
        </w:r>
        <w:r w:rsidRPr="0017548A">
          <w:rPr>
            <w:rFonts w:asciiTheme="majorBidi" w:hAnsiTheme="majorBidi"/>
          </w:rPr>
          <w:t xml:space="preserve">; which, </w:t>
        </w:r>
        <w:r w:rsidRPr="0017548A">
          <w:t>in turn, predict</w:t>
        </w:r>
        <w:r w:rsidRPr="0017548A">
          <w:rPr>
            <w:rFonts w:asciiTheme="majorBidi" w:hAnsiTheme="majorBidi"/>
          </w:rPr>
          <w:t xml:space="preserve"> </w:t>
        </w:r>
        <w:r>
          <w:rPr>
            <w:rFonts w:asciiTheme="majorBidi" w:hAnsiTheme="majorBidi"/>
          </w:rPr>
          <w:t xml:space="preserve">(d) </w:t>
        </w:r>
        <w:r w:rsidRPr="0017548A">
          <w:rPr>
            <w:rFonts w:asciiTheme="majorBidi" w:hAnsiTheme="majorBidi"/>
          </w:rPr>
          <w:t xml:space="preserve">degree of depression and anxiety symptom severity. </w:t>
        </w:r>
        <w:r>
          <w:rPr>
            <w:rFonts w:asciiTheme="majorBidi" w:hAnsiTheme="majorBidi"/>
          </w:rPr>
          <w:t>These effects appear to be robust, observed in two independent samples (N=122) across two key forms of internal attentional processing and unique respective cognitive-experimental tasks (digit categorization and dichotic 1-back) using the STP to deliver simulated thought stimuli.</w:t>
        </w:r>
      </w:moveTo>
    </w:p>
    <w:p w14:paraId="7BB6F93C" w14:textId="0A4198BF" w:rsidR="007949F6" w:rsidRDefault="007949F6" w:rsidP="007949F6">
      <w:pPr>
        <w:outlineLvl w:val="9"/>
        <w:rPr>
          <w:moveTo w:id="566" w:author="יפתח עמיר" w:date="2020-01-03T11:35:00Z"/>
        </w:rPr>
      </w:pPr>
      <w:moveTo w:id="567" w:author="יפתח עמיר" w:date="2020-01-03T11:35:00Z">
        <w:r>
          <w:t xml:space="preserve">These serial mediation effects provide novel and rigorous support for major theories implicating emotional reactivity to negative experiences and states, attentional processing and control, and cognitive vulnerability to depression and anxiety </w:t>
        </w:r>
        <w:r>
          <w:fldChar w:fldCharType="begin" w:fldLock="1"/>
        </w:r>
      </w:moveTo>
      <w:r w:rsidR="00677C5B">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hypothesis","type":"article-journal","volume":"31"},"uris":["http://www.mendeley.com/documents/?uuid=411765aa-2ee8-424b-80d9-8bc344a9e150"]},{"id":"ITEM-3","itemData":{"DOI":"10.1037/a0030923","ISBN":"0033-2909","ISSN":"00332909","PMID":"23244316","abstract":"Rumination,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Bulletin","id":"ITEM-3","issue":"5","issued":{"date-parts":[["2013"]]},"page":"1036-1061","title":"An attentional scope model of rumination","type":"article-journal","volume":"139"},"uris":["http://www.mendeley.com/documents/?uuid=fbfdb4d1-f746-4774-8048-dfc079cacac1"]},{"id":"ITEM-4","itemData":{"DOI":"10.1146/annurev.ps.45.020194.000325","ISBN":"1-57230-922-9","ISSN":"0066-4308","abstract":"Extract: In the lead essay for the 2001 issue of the Annual Review of Psychology, Albert Bandura noted that a paradigm shift has occurred in the field in the past few decades. Psychology no longer views human behavior only as a set of predetermined responses to environment, or as the output of a complexly programmed computer; instead, people are recognized as agents capable of performing intentional acts with a view toward achieving goals that are congruent with a particular set of beliefs. In this view, belief systems are pivotal, as they provide people with a working model of the world that helps them make behavioral choices. Under this paradigm, research on all aspects of cognition has flourished and a number of intriguing theoretical frameworks have been advanced. As Andresen (2001) notes, this productive climate offers great opportunities to develop cognitive approaches to the study of religion. In spite of these opportunities, cognitive- psychological research on religion remains-with a few exceptions-sporadic and incompletely connected: it is indicative that of the 10 contributors to the Andresen volume, just one is a psychologist (Barrett) and just one is a psychiatrist (McNamara). The fields of anthropology and comparative religion are heavily represented in current cognitive research, with important contributions from sociology, philosophy, and cognitive neuroscience. The good news for psychologists of religion who feel they may be toiling in obscurity (Pargament, 2002) is that there are some exciting opportunities for collegiality beyond our own backyard. This chapter illuminates some of the connections between existing lines of work and suggest ways in which researchers might capitalize, within and across disciplinary lines, on the field's developments to date. In the first sections, I introduce current cognitive models and briefly describe research on religion that has looked at some aspect of that model. The following sections describe the main directions cognitive research on religion has taken in the last several years and questions that remain open in each. The concluding section reviews some of the cutting-edge issues in cognitive research and suggests ways in which these might be applied to research on religion, to the benefit of both.","author":[{"dropping-particle":"","family":"Mathews","given":"A.","non-dropping-particle":"","parse-names":false,"suffix":""},{"dropping-particle":"","family":"MacLeod","given":"C","non-dropping-particle":"","parse-names":false,"suffix":""}],"container-title":"Annual Review of Psychology","id":"ITEM-4","issue":"1","issued":{"date-parts":[["1994","1","1"]]},"note":"From Duplicate 2 (Cognitive Approaches to Emotion and Emotional Disorders - Mathews, A; MacLeod, C)\n\ndoi: 10.1146/annurev.ps.45.020194.000325","page":"25-50","publisher":"Annual Reviews","title":"Cognitive Approaches to Emotion and Emotional Disorders","type":"article-journal","volume":"45"},"uris":["http://www.mendeley.com/documents/?uuid=3730f182-bd38-4e74-954b-33c757fef511"]}],"mendeley":{"formattedCitation":"(Joormann, 2010; Koster et al., 2011; Mathews &amp; MacLeod, 1994; Whitmer &amp; Gotlib, 2013)","plainTextFormattedCitation":"(Joormann, 2010; Koster et al., 2011; Mathews &amp; MacLeod, 1994; Whitmer &amp; Gotlib, 2013)","previouslyFormattedCitation":"(Joormann, 2010; Koster et al., 2011; Mathews &amp; MacLeod, 1994; Whitmer &amp; Gotlib, 2013)"},"properties":{"noteIndex":0},"schema":"https://github.com/citation-style-language/schema/raw/master/csl-citation.json"}</w:instrText>
      </w:r>
      <w:moveTo w:id="568" w:author="יפתח עמיר" w:date="2020-01-03T11:35:00Z">
        <w:r>
          <w:fldChar w:fldCharType="separate"/>
        </w:r>
      </w:moveTo>
      <w:r w:rsidR="008E3451" w:rsidRPr="008E3451">
        <w:rPr>
          <w:noProof/>
        </w:rPr>
        <w:t>(Joormann, 2010; Koster et al., 2011; Mathews &amp; MacLeod, 1994; Whitmer &amp; Gotlib, 2013)</w:t>
      </w:r>
      <w:moveTo w:id="569" w:author="יפתח עמיר" w:date="2020-01-03T11:35:00Z">
        <w:r>
          <w:fldChar w:fldCharType="end"/>
        </w:r>
        <w:r>
          <w:t xml:space="preserve">. </w:t>
        </w:r>
        <w:r w:rsidRPr="0084582E">
          <w:t xml:space="preserve">Notably, we did not find </w:t>
        </w:r>
        <w:r w:rsidRPr="008F3320">
          <w:t>direct</w:t>
        </w:r>
        <w:r w:rsidRPr="0084582E">
          <w:t xml:space="preserve"> associations between difficulty disengaging attention from</w:t>
        </w:r>
        <w:r>
          <w:t>- nor biased selective attention to-</w:t>
        </w:r>
        <w:r w:rsidRPr="0084582E">
          <w:t xml:space="preserve"> negative self-referential thoughts and </w:t>
        </w:r>
        <w:r>
          <w:t xml:space="preserve">depression or anxiety </w:t>
        </w:r>
        <w:r w:rsidRPr="0084582E">
          <w:t>symptomatology</w:t>
        </w:r>
        <w:r>
          <w:t xml:space="preserve">. Effects of internal attentional dysregulation in Studies 1 and 2 on anxiety and depression were observed only when </w:t>
        </w:r>
        <w:r w:rsidRPr="0084582E">
          <w:t xml:space="preserve">mediated </w:t>
        </w:r>
        <w:r>
          <w:t>via</w:t>
        </w:r>
        <w:r w:rsidRPr="0084582E">
          <w:t xml:space="preserve"> cognitive vulnerability.</w:t>
        </w:r>
        <w:r>
          <w:t xml:space="preserve"> Consistent with attentional dysregulation and cognitive inhibition accounts of depression and anxiety </w:t>
        </w:r>
        <w:r>
          <w:fldChar w:fldCharType="begin" w:fldLock="1"/>
        </w:r>
      </w:moveTo>
      <w:r w:rsidR="00677C5B">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hypothesis","type":"article-journal","volume":"31"},"uris":["http://www.mendeley.com/documents/?uuid=411765aa-2ee8-424b-80d9-8bc344a9e150"]},{"id":"ITEM-3","itemData":{"DOI":"10.1037/a0030923","ISBN":"0033-2909","ISSN":"00332909","PMID":"23244316","abstract":"Rumination, defined as repetitive thinking about negative information, has been found to lead to serious maladaptive consequences, including longer and more severe episodes of major depression. In this review, we present and discuss research findings motivated by the formulation that individual differences in cognitive processes that control how information is processed influence the likelihood that thoughts will become repetitive and negative. Several studies have demonstrated that a tendency to ruminate (i.e., trait rumination) is related to difficulties updating working memory (WM) and disengaging from and forgetting no-longer-relevant information. Other investigators have documented that trait rumination is also associated with an enhanced ability to ignore distracting information and with more stable maintenance of task-relevant information. In contrast to trait rumination, a state of rumination has been found to be related to widespread deficits in cognitive control. In this article, we discuss how the current accounts of control functioning cannot explain this pattern of anomalous control functioning. To explain these findings, including unexpected and contradictory results, we present an attentional scope model of rumination that posits that a constricted array of thoughts, percepts, and actions that are activated in WM or available for selection from long-term memory affects the control functioning of trait ruminators. This model explains, at a cognitive level, why rumination is particularly likely to arise when individuals are in a negative mood state; it also accounts for a number of findings outside of the rumination-control literature and generates several novel predictions.","author":[{"dropping-particle":"","family":"Whitmer","given":"Anson J.","non-dropping-particle":"","parse-names":false,"suffix":""},{"dropping-particle":"","family":"Gotlib","given":"Ian H.","non-dropping-particle":"","parse-names":false,"suffix":""}],"container-title":"Psychological Bulletin","id":"ITEM-3","issue":"5","issued":{"date-parts":[["2013"]]},"page":"1036-1061","title":"An attentional scope model of rumination","type":"article-journal","volume":"139"},"uris":["http://www.mendeley.com/documents/?uuid=fbfdb4d1-f746-4774-8048-dfc079cacac1"]},{"id":"ITEM-4","itemData":{"DOI":"10.1016/j.cpr.2018.06.001","ISBN":"1873-7811 (Electronic)\r0272-7358 (Linking)","ISSN":"18737811","PMID":"29913351","abstract":"Individuals who experience recurrent negative thoughts are at elevated risk for mood and anxiety disorders. It is thus essential to understand why some individuals get stuck in recurrent negative thinking (RNT), whereas others are able to disengage eventually. Theoretical models propose that individuals high in recurrent negative thinking suffer from deficits in controlling the contents of working memory. Empirical findings, however, are inconclusive. In this meta-analysis, we synthesize findings from 94 studies to examine the proposed association between RNT and deficits in cognitive control. We included numerous effect sizes not reported in the primary publications. Moderator analyses tested the influence of variables, such as stimuli valence, cognitive control function (e.g., shifting, discarding), or type of RNT (i.e., rumination or worry). Results demonstrated an association between repetitive negative thinking and deficits in only one specific cognitive control function, namely difficulty discarding no longer relevant material from working memory (r = −0.20). This association remained significant after controlling for level of psychopathology. There was no substantial association between RNT and deficits in any other cognitive control function. All other moderators were not significant. We discuss limitations (e.g., primary sample sizes, reliability of paradigms) and highlight implications for future research and clinical interventions.","author":[{"dropping-particle":"","family":"Zetsche","given":"Ulrike","non-dropping-particle":"","parse-names":false,"suffix":""},{"dropping-particle":"","family":"Bürkner","given":"Paul Christian","non-dropping-particle":"","parse-names":false,"suffix":""},{"dropping-particle":"","family":"Schulze","given":"Lars","non-dropping-particle":"","parse-names":false,"suffix":""}],"container-title":"Clinical Psychology Review","id":"ITEM-4","issue":"April","issued":{"date-parts":[["2018"]]},"page":"56-65","publisher":"Elsevier","title":"Shedding light on the association between repetitive negative thinking and deficits in cognitive control – A meta-analysis","type":"article-journal","volume":"63"},"uris":["http://www.mendeley.com/documents/?uuid=c51dd7d3-1724-4507-ad7b-ac6fc585f6c5"]},{"id":"ITEM-5","itemData":{"DOI":"10.1680/ijct.2008.1.3.192","ISBN":"1937-1209","ISSN":"1937-1209","abstract":"The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Therapy","id":"ITEM-5","issue":"3","issued":{"date-parts":[["2008"]]},"page":"192-205","title":"Repetitive Negative Thinking as a Transdiagnostic Process","type":"article-journal","volume":"1"},"uris":["http://www.mendeley.com/documents/?uuid=776be52a-64aa-4472-8220-8a115101583f"]}],"mendeley":{"formattedCitation":"(Ehring &amp; Watkins, 2008; Joormann, 2010; Koster et al., 2011; Whitmer &amp; Gotlib, 2013; Zetsche et al., 2018)","plainTextFormattedCitation":"(Ehring &amp; Watkins, 2008; Joormann, 2010; Koster et al., 2011; Whitmer &amp; Gotlib, 2013; Zetsche et al., 2018)","previouslyFormattedCitation":"(Ehring &amp; Watkins, 2008; Joormann, 2010; Koster et al., 2011; Whitmer &amp; Gotlib, 2013; Zetsche et al., 2018)"},"properties":{"noteIndex":0},"schema":"https://github.com/citation-style-language/schema/raw/master/csl-citation.json"}</w:instrText>
      </w:r>
      <w:moveTo w:id="570" w:author="יפתח עמיר" w:date="2020-01-03T11:35:00Z">
        <w:r>
          <w:fldChar w:fldCharType="separate"/>
        </w:r>
      </w:moveTo>
      <w:r w:rsidR="008E3451" w:rsidRPr="008E3451">
        <w:rPr>
          <w:noProof/>
        </w:rPr>
        <w:t>(Ehring &amp; Watkins, 2008; Joormann, 2010; Koster et al., 2011; Whitmer &amp; Gotlib, 2013; Zetsche et al., 2018)</w:t>
      </w:r>
      <w:moveTo w:id="571" w:author="יפתח עמיר" w:date="2020-01-03T11:35:00Z">
        <w:r>
          <w:fldChar w:fldCharType="end"/>
        </w:r>
        <w:r>
          <w:t>, this may mean that the effects of these dysregulated “lower-level” internal attentional processes are directly linked “higher-level” cognitive vulnerability processes and only thereby to symptomatology. This effect may have important</w:t>
        </w:r>
        <w:r w:rsidRPr="0084582E">
          <w:t xml:space="preserve"> implications for </w:t>
        </w:r>
        <w:r>
          <w:t xml:space="preserve">further specifying </w:t>
        </w:r>
        <w:r w:rsidRPr="0084582E">
          <w:t>major models of information processing and cognitive vulnerability</w:t>
        </w:r>
        <w:r>
          <w:t xml:space="preserve"> </w:t>
        </w:r>
        <w:r>
          <w:fldChar w:fldCharType="begin" w:fldLock="1"/>
        </w:r>
      </w:moveTo>
      <w:r w:rsidR="00677C5B">
        <w:instrText>ADDIN CSL_CITATION {"citationItems":[{"id":"ITEM-1","itemData":{"ISBN":"9780198528883","author":[{"dropping-particle":"","family":"Harvey","given":"Allison G","non-dropping-particle":"","parse-names":false,"suffix":""},{"dropping-particle":"","family":"Watkins","given":"Edward","non-dropping-particle":"","parse-names":false,"suffix":""},{"dropping-particle":"","family":"Mansell","given":"Warren","non-dropping-particle":"","parse-names":false,"suffix":""}],"id":"ITEM-1","issued":{"date-parts":[["2004"]]},"publisher":"Oxford University Press, USA","title":"Cognitive behavioural processes across psychological disorders: A transdiagnostic approach to research and treatment","type":"book"},"uris":["http://www.mendeley.com/documents/?uuid=9e961cf0-f82d-4fee-ae25-46735955a873"]},{"id":"ITEM-2","itemData":{"DOI":"https://doi.org/10.1016/j.brat.2007.07.002","ISSN":"0005-7967","abstract":"Up until recently, it had been assumed that attentional biases for negative information do not exist in depression. However studies using post-conscious exposure durations have produced contradictory results. The limitations of common attentional tasks, suitability of stimulus materials and differences in stimulus duration times may have contributed to these inconsistencies. We aimed to address many of these issues and examine attentional responses in major depression at two post-conscious exposure times. We also investigated possible roles for rumination and distraction in increasing and lessening attentional biases for negative information. We used a fully controlled experimental design to test the effects of both induced and trait rumination and distraction on attention in patients with major depression and healthy controls. Attention was assessed using the dot-probe task. The findings revealed an attentional bias for negative information in depressed patients only at the longer post-conscious exposure duration. Furthermore although this bias was not influenced by either induced or trait distraction, it was related to trait rumination. Overall, the results showed that depression is associated with a strategic attentional bias towards negative information and that this bias is stronger in individuals who habitually ruminate.","author":[{"dropping-particle":"","family":"Donaldson","given":"Catherine","non-dropping-particle":"","parse-names":false,"suffix":""},{"dropping-particle":"","family":"Lam","given":"Dominic","non-dropping-particle":"","parse-names":false,"suffix":""},{"dropping-particle":"","family":"Mathews","given":"Andrew","non-dropping-particle":"","parse-names":false,"suffix":""}],"container-title":"Behaviour Research and Therapy","id":"ITEM-2","issue":"11","issued":{"date-parts":[["2007"]]},"page":"2664-2678","title":"Rumination and attention in major depression","type":"article-journal","volume":"45"},"uris":["http://www.mendeley.com/documents/?uuid=a6c0a6c4-0e65-40d0-83a5-fd69a6e966ff"]}],"mendeley":{"formattedCitation":"(Donaldson et al., 2007; Harvey et al., 2004)","plainTextFormattedCitation":"(Donaldson et al., 2007; Harvey et al., 2004)","previouslyFormattedCitation":"(Donaldson et al., 2007; Harvey et al., 2004)"},"properties":{"noteIndex":0},"schema":"https://github.com/citation-style-language/schema/raw/master/csl-citation.json"}</w:instrText>
      </w:r>
      <w:moveTo w:id="572" w:author="יפתח עמיר" w:date="2020-01-03T11:35:00Z">
        <w:r>
          <w:fldChar w:fldCharType="separate"/>
        </w:r>
      </w:moveTo>
      <w:r w:rsidR="008E3451" w:rsidRPr="008E3451">
        <w:rPr>
          <w:noProof/>
        </w:rPr>
        <w:t>(Donaldson et al., 2007; Harvey et al., 2004)</w:t>
      </w:r>
      <w:moveTo w:id="573" w:author="יפתח עמיר" w:date="2020-01-03T11:35:00Z">
        <w:r>
          <w:fldChar w:fldCharType="end"/>
        </w:r>
        <w:r>
          <w:t xml:space="preserve">; and, in turn, translational implications for delimiting outcomes and mechanisms of action of training </w:t>
        </w:r>
        <w:r>
          <w:lastRenderedPageBreak/>
          <w:t xml:space="preserve">interventions targeting </w:t>
        </w:r>
        <w:r w:rsidRPr="0084582E">
          <w:t xml:space="preserve">“lower-level” internal attentional </w:t>
        </w:r>
        <w:r>
          <w:t xml:space="preserve">dyscontrol </w:t>
        </w:r>
        <w:r>
          <w:fldChar w:fldCharType="begin" w:fldLock="1"/>
        </w:r>
      </w:moveTo>
      <w:r w:rsidR="00677C5B">
        <w:instrText>ADDIN CSL_CITATION {"citationItems":[{"id":"ITEM-1","itemData":{"DOI":"10.1016/j.jbtep.2015.05.006","ISBN":"00057916","ISSN":"18737943","PMID":"26118306","abstract":"Cognitive bias modification (CBM) research holds important theoretical and clinical potential. CBM represents one of the most exciting translational developments in experimental psychopathology research in recent years. Despite theoretical and methodological advances in the past 15 years, the clinical efficacy of CBM, to-date, has been disappointing. However, it is important to remember that the CBM therapeutics literature is only in its early stages of scientific development. We argue that the potential for novel approaches to CBM to contribute to disseminable psychological interventions is strong and has yet to be realized. Accordingly, we propose 5 inter-related steps that may help advance the basic and clinical science of CBM: (1) Innovation and refinement of the methodology to modify information-processing bias; (2) Advancing understanding of the nature of processing biases in order to guide their modification; (3) Conceptualizing and studying the moderating and mediating mechanisms underlying the modification of information-processing bias and their effects on maladaptation; (4) Focus on augmenting existing validated treatments, by targeting psychobehavioral processes proximally linked to information-processing biases; (5) Encouraging publication of methodologically strong, mixed and unexpected findings. Finally, we introduce papers in the special issue with respect to each of these future directions. These papers provide important new conceptual and methodological perspectives to advance CBM research.","author":[{"dropping-particle":"","family":"Koster","given":"Ernst H.W.","non-dropping-particle":"","parse-names":false,"suffix":""},{"dropping-particle":"","family":"Bernstein","given":"Amit","non-dropping-particle":"","parse-names":false,"suffix":""}],"container-title":"Journal of Behavior Therapy and Experimental Psychiatry","id":"ITEM-1","issued":{"date-parts":[["2015","12","1"]]},"page":"1-4","publisher":"Pergamon","title":"Introduction to the special issue on Cognitive bias modification: Taking a step back to move forward?","type":"article-journal","volume":"49"},"uris":["http://www.mendeley.com/documents/?uuid=f4ab14d6-6bda-3215-b515-75a9cdb944b3"]}],"mendeley":{"formattedCitation":"(Koster &amp; Bernstein, 2015)","plainTextFormattedCitation":"(Koster &amp; Bernstein, 2015)","previouslyFormattedCitation":"(Koster &amp; Bernstein, 2015)"},"properties":{"noteIndex":0},"schema":"https://github.com/citation-style-language/schema/raw/master/csl-citation.json"}</w:instrText>
      </w:r>
      <w:moveTo w:id="574" w:author="יפתח עמיר" w:date="2020-01-03T11:35:00Z">
        <w:r>
          <w:fldChar w:fldCharType="separate"/>
        </w:r>
      </w:moveTo>
      <w:r w:rsidR="008E3451" w:rsidRPr="008E3451">
        <w:rPr>
          <w:noProof/>
        </w:rPr>
        <w:t>(Koster &amp; Bernstein, 2015)</w:t>
      </w:r>
      <w:moveTo w:id="575" w:author="יפתח עמיר" w:date="2020-01-03T11:35:00Z">
        <w:r>
          <w:fldChar w:fldCharType="end"/>
        </w:r>
        <w:r>
          <w:t xml:space="preserve">. </w:t>
        </w:r>
      </w:moveTo>
    </w:p>
    <w:p w14:paraId="35846656" w14:textId="2B1A70FF" w:rsidR="007949F6" w:rsidRPr="00957DEB" w:rsidRDefault="007949F6" w:rsidP="007949F6">
      <w:pPr>
        <w:outlineLvl w:val="9"/>
        <w:rPr>
          <w:moveTo w:id="576" w:author="יפתח עמיר" w:date="2020-01-03T11:35:00Z"/>
        </w:rPr>
      </w:pPr>
      <w:moveTo w:id="577" w:author="יפתח עמיר" w:date="2020-01-03T11:35:00Z">
        <w:r w:rsidRPr="000A0C8C">
          <w:t>Observed effects in Study 1 were</w:t>
        </w:r>
        <w:r>
          <w:t xml:space="preserve"> specific to</w:t>
        </w:r>
        <w:r w:rsidRPr="009E614F">
          <w:t xml:space="preserve"> difficulty disengaging internal attention</w:t>
        </w:r>
        <w:r>
          <w:t xml:space="preserve"> as theorized </w:t>
        </w:r>
        <w:r>
          <w:fldChar w:fldCharType="begin" w:fldLock="1"/>
        </w:r>
      </w:moveTo>
      <w:r w:rsidR="00677C5B">
        <w:instrText>ADDIN CSL_CITATION {"citationItems":[{"id":"ITEM-1","itemData":{"DOI":"10.1016/j.cpr.2010.08.005","ISBN":"02727358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Review","id":"ITEM-1","issue":"1","issued":{"date-parts":[["2011"]]},"page":"138-145","publisher":"Elsevier Ltd","title":"Understanding depressive rumination from a cognitive science perspective: The impaired disengagement hypothesis","type":"article-journal","volume":"31"},"uris":["http://www.mendeley.com/documents/?uuid=411765aa-2ee8-424b-80d9-8bc344a9e150"]},{"id":"ITEM-2","itemData":{"DOI":"10.1177/2167702615622383","ISBN":"2167-7026","ISSN":"21677034","PMID":"28785510","abstract":"There is increasing interest in spontaneous thought, namely task-unrelated or rest-related mental activity. Spontaneous thought is an umbrella term for processes like mindwandering, involuntary autobiographical memory, and daydreaming, with evidence elucidating adaptive and maladaptive consequences. In this theoretical framework, we propose that, apart from its positive functions, spontaneous thought is a precursor for cognitive vulnerability in individuals who are at- risk for mood disorders. Importantly, spontaneous thought mostly focuses on unattained goals and evaluates the discrepancy between current and desired status (Klinger, 1971, 2013a). In individuals who stably (i.e., trait negative affectivity) or transitorily (i.e., stress) experience negative emotions in reaction to goal-discrepancy, spontaneous thought fosters major cognitive vulnerabilities (e.g., rumination, hopelessness, low self-esteem, and cognitive reactivity) which, in turn, enhance depression. Furthermore, we also highlight preliminary links between spontaneous thought and bipolar disorder. The evidence for this framework is reviewed and we discuss theoretical and clinical implications of our proposal. Keywords:","author":[{"dropping-particle":"","family":"Marchetti","given":"Igor","non-dropping-particle":"","parse-names":false,"suffix":""},{"dropping-particle":"","family":"Koster","given":"Ernst H.W.","non-dropping-particle":"","parse-names":false,"suffix":""},{"dropping-particle":"","family":"Klinger","given":"Eric","non-dropping-particle":"","parse-names":false,"suffix":""},{"dropping-particle":"","family":"Alloy","given":"Lauren B.","non-dropping-particle":"","parse-names":false,"suffix":""}],"container-title":"Clinical Psychological Science","id":"ITEM-2","issue":"5","issued":{"date-parts":[["2016"]]},"page":"835-857","title":"Spontaneous thought and vulnerability to mood disorders: The dark side of the wandering mind","type":"article-journal","volume":"4"},"uris":["http://www.mendeley.com/documents/?uuid=fdcfa52d-ea8b-4394-b2fb-539340b2902a"]}],"mendeley":{"formattedCitation":"(Koster et al., 2011; Marchetti et al., 2016)","plainTextFormattedCitation":"(Koster et al., 2011; Marchetti et al., 2016)","previouslyFormattedCitation":"(Koster et al., 2011; Marchetti et al., 2016)"},"properties":{"noteIndex":0},"schema":"https://github.com/citation-style-language/schema/raw/master/csl-citation.json"}</w:instrText>
      </w:r>
      <w:moveTo w:id="578" w:author="יפתח עמיר" w:date="2020-01-03T11:35:00Z">
        <w:r>
          <w:fldChar w:fldCharType="separate"/>
        </w:r>
      </w:moveTo>
      <w:r w:rsidR="008E3451" w:rsidRPr="008E3451">
        <w:rPr>
          <w:noProof/>
        </w:rPr>
        <w:t>(Koster et al., 2011; Marchetti et al., 2016)</w:t>
      </w:r>
      <w:moveTo w:id="579" w:author="יפתח עמיר" w:date="2020-01-03T11:35:00Z">
        <w:r>
          <w:fldChar w:fldCharType="end"/>
        </w:r>
        <w:r>
          <w:t>.</w:t>
        </w:r>
        <w:r w:rsidRPr="00EF30C6">
          <w:t xml:space="preserve"> </w:t>
        </w:r>
        <w:r>
          <w:t>Indeed, n</w:t>
        </w:r>
        <w:r w:rsidRPr="009E614F">
          <w:t>o effects were observed at the zero-order level or within the serial mediation model for attentional facilitation (i.e., facilitated internal attentional disengagement from</w:t>
        </w:r>
        <w:r>
          <w:t xml:space="preserve"> simulated</w:t>
        </w:r>
        <w:r w:rsidRPr="009E614F">
          <w:t xml:space="preserve"> negative self-referential thought</w:t>
        </w:r>
        <w:r>
          <w:t xml:space="preserve"> stimuli</w:t>
        </w:r>
        <w:r w:rsidRPr="009E614F">
          <w:t xml:space="preserve">). </w:t>
        </w:r>
        <w:r>
          <w:t>The specificity</w:t>
        </w:r>
        <w:r w:rsidRPr="009E614F">
          <w:t xml:space="preserve"> </w:t>
        </w:r>
        <w:r>
          <w:t xml:space="preserve">of these effects </w:t>
        </w:r>
        <w:r w:rsidRPr="009E614F">
          <w:t>provide</w:t>
        </w:r>
        <w:r>
          <w:t>s</w:t>
        </w:r>
        <w:r w:rsidRPr="009E614F">
          <w:t xml:space="preserve"> strong evidence </w:t>
        </w:r>
        <w:r>
          <w:t>for</w:t>
        </w:r>
        <w:r w:rsidRPr="0084582E">
          <w:rPr>
            <w:rFonts w:asciiTheme="majorBidi" w:hAnsiTheme="majorBidi"/>
          </w:rPr>
          <w:t xml:space="preserve"> </w:t>
        </w:r>
        <w:r w:rsidRPr="0084582E">
          <w:t>cognitive control theories</w:t>
        </w:r>
        <w:r>
          <w:t xml:space="preserve"> implicating attentional dyscontrol or difficulty disengaging internal attention in cognitive vulnerability </w:t>
        </w:r>
        <w:r>
          <w:fldChar w:fldCharType="begin" w:fldLock="1"/>
        </w:r>
      </w:moveTo>
      <w:r w:rsidR="00677C5B">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hypothesis","type":"article-journal","volume":"31"},"uris":["http://www.mendeley.com/documents/?uuid=411765aa-2ee8-424b-80d9-8bc344a9e150"]}],"mendeley":{"formattedCitation":"(Joormann, 2010; Koster et al., 2011)","plainTextFormattedCitation":"(Joormann, 2010; Koster et al., 2011)","previouslyFormattedCitation":"(Joormann, 2010; Koster et al., 2011)"},"properties":{"noteIndex":0},"schema":"https://github.com/citation-style-language/schema/raw/master/csl-citation.json"}</w:instrText>
      </w:r>
      <w:moveTo w:id="580" w:author="יפתח עמיר" w:date="2020-01-03T11:35:00Z">
        <w:r>
          <w:fldChar w:fldCharType="separate"/>
        </w:r>
      </w:moveTo>
      <w:r w:rsidR="008E3451" w:rsidRPr="008E3451">
        <w:rPr>
          <w:noProof/>
        </w:rPr>
        <w:t>(Joormann, 2010; Koster et al., 2011)</w:t>
      </w:r>
      <w:moveTo w:id="581" w:author="יפתח עמיר" w:date="2020-01-03T11:35:00Z">
        <w:r>
          <w:fldChar w:fldCharType="end"/>
        </w:r>
        <w:r w:rsidRPr="00EF30C6">
          <w:t>.</w:t>
        </w:r>
        <w:r>
          <w:t xml:space="preserve"> </w:t>
        </w:r>
        <w:r>
          <w:rPr>
            <w:rFonts w:asciiTheme="majorBidi" w:hAnsiTheme="majorBidi"/>
          </w:rPr>
          <w:t>Moreover, this approach to disambiguate interference or difficult</w:t>
        </w:r>
        <w:r>
          <w:t>y</w:t>
        </w:r>
        <w:r>
          <w:rPr>
            <w:rFonts w:asciiTheme="majorBidi" w:hAnsiTheme="majorBidi"/>
          </w:rPr>
          <w:t xml:space="preserve"> disengaging attention from facilitated disengagement is consistent with emerging </w:t>
        </w:r>
        <w:r w:rsidRPr="0084582E">
          <w:rPr>
            <w:rFonts w:asciiTheme="majorBidi" w:hAnsiTheme="majorBidi"/>
          </w:rPr>
          <w:t>efforts to develop time-sensitive dynamic indices of attentional processing using cognitive-experimental task data</w:t>
        </w:r>
        <w:r>
          <w:t xml:space="preserve"> </w:t>
        </w:r>
        <w:r>
          <w:fldChar w:fldCharType="begin" w:fldLock="1"/>
        </w:r>
      </w:moveTo>
      <w:r w:rsidR="00677C5B">
        <w:instrText>ADDIN CSL_CITATION {"citationItems":[{"id":"ITEM-1","itemData":{"DOI":"10.1037/emo0000172","ISBN":"1931-1516(Electronic),1528-3542(Print)","abstract":"We aimed to illuminate the theorized, yet empirically elusive, connection between covert and overt attentional processes subserving attentional biases (AB). We found that covert and overt attentional processes were each expressed dynamically, fluctuating from moment-to-moment between phases of (over)engagement and phases of avoidance of threat stimuli. The key features of the temporal dynamics of covert and overt attentional processes were significantly correlated. Moreover, the real-time, dynamic expressions of overt and covert attentional processes were significantly coupled from trial-to-trial; and voluntary inhibition of overt attention decoupled their connection in time. In contrast to this dynamic process perspective on AB, when quantified through the decades-old paradigm conceptualizing AB as a static trait-like phenomenon, covert and overt attentional processes demonstrated (seemingly) no association and poor psychometrics. We discuss the implications of the findings for better understanding the nature of AB, its measurement, bio-psycho-behavioral correlates, and clinical modification. (PsycINFO Database Record (c) 2016 APA, all rights reserved)","author":[{"dropping-particle":"","family":"Amir","given":"Iftach","non-dropping-particle":"","parse-names":false,"suffix":""},{"dropping-particle":"","family":"Zvielli","given":"Ariel","non-dropping-particle":"","parse-names":false,"suffix":""},{"dropping-particle":"","family":"Bernstein","given":"Amit","non-dropping-particle":"","parse-names":false,"suffix":""}],"container-title":"Emotion","id":"ITEM-1","issue":"7","issued":{"date-parts":[["2016"]]},"page":"978-986","publisher":"American Psychological Association","title":"(De)coupling of our eyes and our mind’s eye: A dynamic process perspective on attentional bias.","type":"article","volume":"16"},"uris":["http://www.mendeley.com/documents/?uuid=39012af3-1866-44f1-963f-e0f3f61ce311"]},{"id":"ITEM-2","itemData":{"DOI":"10.1016/j.jbtep.2018.01.009","ISSN":"18737943","PMID":"29580549","abstract":"Background and objectives: Abnormal threat-related attention in anxiety disorders is most commonly assessed and modified using the dot-probe paradigm; however, poor psychometric properties of reaction-time measures may contribute to inconsistencies across studies. Typically, standard attention measures are derived using average reaction-times obtained in experimentally-defined conditions. However, current approaches based on experimentally-defined conditions are limited. In this study, the psychometric properties of a novel response-based computation approach to analyze dot-probe data are compared to standard measures of attention. Methods: 148 adults (19.19 ± 1.42 years, 84 women) completed a standardized dot-probe task including threatening and neutral faces. We generated both standard and response-based measures of attention bias, attentional orientation, and attentional disengagement. We compared overall internal consistency, number of trials necessary to reach internal consistency, test-retest reliability (n = 72), and criterion validity obtained using each approach. Results: Compared to standard attention measures, response-based measures demonstrated uniformly high levels of internal consistency with relatively few trials and varying improvements in test-retest reliability. Additionally, response-based measures demonstrated specific evidence of anxiety-related associations above and beyond both standard attention measures and other confounds. Limitations: Future studies are necessary to validate this approach in clinical samples. Conclusions: Response-based attention measures demonstrate superior psychometric properties compared to standard attention measures, which may improve the detection of anxiety-related associations and treatment-related changes in clinical samples.","author":[{"dropping-particle":"","family":"Evans","given":"Travis C.","non-dropping-particle":"","parse-names":false,"suffix":""},{"dropping-particle":"","family":"Britton","given":"Jennifer C.","non-dropping-particle":"","parse-names":false,"suffix":""}],"container-title":"Journal of Behavior Therapy and Experimental Psychiatry","id":"ITEM-2","issue":"March 2017","issued":{"date-parts":[["2018"]]},"page":"95-103","publisher":"Elsevier","title":"Improving the psychometric properties of dot-probe attention measures using response-based computation","type":"article-journal","volume":"60"},"uris":["http://www.mendeley.com/documents/?uuid=cdf91c3c-2fe5-4787-a406-86884fe9a71a"]},{"id":"ITEM-3","itemData":{"DOI":"10.1371/journal.pone.0166600","ISBN":"1932-6203","ISSN":"19326203","PMID":"27875536","abstract":"Background New indices, calculated on data from the widely used Dot Probe Task, were recently proposed to capture variability in biased attention allocation. We observed that it remains unclear which data pattern is meant to be indicative of dynamic bias and thus to be captured by these indices. Moreover, we hypothesized that the new indices are sensitive to SD differences at the response time (RT) level in the absence of bias.   Method Randomly generated datasets were analyzed to assess properties of the Attention Bias Variability (ABV) and Trial Level Bias Score (TL-BS) indices. Sensitivity to creating differences in 1) RT standard deviation, 2) mean RT, and 3) bias magnitude were assessed. In addition, two possible definitions of dynamic attention bias were explored by creating differences in 4) frequency of bias switching, and 5) bias magnitude in the presence of constant switching.   Results ABV and TL-BS indices were found highly sensitive to increasing SD at the response time level, insensitive to increasing bias, linearly sensitive to increasing bias magnitude in the presence of bias switches, and non-linearly sensitive to increasing the frequency of bias switches. The ABV index was also found responsive to increasing mean response times in the absence of bias.   Conclusion Recently proposed DPT derived variability indices cannot uncouple measurement error from bias variability. Significant group differences may be observed even if there is no bias present in any individual dataset. This renders the new indices in their current form unfit for empirical purposes. Our discussion focuses on fostering debate and ideas for new research to validate the potentially very important notion of biased attention being dynamic.","author":[{"dropping-particle":"","family":"Kruijt","given":"Anne Wil","non-dropping-particle":"","parse-names":false,"suffix":""},{"dropping-particle":"","family":"Field","given":"Andy P.","non-dropping-particle":"","parse-names":false,"suffix":""},{"dropping-particle":"","family":"Fox","given":"Elaine","non-dropping-particle":"","parse-names":false,"suffix":""}],"container-title":"PLoS ONE","id":"ITEM-3","issue":"11","issued":{"date-parts":[["2016"]]},"page":"1-22","title":"Capturing dynamics of biased attention: Are new attention variability measures the way forward","type":"article-journal","volume":"11"},"uris":["http://www.mendeley.com/documents/?uuid=c5df6488-ecf9-4f65-8fae-0041989dc3c9"]},{"id":"ITEM-4","itemData":{"DOI":"10.1016/J.CPR.2018.05.005","ISSN":"0272-7358","abstract":"Beginning in the 1980s, experimental psychopathologists increasingly adapted the concepts and paradigms of cognitive science to elucidate information-processing abnormalities that may figure in the etiology and maintenance of anxiety disorders. Assessment and modification of attentional biases for threat has been a major theme in this research program. The field has witnessed the development of progressively more sophisticated approaches for isolating attentional processes from other cognitive processes in the service of accurate assessment and treatment. Yet the field is now in crisis as foundational concerns about the reliability of basic measures of attentional bias for threat (ABT) have emerged. Moreover, recent research points to theoretical revisions deemphasizing ABT as a stable, near-universal feature of anxiety disorders, and stressing deficits in executive control as the primary attentional problem linked to anxiety.","author":[{"dropping-particle":"","family":"McNally","given":"Richard J.","non-dropping-particle":"","parse-names":false,"suffix":""}],"container-title":"Clinical Psychology Review","id":"ITEM-4","issued":{"date-parts":[["2018","5","21"]]},"publisher":"Pergamon","title":"Attentional bias for threat: Crisis or opportunity?","type":"article-journal"},"uris":["http://www.mendeley.com/documents/?uuid=50de5a0f-299c-3875-a609-ddb75b2c6ad5"]},{"id":"ITEM-5","itemData":{"DOI":"10.1037/pas0000036","ISBN":"1939-134X(Electronic),1040-3590(Print)","ISSN":"1939-134X","abstract":"[Correction Notice: An Erratum for this article was reported in Vol 27(2) of Psychological Assessment (see record 2015-09326-001). The hypothetical example provided when explaining the Winsorizing approach on the sixth page, first paragraph, is inaccurate because the interquartile range will always be equal to the 75th percentile value - the 25th percentile value. A corrected example is as follows: “For example, for a RT distribution with a 25th percentile value of 600 ms, a 75th percentile value of 800 ms, and an interquartile range of 200 ms, values &gt;1100 would be rescaled to 1100 ms (the largest value in the distribution that is within the valid range) whereas values &lt; 300 ms would be rescaled to 300 ms (the smallest value in the distribution that is within the valid range).”] The dot-probe task has been widely used in research to produce an index of biased attention based on reaction times (RTs). Despite its popularity, very few published studies have examined psychometric properties of the task, including test–retest reliability, and no previous study has examined reliability in clinically anxious samples or systematically explored the effects of task design and analysis decisions on reliability. In the current analysis, we used dot-probe data from 3 studies in which attention bias toward threat-related faces was assessed at multiple (≥5) time-points. Two of the studies were similar (adults with social anxiety disorder, similar design features) whereas 1 was more disparate (pediatric healthy volunteers, distinct task design). We explored the effects of analysis choices (e.g., bias score formula, outlier handling method) on reliability and searched for convergent findings across the 3 studies. We found that, when concurrently considering the 3 studies, the most reliable RT index of bias used data from dot-bottom trials, comparing congruent to incongruent trials, with rescaled outliers, particularly after averaging across more than 1 assessment point. Although reliability of RT bias indices was moderate to low, within-session variability in bias (attention bias variability; ABV), a recently proposed RT index, was more reliable across sessions. Several eyetracking-based indices of attention bias (available in the pediatric healthy sample only) showed reliability that matched the optimal RT index (ABV). On the basis of these findings, we make specific recommendations to researchers using the dot-probe, particularly those wishing to investigate individu…","author":[{"dropping-particle":"","family":"Price","given":"Rebecca B","non-dropping-particle":"","parse-names":false,"suffix":""},{"dropping-particle":"","family":"Kuckertz","given":"Jennie M","non-dropping-particle":"","parse-names":false,"suffix":""},{"dropping-particle":"","family":"Siegle","given":"Greg J","non-dropping-particle":"","parse-names":false,"suffix":""},{"dropping-particle":"","family":"Ladouceur","given":"Cecile D","non-dropping-particle":"","parse-names":false,"suffix":""},{"dropping-particle":"","family":"Silk","given":"Jennifer S","non-dropping-particle":"","parse-names":false,"suffix":""},{"dropping-particle":"","family":"Ryan","given":"Neal D","non-dropping-particle":"","parse-names":false,"suffix":""},{"dropping-particle":"","family":"Dahl","given":"Ronald E","non-dropping-particle":"","parse-names":false,"suffix":""},{"dropping-particle":"","family":"Amir","given":"Nader","non-dropping-particle":"","parse-names":false,"suffix":""}],"container-title":"Psychological Assessment","id":"ITEM-5","issue":"2","issued":{"date-parts":[["2015"]]},"page":"365-376","publisher":"American Psychological Association","publisher-place":"Price, Rebecca B.: Western Psychiatric Institute and Clinic, 3811 O’Hara Street, Pittsburgh, PA, US, 15213, rebecca.price@stanfordalumni.org","title":"Empirical recommendations for improving the stability of the dot-probe task in clinical research.","type":"article-journal","volume":"27"},"uris":["http://www.mendeley.com/documents/?uuid=2bf45a7c-8d05-4de1-a8a0-b650d17a4a15"]},{"id":"ITEM-6","itemData":{"PMID":"27322741","abstract":"The use of unreliable measures constitutes a threat to our understanding of psychopathology, because advancement of science using both behavioral and biologically oriented measures can only be certain if such measurements are reliable. Two pillars of the National Institute of Mental Health's portfolio-the Research Domain Criteria (RDoC) initiative for psychopathology and the target engagement initiative in clinical trials-cannot succeed without measures that possess the high reliability necessary for tests involving mediation and selection based on individual differences. We focus on the historical lack of reliability of attentional bias measures as an illustration of how reliability can pose a threat to our understanding. Our own data replicate previous findings of poor reliability for traditionally used scores, which suggests a serious problem with the ability to test theories regarding attentional bias. This lack of reliability may also suggest problems with the assumption (in both theory and the formula for the scores) that attentional bias is consistent and stable across time. In contrast, measures accounting for attention as a dynamic process in time show good reliability in our data. The field is sorely in need of research reporting findings and reliability for attentional bias scores using multiple methods, including those focusing on dynamic processes over time. We urge researchers to test and report reliability of all measures, considering findings of low reliability not just as a nuisance but as an opportunity to modify and improve upon the underlying theory. Full assessment of reliability of measures will maximize the possibility that RDoC (and psychological science more generally) will succeed. (PsycINFO Database Record","author":[{"dropping-particle":"","family":"Rodebaugh","given":"T L","non-dropping-particle":"","parse-names":false,"suffix":""},{"dropping-particle":"","family":"Scullin","given":"R B","non-dropping-particle":"","parse-names":false,"suffix":""},{"dropping-particle":"","family":"Langer","given":"J K","non-dropping-particle":"","parse-names":false,"suffix":""},{"dropping-particle":"","family":"Dixon","given":"D J","non-dropping-particle":"","parse-names":false,"suffix":""},{"dropping-particle":"","family":"Huppert","given":"J D","non-dropping-particle":"","parse-names":false,"suffix":""},{"dropping-particle":"","family":"Bernstein","given":"A","non-dropping-particle":"","parse-names":false,"suffix":""},{"dropping-particle":"","family":"Zvielli","given":"A","non-dropping-particle":"","parse-names":false,"suffix":""},{"dropping-particle":"","family":"Lenze","given":"E J","non-dropping-particle":"","parse-names":false,"suffix":""}],"container-title":"Journal of Abnormal Psychology","id":"ITEM-6","issue":"6","issued":{"date-parts":[["2016"]]},"page":"840-851","title":"Unreliability as a threat to understanding psychopathology: The cautionary tale of attentional bias.[Erratum appears in J Abnorm Psychol. 2016 Oct;125(7):878; PMID: 27583767]","type":"article-journal","volume":"125"},"uris":["http://www.mendeley.com/documents/?uuid=470eb334-d808-4ea6-b8b0-9bd90adb0681"]},{"id":"ITEM-7","itemData":{"DOI":"10.1177/2167702614551572","ISSN":"21677034","abstract":"Biases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Science","id":"ITEM-7","issue":"5","issued":{"date-parts":[["2015"]]},"page":"772-788","title":"Temporal Dynamics of Attentional Bias","type":"article-journal","volume":"3"},"uris":["http://www.mendeley.com/documents/?uuid=6f6be800-2202-44cf-8e7a-93092c642d65"]}],"mendeley":{"formattedCitation":"(Amir et al., 2016; Evans &amp; Britton, 2018; Kruijt et al., 2016; McNally, 2018; Price et al., 2015; Rodebaugh et al., 2016; Zvielli et al., 2015)","plainTextFormattedCitation":"(Amir et al., 2016; Evans &amp; Britton, 2018; Kruijt et al., 2016; McNally, 2018; Price et al., 2015; Rodebaugh et al., 2016; Zvielli et al., 2015)","previouslyFormattedCitation":"(Amir et al., 2016; Evans &amp; Britton, 2018; Kruijt et al., 2016; McNally, 2018; Price et al., 2015; Rodebaugh et al., 2016; Zvielli et al., 2015)"},"properties":{"noteIndex":0},"schema":"https://github.com/citation-style-language/schema/raw/master/csl-citation.json"}</w:instrText>
      </w:r>
      <w:moveTo w:id="582" w:author="יפתח עמיר" w:date="2020-01-03T11:35:00Z">
        <w:r>
          <w:fldChar w:fldCharType="separate"/>
        </w:r>
      </w:moveTo>
      <w:r w:rsidR="008E3451" w:rsidRPr="008E3451">
        <w:rPr>
          <w:noProof/>
        </w:rPr>
        <w:t>(Amir et al., 2016; Evans &amp; Britton, 2018; Kruijt et al., 2016; McNally, 2018; Price et al., 2015; Rodebaugh et al., 2016; Zvielli et al., 2015)</w:t>
      </w:r>
      <w:moveTo w:id="583" w:author="יפתח עמיר" w:date="2020-01-03T11:35:00Z">
        <w:r>
          <w:fldChar w:fldCharType="end"/>
        </w:r>
        <w:r w:rsidRPr="0084582E">
          <w:rPr>
            <w:rFonts w:asciiTheme="majorBidi" w:hAnsiTheme="majorBidi"/>
          </w:rPr>
          <w:t>.</w:t>
        </w:r>
        <w:r>
          <w:rPr>
            <w:rFonts w:asciiTheme="majorBidi" w:hAnsiTheme="majorBidi"/>
          </w:rPr>
          <w:t xml:space="preserve"> </w:t>
        </w:r>
        <w:r>
          <w:t xml:space="preserve">Indeed, the approach utilized here – contrasting RT on individual target (emotion) trials relative to a running window of comparator (neutral) trials that simultaneously corrects for degree of variability in RT that is unrelated to attentional processing of the target trial (simulated thought) stimulus – may represent a useful advance in the study and quantification of biased or dysregulated attentional processing of emotional </w:t>
        </w:r>
        <w:r w:rsidRPr="00BE7F7B">
          <w:t xml:space="preserve">information </w:t>
        </w:r>
        <w:r w:rsidRPr="0015613C">
          <w:t xml:space="preserve">that is sensitive to dynamic changes in mean and variability of RT across time. </w:t>
        </w:r>
        <w:r w:rsidRPr="00E85CAA">
          <w:t>It is also noteworthy that</w:t>
        </w:r>
        <w:r w:rsidRPr="00957DEB">
          <w:t xml:space="preserve"> we found similar effects when difficulty disengaging internal attentio</w:t>
        </w:r>
        <w:r w:rsidRPr="009E614F">
          <w:t xml:space="preserve">n was quantified through the </w:t>
        </w:r>
        <w:r w:rsidRPr="009202B6">
          <w:t xml:space="preserve">traditional aggregated </w:t>
        </w:r>
        <w:r w:rsidRPr="00DE612D">
          <w:t>difference</w:t>
        </w:r>
        <w:r>
          <w:t xml:space="preserve"> mean</w:t>
        </w:r>
        <w:r w:rsidRPr="009202B6">
          <w:t xml:space="preserve"> bias</w:t>
        </w:r>
        <w:r w:rsidRPr="009E614F">
          <w:t xml:space="preserve"> score measur</w:t>
        </w:r>
        <w:r>
          <w:t>e</w:t>
        </w:r>
        <w:r w:rsidRPr="00EF30C6">
          <w:t xml:space="preserve">. </w:t>
        </w:r>
        <w:r>
          <w:rPr>
            <w:rFonts w:asciiTheme="majorBidi" w:hAnsiTheme="majorBidi"/>
          </w:rPr>
          <w:t>Consistent with recent</w:t>
        </w:r>
        <w:r w:rsidRPr="00E85CAA">
          <w:rPr>
            <w:rFonts w:asciiTheme="majorBidi" w:hAnsiTheme="majorBidi"/>
          </w:rPr>
          <w:t xml:space="preserve"> criticism and debate</w:t>
        </w:r>
        <w:r w:rsidRPr="00E85CAA">
          <w:t xml:space="preserve"> </w:t>
        </w:r>
        <w:r>
          <w:t xml:space="preserve">regarding the utility and limitations of such traditional aggregated difference scores to estimate biased attentional processing </w:t>
        </w:r>
        <w:r>
          <w:fldChar w:fldCharType="begin" w:fldLock="1"/>
        </w:r>
      </w:moveTo>
      <w:r w:rsidR="00677C5B">
        <w:instrText>ADDIN CSL_CITATION {"citationItems":[{"id":"ITEM-1","itemData":{"DOI":"10.1037/pas0000036","ISBN":"1939-134X(Electronic),1040-3590(Print)","ISSN":"1939-134X","abstract":"[Correction Notice: An Erratum for this article was reported in Vol 27(2) of Psychological Assessment (see record 2015-09326-001). The hypothetical example provided when explaining the Winsorizing approach on the sixth page, first paragraph, is inaccurate because the interquartile range will always be equal to the 75th percentile value - the 25th percentile value. A corrected example is as follows: “For example, for a RT distribution with a 25th percentile value of 600 ms, a 75th percentile value of 800 ms, and an interquartile range of 200 ms, values &gt;1100 would be rescaled to 1100 ms (the largest value in the distribution that is within the valid range) whereas values &lt; 300 ms would be rescaled to 300 ms (the smallest value in the distribution that is within the valid range).”] The dot-probe task has been widely used in research to produce an index of biased attention based on reaction times (RTs). Despite its popularity, very few published studies have examined psychometric properties of the task, including test–retest reliability, and no previous study has examined reliability in clinically anxious samples or systematically explored the effects of task design and analysis decisions on reliability. In the current analysis, we used dot-probe data from 3 studies in which attention bias toward threat-related faces was assessed at multiple (≥5) time-points. Two of the studies were similar (adults with social anxiety disorder, similar design features) whereas 1 was more disparate (pediatric healthy volunteers, distinct task design). We explored the effects of analysis choices (e.g., bias score formula, outlier handling method) on reliability and searched for convergent findings across the 3 studies. We found that, when concurrently considering the 3 studies, the most reliable RT index of bias used data from dot-bottom trials, comparing congruent to incongruent trials, with rescaled outliers, particularly after averaging across more than 1 assessment point. Although reliability of RT bias indices was moderate to low, within-session variability in bias (attention bias variability; ABV), a recently proposed RT index, was more reliable across sessions. Several eyetracking-based indices of attention bias (available in the pediatric healthy sample only) showed reliability that matched the optimal RT index (ABV). On the basis of these findings, we make specific recommendations to researchers using the dot-probe, particularly those wishing to investigate individu…","author":[{"dropping-particle":"","family":"Price","given":"Rebecca B","non-dropping-particle":"","parse-names":false,"suffix":""},{"dropping-particle":"","family":"Kuckertz","given":"Jennie M","non-dropping-particle":"","parse-names":false,"suffix":""},{"dropping-particle":"","family":"Siegle","given":"Greg J","non-dropping-particle":"","parse-names":false,"suffix":""},{"dropping-particle":"","family":"Ladouceur","given":"Cecile D","non-dropping-particle":"","parse-names":false,"suffix":""},{"dropping-particle":"","family":"Silk","given":"Jennifer S","non-dropping-particle":"","parse-names":false,"suffix":""},{"dropping-particle":"","family":"Ryan","given":"Neal D","non-dropping-particle":"","parse-names":false,"suffix":""},{"dropping-particle":"","family":"Dahl","given":"Ronald E","non-dropping-particle":"","parse-names":false,"suffix":""},{"dropping-particle":"","family":"Amir","given":"Nader","non-dropping-particle":"","parse-names":false,"suffix":""}],"container-title":"Psychological Assessment","id":"ITEM-1","issue":"2","issued":{"date-parts":[["2015"]]},"page":"365-376","publisher":"American Psychological Association","publisher-place":"Price, Rebecca B.: Western Psychiatric Institute and Clinic, 3811 O’Hara Street, Pittsburgh, PA, US, 15213, rebecca.price@stanfordalumni.org","title":"Empirical recommendations for improving the stability of the dot-probe task in clinical research.","type":"article-journal","volume":"27"},"uris":["http://www.mendeley.com/documents/?uuid=2bf45a7c-8d05-4de1-a8a0-b650d17a4a15"]},{"id":"ITEM-2","itemData":{"PMID":"27322741","abstract":"The use of unreliable measures constitutes a threat to our understanding of psychopathology, because advancement of science using both behavioral and biologically oriented measures can only be certain if such measurements are reliable. Two pillars of the National Institute of Mental Health's portfolio-the Research Domain Criteria (RDoC) initiative for psychopathology and the target engagement initiative in clinical trials-cannot succeed without measures that possess the high reliability necessary for tests involving mediation and selection based on individual differences. We focus on the historical lack of reliability of attentional bias measures as an illustration of how reliability can pose a threat to our understanding. Our own data replicate previous findings of poor reliability for traditionally used scores, which suggests a serious problem with the ability to test theories regarding attentional bias. This lack of reliability may also suggest problems with the assumption (in both theory and the formula for the scores) that attentional bias is consistent and stable across time. In contrast, measures accounting for attention as a dynamic process in time show good reliability in our data. The field is sorely in need of research reporting findings and reliability for attentional bias scores using multiple methods, including those focusing on dynamic processes over time. We urge researchers to test and report reliability of all measures, considering findings of low reliability not just as a nuisance but as an opportunity to modify and improve upon the underlying theory. Full assessment of reliability of measures will maximize the possibility that RDoC (and psychological science more generally) will succeed. (PsycINFO Database Record","author":[{"dropping-particle":"","family":"Rodebaugh","given":"T L","non-dropping-particle":"","parse-names":false,"suffix":""},{"dropping-particle":"","family":"Scullin","given":"R B","non-dropping-particle":"","parse-names":false,"suffix":""},{"dropping-particle":"","family":"Langer","given":"J K","non-dropping-particle":"","parse-names":false,"suffix":""},{"dropping-particle":"","family":"Dixon","given":"D J","non-dropping-particle":"","parse-names":false,"suffix":""},{"dropping-particle":"","family":"Huppert","given":"J D","non-dropping-particle":"","parse-names":false,"suffix":""},{"dropping-particle":"","family":"Bernstein","given":"A","non-dropping-particle":"","parse-names":false,"suffix":""},{"dropping-particle":"","family":"Zvielli","given":"A","non-dropping-particle":"","parse-names":false,"suffix":""},{"dropping-particle":"","family":"Lenze","given":"E J","non-dropping-particle":"","parse-names":false,"suffix":""}],"container-title":"Journal of Abnormal Psychology","id":"ITEM-2","issue":"6","issued":{"date-parts":[["2016"]]},"page":"840-851","title":"Unreliability as a threat to understanding psychopathology: The cautionary tale of attentional bias.[Erratum appears in J Abnorm Psychol. 2016 Oct;125(7):878; PMID: 27583767]","type":"article-journal","volume":"125"},"uris":["http://www.mendeley.com/documents/?uuid=470eb334-d808-4ea6-b8b0-9bd90adb0681"]},{"id":"ITEM-3","itemData":{"DOI":"10.1177/2167702614551572","ISSN":"21677034","abstract":"Biases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 Keywords","author":[{"dropping-particle":"","family":"Zvielli","given":"Ariel","non-dropping-particle":"","parse-names":false,"suffix":""},{"dropping-particle":"","family":"Bernstein","given":"Amit","non-dropping-particle":"","parse-names":false,"suffix":""},{"dropping-particle":"","family":"Koster","given":"Ernst H W","non-dropping-particle":"","parse-names":false,"suffix":""}],"container-title":"Clinical Psychological Science","id":"ITEM-3","issue":"5","issued":{"date-parts":[["2015"]]},"page":"772-788","title":"Temporal Dynamics of Attentional Bias","type":"article-journal","volume":"3"},"uris":["http://www.mendeley.com/documents/?uuid=6f6be800-2202-44cf-8e7a-93092c642d65"]}],"mendeley":{"formattedCitation":"(Price et al., 2015; Rodebaugh et al., 2016; Zvielli et al., 2015)","plainTextFormattedCitation":"(Price et al., 2015; Rodebaugh et al., 2016; Zvielli et al., 2015)","previouslyFormattedCitation":"(Price et al., 2015; Rodebaugh et al., 2016; Zvielli et al., 2015)"},"properties":{"noteIndex":0},"schema":"https://github.com/citation-style-language/schema/raw/master/csl-citation.json"}</w:instrText>
      </w:r>
      <w:moveTo w:id="584" w:author="יפתח עמיר" w:date="2020-01-03T11:35:00Z">
        <w:r>
          <w:fldChar w:fldCharType="separate"/>
        </w:r>
      </w:moveTo>
      <w:r w:rsidR="008E3451" w:rsidRPr="008E3451">
        <w:rPr>
          <w:noProof/>
        </w:rPr>
        <w:t>(Price et al., 2015; Rodebaugh et al., 2016; Zvielli et al., 2015)</w:t>
      </w:r>
      <w:moveTo w:id="585" w:author="יפתח עמיר" w:date="2020-01-03T11:35:00Z">
        <w:r>
          <w:fldChar w:fldCharType="end"/>
        </w:r>
        <w:r>
          <w:rPr>
            <w:rFonts w:asciiTheme="majorBidi" w:hAnsiTheme="majorBidi"/>
          </w:rPr>
          <w:t xml:space="preserve">, </w:t>
        </w:r>
        <w:r>
          <w:t xml:space="preserve">we found that the traditional aggregated mean bias score demonstrated significant albeit weaker zero-order effects relative to the dynamic interference scores as well as relatively weaker levels </w:t>
        </w:r>
        <w:r>
          <w:lastRenderedPageBreak/>
          <w:t xml:space="preserve">of internal reliability relative to the dynamic scores </w:t>
        </w:r>
        <w:r>
          <w:fldChar w:fldCharType="begin" w:fldLock="1"/>
        </w:r>
      </w:moveTo>
      <w:r w:rsidR="00677C5B">
        <w:instrText>ADDIN CSL_CITATION {"citationItems":[{"id":"ITEM-1","itemData":{"DOI":"10.1037/pas0000036","ISBN":"1939-134X(Electronic),1040-3590(Print)","ISSN":"1939-134X","abstract":"[Correction Notice: An Erratum for this article was reported in Vol 27(2) of Psychological Assessment (see record 2015-09326-001). The hypothetical example provided when explaining the Winsorizing approach on the sixth page, first paragraph, is inaccurate because the interquartile range will always be equal to the 75th percentile value - the 25th percentile value. A corrected example is as follows: “For example, for a RT distribution with a 25th percentile value of 600 ms, a 75th percentile value of 800 ms, and an interquartile range of 200 ms, values &gt;1100 would be rescaled to 1100 ms (the largest value in the distribution that is within the valid range) whereas values &lt; 300 ms would be rescaled to 300 ms (the smallest value in the distribution that is within the valid range).”] The dot-probe task has been widely used in research to produce an index of biased attention based on reaction times (RTs). Despite its popularity, very few published studies have examined psychometric properties of the task, including test–retest reliability, and no previous study has examined reliability in clinically anxious samples or systematically explored the effects of task design and analysis decisions on reliability. In the current analysis, we used dot-probe data from 3 studies in which attention bias toward threat-related faces was assessed at multiple (≥5) time-points. Two of the studies were similar (adults with social anxiety disorder, similar design features) whereas 1 was more disparate (pediatric healthy volunteers, distinct task design). We explored the effects of analysis choices (e.g., bias score formula, outlier handling method) on reliability and searched for convergent findings across the 3 studies. We found that, when concurrently considering the 3 studies, the most reliable RT index of bias used data from dot-bottom trials, comparing congruent to incongruent trials, with rescaled outliers, particularly after averaging across more than 1 assessment point. Although reliability of RT bias indices was moderate to low, within-session variability in bias (attention bias variability; ABV), a recently proposed RT index, was more reliable across sessions. Several eyetracking-based indices of attention bias (available in the pediatric healthy sample only) showed reliability that matched the optimal RT index (ABV). On the basis of these findings, we make specific recommendations to researchers using the dot-probe, particularly those wishing to investigate individu…","author":[{"dropping-particle":"","family":"Price","given":"Rebecca B","non-dropping-particle":"","parse-names":false,"suffix":""},{"dropping-particle":"","family":"Kuckertz","given":"Jennie M","non-dropping-particle":"","parse-names":false,"suffix":""},{"dropping-particle":"","family":"Siegle","given":"Greg J","non-dropping-particle":"","parse-names":false,"suffix":""},{"dropping-particle":"","family":"Ladouceur","given":"Cecile D","non-dropping-particle":"","parse-names":false,"suffix":""},{"dropping-particle":"","family":"Silk","given":"Jennifer S","non-dropping-particle":"","parse-names":false,"suffix":""},{"dropping-particle":"","family":"Ryan","given":"Neal D","non-dropping-particle":"","parse-names":false,"suffix":""},{"dropping-particle":"","family":"Dahl","given":"Ronald E","non-dropping-particle":"","parse-names":false,"suffix":""},{"dropping-particle":"","family":"Amir","given":"Nader","non-dropping-particle":"","parse-names":false,"suffix":""}],"container-title":"Psychological Assessment","id":"ITEM-1","issue":"2","issued":{"date-parts":[["2015"]]},"page":"365-376","publisher":"American Psychological Association","publisher-place":"Price, Rebecca B.: Western Psychiatric Institute and Clinic, 3811 O’Hara Street, Pittsburgh, PA, US, 15213, rebecca.price@stanfordalumni.org","title":"Empirical recommendations for improving the stability of the dot-probe task in clinical research.","type":"article-journal","volume":"27"},"uris":["http://www.mendeley.com/documents/?uuid=2bf45a7c-8d05-4de1-a8a0-b650d17a4a15"]},{"id":"ITEM-2","itemData":{"PMID":"27322741","abstract":"The use of unreliable measures constitutes a threat to our understanding of psychopathology, because advancement of science using both behavioral and biologically oriented measures can only be certain if such measurements are reliable. Two pillars of the National Institute of Mental Health's portfolio-the Research Domain Criteria (RDoC) initiative for psychopathology and the target engagement initiative in clinical trials-cannot succeed without measures that possess the high reliability necessary for tests involving mediation and selection based on individual differences. We focus on the historical lack of reliability of attentional bias measures as an illustration of how reliability can pose a threat to our understanding. Our own data replicate previous findings of poor reliability for traditionally used scores, which suggests a serious problem with the ability to test theories regarding attentional bias. This lack of reliability may also suggest problems with the assumption (in both theory and the formula for the scores) that attentional bias is consistent and stable across time. In contrast, measures accounting for attention as a dynamic process in time show good reliability in our data. The field is sorely in need of research reporting findings and reliability for attentional bias scores using multiple methods, including those focusing on dynamic processes over time. We urge researchers to test and report reliability of all measures, considering findings of low reliability not just as a nuisance but as an opportunity to modify and improve upon the underlying theory. Full assessment of reliability of measures will maximize the possibility that RDoC (and psychological science more generally) will succeed. (PsycINFO Database Record","author":[{"dropping-particle":"","family":"Rodebaugh","given":"T L","non-dropping-particle":"","parse-names":false,"suffix":""},{"dropping-particle":"","family":"Scullin","given":"R B","non-dropping-particle":"","parse-names":false,"suffix":""},{"dropping-particle":"","family":"Langer","given":"J K","non-dropping-particle":"","parse-names":false,"suffix":""},{"dropping-particle":"","family":"Dixon","given":"D J","non-dropping-particle":"","parse-names":false,"suffix":""},{"dropping-particle":"","family":"Huppert","given":"J D","non-dropping-particle":"","parse-names":false,"suffix":""},{"dropping-particle":"","family":"Bernstein","given":"A","non-dropping-particle":"","parse-names":false,"suffix":""},{"dropping-particle":"","family":"Zvielli","given":"A","non-dropping-particle":"","parse-names":false,"suffix":""},{"dropping-particle":"","family":"Lenze","given":"E J","non-dropping-particle":"","parse-names":false,"suffix":""}],"container-title":"Journal of Abnormal Psychology","id":"ITEM-2","issue":"6","issued":{"date-parts":[["2016"]]},"page":"840-851","title":"Unreliability as a threat to understanding psychopathology: The cautionary tale of attentional bias.[Erratum appears in J Abnorm Psychol. 2016 Oct;125(7):878; PMID: 27583767]","type":"article-journal","volume":"125"},"uris":["http://www.mendeley.com/documents/?uuid=470eb334-d808-4ea6-b8b0-9bd90adb0681"]},{"id":"ITEM-3","itemData":{"DOI":"10.1007/s10608-013-9588-2","ISBN":"0147-5916","ISSN":"15732819","PMID":"17396179","abstract":"A variety of methodological paradigms, including dot probe and eye movement tasks, have been used to examine attentional biases to threat in anxiety disorders. Unfortunately, little attention has been devoted to the psychometric properties of measures from these paradigms. In the current study, participants selected for high and low social anxiety completed a dot probe and eye movement task using angry, disgust and happy facial expressions paired with neutral expressions. Results indi- cated that dot probe bias scores, eye movement first fixa- tion indices, and eye movement proportions of viewing time in the first 1,500 ms had unacceptably low reliability. However, eye movement indices of attentional bias over the full 5,000 ms time course had excellent reliability. Individuals’ dot probe and eye movement biases were largely uncorrelated across the two tasks and demonstrated little relation with social anxiety scores. Implications for future research are discussed.","author":[{"dropping-particle":"","family":"Waechter","given":"Stephanie","non-dropping-particle":"","parse-names":false,"suffix":""},{"dropping-particle":"","family":"Nelson","given":"Andrea L.","non-dropping-particle":"","parse-names":false,"suffix":""},{"dropping-particle":"","family":"Wright","given":"Caitlin","non-dropping-particle":"","parse-names":false,"suffix":""},{"dropping-particle":"","family":"Hyatt","given":"Ashley","non-dropping-particle":"","parse-names":false,"suffix":""},{"dropping-particle":"","family":"Oakman","given":"Jonathan","non-dropping-particle":"","parse-names":false,"suffix":""}],"container-title":"Cognitive Therapy and Research","id":"ITEM-3","issue":"3","issued":{"date-parts":[["2014"]]},"page":"313-333","title":"Measuring attentional bias to threat: Reliability of dot probe and eye movement indices","type":"article-journal","volume":"38"},"uris":["http://www.mendeley.com/documents/?uuid=3b4d32a9-5d34-4d09-8164-9a7438cf9e96"]}],"mendeley":{"formattedCitation":"(Price et al., 2015; Rodebaugh et al., 2016; Waechter et al., 2014)","plainTextFormattedCitation":"(Price et al., 2015; Rodebaugh et al., 2016; Waechter et al., 2014)","previouslyFormattedCitation":"(Price et al., 2015; Rodebaugh et al., 2016; Waechter et al., 2014)"},"properties":{"noteIndex":0},"schema":"https://github.com/citation-style-language/schema/raw/master/csl-citation.json"}</w:instrText>
      </w:r>
      <w:moveTo w:id="586" w:author="יפתח עמיר" w:date="2020-01-03T11:35:00Z">
        <w:r>
          <w:fldChar w:fldCharType="separate"/>
        </w:r>
      </w:moveTo>
      <w:r w:rsidR="008E3451" w:rsidRPr="008E3451">
        <w:rPr>
          <w:noProof/>
        </w:rPr>
        <w:t>(Price et al., 2015; Rodebaugh et al., 2016; Waechter et al., 2014)</w:t>
      </w:r>
      <w:moveTo w:id="587" w:author="יפתח עמיר" w:date="2020-01-03T11:35:00Z">
        <w:r>
          <w:fldChar w:fldCharType="end"/>
        </w:r>
        <w:r w:rsidRPr="009E614F">
          <w:t>. Th</w:t>
        </w:r>
        <w:r>
          <w:t xml:space="preserve">ese weaker effects may reflect the confounding or admixture of trials on which a participant expressed facilitation with trials in which she/he expressed interference. </w:t>
        </w:r>
      </w:moveTo>
    </w:p>
    <w:p w14:paraId="3356CEAE" w14:textId="77777777" w:rsidR="007949F6" w:rsidRDefault="007949F6" w:rsidP="007949F6">
      <w:pPr>
        <w:outlineLvl w:val="9"/>
        <w:rPr>
          <w:moveTo w:id="588" w:author="יפתח עמיר" w:date="2020-01-03T11:35:00Z"/>
        </w:rPr>
      </w:pPr>
      <w:moveTo w:id="589" w:author="יפתח עמיר" w:date="2020-01-03T11:35:00Z">
        <w:r>
          <w:t>Relatedly, it</w:t>
        </w:r>
        <w:r w:rsidRPr="003C4CC8">
          <w:t xml:space="preserve"> is important</w:t>
        </w:r>
        <w:r>
          <w:t xml:space="preserve"> to note that the dynamic interference and facilitation scores were based on a computation sensitive to RT slowing and variability reflected in (a) within-subject dynamic changes in time (i.e., trials) as well as (b) between-subject differences in RT variability. This was done by, repeatedly, taking the difference between (</w:t>
        </w:r>
        <w:proofErr w:type="spellStart"/>
        <w:r>
          <w:t>i</w:t>
        </w:r>
        <w:proofErr w:type="spellEnd"/>
        <w:r>
          <w:t xml:space="preserve">) the RT on each negative self-referential target trial and (ii) the running mean RT of that target trial’s reference running window of neutral trials and (iii) dividing this trial-level difference by the SD of that reference running window of neutral trials. Accordingly, the within-subject correction for neutral trial RT variability should account for any within- and between-subject individual differences effects driven by artifactual or confounding slowing and related variability of RT not specifically related to slowed </w:t>
        </w:r>
        <w:r w:rsidRPr="00FD1C80">
          <w:t xml:space="preserve">disengagement from target trial stimulus content (i.e., simulated negative self-referential thought stimulus). </w:t>
        </w:r>
        <w:r w:rsidRPr="002E1069">
          <w:t xml:space="preserve">Moreover, </w:t>
        </w:r>
        <w:r>
          <w:t>we observed strong evidence of specificity for the dynamic interference scores (cf. facilitation scores) across all zero-order and mediation model analyses. If</w:t>
        </w:r>
        <w:r w:rsidRPr="002E1069">
          <w:t xml:space="preserve"> art</w:t>
        </w:r>
        <w:r>
          <w:t>i</w:t>
        </w:r>
        <w:r w:rsidRPr="002E1069">
          <w:t>factual or confounding</w:t>
        </w:r>
        <w:r w:rsidRPr="00FD1C80">
          <w:t xml:space="preserve"> RT variability </w:t>
        </w:r>
        <w:r>
          <w:t>was</w:t>
        </w:r>
        <w:r w:rsidRPr="00FD1C80">
          <w:t xml:space="preserve"> the sole or primary</w:t>
        </w:r>
        <w:r w:rsidRPr="005937A0">
          <w:t xml:space="preserve"> source of observed effects, </w:t>
        </w:r>
        <w:r>
          <w:t xml:space="preserve">then </w:t>
        </w:r>
        <w:r w:rsidRPr="005937A0">
          <w:t>we</w:t>
        </w:r>
        <w:r>
          <w:t xml:space="preserve"> would not find the observed specificity for dynamic interference (cf. facilitation scores) scores with respect to correlates and outcome of interest. Indeed, under such conditions, both interference and facilitation dynamic scores would have the similar/identical likelihood of association with measured correlates and outcomes in these data, as both sets of dynamic scores would be a byproduct of artifactual RT variability. Likewise, the reliability and replicability of Study 1 effects are strengthened by Study 2 findings. Indeed, Study 2 scoring of biased internal attentional processing entailed direct trial-level accuracy computations and thus cannot be accounted for by some computational artifact.</w:t>
        </w:r>
      </w:moveTo>
    </w:p>
    <w:p w14:paraId="2443B018" w14:textId="15EE53FB" w:rsidR="007949F6" w:rsidRDefault="007949F6" w:rsidP="007949F6">
      <w:pPr>
        <w:outlineLvl w:val="9"/>
        <w:rPr>
          <w:moveTo w:id="590" w:author="יפתח עמיר" w:date="2020-01-03T11:35:00Z"/>
        </w:rPr>
      </w:pPr>
      <w:moveTo w:id="591" w:author="יפתח עמיר" w:date="2020-01-03T11:35:00Z">
        <w:r>
          <w:lastRenderedPageBreak/>
          <w:t>Moreover</w:t>
        </w:r>
        <w:r w:rsidRPr="0096573C">
          <w:t>, sensitivity analyses</w:t>
        </w:r>
        <w:r>
          <w:t xml:space="preserve"> in Study 1 and 2</w:t>
        </w:r>
        <w:r w:rsidRPr="0096573C">
          <w:t xml:space="preserve"> ruled-out</w:t>
        </w:r>
        <w:r>
          <w:t xml:space="preserve"> that a</w:t>
        </w:r>
        <w:r w:rsidRPr="0096573C">
          <w:t xml:space="preserve"> general neurocognitive dysfunction </w:t>
        </w:r>
        <w:r>
          <w:t xml:space="preserve">or general difficulty sustaining attention over time </w:t>
        </w:r>
        <w:r w:rsidRPr="0096573C">
          <w:t xml:space="preserve">linked to cognitive vulnerability or depression/anxiety </w:t>
        </w:r>
        <w:r>
          <w:t>could</w:t>
        </w:r>
        <w:r w:rsidRPr="0096573C">
          <w:t xml:space="preserve"> account </w:t>
        </w:r>
        <w:r>
          <w:t>for</w:t>
        </w:r>
        <w:r w:rsidRPr="0096573C">
          <w:t xml:space="preserve"> observed effects</w:t>
        </w:r>
        <w:r>
          <w:t xml:space="preserve"> </w:t>
        </w:r>
        <w:r>
          <w:fldChar w:fldCharType="begin" w:fldLock="1"/>
        </w:r>
      </w:moveTo>
      <w:r w:rsidR="00677C5B">
        <w:instrText>ADDIN CSL_CITATION {"citationItems":[{"id":"ITEM-1","itemData":{"DOI":"10.1017/S0033291715000926","ISBN":"0033-2917","ISSN":"14698978","PMID":"26073667","abstract":"BACKGROUND: Attentional impairment is a core cognitive feature of major depressive disorder (MDD) and bipolar disorder (BD). However, little is known of the characteristics of response time (RT) distributions from attentional tasks. This is crucial to furthering our understanding of the profile and extent of cognitive intra-individual variability (IIV) in mood disorders.\\n\\nMETHOD: A computerized sustained attention task was administered to 138 healthy controls and 158 patients with a mood disorder: 86 euthymic BD, 33 depressed BD and 39 medication-free MDD patients. Measures of IIV, including individual standard deviation (iSD) and coefficient of variation (CoV), were derived for each participant. Ex-Gaussian (and Vincentile) analyses were used to characterize the RT distributions into three components: mu and sigma (mean and standard deviation of the Gaussian portion of the distribution) and tau (the 'slow tail' of the distribution).\\n\\nRESULTS: Compared with healthy controls, iSD was increased significantly in all patient samples. Due to minimal changes in average RT, CoV was only increased significantly in BD depressed patients. Ex-Gaussian modelling indicated a significant increase in tau in euthymic BD [Cohen's d = 0.39, 95% confidence interval (CI) 0.09-0.69, p = 0.011], and both sigma (d = 0.57, 95% CI 0.07-1.05, p = 0.025) and tau (d = 1.14, 95% CI 0.60-1.64, p &lt; 0.0001) in depressed BD. The mu parameter did not differ from controls.\\n\\nCONCLUSIONS: Increased cognitive variability may be a core feature of mood disorders. This is the first demonstration of differences in attentional RT distribution parameters between MDD and BD, and BD depression and euthymia. These data highlight the utility of applying measures of IIV to characterize neurocognitive variability and the great potential for future application.","author":[{"dropping-particle":"","family":"Gallagher","given":"P.","non-dropping-particle":"","parse-names":false,"suffix":""},{"dropping-particle":"","family":"Nilsson","given":"J.","non-dropping-particle":"","parse-names":false,"suffix":""},{"dropping-particle":"","family":"Finkelmeyer","given":"A.","non-dropping-particle":"","parse-names":false,"suffix":""},{"dropping-particle":"","family":"Goshawk","given":"M.","non-dropping-particle":"","parse-names":false,"suffix":""},{"dropping-particle":"","family":"Macritchie","given":"K. A.","non-dropping-particle":"","parse-names":false,"suffix":""},{"dropping-particle":"","family":"Lloyd","given":"A. J.","non-dropping-particle":"","parse-names":false,"suffix":""},{"dropping-particle":"","family":"Thompson","given":"J. M.","non-dropping-particle":"","parse-names":false,"suffix":""},{"dropping-particle":"","family":"Porter","given":"R. J.","non-dropping-particle":"","parse-names":false,"suffix":""},{"dropping-particle":"","family":"Young","given":"A. H.","non-dropping-particle":"","parse-names":false,"suffix":""},{"dropping-particle":"","family":"Ferrier","given":"I. N.","non-dropping-particle":"","parse-names":false,"suffix":""},{"dropping-particle":"","family":"McAllister-Williams","given":"R. H.","non-dropping-particle":"","parse-names":false,"suffix":""},{"dropping-particle":"","family":"Watson","given":"S.","non-dropping-particle":"","parse-names":false,"suffix":""}],"container-title":"Psychological Medicine","id":"ITEM-1","issue":"14","issued":{"date-parts":[["2015"]]},"page":"2985-2997","title":"Neurocognitive intra-individual variability in mood disorders: Effects on attentional response time distributions","type":"article-journal","volume":"45"},"uris":["http://www.mendeley.com/documents/?uuid=79f94816-60fc-4e54-b6fa-43c4c4480403"]}],"mendeley":{"formattedCitation":"(Gallagher et al., 2015)","plainTextFormattedCitation":"(Gallagher et al., 2015)","previouslyFormattedCitation":"(Gallagher et al., 2015)"},"properties":{"noteIndex":0},"schema":"https://github.com/citation-style-language/schema/raw/master/csl-citation.json"}</w:instrText>
      </w:r>
      <w:moveTo w:id="592" w:author="יפתח עמיר" w:date="2020-01-03T11:35:00Z">
        <w:r>
          <w:fldChar w:fldCharType="separate"/>
        </w:r>
      </w:moveTo>
      <w:r w:rsidR="008E3451" w:rsidRPr="008E3451">
        <w:rPr>
          <w:noProof/>
        </w:rPr>
        <w:t>(Gallagher et al., 2015)</w:t>
      </w:r>
      <w:moveTo w:id="593" w:author="יפתח עמיר" w:date="2020-01-03T11:35:00Z">
        <w:r>
          <w:fldChar w:fldCharType="end"/>
        </w:r>
        <w:r>
          <w:t>. Likewise, sen</w:t>
        </w:r>
        <w:r w:rsidRPr="0015613C">
          <w:t>sitivity analyses</w:t>
        </w:r>
        <w:r>
          <w:t xml:space="preserve"> in Study 1</w:t>
        </w:r>
        <w:r w:rsidRPr="0015613C">
          <w:t xml:space="preserve"> ruled-out that </w:t>
        </w:r>
        <w:r w:rsidRPr="00E85CAA">
          <w:t>general slowing or intr</w:t>
        </w:r>
        <w:r>
          <w:t>a</w:t>
        </w:r>
        <w:r w:rsidRPr="00E85CAA">
          <w:t xml:space="preserve">-subject variability of RT over time </w:t>
        </w:r>
        <w:r>
          <w:t>due to measurement error or some other unexplained source of variability, unrelated to problems with internal attentional disengagement from self-referential negative thoughts, could account for observed effects</w:t>
        </w:r>
        <w:r w:rsidRPr="0096573C">
          <w:t>.</w:t>
        </w:r>
        <w:r>
          <w:t xml:space="preserve"> </w:t>
        </w:r>
        <w:r w:rsidRPr="0096573C">
          <w:t xml:space="preserve"> </w:t>
        </w:r>
      </w:moveTo>
    </w:p>
    <w:p w14:paraId="53C75C1D" w14:textId="04AD471F" w:rsidR="007949F6" w:rsidRPr="00C73569" w:rsidRDefault="007949F6" w:rsidP="007949F6">
      <w:pPr>
        <w:pStyle w:val="Normal1"/>
        <w:rPr>
          <w:moveTo w:id="594" w:author="יפתח עמיר" w:date="2020-01-03T11:35:00Z"/>
        </w:rPr>
      </w:pPr>
      <w:moveTo w:id="595" w:author="יפתח עמיר" w:date="2020-01-03T11:35:00Z">
        <w:r>
          <w:t>One unexpected and noteworthy effect observed. I</w:t>
        </w:r>
        <w:r w:rsidRPr="00BB7D5F">
          <w:t>n contrast to negative repetitive thought and brooding, worry was not associated with difficulty disengaging internal attention from</w:t>
        </w:r>
        <w:r>
          <w:t>- nor biased selective attention to-</w:t>
        </w:r>
        <w:r w:rsidRPr="00BB7D5F">
          <w:t xml:space="preserve"> negative self-referential thoughts. These findings are contrary to findings from studies documenting WM impairment in depression and anxiety wherein rumination and worry are similarly associated to an underlying deficit in cognitive control </w:t>
        </w:r>
        <w:r w:rsidRPr="00BB7D5F">
          <w:fldChar w:fldCharType="begin" w:fldLock="1"/>
        </w:r>
      </w:moveTo>
      <w:r w:rsidR="00677C5B">
        <w:instrText>ADDIN CSL_CITATION {"citationItems":[{"id":"ITEM-1","itemData":{"DOI":"10.1016/j.cpr.2018.06.001","ISBN":"1873-7811 (Electronic)\r0272-7358 (Linking)","ISSN":"18737811","PMID":"29913351","abstract":"Individuals who experience recurrent negative thoughts are at elevated risk for mood and anxiety disorders. It is thus essential to understand why some individuals get stuck in recurrent negative thinking (RNT), whereas others are able to disengage eventually. Theoretical models propose that individuals high in recurrent negative thinking suffer from deficits in controlling the contents of working memory. Empirical findings, however, are inconclusive. In this meta-analysis, we synthesize findings from 94 studies to examine the proposed association between RNT and deficits in cognitive control. We included numerous effect sizes not reported in the primary publications. Moderator analyses tested the influence of variables, such as stimuli valence, cognitive control function (e.g., shifting, discarding), or type of RNT (i.e., rumination or worry). Results demonstrated an association between repetitive negative thinking and deficits in only one specific cognitive control function, namely difficulty discarding no longer relevant material from working memory (r = −0.20). This association remained significant after controlling for level of psychopathology. There was no substantial association between RNT and deficits in any other cognitive control function. All other moderators were not significant. We discuss limitations (e.g., primary sample sizes, reliability of paradigms) and highlight implications for future research and clinical interventions.","author":[{"dropping-particle":"","family":"Zetsche","given":"Ulrike","non-dropping-particle":"","parse-names":false,"suffix":""},{"dropping-particle":"","family":"Bürkner","given":"Paul Christian","non-dropping-particle":"","parse-names":false,"suffix":""},{"dropping-particle":"","family":"Schulze","given":"Lars","non-dropping-particle":"","parse-names":false,"suffix":""}],"container-title":"Clinical Psychology Review","id":"ITEM-1","issue":"April","issued":{"date-parts":[["2018"]]},"page":"56-65","publisher":"Elsevier","title":"Shedding light on the association between repetitive negative thinking and deficits in cognitive control – A meta-analysis","type":"article-journal","volume":"63"},"uris":["http://www.mendeley.com/documents/?uuid=c51dd7d3-1724-4507-ad7b-ac6fc585f6c5"]}],"mendeley":{"formattedCitation":"(Zetsche et al., 2018)","plainTextFormattedCitation":"(Zetsche et al., 2018)","previouslyFormattedCitation":"(Zetsche et al., 2018)"},"properties":{"noteIndex":0},"schema":"https://github.com/citation-style-language/schema/raw/master/csl-citation.json"}</w:instrText>
      </w:r>
      <w:moveTo w:id="596" w:author="יפתח עמיר" w:date="2020-01-03T11:35:00Z">
        <w:r w:rsidRPr="00BB7D5F">
          <w:fldChar w:fldCharType="separate"/>
        </w:r>
      </w:moveTo>
      <w:r w:rsidR="008E3451" w:rsidRPr="008E3451">
        <w:rPr>
          <w:noProof/>
        </w:rPr>
        <w:t>(Zetsche et al., 2018)</w:t>
      </w:r>
      <w:moveTo w:id="597" w:author="יפתח עמיר" w:date="2020-01-03T11:35:00Z">
        <w:r w:rsidRPr="00BB7D5F">
          <w:fldChar w:fldCharType="end"/>
        </w:r>
        <w:r w:rsidRPr="00BB7D5F">
          <w:t xml:space="preserve"> and emerging perspectives that rumination and worry are functionally similar processes </w:t>
        </w:r>
        <w:r w:rsidRPr="00BB7D5F">
          <w:fldChar w:fldCharType="begin" w:fldLock="1"/>
        </w:r>
      </w:moveTo>
      <w:r w:rsidR="00677C5B">
        <w:instrText>ADDIN CSL_CITATION {"citationItems":[{"id":"ITEM-1","itemData":{"DOI":"10.1680/ijct.2008.1.3.192","ISBN":"1937-1209","ISSN":"1937-1209","abstract":"The current paper provides an updated review of repetitive negative thinking as a transdiagnostic process. It is shown that elevated levels of repetitive negative thinking are present across a large range of Axis I disorders and appear to be causally involved in the maintenance of emotional problems. As direct comparisons of repetitive negative thinking between different disorders (e.g., GAD–type worry and depressive rumination) have generally revealed more similarities than differences, it is argued that repetitive negative thinking is characterized by the same process across disorders, which is applied to a disorder–specific content. On the other hand, there is some evidence that—within given disorders—repetitive negative thinking can be reliably distinguished from other forms of recurrent cognitions, such as obsessions, intrusive memories or functional forms of repeated thinking. An agenda for future research on repetitive negative thinking from a transdiagnostic perspective is presented.","author":[{"dropping-particle":"","family":"Ehring","given":"Thomas","non-dropping-particle":"","parse-names":false,"suffix":""},{"dropping-particle":"","family":"Watkins","given":"Edward R.","non-dropping-particle":"","parse-names":false,"suffix":""}],"container-title":"International Journal of Cognitive Therapy","id":"ITEM-1","issue":"3","issued":{"date-parts":[["2008"]]},"page":"192-205","title":"Repetitive Negative Thinking as a Transdiagnostic Process","type":"article-journal","volume":"1"},"uris":["http://www.mendeley.com/documents/?uuid=776be52a-64aa-4472-8220-8a115101583f"]}],"mendeley":{"formattedCitation":"(Ehring &amp; Watkins, 2008)","plainTextFormattedCitation":"(Ehring &amp; Watkins, 2008)","previouslyFormattedCitation":"(Ehring &amp; Watkins, 2008)"},"properties":{"noteIndex":0},"schema":"https://github.com/citation-style-language/schema/raw/master/csl-citation.json"}</w:instrText>
      </w:r>
      <w:moveTo w:id="598" w:author="יפתח עמיר" w:date="2020-01-03T11:35:00Z">
        <w:r w:rsidRPr="00BB7D5F">
          <w:fldChar w:fldCharType="separate"/>
        </w:r>
      </w:moveTo>
      <w:r w:rsidR="008E3451" w:rsidRPr="008E3451">
        <w:rPr>
          <w:noProof/>
        </w:rPr>
        <w:t>(Ehring &amp; Watkins, 2008)</w:t>
      </w:r>
      <w:moveTo w:id="599" w:author="יפתח עמיר" w:date="2020-01-03T11:35:00Z">
        <w:r w:rsidRPr="00BB7D5F">
          <w:fldChar w:fldCharType="end"/>
        </w:r>
        <w:r w:rsidRPr="00BB7D5F">
          <w:t xml:space="preserve"> </w:t>
        </w:r>
        <w:r>
          <w:t>(</w:t>
        </w:r>
        <w:r w:rsidRPr="00BB7D5F">
          <w:t xml:space="preserve">but see </w:t>
        </w:r>
        <w:r w:rsidRPr="00BB7D5F">
          <w:fldChar w:fldCharType="begin" w:fldLock="1"/>
        </w:r>
      </w:moveTo>
      <w:r w:rsidR="00677C5B">
        <w:instrText>ADDIN CSL_CITATION {"citationItems":[{"id":"ITEM-1","itemData":{"author":[{"dropping-particle":"","family":"Fresco","given":"David M.","non-dropping-particle":"","parse-names":false,"suffix":""},{"dropping-particle":"","family":"Frankel","given":"Ann N.","non-dropping-particle":"","parse-names":false,"suffix":""},{"dropping-particle":"","family":"Mennin","given":"Douglas S.","non-dropping-particle":"","parse-names":false,"suffix":""},{"dropping-particle":"","family":"Turk","given":"Cynthia L.","non-dropping-particle":"","parse-names":false,"suffix":""},{"dropping-particle":"","family":"Heimberg","given":"Richard G.","non-dropping-particle":"","parse-names":false,"suffix":""}],"container-title":"Cognitive Therapy and Research","id":"ITEM-1","issue":"2","issued":{"date-parts":[["2002"]]},"page":"179-188","title":"Distinct and overlapping features of rumination and worry: The relationship...: EBSCOhost","type":"article-journal","volume":"26"},"uris":["http://www.mendeley.com/documents/?uuid=1a5bba00-ad48-451b-99a7-b8afae65ce76"]}],"mendeley":{"formattedCitation":"(Fresco, Frankel, Mennin, Turk, &amp; Heimberg, 2002)","plainTextFormattedCitation":"(Fresco, Frankel, Mennin, Turk, &amp; Heimberg, 2002)","previouslyFormattedCitation":"(Fresco, Frankel, Mennin, Turk, &amp; Heimberg, 2002)"},"properties":{"noteIndex":0},"schema":"https://github.com/citation-style-language/schema/raw/master/csl-citation.json"}</w:instrText>
      </w:r>
      <w:moveTo w:id="600" w:author="יפתח עמיר" w:date="2020-01-03T11:35:00Z">
        <w:r w:rsidRPr="00BB7D5F">
          <w:fldChar w:fldCharType="separate"/>
        </w:r>
      </w:moveTo>
      <w:r w:rsidR="008E3451" w:rsidRPr="008E3451">
        <w:rPr>
          <w:noProof/>
        </w:rPr>
        <w:t>(Fresco, Frankel, Mennin, Turk, &amp; Heimberg, 2002)</w:t>
      </w:r>
      <w:moveTo w:id="601" w:author="יפתח עמיר" w:date="2020-01-03T11:35:00Z">
        <w:r w:rsidRPr="00BB7D5F">
          <w:fldChar w:fldCharType="end"/>
        </w:r>
        <w:r>
          <w:t>)</w:t>
        </w:r>
        <w:r w:rsidRPr="00BB7D5F">
          <w:t xml:space="preserve">. We speculate that the avoidance theory of worry </w:t>
        </w:r>
        <w:r w:rsidRPr="00BB7D5F">
          <w:fldChar w:fldCharType="begin" w:fldLock="1"/>
        </w:r>
      </w:moveTo>
      <w:r w:rsidR="00677C5B">
        <w:instrText>ADDIN CSL_CITATION {"citationItems":[{"id":"ITEM-1","itemData":{"ISBN":"1-57230-972-5 (Hardcover)","abstract":"The purpose of the present chapter is to review empirical literature relevant to the potential avoidance functions of worry; to describe the significant consequences of that process; and to suggest areas of possible therapeutic innovation for reducing chronic worry and generalized anxiety disorder, based on what is known about its nature and functions. It is first useful, however, to provide a brief overview of the historical context within which scientific research on worry emerged. (PsycINFO Database Record (c) 2017 APA, all rights reserved)","author":[{"dropping-particle":"","family":"Borkovec","given":"Thomas D","non-dropping-particle":"","parse-names":false,"suffix":""},{"dropping-particle":"","family":"Alcaine","given":"Oscar M","non-dropping-particle":"","parse-names":false,"suffix":""},{"dropping-particle":"","family":"Behar","given":"Evelyn","non-dropping-particle":"","parse-names":false,"suffix":""}],"container-title":"Generalized anxiety disorder: Advances in research and practice.","id":"ITEM-1","issued":{"date-parts":[["2004"]]},"page":"77-108","publisher":"Guilford Press","publisher-place":"New York,  NY,  US","title":"Avoidance Theory of Worry and Generalized Anxiety Disorder.","type":"chapter"},"uris":["http://www.mendeley.com/documents/?uuid=c0038793-e695-4889-abd0-b97d8b839adc"]}],"mendeley":{"formattedCitation":"(Borkovec, Alcaine, &amp; Behar, 2004)","plainTextFormattedCitation":"(Borkovec, Alcaine, &amp; Behar, 2004)","previouslyFormattedCitation":"(Borkovec, Alcaine, &amp; Behar, 2004)"},"properties":{"noteIndex":0},"schema":"https://github.com/citation-style-language/schema/raw/master/csl-citation.json"}</w:instrText>
      </w:r>
      <w:moveTo w:id="602" w:author="יפתח עמיר" w:date="2020-01-03T11:35:00Z">
        <w:r w:rsidRPr="00BB7D5F">
          <w:fldChar w:fldCharType="separate"/>
        </w:r>
      </w:moveTo>
      <w:r w:rsidR="008E3451" w:rsidRPr="008E3451">
        <w:rPr>
          <w:noProof/>
        </w:rPr>
        <w:t>(Borkovec, Alcaine, &amp; Behar, 2004)</w:t>
      </w:r>
      <w:moveTo w:id="603" w:author="יפתח עמיר" w:date="2020-01-03T11:35:00Z">
        <w:r w:rsidRPr="00BB7D5F">
          <w:fldChar w:fldCharType="end"/>
        </w:r>
        <w:r w:rsidRPr="00BB7D5F">
          <w:t xml:space="preserve"> may help account for these differential effects. Unlike negative repetitive thought or brooding, worry may not be primarily driven by internal attentional dysregulation but, more likely, by a history of negative reinforcement contingencies </w:t>
        </w:r>
        <w:r w:rsidRPr="00BB7D5F">
          <w:fldChar w:fldCharType="begin" w:fldLock="1"/>
        </w:r>
      </w:moveTo>
      <w:r w:rsidR="00677C5B">
        <w:instrText>ADDIN CSL_CITATION {"citationItems":[{"id":"ITEM-1","itemData":{"ISBN":"9780198528883","author":[{"dropping-particle":"","family":"Harvey","given":"Allison G","non-dropping-particle":"","parse-names":false,"suffix":""},{"dropping-particle":"","family":"Watkins","given":"Edward","non-dropping-particle":"","parse-names":false,"suffix":""},{"dropping-particle":"","family":"Mansell","given":"Warren","non-dropping-particle":"","parse-names":false,"suffix":""}],"id":"ITEM-1","issued":{"date-parts":[["2004"]]},"publisher":"Oxford University Press, USA","title":"Cognitive behavioural processes across psychological disorders: A transdiagnostic approach to research and treatment","type":"book"},"uris":["http://www.mendeley.com/documents/?uuid=9e961cf0-f82d-4fee-ae25-46735955a873"]}],"mendeley":{"formattedCitation":"(Harvey et al., 2004)","plainTextFormattedCitation":"(Harvey et al., 2004)","previouslyFormattedCitation":"(Harvey et al., 2004)"},"properties":{"noteIndex":0},"schema":"https://github.com/citation-style-language/schema/raw/master/csl-citation.json"}</w:instrText>
      </w:r>
      <w:moveTo w:id="604" w:author="יפתח עמיר" w:date="2020-01-03T11:35:00Z">
        <w:r w:rsidRPr="00BB7D5F">
          <w:fldChar w:fldCharType="separate"/>
        </w:r>
      </w:moveTo>
      <w:r w:rsidR="008E3451" w:rsidRPr="008E3451">
        <w:rPr>
          <w:noProof/>
        </w:rPr>
        <w:t>(Harvey et al., 2004)</w:t>
      </w:r>
      <w:moveTo w:id="605" w:author="יפתח עמיר" w:date="2020-01-03T11:35:00Z">
        <w:r w:rsidRPr="00BB7D5F">
          <w:fldChar w:fldCharType="end"/>
        </w:r>
        <w:r w:rsidRPr="00BB7D5F">
          <w:t xml:space="preserve">. That is, it may be that </w:t>
        </w:r>
        <w:r>
          <w:t>attentional dysregulation of</w:t>
        </w:r>
        <w:r w:rsidRPr="00BB7D5F">
          <w:t xml:space="preserve"> negative self-referential thoughts may not maintain worry in anxious individuals. Instead, worry effectively diverts attention away from unpleasant experiences (internal imagery and/or external somatic experiences) in the short-term, and is thereby negatively reinforced and thus maintained and amplified </w:t>
        </w:r>
        <w:r w:rsidRPr="00BB7D5F">
          <w:fldChar w:fldCharType="begin" w:fldLock="1"/>
        </w:r>
      </w:moveTo>
      <w:r w:rsidR="00677C5B">
        <w:instrText>ADDIN CSL_CITATION {"citationItems":[{"id":"ITEM-1","itemData":{"ISBN":"1-57230-972-5 (Hardcover)","abstract":"The purpose of the present chapter is to review empirical literature relevant to the potential avoidance functions of worry; to describe the significant consequences of that process; and to suggest areas of possible therapeutic innovation for reducing chronic worry and generalized anxiety disorder, based on what is known about its nature and functions. It is first useful, however, to provide a brief overview of the historical context within which scientific research on worry emerged. (PsycINFO Database Record (c) 2017 APA, all rights reserved)","author":[{"dropping-particle":"","family":"Borkovec","given":"Thomas D","non-dropping-particle":"","parse-names":false,"suffix":""},{"dropping-particle":"","family":"Alcaine","given":"Oscar M","non-dropping-particle":"","parse-names":false,"suffix":""},{"dropping-particle":"","family":"Behar","given":"Evelyn","non-dropping-particle":"","parse-names":false,"suffix":""}],"container-title":"Generalized anxiety disorder: Advances in research and practice.","id":"ITEM-1","issued":{"date-parts":[["2004"]]},"page":"77-108","publisher":"Guilford Press","publisher-place":"New York,  NY,  US","title":"Avoidance Theory of Worry and Generalized Anxiety Disorder.","type":"chapter"},"uris":["http://www.mendeley.com/documents/?uuid=c0038793-e695-4889-abd0-b97d8b839adc"]}],"mendeley":{"formattedCitation":"(Borkovec et al., 2004)","plainTextFormattedCitation":"(Borkovec et al., 2004)","previouslyFormattedCitation":"(Borkovec et al., 2004)"},"properties":{"noteIndex":0},"schema":"https://github.com/citation-style-language/schema/raw/master/csl-citation.json"}</w:instrText>
      </w:r>
      <w:moveTo w:id="606" w:author="יפתח עמיר" w:date="2020-01-03T11:35:00Z">
        <w:r w:rsidRPr="00BB7D5F">
          <w:fldChar w:fldCharType="separate"/>
        </w:r>
      </w:moveTo>
      <w:r w:rsidR="008E3451" w:rsidRPr="008E3451">
        <w:rPr>
          <w:noProof/>
        </w:rPr>
        <w:t>(Borkovec et al., 2004)</w:t>
      </w:r>
      <w:moveTo w:id="607" w:author="יפתח עמיר" w:date="2020-01-03T11:35:00Z">
        <w:r w:rsidRPr="00BB7D5F">
          <w:fldChar w:fldCharType="end"/>
        </w:r>
        <w:r w:rsidRPr="00BB7D5F">
          <w:t xml:space="preserve">. If replicated, this finding may have theoretical implications for cognitive models of worry and anxiety </w:t>
        </w:r>
        <w:r w:rsidRPr="00BB7D5F">
          <w:fldChar w:fldCharType="begin" w:fldLock="1"/>
        </w:r>
      </w:moveTo>
      <w:r w:rsidR="00677C5B">
        <w:instrText>ADDIN CSL_CITATION {"citationItems":[{"id":"ITEM-1","itemData":{"ISBN":"9780198528883","author":[{"dropping-particle":"","family":"Harvey","given":"Allison G","non-dropping-particle":"","parse-names":false,"suffix":""},{"dropping-particle":"","family":"Watkins","given":"Edward","non-dropping-particle":"","parse-names":false,"suffix":""},{"dropping-particle":"","family":"Mansell","given":"Warren","non-dropping-particle":"","parse-names":false,"suffix":""}],"id":"ITEM-1","issued":{"date-parts":[["2004"]]},"publisher":"Oxford University Press, USA","title":"Cognitive behavioural processes across psychological disorders: A transdiagnostic approach to research and treatment","type":"book"},"uris":["http://www.mendeley.com/documents/?uuid=9e961cf0-f82d-4fee-ae25-46735955a873"]}],"mendeley":{"formattedCitation":"(Harvey et al., 2004)","plainTextFormattedCitation":"(Harvey et al., 2004)","previouslyFormattedCitation":"(Harvey et al., 2004)"},"properties":{"noteIndex":0},"schema":"https://github.com/citation-style-language/schema/raw/master/csl-citation.json"}</w:instrText>
      </w:r>
      <w:moveTo w:id="608" w:author="יפתח עמיר" w:date="2020-01-03T11:35:00Z">
        <w:r w:rsidRPr="00BB7D5F">
          <w:fldChar w:fldCharType="separate"/>
        </w:r>
      </w:moveTo>
      <w:r w:rsidR="008E3451" w:rsidRPr="008E3451">
        <w:rPr>
          <w:noProof/>
        </w:rPr>
        <w:t>(Harvey et al., 2004)</w:t>
      </w:r>
      <w:moveTo w:id="609" w:author="יפתח עמיר" w:date="2020-01-03T11:35:00Z">
        <w:r w:rsidRPr="00BB7D5F">
          <w:fldChar w:fldCharType="end"/>
        </w:r>
        <w:r w:rsidRPr="00BB7D5F">
          <w:t xml:space="preserve">; and, in turn, translational implications for </w:t>
        </w:r>
        <w:r>
          <w:t>delineating</w:t>
        </w:r>
        <w:r w:rsidRPr="00BB7D5F">
          <w:t xml:space="preserve"> the potential therapeutic utility of training internal attentional </w:t>
        </w:r>
        <w:r w:rsidRPr="00BB7D5F">
          <w:lastRenderedPageBreak/>
          <w:t>(</w:t>
        </w:r>
        <w:proofErr w:type="spellStart"/>
        <w:r w:rsidRPr="00BB7D5F">
          <w:t>dys</w:t>
        </w:r>
        <w:proofErr w:type="spellEnd"/>
        <w:r w:rsidRPr="00BB7D5F">
          <w:t xml:space="preserve">)control (i.e., indicated for brooding but not worry). An alternative methodological account of these differential effects is that we simulated negative self-referential thoughts. We did not simulate feared anxiety provoking-thoughts about unwanted future events. Were we to have done so, perhaps we would observe similar </w:t>
        </w:r>
        <w:r>
          <w:t>dysregulated</w:t>
        </w:r>
        <w:r w:rsidRPr="00BB7D5F">
          <w:t xml:space="preserve"> internal attention from those simulated future-oriented feared thought stimuli and worry, and in turn, </w:t>
        </w:r>
        <w:proofErr w:type="gramStart"/>
        <w:r w:rsidRPr="00BB7D5F">
          <w:t>anxiety.</w:t>
        </w:r>
        <w:proofErr w:type="gramEnd"/>
      </w:moveTo>
    </w:p>
    <w:p w14:paraId="2225A4BF" w14:textId="7E0F24F7" w:rsidR="007949F6" w:rsidRDefault="007949F6" w:rsidP="007949F6">
      <w:pPr>
        <w:pStyle w:val="NoSpacing"/>
        <w:outlineLvl w:val="9"/>
        <w:rPr>
          <w:moveTo w:id="610" w:author="יפתח עמיר" w:date="2020-01-03T11:35:00Z"/>
        </w:rPr>
      </w:pPr>
      <w:moveTo w:id="611" w:author="יפתח עמיר" w:date="2020-01-03T11:35:00Z">
        <w:r w:rsidRPr="00B45CBF">
          <w:t>Th</w:t>
        </w:r>
        <w:r>
          <w:t>e</w:t>
        </w:r>
        <w:r w:rsidRPr="00B45CBF">
          <w:t>s</w:t>
        </w:r>
        <w:r>
          <w:t>e</w:t>
        </w:r>
        <w:r w:rsidRPr="00B45CBF">
          <w:t xml:space="preserve"> stud</w:t>
        </w:r>
        <w:r>
          <w:t>ies</w:t>
        </w:r>
        <w:r w:rsidRPr="00B45CBF">
          <w:t xml:space="preserve"> </w:t>
        </w:r>
        <w:r w:rsidRPr="002B3D79">
          <w:t>may have</w:t>
        </w:r>
        <w:r>
          <w:t xml:space="preserve"> </w:t>
        </w:r>
        <w:proofErr w:type="gramStart"/>
        <w:r>
          <w:t>a number of</w:t>
        </w:r>
        <w:proofErr w:type="gramEnd"/>
        <w:r>
          <w:t xml:space="preserve"> implications for </w:t>
        </w:r>
        <w:r w:rsidRPr="00651D99">
          <w:t>basic</w:t>
        </w:r>
        <w:r>
          <w:t xml:space="preserve"> and clinical science. First, the STP is a novel methodology for experimental control and manipulation of simulated thought-like stimuli. It is unique in its capacity to simulate not only the </w:t>
        </w:r>
        <w:r w:rsidRPr="002C74EA">
          <w:rPr>
            <w:i/>
            <w:iCs/>
          </w:rPr>
          <w:t>content</w:t>
        </w:r>
        <w:r>
          <w:t xml:space="preserve"> of personal thoughts but the </w:t>
        </w:r>
        <w:r w:rsidRPr="002C74EA">
          <w:rPr>
            <w:i/>
            <w:iCs/>
          </w:rPr>
          <w:t>experience</w:t>
        </w:r>
        <w:r>
          <w:t xml:space="preserve"> of thinking those thoughts in a controlled experimental context </w:t>
        </w:r>
        <w:r>
          <w:fldChar w:fldCharType="begin" w:fldLock="1"/>
        </w:r>
      </w:moveTo>
      <w:r w:rsidR="00677C5B">
        <w:instrText>ADDIN CSL_CITATION {"citationItems":[{"id":"ITEM-1","itemData":{"DOI":"10.1093/scan/nsn014","ISBN":"1749-5024 (Electronic)","ISSN":"17495016","PMID":"19015113","abstract":"There is evidence that the right hemisphere is involved in processing self-related stimuli. Previous brain imaging research has found a network of right-lateralized brain regions that preferentially respond to seeing one's own face rather than a familiar other. Given that the self is an abstract multimodal concept, we tested whether these brain regions would also discriminate the sound of one's own voice compared to a friend's voice. Participants were shown photographs of their own face and friend's face, and also listened to recordings of their own voice and a friend's voice during fMRI scanning. Consistent with previous studies, seeing one's own face activated regions in the inferior frontal gyrus (IFG), inferior parietal lobe and inferior occipital cortex in the right hemisphere. In addition, listening to one's voice also showed increased activity in the right IFG. These data suggest that the right IFG is concerned with processing self-related stimuli across multiple sensory modalities and that it may contribute to an abstract self-representation.","author":[{"dropping-particle":"","family":"Kaplan","given":"Jonas T.","non-dropping-particle":"","parse-names":false,"suffix":""},{"dropping-particle":"","family":"Aziz-Zadeh","given":"Lisa","non-dropping-particle":"","parse-names":false,"suffix":""},{"dropping-particle":"","family":"Uddin","given":"Lucina Q.","non-dropping-particle":"","parse-names":false,"suffix":""},{"dropping-particle":"","family":"Iacoboni","given":"Marco","non-dropping-particle":"","parse-names":false,"suffix":""}],"container-title":"Social Cognitive and Affective Neuroscience","id":"ITEM-1","issue":"3","issued":{"date-parts":[["2008"]]},"page":"218-223","title":"The self across the senses: An fMRI study of self-face and self-voice recognition","type":"article-journal","volume":"3"},"uris":["http://www.mendeley.com/documents/?uuid=174f661d-fe4f-4f5e-a6e5-a8eeab0501d8"]}],"mendeley":{"formattedCitation":"(Kaplan et al., 2008)","plainTextFormattedCitation":"(Kaplan et al., 2008)","previouslyFormattedCitation":"(Kaplan et al., 2008)"},"properties":{"noteIndex":0},"schema":"https://github.com/citation-style-language/schema/raw/master/csl-citation.json"}</w:instrText>
      </w:r>
      <w:moveTo w:id="612" w:author="יפתח עמיר" w:date="2020-01-03T11:35:00Z">
        <w:r>
          <w:fldChar w:fldCharType="separate"/>
        </w:r>
      </w:moveTo>
      <w:r w:rsidR="008E3451" w:rsidRPr="008E3451">
        <w:rPr>
          <w:noProof/>
        </w:rPr>
        <w:t>(Kaplan et al., 2008)</w:t>
      </w:r>
      <w:moveTo w:id="613" w:author="יפתח עמיר" w:date="2020-01-03T11:35:00Z">
        <w:r>
          <w:fldChar w:fldCharType="end"/>
        </w:r>
        <w:r w:rsidRPr="0000331F">
          <w:t>.</w:t>
        </w:r>
        <w:r>
          <w:t xml:space="preserve"> In addition to facilitating the capacity to experimentally study internal attentional processing of (simulated) thoughts, it is more broadly an example of a paradigm to deliver </w:t>
        </w:r>
        <w:r w:rsidRPr="002C74EA">
          <w:rPr>
            <w:i/>
            <w:iCs/>
          </w:rPr>
          <w:t>stimuli that are</w:t>
        </w:r>
        <w:r>
          <w:t xml:space="preserve"> </w:t>
        </w:r>
        <w:r w:rsidRPr="002C74EA">
          <w:rPr>
            <w:i/>
            <w:iCs/>
          </w:rPr>
          <w:t>phenomenologically</w:t>
        </w:r>
        <w:r>
          <w:rPr>
            <w:i/>
            <w:iCs/>
          </w:rPr>
          <w:t>-</w:t>
        </w:r>
        <w:r w:rsidRPr="002C74EA">
          <w:rPr>
            <w:i/>
            <w:iCs/>
          </w:rPr>
          <w:t>valid</w:t>
        </w:r>
        <w:r>
          <w:t xml:space="preserve"> </w:t>
        </w:r>
        <w:r w:rsidRPr="002C74EA">
          <w:rPr>
            <w:i/>
            <w:iCs/>
          </w:rPr>
          <w:t>internal experience(s)</w:t>
        </w:r>
        <w:r>
          <w:rPr>
            <w:i/>
            <w:iCs/>
          </w:rPr>
          <w:t xml:space="preserve"> </w:t>
        </w:r>
        <w:r>
          <w:fldChar w:fldCharType="begin" w:fldLock="1"/>
        </w:r>
      </w:moveTo>
      <w:r w:rsidR="00677C5B">
        <w:instrText>ADDIN CSL_CITATION {"citationItems":[{"id":"ITEM-1","itemData":{"ISBN":"0-262-22042-3 (Hardcover); 0-262-72021-3 (Paperback)","abstract":"The existential concern that animates our entire discussion in this book results from the tangible demonstration within cognitive science that the self or cognizing subject is fundamentally fragmented, divided, or nonunified.  Our view is that the current style of investigation is limited and unsatisfactory, both theoretically and empirically, because there remains no direct, hands-on, pragmatic approach to experience with which to complement science.  Our concern is to open a space of possibilities in which the circulation between cognitive science and human experience can be fully appreciated and to foster the transformative possibilities of human experience in a scientific culture.  In writing the book, we have aimed for a level of discussion that will be accessible to several audiences. Thus we have attempted to address not only working cognitive scientists but also educated laypersons with a general interest in the dialogue between science and experience, as well as those interested in Buddhist or comparative thought. (PsycINFO Database Record (c) 2016 APA, all rights reserved)","author":[{"dropping-particle":"","family":"Varela","given":"Francisco J","non-dropping-particle":"","parse-names":false,"suffix":""},{"dropping-particle":"","family":"Thompson","given":"Evan","non-dropping-particle":"","parse-names":false,"suffix":""},{"dropping-particle":"","family":"Rosch","given":"Eleanor","non-dropping-particle":"","parse-names":false,"suffix":""}],"container-title":"The embodied mind:  Cognitive science and human experience.","id":"ITEM-1","issued":{"date-parts":[["1991"]]},"number-of-pages":"xx, 308-xx, 308","publisher":"The MIT Press","publisher-place":"Cambridge,  MA,  US","title":"The embodied mind:  Cognitive science and human experience.","type":"book"},"uris":["http://www.mendeley.com/documents/?uuid=874690b8-6ccf-4fbc-8b45-de1ef6643dea"]}],"mendeley":{"formattedCitation":"(Varela et al., 1991)","plainTextFormattedCitation":"(Varela et al., 1991)","previouslyFormattedCitation":"(Varela et al., 1991)"},"properties":{"noteIndex":0},"schema":"https://github.com/citation-style-language/schema/raw/master/csl-citation.json"}</w:instrText>
      </w:r>
      <w:moveTo w:id="614" w:author="יפתח עמיר" w:date="2020-01-03T11:35:00Z">
        <w:r>
          <w:fldChar w:fldCharType="separate"/>
        </w:r>
      </w:moveTo>
      <w:r w:rsidR="008E3451" w:rsidRPr="008E3451">
        <w:rPr>
          <w:noProof/>
        </w:rPr>
        <w:t>(Varela et al., 1991)</w:t>
      </w:r>
      <w:moveTo w:id="615" w:author="יפתח עמיר" w:date="2020-01-03T11:35:00Z">
        <w:r>
          <w:fldChar w:fldCharType="end"/>
        </w:r>
        <w:r>
          <w:t xml:space="preserve">. This is in intended contrast to the more typical stimuli that represent external events or information in our environment most often the focus of our cognitive-experimental research. This approach is in step with growing interest in recent years in the study of internal experiences, such as mindwandering, meditation and self-generated thought, and the cognitive (e.g., internal attention) and neural bases (e.g., default-mode network) </w:t>
        </w:r>
        <w:proofErr w:type="spellStart"/>
        <w:r>
          <w:t>subserving</w:t>
        </w:r>
        <w:proofErr w:type="spellEnd"/>
        <w:r>
          <w:t xml:space="preserve"> these mental phenomena </w:t>
        </w:r>
        <w:r>
          <w:fldChar w:fldCharType="begin" w:fldLock="1"/>
        </w:r>
      </w:moveTo>
      <w:r w:rsidR="00677C5B">
        <w:instrText>ADDIN CSL_CITATION {"citationItems":[{"id":"ITEM-1","itemData":{"DOI":"10.1038/nrn.2016.113","ISBN":"0894-0282","ISSN":"14710048","PMID":"27654862","abstract":"Most research on mind-wandering has characterized it as a mental state with contents that are task unrelated or stimulus independent. However, the dynamics of mind-wandering — how mental states change over time —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disorder","author":[{"dropping-particle":"","family":"Christoff","given":"Kalina","non-dropping-particle":"","parse-names":false,"suffix":""},{"dropping-particle":"","family":"Irving","given":"Zachary C.","non-dropping-particle":"","parse-names":false,"suffix":""},{"dropping-particle":"","family":"Fox","given":"Kieran C.R. R","non-dropping-particle":"","parse-names":false,"suffix":""},{"dropping-particle":"","family":"Spreng","given":"R. Nathan","non-dropping-particle":"","parse-names":false,"suffix":""},{"dropping-particle":"","family":"Andrews-Hanna","given":"Jessica R.","non-dropping-particle":"","parse-names":false,"suffix":""}],"container-title":"Nature Reviews Neuroscience","id":"ITEM-1","issue":"11","issued":{"date-parts":[["2016","9","22"]]},"page":"718","publisher":"Nature Publishing Group, a division of Macmillan Publishers Limited. All Rights Reserved.","title":"Mind-wandering as spontaneous thought: a dynamic framework","type":"article-journal","volume":"17"},"uris":["http://www.mendeley.com/documents/?uuid=ed007f4a-720b-4e9c-97dc-92a773e6b2ec"]},{"id":"ITEM-2","itemData":{"DOI":"10.1016/j.tics.2008.01.005","ISBN":"1364-6613 (Print)\\r1364-6613 (Linking)","ISSN":"13646613","PMID":"18329323","abstract":"Meditation can be conceptualized as a family of complex emotional and attentional regulatory training regimes developed for various ends, including the cultivation of well-being and emotional balance. Among these various practices, there are two styles that are commonly studied. One style, focused attention meditation, entails the voluntary focusing of attention on a chosen object. The other style, open monitoring meditation, involves nonreactive monitoring of the content of experience from moment to moment. The potential regulatory functions of these practices on attention and emotion processes could have a long-term impact on the brain and behavior. © 2008 Elsevier Ltd. All rights reserved.","author":[{"dropping-particle":"","family":"Lutz","given":"Antoine","non-dropping-particle":"","parse-names":false,"suffix":""},{"dropping-particle":"","family":"Slagter","given":"Heleen A.","non-dropping-particle":"","parse-names":false,"suffix":""},{"dropping-particle":"","family":"Dunne","given":"John D.","non-dropping-particle":"","parse-names":false,"suffix":""},{"dropping-particle":"","family":"Davidson","given":"Richard J.","non-dropping-particle":"","parse-names":false,"suffix":""}],"container-title":"Trends in Cognitive Sciences","id":"ITEM-2","issue":"4","issued":{"date-parts":[["2008"]]},"page":"163-169","title":"Attention regulation and monitoring in meditation","type":"article-journal","volume":"12"},"uris":["http://www.mendeley.com/documents/?uuid=3d82ca58-b2e7-4660-8777-36951863b8b3"]},{"id":"ITEM-3","itemData":{"DOI":"10.1073/pnas.98.2.676","abstract":"A baseline or control state is fundamental to the understanding of most complex systems. Defining a baseline state in the human brain, arguably our most complex system, poses a particular challenge. Many suspect that left unconstrained, its activity will vary unpredictably. Despite this prediction we identify a baseline state of the normal adult human brain in terms of the brain oxygen extraction fraction or OEF. The OEF is defined as the ratio of oxygen used by the brain to oxygen delivered by flowing blood and is remarkably uniform in the awake but resting state (e.g., lying quietly with eyes closed). Local deviations in the OEF represent the physiological basis of signals of changes in neuronal activity obtained with functional MRI during a wide variety of human behaviors. We used quantitative metabolic and circulatory measurements from positron-emission tomography to obtain the OEF regionally throughout the brain. Areas of activation were conspicuous by their absence. All significant deviations from the mean hemisphere OEF were increases, signifying deactivations, and resided almost exclusively in the visual system. Defining the baseline state of an area in this manner attaches meaning to a group of areas that consistently exhibit decreases from this baseline, during a wide variety of goal-directed behaviors monitored with positron-emission tomography and functional MRI. These decreases suggest the existence of an organized, baseline default mode of brain function that is suspended during specific goal-directed behaviors. OEF,oxygen extraction fraction;fMRI,functional MRI;PET,positron-emission tomography;CBF,cerebral blood flow;CMRO2,cerebral metabolic rate for oxygen;MPFC,medial prefrontal cortex","author":[{"dropping-particle":"","family":"Raichle","given":"Marcus E","non-dropping-particle":"","parse-names":false,"suffix":""},{"dropping-particle":"","family":"MacLeod","given":"Ann Mary","non-dropping-particle":"","parse-names":false,"suffix":""},{"dropping-particle":"","family":"Snyder","given":"Abraham Z","non-dropping-particle":"","parse-names":false,"suffix":""},{"dropping-particle":"","family":"Powers","given":"William J","non-dropping-particle":"","parse-names":false,"suffix":""},{"dropping-particle":"","family":"Gusnard","given":"Debra A","non-dropping-particle":"","parse-names":false,"suffix":""},{"dropping-particle":"","family":"Shulman","given":"Gordon L","non-dropping-particle":"","parse-names":false,"suffix":""}],"container-title":"Proceedings of the National Academy of Sciences","id":"ITEM-3","issue":"2","issued":{"date-parts":[["2001","1","16"]]},"page":"676 LP  - 682","title":"A default mode of brain function","type":"article-journal","volume":"98"},"uris":["http://www.mendeley.com/documents/?uuid=747e4480-2df9-4a59-a900-d0bf10f298a9"]}],"mendeley":{"formattedCitation":"(Christoff, Irving, Fox, Spreng, &amp; Andrews-Hanna, 2016; Lutz, Slagter, Dunne, &amp; Davidson, 2008; Raichle et al., 2001)","plainTextFormattedCitation":"(Christoff, Irving, Fox, Spreng, &amp; Andrews-Hanna, 2016; Lutz, Slagter, Dunne, &amp; Davidson, 2008; Raichle et al., 2001)","previouslyFormattedCitation":"(Christoff, Irving, Fox, Spreng, &amp; Andrews-Hanna, 2016; Lutz, Slagter, Dunne, &amp; Davidson, 2008; Raichle et al., 2001)"},"properties":{"noteIndex":0},"schema":"https://github.com/citation-style-language/schema/raw/master/csl-citation.json"}</w:instrText>
      </w:r>
      <w:moveTo w:id="616" w:author="יפתח עמיר" w:date="2020-01-03T11:35:00Z">
        <w:r>
          <w:fldChar w:fldCharType="separate"/>
        </w:r>
      </w:moveTo>
      <w:r w:rsidR="008E3451" w:rsidRPr="008E3451">
        <w:rPr>
          <w:noProof/>
        </w:rPr>
        <w:t>(Christoff, Irving, Fox, Spreng, &amp; Andrews-Hanna, 2016; Lutz, Slagter, Dunne, &amp; Davidson, 2008; Raichle et al., 2001)</w:t>
      </w:r>
      <w:moveTo w:id="617" w:author="יפתח עמיר" w:date="2020-01-03T11:35:00Z">
        <w:r>
          <w:fldChar w:fldCharType="end"/>
        </w:r>
        <w:r>
          <w:t xml:space="preserve">. Interest in such phenomena has driven various forms of measurement method innovations such as experiential sampling and daily diaries </w:t>
        </w:r>
        <w:r>
          <w:fldChar w:fldCharType="begin" w:fldLock="1"/>
        </w:r>
      </w:moveTo>
      <w:r w:rsidR="00677C5B">
        <w:instrText>ADDIN CSL_CITATION {"citationItems":[{"id":"ITEM-1","itemData":{"DOI":"10.1007/978-1-4684-2466-9_9","ISBN":"978-1-4684-2466-9","abstract":"When we speak of consciousness we are referring to the sum total of events in awareness. The term by no means exhausts the realm of things psychological, but it does encompass all of an individual's direct experience. When we speak of the flow of consciousness we are referring to the changes that take place in consciousness over time. The events of consciousness are, of course, extremely complex and varied. They embrace images in every sensory modality and in every degree of vividness, realism, and believability, including inner dialogue, hallucinations, reveries, and dreamlike sequences; and they also embrace qualities that are at the same time less figured and more pervasive than these---the affects. This chapter focuses on a broad class of these conscious contents. They do not contain the imagery of current perceptual activity but they contain imaginai qualities that one can describe in terms of forms, colors, sounds, words, smells, tastes, temperatures, and the like. I shall refer to this class as ''thought.'' This chapter brings together ideas and data regarding ways to observe thought, the dimensions and forms of thought, and the factors that determine the content of thought as it changes from one moment to the next.","author":[{"dropping-particle":"","family":"Klinger","given":"Eric","non-dropping-particle":"","parse-names":false,"suffix":""}],"container-title":"The Stream of Consciousness: Scientific Investigations into the Flow of Human Experience","editor":[{"dropping-particle":"","family":"Pope","given":"Kenneth S","non-dropping-particle":"","parse-names":false,"suffix":""},{"dropping-particle":"","family":"Singer","given":"Jerome L","non-dropping-particle":"","parse-names":false,"suffix":""}],"id":"ITEM-1","issued":{"date-parts":[["1978"]]},"page":"225-258","publisher":"Springer US","publisher-place":"Boston, MA","title":"Modes of Normal Conscious Flow","type":"chapter"},"uris":["http://www.mendeley.com/documents/?uuid=4a128211-ddb0-4db2-aa13-2cd344bfa1f0"]},{"id":"ITEM-2","itemData":{"DOI":"10.1146/annurev-psych-010814-015331","ISBN":"1545-2085 (Electronic) 0066-4308 (Linking)","ISSN":"0066-4308","PMID":"25293689","abstract":"Conscious experience is fluid; it rarely remains on one topic for an extended period without deviation. Its dynamic nature is illustrated by the experience of mind wandering, in which attention switches from a current task to unrelated thoughts and feelings. Studies exploring the phenomenology of mind wandering highlight the importance of its content and relation to meta-cognition in determining its functional outcomes. Examination of the information-processing demands of the mind-wandering state suggests that it involves perceptual decoupling to escape the constraints of the moment, its content arises from episodic and affective processes, and its regulation relies on executive control. Mind wandering also involves a complex balance of costs and benefits: Its association with various kinds of error underlines its cost, whereas its relationship to creativity and future planning suggest its potential value. Although essential to the stream of consciousness, various strategies may minimize the downsides of mind wandering while maintaining its productive aspects.","author":[{"dropping-particle":"","family":"Smallwood","given":"Jonathan","non-dropping-particle":"","parse-names":false,"suffix":""},{"dropping-particle":"","family":"Schooler","given":"Jonathan","non-dropping-particle":"","parse-names":false,"suffix":""}],"container-title":"Ssrn","id":"ITEM-2","issued":{"date-parts":[["2015"]]},"title":"The Science of Mind Wandering: Empirically Navigating the Stream of Consciousness","type":"article-journal"},"uris":["http://www.mendeley.com/documents/?uuid=225b3cae-c4b3-4fbc-b2f2-f02784107277"]}],"mendeley":{"formattedCitation":"(Klinger, 1978; Smallwood &amp; Schooler, 2015)","plainTextFormattedCitation":"(Klinger, 1978; Smallwood &amp; Schooler, 2015)","previouslyFormattedCitation":"(Klinger, 1978; Smallwood &amp; Schooler, 2015)"},"properties":{"noteIndex":0},"schema":"https://github.com/citation-style-language/schema/raw/master/csl-citation.json"}</w:instrText>
      </w:r>
      <w:moveTo w:id="618" w:author="יפתח עמיר" w:date="2020-01-03T11:35:00Z">
        <w:r>
          <w:fldChar w:fldCharType="separate"/>
        </w:r>
      </w:moveTo>
      <w:r w:rsidR="008E3451" w:rsidRPr="008E3451">
        <w:rPr>
          <w:noProof/>
        </w:rPr>
        <w:t>(Klinger, 1978; Smallwood &amp; Schooler, 2015)</w:t>
      </w:r>
      <w:moveTo w:id="619" w:author="יפתח עמיר" w:date="2020-01-03T11:35:00Z">
        <w:r>
          <w:fldChar w:fldCharType="end"/>
        </w:r>
        <w:r>
          <w:t xml:space="preserve">, random probing and self-caught report as well as behavioral tasks designed to capture off-task thinking </w:t>
        </w:r>
        <w:r>
          <w:fldChar w:fldCharType="begin" w:fldLock="1"/>
        </w:r>
      </w:moveTo>
      <w:r w:rsidR="00677C5B">
        <w:instrText>ADDIN CSL_CITATION {"citationItems":[{"id":"ITEM-1","itemData":{"DOI":"10.3389/fpsyg.2013.00570","ISBN":"1664-1078 (Electronic)","ISSN":"16641078","PMID":"24027542","abstract":"Cognitive psychologists and neuroscientists study most phenomena of attention by measuring subjects' overt responses to discrete environmental stimuli that can be manipulated to test competing theories. The mind wandering experience, however, cannot be locally instigated by cleverly engineered stimuli. Investigators must therefore rely on correlational and observational methods to understand subjects' flow of thought, which is only occasionally and indirectly monitored. In an effort toward changing this state of affairs, we present four experiments that develop a method for inducing mind wandering episodes-on demand-in response to task-embedded cues. In an initial laboratory session, subjects described their personal goals and concerns across several life domains (amid some filler questionnaires). In a second session, 48 h later, subjects completed a go/no-go task in which they responded to the perceptual features of words; unbeknownst to subjects, some stimulus words were presented in triplets to represent the personal concerns they had described in session 1. Thought probes appearing shortly after these personal-goal triplets indicated that, compared to control triplets, priming subjects' concerns increased mind wandering rate by about 3-4%. We argue that this small effect is, nonetheless, a promising development toward the pursuit of an experimentally informed, theory-driven science of mind wandering.","author":[{"dropping-particle":"","family":"McVay","given":"Jennifer C.","non-dropping-particle":"","parse-names":false,"suffix":""},{"dropping-particle":"","family":"Kane","given":"Michael J.","non-dropping-particle":"","parse-names":false,"suffix":""}],"container-title":"Frontiers in Psychology","id":"ITEM-1","issue":"SEP","issued":{"date-parts":[["2013"]]},"page":"1-16","title":"Dispatching the wandering mind? Toward a laboratory method for cuing \"spontaneous\" off-task thought","type":"article-journal","volume":"4"},"uris":["http://www.mendeley.com/documents/?uuid=51b5304c-ac4d-4bf3-8879-d0b658f46ef4"]},{"id":"ITEM-2","itemData":{"DOI":"10.1146/annurev-psych-010814-015331","ISBN":"1545-2085 (Electronic) 0066-4308 (Linking)","ISSN":"0066-4308","PMID":"25293689","abstract":"Conscious experience is fluid; it rarely remains on one topic for an extended period without deviation. Its dynamic nature is illustrated by the experience of mind wandering, in which attention switches from a current task to unrelated thoughts and feelings. Studies exploring the phenomenology of mind wandering highlight the importance of its content and relation to meta-cognition in determining its functional outcomes. Examination of the information-processing demands of the mind-wandering state suggests that it involves perceptual decoupling to escape the constraints of the moment, its content arises from episodic and affective processes, and its regulation relies on executive control. Mind wandering also involves a complex balance of costs and benefits: Its association with various kinds of error underlines its cost, whereas its relationship to creativity and future planning suggest its potential value. Although essential to the stream of consciousness, various strategies may minimize the downsides of mind wandering while maintaining its productive aspects.","author":[{"dropping-particle":"","family":"Smallwood","given":"Jonathan","non-dropping-particle":"","parse-names":false,"suffix":""},{"dropping-particle":"","family":"Schooler","given":"Jonathan","non-dropping-particle":"","parse-names":false,"suffix":""}],"container-title":"Ssrn","id":"ITEM-2","issued":{"date-parts":[["2015"]]},"title":"The Science of Mind Wandering: Empirically Navigating the Stream of Consciousness","type":"article-journal"},"uris":["http://www.mendeley.com/documents/?uuid=225b3cae-c4b3-4fbc-b2f2-f02784107277"]}],"mendeley":{"formattedCitation":"(McVay &amp; Kane, 2013; Smallwood &amp; Schooler, 2015)","plainTextFormattedCitation":"(McVay &amp; Kane, 2013; Smallwood &amp; Schooler, 2015)","previouslyFormattedCitation":"(McVay &amp; Kane, 2013; Smallwood &amp; Schooler, 2015)"},"properties":{"noteIndex":0},"schema":"https://github.com/citation-style-language/schema/raw/master/csl-citation.json"}</w:instrText>
      </w:r>
      <w:moveTo w:id="620" w:author="יפתח עמיר" w:date="2020-01-03T11:35:00Z">
        <w:r>
          <w:fldChar w:fldCharType="separate"/>
        </w:r>
      </w:moveTo>
      <w:r w:rsidR="008E3451" w:rsidRPr="008E3451">
        <w:rPr>
          <w:noProof/>
        </w:rPr>
        <w:t>(McVay &amp; Kane, 2013; Smallwood &amp; Schooler, 2015)</w:t>
      </w:r>
      <w:moveTo w:id="621" w:author="יפתח עמיר" w:date="2020-01-03T11:35:00Z">
        <w:r>
          <w:fldChar w:fldCharType="end"/>
        </w:r>
        <w:r>
          <w:t xml:space="preserve">, and brain-imaging of spontaneous thoughts </w:t>
        </w:r>
        <w:r>
          <w:fldChar w:fldCharType="begin" w:fldLock="1"/>
        </w:r>
      </w:moveTo>
      <w:r w:rsidR="00677C5B">
        <w:instrText>ADDIN CSL_CITATION {"citationItems":[{"id":"ITEM-1","itemData":{"DOI":"10.1073/pnas.98.2.676","abstract":"A baseline or control state is fundamental to the understanding of most complex systems. Defining a baseline state in the human brain, arguably our most complex system, poses a particular challenge. Many suspect that left unconstrained, its activity will vary unpredictably. Despite this prediction we identify a baseline state of the normal adult human brain in terms of the brain oxygen extraction fraction or OEF. The OEF is defined as the ratio of oxygen used by the brain to oxygen delivered by flowing blood and is remarkably uniform in the awake but resting state (e.g., lying quietly with eyes closed). Local deviations in the OEF represent the physiological basis of signals of changes in neuronal activity obtained with functional MRI during a wide variety of human behaviors. We used quantitative metabolic and circulatory measurements from positron-emission tomography to obtain the OEF regionally throughout the brain. Areas of activation were conspicuous by their absence. All significant deviations from the mean hemisphere OEF were increases, signifying deactivations, and resided almost exclusively in the visual system. Defining the baseline state of an area in this manner attaches meaning to a group of areas that consistently exhibit decreases from this baseline, during a wide variety of goal-directed behaviors monitored with positron-emission tomography and functional MRI. These decreases suggest the existence of an organized, baseline default mode of brain function that is suspended during specific goal-directed behaviors. OEF,oxygen extraction fraction;fMRI,functional MRI;PET,positron-emission tomography;CBF,cerebral blood flow;CMRO2,cerebral metabolic rate for oxygen;MPFC,medial prefrontal cortex","author":[{"dropping-particle":"","family":"Raichle","given":"Marcus E","non-dropping-particle":"","parse-names":false,"suffix":""},{"dropping-particle":"","family":"MacLeod","given":"Ann Mary","non-dropping-particle":"","parse-names":false,"suffix":""},{"dropping-particle":"","family":"Snyder","given":"Abraham Z","non-dropping-particle":"","parse-names":false,"suffix":""},{"dropping-particle":"","family":"Powers","given":"William J","non-dropping-particle":"","parse-names":false,"suffix":""},{"dropping-particle":"","family":"Gusnard","given":"Debra A","non-dropping-particle":"","parse-names":false,"suffix":""},{"dropping-particle":"","family":"Shulman","given":"Gordon L","non-dropping-particle":"","parse-names":false,"suffix":""}],"container-title":"Proceedings of the National Academy of Sciences","id":"ITEM-1","issue":"2","issued":{"date-parts":[["2001","1","16"]]},"page":"676 LP  - 682","title":"A default mode of brain function","type":"article-journal","volume":"98"},"uris":["http://www.mendeley.com/documents/?uuid=747e4480-2df9-4a59-a900-d0bf10f298a9"]},{"id":"ITEM-2","itemData":{"DOI":"10.1073/pnas.0812686106","ISBN":"1091-6490 (Electronic)\\n1091-6490 (Linking)","ISSN":"0027-8424","PMID":"19171889","abstract":"The recently discovered default mode network (DMN) is a group of areas in the human brain characterized, collectively, by functions of a self-referential nature. In normal individuals, activity in the DMN is reduced during nonself-referential goal-directed tasks, in keeping with the folk-psychological notion of losing one&amp;#039;s self in one&amp;#039;s work. Imaging and anatomical studies in major depression have found alterations in both the structure and function in some regions that belong to the DMN, thus, suggesting a basis for the disordered self-referential thought of depression. Here, we sought to examine DMN functionality as a network in patients with major depression, asking whether the ability to regulate its activity and, hence, its role in self-referential processing, was impaired. To do so, we asked patients and controls to examine negative pictures passively and also to reappraise them actively. In widely distributed elements of the DMN [ventromedial prefrontal cortex prefrontal cortex (BA 10), anterior cingulate (BA 24/32), lateral parietal cortex (BA 39), and lateral temporal cortex (BA 21)], depressed, but not control subjects, exhibited a failure to reduce activity while both looking at negative pictures and reappraising them. Furthermore, looking at negative pictures elicited a significantly greater increase in activity in other DMN regions (amygdala, parahippocampus, and hippocampus) in depressed than in control subjects. These data suggest depression is characterized by both stimulus-induced heightened activity and a failure to normally down-regulate activity broadly within the DMN. These findings provide a brain network framework within which to consider the pathophysiology of depression.","author":[{"dropping-particle":"","family":"Sheline","given":"Yvette I","non-dropping-particle":"","parse-names":false,"suffix":""},{"dropping-particle":"","family":"Barch","given":"Deanna M","non-dropping-particle":"","parse-names":false,"suffix":""},{"dropping-particle":"","family":"Price","given":"Joseph L","non-dropping-particle":"","parse-names":false,"suffix":""},{"dropping-particle":"","family":"Rundle","given":"Melissa M","non-dropping-particle":"","parse-names":false,"suffix":""},{"dropping-particle":"","family":"Vaishnavi","given":"S Neil","non-dropping-particle":"","parse-names":false,"suffix":""},{"dropping-particle":"","family":"Snyder","given":"Abraham Z","non-dropping-particle":"","parse-names":false,"suffix":""},{"dropping-particle":"","family":"Mintun","given":"Mark A","non-dropping-particle":"","parse-names":false,"suffix":""},{"dropping-particle":"","family":"Wang","given":"Suzhi","non-dropping-particle":"","parse-names":false,"suffix":""},{"dropping-particle":"","family":"Coalson","given":"Rebecca S","non-dropping-particle":"","parse-names":false,"suffix":""},{"dropping-particle":"","family":"Raichle","given":"Marcus E","non-dropping-particle":"","parse-names":false,"suffix":""}],"container-title":"Proceedings of the National Academy of Sciences","id":"ITEM-2","issue":"6","issued":{"date-parts":[["2009","2","10"]]},"page":"1942 LP - 1947","title":"The default mode network and self-referential processes in depression","type":"article-journal","volume":"106"},"uris":["http://www.mendeley.com/documents/?uuid=e3f05dc9-cc06-4dc4-a0dc-9add0ffdc5ff"]}],"mendeley":{"formattedCitation":"(Raichle et al., 2001; Sheline et al., 2009)","plainTextFormattedCitation":"(Raichle et al., 2001; Sheline et al., 2009)","previouslyFormattedCitation":"(Raichle et al., 2001; Sheline et al., 2009)"},"properties":{"noteIndex":0},"schema":"https://github.com/citation-style-language/schema/raw/master/csl-citation.json"}</w:instrText>
      </w:r>
      <w:moveTo w:id="622" w:author="יפתח עמיר" w:date="2020-01-03T11:35:00Z">
        <w:r>
          <w:fldChar w:fldCharType="separate"/>
        </w:r>
      </w:moveTo>
      <w:r w:rsidR="008E3451" w:rsidRPr="008E3451">
        <w:rPr>
          <w:noProof/>
        </w:rPr>
        <w:t>(Raichle et al., 2001; Sheline et al., 2009)</w:t>
      </w:r>
      <w:moveTo w:id="623" w:author="יפתח עמיר" w:date="2020-01-03T11:35:00Z">
        <w:r>
          <w:fldChar w:fldCharType="end"/>
        </w:r>
        <w:r>
          <w:t xml:space="preserve"> (see </w:t>
        </w:r>
        <w:r>
          <w:fldChar w:fldCharType="begin" w:fldLock="1"/>
        </w:r>
      </w:moveTo>
      <w:r w:rsidR="00677C5B">
        <w:instrText>ADDIN CSL_CITATION {"citationItems":[{"id":"ITEM-1","itemData":{"DOI":"10.31231/osf.io/zkjeb","author":[{"dropping-particle":"","family":"Bernstein","given":"A.","non-dropping-particle":"","parse-names":false,"suffix":""},{"dropping-particle":"","family":"Hadash","given":"Y.","non-dropping-particle":"","parse-names":false,"suffix":""},{"dropping-particle":"","family":"Fresco","given":"D. M.","non-dropping-particle":"","parse-names":false,"suffix":""}],"id":"ITEM-1","issued":{"date-parts":[["2018"]]},"title":"Metacognitive Processes Model of Decentering: Emerging Methods and Insights","type":"article-journal"},"uris":["http://www.mendeley.com/documents/?uuid=a778a9b9-501d-41e8-80e8-a517a9097b87"]}],"mendeley":{"formattedCitation":"(A. Bernstein, Hadash, &amp; Fresco, 2018)","plainTextFormattedCitation":"(A. Bernstein, Hadash, &amp; Fresco, 2018)","previouslyFormattedCitation":"(A. Bernstein, Hadash, &amp; Fresco, 2018)"},"properties":{"noteIndex":0},"schema":"https://github.com/citation-style-language/schema/raw/master/csl-citation.json"}</w:instrText>
      </w:r>
      <w:moveTo w:id="624" w:author="יפתח עמיר" w:date="2020-01-03T11:35:00Z">
        <w:r>
          <w:fldChar w:fldCharType="separate"/>
        </w:r>
      </w:moveTo>
      <w:r w:rsidR="008E3451" w:rsidRPr="008E3451">
        <w:rPr>
          <w:noProof/>
        </w:rPr>
        <w:t>(A. Bernstein, Hadash, &amp; Fresco, 2018)</w:t>
      </w:r>
      <w:moveTo w:id="625" w:author="יפתח עמיר" w:date="2020-01-03T11:35:00Z">
        <w:r>
          <w:fldChar w:fldCharType="end"/>
        </w:r>
        <w:r>
          <w:t xml:space="preserve"> for a review). STP adds paradigmatically, by offering the capacity to not only observe but </w:t>
        </w:r>
        <w:r w:rsidRPr="003F0601">
          <w:t xml:space="preserve">to experimentally </w:t>
        </w:r>
        <w:r w:rsidRPr="003F0601">
          <w:lastRenderedPageBreak/>
          <w:t xml:space="preserve">control/manipulate the content- and timing of- verbal thought-like experiences. </w:t>
        </w:r>
        <w:r>
          <w:t xml:space="preserve">This may have </w:t>
        </w:r>
        <w:proofErr w:type="gramStart"/>
        <w:r>
          <w:t>a number of</w:t>
        </w:r>
        <w:proofErr w:type="gramEnd"/>
        <w:r>
          <w:t xml:space="preserve"> applications. For example, the</w:t>
        </w:r>
        <w:r w:rsidRPr="001A5527">
          <w:t xml:space="preserve"> </w:t>
        </w:r>
        <w:r w:rsidRPr="009E5EF8">
          <w:t>STP may be relevant to experimental study of theories and models of psycho</w:t>
        </w:r>
        <w:r>
          <w:t>p</w:t>
        </w:r>
        <w:r w:rsidRPr="009E5EF8">
          <w:t>athology that emphasize the nature and function of thoughts and thought content</w:t>
        </w:r>
        <w:r>
          <w:t xml:space="preserve"> </w:t>
        </w:r>
        <w:r>
          <w:fldChar w:fldCharType="begin" w:fldLock="1"/>
        </w:r>
      </w:moveTo>
      <w:r w:rsidR="00677C5B">
        <w:instrText>ADDIN CSL_CITATION {"citationItems":[{"id":"ITEM-1","itemData":{"DOI":"0003-066X/91/","ISBN":"1935-990X","ISSN":"0003066X","PMID":"2048795","abstract":"Several lines of investigation have evolved from the initial cognitive model of depression and other disorders. A large number of studies have tested the cognitive model using both clinical and laboratory-based strategies. In general, studies that most closely approximate the clinical conditions from which the theory was derived are supportive of the cognitive model of depression. Studies of anxiety and panic, although fewer, generally support the cognitive model of anxiety and panic. The application to the treatment of clinical problems has been promising and supports the concept of cognitive specificity. The cognitive therapy of depression has led to the utilization of specific cognitive strategies based on the specific conceptualizations of a given disorder to a wide variety of disorders. Study of abnormal reactions has also provided clues to the cognitive structure of normal reactions.","author":[{"dropping-particle":"","family":"Beck","given":"A.T","non-dropping-particle":"","parse-names":false,"suffix":""}],"container-title":"American Psychologist","id":"ITEM-1","issue":"4","issued":{"date-parts":[["1991"]]},"page":"368-375","title":"A 30- Year Retrospective","type":"article-journal","volume":"46"},"uris":["http://www.mendeley.com/documents/?uuid=0ae67e19-2755-4c18-9955-c80b4710330c"]},{"id":"ITEM-2","itemData":{"DOI":"10.1007/BF01178214","ISSN":"1573-2819","abstract":"A 30-item questionnaire was devised to measure the frequency of occurrence of automatic negative thoughts (negative self-statements)associated with depression. Male and female undergraduates were asked to recall dysphoric experiences and to report associated cognitions. One hundred representative cognitions were selected and administered to a second sample, along with the MMPI D scale and the Beck Depression Inventory. Thirty items discriminating between criterion groups of psychometrically depressed and nondepressed subjects were identified. The resultant 30-item automatic thoughts questionnaire (ATQ-30)was cross-validated and found to significantly discriminate psychometrically depressed from nondepressed criterion groups. No differences were found between males and females on the measure. Factor analysis indicated a four-factor solution, with a large first factor reflecting Personal Maladjustment, a second factor indicative of Negative Self-Concept and Negative Expectations, and two lesser factors. The ATQ-30 may provide a means of testing basic theory relating cognitive content to behavioral and affective processes and assessing change in cognitions associated with experimental manipulation or psychotherapeutic intervention.","author":[{"dropping-particle":"","family":"Hollon","given":"Steven D","non-dropping-particle":"","parse-names":false,"suffix":""},{"dropping-particle":"","family":"Kendall","given":"Philip C","non-dropping-particle":"","parse-names":false,"suffix":""}],"container-title":"Cognitive Therapy and Research","id":"ITEM-2","issue":"4","issued":{"date-parts":[["1980","12"]]},"page":"383-395","title":"Cognitive self-statements in depression: Development of an automatic thoughts questionnaire","type":"article-journal","volume":"4"},"uris":["http://www.mendeley.com/documents/?uuid=781afe9f-2dec-4a71-a7f6-fda019dc854c"]}],"mendeley":{"formattedCitation":"(Beck, 1991; Hollon &amp; Kendall, 1980)","plainTextFormattedCitation":"(Beck, 1991; Hollon &amp; Kendall, 1980)","previouslyFormattedCitation":"(Beck, 1991; Hollon &amp; Kendall, 1980)"},"properties":{"noteIndex":0},"schema":"https://github.com/citation-style-language/schema/raw/master/csl-citation.json"}</w:instrText>
      </w:r>
      <w:moveTo w:id="626" w:author="יפתח עמיר" w:date="2020-01-03T11:35:00Z">
        <w:r>
          <w:fldChar w:fldCharType="separate"/>
        </w:r>
      </w:moveTo>
      <w:r w:rsidR="008E3451" w:rsidRPr="008E3451">
        <w:rPr>
          <w:noProof/>
        </w:rPr>
        <w:t>(Beck, 1991; Hollon &amp; Kendall, 1980)</w:t>
      </w:r>
      <w:moveTo w:id="627" w:author="יפתח עמיר" w:date="2020-01-03T11:35:00Z">
        <w:r>
          <w:fldChar w:fldCharType="end"/>
        </w:r>
        <w:r>
          <w:t>.</w:t>
        </w:r>
        <w:r w:rsidRPr="009E5EF8">
          <w:t xml:space="preserve"> </w:t>
        </w:r>
        <w:r>
          <w:t>Such applications may, for example, include</w:t>
        </w:r>
        <w:r w:rsidRPr="009E5EF8">
          <w:t xml:space="preserve"> </w:t>
        </w:r>
        <w:r w:rsidRPr="007B5992">
          <w:t>i</w:t>
        </w:r>
        <w:r w:rsidRPr="001A5527">
          <w:t>ntrusive memories in trauma</w:t>
        </w:r>
        <w:r>
          <w:t xml:space="preserve"> </w:t>
        </w:r>
        <w:r>
          <w:fldChar w:fldCharType="begin" w:fldLock="1"/>
        </w:r>
      </w:moveTo>
      <w:r w:rsidR="00677C5B">
        <w:instrText>ADDIN CSL_CITATION {"citationItems":[{"id":"ITEM-1","itemData":{"DOI":"10.1016/J.NEUROPHARM.2011.02.008","ISSN":"0028-3908","abstract":"Neuropsychological approaches represent an important avenue for identifying susceptibility and resiliency factors relating to the development and maintenance of posttraumatic stress disorder (PTSD) symptoms post-trauma. This review will summarize results from prospective longitudinal and retrospective cross-sectional studies investigating executive function associated with PTSD. This research points specifically towards subtle impairments in response inhibition and attention regulation that may predate trauma exposure, serve as risk factors for the development of PTSD, and relate to the severity of symptoms. These impairments may be exacerbated within emotional or trauma-related contexts, and may relate to dysfunction within dorsal prefrontal networks. A model is presented concerning how such impairments may contribute to the clinical profile of PTSD and lead to the use of alternative coping styles such as avoidance. Further neuropsychological research is needed to identify the effects of treatment on cognitive function and to potentially characterize mechanisms of current PTSD treatments. Knowledge gained from cognitive and neuroscientific research may prove valuable for informing the future development of novel, more effective, treatments for PTSD. This article is part of a Special Issue entitled ‘Post-Traumatic Stress Disorder’.","author":[{"dropping-particle":"","family":"Aupperle","given":"Robin L.","non-dropping-particle":"","parse-names":false,"suffix":""},{"dropping-particle":"","family":"Melrose","given":"Andrew J.","non-dropping-particle":"","parse-names":false,"suffix":""},{"dropping-particle":"","family":"Paulus","given":"Martin P.","non-dropping-particle":"","parse-names":false,"suffix":""}],"container-title":"Neuropharmacology","id":"ITEM-1","issue":"2","issued":{"date-parts":[["2012","2","1"]]},"page":"686-694","publisher":"Pergamon","title":"Executive function and PTSD: Disengaging from trauma","type":"article-journal","volume":"62"},"uris":["http://www.mendeley.com/documents/?uuid=2bf7ca4b-06b3-36a7-8774-3811cf50560e"]}],"mendeley":{"formattedCitation":"(Aupperle, Melrose, &amp; Paulus, 2012)","plainTextFormattedCitation":"(Aupperle, Melrose, &amp; Paulus, 2012)","previouslyFormattedCitation":"(Aupperle, Melrose, &amp; Paulus, 2012)"},"properties":{"noteIndex":0},"schema":"https://github.com/citation-style-language/schema/raw/master/csl-citation.json"}</w:instrText>
      </w:r>
      <w:moveTo w:id="628" w:author="יפתח עמיר" w:date="2020-01-03T11:35:00Z">
        <w:r>
          <w:fldChar w:fldCharType="separate"/>
        </w:r>
      </w:moveTo>
      <w:r w:rsidR="008E3451" w:rsidRPr="008E3451">
        <w:rPr>
          <w:noProof/>
        </w:rPr>
        <w:t>(Aupperle, Melrose, &amp; Paulus, 2012)</w:t>
      </w:r>
      <w:moveTo w:id="629" w:author="יפתח עמיר" w:date="2020-01-03T11:35:00Z">
        <w:r>
          <w:fldChar w:fldCharType="end"/>
        </w:r>
        <w:r>
          <w:t xml:space="preserve">, </w:t>
        </w:r>
        <w:r w:rsidRPr="001A5527">
          <w:t>biased (negative) interpretations in social anxiety</w:t>
        </w:r>
        <w:r>
          <w:t xml:space="preserve"> </w:t>
        </w:r>
        <w:r>
          <w:fldChar w:fldCharType="begin" w:fldLock="1"/>
        </w:r>
      </w:moveTo>
      <w:r w:rsidR="00677C5B">
        <w:instrText>ADDIN CSL_CITATION {"citationItems":[{"id":"ITEM-1","itemData":{"DOI":"10.1016/0005-7967(93)90024-O","ISSN":"0005-7967","abstract":"Social phobics, anxious controls and non-patient controls took part in a brief videotaped conversation with a stooge in order to investigate the cognitive model of social phobia. Thoughts, behaviour, and attention during the conversation were assessed. Compared to the control groups, social phobics had more negative self-evaluative thoughts, performed less well, and systematically underestimated their performance. There were no differences in attention between the three groups. Content analysis of thought sampling data from the conversation, and from three hypothetical situations, revealed that few of the negative thoughts reported by social phobics explicitly mentioned evaluation by other people. This suggests that social phobics may not closely monitor other people's responses in social situations and hence that their thoughts are not data driven. The results are discussed in relation to the cognitive model of social phobia and suggestions are made for improvements in the treatment of social phobia.","author":[{"dropping-particle":"","family":"Stopa","given":"Lusia","non-dropping-particle":"","parse-names":false,"suffix":""},{"dropping-particle":"","family":"Clark","given":"David M.","non-dropping-particle":"","parse-names":false,"suffix":""}],"container-title":"Behaviour Research and Therapy","id":"ITEM-1","issue":"3","issued":{"date-parts":[["1993","3","1"]]},"page":"255-267","publisher":"Pergamon","title":"Cognitive processes in social phobia","type":"article-journal","volume":"31"},"uris":["http://www.mendeley.com/documents/?uuid=02700129-fc97-3fac-96b4-50e35b639896"]}],"mendeley":{"formattedCitation":"(Stopa &amp; Clark, 1993)","plainTextFormattedCitation":"(Stopa &amp; Clark, 1993)","previouslyFormattedCitation":"(Stopa &amp; Clark, 1993)"},"properties":{"noteIndex":0},"schema":"https://github.com/citation-style-language/schema/raw/master/csl-citation.json"}</w:instrText>
      </w:r>
      <w:moveTo w:id="630" w:author="יפתח עמיר" w:date="2020-01-03T11:35:00Z">
        <w:r>
          <w:fldChar w:fldCharType="separate"/>
        </w:r>
      </w:moveTo>
      <w:r w:rsidR="008E3451" w:rsidRPr="008E3451">
        <w:rPr>
          <w:noProof/>
        </w:rPr>
        <w:t>(Stopa &amp; Clark, 1993)</w:t>
      </w:r>
      <w:moveTo w:id="631" w:author="יפתח עמיר" w:date="2020-01-03T11:35:00Z">
        <w:r>
          <w:fldChar w:fldCharType="end"/>
        </w:r>
        <w:r>
          <w:t xml:space="preserve"> or</w:t>
        </w:r>
        <w:r w:rsidRPr="001A5527">
          <w:t xml:space="preserve"> </w:t>
        </w:r>
        <w:r>
          <w:t xml:space="preserve">thought obsessive-compulsive disorders </w:t>
        </w:r>
        <w:r>
          <w:fldChar w:fldCharType="begin" w:fldLock="1"/>
        </w:r>
      </w:moveTo>
      <w:r w:rsidR="00677C5B">
        <w:instrText>ADDIN CSL_CITATION {"citationItems":[{"id":"ITEM-1","itemData":{"DOI":"10.1177/2167702618797102","ISSN":"2167-7026","abstract":"Obsessions are commonly described as intrusive, ego-dystonic, and coming out of nowhere. This might reflect an experience of a low sense of agency (SoA; i.e., the experience of being the source of one?s own thoughts). In this study, we investigated the relationship between obsessive-compulsive (OC) symptoms and the SoA over thoughts. Participants were told that subliminal auditory primes (actually sham) can insert thoughts into their minds, and their experiences of inserted thoughts were collected online. The results of three experiments showed reduced SoA over thoughts in individuals with subclinical OC symptoms, regardless of the valence of the thoughts. Several potential confounding factors (e.g., suppression, vigilance, general anxiety) were ruled out. The experience of inserted thoughts was related to experiencing thoughts as ?out of context,? which partially explained reduced SoA in participants with high levels of OC symptoms. These experiments highlight the importance of focusing on the low-level, contextual, and phenomenological characteristics of intrusive thoughts in addition to their content and appraisals.","author":[{"dropping-particle":"","family":"Fradkin","given":"Isaac","non-dropping-particle":"","parse-names":false,"suffix":""},{"dropping-particle":"","family":"Eitam","given":"Baruch","non-dropping-particle":"","parse-names":false,"suffix":""},{"dropping-particle":"","family":"Strauss","given":"Asher Y","non-dropping-particle":"","parse-names":false,"suffix":""},{"dropping-particle":"","family":"Huppert","given":"Jonathan D","non-dropping-particle":"","parse-names":false,"suffix":""}],"container-title":"Clinical Psychological Science","id":"ITEM-1","issue":"1","issued":{"date-parts":[["2018","10","15"]]},"note":"doi: 10.1177/2167702618797102","page":"162-180","publisher":"SAGE Publications Inc","title":"Thoughts as Unexpected Intruders: Context, Obsessive-Compulsive Symptoms, and the Sense of Agency Over Thoughts","type":"article-journal","volume":"7"},"uris":["http://www.mendeley.com/documents/?uuid=3f249070-6b0d-4bb9-88bb-0165214254a3"]}],"mendeley":{"formattedCitation":"(Fradkin, Eitam, Strauss, &amp; Huppert, 2018)","plainTextFormattedCitation":"(Fradkin, Eitam, Strauss, &amp; Huppert, 2018)","previouslyFormattedCitation":"(Fradkin, Eitam, Strauss, &amp; Huppert, 2018)"},"properties":{"noteIndex":0},"schema":"https://github.com/citation-style-language/schema/raw/master/csl-citation.json"}</w:instrText>
      </w:r>
      <w:moveTo w:id="632" w:author="יפתח עמיר" w:date="2020-01-03T11:35:00Z">
        <w:r>
          <w:fldChar w:fldCharType="separate"/>
        </w:r>
      </w:moveTo>
      <w:r w:rsidR="008E3451" w:rsidRPr="008E3451">
        <w:rPr>
          <w:noProof/>
        </w:rPr>
        <w:t>(Fradkin, Eitam, Strauss, &amp; Huppert, 2018)</w:t>
      </w:r>
      <w:moveTo w:id="633" w:author="יפתח עמיר" w:date="2020-01-03T11:35:00Z">
        <w:r>
          <w:fldChar w:fldCharType="end"/>
        </w:r>
        <w:r w:rsidRPr="001A5527">
          <w:t>.</w:t>
        </w:r>
        <w:r>
          <w:t xml:space="preserve"> </w:t>
        </w:r>
      </w:moveTo>
    </w:p>
    <w:p w14:paraId="192DEF8F" w14:textId="2F100E9C" w:rsidR="007949F6" w:rsidRPr="00BB7D5F" w:rsidRDefault="007949F6" w:rsidP="007949F6">
      <w:pPr>
        <w:pStyle w:val="NoSpacing"/>
        <w:outlineLvl w:val="9"/>
        <w:rPr>
          <w:moveTo w:id="634" w:author="יפתח עמיר" w:date="2020-01-03T11:35:00Z"/>
        </w:rPr>
      </w:pPr>
      <w:moveTo w:id="635" w:author="יפתח עמיר" w:date="2020-01-03T11:35:00Z">
        <w:r w:rsidRPr="00BB7D5F">
          <w:t xml:space="preserve">Finally, findings may have various implications for experimental therapeutics. Could training internal attentional control or capacity to </w:t>
        </w:r>
        <w:r>
          <w:t>selectively attend to or disengage from one’s</w:t>
        </w:r>
        <w:r w:rsidRPr="00BB7D5F">
          <w:t xml:space="preserve"> thoughts lead to reduced cognitive vulnerability and thereby </w:t>
        </w:r>
        <w:r>
          <w:t>improved mental health</w:t>
        </w:r>
        <w:r w:rsidRPr="00BB7D5F">
          <w:t xml:space="preserve"> </w:t>
        </w:r>
        <w:r w:rsidRPr="00BB7D5F">
          <w:fldChar w:fldCharType="begin" w:fldLock="1"/>
        </w:r>
      </w:moveTo>
      <w:r w:rsidR="00677C5B">
        <w:instrText>ADDIN CSL_CITATION {"citationItems":[{"id":"ITEM-1","itemData":{"DOI":"10.1016/j.cpr.2010.08.005","ISBN":"02727358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Review","id":"ITEM-1","issue":"1","issued":{"date-parts":[["2011"]]},"page":"138-145","publisher":"Elsevier Ltd","title":"Understanding depressive rumination from a cognitive science perspective: The impaired disengagement hypothesis","type":"article-journal","volume":"31"},"uris":["http://www.mendeley.com/documents/?uuid=411765aa-2ee8-424b-80d9-8bc344a9e150"]}],"mendeley":{"formattedCitation":"(Koster et al., 2011)","plainTextFormattedCitation":"(Koster et al., 2011)","previouslyFormattedCitation":"(Koster et al., 2011)"},"properties":{"noteIndex":0},"schema":"https://github.com/citation-style-language/schema/raw/master/csl-citation.json"}</w:instrText>
      </w:r>
      <w:moveTo w:id="636" w:author="יפתח עמיר" w:date="2020-01-03T11:35:00Z">
        <w:r w:rsidRPr="00BB7D5F">
          <w:fldChar w:fldCharType="separate"/>
        </w:r>
      </w:moveTo>
      <w:r w:rsidR="008E3451" w:rsidRPr="008E3451">
        <w:rPr>
          <w:noProof/>
        </w:rPr>
        <w:t>(Koster et al., 2011)</w:t>
      </w:r>
      <w:moveTo w:id="637" w:author="יפתח עמיר" w:date="2020-01-03T11:35:00Z">
        <w:r w:rsidRPr="00BB7D5F">
          <w:fldChar w:fldCharType="end"/>
        </w:r>
        <w:r w:rsidRPr="00BB7D5F">
          <w:t>? Likewise, do interventions that effectively engage change in “higher-order” processes in cognitive vulnerability do so via change in internal attentional (</w:t>
        </w:r>
        <w:proofErr w:type="spellStart"/>
        <w:r w:rsidRPr="00BB7D5F">
          <w:t>dys</w:t>
        </w:r>
        <w:proofErr w:type="spellEnd"/>
        <w:r w:rsidRPr="00BB7D5F">
          <w:t xml:space="preserve">)control </w:t>
        </w:r>
        <w:r w:rsidRPr="00BB7D5F">
          <w:fldChar w:fldCharType="begin" w:fldLock="1"/>
        </w:r>
      </w:moveTo>
      <w:r w:rsidR="00677C5B">
        <w:instrText>ADDIN CSL_CITATION {"citationItems":[{"id":"ITEM-1","itemData":{"DOI":"10.1038/nrn3916","ISBN":"978-3-319-46321-6","ISSN":"14710048","PMID":"25783612","abstract":"On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Neuroscience","id":"ITEM-1","issue":"4","issued":{"date-parts":[["2015"]]},"page":"213-225","publisher":"Nature Publishing Group","title":"The neuroscience of mindfulness meditation","type":"article-journal","volume":"16"},"uris":["http://www.mendeley.com/documents/?uuid=07f71d68-e3f6-4b7b-9a16-2308f72d1f15"]}],"mendeley":{"formattedCitation":"(Tang, Hölzel, &amp; Posner, 2015)","plainTextFormattedCitation":"(Tang, Hölzel, &amp; Posner, 2015)","previouslyFormattedCitation":"(Tang, Hölzel, &amp; Posner, 2015)"},"properties":{"noteIndex":0},"schema":"https://github.com/citation-style-language/schema/raw/master/csl-citation.json"}</w:instrText>
      </w:r>
      <w:moveTo w:id="638" w:author="יפתח עמיר" w:date="2020-01-03T11:35:00Z">
        <w:r w:rsidRPr="00BB7D5F">
          <w:fldChar w:fldCharType="separate"/>
        </w:r>
      </w:moveTo>
      <w:r w:rsidR="008E3451" w:rsidRPr="008E3451">
        <w:rPr>
          <w:noProof/>
        </w:rPr>
        <w:t>(Tang, Hölzel, &amp; Posner, 2015)</w:t>
      </w:r>
      <w:moveTo w:id="639" w:author="יפתח עמיר" w:date="2020-01-03T11:35:00Z">
        <w:r w:rsidRPr="00BB7D5F">
          <w:fldChar w:fldCharType="end"/>
        </w:r>
        <w:r w:rsidRPr="00BB7D5F">
          <w:t>? For example, mindfulness-based intervention models hypothesize that meditation practice, in part, targets internal attention by training voluntary selection, orienting and disengagement from internal objects of experience (e.g., mind-wandering) and thereby salutary and curative effects of mindfulness training (e.g., via greater cognitive flexibility and reduced reactivity</w:t>
        </w:r>
        <w:r>
          <w:t>;</w:t>
        </w:r>
        <w:r w:rsidRPr="00BB7D5F">
          <w:t xml:space="preserve"> </w:t>
        </w:r>
        <w:r w:rsidRPr="00BB7D5F">
          <w:fldChar w:fldCharType="begin" w:fldLock="1"/>
        </w:r>
      </w:moveTo>
      <w:r w:rsidR="00677C5B">
        <w:instrText>ADDIN CSL_CITATION {"citationItems":[{"id":"ITEM-1","itemData":{"DOI":"10.1016/j.tics.2008.01.005","ISBN":"1364-6613 (Print)\\r1364-6613 (Linking)","ISSN":"13646613","PMID":"18329323","abstract":"Meditation can be conceptualized as a family of complex emotional and attentional regulatory training regimes developed for various ends, including the cultivation of well-being and emotional balance. Among these various practices, there are two styles that are commonly studied. One style, focused attention meditation, entails the voluntary focusing of attention on a chosen object. The other style, open monitoring meditation, involves nonreactive monitoring of the content of experience from moment to moment. The potential regulatory functions of these practices on attention and emotion processes could have a long-term impact on the brain and behavior. © 2008 Elsevier Ltd. All rights reserved.","author":[{"dropping-particle":"","family":"Lutz","given":"Antoine","non-dropping-particle":"","parse-names":false,"suffix":""},{"dropping-particle":"","family":"Slagter","given":"Heleen A.","non-dropping-particle":"","parse-names":false,"suffix":""},{"dropping-particle":"","family":"Dunne","given":"John D.","non-dropping-particle":"","parse-names":false,"suffix":""},{"dropping-particle":"","family":"Davidson","given":"Richard J.","non-dropping-particle":"","parse-names":false,"suffix":""}],"container-title":"Trends in Cognitive Sciences","id":"ITEM-1","issue":"4","issued":{"date-parts":[["2008"]]},"page":"163-169","title":"Attention regulation and monitoring in meditation","type":"article-journal","volume":"12"},"uris":["http://www.mendeley.com/documents/?uuid=3d82ca58-b2e7-4660-8777-36951863b8b3"]},{"id":"ITEM-2","itemData":{"DOI":"10.1038/nrn3916","ISBN":"978-3-319-46321-6","ISSN":"14710048","PMID":"25783612","abstract":"On page 220 of this article, the third sentence of the fourth paragraph was incorrect. The sentence should have read 'Furthermore, a preliminary analysis from a study of a state of 'non-dual awareness' (a state of awareness in which perceived dualities, such as the distinction between subject and object, are absent) showed increased functional connectivity of the central precuneus with the dorsolateral PFC'. This has been corrected in the online version of the article.","author":[{"dropping-particle":"","family":"Tang","given":"Yi Yuan","non-dropping-particle":"","parse-names":false,"suffix":""},{"dropping-particle":"","family":"Hölzel","given":"Britta K.","non-dropping-particle":"","parse-names":false,"suffix":""},{"dropping-particle":"","family":"Posner","given":"Michael I.","non-dropping-particle":"","parse-names":false,"suffix":""}],"container-title":"Nature Reviews Neuroscience","id":"ITEM-2","issue":"4","issued":{"date-parts":[["2015"]]},"page":"213-225","publisher":"Nature Publishing Group","title":"The neuroscience of mindfulness meditation","type":"article-journal","volume":"16"},"uris":["http://www.mendeley.com/documents/?uuid=07f71d68-e3f6-4b7b-9a16-2308f72d1f15"]}],"mendeley":{"formattedCitation":"(Lutz et al., 2008; Tang et al., 2015)","plainTextFormattedCitation":"(Lutz et al., 2008; Tang et al., 2015)","previouslyFormattedCitation":"(Lutz et al., 2008; Tang et al., 2015)"},"properties":{"noteIndex":0},"schema":"https://github.com/citation-style-language/schema/raw/master/csl-citation.json"}</w:instrText>
      </w:r>
      <w:moveTo w:id="640" w:author="יפתח עמיר" w:date="2020-01-03T11:35:00Z">
        <w:r w:rsidRPr="00BB7D5F">
          <w:fldChar w:fldCharType="separate"/>
        </w:r>
      </w:moveTo>
      <w:r w:rsidR="008E3451" w:rsidRPr="008E3451">
        <w:rPr>
          <w:noProof/>
        </w:rPr>
        <w:t>(Lutz et al., 2008; Tang et al., 2015)</w:t>
      </w:r>
      <w:moveTo w:id="641" w:author="יפתח עמיר" w:date="2020-01-03T11:35:00Z">
        <w:r w:rsidRPr="00BB7D5F">
          <w:fldChar w:fldCharType="end"/>
        </w:r>
        <w:r>
          <w:t>)</w:t>
        </w:r>
        <w:r w:rsidRPr="00BB7D5F">
          <w:t xml:space="preserve">. Accordingly, the STP may provide a useful means to measure and monitor change in the capacity to regulate attention to private thoughts, in response to mindfulness training as well as other therapies that may similarly target attention and cognitive control processes </w:t>
        </w:r>
        <w:r w:rsidRPr="00BB7D5F">
          <w:fldChar w:fldCharType="begin" w:fldLock="1"/>
        </w:r>
      </w:moveTo>
      <w:r w:rsidR="00677C5B">
        <w:instrText>ADDIN CSL_CITATION {"citationItems":[{"id":"ITEM-1","itemData":{"DOI":"10.1007/s12671-018-0889-0","ISBN":"7216082656","ISSN":"18688535","PMID":"15619601","abstract":"To develop optimal search strategies in Medline for retrieving systematic reviews.","author":[{"dropping-particle":"","family":"Shapero","given":"Benjamin G.","non-dropping-particle":"","parse-names":false,"suffix":""},{"dropping-particle":"","family":"Greenberg","given":"Jonathan","non-dropping-particle":"","parse-names":false,"suffix":""},{"dropping-particle":"","family":"Mischoulon","given":"David","non-dropping-particle":"","parse-names":false,"suffix":""},{"dropping-particle":"","family":"Pedrelli","given":"Paola","non-dropping-particle":"","parse-names":false,"suffix":""},{"dropping-particle":"","family":"Meade","given":"Kathryn","non-dropping-particle":"","parse-names":false,"suffix":""},{"dropping-particle":"","family":"Lazar","given":"Sara W.","non-dropping-particle":"","parse-names":false,"suffix":""}],"container-title":"Mindfulness","id":"ITEM-1","issue":"5","issued":{"date-parts":[["2018"]]},"page":"1457-1469","publisher":"Mindfulness","title":"Mindfulness-Based Cognitive Therapy Improves Cognitive Functioning and Flexibility Among Individuals with Elevated Depressive Symptoms","type":"article-journal","volume":"9"},"uris":["http://www.mendeley.com/documents/?uuid=ec6e04fb-f6d4-4ac7-8a05-a5841ca5e4ef"]},{"id":"ITEM-2","itemData":{"ISBN":"9780198528883","author":[{"dropping-particle":"","family":"Harvey","given":"Allison G","non-dropping-particle":"","parse-names":false,"suffix":""},{"dropping-particle":"","family":"Watkins","given":"Edward","non-dropping-particle":"","parse-names":false,"suffix":""},{"dropping-particle":"","family":"Mansell","given":"Warren","non-dropping-particle":"","parse-names":false,"suffix":""}],"id":"ITEM-2","issued":{"date-parts":[["2004"]]},"publisher":"Oxford University Press, USA","title":"Cognitive behavioural processes across psychological disorders: A transdiagnostic approach to research and treatment","type":"book"},"uris":["http://www.mendeley.com/documents/?uuid=9e961cf0-f82d-4fee-ae25-46735955a873"]}],"mendeley":{"formattedCitation":"(Harvey et al., 2004; Shapero et al., 2018)","plainTextFormattedCitation":"(Harvey et al., 2004; Shapero et al., 2018)","previouslyFormattedCitation":"(Harvey et al., 2004; Shapero et al., 2018)"},"properties":{"noteIndex":0},"schema":"https://github.com/citation-style-language/schema/raw/master/csl-citation.json"}</w:instrText>
      </w:r>
      <w:moveTo w:id="642" w:author="יפתח עמיר" w:date="2020-01-03T11:35:00Z">
        <w:r w:rsidRPr="00BB7D5F">
          <w:fldChar w:fldCharType="separate"/>
        </w:r>
      </w:moveTo>
      <w:r w:rsidR="008E3451" w:rsidRPr="008E3451">
        <w:rPr>
          <w:noProof/>
        </w:rPr>
        <w:t>(Harvey et al., 2004; Shapero et al., 2018)</w:t>
      </w:r>
      <w:moveTo w:id="643" w:author="יפתח עמיר" w:date="2020-01-03T11:35:00Z">
        <w:r w:rsidRPr="00BB7D5F">
          <w:fldChar w:fldCharType="end"/>
        </w:r>
        <w:r w:rsidRPr="00BB7D5F">
          <w:t xml:space="preserve">. Furthermore, the ability to measure the moment-to-moment dynamic expression of internal attentional dyscontrol may provide a unique training capacity –  such as to deliver real-time feedback on internal attentional dyscontrol or momentary mental events </w:t>
        </w:r>
        <w:r w:rsidRPr="0032688C">
          <w:t>charact</w:t>
        </w:r>
        <w:r w:rsidRPr="00D8138A">
          <w:t xml:space="preserve">erized by </w:t>
        </w:r>
        <w:r w:rsidRPr="00B72A34">
          <w:t xml:space="preserve">biased selective attention </w:t>
        </w:r>
        <w:r>
          <w:t xml:space="preserve">to </w:t>
        </w:r>
        <w:r w:rsidRPr="00B72A34">
          <w:t xml:space="preserve">and </w:t>
        </w:r>
        <w:r w:rsidRPr="0032688C">
          <w:t xml:space="preserve">difficulty disengaging internal attention from one’s </w:t>
        </w:r>
        <w:r w:rsidRPr="00D8138A">
          <w:t>thoughts</w:t>
        </w:r>
        <w:r>
          <w:t xml:space="preserve"> </w:t>
        </w:r>
        <w:r>
          <w:fldChar w:fldCharType="begin" w:fldLock="1"/>
        </w:r>
      </w:moveTo>
      <w:r w:rsidR="00677C5B">
        <w:instrText>ADDIN CSL_CITATION {"citationItems":[{"id":"ITEM-1","itemData":{"DOI":"10.1016/j.brat.2014.01.003","ISBN":"00057967","ISSN":"1873622X","PMID":"24562088","abstract":"We present an experimental investigation of a novel intervention paradigm targeting attentional bias - Attention Feedback Awareness and Control Training (A-FACT). A-FACT is grounded in the novel hypothesis that training awareness of (biased) attentional allocation will lead to greater self-regulatory control of attention and thereby ameliorate attentional bias and its maladaptive sequelae. To do so, A-FACT delivers computerized, personalized, real-time feedback regarding a person's (biased) allocation of attention concurrent with its expression. In a randomized control experimental design, we tested A-FACT relative to an active placebo control condition among anxious adults (N=40, 52.5% women, M(SD)=24.3(4) years old). We found that relative to the placebo control condition, A-FACT led to: (a) reduced levels of attentional bias to threat; (b) (non-significantly) lower rate of behavioral avoidance of exposure to an anxiogenic stressor; and (c) faster rate of emotional recovery following the stressor. The findings are discussed with respect to the novelty and significance of the proposed conceptual perspective, methodology, and intervention paradigm targeting attentional bias. © 2014 Elsevier Ltd.","author":[{"dropping-particle":"","family":"Bernstein","given":"Amit","non-dropping-particle":"","parse-names":false,"suffix":""},{"dropping-particle":"","family":"Zvielli","given":"Ariel","non-dropping-particle":"","parse-names":false,"suffix":""}],"container-title":"Behaviour Research and Therapy","id":"ITEM-1","issue":"1","issued":{"date-parts":[["2014"]]},"page":"18-26","publisher":"Elsevier Ltd","title":"Attention Feedback Awareness and Control Training (A-FACT): Experimental test of a novel intervention paradigm targeting attentional bias","type":"article-journal","volume":"55"},"uris":["http://www.mendeley.com/documents/?uuid=63fb3362-aad2-411d-a0dc-5828cb82cb56"]},{"id":"ITEM-2","itemData":{"DOI":"10.1177/2167702615588048","ISBN":"1751-9004","ISSN":"21677034","PMID":"18633776","abstract":"Recent findings suggest biases of emotional attention (BEA) may be expressed dynamically, fluctuating from moment to moment between overengagement and avoidance of emotional stimuli. We attempted to modify these temporal dynamics of BEA to threat among trait-anxious adults (N = 61) using Attention Feedback Awareness and Control Training (A-FACT). A-FACT is a novel intervention methodology that delivers real-time feedback to a person concurrent with her/his dynamic BEA expression. We found that relative to a placebo control condition, A-FACT led to significantly reduced BEA dynamics toward and away from threat, temporal variability in BEA, and emotional reactivity to an anxiogenic stressor. Findings illustrate that BEA may be optimally conceptualized and quantified as a dynamic process in time and that intervention methods sensitive to and capable of targeting BEA process dynamics in real time—as in A-FACT—represent a promising new direction for cognitive bias modification research.","author":[{"dropping-particle":"","family":"Zvielli","given":"Ariel","non-dropping-particle":"","parse-names":false,"suffix":""},{"dropping-particle":"","family":"Amir","given":"Iftach","non-dropping-particle":"","parse-names":false,"suffix":""},{"dropping-particle":"","family":"Goldstein","given":"Pavel","non-dropping-particle":"","parse-names":false,"suffix":""},{"dropping-particle":"","family":"Bernstein","given":"Amit","non-dropping-particle":"","parse-names":false,"suffix":""}],"container-title":"Clinical Psychological Science","id":"ITEM-2","issue":"2","issued":{"date-parts":[["2016"]]},"page":"287-298","title":"Targeting biased emotional attention to threat as a dynamic process in time: Attention Feedback Awareness and Control Training (A-FACT)","type":"article-journal","volume":"4"},"uris":["http://www.mendeley.com/documents/?uuid=075b7a98-50d3-46fd-be24-480ba0420b09"]}],"mendeley":{"formattedCitation":"(Amit Bernstein &amp; Zvielli, 2014; Zvielli, Amir, Goldstein, &amp; Bernstein, 2016)","plainTextFormattedCitation":"(Amit Bernstein &amp; Zvielli, 2014; Zvielli, Amir, Goldstein, &amp; Bernstein, 2016)","previouslyFormattedCitation":"(Amit Bernstein &amp; Zvielli, 2014; Zvielli, Amir, Goldstein, &amp; Bernstein, 2016)"},"properties":{"noteIndex":0},"schema":"https://github.com/citation-style-language/schema/raw/master/csl-citation.json"}</w:instrText>
      </w:r>
      <w:moveTo w:id="644" w:author="יפתח עמיר" w:date="2020-01-03T11:35:00Z">
        <w:r>
          <w:fldChar w:fldCharType="separate"/>
        </w:r>
      </w:moveTo>
      <w:r w:rsidR="008E3451" w:rsidRPr="008E3451">
        <w:rPr>
          <w:noProof/>
        </w:rPr>
        <w:t>(Amit Bernstein &amp; Zvielli, 2014; Zvielli, Amir, Goldstein, &amp; Bernstein, 2016)</w:t>
      </w:r>
      <w:moveTo w:id="645" w:author="יפתח עמיר" w:date="2020-01-03T11:35:00Z">
        <w:r>
          <w:fldChar w:fldCharType="end"/>
        </w:r>
        <w:r w:rsidRPr="00BB7D5F">
          <w:t xml:space="preserve">. Such technology </w:t>
        </w:r>
        <w:r w:rsidRPr="00BB7D5F">
          <w:lastRenderedPageBreak/>
          <w:t>may facilitate self-regulatory processes such as meta-awareness of attention to one’s (repetitive negative) thoughts and thereby internal attentional control.</w:t>
        </w:r>
      </w:moveTo>
    </w:p>
    <w:p w14:paraId="124BEEF5" w14:textId="73F5DC03" w:rsidR="007949F6" w:rsidRDefault="007949F6" w:rsidP="007949F6">
      <w:pPr>
        <w:outlineLvl w:val="9"/>
        <w:rPr>
          <w:moveTo w:id="646" w:author="יפתח עמיר" w:date="2020-01-03T11:35:00Z"/>
        </w:rPr>
      </w:pPr>
      <w:moveTo w:id="647" w:author="יפתח עמיר" w:date="2020-01-03T11:35:00Z">
        <w:r>
          <w:t xml:space="preserve">The present studies have </w:t>
        </w:r>
        <w:proofErr w:type="gramStart"/>
        <w:r>
          <w:t>a number of</w:t>
        </w:r>
        <w:proofErr w:type="gramEnd"/>
        <w:r>
          <w:t xml:space="preserve"> limitations. First, the samples were limited to a university community sample, although the distribution of observed scores (central tendency, variability) of studied variables (e.g., rumination, worry, depression, </w:t>
        </w:r>
        <w:r w:rsidRPr="00D620A5">
          <w:t>anxiety</w:t>
        </w:r>
        <w:r>
          <w:t xml:space="preserve">) were representative of </w:t>
        </w:r>
        <w:r w:rsidRPr="0079395A">
          <w:t>population norms</w:t>
        </w:r>
        <w:r>
          <w:t xml:space="preserve"> </w:t>
        </w:r>
        <w:r>
          <w:fldChar w:fldCharType="begin" w:fldLock="1"/>
        </w:r>
      </w:moveTo>
      <w:r w:rsidR="00677C5B">
        <w:instrText>ADDIN CSL_CITATION {"citationItems":[{"id":"ITEM-1","itemData":{"DOI":"10.1016/0005-7967(90)90135-6","ISSN":"0005-7967","abstract":"The present report describes the development of the Penn State Worry Questionnaire to measure the trait of worry. The 16-item instrument emerged from factor analysis of a large number of items and was found to possess high internal consistency and good test-retest reliability. The questionnaire correlates predictably with several psychological measures reasonably related to worry, and does not correlate with other measures more remote to the construct. Responses to the questionnaire are not influenced by social desirability. The measure was found to significantly discriminate college samples (a) who met all, some, or none of the DSM-III-R diagnostic criteria for generalized anxiety disorder and (b) who met criteria for GAD vs posttraumatic stress disorder. Among 34 GAD-diagnosed clinical subjects, the worry questionnaire was found not to correlate with other measures of anxiety or depression, indicating that it is tapping an independent construct with severely anxious individuals, and coping desensitization plus cognitive therapy was found to produce significantly greater reductions in the measure than did a nondirective therapy condition.","author":[{"dropping-particle":"","family":"Meyer","given":"T.J.","non-dropping-particle":"","parse-names":false,"suffix":""},{"dropping-particle":"","family":"Miller","given":"M.L.","non-dropping-particle":"","parse-names":false,"suffix":""},{"dropping-particle":"","family":"Metzger","given":"R.L.","non-dropping-particle":"","parse-names":false,"suffix":""},{"dropping-particle":"","family":"Borkovec","given":"Thomas D.","non-dropping-particle":"","parse-names":false,"suffix":""}],"container-title":"Behaviour Research and Therapy","id":"ITEM-1","issue":"6","issued":{"date-parts":[["1990","1","1"]]},"page":"487-495","publisher":"Pergamon","title":"Development and Validation of the Penn State Worry Questionnaire","type":"article-journal","volume":"28"},"uris":["http://www.mendeley.com/documents/?uuid=cff15a9b-3307-4fea-9d1e-7c60fa6af405"]},{"id":"ITEM-2","itemData":{"DOI":"10.1023/A:1023910315561","ISSN":"1573-2819","abstract":"In an attempt to eliminate similar item content as an alternative explanation for the relation between depression and rumination, a secondary analysis was conducted using the data from S. Nolen-Hoeksema, J. Larson, and C. Grayson (1999). After constructing a measure of rumination unconfounded with depression content, support for a two factor model of rumination was found. These analyses indicate that the 2 components, reflective pondering and brooding, differentially relate to depression in terms of predictive ability and gender difference mediation. The results presented here support the general premise of Nolen-Hoeksema's Response Styles Theory (S. Nolen-Hoeksema 1987) that rumination can contribute to more depressive symptoms and to the gender difference in depression, but suggest important refinements of the theory. Such refinements include the need to differentiate between the reflective pondering component of rumination and the brooding component in rumination research.","author":[{"dropping-particle":"","family":"Treynor","given":"Wendy","non-dropping-particle":"","parse-names":false,"suffix":""},{"dropping-particle":"","family":"Gonzalez","given":"Richard","non-dropping-particle":"","parse-names":false,"suffix":""},{"dropping-particle":"","family":"Nolen-Hoeksema","given":"Susan","non-dropping-particle":"","parse-names":false,"suffix":""}],"container-title":"Cognitive Therapy and Research","id":"ITEM-2","issue":"3","issued":{"date-parts":[["2003","6"]]},"page":"247-259","title":"Rumination Reconsidered: A Psychometric Analysis","type":"article-journal","volume":"27"},"uris":["http://www.mendeley.com/documents/?uuid=58d2a3bb-ef3e-4637-8c56-3d3d725721b5"]},{"id":"ITEM-3","itemData":{"DOI":"10.1001/jama.282.18.1737","ISBN":"0098-7484","ISSN":"0098-7484","PMID":"10568646","abstract":"Context The Primary Care Evaluation of Mental Disorders (PRIME-MD) was developed as a screening instrument but its administration time has limited its clinical usefulness.Objective To determine if the self-administered PRIME-MD Patient Health Questionnaire (PHQ) has validity and utility for diagnosing mental disorders in primary care comparable to the original clinician-administered PRIME-MD.Design Criterion standard study undertaken between May 1997 and November 1998.Setting Eight primary care clinics in the United States.Participants Of a total of 3000 adult patients (selected by site-specific methods to avoid sampling bias) assessed by 62 primary care physicians (21 general internal medicine, 41 family practice), 585 patients had an interview with a mental health professional within 48 hours of completing the PHQ.Main Outcome Measures Patient Health Questionnaire diagnoses compared with independent diagnoses made by mental health professionals; functional status measures; disability days; health care use; and treatment/referral decisions.Results A total of 825 (28%) of the 3000 individuals and 170 (29%) of the 585 had a PHQ diagnosis. There was good agreement between PHQ diagnoses and those of independent mental health professionals (for the diagnosis of any 1 or more PHQ disorder, κ = 0.65; overall accuracy, 85%; sensitivity, 75%; specificity, 90%), similar to the original PRIME-MD. Patients with PHQ diagnoses had more functional impairment, disability days, and health care use than did patients without PHQ diagnoses (for all group main effects, P&lt;.001). The average time required of the physician to review the PHQ was far less than to administer the original PRIME-MD (&lt;3 minutes for 85% vs 16% of the cases). Although 80% of the physicians reported that routine use of the PHQ would be useful, new management actions were initiated or planned for only 117 (32%) of the 363 patients with 1 or more PHQ diagnoses not previously recognized.Conclusion Our study suggests that the PHQ has diagnostic validity comparable to the original clinician-administered PRIME-MD, and is more efficient to use.","author":[{"dropping-particle":"","family":"Spitzer","given":"Robert L","non-dropping-particle":"","parse-names":false,"suffix":""},{"dropping-particle":"","family":"Kroenke","given":"Kurt","non-dropping-particle":"","parse-names":false,"suffix":""},{"dropping-particle":"","family":"Williams","given":"Janet B","non-dropping-particle":"","parse-names":false,"suffix":""}],"container-title":"Jama","id":"ITEM-3","issue":"18","issued":{"date-parts":[["1999"]]},"page":"1737-1744","title":"Validation and Utility of a Self-report Version of PRIME-MD","type":"article-journal","volume":"282"},"uris":["http://www.mendeley.com/documents/?uuid=58ab7169-81f7-4711-b45a-d20000bd3030"]}],"mendeley":{"formattedCitation":"(Meyer et al., 1990; Spitzer et al., 1999; Treynor et al., 2003)","plainTextFormattedCitation":"(Meyer et al., 1990; Spitzer et al., 1999; Treynor et al., 2003)","previouslyFormattedCitation":"(Meyer et al., 1990; Spitzer et al., 1999; Treynor et al., 2003)"},"properties":{"noteIndex":0},"schema":"https://github.com/citation-style-language/schema/raw/master/csl-citation.json"}</w:instrText>
      </w:r>
      <w:moveTo w:id="648" w:author="יפתח עמיר" w:date="2020-01-03T11:35:00Z">
        <w:r>
          <w:fldChar w:fldCharType="separate"/>
        </w:r>
      </w:moveTo>
      <w:r w:rsidR="008E3451" w:rsidRPr="008E3451">
        <w:rPr>
          <w:noProof/>
        </w:rPr>
        <w:t>(Meyer et al., 1990; Spitzer et al., 1999; Treynor et al., 2003)</w:t>
      </w:r>
      <w:moveTo w:id="649" w:author="יפתח עמיר" w:date="2020-01-03T11:35:00Z">
        <w:r>
          <w:fldChar w:fldCharType="end"/>
        </w:r>
        <w:r>
          <w:t>. Thus, while findings provide initial insight into dysregulated internal attention in vulnerability to depression and anxiety, it may be important that future work also test these methods and findings among selected and clinical populations. Second</w:t>
        </w:r>
        <w:r w:rsidRPr="008A3DBE">
          <w:t xml:space="preserve">, experimental stimuli types were limited to </w:t>
        </w:r>
        <w:r w:rsidRPr="008A3DBE">
          <w:rPr>
            <w:i/>
            <w:iCs/>
          </w:rPr>
          <w:t>only</w:t>
        </w:r>
        <w:r w:rsidRPr="008A3DBE">
          <w:t xml:space="preserve"> self-referential, either neutral or negatively valenced,</w:t>
        </w:r>
        <w:r>
          <w:t xml:space="preserve"> simulated thought stimuli</w:t>
        </w:r>
        <w:r w:rsidRPr="008A3DBE">
          <w:t xml:space="preserve"> and presented in participant’s own voice. </w:t>
        </w:r>
        <w:r>
          <w:t>Accordingly</w:t>
        </w:r>
        <w:r w:rsidRPr="008A3DBE">
          <w:t>, we cannot rule out: (1) to what extent effects are independently driven by self-</w:t>
        </w:r>
        <w:proofErr w:type="spellStart"/>
        <w:r w:rsidRPr="008A3DBE">
          <w:t>referentialitiy</w:t>
        </w:r>
        <w:proofErr w:type="spellEnd"/>
        <w:r w:rsidRPr="008A3DBE">
          <w:t xml:space="preserve"> vs. emotional valence (negative vs. neutral)? (2) Likewise, we do not know whether the same stimuli content, presented in another person’s voice, may </w:t>
        </w:r>
        <w:r>
          <w:t xml:space="preserve">potentially </w:t>
        </w:r>
        <w:r w:rsidRPr="008A3DBE">
          <w:t>elicit similar interference effects?</w:t>
        </w:r>
        <w:r>
          <w:t xml:space="preserve"> The selected stimuli and their delivery were designed to provide optimal</w:t>
        </w:r>
        <w:r w:rsidRPr="008A3DBE">
          <w:t xml:space="preserve"> </w:t>
        </w:r>
        <w:r>
          <w:t xml:space="preserve">conditions to simulate the phenomenology of thoughts </w:t>
        </w:r>
        <w:r>
          <w:fldChar w:fldCharType="begin" w:fldLock="1"/>
        </w:r>
      </w:moveTo>
      <w:r w:rsidR="00677C5B">
        <w:instrText>ADDIN CSL_CITATION {"citationItems":[{"id":"ITEM-1","itemData":{"DOI":"10.1037/bul0000021","ISBN":"1939-1455(Electronic),0033-2909(Print)","abstract":"Inner speech—also known as covert speech or verbal thinking—has been implicated in theories of cognitive development, speech monitoring, executive function, and psychopathology. Despite a growing body of knowledge on its phenomenology, development, and function, approaches to the scientific study of inner speech have remained diffuse and largely unintegrated. This review examines prominent theoretical approaches to inner speech and methodological challenges in its study, before reviewing current evidence on inner speech in children and adults from both typical and atypical populations. We conclude by considering prospects for an integrated cognitive science of inner speech, and present a multicomponent model of the phenomenon informed by developmental, cognitive, and psycholinguistic considerations. Despite its variability among individuals and across the life span, inner speech appears to perform significant functions in human cognition, which in some cases reflect its developmental origins and its sharing of resources with other cognitive processes. (PsycINFO Database Record (c) 2016 APA, all rights reserved)","author":[{"dropping-particle":"","family":"Alderson-Day","given":"Ben","non-dropping-particle":"","parse-names":false,"suffix":""},{"dropping-particle":"","family":"Fernyhough","given":"Charles","non-dropping-particle":"","parse-names":false,"suffix":""}],"container-title":"Psychological Bulletin","id":"ITEM-1","issue":"5","issued":{"date-parts":[["2015"]]},"page":"931-965","publisher":"American Psychological Association","publisher-place":"Alderson-Day, Ben: Hearing the Voice, c/o School of Education, Durham University, Durham, United Kingdom, DH1 1SZ, benjamin.aldersonday@durham.ac.uk","title":"Inner speech: Development, cognitive functions, phenomenology, and neurobiology.","type":"article-journal","volume":"141"},"uris":["http://www.mendeley.com/documents/?uuid=e62df9a0-7957-4e47-b06d-a9c5181c3573"]},{"id":"ITEM-2","itemData":{"DOI":"10.1016/j.bbr.2013.12.034","ISBN":"1872-7549 (Electronic)\\r0166-4328 (Linking)","ISSN":"01664328","PMID":"24412278","abstract":"The little voice inside our head, or inner speech, is a common everyday experience. It plays a central role in human consciousness at the interplay of language and thought. An impressive host of research works has been carried out on inner speech these last fifty years. Here we first describe the phenomenology of inner speech by examining five issues: common behavioural and cerebral correlates with overt speech, different types of inner speech (wilful verbal thought generation and verbal mind wandering), presence of inner speech in reading and in writing, inner signing and voice-hallucinations in deaf people. Secondly, we review the role of inner speech in cognitive performance (i.e. enhancement vs. perturbation). Finally, we consider agency in inner speech and how our inner voice is known to be self-generated and not produced by someone else. © 2014 Elsevier B.V.","author":[{"dropping-particle":"","family":"Perrone-Bertolotti","given":"M.","non-dropping-particle":"","parse-names":false,"suffix":""},{"dropping-particle":"","family":"Rapin","given":"L.","non-dropping-particle":"","parse-names":false,"suffix":""},{"dropping-particle":"","family":"Lachaux","given":"J. P.","non-dropping-particle":"","parse-names":false,"suffix":""},{"dropping-particle":"","family":"Baciu","given":"M.","non-dropping-particle":"","parse-names":false,"suffix":""},{"dropping-particle":"","family":"Lœvenbruck","given":"H.","non-dropping-particle":"","parse-names":false,"suffix":""}],"container-title":"Behavioural Brain Research","id":"ITEM-2","issued":{"date-parts":[["2014"]]},"page":"220-239","publisher":"Elsevier B.V.","title":"What is that little voice inside my head? Inner speech phenomenology, its role in cognitive performance, and its relation to self-monitoring","type":"article-journal","volume":"261"},"uris":["http://www.mendeley.com/documents/?uuid=580848f9-fa4c-40e4-83cf-f9b3e47338d5"]}],"mendeley":{"formattedCitation":"(Alderson-Day &amp; Fernyhough, 2015; Perrone-Bertolotti et al., 2014)","plainTextFormattedCitation":"(Alderson-Day &amp; Fernyhough, 2015; Perrone-Bertolotti et al., 2014)","previouslyFormattedCitation":"(Alderson-Day &amp; Fernyhough, 2015; Perrone-Bertolotti et al., 2014)"},"properties":{"noteIndex":0},"schema":"https://github.com/citation-style-language/schema/raw/master/csl-citation.json"}</w:instrText>
      </w:r>
      <w:moveTo w:id="650" w:author="יפתח עמיר" w:date="2020-01-03T11:35:00Z">
        <w:r>
          <w:fldChar w:fldCharType="separate"/>
        </w:r>
      </w:moveTo>
      <w:r w:rsidR="008E3451" w:rsidRPr="008E3451">
        <w:rPr>
          <w:noProof/>
        </w:rPr>
        <w:t>(Alderson-Day &amp; Fernyhough, 2015; Perrone-Bertolotti et al., 2014)</w:t>
      </w:r>
      <w:moveTo w:id="651" w:author="יפתח עמיר" w:date="2020-01-03T11:35:00Z">
        <w:r>
          <w:fldChar w:fldCharType="end"/>
        </w:r>
        <w:r>
          <w:t xml:space="preserve"> –  important for the initial </w:t>
        </w:r>
        <w:r w:rsidRPr="008A3DBE">
          <w:t xml:space="preserve">proof-of-principle </w:t>
        </w:r>
        <w:r>
          <w:t>test of the paradigm and theory.</w:t>
        </w:r>
        <w:r w:rsidRPr="008A3DBE">
          <w:t xml:space="preserve"> </w:t>
        </w:r>
        <w:r>
          <w:t>Indeed, thought stimuli were designed to reflect thought content central to theories of cognitive</w:t>
        </w:r>
        <w:r w:rsidRPr="00A60A75">
          <w:t xml:space="preserve"> vulnerability </w:t>
        </w:r>
        <w:r>
          <w:t>in</w:t>
        </w:r>
        <w:r w:rsidRPr="00A60A75">
          <w:t xml:space="preserve"> depression</w:t>
        </w:r>
        <w:r>
          <w:t xml:space="preserve"> </w:t>
        </w:r>
        <w:r>
          <w:fldChar w:fldCharType="begin" w:fldLock="1"/>
        </w:r>
      </w:moveTo>
      <w:r w:rsidR="00677C5B">
        <w:instrText>ADDIN CSL_CITATION {"citationItems":[{"id":"ITEM-1","itemData":{"DOI":"10.1177/0963721410370293","ISBN":"0963721410","ISSN":"09637214","abstract":"In this article I propose that cognitive inhibition is a key mechanism in the regulation of emotion and that deficits in inhibition of negative material are related to increased risk for depression. Because negative mood yields activation of mood-congruent cognitions in working memory (WM), the ability to control the contents of WM could be crucial in differentiating people who recover easily from negative affect from those who initiate a vicious cycle of increasingly negative thinking and deepening sad mood. Depressed people and people at risk for depression have trouble preventing negative material from entering and remaining in WM, leading them to rehearse, or to ruminate about, negative content. Inhibition deficits may also interfere with reappraisal and the recall of mood-incongruent material, further hindering recovery from negative affect. This article provides a brief summary of findings that support these propositions and outlines implications for future research on the relation between inhibition and emotion regulation and its role in depression.","author":[{"dropping-particle":"","family":"Joormann","given":"Jutta","non-dropping-particle":"","parse-names":false,"suffix":""}],"container-title":"Current Directions in Psychological Science","id":"ITEM-1","issue":"3","issued":{"date-parts":[["2010"]]},"page":"161-166","title":"Cognitive inhibition and emotion regulation in depression","type":"article-journal","volume":"19"},"uris":["http://www.mendeley.com/documents/?uuid=97ab8df7-9527-4986-816a-4fec0ce809f7"]},{"id":"ITEM-2","itemData":{"DOI":"10.1016/j.cpr.2010.08.005","ISBN":"02727358 (ISSN)","ISSN":"02727358","PMID":"20817334","abstract":"Persisting negative thoughts are considered a hallmark of depression. Recent information-processing approaches have begun to uncover underlying mechanisms of depressive rumination. Despite marked advances in this area, there is a lack of integration between psychopathology and cognitive (neuro) science research. We propose the 'impaired disengagement' hypothesis as a unifying framework between both approaches. The core tenet of our model is that prolonged processing of self-referent material is due to impaired attentional disengagement from negative self-referent information. We discuss empirical evidence for this framework and outline future ways in which the causal predictions of this model can be tested. The proposed framework can account for effectiveness of various treatments for depression and may aid in devising new interventions to target depressive cognition. © 2010 Elsevier Ltd.","author":[{"dropping-particle":"","family":"Koster","given":"Ernst H.W.","non-dropping-particle":"","parse-names":false,"suffix":""},{"dropping-particle":"","family":"Lissnyder","given":"Evi","non-dropping-particle":"De","parse-names":false,"suffix":""},{"dropping-particle":"","family":"Derakshan","given":"Nazanin","non-dropping-particle":"","parse-names":false,"suffix":""},{"dropping-particle":"","family":"Raedt","given":"Rudi","non-dropping-particle":"De","parse-names":false,"suffix":""}],"container-title":"Clinical Psychology Review","id":"ITEM-2","issue":"1","issued":{"date-parts":[["2011"]]},"page":"138-145","publisher":"Elsevier Ltd","title":"Understanding depressive rumination from a cognitive science perspective: The impaired disengagement hypothesis","type":"article-journal","volume":"31"},"uris":["http://www.mendeley.com/documents/?uuid=411765aa-2ee8-424b-80d9-8bc344a9e150"]},{"id":"ITEM-3","itemData":{"DOI":"10.1111/j.1745-6924.2008.00088.x","ISBN":"1745-6916","ISSN":"1745-6916","abstract":"The response styles theory (Nolen-Hoeksema, 1991) was proposed to explain the insidious relationship between rumination and depression. We review the aspects of the response styles theory that have been well-supported, including evidence that rumination exacerbates depression, enhances negative thinking, impairs problem solving, interferes with instrumental behavior, and erodes social support. Next, we address contradictory and new findings. Specifically, rumination appears to more consistently predict the onset of depression rather than the duration, but rumination interacts with negative cognitive styles to predict the duration of depressive symptoms. Contrary to original predictions, the use of positive distractions has not consistently been correlated with lower levels of depressive symptoms in correlational studies, although dozens of experimental studies show positive distractions relieve depressed mood. Further, evidence now suggests that rumination is associated with psychopathologies in addition to depression, including anxiety, binge eating, binge drinking, and self-harm. We discuss the relationships between rumination and worry and between rumination and other coping or emotion-regulation strategies. Finally, we highlight recent research on the distinction between rumination and more adaptive forms of self-reflection, on basic cognitive deficits or biases in rumination, on its neural and genetic correlates, and on possible interventions to combat rumination. (PsycINFO Database Record (c) 2012 APA, all rights reserved) (journal abstract)","author":[{"dropping-particle":"","family":"Nolen-Hoeksema","given":"Susan","non-dropping-particle":"","parse-names":false,"suffix":""},{"dropping-particle":"","family":"Wisco","given":"Blair E.","non-dropping-particle":"","parse-names":false,"suffix":""},{"dropping-particle":"","family":"Lyubomirsky","given":"Sonja","non-dropping-particle":"","parse-names":false,"suffix":""}],"container-title":"Perspectives on Psychological Science","id":"ITEM-3","issue":"5","issued":{"date-parts":[["2008"]]},"page":"400-424","title":"Rethinking rumination","type":"article-journal","volume":"3"},"uris":["http://www.mendeley.com/documents/?uuid=5327a9d9-8141-4559-98a2-9e3617070a38"]}],"mendeley":{"formattedCitation":"(Joormann, 2010; Koster et al., 2011; Susan Nolen-Hoeksema et al., 2008)","plainTextFormattedCitation":"(Joormann, 2010; Koster et al., 2011; Susan Nolen-Hoeksema et al., 2008)","previouslyFormattedCitation":"(Joormann, 2010; Koster et al., 2011; Susan Nolen-Hoeksema et al., 2008)"},"properties":{"noteIndex":0},"schema":"https://github.com/citation-style-language/schema/raw/master/csl-citation.json"}</w:instrText>
      </w:r>
      <w:moveTo w:id="652" w:author="יפתח עמיר" w:date="2020-01-03T11:35:00Z">
        <w:r>
          <w:fldChar w:fldCharType="separate"/>
        </w:r>
      </w:moveTo>
      <w:r w:rsidR="008E3451" w:rsidRPr="008E3451">
        <w:rPr>
          <w:noProof/>
        </w:rPr>
        <w:t>(Joormann, 2010; Koster et al., 2011; Susan Nolen-Hoeksema et al., 2008)</w:t>
      </w:r>
      <w:moveTo w:id="653" w:author="יפתח עמיר" w:date="2020-01-03T11:35:00Z">
        <w:r>
          <w:fldChar w:fldCharType="end"/>
        </w:r>
        <w:r w:rsidRPr="00A60A75">
          <w:t>.</w:t>
        </w:r>
        <w:r>
          <w:t xml:space="preserve"> The use of one’s voice was </w:t>
        </w:r>
        <w:r w:rsidRPr="00810A7E">
          <w:t>grounded in b</w:t>
        </w:r>
        <w:r w:rsidRPr="00F205D9">
          <w:t>ehavioral and phenomenological accounts of inner speech</w:t>
        </w:r>
        <w:r>
          <w:t>,</w:t>
        </w:r>
        <w:r w:rsidRPr="00F205D9">
          <w:t xml:space="preserve"> </w:t>
        </w:r>
        <w:r w:rsidRPr="00856CC8">
          <w:t xml:space="preserve">cognitive neuroscience </w:t>
        </w:r>
        <w:r w:rsidRPr="00F205D9">
          <w:t xml:space="preserve">of </w:t>
        </w:r>
        <w:r>
          <w:t xml:space="preserve">own-voice perception and </w:t>
        </w:r>
        <w:r w:rsidRPr="00F205D9">
          <w:t>self-representations</w:t>
        </w:r>
        <w:r>
          <w:t xml:space="preserve">, and embodied cognition accounts of verbal thought </w:t>
        </w:r>
        <w:r>
          <w:fldChar w:fldCharType="begin" w:fldLock="1"/>
        </w:r>
      </w:moveTo>
      <w:r w:rsidR="00677C5B">
        <w:instrText>ADDIN CSL_CITATION {"citationItems":[{"id":"ITEM-1","itemData":{"DOI":"10.1037/bul0000021","ISBN":"1939-1455(Electronic),0033-2909(Print)","abstract":"Inner speech—also known as covert speech or verbal thinking—has been implicated in theories of cognitive development, speech monitoring, executive function, and psychopathology. Despite a growing body of knowledge on its phenomenology, development, and function, approaches to the scientific study of inner speech have remained diffuse and largely unintegrated. This review examines prominent theoretical approaches to inner speech and methodological challenges in its study, before reviewing current evidence on inner speech in children and adults from both typical and atypical populations. We conclude by considering prospects for an integrated cognitive science of inner speech, and present a multicomponent model of the phenomenon informed by developmental, cognitive, and psycholinguistic considerations. Despite its variability among individuals and across the life span, inner speech appears to perform significant functions in human cognition, which in some cases reflect its developmental origins and its sharing of resources with other cognitive processes. (PsycINFO Database Record (c) 2016 APA, all rights reserved)","author":[{"dropping-particle":"","family":"Alderson-Day","given":"Ben","non-dropping-particle":"","parse-names":false,"suffix":""},{"dropping-particle":"","family":"Fernyhough","given":"Charles","non-dropping-particle":"","parse-names":false,"suffix":""}],"container-title":"Psychological Bulletin","id":"ITEM-1","issue":"5","issued":{"date-parts":[["2015"]]},"page":"931-965","publisher":"American Psychological Association","publisher-place":"Alderson-Day, Ben: Hearing the Voice, c/o School of Education, Durham University, Durham, United Kingdom, DH1 1SZ, benjamin.aldersonday@durham.ac.uk","title":"Inner speech: Development, cognitive functions, phenomenology, and neurobiology.","type":"article-journal","volume":"141"},"uris":["http://www.mendeley.com/documents/?uuid=e62df9a0-7957-4e47-b06d-a9c5181c3573"]},{"id":"ITEM-2","itemData":{"DOI":"10.1146/annurev.psych.59.103006.093639","ISBN":"0-7695-2786-8","ISSN":"0066-4308","PMID":"17705682","abstract":"Grounded cognition rejects traditional views that cognition is computation on amodal symbols in a modular system, independent of the brain's modal systems for perception, action, and introspection. Instead, grounded cognition proposes that modal simulations, bodily states, and situated action underlie cognition. Accumulating behavioral and neural evidence supporting this view is reviewed from research on perception, memory, knowledge, language, thought, social cognition, and development. Theories of grounded cognition are also reviewed, as are origins of the area and common misperceptions of it. Theoretical, empirical, and methodological issues are raised whose future treatment is likely to affect the growth and impact of grounded cognition.","author":[{"dropping-particle":"","family":"Barsalou","given":"Lawrence W.","non-dropping-particle":"","parse-names":false,"suffix":""}],"container-title":"Annual Review of Psychology","id":"ITEM-2","issue":"1","issued":{"date-parts":[["2008"]]},"page":"617-645","title":"Grounded Cognition","type":"article-journal","volume":"59"},"uris":["http://www.mendeley.com/documents/?uuid=886d3478-1543-44e8-8c5e-495731e54a2b"]},{"id":"ITEM-3","itemData":{"DOI":"10.1016/J.NICL.2018.03.021","ISSN":"2213-1582","abstract":"Mechanisms underlying the self/other distinction have been mainly investigated focusing on visual, tactile or proprioceptive cues, whereas very little is known about the contribution of acoustical information. Here the ability to distinguish between self and others' voice is investigated by using a neuropsychological approach. Right (RBD) and left brain damaged (LBD) patients and healthy controls were submitted to a voice discrimination and a voice recognition task. Stimuli were paired words/pseudowords pronounced by the participant, by a familiar or unfamiliar person. In the voice discrimination task, participants had to judge whether two voices were same or different, whereas in the voice recognition task participants had to judge whether their own voice was or was not present. Crucially, differences between patient groups were found. In the discrimination task, only RBD patients were selectively impaired when their own voice was present. By contrast, in the recognition task, both RBD and LBD patients were impaired and showed two different biases: RBD patients misattributed the other's voice to themselves, while LBD patients denied the ownership of their own voice. Thus, two kinds of bias can affect self-voice recognition: we can refuse self-stimuli (voice disownership), or we can misidentify others' stimuli as our own (embodiment of others' voice). Overall, these findings reflect different impairments in self/other distinction both at behavioral and anatomical level, the right hemisphere being involved in voice discrimination and both hemispheres in the voice identity explicit recognition. The finding of selective brain networks dedicated to processing one's own voice demonstrates the relevance of self-related acoustic information in bodily self-representation.","author":[{"dropping-particle":"","family":"Candini","given":"M.","non-dropping-particle":"","parse-names":false,"suffix":""},{"dropping-particle":"","family":"Avanzi","given":"S.","non-dropping-particle":"","parse-names":false,"suffix":""},{"dropping-particle":"","family":"Cantagallo","given":"A.","non-dropping-particle":"","parse-names":false,"suffix":""},{"dropping-particle":"","family":"Zangoli","given":"M.G.","non-dropping-particle":"","parse-names":false,"suffix":""},{"dropping-particle":"","family":"Benassi","given":"M.","non-dropping-particle":"","parse-names":false,"suffix":""},{"dropping-particle":"","family":"Querzani","given":"P.","non-dropping-particle":"","parse-names":false,"suffix":""},{"dropping-particle":"","family":"Lotti","given":"E.M.","non-dropping-particle":"","parse-names":false,"suffix":""},{"dropping-particle":"","family":"Iachini","given":"T.","non-dropping-particle":"","parse-names":false,"suffix":""},{"dropping-particle":"","family":"Frassinetti","given":"F.","non-dropping-particle":"","parse-names":false,"suffix":""}],"container-title":"NeuroImage: Clinical","id":"ITEM-3","issued":{"date-parts":[["2018","1","1"]]},"page":"903-911","publisher":"Elsevier","title":"The lost ability to distinguish between self and other voice following a brain lesion","type":"article-journal","volume":"18"},"uris":["http://www.mendeley.com/documents/?uuid=6fc8d5e0-29d7-3771-b105-cf9f928bf056"]},{"id":"ITEM-4","itemData":{"DOI":"10.1093/scan/nsn014","ISBN":"1749-5024 (Electronic)","ISSN":"17495016","PMID":"19015113","abstract":"There is evidence that the right hemisphere is involved in processing self-related stimuli. Previous brain imaging research has found a network of right-lateralized brain regions that preferentially respond to seeing one's own face rather than a familiar other. Given that the self is an abstract multimodal concept, we tested whether these brain regions would also discriminate the sound of one's own voice compared to a friend's voice. Participants were shown photographs of their own face and friend's face, and also listened to recordings of their own voice and a friend's voice during fMRI scanning. Consistent with previous studies, seeing one's own face activated regions in the inferior frontal gyrus (IFG), inferior parietal lobe and inferior occipital cortex in the right hemisphere. In addition, listening to one's voice also showed increased activity in the right IFG. These data suggest that the right IFG is concerned with processing self-related stimuli across multiple sensory modalities and that it may contribute to an abstract self-representation.","author":[{"dropping-particle":"","family":"Kaplan","given":"Jonas T.","non-dropping-particle":"","parse-names":false,"suffix":""},{"dropping-particle":"","family":"Aziz-Zadeh","given":"Lisa","non-dropping-particle":"","parse-names":false,"suffix":""},{"dropping-particle":"","family":"Uddin","given":"Lucina Q.","non-dropping-particle":"","parse-names":false,"suffix":""},{"dropping-particle":"","family":"Iacoboni","given":"Marco","non-dropping-particle":"","parse-names":false,"suffix":""}],"container-title":"Social Cognitive and Affective Neuroscience","id":"ITEM-4","issue":"3","issued":{"date-parts":[["2008"]]},"page":"218-223","title":"The self across the senses: An fMRI study of self-face and self-voice recognition","type":"article-journal","volume":"3"},"uris":["http://www.mendeley.com/documents/?uuid=174f661d-fe4f-4f5e-a6e5-a8eeab0501d8"]}],"mendeley":{"formattedCitation":"(Alderson-Day &amp; Fernyhough, 2015; Barsalou, 2008; Candini et al., 2018; Kaplan et al., 2008)","plainTextFormattedCitation":"(Alderson-Day &amp; Fernyhough, 2015; Barsalou, 2008; Candini et al., 2018; Kaplan et al., 2008)","previouslyFormattedCitation":"(Alderson-Day &amp; Fernyhough, 2015; Barsalou, 2008; Candini et al., 2018; Kaplan et al., 2008)"},"properties":{"noteIndex":0},"schema":"https://github.com/citation-style-language/schema/raw/master/csl-citation.json"}</w:instrText>
      </w:r>
      <w:moveTo w:id="654" w:author="יפתח עמיר" w:date="2020-01-03T11:35:00Z">
        <w:r>
          <w:fldChar w:fldCharType="separate"/>
        </w:r>
      </w:moveTo>
      <w:r w:rsidR="008E3451" w:rsidRPr="008E3451">
        <w:rPr>
          <w:noProof/>
        </w:rPr>
        <w:t>(Alderson-Day &amp; Fernyhough, 2015; Barsalou, 2008; Candini et al., 2018; Kaplan et al., 2008)</w:t>
      </w:r>
      <w:moveTo w:id="655" w:author="יפתח עמיר" w:date="2020-01-03T11:35:00Z">
        <w:r>
          <w:fldChar w:fldCharType="end"/>
        </w:r>
        <w:r>
          <w:t xml:space="preserve">. Future research could, for example, be designed to dissociate internal attentional processing of self-referential thought content from motivationally-salient content or negative- from positive-valenced thought content, or between </w:t>
        </w:r>
        <w:r>
          <w:lastRenderedPageBreak/>
          <w:t>modes for audio delivery of simulated thought stimuli</w:t>
        </w:r>
        <w:r w:rsidRPr="008A3DBE">
          <w:t>.</w:t>
        </w:r>
        <w:r>
          <w:t xml:space="preserve"> Finally, beyond phenomenological interviews which we conducted with </w:t>
        </w:r>
        <w:proofErr w:type="gramStart"/>
        <w:r>
          <w:t>participants,</w:t>
        </w:r>
        <w:proofErr w:type="gramEnd"/>
        <w:r>
          <w:t xml:space="preserve"> we do not have strong empirical basis to know how well the STP </w:t>
        </w:r>
        <w:r>
          <w:rPr>
            <w:i/>
            <w:iCs/>
          </w:rPr>
          <w:t>simulates</w:t>
        </w:r>
        <w:r>
          <w:t xml:space="preserve"> the phenomenological experience of verbal thinking</w:t>
        </w:r>
        <w:r w:rsidRPr="007C4871">
          <w:t xml:space="preserve">. Likewise, we are only simulating the </w:t>
        </w:r>
        <w:r w:rsidRPr="007C4871">
          <w:rPr>
            <w:i/>
            <w:iCs/>
          </w:rPr>
          <w:t>experience</w:t>
        </w:r>
        <w:r w:rsidRPr="007C4871">
          <w:t xml:space="preserve"> of verbal thought. We thus do not know the extent STP makes these simulated thought stimuli </w:t>
        </w:r>
        <w:r w:rsidRPr="007C4871">
          <w:rPr>
            <w:i/>
            <w:iCs/>
          </w:rPr>
          <w:t>feel</w:t>
        </w:r>
        <w:r w:rsidRPr="007C4871">
          <w:t xml:space="preserve"> like they are “internal”.</w:t>
        </w:r>
        <w:r w:rsidRPr="007C4871" w:rsidDel="00AD1ADD">
          <w:t xml:space="preserve"> </w:t>
        </w:r>
        <w:r w:rsidRPr="007C4871">
          <w:t>As is the case in most experimental work, readers should keep in mind the gap between the theoretical construct of interest (internal attention) and operational-methodological approach (STP) for studying this construct. Nevertheless, we believe that this is a first, and we hope, useful step towards more direct experimental study of internal attentional processing of thoughts.</w:t>
        </w:r>
      </w:moveTo>
    </w:p>
    <w:p w14:paraId="7835B0E4" w14:textId="77777777" w:rsidR="00677C5B" w:rsidRDefault="007949F6" w:rsidP="007949F6">
      <w:pPr>
        <w:outlineLvl w:val="9"/>
        <w:rPr>
          <w:ins w:id="656" w:author="יפתח עמיר" w:date="2020-01-05T10:44:00Z"/>
        </w:rPr>
      </w:pPr>
      <w:moveTo w:id="657" w:author="יפתח עמיר" w:date="2020-01-03T11:35:00Z">
        <w:r>
          <w:t>In summary, w</w:t>
        </w:r>
        <w:r w:rsidRPr="00F16235">
          <w:t>e propose that (</w:t>
        </w:r>
        <w:proofErr w:type="spellStart"/>
        <w:r w:rsidRPr="00F16235">
          <w:t>dys</w:t>
        </w:r>
        <w:proofErr w:type="spellEnd"/>
        <w:r w:rsidRPr="00F16235">
          <w:t>)regulation of</w:t>
        </w:r>
        <w:r>
          <w:t xml:space="preserve"> </w:t>
        </w:r>
        <w:r w:rsidRPr="00F71AAC">
          <w:t>internal</w:t>
        </w:r>
        <w:r w:rsidRPr="00F16235">
          <w:t xml:space="preserve"> attention </w:t>
        </w:r>
        <w:r>
          <w:t>may be fundamentally</w:t>
        </w:r>
        <w:r w:rsidRPr="00F16235">
          <w:t xml:space="preserve"> important to (mal)adaption and mental health</w:t>
        </w:r>
        <w:r>
          <w:t>. Accordingly, we introduced a novel paradigm to experimentally simulate the content and experience of thought (STP). We found that difficulty disengaging from and biased selective attention to negative self-referential thoughts explains relations between negative emotional reactivity to one’s thoughts, problems with perseverative negative thinking, and, in turn, depression and anxiety. Study findings provide novel evidence for models implicating internal attentional (</w:t>
        </w:r>
        <w:proofErr w:type="spellStart"/>
        <w:r>
          <w:t>dys</w:t>
        </w:r>
        <w:proofErr w:type="spellEnd"/>
        <w:r>
          <w:t>)control in cognitive vulnerability for depression and anxiety.</w:t>
        </w:r>
      </w:moveTo>
    </w:p>
    <w:p w14:paraId="061AF4B7" w14:textId="07C280F3" w:rsidR="007949F6" w:rsidRDefault="00677C5B" w:rsidP="00677C5B">
      <w:pPr>
        <w:ind w:firstLine="0"/>
        <w:contextualSpacing w:val="0"/>
        <w:jc w:val="left"/>
        <w:outlineLvl w:val="9"/>
        <w:rPr>
          <w:moveTo w:id="658" w:author="יפתח עמיר" w:date="2020-01-03T11:35:00Z"/>
        </w:rPr>
        <w:pPrChange w:id="659" w:author="יפתח עמיר" w:date="2020-01-05T10:44:00Z">
          <w:pPr>
            <w:outlineLvl w:val="9"/>
          </w:pPr>
        </w:pPrChange>
      </w:pPr>
      <w:ins w:id="660" w:author="יפתח עמיר" w:date="2020-01-05T10:44:00Z">
        <w:r>
          <w:br w:type="page"/>
        </w:r>
      </w:ins>
      <w:moveTo w:id="661" w:author="יפתח עמיר" w:date="2020-01-03T11:35:00Z">
        <w:del w:id="662" w:author="יפתח עמיר" w:date="2020-01-05T10:44:00Z">
          <w:r w:rsidR="007949F6" w:rsidDel="00677C5B">
            <w:delText xml:space="preserve"> </w:delText>
          </w:r>
        </w:del>
      </w:moveTo>
    </w:p>
    <w:moveToRangeEnd w:id="552"/>
    <w:p w14:paraId="4F37FF7D" w14:textId="5EA6F886" w:rsidR="00536093" w:rsidRPr="00536093" w:rsidRDefault="00536093" w:rsidP="00536093">
      <w:pPr>
        <w:pStyle w:val="Heading1"/>
      </w:pPr>
      <w:r>
        <w:lastRenderedPageBreak/>
        <w:t>REFERENCES</w:t>
      </w:r>
    </w:p>
    <w:p w14:paraId="0BA72A09" w14:textId="5192C57A" w:rsidR="00677C5B" w:rsidRPr="00677C5B" w:rsidRDefault="00536093" w:rsidP="00677C5B">
      <w:pPr>
        <w:widowControl w:val="0"/>
        <w:autoSpaceDE w:val="0"/>
        <w:autoSpaceDN w:val="0"/>
        <w:adjustRightInd w:val="0"/>
        <w:ind w:left="480" w:hanging="480"/>
        <w:rPr>
          <w:rFonts w:cs="Times New Roman"/>
          <w:noProof/>
        </w:rPr>
      </w:pPr>
      <w:r>
        <w:fldChar w:fldCharType="begin" w:fldLock="1"/>
      </w:r>
      <w:r>
        <w:instrText xml:space="preserve">ADDIN Mendeley Bibliography CSL_BIBLIOGRAPHY </w:instrText>
      </w:r>
      <w:r>
        <w:fldChar w:fldCharType="separate"/>
      </w:r>
      <w:r w:rsidR="00677C5B" w:rsidRPr="00677C5B">
        <w:rPr>
          <w:rFonts w:cs="Times New Roman"/>
          <w:noProof/>
        </w:rPr>
        <w:t>Aldao, A. (2013). The Future of Emotion Regulation Research:</w:t>
      </w:r>
      <w:bookmarkStart w:id="663" w:name="_GoBack"/>
      <w:bookmarkEnd w:id="663"/>
      <w:r w:rsidR="00677C5B" w:rsidRPr="00677C5B">
        <w:rPr>
          <w:rFonts w:cs="Times New Roman"/>
          <w:noProof/>
        </w:rPr>
        <w:t xml:space="preserve"> Capturing Context. </w:t>
      </w:r>
      <w:r w:rsidR="00677C5B" w:rsidRPr="00677C5B">
        <w:rPr>
          <w:rFonts w:cs="Times New Roman"/>
          <w:i/>
          <w:iCs/>
          <w:noProof/>
        </w:rPr>
        <w:t>Perspectives on Psychological Science</w:t>
      </w:r>
      <w:r w:rsidR="00677C5B" w:rsidRPr="00677C5B">
        <w:rPr>
          <w:rFonts w:cs="Times New Roman"/>
          <w:noProof/>
        </w:rPr>
        <w:t xml:space="preserve">, </w:t>
      </w:r>
      <w:r w:rsidR="00677C5B" w:rsidRPr="00677C5B">
        <w:rPr>
          <w:rFonts w:cs="Times New Roman"/>
          <w:i/>
          <w:iCs/>
          <w:noProof/>
        </w:rPr>
        <w:t>8</w:t>
      </w:r>
      <w:r w:rsidR="00677C5B" w:rsidRPr="00677C5B">
        <w:rPr>
          <w:rFonts w:cs="Times New Roman"/>
          <w:noProof/>
        </w:rPr>
        <w:t>(2), 155–172. https://doi.org/10.1177/1745691612459518</w:t>
      </w:r>
    </w:p>
    <w:p w14:paraId="27044B27"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Alderson-Day, B., &amp; Fernyhough, C. (2015). Inner speech: Development, cognitive functions, phenomenology, and neurobiology. </w:t>
      </w:r>
      <w:r w:rsidRPr="00677C5B">
        <w:rPr>
          <w:rFonts w:cs="Times New Roman"/>
          <w:i/>
          <w:iCs/>
          <w:noProof/>
        </w:rPr>
        <w:t>Psychological Bulletin</w:t>
      </w:r>
      <w:r w:rsidRPr="00677C5B">
        <w:rPr>
          <w:rFonts w:cs="Times New Roman"/>
          <w:noProof/>
        </w:rPr>
        <w:t xml:space="preserve">, </w:t>
      </w:r>
      <w:r w:rsidRPr="00677C5B">
        <w:rPr>
          <w:rFonts w:cs="Times New Roman"/>
          <w:i/>
          <w:iCs/>
          <w:noProof/>
        </w:rPr>
        <w:t>141</w:t>
      </w:r>
      <w:r w:rsidRPr="00677C5B">
        <w:rPr>
          <w:rFonts w:cs="Times New Roman"/>
          <w:noProof/>
        </w:rPr>
        <w:t>(5), 931–965. https://doi.org/10.1037/bul0000021</w:t>
      </w:r>
    </w:p>
    <w:p w14:paraId="6AC3CD44"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Amir, I., Zvielli, A., &amp; Bernstein, A. (2016). (De)coupling of our eyes and our mind’s eye: A dynamic process perspective on attentional bias. </w:t>
      </w:r>
      <w:r w:rsidRPr="00677C5B">
        <w:rPr>
          <w:rFonts w:cs="Times New Roman"/>
          <w:i/>
          <w:iCs/>
          <w:noProof/>
        </w:rPr>
        <w:t>Emotion</w:t>
      </w:r>
      <w:r w:rsidRPr="00677C5B">
        <w:rPr>
          <w:rFonts w:cs="Times New Roman"/>
          <w:noProof/>
        </w:rPr>
        <w:t>. American Psychological Association. https://doi.org/10.1037/emo0000172</w:t>
      </w:r>
    </w:p>
    <w:p w14:paraId="74A68915"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Atkinson, A. L., Berry, E. D. J., Waterman, A. H., Baddeley, A. D., Hitch, G. J., &amp; Allen, R. J. (2018). Are there multiple ways to direct attention in working memory? </w:t>
      </w:r>
      <w:r w:rsidRPr="00677C5B">
        <w:rPr>
          <w:rFonts w:cs="Times New Roman"/>
          <w:i/>
          <w:iCs/>
          <w:noProof/>
        </w:rPr>
        <w:t>Annals of the New York Academy of Sciences</w:t>
      </w:r>
      <w:r w:rsidRPr="00677C5B">
        <w:rPr>
          <w:rFonts w:cs="Times New Roman"/>
          <w:noProof/>
        </w:rPr>
        <w:t xml:space="preserve">, </w:t>
      </w:r>
      <w:r w:rsidRPr="00677C5B">
        <w:rPr>
          <w:rFonts w:cs="Times New Roman"/>
          <w:i/>
          <w:iCs/>
          <w:noProof/>
        </w:rPr>
        <w:t>1424</w:t>
      </w:r>
      <w:r w:rsidRPr="00677C5B">
        <w:rPr>
          <w:rFonts w:cs="Times New Roman"/>
          <w:noProof/>
        </w:rPr>
        <w:t>(1), 115–126. https://doi.org/10.1111/nyas.13634</w:t>
      </w:r>
    </w:p>
    <w:p w14:paraId="33E5F399"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Aupperle, R. L., Melrose, A. J., &amp; Paulus, M. P. (2012). Executive function and PTSD: Disengaging from trauma. </w:t>
      </w:r>
      <w:r w:rsidRPr="00677C5B">
        <w:rPr>
          <w:rFonts w:cs="Times New Roman"/>
          <w:i/>
          <w:iCs/>
          <w:noProof/>
        </w:rPr>
        <w:t>Neuropharmacology</w:t>
      </w:r>
      <w:r w:rsidRPr="00677C5B">
        <w:rPr>
          <w:rFonts w:cs="Times New Roman"/>
          <w:noProof/>
        </w:rPr>
        <w:t xml:space="preserve">, </w:t>
      </w:r>
      <w:r w:rsidRPr="00677C5B">
        <w:rPr>
          <w:rFonts w:cs="Times New Roman"/>
          <w:i/>
          <w:iCs/>
          <w:noProof/>
        </w:rPr>
        <w:t>62</w:t>
      </w:r>
      <w:r w:rsidRPr="00677C5B">
        <w:rPr>
          <w:rFonts w:cs="Times New Roman"/>
          <w:noProof/>
        </w:rPr>
        <w:t>(2), 686–694. https://doi.org/10.1016/J.NEUROPHARM.2011.02.008</w:t>
      </w:r>
    </w:p>
    <w:p w14:paraId="17BF0FEC"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Awh, E., Vogel, E. K., &amp; Oh, S.-H. (2006). Interactions between attention and working memory. </w:t>
      </w:r>
      <w:r w:rsidRPr="00677C5B">
        <w:rPr>
          <w:rFonts w:cs="Times New Roman"/>
          <w:i/>
          <w:iCs/>
          <w:noProof/>
        </w:rPr>
        <w:t>Neuroscience</w:t>
      </w:r>
      <w:r w:rsidRPr="00677C5B">
        <w:rPr>
          <w:rFonts w:cs="Times New Roman"/>
          <w:noProof/>
        </w:rPr>
        <w:t xml:space="preserve">, </w:t>
      </w:r>
      <w:r w:rsidRPr="00677C5B">
        <w:rPr>
          <w:rFonts w:cs="Times New Roman"/>
          <w:i/>
          <w:iCs/>
          <w:noProof/>
        </w:rPr>
        <w:t>139</w:t>
      </w:r>
      <w:r w:rsidRPr="00677C5B">
        <w:rPr>
          <w:rFonts w:cs="Times New Roman"/>
          <w:noProof/>
        </w:rPr>
        <w:t>(1), 201–208. https://doi.org/10.1016/J.NEUROSCIENCE.2005.08.023</w:t>
      </w:r>
    </w:p>
    <w:p w14:paraId="17D29453"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Aziz-Zadeh, L., Cattaneo, L., Rochat, M., &amp; Rizzolatti, G. (2005). Covert speech arrest induced by rTMS over both motor and nonmotor left hemisphere frontal sites. </w:t>
      </w:r>
      <w:r w:rsidRPr="00677C5B">
        <w:rPr>
          <w:rFonts w:cs="Times New Roman"/>
          <w:i/>
          <w:iCs/>
          <w:noProof/>
        </w:rPr>
        <w:t>Journal of Cognitive Neuroscience</w:t>
      </w:r>
      <w:r w:rsidRPr="00677C5B">
        <w:rPr>
          <w:rFonts w:cs="Times New Roman"/>
          <w:noProof/>
        </w:rPr>
        <w:t xml:space="preserve">, </w:t>
      </w:r>
      <w:r w:rsidRPr="00677C5B">
        <w:rPr>
          <w:rFonts w:cs="Times New Roman"/>
          <w:i/>
          <w:iCs/>
          <w:noProof/>
        </w:rPr>
        <w:t>17</w:t>
      </w:r>
      <w:r w:rsidRPr="00677C5B">
        <w:rPr>
          <w:rFonts w:cs="Times New Roman"/>
          <w:noProof/>
        </w:rPr>
        <w:t>(6), 928–938. https://doi.org/10.1162/0898929054021157</w:t>
      </w:r>
    </w:p>
    <w:p w14:paraId="0490E17D"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Baddeley, A. (2011). Working Memory: Theories, Models, and Controversies. </w:t>
      </w:r>
      <w:r w:rsidRPr="00677C5B">
        <w:rPr>
          <w:rFonts w:cs="Times New Roman"/>
          <w:i/>
          <w:iCs/>
          <w:noProof/>
        </w:rPr>
        <w:t>Annual Review of Psychology</w:t>
      </w:r>
      <w:r w:rsidRPr="00677C5B">
        <w:rPr>
          <w:rFonts w:cs="Times New Roman"/>
          <w:noProof/>
        </w:rPr>
        <w:t xml:space="preserve">, </w:t>
      </w:r>
      <w:r w:rsidRPr="00677C5B">
        <w:rPr>
          <w:rFonts w:cs="Times New Roman"/>
          <w:i/>
          <w:iCs/>
          <w:noProof/>
        </w:rPr>
        <w:t>63</w:t>
      </w:r>
      <w:r w:rsidRPr="00677C5B">
        <w:rPr>
          <w:rFonts w:cs="Times New Roman"/>
          <w:noProof/>
        </w:rPr>
        <w:t>(1), 1–29. https://doi.org/10.1146/annurev-psych-120710-100422</w:t>
      </w:r>
    </w:p>
    <w:p w14:paraId="452727C4"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Barsalou, L. W. (2008). Grounded Cognition. </w:t>
      </w:r>
      <w:r w:rsidRPr="00677C5B">
        <w:rPr>
          <w:rFonts w:cs="Times New Roman"/>
          <w:i/>
          <w:iCs/>
          <w:noProof/>
        </w:rPr>
        <w:t>Annual Review of Psychology</w:t>
      </w:r>
      <w:r w:rsidRPr="00677C5B">
        <w:rPr>
          <w:rFonts w:cs="Times New Roman"/>
          <w:noProof/>
        </w:rPr>
        <w:t xml:space="preserve">, </w:t>
      </w:r>
      <w:r w:rsidRPr="00677C5B">
        <w:rPr>
          <w:rFonts w:cs="Times New Roman"/>
          <w:i/>
          <w:iCs/>
          <w:noProof/>
        </w:rPr>
        <w:t>59</w:t>
      </w:r>
      <w:r w:rsidRPr="00677C5B">
        <w:rPr>
          <w:rFonts w:cs="Times New Roman"/>
          <w:noProof/>
        </w:rPr>
        <w:t xml:space="preserve">(1), 617–645. </w:t>
      </w:r>
      <w:r w:rsidRPr="00677C5B">
        <w:rPr>
          <w:rFonts w:cs="Times New Roman"/>
          <w:noProof/>
        </w:rPr>
        <w:lastRenderedPageBreak/>
        <w:t>https://doi.org/10.1146/annurev.psych.59.103006.093639</w:t>
      </w:r>
    </w:p>
    <w:p w14:paraId="0A2D5C41"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Beck, A. . (1991). A 30- Year Retrospective. </w:t>
      </w:r>
      <w:r w:rsidRPr="00677C5B">
        <w:rPr>
          <w:rFonts w:cs="Times New Roman"/>
          <w:i/>
          <w:iCs/>
          <w:noProof/>
        </w:rPr>
        <w:t>American Psychologist</w:t>
      </w:r>
      <w:r w:rsidRPr="00677C5B">
        <w:rPr>
          <w:rFonts w:cs="Times New Roman"/>
          <w:noProof/>
        </w:rPr>
        <w:t xml:space="preserve">, </w:t>
      </w:r>
      <w:r w:rsidRPr="00677C5B">
        <w:rPr>
          <w:rFonts w:cs="Times New Roman"/>
          <w:i/>
          <w:iCs/>
          <w:noProof/>
        </w:rPr>
        <w:t>46</w:t>
      </w:r>
      <w:r w:rsidRPr="00677C5B">
        <w:rPr>
          <w:rFonts w:cs="Times New Roman"/>
          <w:noProof/>
        </w:rPr>
        <w:t>(4), 368–375. https://doi.org/0003-066X/91/</w:t>
      </w:r>
    </w:p>
    <w:p w14:paraId="0938D91F"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Beck, A. T., Epstein, N., Brown, G., &amp; Steer, R. A. (1988). An inventory for measuring clinical anxiety: Psychometric properties. </w:t>
      </w:r>
      <w:r w:rsidRPr="00677C5B">
        <w:rPr>
          <w:rFonts w:cs="Times New Roman"/>
          <w:i/>
          <w:iCs/>
          <w:noProof/>
        </w:rPr>
        <w:t>Journal of Consulting and Clinical Psychology</w:t>
      </w:r>
      <w:r w:rsidRPr="00677C5B">
        <w:rPr>
          <w:rFonts w:cs="Times New Roman"/>
          <w:noProof/>
        </w:rPr>
        <w:t xml:space="preserve">, </w:t>
      </w:r>
      <w:r w:rsidRPr="00677C5B">
        <w:rPr>
          <w:rFonts w:cs="Times New Roman"/>
          <w:i/>
          <w:iCs/>
          <w:noProof/>
        </w:rPr>
        <w:t>56</w:t>
      </w:r>
      <w:r w:rsidRPr="00677C5B">
        <w:rPr>
          <w:rFonts w:cs="Times New Roman"/>
          <w:noProof/>
        </w:rPr>
        <w:t>(6), 893–897.</w:t>
      </w:r>
    </w:p>
    <w:p w14:paraId="64EE33E1"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Bernstein, A., Hadash, Y., &amp; Fresco, D. M. (2018). Metacognitive Processes Model of Decentering: Emerging Methods and Insights. https://doi.org/10.31231/osf.io/zkjeb</w:t>
      </w:r>
    </w:p>
    <w:p w14:paraId="214932BB"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Bernstein, Amit, &amp; Zvielli, A. (2014). Attention Feedback Awareness and Control Training (A-FACT): Experimental test of a novel intervention paradigm targeting attentional bias. </w:t>
      </w:r>
      <w:r w:rsidRPr="00677C5B">
        <w:rPr>
          <w:rFonts w:cs="Times New Roman"/>
          <w:i/>
          <w:iCs/>
          <w:noProof/>
        </w:rPr>
        <w:t>Behaviour Research and Therapy</w:t>
      </w:r>
      <w:r w:rsidRPr="00677C5B">
        <w:rPr>
          <w:rFonts w:cs="Times New Roman"/>
          <w:noProof/>
        </w:rPr>
        <w:t xml:space="preserve">, </w:t>
      </w:r>
      <w:r w:rsidRPr="00677C5B">
        <w:rPr>
          <w:rFonts w:cs="Times New Roman"/>
          <w:i/>
          <w:iCs/>
          <w:noProof/>
        </w:rPr>
        <w:t>55</w:t>
      </w:r>
      <w:r w:rsidRPr="00677C5B">
        <w:rPr>
          <w:rFonts w:cs="Times New Roman"/>
          <w:noProof/>
        </w:rPr>
        <w:t>(1), 18–26. https://doi.org/10.1016/j.brat.2014.01.003</w:t>
      </w:r>
    </w:p>
    <w:p w14:paraId="102BEA4E"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Borkovec, T. D., Alcaine, O. M., &amp; Behar, E. (2004). Avoidance Theory of Worry and Generalized Anxiety Disorder. In </w:t>
      </w:r>
      <w:r w:rsidRPr="00677C5B">
        <w:rPr>
          <w:rFonts w:cs="Times New Roman"/>
          <w:i/>
          <w:iCs/>
          <w:noProof/>
        </w:rPr>
        <w:t>Generalized anxiety disorder: Advances in research and practice.</w:t>
      </w:r>
      <w:r w:rsidRPr="00677C5B">
        <w:rPr>
          <w:rFonts w:cs="Times New Roman"/>
          <w:noProof/>
        </w:rPr>
        <w:t xml:space="preserve"> (pp. 77–108). New York,  NY,  US: Guilford Press.</w:t>
      </w:r>
    </w:p>
    <w:p w14:paraId="7FC878EA"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Cabeza, R., Ciaramelli, E., Olson, I. R., &amp; Moscovitch, M. (2008). The parietal cortex and episodic memory: An attentional account. </w:t>
      </w:r>
      <w:r w:rsidRPr="00677C5B">
        <w:rPr>
          <w:rFonts w:cs="Times New Roman"/>
          <w:i/>
          <w:iCs/>
          <w:noProof/>
        </w:rPr>
        <w:t>Nature Reviews Neuroscience</w:t>
      </w:r>
      <w:r w:rsidRPr="00677C5B">
        <w:rPr>
          <w:rFonts w:cs="Times New Roman"/>
          <w:noProof/>
        </w:rPr>
        <w:t xml:space="preserve">, </w:t>
      </w:r>
      <w:r w:rsidRPr="00677C5B">
        <w:rPr>
          <w:rFonts w:cs="Times New Roman"/>
          <w:i/>
          <w:iCs/>
          <w:noProof/>
        </w:rPr>
        <w:t>9</w:t>
      </w:r>
      <w:r w:rsidRPr="00677C5B">
        <w:rPr>
          <w:rFonts w:cs="Times New Roman"/>
          <w:noProof/>
        </w:rPr>
        <w:t>(8), 613–625. https://doi.org/10.1038/nrn2459</w:t>
      </w:r>
    </w:p>
    <w:p w14:paraId="48D3AD42"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Candini, M., Avanzi, S., Cantagallo, A., Zangoli, M. G., Benassi, M., Querzani, P., … Frassinetti, F. (2018). The lost ability to distinguish between self and other voice following a brain lesion. </w:t>
      </w:r>
      <w:r w:rsidRPr="00677C5B">
        <w:rPr>
          <w:rFonts w:cs="Times New Roman"/>
          <w:i/>
          <w:iCs/>
          <w:noProof/>
        </w:rPr>
        <w:t>NeuroImage: Clinical</w:t>
      </w:r>
      <w:r w:rsidRPr="00677C5B">
        <w:rPr>
          <w:rFonts w:cs="Times New Roman"/>
          <w:noProof/>
        </w:rPr>
        <w:t xml:space="preserve">, </w:t>
      </w:r>
      <w:r w:rsidRPr="00677C5B">
        <w:rPr>
          <w:rFonts w:cs="Times New Roman"/>
          <w:i/>
          <w:iCs/>
          <w:noProof/>
        </w:rPr>
        <w:t>18</w:t>
      </w:r>
      <w:r w:rsidRPr="00677C5B">
        <w:rPr>
          <w:rFonts w:cs="Times New Roman"/>
          <w:noProof/>
        </w:rPr>
        <w:t>, 903–911. https://doi.org/10.1016/J.NICL.2018.03.021</w:t>
      </w:r>
    </w:p>
    <w:p w14:paraId="7BAA8761"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Christoff, K., Irving, Z. C., Fox, K. C. R. R., Spreng, R. N., &amp; Andrews-Hanna, J. R. (2016). Mind-wandering as spontaneous thought: a dynamic framework. </w:t>
      </w:r>
      <w:r w:rsidRPr="00677C5B">
        <w:rPr>
          <w:rFonts w:cs="Times New Roman"/>
          <w:i/>
          <w:iCs/>
          <w:noProof/>
        </w:rPr>
        <w:t>Nature Reviews Neuroscience</w:t>
      </w:r>
      <w:r w:rsidRPr="00677C5B">
        <w:rPr>
          <w:rFonts w:cs="Times New Roman"/>
          <w:noProof/>
        </w:rPr>
        <w:t xml:space="preserve">, </w:t>
      </w:r>
      <w:r w:rsidRPr="00677C5B">
        <w:rPr>
          <w:rFonts w:cs="Times New Roman"/>
          <w:i/>
          <w:iCs/>
          <w:noProof/>
        </w:rPr>
        <w:t>17</w:t>
      </w:r>
      <w:r w:rsidRPr="00677C5B">
        <w:rPr>
          <w:rFonts w:cs="Times New Roman"/>
          <w:noProof/>
        </w:rPr>
        <w:t>(11), 718. https://doi.org/10.1038/nrn.2016.113</w:t>
      </w:r>
    </w:p>
    <w:p w14:paraId="58187C3D"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lastRenderedPageBreak/>
        <w:t xml:space="preserve">Chun, M. M., Golomb, J. D., &amp; Turk-Browne, N. B. (2010). A Taxonomy of External and Internal Attention. </w:t>
      </w:r>
      <w:r w:rsidRPr="00677C5B">
        <w:rPr>
          <w:rFonts w:cs="Times New Roman"/>
          <w:i/>
          <w:iCs/>
          <w:noProof/>
        </w:rPr>
        <w:t>Annual Review of Psychology</w:t>
      </w:r>
      <w:r w:rsidRPr="00677C5B">
        <w:rPr>
          <w:rFonts w:cs="Times New Roman"/>
          <w:noProof/>
        </w:rPr>
        <w:t xml:space="preserve">, </w:t>
      </w:r>
      <w:r w:rsidRPr="00677C5B">
        <w:rPr>
          <w:rFonts w:cs="Times New Roman"/>
          <w:i/>
          <w:iCs/>
          <w:noProof/>
        </w:rPr>
        <w:t>62</w:t>
      </w:r>
      <w:r w:rsidRPr="00677C5B">
        <w:rPr>
          <w:rFonts w:cs="Times New Roman"/>
          <w:noProof/>
        </w:rPr>
        <w:t>(1), 73–101. https://doi.org/10.1146/annurev.psych.093008.100427</w:t>
      </w:r>
    </w:p>
    <w:p w14:paraId="3E630E7F"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Chun, M. M., &amp; Johnson, M. K. (2011). Memory: Enduring traces of perceptual and reflective attention. </w:t>
      </w:r>
      <w:r w:rsidRPr="00677C5B">
        <w:rPr>
          <w:rFonts w:cs="Times New Roman"/>
          <w:i/>
          <w:iCs/>
          <w:noProof/>
        </w:rPr>
        <w:t>Neuron</w:t>
      </w:r>
      <w:r w:rsidRPr="00677C5B">
        <w:rPr>
          <w:rFonts w:cs="Times New Roman"/>
          <w:noProof/>
        </w:rPr>
        <w:t xml:space="preserve">, </w:t>
      </w:r>
      <w:r w:rsidRPr="00677C5B">
        <w:rPr>
          <w:rFonts w:cs="Times New Roman"/>
          <w:i/>
          <w:iCs/>
          <w:noProof/>
        </w:rPr>
        <w:t>72</w:t>
      </w:r>
      <w:r w:rsidRPr="00677C5B">
        <w:rPr>
          <w:rFonts w:cs="Times New Roman"/>
          <w:noProof/>
        </w:rPr>
        <w:t>(4), 520–535. https://doi.org/10.1016/j.neuron.2011.10.026</w:t>
      </w:r>
    </w:p>
    <w:p w14:paraId="792FEBE9"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Corbetta, M., &amp; Shulman, G. L. (2002). Control of goal-directed and stimulus-driven attention in the brain. </w:t>
      </w:r>
      <w:r w:rsidRPr="00677C5B">
        <w:rPr>
          <w:rFonts w:cs="Times New Roman"/>
          <w:i/>
          <w:iCs/>
          <w:noProof/>
        </w:rPr>
        <w:t>Nature Reviews Neuroscience</w:t>
      </w:r>
      <w:r w:rsidRPr="00677C5B">
        <w:rPr>
          <w:rFonts w:cs="Times New Roman"/>
          <w:noProof/>
        </w:rPr>
        <w:t xml:space="preserve">, </w:t>
      </w:r>
      <w:r w:rsidRPr="00677C5B">
        <w:rPr>
          <w:rFonts w:cs="Times New Roman"/>
          <w:i/>
          <w:iCs/>
          <w:noProof/>
        </w:rPr>
        <w:t>3</w:t>
      </w:r>
      <w:r w:rsidRPr="00677C5B">
        <w:rPr>
          <w:rFonts w:cs="Times New Roman"/>
          <w:noProof/>
        </w:rPr>
        <w:t>(3), 201–215. https://doi.org/10.1038/nrn755</w:t>
      </w:r>
    </w:p>
    <w:p w14:paraId="3E7A3850"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Desimone, R., &amp; Duncan, J. (1995). Neural Mechanisms of Selective Visual. </w:t>
      </w:r>
      <w:r w:rsidRPr="00677C5B">
        <w:rPr>
          <w:rFonts w:cs="Times New Roman"/>
          <w:i/>
          <w:iCs/>
          <w:noProof/>
        </w:rPr>
        <w:t>Annual Review of Neuroscience</w:t>
      </w:r>
      <w:r w:rsidRPr="00677C5B">
        <w:rPr>
          <w:rFonts w:cs="Times New Roman"/>
          <w:noProof/>
        </w:rPr>
        <w:t xml:space="preserve">, </w:t>
      </w:r>
      <w:r w:rsidRPr="00677C5B">
        <w:rPr>
          <w:rFonts w:cs="Times New Roman"/>
          <w:i/>
          <w:iCs/>
          <w:noProof/>
        </w:rPr>
        <w:t>18</w:t>
      </w:r>
      <w:r w:rsidRPr="00677C5B">
        <w:rPr>
          <w:rFonts w:cs="Times New Roman"/>
          <w:noProof/>
        </w:rPr>
        <w:t>(1), 193–222. https://doi.org/10.1146/annurev.ne.18.030195.001205</w:t>
      </w:r>
    </w:p>
    <w:p w14:paraId="71CF39D7"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Dixon, M. L., Fox, K. C. R., &amp; Christoff, K. (2014). A framework for understanding the relationship between externally and internally directed cognition. </w:t>
      </w:r>
      <w:r w:rsidRPr="00677C5B">
        <w:rPr>
          <w:rFonts w:cs="Times New Roman"/>
          <w:i/>
          <w:iCs/>
          <w:noProof/>
        </w:rPr>
        <w:t>Neuropsychologia</w:t>
      </w:r>
      <w:r w:rsidRPr="00677C5B">
        <w:rPr>
          <w:rFonts w:cs="Times New Roman"/>
          <w:noProof/>
        </w:rPr>
        <w:t xml:space="preserve">, </w:t>
      </w:r>
      <w:r w:rsidRPr="00677C5B">
        <w:rPr>
          <w:rFonts w:cs="Times New Roman"/>
          <w:i/>
          <w:iCs/>
          <w:noProof/>
        </w:rPr>
        <w:t>62</w:t>
      </w:r>
      <w:r w:rsidRPr="00677C5B">
        <w:rPr>
          <w:rFonts w:cs="Times New Roman"/>
          <w:noProof/>
        </w:rPr>
        <w:t>, 321–330. https://doi.org/10.1016/j.neuropsychologia.2014.05.024</w:t>
      </w:r>
    </w:p>
    <w:p w14:paraId="35EAD2B6"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Donaldson, C., Lam, D., &amp; Mathews, A. (2007). Rumination and attention in major depression. </w:t>
      </w:r>
      <w:r w:rsidRPr="00677C5B">
        <w:rPr>
          <w:rFonts w:cs="Times New Roman"/>
          <w:i/>
          <w:iCs/>
          <w:noProof/>
        </w:rPr>
        <w:t>Behaviour Research and Therapy</w:t>
      </w:r>
      <w:r w:rsidRPr="00677C5B">
        <w:rPr>
          <w:rFonts w:cs="Times New Roman"/>
          <w:noProof/>
        </w:rPr>
        <w:t xml:space="preserve">, </w:t>
      </w:r>
      <w:r w:rsidRPr="00677C5B">
        <w:rPr>
          <w:rFonts w:cs="Times New Roman"/>
          <w:i/>
          <w:iCs/>
          <w:noProof/>
        </w:rPr>
        <w:t>45</w:t>
      </w:r>
      <w:r w:rsidRPr="00677C5B">
        <w:rPr>
          <w:rFonts w:cs="Times New Roman"/>
          <w:noProof/>
        </w:rPr>
        <w:t>(11), 2664–2678. https://doi.org/https://doi.org/10.1016/j.brat.2007.07.002</w:t>
      </w:r>
    </w:p>
    <w:p w14:paraId="0CA24F49"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Ehring, T., &amp; Watkins, E. R. (2008). Repetitive Negative Thinking as a Transdiagnostic Process. </w:t>
      </w:r>
      <w:r w:rsidRPr="00677C5B">
        <w:rPr>
          <w:rFonts w:cs="Times New Roman"/>
          <w:i/>
          <w:iCs/>
          <w:noProof/>
        </w:rPr>
        <w:t>International Journal of Cognitive Therapy</w:t>
      </w:r>
      <w:r w:rsidRPr="00677C5B">
        <w:rPr>
          <w:rFonts w:cs="Times New Roman"/>
          <w:noProof/>
        </w:rPr>
        <w:t xml:space="preserve">, </w:t>
      </w:r>
      <w:r w:rsidRPr="00677C5B">
        <w:rPr>
          <w:rFonts w:cs="Times New Roman"/>
          <w:i/>
          <w:iCs/>
          <w:noProof/>
        </w:rPr>
        <w:t>1</w:t>
      </w:r>
      <w:r w:rsidRPr="00677C5B">
        <w:rPr>
          <w:rFonts w:cs="Times New Roman"/>
          <w:noProof/>
        </w:rPr>
        <w:t>(3), 192–205. https://doi.org/10.1680/ijct.2008.1.3.192</w:t>
      </w:r>
    </w:p>
    <w:p w14:paraId="49C85BB7"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Ehring, T., Zetsche, U., Weidacker, K., Wahl, K., Schönfeld, S., &amp; Ehlers, A. (2011). The Perseverative Thinking Questionnaire (PTQ): Validation of a content-independent measure of repetitive negative thinking. </w:t>
      </w:r>
      <w:r w:rsidRPr="00677C5B">
        <w:rPr>
          <w:rFonts w:cs="Times New Roman"/>
          <w:i/>
          <w:iCs/>
          <w:noProof/>
        </w:rPr>
        <w:t>Journal of Behavior Therapy and Experimental Psychiatry</w:t>
      </w:r>
      <w:r w:rsidRPr="00677C5B">
        <w:rPr>
          <w:rFonts w:cs="Times New Roman"/>
          <w:noProof/>
        </w:rPr>
        <w:t xml:space="preserve">, </w:t>
      </w:r>
      <w:r w:rsidRPr="00677C5B">
        <w:rPr>
          <w:rFonts w:cs="Times New Roman"/>
          <w:i/>
          <w:iCs/>
          <w:noProof/>
        </w:rPr>
        <w:t>42</w:t>
      </w:r>
      <w:r w:rsidRPr="00677C5B">
        <w:rPr>
          <w:rFonts w:cs="Times New Roman"/>
          <w:noProof/>
        </w:rPr>
        <w:t>(2), 225–232. https://doi.org/10.1016/j.jbtep.2010.12.003</w:t>
      </w:r>
    </w:p>
    <w:p w14:paraId="26735E2A"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Engle, R. W. (2002). Working Memory Capacity as Executive Attention. </w:t>
      </w:r>
      <w:r w:rsidRPr="00677C5B">
        <w:rPr>
          <w:rFonts w:cs="Times New Roman"/>
          <w:i/>
          <w:iCs/>
          <w:noProof/>
        </w:rPr>
        <w:t>Current Directions in Psychological Science</w:t>
      </w:r>
      <w:r w:rsidRPr="00677C5B">
        <w:rPr>
          <w:rFonts w:cs="Times New Roman"/>
          <w:noProof/>
        </w:rPr>
        <w:t xml:space="preserve">, </w:t>
      </w:r>
      <w:r w:rsidRPr="00677C5B">
        <w:rPr>
          <w:rFonts w:cs="Times New Roman"/>
          <w:i/>
          <w:iCs/>
          <w:noProof/>
        </w:rPr>
        <w:t>11</w:t>
      </w:r>
      <w:r w:rsidRPr="00677C5B">
        <w:rPr>
          <w:rFonts w:cs="Times New Roman"/>
          <w:noProof/>
        </w:rPr>
        <w:t>(1), 19–23. https://doi.org/10.1111/1467-8721.00160</w:t>
      </w:r>
    </w:p>
    <w:p w14:paraId="32F02D34"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Evans, T. C., &amp; Britton, J. C. (2018). Improving the psychometric properties of dot-probe </w:t>
      </w:r>
      <w:r w:rsidRPr="00677C5B">
        <w:rPr>
          <w:rFonts w:cs="Times New Roman"/>
          <w:noProof/>
        </w:rPr>
        <w:lastRenderedPageBreak/>
        <w:t xml:space="preserve">attention measures using response-based computation. </w:t>
      </w:r>
      <w:r w:rsidRPr="00677C5B">
        <w:rPr>
          <w:rFonts w:cs="Times New Roman"/>
          <w:i/>
          <w:iCs/>
          <w:noProof/>
        </w:rPr>
        <w:t>Journal of Behavior Therapy and Experimental Psychiatry</w:t>
      </w:r>
      <w:r w:rsidRPr="00677C5B">
        <w:rPr>
          <w:rFonts w:cs="Times New Roman"/>
          <w:noProof/>
        </w:rPr>
        <w:t xml:space="preserve">, </w:t>
      </w:r>
      <w:r w:rsidRPr="00677C5B">
        <w:rPr>
          <w:rFonts w:cs="Times New Roman"/>
          <w:i/>
          <w:iCs/>
          <w:noProof/>
        </w:rPr>
        <w:t>60</w:t>
      </w:r>
      <w:r w:rsidRPr="00677C5B">
        <w:rPr>
          <w:rFonts w:cs="Times New Roman"/>
          <w:noProof/>
        </w:rPr>
        <w:t>(March 2017), 95–103. https://doi.org/10.1016/j.jbtep.2018.01.009</w:t>
      </w:r>
    </w:p>
    <w:p w14:paraId="4302E35B"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Foa, E. B., &amp; McNally, R. J. (1986). Sensitivity to feared stimuli in obsessive-compulsives: A dichotic listening analysis. </w:t>
      </w:r>
      <w:r w:rsidRPr="00677C5B">
        <w:rPr>
          <w:rFonts w:cs="Times New Roman"/>
          <w:i/>
          <w:iCs/>
          <w:noProof/>
        </w:rPr>
        <w:t>Cognitive Therapy and Research</w:t>
      </w:r>
      <w:r w:rsidRPr="00677C5B">
        <w:rPr>
          <w:rFonts w:cs="Times New Roman"/>
          <w:noProof/>
        </w:rPr>
        <w:t xml:space="preserve">, </w:t>
      </w:r>
      <w:r w:rsidRPr="00677C5B">
        <w:rPr>
          <w:rFonts w:cs="Times New Roman"/>
          <w:i/>
          <w:iCs/>
          <w:noProof/>
        </w:rPr>
        <w:t>10</w:t>
      </w:r>
      <w:r w:rsidRPr="00677C5B">
        <w:rPr>
          <w:rFonts w:cs="Times New Roman"/>
          <w:noProof/>
        </w:rPr>
        <w:t>(4), 477–485. https://doi.org/10.1007/BF01173299</w:t>
      </w:r>
    </w:p>
    <w:p w14:paraId="60D8EE20"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Fox, K. C. R., Spreng, R. N., Ellamil, M., Andrews-Hanna, J. R., &amp; Christoff, K. (2015). The wandering brain: Meta-analysis of functional neuroimaging studies of mind-wandering and related spontaneous thought processes. </w:t>
      </w:r>
      <w:r w:rsidRPr="00677C5B">
        <w:rPr>
          <w:rFonts w:cs="Times New Roman"/>
          <w:i/>
          <w:iCs/>
          <w:noProof/>
        </w:rPr>
        <w:t>NeuroImage</w:t>
      </w:r>
      <w:r w:rsidRPr="00677C5B">
        <w:rPr>
          <w:rFonts w:cs="Times New Roman"/>
          <w:noProof/>
        </w:rPr>
        <w:t xml:space="preserve">, </w:t>
      </w:r>
      <w:r w:rsidRPr="00677C5B">
        <w:rPr>
          <w:rFonts w:cs="Times New Roman"/>
          <w:i/>
          <w:iCs/>
          <w:noProof/>
        </w:rPr>
        <w:t>111</w:t>
      </w:r>
      <w:r w:rsidRPr="00677C5B">
        <w:rPr>
          <w:rFonts w:cs="Times New Roman"/>
          <w:noProof/>
        </w:rPr>
        <w:t>, 611–621. https://doi.org/10.1016/J.NEUROIMAGE.2015.02.039</w:t>
      </w:r>
    </w:p>
    <w:p w14:paraId="7D343A2E"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Fradkin, I., Eitam, B., Strauss, A. Y., &amp; Huppert, J. D. (2018). Thoughts as Unexpected Intruders: Context, Obsessive-Compulsive Symptoms, and the Sense of Agency Over Thoughts. </w:t>
      </w:r>
      <w:r w:rsidRPr="00677C5B">
        <w:rPr>
          <w:rFonts w:cs="Times New Roman"/>
          <w:i/>
          <w:iCs/>
          <w:noProof/>
        </w:rPr>
        <w:t>Clinical Psychological Science</w:t>
      </w:r>
      <w:r w:rsidRPr="00677C5B">
        <w:rPr>
          <w:rFonts w:cs="Times New Roman"/>
          <w:noProof/>
        </w:rPr>
        <w:t xml:space="preserve">, </w:t>
      </w:r>
      <w:r w:rsidRPr="00677C5B">
        <w:rPr>
          <w:rFonts w:cs="Times New Roman"/>
          <w:i/>
          <w:iCs/>
          <w:noProof/>
        </w:rPr>
        <w:t>7</w:t>
      </w:r>
      <w:r w:rsidRPr="00677C5B">
        <w:rPr>
          <w:rFonts w:cs="Times New Roman"/>
          <w:noProof/>
        </w:rPr>
        <w:t>(1), 162–180. https://doi.org/10.1177/2167702618797102</w:t>
      </w:r>
    </w:p>
    <w:p w14:paraId="57A900E1"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Fresco, D. M., Frankel, A. N., Mennin, D. S., Turk, C. L., &amp; Heimberg, R. G. (2002). Distinct and overlapping features of rumination and worry: The relationship...: EBSCOhost. </w:t>
      </w:r>
      <w:r w:rsidRPr="00677C5B">
        <w:rPr>
          <w:rFonts w:cs="Times New Roman"/>
          <w:i/>
          <w:iCs/>
          <w:noProof/>
        </w:rPr>
        <w:t>Cognitive Therapy and Research</w:t>
      </w:r>
      <w:r w:rsidRPr="00677C5B">
        <w:rPr>
          <w:rFonts w:cs="Times New Roman"/>
          <w:noProof/>
        </w:rPr>
        <w:t xml:space="preserve">, </w:t>
      </w:r>
      <w:r w:rsidRPr="00677C5B">
        <w:rPr>
          <w:rFonts w:cs="Times New Roman"/>
          <w:i/>
          <w:iCs/>
          <w:noProof/>
        </w:rPr>
        <w:t>26</w:t>
      </w:r>
      <w:r w:rsidRPr="00677C5B">
        <w:rPr>
          <w:rFonts w:cs="Times New Roman"/>
          <w:noProof/>
        </w:rPr>
        <w:t>(2), 179–188.</w:t>
      </w:r>
    </w:p>
    <w:p w14:paraId="09938F7C"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Gallagher, P., Nilsson, J., Finkelmeyer, A., Goshawk, M., Macritchie, K. A., Lloyd, A. J., … Watson, S. (2015). Neurocognitive intra-individual variability in mood disorders: Effects on attentional response time distributions. </w:t>
      </w:r>
      <w:r w:rsidRPr="00677C5B">
        <w:rPr>
          <w:rFonts w:cs="Times New Roman"/>
          <w:i/>
          <w:iCs/>
          <w:noProof/>
        </w:rPr>
        <w:t>Psychological Medicine</w:t>
      </w:r>
      <w:r w:rsidRPr="00677C5B">
        <w:rPr>
          <w:rFonts w:cs="Times New Roman"/>
          <w:noProof/>
        </w:rPr>
        <w:t xml:space="preserve">, </w:t>
      </w:r>
      <w:r w:rsidRPr="00677C5B">
        <w:rPr>
          <w:rFonts w:cs="Times New Roman"/>
          <w:i/>
          <w:iCs/>
          <w:noProof/>
        </w:rPr>
        <w:t>45</w:t>
      </w:r>
      <w:r w:rsidRPr="00677C5B">
        <w:rPr>
          <w:rFonts w:cs="Times New Roman"/>
          <w:noProof/>
        </w:rPr>
        <w:t>(14), 2985–2997. https://doi.org/10.1017/S0033291715000926</w:t>
      </w:r>
    </w:p>
    <w:p w14:paraId="7CF4300E"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Gazzaley, A., &amp; Nobre, A. C. (2012). Top-down modulation: Bridging selective attention and working memory. </w:t>
      </w:r>
      <w:r w:rsidRPr="00677C5B">
        <w:rPr>
          <w:rFonts w:cs="Times New Roman"/>
          <w:i/>
          <w:iCs/>
          <w:noProof/>
        </w:rPr>
        <w:t>Trends in Cognitive Sciences</w:t>
      </w:r>
      <w:r w:rsidRPr="00677C5B">
        <w:rPr>
          <w:rFonts w:cs="Times New Roman"/>
          <w:noProof/>
        </w:rPr>
        <w:t xml:space="preserve">, </w:t>
      </w:r>
      <w:r w:rsidRPr="00677C5B">
        <w:rPr>
          <w:rFonts w:cs="Times New Roman"/>
          <w:i/>
          <w:iCs/>
          <w:noProof/>
        </w:rPr>
        <w:t>16</w:t>
      </w:r>
      <w:r w:rsidRPr="00677C5B">
        <w:rPr>
          <w:rFonts w:cs="Times New Roman"/>
          <w:noProof/>
        </w:rPr>
        <w:t>(2), 129–135. https://doi.org/10.1016/j.tics.2011.11.014</w:t>
      </w:r>
    </w:p>
    <w:p w14:paraId="3EE48924"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Goldin, P. R., Manber, T., Hakimi, S., Canli, T., &amp; Gross, J. J. (2009). Neural Bases of Social </w:t>
      </w:r>
      <w:r w:rsidRPr="00677C5B">
        <w:rPr>
          <w:rFonts w:cs="Times New Roman"/>
          <w:noProof/>
        </w:rPr>
        <w:lastRenderedPageBreak/>
        <w:t xml:space="preserve">Anxiety Disorder. </w:t>
      </w:r>
      <w:r w:rsidRPr="00677C5B">
        <w:rPr>
          <w:rFonts w:cs="Times New Roman"/>
          <w:i/>
          <w:iCs/>
          <w:noProof/>
        </w:rPr>
        <w:t>Archives of General Psychiatry</w:t>
      </w:r>
      <w:r w:rsidRPr="00677C5B">
        <w:rPr>
          <w:rFonts w:cs="Times New Roman"/>
          <w:noProof/>
        </w:rPr>
        <w:t xml:space="preserve">, </w:t>
      </w:r>
      <w:r w:rsidRPr="00677C5B">
        <w:rPr>
          <w:rFonts w:cs="Times New Roman"/>
          <w:i/>
          <w:iCs/>
          <w:noProof/>
        </w:rPr>
        <w:t>66</w:t>
      </w:r>
      <w:r w:rsidRPr="00677C5B">
        <w:rPr>
          <w:rFonts w:cs="Times New Roman"/>
          <w:noProof/>
        </w:rPr>
        <w:t>(2), 170. https://doi.org/10.1001/archgenpsychiatry.2008.525</w:t>
      </w:r>
    </w:p>
    <w:p w14:paraId="606DEDE3"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Gross, J. J., &amp; Jazaieri, H. (2014). Emotion, Emotion Regulation, and Psychopathology: An Affective Science Perspective. </w:t>
      </w:r>
      <w:r w:rsidRPr="00677C5B">
        <w:rPr>
          <w:rFonts w:cs="Times New Roman"/>
          <w:i/>
          <w:iCs/>
          <w:noProof/>
        </w:rPr>
        <w:t>Clinical Psychological Science</w:t>
      </w:r>
      <w:r w:rsidRPr="00677C5B">
        <w:rPr>
          <w:rFonts w:cs="Times New Roman"/>
          <w:noProof/>
        </w:rPr>
        <w:t xml:space="preserve">, </w:t>
      </w:r>
      <w:r w:rsidRPr="00677C5B">
        <w:rPr>
          <w:rFonts w:cs="Times New Roman"/>
          <w:i/>
          <w:iCs/>
          <w:noProof/>
        </w:rPr>
        <w:t>2</w:t>
      </w:r>
      <w:r w:rsidRPr="00677C5B">
        <w:rPr>
          <w:rFonts w:cs="Times New Roman"/>
          <w:noProof/>
        </w:rPr>
        <w:t>(4), 387–401. https://doi.org/10.1177/2167702614536164</w:t>
      </w:r>
    </w:p>
    <w:p w14:paraId="744C0610"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Hadash, Y., Plonsker, R., Vago, D. R., &amp; Bernstein, A. (2016). Experiential self-referential and selfless processing in mindfulness and mental health: Conceptual model and implicit measurement methodology. </w:t>
      </w:r>
      <w:r w:rsidRPr="00677C5B">
        <w:rPr>
          <w:rFonts w:cs="Times New Roman"/>
          <w:i/>
          <w:iCs/>
          <w:noProof/>
        </w:rPr>
        <w:t>Psychological Assessment</w:t>
      </w:r>
      <w:r w:rsidRPr="00677C5B">
        <w:rPr>
          <w:rFonts w:cs="Times New Roman"/>
          <w:noProof/>
        </w:rPr>
        <w:t xml:space="preserve">, </w:t>
      </w:r>
      <w:r w:rsidRPr="00677C5B">
        <w:rPr>
          <w:rFonts w:cs="Times New Roman"/>
          <w:i/>
          <w:iCs/>
          <w:noProof/>
        </w:rPr>
        <w:t>28</w:t>
      </w:r>
      <w:r w:rsidRPr="00677C5B">
        <w:rPr>
          <w:rFonts w:cs="Times New Roman"/>
          <w:noProof/>
        </w:rPr>
        <w:t>(7), 856–869. https://doi.org/10.1037/pas0000300</w:t>
      </w:r>
    </w:p>
    <w:p w14:paraId="23918388"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Harvey, A. G., Watkins, E., &amp; Mansell, W. (2004). </w:t>
      </w:r>
      <w:r w:rsidRPr="00677C5B">
        <w:rPr>
          <w:rFonts w:cs="Times New Roman"/>
          <w:i/>
          <w:iCs/>
          <w:noProof/>
        </w:rPr>
        <w:t>Cognitive behavioural processes across psychological disorders: A transdiagnostic approach to research and treatment</w:t>
      </w:r>
      <w:r w:rsidRPr="00677C5B">
        <w:rPr>
          <w:rFonts w:cs="Times New Roman"/>
          <w:noProof/>
        </w:rPr>
        <w:t>. Oxford University Press, USA.</w:t>
      </w:r>
    </w:p>
    <w:p w14:paraId="206FCBA7"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Hayes, A. F. (2013). </w:t>
      </w:r>
      <w:r w:rsidRPr="00677C5B">
        <w:rPr>
          <w:rFonts w:cs="Times New Roman"/>
          <w:i/>
          <w:iCs/>
          <w:noProof/>
        </w:rPr>
        <w:t>Introduction to mediation, moderation, and conditional process analysis: A regression-based approach.</w:t>
      </w:r>
      <w:r w:rsidRPr="00677C5B">
        <w:rPr>
          <w:rFonts w:cs="Times New Roman"/>
          <w:noProof/>
        </w:rPr>
        <w:t xml:space="preserve"> </w:t>
      </w:r>
      <w:r w:rsidRPr="00677C5B">
        <w:rPr>
          <w:rFonts w:cs="Times New Roman"/>
          <w:i/>
          <w:iCs/>
          <w:noProof/>
        </w:rPr>
        <w:t>Introduction to mediation, moderation, and conditional process analysis: A regression-based approach.</w:t>
      </w:r>
      <w:r w:rsidRPr="00677C5B">
        <w:rPr>
          <w:rFonts w:cs="Times New Roman"/>
          <w:noProof/>
        </w:rPr>
        <w:t xml:space="preserve"> New York,  NY,  US: Guilford Press.</w:t>
      </w:r>
    </w:p>
    <w:p w14:paraId="7BE497F0"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Hedge, C., Powell, G., &amp; Sumner, P. (2018). The reliability paradox: Why robust cognitive tasks do not produce reliable individual differences. </w:t>
      </w:r>
      <w:r w:rsidRPr="00677C5B">
        <w:rPr>
          <w:rFonts w:cs="Times New Roman"/>
          <w:i/>
          <w:iCs/>
          <w:noProof/>
        </w:rPr>
        <w:t>Behavior Research Methods</w:t>
      </w:r>
      <w:r w:rsidRPr="00677C5B">
        <w:rPr>
          <w:rFonts w:cs="Times New Roman"/>
          <w:noProof/>
        </w:rPr>
        <w:t xml:space="preserve">, </w:t>
      </w:r>
      <w:r w:rsidRPr="00677C5B">
        <w:rPr>
          <w:rFonts w:cs="Times New Roman"/>
          <w:i/>
          <w:iCs/>
          <w:noProof/>
        </w:rPr>
        <w:t>50</w:t>
      </w:r>
      <w:r w:rsidRPr="00677C5B">
        <w:rPr>
          <w:rFonts w:cs="Times New Roman"/>
          <w:noProof/>
        </w:rPr>
        <w:t>(3), 1166–1186. https://doi.org/10.3758/s13428-017-0935-1</w:t>
      </w:r>
    </w:p>
    <w:p w14:paraId="0BA5BCF7"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Hertel, P. T. (1997). On the contributions of deficient cognitive control to memory impairments in depression. </w:t>
      </w:r>
      <w:r w:rsidRPr="00677C5B">
        <w:rPr>
          <w:rFonts w:cs="Times New Roman"/>
          <w:i/>
          <w:iCs/>
          <w:noProof/>
        </w:rPr>
        <w:t>Cognition and Emotion</w:t>
      </w:r>
      <w:r w:rsidRPr="00677C5B">
        <w:rPr>
          <w:rFonts w:cs="Times New Roman"/>
          <w:noProof/>
        </w:rPr>
        <w:t>. United Kingdom: Taylor &amp; Francis. https://doi.org/10.1080/026999397379890a</w:t>
      </w:r>
    </w:p>
    <w:p w14:paraId="704EFD0F"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Hollon, S. D., &amp; Kendall, P. C. (1980). Cognitive self-statements in depression: Development of an automatic thoughts questionnaire. </w:t>
      </w:r>
      <w:r w:rsidRPr="00677C5B">
        <w:rPr>
          <w:rFonts w:cs="Times New Roman"/>
          <w:i/>
          <w:iCs/>
          <w:noProof/>
        </w:rPr>
        <w:t>Cognitive Therapy and Research</w:t>
      </w:r>
      <w:r w:rsidRPr="00677C5B">
        <w:rPr>
          <w:rFonts w:cs="Times New Roman"/>
          <w:noProof/>
        </w:rPr>
        <w:t xml:space="preserve">, </w:t>
      </w:r>
      <w:r w:rsidRPr="00677C5B">
        <w:rPr>
          <w:rFonts w:cs="Times New Roman"/>
          <w:i/>
          <w:iCs/>
          <w:noProof/>
        </w:rPr>
        <w:t>4</w:t>
      </w:r>
      <w:r w:rsidRPr="00677C5B">
        <w:rPr>
          <w:rFonts w:cs="Times New Roman"/>
          <w:noProof/>
        </w:rPr>
        <w:t>(4), 383–395. https://doi.org/10.1007/BF01178214</w:t>
      </w:r>
    </w:p>
    <w:p w14:paraId="214F2488"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Huijser, S., van Vugt, M. K., &amp; Taatgen, N. A. (2018). The wandering self: Tracking distracting </w:t>
      </w:r>
      <w:r w:rsidRPr="00677C5B">
        <w:rPr>
          <w:rFonts w:cs="Times New Roman"/>
          <w:noProof/>
        </w:rPr>
        <w:lastRenderedPageBreak/>
        <w:t xml:space="preserve">self-generated thought in a cognitively demanding context. </w:t>
      </w:r>
      <w:r w:rsidRPr="00677C5B">
        <w:rPr>
          <w:rFonts w:cs="Times New Roman"/>
          <w:i/>
          <w:iCs/>
          <w:noProof/>
        </w:rPr>
        <w:t>Consciousness and Cognition</w:t>
      </w:r>
      <w:r w:rsidRPr="00677C5B">
        <w:rPr>
          <w:rFonts w:cs="Times New Roman"/>
          <w:noProof/>
        </w:rPr>
        <w:t xml:space="preserve">, </w:t>
      </w:r>
      <w:r w:rsidRPr="00677C5B">
        <w:rPr>
          <w:rFonts w:cs="Times New Roman"/>
          <w:i/>
          <w:iCs/>
          <w:noProof/>
        </w:rPr>
        <w:t>58</w:t>
      </w:r>
      <w:r w:rsidRPr="00677C5B">
        <w:rPr>
          <w:rFonts w:cs="Times New Roman"/>
          <w:noProof/>
        </w:rPr>
        <w:t>(April), 170–185. https://doi.org/10.1016/j.concog.2017.12.004</w:t>
      </w:r>
    </w:p>
    <w:p w14:paraId="74394773"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Ingram, R. E. (1990). Self-focused attention in clinical disorders. </w:t>
      </w:r>
      <w:r w:rsidRPr="00677C5B">
        <w:rPr>
          <w:rFonts w:cs="Times New Roman"/>
          <w:i/>
          <w:iCs/>
          <w:noProof/>
        </w:rPr>
        <w:t>Psychological Bulletin</w:t>
      </w:r>
      <w:r w:rsidRPr="00677C5B">
        <w:rPr>
          <w:rFonts w:cs="Times New Roman"/>
          <w:noProof/>
        </w:rPr>
        <w:t xml:space="preserve">, </w:t>
      </w:r>
      <w:r w:rsidRPr="00677C5B">
        <w:rPr>
          <w:rFonts w:cs="Times New Roman"/>
          <w:i/>
          <w:iCs/>
          <w:noProof/>
        </w:rPr>
        <w:t>107</w:t>
      </w:r>
      <w:r w:rsidRPr="00677C5B">
        <w:rPr>
          <w:rFonts w:cs="Times New Roman"/>
          <w:noProof/>
        </w:rPr>
        <w:t>(2), 156–176.</w:t>
      </w:r>
    </w:p>
    <w:p w14:paraId="54770302"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Joormann, J. (2010). Cognitive inhibition and emotion regulation in depression. </w:t>
      </w:r>
      <w:r w:rsidRPr="00677C5B">
        <w:rPr>
          <w:rFonts w:cs="Times New Roman"/>
          <w:i/>
          <w:iCs/>
          <w:noProof/>
        </w:rPr>
        <w:t>Current Directions in Psychological Science</w:t>
      </w:r>
      <w:r w:rsidRPr="00677C5B">
        <w:rPr>
          <w:rFonts w:cs="Times New Roman"/>
          <w:noProof/>
        </w:rPr>
        <w:t xml:space="preserve">, </w:t>
      </w:r>
      <w:r w:rsidRPr="00677C5B">
        <w:rPr>
          <w:rFonts w:cs="Times New Roman"/>
          <w:i/>
          <w:iCs/>
          <w:noProof/>
        </w:rPr>
        <w:t>19</w:t>
      </w:r>
      <w:r w:rsidRPr="00677C5B">
        <w:rPr>
          <w:rFonts w:cs="Times New Roman"/>
          <w:noProof/>
        </w:rPr>
        <w:t>(3), 161–166. https://doi.org/10.1177/0963721410370293</w:t>
      </w:r>
    </w:p>
    <w:p w14:paraId="74BB43DB"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Joormann, J., &amp; Gotlib, I. H. (2008). Updating the Contents of Working Memory in Depression: Interference From Irrelevant Negative Material. </w:t>
      </w:r>
      <w:r w:rsidRPr="00677C5B">
        <w:rPr>
          <w:rFonts w:cs="Times New Roman"/>
          <w:i/>
          <w:iCs/>
          <w:noProof/>
        </w:rPr>
        <w:t>Journal of Abnormal Psychology</w:t>
      </w:r>
      <w:r w:rsidRPr="00677C5B">
        <w:rPr>
          <w:rFonts w:cs="Times New Roman"/>
          <w:noProof/>
        </w:rPr>
        <w:t xml:space="preserve">, </w:t>
      </w:r>
      <w:r w:rsidRPr="00677C5B">
        <w:rPr>
          <w:rFonts w:cs="Times New Roman"/>
          <w:i/>
          <w:iCs/>
          <w:noProof/>
        </w:rPr>
        <w:t>117</w:t>
      </w:r>
      <w:r w:rsidRPr="00677C5B">
        <w:rPr>
          <w:rFonts w:cs="Times New Roman"/>
          <w:noProof/>
        </w:rPr>
        <w:t>(1), 182–192. https://doi.org/10.1037/0021-843X.117.1.182</w:t>
      </w:r>
    </w:p>
    <w:p w14:paraId="4F272A7C"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Joubert, S., Beauregard, M., Walter, N., Bourgouin, P., Beaudoin, G., Leroux, J.-M., … Lecours, A. R. (2004). Neural correlates of lexical and sublexical processes in reading. </w:t>
      </w:r>
      <w:r w:rsidRPr="00677C5B">
        <w:rPr>
          <w:rFonts w:cs="Times New Roman"/>
          <w:i/>
          <w:iCs/>
          <w:noProof/>
        </w:rPr>
        <w:t>Brain and Language</w:t>
      </w:r>
      <w:r w:rsidRPr="00677C5B">
        <w:rPr>
          <w:rFonts w:cs="Times New Roman"/>
          <w:noProof/>
        </w:rPr>
        <w:t xml:space="preserve">, </w:t>
      </w:r>
      <w:r w:rsidRPr="00677C5B">
        <w:rPr>
          <w:rFonts w:cs="Times New Roman"/>
          <w:i/>
          <w:iCs/>
          <w:noProof/>
        </w:rPr>
        <w:t>89</w:t>
      </w:r>
      <w:r w:rsidRPr="00677C5B">
        <w:rPr>
          <w:rFonts w:cs="Times New Roman"/>
          <w:noProof/>
        </w:rPr>
        <w:t>(1), 9–20. https://doi.org/https://doi.org/10.1016/S0093-934X(03)00403-6</w:t>
      </w:r>
    </w:p>
    <w:p w14:paraId="2C95AFB0"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Kane, M. J., Conway, A. R. A., Miura, T. K., &amp; Colflesh, G. J. H. (2007). Working Memory, Attention Control, and the N-Back Task: A Question of Construct Validity. </w:t>
      </w:r>
      <w:r w:rsidRPr="00677C5B">
        <w:rPr>
          <w:rFonts w:cs="Times New Roman"/>
          <w:i/>
          <w:iCs/>
          <w:noProof/>
        </w:rPr>
        <w:t>Journal of Experimental Psychology: Learning Memory and Cognition</w:t>
      </w:r>
      <w:r w:rsidRPr="00677C5B">
        <w:rPr>
          <w:rFonts w:cs="Times New Roman"/>
          <w:noProof/>
        </w:rPr>
        <w:t xml:space="preserve">, </w:t>
      </w:r>
      <w:r w:rsidRPr="00677C5B">
        <w:rPr>
          <w:rFonts w:cs="Times New Roman"/>
          <w:i/>
          <w:iCs/>
          <w:noProof/>
        </w:rPr>
        <w:t>33</w:t>
      </w:r>
      <w:r w:rsidRPr="00677C5B">
        <w:rPr>
          <w:rFonts w:cs="Times New Roman"/>
          <w:noProof/>
        </w:rPr>
        <w:t>(3), 615–622. https://doi.org/10.1037/0278-7393.33.3.615</w:t>
      </w:r>
    </w:p>
    <w:p w14:paraId="0581C836"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Kaplan, J. T., Aziz-Zadeh, L., Uddin, L. Q., &amp; Iacoboni, M. (2008). The self across the senses: An fMRI study of self-face and self-voice recognition. </w:t>
      </w:r>
      <w:r w:rsidRPr="00677C5B">
        <w:rPr>
          <w:rFonts w:cs="Times New Roman"/>
          <w:i/>
          <w:iCs/>
          <w:noProof/>
        </w:rPr>
        <w:t>Social Cognitive and Affective Neuroscience</w:t>
      </w:r>
      <w:r w:rsidRPr="00677C5B">
        <w:rPr>
          <w:rFonts w:cs="Times New Roman"/>
          <w:noProof/>
        </w:rPr>
        <w:t xml:space="preserve">, </w:t>
      </w:r>
      <w:r w:rsidRPr="00677C5B">
        <w:rPr>
          <w:rFonts w:cs="Times New Roman"/>
          <w:i/>
          <w:iCs/>
          <w:noProof/>
        </w:rPr>
        <w:t>3</w:t>
      </w:r>
      <w:r w:rsidRPr="00677C5B">
        <w:rPr>
          <w:rFonts w:cs="Times New Roman"/>
          <w:noProof/>
        </w:rPr>
        <w:t>(3), 218–223. https://doi.org/10.1093/scan/nsn014</w:t>
      </w:r>
    </w:p>
    <w:p w14:paraId="5EEA67DA"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Kiyonaga, A., &amp; Egner, T. (2013). Working memory as internal attention: Toward an integrative account of internal and external selection processes. </w:t>
      </w:r>
      <w:r w:rsidRPr="00677C5B">
        <w:rPr>
          <w:rFonts w:cs="Times New Roman"/>
          <w:i/>
          <w:iCs/>
          <w:noProof/>
        </w:rPr>
        <w:t>Psychonomic Bulletin and Review</w:t>
      </w:r>
      <w:r w:rsidRPr="00677C5B">
        <w:rPr>
          <w:rFonts w:cs="Times New Roman"/>
          <w:noProof/>
        </w:rPr>
        <w:t xml:space="preserve">, </w:t>
      </w:r>
      <w:r w:rsidRPr="00677C5B">
        <w:rPr>
          <w:rFonts w:cs="Times New Roman"/>
          <w:i/>
          <w:iCs/>
          <w:noProof/>
        </w:rPr>
        <w:t>20</w:t>
      </w:r>
      <w:r w:rsidRPr="00677C5B">
        <w:rPr>
          <w:rFonts w:cs="Times New Roman"/>
          <w:noProof/>
        </w:rPr>
        <w:t>(2), 228–242. https://doi.org/10.3758/s13423-012-0359-y</w:t>
      </w:r>
    </w:p>
    <w:p w14:paraId="619F04CA"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Klinger, E. (1978). Modes of Normal Conscious Flow. In K. S. Pope &amp; J. L. Singer (Eds.), </w:t>
      </w:r>
      <w:r w:rsidRPr="00677C5B">
        <w:rPr>
          <w:rFonts w:cs="Times New Roman"/>
          <w:i/>
          <w:iCs/>
          <w:noProof/>
        </w:rPr>
        <w:t xml:space="preserve">The </w:t>
      </w:r>
      <w:r w:rsidRPr="00677C5B">
        <w:rPr>
          <w:rFonts w:cs="Times New Roman"/>
          <w:i/>
          <w:iCs/>
          <w:noProof/>
        </w:rPr>
        <w:lastRenderedPageBreak/>
        <w:t>Stream of Consciousness: Scientific Investigations into the Flow of Human Experience</w:t>
      </w:r>
      <w:r w:rsidRPr="00677C5B">
        <w:rPr>
          <w:rFonts w:cs="Times New Roman"/>
          <w:noProof/>
        </w:rPr>
        <w:t xml:space="preserve"> (pp. 225–258). Boston, MA: Springer US. https://doi.org/10.1007/978-1-4684-2466-9_9</w:t>
      </w:r>
    </w:p>
    <w:p w14:paraId="2C87971F"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Koster, E. H. W., &amp; Bernstein, A. (2015). Introduction to the special issue on Cognitive bias modification: Taking a step back to move forward? </w:t>
      </w:r>
      <w:r w:rsidRPr="00677C5B">
        <w:rPr>
          <w:rFonts w:cs="Times New Roman"/>
          <w:i/>
          <w:iCs/>
          <w:noProof/>
        </w:rPr>
        <w:t>Journal of Behavior Therapy and Experimental Psychiatry</w:t>
      </w:r>
      <w:r w:rsidRPr="00677C5B">
        <w:rPr>
          <w:rFonts w:cs="Times New Roman"/>
          <w:noProof/>
        </w:rPr>
        <w:t xml:space="preserve">, </w:t>
      </w:r>
      <w:r w:rsidRPr="00677C5B">
        <w:rPr>
          <w:rFonts w:cs="Times New Roman"/>
          <w:i/>
          <w:iCs/>
          <w:noProof/>
        </w:rPr>
        <w:t>49</w:t>
      </w:r>
      <w:r w:rsidRPr="00677C5B">
        <w:rPr>
          <w:rFonts w:cs="Times New Roman"/>
          <w:noProof/>
        </w:rPr>
        <w:t>, 1–4. https://doi.org/10.1016/j.jbtep.2015.05.006</w:t>
      </w:r>
    </w:p>
    <w:p w14:paraId="68BD3CA7"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Koster, E. H. W., De Lissnyder, E., Derakshan, N., &amp; De Raedt, R. (2011). Understanding depressive rumination from a cognitive science perspective: The impaired disengagement hypothesis. </w:t>
      </w:r>
      <w:r w:rsidRPr="00677C5B">
        <w:rPr>
          <w:rFonts w:cs="Times New Roman"/>
          <w:i/>
          <w:iCs/>
          <w:noProof/>
        </w:rPr>
        <w:t>Clinical Psychology Review</w:t>
      </w:r>
      <w:r w:rsidRPr="00677C5B">
        <w:rPr>
          <w:rFonts w:cs="Times New Roman"/>
          <w:noProof/>
        </w:rPr>
        <w:t xml:space="preserve">, </w:t>
      </w:r>
      <w:r w:rsidRPr="00677C5B">
        <w:rPr>
          <w:rFonts w:cs="Times New Roman"/>
          <w:i/>
          <w:iCs/>
          <w:noProof/>
        </w:rPr>
        <w:t>31</w:t>
      </w:r>
      <w:r w:rsidRPr="00677C5B">
        <w:rPr>
          <w:rFonts w:cs="Times New Roman"/>
          <w:noProof/>
        </w:rPr>
        <w:t>(1), 138–145. https://doi.org/10.1016/j.cpr.2010.08.005</w:t>
      </w:r>
    </w:p>
    <w:p w14:paraId="3ECCBBF1"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Kruijt, A. W., Field, A. P., &amp; Fox, E. (2016). Capturing dynamics of biased attention: Are new attention variability measures the way forward. </w:t>
      </w:r>
      <w:r w:rsidRPr="00677C5B">
        <w:rPr>
          <w:rFonts w:cs="Times New Roman"/>
          <w:i/>
          <w:iCs/>
          <w:noProof/>
        </w:rPr>
        <w:t>PLoS ONE</w:t>
      </w:r>
      <w:r w:rsidRPr="00677C5B">
        <w:rPr>
          <w:rFonts w:cs="Times New Roman"/>
          <w:noProof/>
        </w:rPr>
        <w:t xml:space="preserve">, </w:t>
      </w:r>
      <w:r w:rsidRPr="00677C5B">
        <w:rPr>
          <w:rFonts w:cs="Times New Roman"/>
          <w:i/>
          <w:iCs/>
          <w:noProof/>
        </w:rPr>
        <w:t>11</w:t>
      </w:r>
      <w:r w:rsidRPr="00677C5B">
        <w:rPr>
          <w:rFonts w:cs="Times New Roman"/>
          <w:noProof/>
        </w:rPr>
        <w:t>(11), 1–22. https://doi.org/10.1371/journal.pone.0166600</w:t>
      </w:r>
    </w:p>
    <w:p w14:paraId="4F52EE42"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Lang, P. J. (1995). The emotion probe: Studies of motivation and attention. </w:t>
      </w:r>
      <w:r w:rsidRPr="00677C5B">
        <w:rPr>
          <w:rFonts w:cs="Times New Roman"/>
          <w:i/>
          <w:iCs/>
          <w:noProof/>
        </w:rPr>
        <w:t>American Psychologist</w:t>
      </w:r>
      <w:r w:rsidRPr="00677C5B">
        <w:rPr>
          <w:rFonts w:cs="Times New Roman"/>
          <w:noProof/>
        </w:rPr>
        <w:t>. US: American Psychological Association. https://doi.org/10.1037/0003-066X.50.5.372</w:t>
      </w:r>
    </w:p>
    <w:p w14:paraId="3B8B2E6C"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Lang, P. J., Bradley, M. M., &amp; Cuthbert, B. N. (1990). Emotion, attention, and the startle reflex. </w:t>
      </w:r>
      <w:r w:rsidRPr="00677C5B">
        <w:rPr>
          <w:rFonts w:cs="Times New Roman"/>
          <w:i/>
          <w:iCs/>
          <w:noProof/>
        </w:rPr>
        <w:t>Psychological Review</w:t>
      </w:r>
      <w:r w:rsidRPr="00677C5B">
        <w:rPr>
          <w:rFonts w:cs="Times New Roman"/>
          <w:noProof/>
        </w:rPr>
        <w:t>. US: American Psychological Association. https://doi.org/10.1037/0033-295X.97.3.377</w:t>
      </w:r>
    </w:p>
    <w:p w14:paraId="6580B3E8"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LeMoult, J., &amp; Gotlib, I. H. (2018). Depression: A cognitive perspective. </w:t>
      </w:r>
      <w:r w:rsidRPr="00677C5B">
        <w:rPr>
          <w:rFonts w:cs="Times New Roman"/>
          <w:i/>
          <w:iCs/>
          <w:noProof/>
        </w:rPr>
        <w:t>Clinical Psychology Review</w:t>
      </w:r>
      <w:r w:rsidRPr="00677C5B">
        <w:rPr>
          <w:rFonts w:cs="Times New Roman"/>
          <w:noProof/>
        </w:rPr>
        <w:t>, #pagerange#. https://doi.org/10.1016/j.cpr.2018.06.008</w:t>
      </w:r>
    </w:p>
    <w:p w14:paraId="1582C0D9"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Lutz, A., Slagter, H. A., Dunne, J. D., &amp; Davidson, R. J. (2008). Attention regulation and monitoring in meditation. </w:t>
      </w:r>
      <w:r w:rsidRPr="00677C5B">
        <w:rPr>
          <w:rFonts w:cs="Times New Roman"/>
          <w:i/>
          <w:iCs/>
          <w:noProof/>
        </w:rPr>
        <w:t>Trends in Cognitive Sciences</w:t>
      </w:r>
      <w:r w:rsidRPr="00677C5B">
        <w:rPr>
          <w:rFonts w:cs="Times New Roman"/>
          <w:noProof/>
        </w:rPr>
        <w:t xml:space="preserve">, </w:t>
      </w:r>
      <w:r w:rsidRPr="00677C5B">
        <w:rPr>
          <w:rFonts w:cs="Times New Roman"/>
          <w:i/>
          <w:iCs/>
          <w:noProof/>
        </w:rPr>
        <w:t>12</w:t>
      </w:r>
      <w:r w:rsidRPr="00677C5B">
        <w:rPr>
          <w:rFonts w:cs="Times New Roman"/>
          <w:noProof/>
        </w:rPr>
        <w:t>(4), 163–169. https://doi.org/10.1016/j.tics.2008.01.005</w:t>
      </w:r>
    </w:p>
    <w:p w14:paraId="542CF815"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Mansell, W., Clark, D. M., &amp; Ehlers, A. (2003). Internal versus external attention in social anxiety: an investigation using a novel paradigm. </w:t>
      </w:r>
      <w:r w:rsidRPr="00677C5B">
        <w:rPr>
          <w:rFonts w:cs="Times New Roman"/>
          <w:i/>
          <w:iCs/>
          <w:noProof/>
        </w:rPr>
        <w:t>Behaviour Research and Therapy</w:t>
      </w:r>
      <w:r w:rsidRPr="00677C5B">
        <w:rPr>
          <w:rFonts w:cs="Times New Roman"/>
          <w:noProof/>
        </w:rPr>
        <w:t xml:space="preserve">, </w:t>
      </w:r>
      <w:r w:rsidRPr="00677C5B">
        <w:rPr>
          <w:rFonts w:cs="Times New Roman"/>
          <w:i/>
          <w:iCs/>
          <w:noProof/>
        </w:rPr>
        <w:t>41</w:t>
      </w:r>
      <w:r w:rsidRPr="00677C5B">
        <w:rPr>
          <w:rFonts w:cs="Times New Roman"/>
          <w:noProof/>
        </w:rPr>
        <w:t xml:space="preserve">(5), </w:t>
      </w:r>
      <w:r w:rsidRPr="00677C5B">
        <w:rPr>
          <w:rFonts w:cs="Times New Roman"/>
          <w:noProof/>
        </w:rPr>
        <w:lastRenderedPageBreak/>
        <w:t>555–572. https://doi.org/10.1016/S0005-7967(02)00029-3</w:t>
      </w:r>
    </w:p>
    <w:p w14:paraId="5C3620C2"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Marchetti, I., Koster, E. H. W., Klinger, E., &amp; Alloy, L. B. (2016). Spontaneous thought and vulnerability to mood disorders: The dark side of the wandering mind. </w:t>
      </w:r>
      <w:r w:rsidRPr="00677C5B">
        <w:rPr>
          <w:rFonts w:cs="Times New Roman"/>
          <w:i/>
          <w:iCs/>
          <w:noProof/>
        </w:rPr>
        <w:t>Clinical Psychological Science</w:t>
      </w:r>
      <w:r w:rsidRPr="00677C5B">
        <w:rPr>
          <w:rFonts w:cs="Times New Roman"/>
          <w:noProof/>
        </w:rPr>
        <w:t xml:space="preserve">, </w:t>
      </w:r>
      <w:r w:rsidRPr="00677C5B">
        <w:rPr>
          <w:rFonts w:cs="Times New Roman"/>
          <w:i/>
          <w:iCs/>
          <w:noProof/>
        </w:rPr>
        <w:t>4</w:t>
      </w:r>
      <w:r w:rsidRPr="00677C5B">
        <w:rPr>
          <w:rFonts w:cs="Times New Roman"/>
          <w:noProof/>
        </w:rPr>
        <w:t>(5), 835–857. https://doi.org/10.1177/2167702615622383</w:t>
      </w:r>
    </w:p>
    <w:p w14:paraId="2393983B"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Mathews, A., &amp; MacLeod, C. (1994). Cognitive Approaches to Emotion and Emotional Disorders. </w:t>
      </w:r>
      <w:r w:rsidRPr="00677C5B">
        <w:rPr>
          <w:rFonts w:cs="Times New Roman"/>
          <w:i/>
          <w:iCs/>
          <w:noProof/>
        </w:rPr>
        <w:t>Annual Review of Psychology</w:t>
      </w:r>
      <w:r w:rsidRPr="00677C5B">
        <w:rPr>
          <w:rFonts w:cs="Times New Roman"/>
          <w:noProof/>
        </w:rPr>
        <w:t xml:space="preserve">, </w:t>
      </w:r>
      <w:r w:rsidRPr="00677C5B">
        <w:rPr>
          <w:rFonts w:cs="Times New Roman"/>
          <w:i/>
          <w:iCs/>
          <w:noProof/>
        </w:rPr>
        <w:t>45</w:t>
      </w:r>
      <w:r w:rsidRPr="00677C5B">
        <w:rPr>
          <w:rFonts w:cs="Times New Roman"/>
          <w:noProof/>
        </w:rPr>
        <w:t>(1), 25–50. https://doi.org/10.1146/annurev.ps.45.020194.000325</w:t>
      </w:r>
    </w:p>
    <w:p w14:paraId="7043DC88"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McNally, R. J. (2018). Attentional bias for threat: Crisis or opportunity? </w:t>
      </w:r>
      <w:r w:rsidRPr="00677C5B">
        <w:rPr>
          <w:rFonts w:cs="Times New Roman"/>
          <w:i/>
          <w:iCs/>
          <w:noProof/>
        </w:rPr>
        <w:t>Clinical Psychology Review</w:t>
      </w:r>
      <w:r w:rsidRPr="00677C5B">
        <w:rPr>
          <w:rFonts w:cs="Times New Roman"/>
          <w:noProof/>
        </w:rPr>
        <w:t>. https://doi.org/10.1016/J.CPR.2018.05.005</w:t>
      </w:r>
    </w:p>
    <w:p w14:paraId="76704A15"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McVay, J. C., &amp; Kane, M. J. (2013). Dispatching the wandering mind? Toward a laboratory method for cuing “spontaneous” off-task thought. </w:t>
      </w:r>
      <w:r w:rsidRPr="00677C5B">
        <w:rPr>
          <w:rFonts w:cs="Times New Roman"/>
          <w:i/>
          <w:iCs/>
          <w:noProof/>
        </w:rPr>
        <w:t>Frontiers in Psychology</w:t>
      </w:r>
      <w:r w:rsidRPr="00677C5B">
        <w:rPr>
          <w:rFonts w:cs="Times New Roman"/>
          <w:noProof/>
        </w:rPr>
        <w:t xml:space="preserve">, </w:t>
      </w:r>
      <w:r w:rsidRPr="00677C5B">
        <w:rPr>
          <w:rFonts w:cs="Times New Roman"/>
          <w:i/>
          <w:iCs/>
          <w:noProof/>
        </w:rPr>
        <w:t>4</w:t>
      </w:r>
      <w:r w:rsidRPr="00677C5B">
        <w:rPr>
          <w:rFonts w:cs="Times New Roman"/>
          <w:noProof/>
        </w:rPr>
        <w:t>(SEP), 1–16. https://doi.org/10.3389/fpsyg.2013.00570</w:t>
      </w:r>
    </w:p>
    <w:p w14:paraId="4CD7116C"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Menon, V., &amp; Uddin, L. Q. (2010). Saliency, switching, attention and control: a network model of insula function. </w:t>
      </w:r>
      <w:r w:rsidRPr="00677C5B">
        <w:rPr>
          <w:rFonts w:cs="Times New Roman"/>
          <w:i/>
          <w:iCs/>
          <w:noProof/>
        </w:rPr>
        <w:t>Brain Structure &amp; Function</w:t>
      </w:r>
      <w:r w:rsidRPr="00677C5B">
        <w:rPr>
          <w:rFonts w:cs="Times New Roman"/>
          <w:noProof/>
        </w:rPr>
        <w:t xml:space="preserve">, </w:t>
      </w:r>
      <w:r w:rsidRPr="00677C5B">
        <w:rPr>
          <w:rFonts w:cs="Times New Roman"/>
          <w:i/>
          <w:iCs/>
          <w:noProof/>
        </w:rPr>
        <w:t>214</w:t>
      </w:r>
      <w:r w:rsidRPr="00677C5B">
        <w:rPr>
          <w:rFonts w:cs="Times New Roman"/>
          <w:noProof/>
        </w:rPr>
        <w:t>(5–6), 655–667. https://doi.org/10.1007/s00429-010-0262-0</w:t>
      </w:r>
    </w:p>
    <w:p w14:paraId="71C43792"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Meyer, T. J., Miller, M. L., Metzger, R. L., &amp; Borkovec, T. D. (1990). Development and Validation of the Penn State Worry Questionnaire. </w:t>
      </w:r>
      <w:r w:rsidRPr="00677C5B">
        <w:rPr>
          <w:rFonts w:cs="Times New Roman"/>
          <w:i/>
          <w:iCs/>
          <w:noProof/>
        </w:rPr>
        <w:t>Behaviour Research and Therapy</w:t>
      </w:r>
      <w:r w:rsidRPr="00677C5B">
        <w:rPr>
          <w:rFonts w:cs="Times New Roman"/>
          <w:noProof/>
        </w:rPr>
        <w:t xml:space="preserve">, </w:t>
      </w:r>
      <w:r w:rsidRPr="00677C5B">
        <w:rPr>
          <w:rFonts w:cs="Times New Roman"/>
          <w:i/>
          <w:iCs/>
          <w:noProof/>
        </w:rPr>
        <w:t>28</w:t>
      </w:r>
      <w:r w:rsidRPr="00677C5B">
        <w:rPr>
          <w:rFonts w:cs="Times New Roman"/>
          <w:noProof/>
        </w:rPr>
        <w:t>(6), 487–495. https://doi.org/10.1016/0005-7967(90)90135-6</w:t>
      </w:r>
    </w:p>
    <w:p w14:paraId="0F94C5FE"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Mogg, K., &amp; Bradley, B. P. (2018). Anxiety and Threat-Related Attention: Cognitive-Motivational Framework and Treatment. </w:t>
      </w:r>
      <w:r w:rsidRPr="00677C5B">
        <w:rPr>
          <w:rFonts w:cs="Times New Roman"/>
          <w:i/>
          <w:iCs/>
          <w:noProof/>
        </w:rPr>
        <w:t>Trends in Cognitive Sciences</w:t>
      </w:r>
      <w:r w:rsidRPr="00677C5B">
        <w:rPr>
          <w:rFonts w:cs="Times New Roman"/>
          <w:noProof/>
        </w:rPr>
        <w:t xml:space="preserve">, </w:t>
      </w:r>
      <w:r w:rsidRPr="00677C5B">
        <w:rPr>
          <w:rFonts w:cs="Times New Roman"/>
          <w:i/>
          <w:iCs/>
          <w:noProof/>
        </w:rPr>
        <w:t>22</w:t>
      </w:r>
      <w:r w:rsidRPr="00677C5B">
        <w:rPr>
          <w:rFonts w:cs="Times New Roman"/>
          <w:noProof/>
        </w:rPr>
        <w:t>(3), 225–240. https://doi.org/10.1016/j.tics.2018.01.001</w:t>
      </w:r>
    </w:p>
    <w:p w14:paraId="597C4EC1"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Moran, T. P. (2016). Anxiety and working memory capacity: A meta-analysis and narrative review. </w:t>
      </w:r>
      <w:r w:rsidRPr="00677C5B">
        <w:rPr>
          <w:rFonts w:cs="Times New Roman"/>
          <w:i/>
          <w:iCs/>
          <w:noProof/>
        </w:rPr>
        <w:t>Psychological Bulletin</w:t>
      </w:r>
      <w:r w:rsidRPr="00677C5B">
        <w:rPr>
          <w:rFonts w:cs="Times New Roman"/>
          <w:noProof/>
        </w:rPr>
        <w:t xml:space="preserve">. Moran, Tim P.: School of Psychology, Georgia Institute of Technology, 654 Cherry Street, Atlanta, GA, US, 30322, timothy.moran@psych.gatech.edu: American Psychological Association. </w:t>
      </w:r>
      <w:r w:rsidRPr="00677C5B">
        <w:rPr>
          <w:rFonts w:cs="Times New Roman"/>
          <w:noProof/>
        </w:rPr>
        <w:lastRenderedPageBreak/>
        <w:t>https://doi.org/10.1037/bul0000051</w:t>
      </w:r>
    </w:p>
    <w:p w14:paraId="10E625C5"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Nakamura, K., Kawashima, R., Sugiura, M., Kato, T., Nakamura, A., Hatano, K., … Kojima, S. (2001). Neural substrates for recognition of familiar voices: a PET study. </w:t>
      </w:r>
      <w:r w:rsidRPr="00677C5B">
        <w:rPr>
          <w:rFonts w:cs="Times New Roman"/>
          <w:i/>
          <w:iCs/>
          <w:noProof/>
        </w:rPr>
        <w:t>Neuropsychologia</w:t>
      </w:r>
      <w:r w:rsidRPr="00677C5B">
        <w:rPr>
          <w:rFonts w:cs="Times New Roman"/>
          <w:noProof/>
        </w:rPr>
        <w:t xml:space="preserve">, </w:t>
      </w:r>
      <w:r w:rsidRPr="00677C5B">
        <w:rPr>
          <w:rFonts w:cs="Times New Roman"/>
          <w:i/>
          <w:iCs/>
          <w:noProof/>
        </w:rPr>
        <w:t>39</w:t>
      </w:r>
      <w:r w:rsidRPr="00677C5B">
        <w:rPr>
          <w:rFonts w:cs="Times New Roman"/>
          <w:noProof/>
        </w:rPr>
        <w:t>(10), 1047–1054. https://doi.org/10.1016/S0028-3932(01)00037-9</w:t>
      </w:r>
    </w:p>
    <w:p w14:paraId="6843C05E"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Nalborczyk, L., Perrone-Bertolotti, M., Baeyens, C., Grandchamp, R., Polosan, M., Spinelli, E., … Lœvenbruck, H. (2017). Orofacial electromyographic correlates of induced verbal rumination. </w:t>
      </w:r>
      <w:r w:rsidRPr="00677C5B">
        <w:rPr>
          <w:rFonts w:cs="Times New Roman"/>
          <w:i/>
          <w:iCs/>
          <w:noProof/>
        </w:rPr>
        <w:t>Biological Psychology</w:t>
      </w:r>
      <w:r w:rsidRPr="00677C5B">
        <w:rPr>
          <w:rFonts w:cs="Times New Roman"/>
          <w:noProof/>
        </w:rPr>
        <w:t xml:space="preserve">, </w:t>
      </w:r>
      <w:r w:rsidRPr="00677C5B">
        <w:rPr>
          <w:rFonts w:cs="Times New Roman"/>
          <w:i/>
          <w:iCs/>
          <w:noProof/>
        </w:rPr>
        <w:t>127</w:t>
      </w:r>
      <w:r w:rsidRPr="00677C5B">
        <w:rPr>
          <w:rFonts w:cs="Times New Roman"/>
          <w:noProof/>
        </w:rPr>
        <w:t>, 53–63. https://doi.org/https://doi.org/10.1016/j.biopsycho.2017.04.013</w:t>
      </w:r>
    </w:p>
    <w:p w14:paraId="0A37D322"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Neisser, U. (1976). Cognition and reality. Principles and implication of cognitive psychology. </w:t>
      </w:r>
      <w:r w:rsidRPr="00677C5B">
        <w:rPr>
          <w:rFonts w:cs="Times New Roman"/>
          <w:i/>
          <w:iCs/>
          <w:noProof/>
        </w:rPr>
        <w:t>San Francisko: WH Freeman and Company</w:t>
      </w:r>
      <w:r w:rsidRPr="00677C5B">
        <w:rPr>
          <w:rFonts w:cs="Times New Roman"/>
          <w:noProof/>
        </w:rPr>
        <w:t>.</w:t>
      </w:r>
    </w:p>
    <w:p w14:paraId="1AAB71EE"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Nolen-Hoeksema, S, &amp; Morrow, J. (1991). A prospective study of depression and distress following a natural disaster: The 1989 Loma Prieta earthquake. </w:t>
      </w:r>
      <w:r w:rsidRPr="00677C5B">
        <w:rPr>
          <w:rFonts w:cs="Times New Roman"/>
          <w:i/>
          <w:iCs/>
          <w:noProof/>
        </w:rPr>
        <w:t>Journal of Personality and Social Psychology</w:t>
      </w:r>
      <w:r w:rsidRPr="00677C5B">
        <w:rPr>
          <w:rFonts w:cs="Times New Roman"/>
          <w:noProof/>
        </w:rPr>
        <w:t xml:space="preserve">, </w:t>
      </w:r>
      <w:r w:rsidRPr="00677C5B">
        <w:rPr>
          <w:rFonts w:cs="Times New Roman"/>
          <w:i/>
          <w:iCs/>
          <w:noProof/>
        </w:rPr>
        <w:t>61</w:t>
      </w:r>
      <w:r w:rsidRPr="00677C5B">
        <w:rPr>
          <w:rFonts w:cs="Times New Roman"/>
          <w:noProof/>
        </w:rPr>
        <w:t>(1), 105–121.</w:t>
      </w:r>
    </w:p>
    <w:p w14:paraId="3E3E823D"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Nolen-Hoeksema, Susan, Wisco, B. E., &amp; Lyubomirsky, S. (2008). Rethinking rumination. </w:t>
      </w:r>
      <w:r w:rsidRPr="00677C5B">
        <w:rPr>
          <w:rFonts w:cs="Times New Roman"/>
          <w:i/>
          <w:iCs/>
          <w:noProof/>
        </w:rPr>
        <w:t>Perspectives on Psychological Science</w:t>
      </w:r>
      <w:r w:rsidRPr="00677C5B">
        <w:rPr>
          <w:rFonts w:cs="Times New Roman"/>
          <w:noProof/>
        </w:rPr>
        <w:t xml:space="preserve">, </w:t>
      </w:r>
      <w:r w:rsidRPr="00677C5B">
        <w:rPr>
          <w:rFonts w:cs="Times New Roman"/>
          <w:i/>
          <w:iCs/>
          <w:noProof/>
        </w:rPr>
        <w:t>3</w:t>
      </w:r>
      <w:r w:rsidRPr="00677C5B">
        <w:rPr>
          <w:rFonts w:cs="Times New Roman"/>
          <w:noProof/>
        </w:rPr>
        <w:t>(5), 400–424. https://doi.org/10.1111/j.1745-6924.2008.00088.x</w:t>
      </w:r>
    </w:p>
    <w:p w14:paraId="7F1742A3"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Parsons, S., Kruijt, A.-W., &amp; Fox, E. (2018). Psychological Science needs a standard practice of reporting the reliability of cognitive behavioural measurements. </w:t>
      </w:r>
      <w:r w:rsidRPr="00677C5B">
        <w:rPr>
          <w:rFonts w:cs="Times New Roman"/>
          <w:i/>
          <w:iCs/>
          <w:noProof/>
        </w:rPr>
        <w:t>PsyArxiv</w:t>
      </w:r>
      <w:r w:rsidRPr="00677C5B">
        <w:rPr>
          <w:rFonts w:cs="Times New Roman"/>
          <w:noProof/>
        </w:rPr>
        <w:t>.</w:t>
      </w:r>
    </w:p>
    <w:p w14:paraId="3A64574F"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Perrone-Bertolotti, M., Rapin, L., Lachaux, J. P., Baciu, M., &amp; Lœvenbruck, H. (2014). What is that little voice inside my head? Inner speech phenomenology, its role in cognitive performance, and its relation to self-monitoring. </w:t>
      </w:r>
      <w:r w:rsidRPr="00677C5B">
        <w:rPr>
          <w:rFonts w:cs="Times New Roman"/>
          <w:i/>
          <w:iCs/>
          <w:noProof/>
        </w:rPr>
        <w:t>Behavioural Brain Research</w:t>
      </w:r>
      <w:r w:rsidRPr="00677C5B">
        <w:rPr>
          <w:rFonts w:cs="Times New Roman"/>
          <w:noProof/>
        </w:rPr>
        <w:t xml:space="preserve">, </w:t>
      </w:r>
      <w:r w:rsidRPr="00677C5B">
        <w:rPr>
          <w:rFonts w:cs="Times New Roman"/>
          <w:i/>
          <w:iCs/>
          <w:noProof/>
        </w:rPr>
        <w:t>261</w:t>
      </w:r>
      <w:r w:rsidRPr="00677C5B">
        <w:rPr>
          <w:rFonts w:cs="Times New Roman"/>
          <w:noProof/>
        </w:rPr>
        <w:t>, 220–239. https://doi.org/10.1016/j.bbr.2013.12.034</w:t>
      </w:r>
    </w:p>
    <w:p w14:paraId="36764159"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Plonsker, R., Gavish Biran, D., Zvielli, A., &amp; Bernstein, A. (2017). Cognitive fusion and emotion differentiation: does getting entangled with our thoughts dysregulate the generation, experience and regulation of emotion? </w:t>
      </w:r>
      <w:r w:rsidRPr="00677C5B">
        <w:rPr>
          <w:rFonts w:cs="Times New Roman"/>
          <w:i/>
          <w:iCs/>
          <w:noProof/>
        </w:rPr>
        <w:t>Cognition and Emotion</w:t>
      </w:r>
      <w:r w:rsidRPr="00677C5B">
        <w:rPr>
          <w:rFonts w:cs="Times New Roman"/>
          <w:noProof/>
        </w:rPr>
        <w:t xml:space="preserve">, </w:t>
      </w:r>
      <w:r w:rsidRPr="00677C5B">
        <w:rPr>
          <w:rFonts w:cs="Times New Roman"/>
          <w:i/>
          <w:iCs/>
          <w:noProof/>
        </w:rPr>
        <w:t>31</w:t>
      </w:r>
      <w:r w:rsidRPr="00677C5B">
        <w:rPr>
          <w:rFonts w:cs="Times New Roman"/>
          <w:noProof/>
        </w:rPr>
        <w:t>(6), 1286–</w:t>
      </w:r>
      <w:r w:rsidRPr="00677C5B">
        <w:rPr>
          <w:rFonts w:cs="Times New Roman"/>
          <w:noProof/>
        </w:rPr>
        <w:lastRenderedPageBreak/>
        <w:t>1293. https://doi.org/10.1080/02699931.2016.1211993</w:t>
      </w:r>
    </w:p>
    <w:p w14:paraId="71B5D064"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Posner, M. I., Snyder, C. R., &amp; Davidson, B. J. (1980). Attention and the detection of signals. </w:t>
      </w:r>
      <w:r w:rsidRPr="00677C5B">
        <w:rPr>
          <w:rFonts w:cs="Times New Roman"/>
          <w:i/>
          <w:iCs/>
          <w:noProof/>
        </w:rPr>
        <w:t>Journal of Experimental Psychology: General</w:t>
      </w:r>
      <w:r w:rsidRPr="00677C5B">
        <w:rPr>
          <w:rFonts w:cs="Times New Roman"/>
          <w:noProof/>
        </w:rPr>
        <w:t xml:space="preserve">, </w:t>
      </w:r>
      <w:r w:rsidRPr="00677C5B">
        <w:rPr>
          <w:rFonts w:cs="Times New Roman"/>
          <w:i/>
          <w:iCs/>
          <w:noProof/>
        </w:rPr>
        <w:t>109</w:t>
      </w:r>
      <w:r w:rsidRPr="00677C5B">
        <w:rPr>
          <w:rFonts w:cs="Times New Roman"/>
          <w:noProof/>
        </w:rPr>
        <w:t>(2), 160–174. https://doi.org/10.1037/0096-3445.109.2.160</w:t>
      </w:r>
    </w:p>
    <w:p w14:paraId="67087D18"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Preacher, K. J., &amp; Hayes, A. F. (2008). Asymptotic and resampling strategies for assessing and comparing indirect effects in multiple mediator models. </w:t>
      </w:r>
      <w:r w:rsidRPr="00677C5B">
        <w:rPr>
          <w:rFonts w:cs="Times New Roman"/>
          <w:i/>
          <w:iCs/>
          <w:noProof/>
        </w:rPr>
        <w:t>Behavior Research Methods</w:t>
      </w:r>
      <w:r w:rsidRPr="00677C5B">
        <w:rPr>
          <w:rFonts w:cs="Times New Roman"/>
          <w:noProof/>
        </w:rPr>
        <w:t xml:space="preserve">, </w:t>
      </w:r>
      <w:r w:rsidRPr="00677C5B">
        <w:rPr>
          <w:rFonts w:cs="Times New Roman"/>
          <w:i/>
          <w:iCs/>
          <w:noProof/>
        </w:rPr>
        <w:t>40</w:t>
      </w:r>
      <w:r w:rsidRPr="00677C5B">
        <w:rPr>
          <w:rFonts w:cs="Times New Roman"/>
          <w:noProof/>
        </w:rPr>
        <w:t>(3), 879–891. https://doi.org/10.3758/BRM.40.3.879</w:t>
      </w:r>
    </w:p>
    <w:p w14:paraId="4BB3E9CB"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Price, R. B., Kuckertz, J. M., Siegle, G. J., Ladouceur, C. D., Silk, J. S., Ryan, N. D., … Amir, N. (2015). Empirical recommendations for improving the stability of the dot-probe task in clinical research. </w:t>
      </w:r>
      <w:r w:rsidRPr="00677C5B">
        <w:rPr>
          <w:rFonts w:cs="Times New Roman"/>
          <w:i/>
          <w:iCs/>
          <w:noProof/>
        </w:rPr>
        <w:t>Psychological Assessment</w:t>
      </w:r>
      <w:r w:rsidRPr="00677C5B">
        <w:rPr>
          <w:rFonts w:cs="Times New Roman"/>
          <w:noProof/>
        </w:rPr>
        <w:t xml:space="preserve">, </w:t>
      </w:r>
      <w:r w:rsidRPr="00677C5B">
        <w:rPr>
          <w:rFonts w:cs="Times New Roman"/>
          <w:i/>
          <w:iCs/>
          <w:noProof/>
        </w:rPr>
        <w:t>27</w:t>
      </w:r>
      <w:r w:rsidRPr="00677C5B">
        <w:rPr>
          <w:rFonts w:cs="Times New Roman"/>
          <w:noProof/>
        </w:rPr>
        <w:t>(2), 365–376. https://doi.org/10.1037/pas0000036</w:t>
      </w:r>
    </w:p>
    <w:p w14:paraId="501CF60C"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Raichle, M. E., MacLeod, A. M., Snyder, A. Z., Powers, W. J., Gusnard, D. A., &amp; Shulman, G. L. (2001). A default mode of brain function. </w:t>
      </w:r>
      <w:r w:rsidRPr="00677C5B">
        <w:rPr>
          <w:rFonts w:cs="Times New Roman"/>
          <w:i/>
          <w:iCs/>
          <w:noProof/>
        </w:rPr>
        <w:t>Proceedings of the National Academy of Sciences</w:t>
      </w:r>
      <w:r w:rsidRPr="00677C5B">
        <w:rPr>
          <w:rFonts w:cs="Times New Roman"/>
          <w:noProof/>
        </w:rPr>
        <w:t xml:space="preserve">, </w:t>
      </w:r>
      <w:r w:rsidRPr="00677C5B">
        <w:rPr>
          <w:rFonts w:cs="Times New Roman"/>
          <w:i/>
          <w:iCs/>
          <w:noProof/>
        </w:rPr>
        <w:t>98</w:t>
      </w:r>
      <w:r w:rsidRPr="00677C5B">
        <w:rPr>
          <w:rFonts w:cs="Times New Roman"/>
          <w:noProof/>
        </w:rPr>
        <w:t>(2), 676 LP – 682. https://doi.org/10.1073/pnas.98.2.676</w:t>
      </w:r>
    </w:p>
    <w:p w14:paraId="02181A62"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Rodebaugh, T. L., Scullin, R. B., Langer, J. K., Dixon, D. J., Huppert, J. D., Bernstein, A., … Lenze, E. J. (2016). Unreliability as a threat to understanding psychopathology: The cautionary tale of attentional bias.[Erratum appears in J Abnorm Psychol. 2016 Oct;125(7):878; PMID: 27583767]. </w:t>
      </w:r>
      <w:r w:rsidRPr="00677C5B">
        <w:rPr>
          <w:rFonts w:cs="Times New Roman"/>
          <w:i/>
          <w:iCs/>
          <w:noProof/>
        </w:rPr>
        <w:t>Journal of Abnormal Psychology</w:t>
      </w:r>
      <w:r w:rsidRPr="00677C5B">
        <w:rPr>
          <w:rFonts w:cs="Times New Roman"/>
          <w:noProof/>
        </w:rPr>
        <w:t xml:space="preserve">, </w:t>
      </w:r>
      <w:r w:rsidRPr="00677C5B">
        <w:rPr>
          <w:rFonts w:cs="Times New Roman"/>
          <w:i/>
          <w:iCs/>
          <w:noProof/>
        </w:rPr>
        <w:t>125</w:t>
      </w:r>
      <w:r w:rsidRPr="00677C5B">
        <w:rPr>
          <w:rFonts w:cs="Times New Roman"/>
          <w:noProof/>
        </w:rPr>
        <w:t>(6), 840–851.</w:t>
      </w:r>
    </w:p>
    <w:p w14:paraId="71B8C3EB"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Schoemann, A. M., Boulton, A. J., &amp; Short, S. D. (2017). Determining Power and Sample Size for Simple and Complex Mediation Models. </w:t>
      </w:r>
      <w:r w:rsidRPr="00677C5B">
        <w:rPr>
          <w:rFonts w:cs="Times New Roman"/>
          <w:i/>
          <w:iCs/>
          <w:noProof/>
        </w:rPr>
        <w:t>Social Psychological and Personality Science</w:t>
      </w:r>
      <w:r w:rsidRPr="00677C5B">
        <w:rPr>
          <w:rFonts w:cs="Times New Roman"/>
          <w:noProof/>
        </w:rPr>
        <w:t xml:space="preserve">, </w:t>
      </w:r>
      <w:r w:rsidRPr="00677C5B">
        <w:rPr>
          <w:rFonts w:cs="Times New Roman"/>
          <w:i/>
          <w:iCs/>
          <w:noProof/>
        </w:rPr>
        <w:t>8</w:t>
      </w:r>
      <w:r w:rsidRPr="00677C5B">
        <w:rPr>
          <w:rFonts w:cs="Times New Roman"/>
          <w:noProof/>
        </w:rPr>
        <w:t>(4), 379–386. https://doi.org/10.1177/1948550617715068</w:t>
      </w:r>
    </w:p>
    <w:p w14:paraId="5840EF8E"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Shapero, B. G., Greenberg, J., Mischoulon, D., Pedrelli, P., Meade, K., &amp; Lazar, S. W. (2018). Mindfulness-Based Cognitive Therapy Improves Cognitive Functioning and Flexibility Among Individuals with Elevated Depressive Symptoms. </w:t>
      </w:r>
      <w:r w:rsidRPr="00677C5B">
        <w:rPr>
          <w:rFonts w:cs="Times New Roman"/>
          <w:i/>
          <w:iCs/>
          <w:noProof/>
        </w:rPr>
        <w:t>Mindfulness</w:t>
      </w:r>
      <w:r w:rsidRPr="00677C5B">
        <w:rPr>
          <w:rFonts w:cs="Times New Roman"/>
          <w:noProof/>
        </w:rPr>
        <w:t xml:space="preserve">, </w:t>
      </w:r>
      <w:r w:rsidRPr="00677C5B">
        <w:rPr>
          <w:rFonts w:cs="Times New Roman"/>
          <w:i/>
          <w:iCs/>
          <w:noProof/>
        </w:rPr>
        <w:t>9</w:t>
      </w:r>
      <w:r w:rsidRPr="00677C5B">
        <w:rPr>
          <w:rFonts w:cs="Times New Roman"/>
          <w:noProof/>
        </w:rPr>
        <w:t>(5), 1457–1469. https://doi.org/10.1007/s12671-018-0889-0</w:t>
      </w:r>
    </w:p>
    <w:p w14:paraId="4E32FB9E"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lastRenderedPageBreak/>
        <w:t xml:space="preserve">Sheline, Y. I., Barch, D. M., Price, J. L., Rundle, M. M., Vaishnavi, S. N., Snyder, A. Z., … Raichle, M. E. (2009). The default mode network and self-referential processes in depression. </w:t>
      </w:r>
      <w:r w:rsidRPr="00677C5B">
        <w:rPr>
          <w:rFonts w:cs="Times New Roman"/>
          <w:i/>
          <w:iCs/>
          <w:noProof/>
        </w:rPr>
        <w:t>Proceedings of the National Academy of Sciences</w:t>
      </w:r>
      <w:r w:rsidRPr="00677C5B">
        <w:rPr>
          <w:rFonts w:cs="Times New Roman"/>
          <w:noProof/>
        </w:rPr>
        <w:t xml:space="preserve">, </w:t>
      </w:r>
      <w:r w:rsidRPr="00677C5B">
        <w:rPr>
          <w:rFonts w:cs="Times New Roman"/>
          <w:i/>
          <w:iCs/>
          <w:noProof/>
        </w:rPr>
        <w:t>106</w:t>
      </w:r>
      <w:r w:rsidRPr="00677C5B">
        <w:rPr>
          <w:rFonts w:cs="Times New Roman"/>
          <w:noProof/>
        </w:rPr>
        <w:t>(6), 1942 LP – 1947. https://doi.org/10.1073/pnas.0812686106</w:t>
      </w:r>
    </w:p>
    <w:p w14:paraId="14EBBEDB"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Shuster, L. I., &amp; Durrant, J. D. (2003). Toward a better understanding of the perception of self-produced speech. </w:t>
      </w:r>
      <w:r w:rsidRPr="00677C5B">
        <w:rPr>
          <w:rFonts w:cs="Times New Roman"/>
          <w:i/>
          <w:iCs/>
          <w:noProof/>
        </w:rPr>
        <w:t>Journal of Communication Disorders</w:t>
      </w:r>
      <w:r w:rsidRPr="00677C5B">
        <w:rPr>
          <w:rFonts w:cs="Times New Roman"/>
          <w:noProof/>
        </w:rPr>
        <w:t xml:space="preserve">, </w:t>
      </w:r>
      <w:r w:rsidRPr="00677C5B">
        <w:rPr>
          <w:rFonts w:cs="Times New Roman"/>
          <w:i/>
          <w:iCs/>
          <w:noProof/>
        </w:rPr>
        <w:t>36</w:t>
      </w:r>
      <w:r w:rsidRPr="00677C5B">
        <w:rPr>
          <w:rFonts w:cs="Times New Roman"/>
          <w:noProof/>
        </w:rPr>
        <w:t>(1), 1–11. https://doi.org/10.1016/S0021-9924(02)00132-6</w:t>
      </w:r>
    </w:p>
    <w:p w14:paraId="3305A4F6"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Smallwood, J., &amp; Schooler, J. (2015). The Science of Mind Wandering: Empirically Navigating the Stream of Consciousness. </w:t>
      </w:r>
      <w:r w:rsidRPr="00677C5B">
        <w:rPr>
          <w:rFonts w:cs="Times New Roman"/>
          <w:i/>
          <w:iCs/>
          <w:noProof/>
        </w:rPr>
        <w:t>Ssrn</w:t>
      </w:r>
      <w:r w:rsidRPr="00677C5B">
        <w:rPr>
          <w:rFonts w:cs="Times New Roman"/>
          <w:noProof/>
        </w:rPr>
        <w:t>. https://doi.org/10.1146/annurev-psych-010814-015331</w:t>
      </w:r>
    </w:p>
    <w:p w14:paraId="7A963D31"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Spitzer, R. L., Kroenke, K., &amp; Williams, J. B. (1999). Validation and Utility of a Self-report Version of PRIME-MD. </w:t>
      </w:r>
      <w:r w:rsidRPr="00677C5B">
        <w:rPr>
          <w:rFonts w:cs="Times New Roman"/>
          <w:i/>
          <w:iCs/>
          <w:noProof/>
        </w:rPr>
        <w:t>Jama</w:t>
      </w:r>
      <w:r w:rsidRPr="00677C5B">
        <w:rPr>
          <w:rFonts w:cs="Times New Roman"/>
          <w:noProof/>
        </w:rPr>
        <w:t xml:space="preserve">, </w:t>
      </w:r>
      <w:r w:rsidRPr="00677C5B">
        <w:rPr>
          <w:rFonts w:cs="Times New Roman"/>
          <w:i/>
          <w:iCs/>
          <w:noProof/>
        </w:rPr>
        <w:t>282</w:t>
      </w:r>
      <w:r w:rsidRPr="00677C5B">
        <w:rPr>
          <w:rFonts w:cs="Times New Roman"/>
          <w:noProof/>
        </w:rPr>
        <w:t>(18), 1737–1744. https://doi.org/10.1001/jama.282.18.1737</w:t>
      </w:r>
    </w:p>
    <w:p w14:paraId="70B67A1B"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Stopa, L., &amp; Clark, D. M. (1993). Cognitive processes in social phobia. </w:t>
      </w:r>
      <w:r w:rsidRPr="00677C5B">
        <w:rPr>
          <w:rFonts w:cs="Times New Roman"/>
          <w:i/>
          <w:iCs/>
          <w:noProof/>
        </w:rPr>
        <w:t>Behaviour Research and Therapy</w:t>
      </w:r>
      <w:r w:rsidRPr="00677C5B">
        <w:rPr>
          <w:rFonts w:cs="Times New Roman"/>
          <w:noProof/>
        </w:rPr>
        <w:t xml:space="preserve">, </w:t>
      </w:r>
      <w:r w:rsidRPr="00677C5B">
        <w:rPr>
          <w:rFonts w:cs="Times New Roman"/>
          <w:i/>
          <w:iCs/>
          <w:noProof/>
        </w:rPr>
        <w:t>31</w:t>
      </w:r>
      <w:r w:rsidRPr="00677C5B">
        <w:rPr>
          <w:rFonts w:cs="Times New Roman"/>
          <w:noProof/>
        </w:rPr>
        <w:t>(3), 255–267. https://doi.org/10.1016/0005-7967(93)90024-O</w:t>
      </w:r>
    </w:p>
    <w:p w14:paraId="23776103"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Sudevan, P., &amp; Taylor, D. A. (1987). The Cuing and Priming of Cognitive Operations. </w:t>
      </w:r>
      <w:r w:rsidRPr="00677C5B">
        <w:rPr>
          <w:rFonts w:cs="Times New Roman"/>
          <w:i/>
          <w:iCs/>
          <w:noProof/>
        </w:rPr>
        <w:t>Journal of Experimental Psychology: Human Perception and Performance</w:t>
      </w:r>
      <w:r w:rsidRPr="00677C5B">
        <w:rPr>
          <w:rFonts w:cs="Times New Roman"/>
          <w:noProof/>
        </w:rPr>
        <w:t xml:space="preserve">, </w:t>
      </w:r>
      <w:r w:rsidRPr="00677C5B">
        <w:rPr>
          <w:rFonts w:cs="Times New Roman"/>
          <w:i/>
          <w:iCs/>
          <w:noProof/>
        </w:rPr>
        <w:t>13</w:t>
      </w:r>
      <w:r w:rsidRPr="00677C5B">
        <w:rPr>
          <w:rFonts w:cs="Times New Roman"/>
          <w:noProof/>
        </w:rPr>
        <w:t>(1), 89–103. https://doi.org/10.1037/0096-1523.13.1.89</w:t>
      </w:r>
    </w:p>
    <w:p w14:paraId="35D165AA"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Tang, Y. Y., Hölzel, B. K., &amp; Posner, M. I. (2015). The neuroscience of mindfulness meditation. </w:t>
      </w:r>
      <w:r w:rsidRPr="00677C5B">
        <w:rPr>
          <w:rFonts w:cs="Times New Roman"/>
          <w:i/>
          <w:iCs/>
          <w:noProof/>
        </w:rPr>
        <w:t>Nature Reviews Neuroscience</w:t>
      </w:r>
      <w:r w:rsidRPr="00677C5B">
        <w:rPr>
          <w:rFonts w:cs="Times New Roman"/>
          <w:noProof/>
        </w:rPr>
        <w:t xml:space="preserve">, </w:t>
      </w:r>
      <w:r w:rsidRPr="00677C5B">
        <w:rPr>
          <w:rFonts w:cs="Times New Roman"/>
          <w:i/>
          <w:iCs/>
          <w:noProof/>
        </w:rPr>
        <w:t>16</w:t>
      </w:r>
      <w:r w:rsidRPr="00677C5B">
        <w:rPr>
          <w:rFonts w:cs="Times New Roman"/>
          <w:noProof/>
        </w:rPr>
        <w:t>(4), 213–225. https://doi.org/10.1038/nrn3916</w:t>
      </w:r>
    </w:p>
    <w:p w14:paraId="3D35FFBA"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Thayer, J. F., &amp; Lane, R. D. (2000). A model of neurovisceral integration in emotion regulation and dysregulation. </w:t>
      </w:r>
      <w:r w:rsidRPr="00677C5B">
        <w:rPr>
          <w:rFonts w:cs="Times New Roman"/>
          <w:i/>
          <w:iCs/>
          <w:noProof/>
        </w:rPr>
        <w:t>Journal of Affective Disorders</w:t>
      </w:r>
      <w:r w:rsidRPr="00677C5B">
        <w:rPr>
          <w:rFonts w:cs="Times New Roman"/>
          <w:noProof/>
        </w:rPr>
        <w:t xml:space="preserve">, </w:t>
      </w:r>
      <w:r w:rsidRPr="00677C5B">
        <w:rPr>
          <w:rFonts w:cs="Times New Roman"/>
          <w:i/>
          <w:iCs/>
          <w:noProof/>
        </w:rPr>
        <w:t>61</w:t>
      </w:r>
      <w:r w:rsidRPr="00677C5B">
        <w:rPr>
          <w:rFonts w:cs="Times New Roman"/>
          <w:noProof/>
        </w:rPr>
        <w:t>(3), 201–216. https://doi.org/10.1016/S0165-0327(00)00338-4</w:t>
      </w:r>
    </w:p>
    <w:p w14:paraId="5BA05BA9"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Treisman, A. M. (1960). Contextual cues in selective listening. </w:t>
      </w:r>
      <w:r w:rsidRPr="00677C5B">
        <w:rPr>
          <w:rFonts w:cs="Times New Roman"/>
          <w:i/>
          <w:iCs/>
          <w:noProof/>
        </w:rPr>
        <w:t>Quarterly Journal of Experimental Psychology</w:t>
      </w:r>
      <w:r w:rsidRPr="00677C5B">
        <w:rPr>
          <w:rFonts w:cs="Times New Roman"/>
          <w:noProof/>
        </w:rPr>
        <w:t xml:space="preserve">, </w:t>
      </w:r>
      <w:r w:rsidRPr="00677C5B">
        <w:rPr>
          <w:rFonts w:cs="Times New Roman"/>
          <w:i/>
          <w:iCs/>
          <w:noProof/>
        </w:rPr>
        <w:t>12</w:t>
      </w:r>
      <w:r w:rsidRPr="00677C5B">
        <w:rPr>
          <w:rFonts w:cs="Times New Roman"/>
          <w:noProof/>
        </w:rPr>
        <w:t>(4), 242–248. https://doi.org/10.1080/17470216008416732</w:t>
      </w:r>
    </w:p>
    <w:p w14:paraId="31E93B1C"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lastRenderedPageBreak/>
        <w:t xml:space="preserve">Treynor, W., Gonzalez, R., &amp; Nolen-Hoeksema, S. (2003). Rumination Reconsidered: A Psychometric Analysis. </w:t>
      </w:r>
      <w:r w:rsidRPr="00677C5B">
        <w:rPr>
          <w:rFonts w:cs="Times New Roman"/>
          <w:i/>
          <w:iCs/>
          <w:noProof/>
        </w:rPr>
        <w:t>Cognitive Therapy and Research</w:t>
      </w:r>
      <w:r w:rsidRPr="00677C5B">
        <w:rPr>
          <w:rFonts w:cs="Times New Roman"/>
          <w:noProof/>
        </w:rPr>
        <w:t xml:space="preserve">, </w:t>
      </w:r>
      <w:r w:rsidRPr="00677C5B">
        <w:rPr>
          <w:rFonts w:cs="Times New Roman"/>
          <w:i/>
          <w:iCs/>
          <w:noProof/>
        </w:rPr>
        <w:t>27</w:t>
      </w:r>
      <w:r w:rsidRPr="00677C5B">
        <w:rPr>
          <w:rFonts w:cs="Times New Roman"/>
          <w:noProof/>
        </w:rPr>
        <w:t>(3), 247–259. https://doi.org/10.1023/A:1023910315561</w:t>
      </w:r>
    </w:p>
    <w:p w14:paraId="5B8D7D68"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Van Bockstaele, B., Verschuere, B., Tibboel, H., De Houwer, J., Crombez, G., &amp; Koster, E. H. W. (2014). A review of current evidence for the causal impact of attentional bias on fear and anxiety. </w:t>
      </w:r>
      <w:r w:rsidRPr="00677C5B">
        <w:rPr>
          <w:rFonts w:cs="Times New Roman"/>
          <w:i/>
          <w:iCs/>
          <w:noProof/>
        </w:rPr>
        <w:t>Psychological Bulletin</w:t>
      </w:r>
      <w:r w:rsidRPr="00677C5B">
        <w:rPr>
          <w:rFonts w:cs="Times New Roman"/>
          <w:noProof/>
        </w:rPr>
        <w:t>. American Psychological Association. https://doi.org/10.1037/a0034834</w:t>
      </w:r>
    </w:p>
    <w:p w14:paraId="5E10EF9F"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van Schie, K., &amp; Anderson, M. C. (2017). Successfully controlling intrusive memories is harder when control must be sustained. </w:t>
      </w:r>
      <w:r w:rsidRPr="00677C5B">
        <w:rPr>
          <w:rFonts w:cs="Times New Roman"/>
          <w:i/>
          <w:iCs/>
          <w:noProof/>
        </w:rPr>
        <w:t>Memory</w:t>
      </w:r>
      <w:r w:rsidRPr="00677C5B">
        <w:rPr>
          <w:rFonts w:cs="Times New Roman"/>
          <w:noProof/>
        </w:rPr>
        <w:t xml:space="preserve">, </w:t>
      </w:r>
      <w:r w:rsidRPr="00677C5B">
        <w:rPr>
          <w:rFonts w:cs="Times New Roman"/>
          <w:i/>
          <w:iCs/>
          <w:noProof/>
        </w:rPr>
        <w:t>25</w:t>
      </w:r>
      <w:r w:rsidRPr="00677C5B">
        <w:rPr>
          <w:rFonts w:cs="Times New Roman"/>
          <w:noProof/>
        </w:rPr>
        <w:t>(9), 1201–1216. https://doi.org/10.1080/09658211.2017.1282518</w:t>
      </w:r>
    </w:p>
    <w:p w14:paraId="4AC595BB"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van Vugt, M. (2017). Getting Stuck on Myself: The Cognitive Processes Underlying Mental Suffering. In S. Menon, N. Nagaraj, &amp; V. V Binoy (Eds.), </w:t>
      </w:r>
      <w:r w:rsidRPr="00677C5B">
        <w:rPr>
          <w:rFonts w:cs="Times New Roman"/>
          <w:i/>
          <w:iCs/>
          <w:noProof/>
        </w:rPr>
        <w:t>Self, Culture and Consciousness: Interdisciplinary Convergences on Knowing and Being</w:t>
      </w:r>
      <w:r w:rsidRPr="00677C5B">
        <w:rPr>
          <w:rFonts w:cs="Times New Roman"/>
          <w:noProof/>
        </w:rPr>
        <w:t xml:space="preserve"> (pp. 319–333). Singapore: Springer Singapore. https://doi.org/10.1007/978-981-10-5777-9_19</w:t>
      </w:r>
    </w:p>
    <w:p w14:paraId="190E0126"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Varela, F. J., Thompson, E., &amp; Rosch, E. (1991). </w:t>
      </w:r>
      <w:r w:rsidRPr="00677C5B">
        <w:rPr>
          <w:rFonts w:cs="Times New Roman"/>
          <w:i/>
          <w:iCs/>
          <w:noProof/>
        </w:rPr>
        <w:t>The embodied mind:  Cognitive science and human experience.</w:t>
      </w:r>
      <w:r w:rsidRPr="00677C5B">
        <w:rPr>
          <w:rFonts w:cs="Times New Roman"/>
          <w:noProof/>
        </w:rPr>
        <w:t xml:space="preserve"> </w:t>
      </w:r>
      <w:r w:rsidRPr="00677C5B">
        <w:rPr>
          <w:rFonts w:cs="Times New Roman"/>
          <w:i/>
          <w:iCs/>
          <w:noProof/>
        </w:rPr>
        <w:t>The embodied mind:  Cognitive science and human experience.</w:t>
      </w:r>
      <w:r w:rsidRPr="00677C5B">
        <w:rPr>
          <w:rFonts w:cs="Times New Roman"/>
          <w:noProof/>
        </w:rPr>
        <w:t xml:space="preserve"> Cambridge,  MA,  US: The MIT Press.</w:t>
      </w:r>
    </w:p>
    <w:p w14:paraId="494EDCF4"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Verstynen, T. (2013). BRAVO Toolbox. Retrieved from https://sites.google.com/site/bravotoolbox/</w:t>
      </w:r>
    </w:p>
    <w:p w14:paraId="717F67C9"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Waechter, S., Nelson, A. L., Wright, C., Hyatt, A., &amp; Oakman, J. (2014). Measuring attentional bias to threat: Reliability of dot probe and eye movement indices. </w:t>
      </w:r>
      <w:r w:rsidRPr="00677C5B">
        <w:rPr>
          <w:rFonts w:cs="Times New Roman"/>
          <w:i/>
          <w:iCs/>
          <w:noProof/>
        </w:rPr>
        <w:t>Cognitive Therapy and Research</w:t>
      </w:r>
      <w:r w:rsidRPr="00677C5B">
        <w:rPr>
          <w:rFonts w:cs="Times New Roman"/>
          <w:noProof/>
        </w:rPr>
        <w:t xml:space="preserve">, </w:t>
      </w:r>
      <w:r w:rsidRPr="00677C5B">
        <w:rPr>
          <w:rFonts w:cs="Times New Roman"/>
          <w:i/>
          <w:iCs/>
          <w:noProof/>
        </w:rPr>
        <w:t>38</w:t>
      </w:r>
      <w:r w:rsidRPr="00677C5B">
        <w:rPr>
          <w:rFonts w:cs="Times New Roman"/>
          <w:noProof/>
        </w:rPr>
        <w:t>(3), 313–333. https://doi.org/10.1007/s10608-013-9588-2</w:t>
      </w:r>
    </w:p>
    <w:p w14:paraId="3FBD807B"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Whitmer, A. J., &amp; Gotlib, I. H. (2013). An attentional scope model of rumination. </w:t>
      </w:r>
      <w:r w:rsidRPr="00677C5B">
        <w:rPr>
          <w:rFonts w:cs="Times New Roman"/>
          <w:i/>
          <w:iCs/>
          <w:noProof/>
        </w:rPr>
        <w:t>Psychological Bulletin</w:t>
      </w:r>
      <w:r w:rsidRPr="00677C5B">
        <w:rPr>
          <w:rFonts w:cs="Times New Roman"/>
          <w:noProof/>
        </w:rPr>
        <w:t xml:space="preserve">, </w:t>
      </w:r>
      <w:r w:rsidRPr="00677C5B">
        <w:rPr>
          <w:rFonts w:cs="Times New Roman"/>
          <w:i/>
          <w:iCs/>
          <w:noProof/>
        </w:rPr>
        <w:t>139</w:t>
      </w:r>
      <w:r w:rsidRPr="00677C5B">
        <w:rPr>
          <w:rFonts w:cs="Times New Roman"/>
          <w:noProof/>
        </w:rPr>
        <w:t>(5), 1036–1061. https://doi.org/10.1037/a0030923</w:t>
      </w:r>
    </w:p>
    <w:p w14:paraId="63F6CF44"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Williams, J. M. G., Watts, F. N., MacLeod, C., &amp; Mathews, A. (1988). </w:t>
      </w:r>
      <w:r w:rsidRPr="00677C5B">
        <w:rPr>
          <w:rFonts w:cs="Times New Roman"/>
          <w:i/>
          <w:iCs/>
          <w:noProof/>
        </w:rPr>
        <w:t xml:space="preserve">Cognitive psychology </w:t>
      </w:r>
      <w:r w:rsidRPr="00677C5B">
        <w:rPr>
          <w:rFonts w:cs="Times New Roman"/>
          <w:i/>
          <w:iCs/>
          <w:noProof/>
        </w:rPr>
        <w:lastRenderedPageBreak/>
        <w:t>and emotional disorders.</w:t>
      </w:r>
      <w:r w:rsidRPr="00677C5B">
        <w:rPr>
          <w:rFonts w:cs="Times New Roman"/>
          <w:noProof/>
        </w:rPr>
        <w:t xml:space="preserve"> </w:t>
      </w:r>
      <w:r w:rsidRPr="00677C5B">
        <w:rPr>
          <w:rFonts w:cs="Times New Roman"/>
          <w:i/>
          <w:iCs/>
          <w:noProof/>
        </w:rPr>
        <w:t>Cognitive psychology and emotional disorders.</w:t>
      </w:r>
      <w:r w:rsidRPr="00677C5B">
        <w:rPr>
          <w:rFonts w:cs="Times New Roman"/>
          <w:noProof/>
        </w:rPr>
        <w:t xml:space="preserve"> Oxford,  England: John Wiley &amp; Sons.</w:t>
      </w:r>
    </w:p>
    <w:p w14:paraId="0E7A42B7"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Wisco, B. E. (2009). Depressive cognition: Self-reference and depth of processing. </w:t>
      </w:r>
      <w:r w:rsidRPr="00677C5B">
        <w:rPr>
          <w:rFonts w:cs="Times New Roman"/>
          <w:i/>
          <w:iCs/>
          <w:noProof/>
        </w:rPr>
        <w:t>Clinical Psychology Review</w:t>
      </w:r>
      <w:r w:rsidRPr="00677C5B">
        <w:rPr>
          <w:rFonts w:cs="Times New Roman"/>
          <w:noProof/>
        </w:rPr>
        <w:t xml:space="preserve">, </w:t>
      </w:r>
      <w:r w:rsidRPr="00677C5B">
        <w:rPr>
          <w:rFonts w:cs="Times New Roman"/>
          <w:i/>
          <w:iCs/>
          <w:noProof/>
        </w:rPr>
        <w:t>29</w:t>
      </w:r>
      <w:r w:rsidRPr="00677C5B">
        <w:rPr>
          <w:rFonts w:cs="Times New Roman"/>
          <w:noProof/>
        </w:rPr>
        <w:t>(4), 382–392. https://doi.org/10.1016/j.cpr.2009.03.003</w:t>
      </w:r>
    </w:p>
    <w:p w14:paraId="035E2640"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Zabelina, D. L., &amp; Andrews-Hanna, J. R. (2016). Dynamic network interactions supporting internally-oriented cognition. </w:t>
      </w:r>
      <w:r w:rsidRPr="00677C5B">
        <w:rPr>
          <w:rFonts w:cs="Times New Roman"/>
          <w:i/>
          <w:iCs/>
          <w:noProof/>
        </w:rPr>
        <w:t>Current Opinion in Neurobiology</w:t>
      </w:r>
      <w:r w:rsidRPr="00677C5B">
        <w:rPr>
          <w:rFonts w:cs="Times New Roman"/>
          <w:noProof/>
        </w:rPr>
        <w:t xml:space="preserve">, </w:t>
      </w:r>
      <w:r w:rsidRPr="00677C5B">
        <w:rPr>
          <w:rFonts w:cs="Times New Roman"/>
          <w:i/>
          <w:iCs/>
          <w:noProof/>
        </w:rPr>
        <w:t>40</w:t>
      </w:r>
      <w:r w:rsidRPr="00677C5B">
        <w:rPr>
          <w:rFonts w:cs="Times New Roman"/>
          <w:noProof/>
        </w:rPr>
        <w:t>, 86–93. https://doi.org/10.1016/j.conb.2016.06.014</w:t>
      </w:r>
    </w:p>
    <w:p w14:paraId="4DEE0877"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Zetsche, U., Bürkner, P. C., &amp; Schulze, L. (2018). Shedding light on the association between repetitive negative thinking and deficits in cognitive control – A meta-analysis. </w:t>
      </w:r>
      <w:r w:rsidRPr="00677C5B">
        <w:rPr>
          <w:rFonts w:cs="Times New Roman"/>
          <w:i/>
          <w:iCs/>
          <w:noProof/>
        </w:rPr>
        <w:t>Clinical Psychology Review</w:t>
      </w:r>
      <w:r w:rsidRPr="00677C5B">
        <w:rPr>
          <w:rFonts w:cs="Times New Roman"/>
          <w:noProof/>
        </w:rPr>
        <w:t xml:space="preserve">, </w:t>
      </w:r>
      <w:r w:rsidRPr="00677C5B">
        <w:rPr>
          <w:rFonts w:cs="Times New Roman"/>
          <w:i/>
          <w:iCs/>
          <w:noProof/>
        </w:rPr>
        <w:t>63</w:t>
      </w:r>
      <w:r w:rsidRPr="00677C5B">
        <w:rPr>
          <w:rFonts w:cs="Times New Roman"/>
          <w:noProof/>
        </w:rPr>
        <w:t>(April), 56–65. https://doi.org/10.1016/j.cpr.2018.06.001</w:t>
      </w:r>
    </w:p>
    <w:p w14:paraId="3FC7A54E"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Zvielli, A., Amir, I., Goldstein, P., &amp; Bernstein, A. (2016). Targeting biased emotional attention to threat as a dynamic process in time: Attention Feedback Awareness and Control Training (A-FACT). </w:t>
      </w:r>
      <w:r w:rsidRPr="00677C5B">
        <w:rPr>
          <w:rFonts w:cs="Times New Roman"/>
          <w:i/>
          <w:iCs/>
          <w:noProof/>
        </w:rPr>
        <w:t>Clinical Psychological Science</w:t>
      </w:r>
      <w:r w:rsidRPr="00677C5B">
        <w:rPr>
          <w:rFonts w:cs="Times New Roman"/>
          <w:noProof/>
        </w:rPr>
        <w:t xml:space="preserve">, </w:t>
      </w:r>
      <w:r w:rsidRPr="00677C5B">
        <w:rPr>
          <w:rFonts w:cs="Times New Roman"/>
          <w:i/>
          <w:iCs/>
          <w:noProof/>
        </w:rPr>
        <w:t>4</w:t>
      </w:r>
      <w:r w:rsidRPr="00677C5B">
        <w:rPr>
          <w:rFonts w:cs="Times New Roman"/>
          <w:noProof/>
        </w:rPr>
        <w:t>(2), 287–298. https://doi.org/10.1177/2167702615588048</w:t>
      </w:r>
    </w:p>
    <w:p w14:paraId="691D86A3" w14:textId="77777777" w:rsidR="00677C5B" w:rsidRPr="00677C5B" w:rsidRDefault="00677C5B" w:rsidP="00677C5B">
      <w:pPr>
        <w:widowControl w:val="0"/>
        <w:autoSpaceDE w:val="0"/>
        <w:autoSpaceDN w:val="0"/>
        <w:adjustRightInd w:val="0"/>
        <w:ind w:left="480" w:hanging="480"/>
        <w:rPr>
          <w:rFonts w:cs="Times New Roman"/>
          <w:noProof/>
        </w:rPr>
      </w:pPr>
      <w:r w:rsidRPr="00677C5B">
        <w:rPr>
          <w:rFonts w:cs="Times New Roman"/>
          <w:noProof/>
        </w:rPr>
        <w:t xml:space="preserve">Zvielli, A., Bernstein, A., &amp; Koster, E. H. W. (2015). Temporal Dynamics of Attentional Bias. </w:t>
      </w:r>
      <w:r w:rsidRPr="00677C5B">
        <w:rPr>
          <w:rFonts w:cs="Times New Roman"/>
          <w:i/>
          <w:iCs/>
          <w:noProof/>
        </w:rPr>
        <w:t>Clinical Psychological Science</w:t>
      </w:r>
      <w:r w:rsidRPr="00677C5B">
        <w:rPr>
          <w:rFonts w:cs="Times New Roman"/>
          <w:noProof/>
        </w:rPr>
        <w:t xml:space="preserve">, </w:t>
      </w:r>
      <w:r w:rsidRPr="00677C5B">
        <w:rPr>
          <w:rFonts w:cs="Times New Roman"/>
          <w:i/>
          <w:iCs/>
          <w:noProof/>
        </w:rPr>
        <w:t>3</w:t>
      </w:r>
      <w:r w:rsidRPr="00677C5B">
        <w:rPr>
          <w:rFonts w:cs="Times New Roman"/>
          <w:noProof/>
        </w:rPr>
        <w:t>(5), 772–788. https://doi.org/10.1177/2167702614551572</w:t>
      </w:r>
    </w:p>
    <w:p w14:paraId="7B71E679" w14:textId="396B3276" w:rsidR="00577FB0" w:rsidRDefault="00536093" w:rsidP="00CC6BF4">
      <w:pPr>
        <w:ind w:firstLine="0"/>
        <w:contextualSpacing w:val="0"/>
        <w:jc w:val="left"/>
        <w:outlineLvl w:val="9"/>
      </w:pPr>
      <w:r>
        <w:fldChar w:fldCharType="end"/>
      </w:r>
      <w:r w:rsidR="00577FB0">
        <w:br w:type="page"/>
      </w:r>
    </w:p>
    <w:p w14:paraId="15B1E63D" w14:textId="46D884F8" w:rsidR="00EF0E0E" w:rsidRDefault="00EF0E0E" w:rsidP="00577FB0">
      <w:pPr>
        <w:pStyle w:val="Heading2"/>
      </w:pPr>
      <w:r w:rsidRPr="00256AB6">
        <w:lastRenderedPageBreak/>
        <w:t>Acknowledgments</w:t>
      </w:r>
    </w:p>
    <w:p w14:paraId="64DA7EE3" w14:textId="72AC777B" w:rsidR="00EF0E0E" w:rsidRPr="00837D23" w:rsidRDefault="00EF0E0E" w:rsidP="00EF0E0E">
      <w:pPr>
        <w:outlineLvl w:val="9"/>
      </w:pPr>
      <w:r>
        <w:t>We acknowledge</w:t>
      </w:r>
      <w:r w:rsidR="0027365A">
        <w:t xml:space="preserve"> </w:t>
      </w:r>
      <w:proofErr w:type="spellStart"/>
      <w:r w:rsidR="0027365A">
        <w:t>Lirone</w:t>
      </w:r>
      <w:proofErr w:type="spellEnd"/>
      <w:r w:rsidR="0027365A">
        <w:t xml:space="preserve"> </w:t>
      </w:r>
      <w:proofErr w:type="spellStart"/>
      <w:r w:rsidR="0027365A">
        <w:t>Dahabany</w:t>
      </w:r>
      <w:proofErr w:type="spellEnd"/>
      <w:r w:rsidR="0027365A">
        <w:t>,</w:t>
      </w:r>
      <w:r>
        <w:t xml:space="preserve"> </w:t>
      </w:r>
      <w:proofErr w:type="spellStart"/>
      <w:r>
        <w:t>Meital</w:t>
      </w:r>
      <w:proofErr w:type="spellEnd"/>
      <w:r>
        <w:t xml:space="preserve"> Davis, </w:t>
      </w:r>
      <w:proofErr w:type="spellStart"/>
      <w:r>
        <w:t>Yaara</w:t>
      </w:r>
      <w:proofErr w:type="spellEnd"/>
      <w:r>
        <w:t xml:space="preserve"> Iron, Chen Joseph, Shani Levi</w:t>
      </w:r>
      <w:r w:rsidR="0027365A">
        <w:t>,</w:t>
      </w:r>
      <w:r>
        <w:t xml:space="preserve"> Tamar Osterman</w:t>
      </w:r>
      <w:r w:rsidR="0027365A">
        <w:t xml:space="preserve"> and Tala </w:t>
      </w:r>
      <w:proofErr w:type="spellStart"/>
      <w:r w:rsidR="0027365A">
        <w:t>Silbak</w:t>
      </w:r>
      <w:proofErr w:type="spellEnd"/>
      <w:r>
        <w:t xml:space="preserve"> in supporting data collection of the reported data.</w:t>
      </w:r>
    </w:p>
    <w:p w14:paraId="2D42A44E" w14:textId="77777777" w:rsidR="00EF0E0E" w:rsidRDefault="00EF0E0E" w:rsidP="00EF0E0E">
      <w:pPr>
        <w:outlineLvl w:val="9"/>
      </w:pPr>
    </w:p>
    <w:p w14:paraId="70A61601" w14:textId="77777777" w:rsidR="00EF0E0E" w:rsidRPr="001E11AC" w:rsidRDefault="00EF0E0E" w:rsidP="00577FB0">
      <w:pPr>
        <w:pStyle w:val="Heading2"/>
      </w:pPr>
      <w:r w:rsidRPr="00256AB6">
        <w:t>Author Contributions</w:t>
      </w:r>
    </w:p>
    <w:p w14:paraId="2EA7241E" w14:textId="52AF1FE9" w:rsidR="00EF0E0E" w:rsidRDefault="00EF0E0E" w:rsidP="00EF0E0E">
      <w:pPr>
        <w:outlineLvl w:val="9"/>
        <w:rPr>
          <w:b/>
          <w:bCs/>
        </w:rPr>
      </w:pPr>
      <w:r>
        <w:t xml:space="preserve">I.A., L.R., and A.B. conceived and designed </w:t>
      </w:r>
      <w:r w:rsidR="00717C21">
        <w:t>S</w:t>
      </w:r>
      <w:r>
        <w:t>tudy</w:t>
      </w:r>
      <w:r w:rsidR="00717C21">
        <w:t xml:space="preserve"> 1</w:t>
      </w:r>
      <w:r>
        <w:t>. I.A. and L.R. collected the data</w:t>
      </w:r>
      <w:r w:rsidR="00717C21">
        <w:t xml:space="preserve"> on Study 1</w:t>
      </w:r>
      <w:r>
        <w:t>.</w:t>
      </w:r>
      <w:r w:rsidR="00717C21">
        <w:t xml:space="preserve"> I.A. and A.B. conceived and designed Study 2. I.A. collected the data on Study 2.</w:t>
      </w:r>
      <w:r>
        <w:t xml:space="preserve"> I.A. and A.B. </w:t>
      </w:r>
      <w:proofErr w:type="spellStart"/>
      <w:r>
        <w:t>analysed</w:t>
      </w:r>
      <w:proofErr w:type="spellEnd"/>
      <w:r>
        <w:t xml:space="preserve"> the data</w:t>
      </w:r>
      <w:r w:rsidR="009D5094">
        <w:t xml:space="preserve"> in Studies 1 &amp; 2</w:t>
      </w:r>
      <w:r>
        <w:t>. I.A. and A.B. wrote the manuscript.</w:t>
      </w:r>
    </w:p>
    <w:p w14:paraId="5D216132" w14:textId="77777777" w:rsidR="00EF0E0E" w:rsidRPr="00287594" w:rsidRDefault="00EF0E0E" w:rsidP="00EF0E0E">
      <w:pPr>
        <w:outlineLvl w:val="9"/>
        <w:rPr>
          <w:rtl/>
        </w:rPr>
      </w:pPr>
    </w:p>
    <w:p w14:paraId="649AB43F" w14:textId="77777777" w:rsidR="00EF0E0E" w:rsidRPr="00256AB6" w:rsidRDefault="00EF0E0E" w:rsidP="00577FB0">
      <w:pPr>
        <w:pStyle w:val="Heading2"/>
      </w:pPr>
      <w:r w:rsidRPr="00256AB6">
        <w:t xml:space="preserve">Competing </w:t>
      </w:r>
      <w:proofErr w:type="gramStart"/>
      <w:r w:rsidRPr="00256AB6">
        <w:t>interests</w:t>
      </w:r>
      <w:proofErr w:type="gramEnd"/>
      <w:r w:rsidRPr="00256AB6">
        <w:t xml:space="preserve"> statement</w:t>
      </w:r>
    </w:p>
    <w:p w14:paraId="40C12A20" w14:textId="77777777" w:rsidR="00A2149A" w:rsidRDefault="00EF0E0E" w:rsidP="00EF0E0E">
      <w:pPr>
        <w:outlineLvl w:val="9"/>
      </w:pPr>
      <w:r w:rsidRPr="00837D23">
        <w:t>A.B. has a patent application under review related to training of attention. He declares no conflict of interest related to the findings or publication of this study.</w:t>
      </w:r>
    </w:p>
    <w:p w14:paraId="58D41059" w14:textId="77777777" w:rsidR="00A2149A" w:rsidRDefault="00A2149A" w:rsidP="00EF0E0E">
      <w:pPr>
        <w:outlineLvl w:val="9"/>
      </w:pPr>
    </w:p>
    <w:p w14:paraId="190C7B5C" w14:textId="0EE54048" w:rsidR="00A2149A" w:rsidRDefault="00A2149A">
      <w:pPr>
        <w:ind w:firstLine="0"/>
        <w:contextualSpacing w:val="0"/>
        <w:jc w:val="left"/>
        <w:outlineLvl w:val="9"/>
      </w:pPr>
    </w:p>
    <w:sectPr w:rsidR="00A2149A" w:rsidSect="00047F81">
      <w:pgSz w:w="11906" w:h="16838"/>
      <w:pgMar w:top="1418" w:right="1418"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666A3" w14:textId="77777777" w:rsidR="00F67CAE" w:rsidRDefault="00F67CAE" w:rsidP="00040F3B">
      <w:r>
        <w:separator/>
      </w:r>
    </w:p>
  </w:endnote>
  <w:endnote w:type="continuationSeparator" w:id="0">
    <w:p w14:paraId="20D2DF6B" w14:textId="77777777" w:rsidR="00F67CAE" w:rsidRDefault="00F67CAE" w:rsidP="00040F3B">
      <w:r>
        <w:continuationSeparator/>
      </w:r>
    </w:p>
  </w:endnote>
  <w:endnote w:type="continuationNotice" w:id="1">
    <w:p w14:paraId="0F78360E" w14:textId="77777777" w:rsidR="00F67CAE" w:rsidRDefault="00F67C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978641"/>
      <w:docPartObj>
        <w:docPartGallery w:val="Page Numbers (Bottom of Page)"/>
        <w:docPartUnique/>
      </w:docPartObj>
    </w:sdtPr>
    <w:sdtEndPr>
      <w:rPr>
        <w:noProof/>
      </w:rPr>
    </w:sdtEndPr>
    <w:sdtContent>
      <w:p w14:paraId="1B72488E" w14:textId="7D131AFF" w:rsidR="007949F6" w:rsidRDefault="007949F6" w:rsidP="003C181F">
        <w:pPr>
          <w:pStyle w:val="Footer"/>
          <w:jc w:val="center"/>
        </w:pPr>
        <w:r w:rsidRPr="007E548F">
          <w:fldChar w:fldCharType="begin"/>
        </w:r>
        <w:r w:rsidRPr="007E548F">
          <w:instrText xml:space="preserve"> PAGE   \* MERGEFORMAT </w:instrText>
        </w:r>
        <w:r w:rsidRPr="007E548F">
          <w:fldChar w:fldCharType="separate"/>
        </w:r>
        <w:r>
          <w:rPr>
            <w:noProof/>
          </w:rPr>
          <w:t>2</w:t>
        </w:r>
        <w:r w:rsidRPr="007E548F">
          <w:rPr>
            <w:noProof/>
          </w:rPr>
          <w:fldChar w:fldCharType="end"/>
        </w:r>
      </w:p>
    </w:sdtContent>
  </w:sdt>
  <w:p w14:paraId="6FC9F595" w14:textId="77777777" w:rsidR="007949F6" w:rsidRDefault="007949F6" w:rsidP="00040F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7C2A2" w14:textId="77777777" w:rsidR="00F67CAE" w:rsidRDefault="00F67CAE" w:rsidP="00040F3B">
      <w:r>
        <w:separator/>
      </w:r>
    </w:p>
  </w:footnote>
  <w:footnote w:type="continuationSeparator" w:id="0">
    <w:p w14:paraId="0F19BA04" w14:textId="77777777" w:rsidR="00F67CAE" w:rsidRDefault="00F67CAE" w:rsidP="00040F3B">
      <w:r>
        <w:continuationSeparator/>
      </w:r>
    </w:p>
  </w:footnote>
  <w:footnote w:type="continuationNotice" w:id="1">
    <w:p w14:paraId="06F4CC18" w14:textId="77777777" w:rsidR="00F67CAE" w:rsidRDefault="00F67C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873C" w14:textId="4C09983C" w:rsidR="007949F6" w:rsidRDefault="007949F6" w:rsidP="00040F3B">
    <w:pPr>
      <w:pStyle w:val="Header"/>
    </w:pPr>
    <w:r>
      <w:t>Running Head: INTERNAL ATTENTION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4730B"/>
    <w:multiLevelType w:val="hybridMultilevel"/>
    <w:tmpl w:val="6482266A"/>
    <w:lvl w:ilvl="0" w:tplc="1EE492CE">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F047F"/>
    <w:multiLevelType w:val="hybridMultilevel"/>
    <w:tmpl w:val="63A298B0"/>
    <w:lvl w:ilvl="0" w:tplc="151C1D26">
      <w:start w:val="1"/>
      <w:numFmt w:val="bullet"/>
      <w:lvlText w:val="•"/>
      <w:lvlJc w:val="left"/>
      <w:pPr>
        <w:tabs>
          <w:tab w:val="num" w:pos="720"/>
        </w:tabs>
        <w:ind w:left="720" w:hanging="360"/>
      </w:pPr>
      <w:rPr>
        <w:rFonts w:ascii="Times New Roman" w:hAnsi="Times New Roman" w:hint="default"/>
      </w:rPr>
    </w:lvl>
    <w:lvl w:ilvl="1" w:tplc="AD3A08F6" w:tentative="1">
      <w:start w:val="1"/>
      <w:numFmt w:val="bullet"/>
      <w:lvlText w:val="•"/>
      <w:lvlJc w:val="left"/>
      <w:pPr>
        <w:tabs>
          <w:tab w:val="num" w:pos="1440"/>
        </w:tabs>
        <w:ind w:left="1440" w:hanging="360"/>
      </w:pPr>
      <w:rPr>
        <w:rFonts w:ascii="Times New Roman" w:hAnsi="Times New Roman" w:hint="default"/>
      </w:rPr>
    </w:lvl>
    <w:lvl w:ilvl="2" w:tplc="13AE4AC4" w:tentative="1">
      <w:start w:val="1"/>
      <w:numFmt w:val="bullet"/>
      <w:lvlText w:val="•"/>
      <w:lvlJc w:val="left"/>
      <w:pPr>
        <w:tabs>
          <w:tab w:val="num" w:pos="2160"/>
        </w:tabs>
        <w:ind w:left="2160" w:hanging="360"/>
      </w:pPr>
      <w:rPr>
        <w:rFonts w:ascii="Times New Roman" w:hAnsi="Times New Roman" w:hint="default"/>
      </w:rPr>
    </w:lvl>
    <w:lvl w:ilvl="3" w:tplc="A9CC9736" w:tentative="1">
      <w:start w:val="1"/>
      <w:numFmt w:val="bullet"/>
      <w:lvlText w:val="•"/>
      <w:lvlJc w:val="left"/>
      <w:pPr>
        <w:tabs>
          <w:tab w:val="num" w:pos="2880"/>
        </w:tabs>
        <w:ind w:left="2880" w:hanging="360"/>
      </w:pPr>
      <w:rPr>
        <w:rFonts w:ascii="Times New Roman" w:hAnsi="Times New Roman" w:hint="default"/>
      </w:rPr>
    </w:lvl>
    <w:lvl w:ilvl="4" w:tplc="91DC19CA" w:tentative="1">
      <w:start w:val="1"/>
      <w:numFmt w:val="bullet"/>
      <w:lvlText w:val="•"/>
      <w:lvlJc w:val="left"/>
      <w:pPr>
        <w:tabs>
          <w:tab w:val="num" w:pos="3600"/>
        </w:tabs>
        <w:ind w:left="3600" w:hanging="360"/>
      </w:pPr>
      <w:rPr>
        <w:rFonts w:ascii="Times New Roman" w:hAnsi="Times New Roman" w:hint="default"/>
      </w:rPr>
    </w:lvl>
    <w:lvl w:ilvl="5" w:tplc="CA78F66C" w:tentative="1">
      <w:start w:val="1"/>
      <w:numFmt w:val="bullet"/>
      <w:lvlText w:val="•"/>
      <w:lvlJc w:val="left"/>
      <w:pPr>
        <w:tabs>
          <w:tab w:val="num" w:pos="4320"/>
        </w:tabs>
        <w:ind w:left="4320" w:hanging="360"/>
      </w:pPr>
      <w:rPr>
        <w:rFonts w:ascii="Times New Roman" w:hAnsi="Times New Roman" w:hint="default"/>
      </w:rPr>
    </w:lvl>
    <w:lvl w:ilvl="6" w:tplc="4DC84BDC" w:tentative="1">
      <w:start w:val="1"/>
      <w:numFmt w:val="bullet"/>
      <w:lvlText w:val="•"/>
      <w:lvlJc w:val="left"/>
      <w:pPr>
        <w:tabs>
          <w:tab w:val="num" w:pos="5040"/>
        </w:tabs>
        <w:ind w:left="5040" w:hanging="360"/>
      </w:pPr>
      <w:rPr>
        <w:rFonts w:ascii="Times New Roman" w:hAnsi="Times New Roman" w:hint="default"/>
      </w:rPr>
    </w:lvl>
    <w:lvl w:ilvl="7" w:tplc="B4FA6AAA" w:tentative="1">
      <w:start w:val="1"/>
      <w:numFmt w:val="bullet"/>
      <w:lvlText w:val="•"/>
      <w:lvlJc w:val="left"/>
      <w:pPr>
        <w:tabs>
          <w:tab w:val="num" w:pos="5760"/>
        </w:tabs>
        <w:ind w:left="5760" w:hanging="360"/>
      </w:pPr>
      <w:rPr>
        <w:rFonts w:ascii="Times New Roman" w:hAnsi="Times New Roman" w:hint="default"/>
      </w:rPr>
    </w:lvl>
    <w:lvl w:ilvl="8" w:tplc="6F66F63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0FC4F3C"/>
    <w:multiLevelType w:val="hybridMultilevel"/>
    <w:tmpl w:val="086C615E"/>
    <w:lvl w:ilvl="0" w:tplc="C4C2EB98">
      <w:start w:val="1"/>
      <w:numFmt w:val="bullet"/>
      <w:lvlText w:val="•"/>
      <w:lvlJc w:val="left"/>
      <w:pPr>
        <w:tabs>
          <w:tab w:val="num" w:pos="720"/>
        </w:tabs>
        <w:ind w:left="720" w:hanging="360"/>
      </w:pPr>
      <w:rPr>
        <w:rFonts w:ascii="Times New Roman" w:hAnsi="Times New Roman" w:hint="default"/>
      </w:rPr>
    </w:lvl>
    <w:lvl w:ilvl="1" w:tplc="A5E6E6B4" w:tentative="1">
      <w:start w:val="1"/>
      <w:numFmt w:val="bullet"/>
      <w:lvlText w:val="•"/>
      <w:lvlJc w:val="left"/>
      <w:pPr>
        <w:tabs>
          <w:tab w:val="num" w:pos="1440"/>
        </w:tabs>
        <w:ind w:left="1440" w:hanging="360"/>
      </w:pPr>
      <w:rPr>
        <w:rFonts w:ascii="Times New Roman" w:hAnsi="Times New Roman" w:hint="default"/>
      </w:rPr>
    </w:lvl>
    <w:lvl w:ilvl="2" w:tplc="0F768912" w:tentative="1">
      <w:start w:val="1"/>
      <w:numFmt w:val="bullet"/>
      <w:lvlText w:val="•"/>
      <w:lvlJc w:val="left"/>
      <w:pPr>
        <w:tabs>
          <w:tab w:val="num" w:pos="2160"/>
        </w:tabs>
        <w:ind w:left="2160" w:hanging="360"/>
      </w:pPr>
      <w:rPr>
        <w:rFonts w:ascii="Times New Roman" w:hAnsi="Times New Roman" w:hint="default"/>
      </w:rPr>
    </w:lvl>
    <w:lvl w:ilvl="3" w:tplc="F9A84CE8" w:tentative="1">
      <w:start w:val="1"/>
      <w:numFmt w:val="bullet"/>
      <w:lvlText w:val="•"/>
      <w:lvlJc w:val="left"/>
      <w:pPr>
        <w:tabs>
          <w:tab w:val="num" w:pos="2880"/>
        </w:tabs>
        <w:ind w:left="2880" w:hanging="360"/>
      </w:pPr>
      <w:rPr>
        <w:rFonts w:ascii="Times New Roman" w:hAnsi="Times New Roman" w:hint="default"/>
      </w:rPr>
    </w:lvl>
    <w:lvl w:ilvl="4" w:tplc="F0A216E4" w:tentative="1">
      <w:start w:val="1"/>
      <w:numFmt w:val="bullet"/>
      <w:lvlText w:val="•"/>
      <w:lvlJc w:val="left"/>
      <w:pPr>
        <w:tabs>
          <w:tab w:val="num" w:pos="3600"/>
        </w:tabs>
        <w:ind w:left="3600" w:hanging="360"/>
      </w:pPr>
      <w:rPr>
        <w:rFonts w:ascii="Times New Roman" w:hAnsi="Times New Roman" w:hint="default"/>
      </w:rPr>
    </w:lvl>
    <w:lvl w:ilvl="5" w:tplc="748CA20E" w:tentative="1">
      <w:start w:val="1"/>
      <w:numFmt w:val="bullet"/>
      <w:lvlText w:val="•"/>
      <w:lvlJc w:val="left"/>
      <w:pPr>
        <w:tabs>
          <w:tab w:val="num" w:pos="4320"/>
        </w:tabs>
        <w:ind w:left="4320" w:hanging="360"/>
      </w:pPr>
      <w:rPr>
        <w:rFonts w:ascii="Times New Roman" w:hAnsi="Times New Roman" w:hint="default"/>
      </w:rPr>
    </w:lvl>
    <w:lvl w:ilvl="6" w:tplc="A00EB774" w:tentative="1">
      <w:start w:val="1"/>
      <w:numFmt w:val="bullet"/>
      <w:lvlText w:val="•"/>
      <w:lvlJc w:val="left"/>
      <w:pPr>
        <w:tabs>
          <w:tab w:val="num" w:pos="5040"/>
        </w:tabs>
        <w:ind w:left="5040" w:hanging="360"/>
      </w:pPr>
      <w:rPr>
        <w:rFonts w:ascii="Times New Roman" w:hAnsi="Times New Roman" w:hint="default"/>
      </w:rPr>
    </w:lvl>
    <w:lvl w:ilvl="7" w:tplc="70B67372" w:tentative="1">
      <w:start w:val="1"/>
      <w:numFmt w:val="bullet"/>
      <w:lvlText w:val="•"/>
      <w:lvlJc w:val="left"/>
      <w:pPr>
        <w:tabs>
          <w:tab w:val="num" w:pos="5760"/>
        </w:tabs>
        <w:ind w:left="5760" w:hanging="360"/>
      </w:pPr>
      <w:rPr>
        <w:rFonts w:ascii="Times New Roman" w:hAnsi="Times New Roman" w:hint="default"/>
      </w:rPr>
    </w:lvl>
    <w:lvl w:ilvl="8" w:tplc="6EC4EC3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7DD3B60"/>
    <w:multiLevelType w:val="hybridMultilevel"/>
    <w:tmpl w:val="1D7693EC"/>
    <w:lvl w:ilvl="0" w:tplc="2A72ACB4">
      <w:start w:val="1"/>
      <w:numFmt w:val="bullet"/>
      <w:lvlText w:val="•"/>
      <w:lvlJc w:val="left"/>
      <w:pPr>
        <w:tabs>
          <w:tab w:val="num" w:pos="720"/>
        </w:tabs>
        <w:ind w:left="720" w:hanging="360"/>
      </w:pPr>
      <w:rPr>
        <w:rFonts w:ascii="Times New Roman" w:hAnsi="Times New Roman" w:hint="default"/>
      </w:rPr>
    </w:lvl>
    <w:lvl w:ilvl="1" w:tplc="FDA2B9B4" w:tentative="1">
      <w:start w:val="1"/>
      <w:numFmt w:val="bullet"/>
      <w:lvlText w:val="•"/>
      <w:lvlJc w:val="left"/>
      <w:pPr>
        <w:tabs>
          <w:tab w:val="num" w:pos="1440"/>
        </w:tabs>
        <w:ind w:left="1440" w:hanging="360"/>
      </w:pPr>
      <w:rPr>
        <w:rFonts w:ascii="Times New Roman" w:hAnsi="Times New Roman" w:hint="default"/>
      </w:rPr>
    </w:lvl>
    <w:lvl w:ilvl="2" w:tplc="9D30B6F4" w:tentative="1">
      <w:start w:val="1"/>
      <w:numFmt w:val="bullet"/>
      <w:lvlText w:val="•"/>
      <w:lvlJc w:val="left"/>
      <w:pPr>
        <w:tabs>
          <w:tab w:val="num" w:pos="2160"/>
        </w:tabs>
        <w:ind w:left="2160" w:hanging="360"/>
      </w:pPr>
      <w:rPr>
        <w:rFonts w:ascii="Times New Roman" w:hAnsi="Times New Roman" w:hint="default"/>
      </w:rPr>
    </w:lvl>
    <w:lvl w:ilvl="3" w:tplc="432AFC40" w:tentative="1">
      <w:start w:val="1"/>
      <w:numFmt w:val="bullet"/>
      <w:lvlText w:val="•"/>
      <w:lvlJc w:val="left"/>
      <w:pPr>
        <w:tabs>
          <w:tab w:val="num" w:pos="2880"/>
        </w:tabs>
        <w:ind w:left="2880" w:hanging="360"/>
      </w:pPr>
      <w:rPr>
        <w:rFonts w:ascii="Times New Roman" w:hAnsi="Times New Roman" w:hint="default"/>
      </w:rPr>
    </w:lvl>
    <w:lvl w:ilvl="4" w:tplc="ED1A8FF6" w:tentative="1">
      <w:start w:val="1"/>
      <w:numFmt w:val="bullet"/>
      <w:lvlText w:val="•"/>
      <w:lvlJc w:val="left"/>
      <w:pPr>
        <w:tabs>
          <w:tab w:val="num" w:pos="3600"/>
        </w:tabs>
        <w:ind w:left="3600" w:hanging="360"/>
      </w:pPr>
      <w:rPr>
        <w:rFonts w:ascii="Times New Roman" w:hAnsi="Times New Roman" w:hint="default"/>
      </w:rPr>
    </w:lvl>
    <w:lvl w:ilvl="5" w:tplc="428ECF28" w:tentative="1">
      <w:start w:val="1"/>
      <w:numFmt w:val="bullet"/>
      <w:lvlText w:val="•"/>
      <w:lvlJc w:val="left"/>
      <w:pPr>
        <w:tabs>
          <w:tab w:val="num" w:pos="4320"/>
        </w:tabs>
        <w:ind w:left="4320" w:hanging="360"/>
      </w:pPr>
      <w:rPr>
        <w:rFonts w:ascii="Times New Roman" w:hAnsi="Times New Roman" w:hint="default"/>
      </w:rPr>
    </w:lvl>
    <w:lvl w:ilvl="6" w:tplc="C8B08F6E" w:tentative="1">
      <w:start w:val="1"/>
      <w:numFmt w:val="bullet"/>
      <w:lvlText w:val="•"/>
      <w:lvlJc w:val="left"/>
      <w:pPr>
        <w:tabs>
          <w:tab w:val="num" w:pos="5040"/>
        </w:tabs>
        <w:ind w:left="5040" w:hanging="360"/>
      </w:pPr>
      <w:rPr>
        <w:rFonts w:ascii="Times New Roman" w:hAnsi="Times New Roman" w:hint="default"/>
      </w:rPr>
    </w:lvl>
    <w:lvl w:ilvl="7" w:tplc="DDFCB8A4" w:tentative="1">
      <w:start w:val="1"/>
      <w:numFmt w:val="bullet"/>
      <w:lvlText w:val="•"/>
      <w:lvlJc w:val="left"/>
      <w:pPr>
        <w:tabs>
          <w:tab w:val="num" w:pos="5760"/>
        </w:tabs>
        <w:ind w:left="5760" w:hanging="360"/>
      </w:pPr>
      <w:rPr>
        <w:rFonts w:ascii="Times New Roman" w:hAnsi="Times New Roman" w:hint="default"/>
      </w:rPr>
    </w:lvl>
    <w:lvl w:ilvl="8" w:tplc="F692DE4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1B64DF9"/>
    <w:multiLevelType w:val="hybridMultilevel"/>
    <w:tmpl w:val="383CA374"/>
    <w:lvl w:ilvl="0" w:tplc="041286B8">
      <w:start w:val="1"/>
      <w:numFmt w:val="bullet"/>
      <w:lvlText w:val="•"/>
      <w:lvlJc w:val="left"/>
      <w:pPr>
        <w:tabs>
          <w:tab w:val="num" w:pos="720"/>
        </w:tabs>
        <w:ind w:left="720" w:hanging="360"/>
      </w:pPr>
      <w:rPr>
        <w:rFonts w:ascii="Times New Roman" w:hAnsi="Times New Roman" w:hint="default"/>
      </w:rPr>
    </w:lvl>
    <w:lvl w:ilvl="1" w:tplc="CC2AFC18" w:tentative="1">
      <w:start w:val="1"/>
      <w:numFmt w:val="bullet"/>
      <w:lvlText w:val="•"/>
      <w:lvlJc w:val="left"/>
      <w:pPr>
        <w:tabs>
          <w:tab w:val="num" w:pos="1440"/>
        </w:tabs>
        <w:ind w:left="1440" w:hanging="360"/>
      </w:pPr>
      <w:rPr>
        <w:rFonts w:ascii="Times New Roman" w:hAnsi="Times New Roman" w:hint="default"/>
      </w:rPr>
    </w:lvl>
    <w:lvl w:ilvl="2" w:tplc="E41C9AA6" w:tentative="1">
      <w:start w:val="1"/>
      <w:numFmt w:val="bullet"/>
      <w:lvlText w:val="•"/>
      <w:lvlJc w:val="left"/>
      <w:pPr>
        <w:tabs>
          <w:tab w:val="num" w:pos="2160"/>
        </w:tabs>
        <w:ind w:left="2160" w:hanging="360"/>
      </w:pPr>
      <w:rPr>
        <w:rFonts w:ascii="Times New Roman" w:hAnsi="Times New Roman" w:hint="default"/>
      </w:rPr>
    </w:lvl>
    <w:lvl w:ilvl="3" w:tplc="47A627C2" w:tentative="1">
      <w:start w:val="1"/>
      <w:numFmt w:val="bullet"/>
      <w:lvlText w:val="•"/>
      <w:lvlJc w:val="left"/>
      <w:pPr>
        <w:tabs>
          <w:tab w:val="num" w:pos="2880"/>
        </w:tabs>
        <w:ind w:left="2880" w:hanging="360"/>
      </w:pPr>
      <w:rPr>
        <w:rFonts w:ascii="Times New Roman" w:hAnsi="Times New Roman" w:hint="default"/>
      </w:rPr>
    </w:lvl>
    <w:lvl w:ilvl="4" w:tplc="8E48F9EC" w:tentative="1">
      <w:start w:val="1"/>
      <w:numFmt w:val="bullet"/>
      <w:lvlText w:val="•"/>
      <w:lvlJc w:val="left"/>
      <w:pPr>
        <w:tabs>
          <w:tab w:val="num" w:pos="3600"/>
        </w:tabs>
        <w:ind w:left="3600" w:hanging="360"/>
      </w:pPr>
      <w:rPr>
        <w:rFonts w:ascii="Times New Roman" w:hAnsi="Times New Roman" w:hint="default"/>
      </w:rPr>
    </w:lvl>
    <w:lvl w:ilvl="5" w:tplc="9C0880BC" w:tentative="1">
      <w:start w:val="1"/>
      <w:numFmt w:val="bullet"/>
      <w:lvlText w:val="•"/>
      <w:lvlJc w:val="left"/>
      <w:pPr>
        <w:tabs>
          <w:tab w:val="num" w:pos="4320"/>
        </w:tabs>
        <w:ind w:left="4320" w:hanging="360"/>
      </w:pPr>
      <w:rPr>
        <w:rFonts w:ascii="Times New Roman" w:hAnsi="Times New Roman" w:hint="default"/>
      </w:rPr>
    </w:lvl>
    <w:lvl w:ilvl="6" w:tplc="528E74FA" w:tentative="1">
      <w:start w:val="1"/>
      <w:numFmt w:val="bullet"/>
      <w:lvlText w:val="•"/>
      <w:lvlJc w:val="left"/>
      <w:pPr>
        <w:tabs>
          <w:tab w:val="num" w:pos="5040"/>
        </w:tabs>
        <w:ind w:left="5040" w:hanging="360"/>
      </w:pPr>
      <w:rPr>
        <w:rFonts w:ascii="Times New Roman" w:hAnsi="Times New Roman" w:hint="default"/>
      </w:rPr>
    </w:lvl>
    <w:lvl w:ilvl="7" w:tplc="23CC8B00" w:tentative="1">
      <w:start w:val="1"/>
      <w:numFmt w:val="bullet"/>
      <w:lvlText w:val="•"/>
      <w:lvlJc w:val="left"/>
      <w:pPr>
        <w:tabs>
          <w:tab w:val="num" w:pos="5760"/>
        </w:tabs>
        <w:ind w:left="5760" w:hanging="360"/>
      </w:pPr>
      <w:rPr>
        <w:rFonts w:ascii="Times New Roman" w:hAnsi="Times New Roman" w:hint="default"/>
      </w:rPr>
    </w:lvl>
    <w:lvl w:ilvl="8" w:tplc="E438F6A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F550B55"/>
    <w:multiLevelType w:val="hybridMultilevel"/>
    <w:tmpl w:val="00B8D796"/>
    <w:lvl w:ilvl="0" w:tplc="2BA6FD44">
      <w:start w:val="1"/>
      <w:numFmt w:val="bullet"/>
      <w:lvlText w:val="•"/>
      <w:lvlJc w:val="left"/>
      <w:pPr>
        <w:tabs>
          <w:tab w:val="num" w:pos="720"/>
        </w:tabs>
        <w:ind w:left="720" w:hanging="360"/>
      </w:pPr>
      <w:rPr>
        <w:rFonts w:ascii="Times New Roman" w:hAnsi="Times New Roman" w:hint="default"/>
      </w:rPr>
    </w:lvl>
    <w:lvl w:ilvl="1" w:tplc="C7DE0F2C" w:tentative="1">
      <w:start w:val="1"/>
      <w:numFmt w:val="bullet"/>
      <w:lvlText w:val="•"/>
      <w:lvlJc w:val="left"/>
      <w:pPr>
        <w:tabs>
          <w:tab w:val="num" w:pos="1440"/>
        </w:tabs>
        <w:ind w:left="1440" w:hanging="360"/>
      </w:pPr>
      <w:rPr>
        <w:rFonts w:ascii="Times New Roman" w:hAnsi="Times New Roman" w:hint="default"/>
      </w:rPr>
    </w:lvl>
    <w:lvl w:ilvl="2" w:tplc="53821546" w:tentative="1">
      <w:start w:val="1"/>
      <w:numFmt w:val="bullet"/>
      <w:lvlText w:val="•"/>
      <w:lvlJc w:val="left"/>
      <w:pPr>
        <w:tabs>
          <w:tab w:val="num" w:pos="2160"/>
        </w:tabs>
        <w:ind w:left="2160" w:hanging="360"/>
      </w:pPr>
      <w:rPr>
        <w:rFonts w:ascii="Times New Roman" w:hAnsi="Times New Roman" w:hint="default"/>
      </w:rPr>
    </w:lvl>
    <w:lvl w:ilvl="3" w:tplc="78942704" w:tentative="1">
      <w:start w:val="1"/>
      <w:numFmt w:val="bullet"/>
      <w:lvlText w:val="•"/>
      <w:lvlJc w:val="left"/>
      <w:pPr>
        <w:tabs>
          <w:tab w:val="num" w:pos="2880"/>
        </w:tabs>
        <w:ind w:left="2880" w:hanging="360"/>
      </w:pPr>
      <w:rPr>
        <w:rFonts w:ascii="Times New Roman" w:hAnsi="Times New Roman" w:hint="default"/>
      </w:rPr>
    </w:lvl>
    <w:lvl w:ilvl="4" w:tplc="35FEB5AE" w:tentative="1">
      <w:start w:val="1"/>
      <w:numFmt w:val="bullet"/>
      <w:lvlText w:val="•"/>
      <w:lvlJc w:val="left"/>
      <w:pPr>
        <w:tabs>
          <w:tab w:val="num" w:pos="3600"/>
        </w:tabs>
        <w:ind w:left="3600" w:hanging="360"/>
      </w:pPr>
      <w:rPr>
        <w:rFonts w:ascii="Times New Roman" w:hAnsi="Times New Roman" w:hint="default"/>
      </w:rPr>
    </w:lvl>
    <w:lvl w:ilvl="5" w:tplc="49828082" w:tentative="1">
      <w:start w:val="1"/>
      <w:numFmt w:val="bullet"/>
      <w:lvlText w:val="•"/>
      <w:lvlJc w:val="left"/>
      <w:pPr>
        <w:tabs>
          <w:tab w:val="num" w:pos="4320"/>
        </w:tabs>
        <w:ind w:left="4320" w:hanging="360"/>
      </w:pPr>
      <w:rPr>
        <w:rFonts w:ascii="Times New Roman" w:hAnsi="Times New Roman" w:hint="default"/>
      </w:rPr>
    </w:lvl>
    <w:lvl w:ilvl="6" w:tplc="6A54755C" w:tentative="1">
      <w:start w:val="1"/>
      <w:numFmt w:val="bullet"/>
      <w:lvlText w:val="•"/>
      <w:lvlJc w:val="left"/>
      <w:pPr>
        <w:tabs>
          <w:tab w:val="num" w:pos="5040"/>
        </w:tabs>
        <w:ind w:left="5040" w:hanging="360"/>
      </w:pPr>
      <w:rPr>
        <w:rFonts w:ascii="Times New Roman" w:hAnsi="Times New Roman" w:hint="default"/>
      </w:rPr>
    </w:lvl>
    <w:lvl w:ilvl="7" w:tplc="CD942358" w:tentative="1">
      <w:start w:val="1"/>
      <w:numFmt w:val="bullet"/>
      <w:lvlText w:val="•"/>
      <w:lvlJc w:val="left"/>
      <w:pPr>
        <w:tabs>
          <w:tab w:val="num" w:pos="5760"/>
        </w:tabs>
        <w:ind w:left="5760" w:hanging="360"/>
      </w:pPr>
      <w:rPr>
        <w:rFonts w:ascii="Times New Roman" w:hAnsi="Times New Roman" w:hint="default"/>
      </w:rPr>
    </w:lvl>
    <w:lvl w:ilvl="8" w:tplc="3C9218E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5B11278"/>
    <w:multiLevelType w:val="hybridMultilevel"/>
    <w:tmpl w:val="97ECBF0C"/>
    <w:lvl w:ilvl="0" w:tplc="1A64E49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D2B68E7"/>
    <w:multiLevelType w:val="hybridMultilevel"/>
    <w:tmpl w:val="4FC0CC32"/>
    <w:lvl w:ilvl="0" w:tplc="465A8026">
      <w:start w:val="1"/>
      <w:numFmt w:val="bullet"/>
      <w:lvlText w:val="•"/>
      <w:lvlJc w:val="left"/>
      <w:pPr>
        <w:tabs>
          <w:tab w:val="num" w:pos="720"/>
        </w:tabs>
        <w:ind w:left="720" w:hanging="360"/>
      </w:pPr>
      <w:rPr>
        <w:rFonts w:ascii="Times New Roman" w:hAnsi="Times New Roman" w:hint="default"/>
      </w:rPr>
    </w:lvl>
    <w:lvl w:ilvl="1" w:tplc="CB867ADC" w:tentative="1">
      <w:start w:val="1"/>
      <w:numFmt w:val="bullet"/>
      <w:lvlText w:val="•"/>
      <w:lvlJc w:val="left"/>
      <w:pPr>
        <w:tabs>
          <w:tab w:val="num" w:pos="1440"/>
        </w:tabs>
        <w:ind w:left="1440" w:hanging="360"/>
      </w:pPr>
      <w:rPr>
        <w:rFonts w:ascii="Times New Roman" w:hAnsi="Times New Roman" w:hint="default"/>
      </w:rPr>
    </w:lvl>
    <w:lvl w:ilvl="2" w:tplc="C546C118" w:tentative="1">
      <w:start w:val="1"/>
      <w:numFmt w:val="bullet"/>
      <w:lvlText w:val="•"/>
      <w:lvlJc w:val="left"/>
      <w:pPr>
        <w:tabs>
          <w:tab w:val="num" w:pos="2160"/>
        </w:tabs>
        <w:ind w:left="2160" w:hanging="360"/>
      </w:pPr>
      <w:rPr>
        <w:rFonts w:ascii="Times New Roman" w:hAnsi="Times New Roman" w:hint="default"/>
      </w:rPr>
    </w:lvl>
    <w:lvl w:ilvl="3" w:tplc="527CB486" w:tentative="1">
      <w:start w:val="1"/>
      <w:numFmt w:val="bullet"/>
      <w:lvlText w:val="•"/>
      <w:lvlJc w:val="left"/>
      <w:pPr>
        <w:tabs>
          <w:tab w:val="num" w:pos="2880"/>
        </w:tabs>
        <w:ind w:left="2880" w:hanging="360"/>
      </w:pPr>
      <w:rPr>
        <w:rFonts w:ascii="Times New Roman" w:hAnsi="Times New Roman" w:hint="default"/>
      </w:rPr>
    </w:lvl>
    <w:lvl w:ilvl="4" w:tplc="035E757E" w:tentative="1">
      <w:start w:val="1"/>
      <w:numFmt w:val="bullet"/>
      <w:lvlText w:val="•"/>
      <w:lvlJc w:val="left"/>
      <w:pPr>
        <w:tabs>
          <w:tab w:val="num" w:pos="3600"/>
        </w:tabs>
        <w:ind w:left="3600" w:hanging="360"/>
      </w:pPr>
      <w:rPr>
        <w:rFonts w:ascii="Times New Roman" w:hAnsi="Times New Roman" w:hint="default"/>
      </w:rPr>
    </w:lvl>
    <w:lvl w:ilvl="5" w:tplc="ED58E996" w:tentative="1">
      <w:start w:val="1"/>
      <w:numFmt w:val="bullet"/>
      <w:lvlText w:val="•"/>
      <w:lvlJc w:val="left"/>
      <w:pPr>
        <w:tabs>
          <w:tab w:val="num" w:pos="4320"/>
        </w:tabs>
        <w:ind w:left="4320" w:hanging="360"/>
      </w:pPr>
      <w:rPr>
        <w:rFonts w:ascii="Times New Roman" w:hAnsi="Times New Roman" w:hint="default"/>
      </w:rPr>
    </w:lvl>
    <w:lvl w:ilvl="6" w:tplc="E3248216" w:tentative="1">
      <w:start w:val="1"/>
      <w:numFmt w:val="bullet"/>
      <w:lvlText w:val="•"/>
      <w:lvlJc w:val="left"/>
      <w:pPr>
        <w:tabs>
          <w:tab w:val="num" w:pos="5040"/>
        </w:tabs>
        <w:ind w:left="5040" w:hanging="360"/>
      </w:pPr>
      <w:rPr>
        <w:rFonts w:ascii="Times New Roman" w:hAnsi="Times New Roman" w:hint="default"/>
      </w:rPr>
    </w:lvl>
    <w:lvl w:ilvl="7" w:tplc="1CF41B32" w:tentative="1">
      <w:start w:val="1"/>
      <w:numFmt w:val="bullet"/>
      <w:lvlText w:val="•"/>
      <w:lvlJc w:val="left"/>
      <w:pPr>
        <w:tabs>
          <w:tab w:val="num" w:pos="5760"/>
        </w:tabs>
        <w:ind w:left="5760" w:hanging="360"/>
      </w:pPr>
      <w:rPr>
        <w:rFonts w:ascii="Times New Roman" w:hAnsi="Times New Roman" w:hint="default"/>
      </w:rPr>
    </w:lvl>
    <w:lvl w:ilvl="8" w:tplc="AE72BFDC"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2"/>
  </w:num>
  <w:num w:numId="3">
    <w:abstractNumId w:val="6"/>
  </w:num>
  <w:num w:numId="4">
    <w:abstractNumId w:val="5"/>
  </w:num>
  <w:num w:numId="5">
    <w:abstractNumId w:val="1"/>
  </w:num>
  <w:num w:numId="6">
    <w:abstractNumId w:val="3"/>
  </w:num>
  <w:num w:numId="7">
    <w:abstractNumId w:val="7"/>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יפתח עמיר">
    <w15:presenceInfo w15:providerId="None" w15:userId="יפתח עמיר"/>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A59"/>
    <w:rsid w:val="000003BD"/>
    <w:rsid w:val="00000F10"/>
    <w:rsid w:val="000010A5"/>
    <w:rsid w:val="00001292"/>
    <w:rsid w:val="00001E04"/>
    <w:rsid w:val="00002DF0"/>
    <w:rsid w:val="0000331F"/>
    <w:rsid w:val="00003B86"/>
    <w:rsid w:val="00004289"/>
    <w:rsid w:val="00004A9E"/>
    <w:rsid w:val="00004AA8"/>
    <w:rsid w:val="00004B7C"/>
    <w:rsid w:val="00004BA7"/>
    <w:rsid w:val="00004E2D"/>
    <w:rsid w:val="0000560C"/>
    <w:rsid w:val="00005F7E"/>
    <w:rsid w:val="00006014"/>
    <w:rsid w:val="00006225"/>
    <w:rsid w:val="00006F9A"/>
    <w:rsid w:val="0000706D"/>
    <w:rsid w:val="000073AA"/>
    <w:rsid w:val="00007B49"/>
    <w:rsid w:val="000100CE"/>
    <w:rsid w:val="0001042E"/>
    <w:rsid w:val="00010D8B"/>
    <w:rsid w:val="00012282"/>
    <w:rsid w:val="0001317D"/>
    <w:rsid w:val="000134AA"/>
    <w:rsid w:val="00015075"/>
    <w:rsid w:val="00015A35"/>
    <w:rsid w:val="00015AEC"/>
    <w:rsid w:val="00016A4E"/>
    <w:rsid w:val="000173F3"/>
    <w:rsid w:val="0001744D"/>
    <w:rsid w:val="00017F99"/>
    <w:rsid w:val="0002003B"/>
    <w:rsid w:val="000212DA"/>
    <w:rsid w:val="000212F9"/>
    <w:rsid w:val="000218D0"/>
    <w:rsid w:val="000219AC"/>
    <w:rsid w:val="00021F81"/>
    <w:rsid w:val="0002321B"/>
    <w:rsid w:val="00023317"/>
    <w:rsid w:val="000237AF"/>
    <w:rsid w:val="000242B5"/>
    <w:rsid w:val="0002527D"/>
    <w:rsid w:val="000254E6"/>
    <w:rsid w:val="00027F94"/>
    <w:rsid w:val="000300A3"/>
    <w:rsid w:val="000301B8"/>
    <w:rsid w:val="000304CD"/>
    <w:rsid w:val="000307E0"/>
    <w:rsid w:val="00030B96"/>
    <w:rsid w:val="00031145"/>
    <w:rsid w:val="00031914"/>
    <w:rsid w:val="000319CA"/>
    <w:rsid w:val="00032115"/>
    <w:rsid w:val="00033EE0"/>
    <w:rsid w:val="0003467B"/>
    <w:rsid w:val="00034B26"/>
    <w:rsid w:val="00034E49"/>
    <w:rsid w:val="00035380"/>
    <w:rsid w:val="00035EEA"/>
    <w:rsid w:val="00036168"/>
    <w:rsid w:val="000361D5"/>
    <w:rsid w:val="00036FA1"/>
    <w:rsid w:val="00040C9D"/>
    <w:rsid w:val="00040F3B"/>
    <w:rsid w:val="00043279"/>
    <w:rsid w:val="00043A7E"/>
    <w:rsid w:val="00043F57"/>
    <w:rsid w:val="00044473"/>
    <w:rsid w:val="00045C46"/>
    <w:rsid w:val="00045D90"/>
    <w:rsid w:val="00045F97"/>
    <w:rsid w:val="000465E4"/>
    <w:rsid w:val="00046B31"/>
    <w:rsid w:val="000471DA"/>
    <w:rsid w:val="000475A1"/>
    <w:rsid w:val="00047F81"/>
    <w:rsid w:val="0005399B"/>
    <w:rsid w:val="000545D1"/>
    <w:rsid w:val="00054806"/>
    <w:rsid w:val="00054C1E"/>
    <w:rsid w:val="00055C6C"/>
    <w:rsid w:val="0005698D"/>
    <w:rsid w:val="000572D4"/>
    <w:rsid w:val="0006186F"/>
    <w:rsid w:val="00062206"/>
    <w:rsid w:val="00062FCC"/>
    <w:rsid w:val="00063502"/>
    <w:rsid w:val="00063987"/>
    <w:rsid w:val="000657EC"/>
    <w:rsid w:val="000665B5"/>
    <w:rsid w:val="0006665C"/>
    <w:rsid w:val="00067A5D"/>
    <w:rsid w:val="00067D0E"/>
    <w:rsid w:val="00067E3B"/>
    <w:rsid w:val="0007245F"/>
    <w:rsid w:val="000727A5"/>
    <w:rsid w:val="00072D04"/>
    <w:rsid w:val="00073C93"/>
    <w:rsid w:val="00074DF5"/>
    <w:rsid w:val="000754EA"/>
    <w:rsid w:val="00077A81"/>
    <w:rsid w:val="00080AF9"/>
    <w:rsid w:val="00080EE9"/>
    <w:rsid w:val="00081B2C"/>
    <w:rsid w:val="00081F94"/>
    <w:rsid w:val="0008286C"/>
    <w:rsid w:val="0008349D"/>
    <w:rsid w:val="00083718"/>
    <w:rsid w:val="0008425D"/>
    <w:rsid w:val="00084446"/>
    <w:rsid w:val="000845CD"/>
    <w:rsid w:val="00086229"/>
    <w:rsid w:val="000867C9"/>
    <w:rsid w:val="00086E85"/>
    <w:rsid w:val="00090733"/>
    <w:rsid w:val="000917D8"/>
    <w:rsid w:val="0009251A"/>
    <w:rsid w:val="000926AD"/>
    <w:rsid w:val="00092985"/>
    <w:rsid w:val="00092ACB"/>
    <w:rsid w:val="0009306F"/>
    <w:rsid w:val="00096DC6"/>
    <w:rsid w:val="00097186"/>
    <w:rsid w:val="000A0B13"/>
    <w:rsid w:val="000A0C8C"/>
    <w:rsid w:val="000A1462"/>
    <w:rsid w:val="000A14D3"/>
    <w:rsid w:val="000A2479"/>
    <w:rsid w:val="000A2D07"/>
    <w:rsid w:val="000A599D"/>
    <w:rsid w:val="000A5C10"/>
    <w:rsid w:val="000A69C7"/>
    <w:rsid w:val="000A7E60"/>
    <w:rsid w:val="000A7FD8"/>
    <w:rsid w:val="000B035C"/>
    <w:rsid w:val="000B1513"/>
    <w:rsid w:val="000B1567"/>
    <w:rsid w:val="000B1757"/>
    <w:rsid w:val="000B1FEB"/>
    <w:rsid w:val="000B2A43"/>
    <w:rsid w:val="000B2E63"/>
    <w:rsid w:val="000B30B6"/>
    <w:rsid w:val="000B32B5"/>
    <w:rsid w:val="000B3F20"/>
    <w:rsid w:val="000B3FEF"/>
    <w:rsid w:val="000B43D4"/>
    <w:rsid w:val="000B4C43"/>
    <w:rsid w:val="000B564B"/>
    <w:rsid w:val="000B6CB7"/>
    <w:rsid w:val="000B7C53"/>
    <w:rsid w:val="000C02E2"/>
    <w:rsid w:val="000C214A"/>
    <w:rsid w:val="000C283E"/>
    <w:rsid w:val="000C3539"/>
    <w:rsid w:val="000C3740"/>
    <w:rsid w:val="000C4AF5"/>
    <w:rsid w:val="000C4BBF"/>
    <w:rsid w:val="000C5627"/>
    <w:rsid w:val="000C5A89"/>
    <w:rsid w:val="000C5C40"/>
    <w:rsid w:val="000C5DFD"/>
    <w:rsid w:val="000C6014"/>
    <w:rsid w:val="000C6920"/>
    <w:rsid w:val="000C6EF1"/>
    <w:rsid w:val="000C73BD"/>
    <w:rsid w:val="000D0555"/>
    <w:rsid w:val="000D11CF"/>
    <w:rsid w:val="000D1839"/>
    <w:rsid w:val="000D2814"/>
    <w:rsid w:val="000D2AED"/>
    <w:rsid w:val="000D54A5"/>
    <w:rsid w:val="000D5619"/>
    <w:rsid w:val="000D6250"/>
    <w:rsid w:val="000D6545"/>
    <w:rsid w:val="000D673F"/>
    <w:rsid w:val="000D7541"/>
    <w:rsid w:val="000D75F3"/>
    <w:rsid w:val="000D7C1D"/>
    <w:rsid w:val="000D7FE4"/>
    <w:rsid w:val="000E0A9A"/>
    <w:rsid w:val="000E3617"/>
    <w:rsid w:val="000E3CF4"/>
    <w:rsid w:val="000E45BD"/>
    <w:rsid w:val="000E4A77"/>
    <w:rsid w:val="000E61C4"/>
    <w:rsid w:val="000E79BF"/>
    <w:rsid w:val="000F1620"/>
    <w:rsid w:val="000F177A"/>
    <w:rsid w:val="000F2749"/>
    <w:rsid w:val="000F2E1B"/>
    <w:rsid w:val="000F3F7B"/>
    <w:rsid w:val="000F4BC3"/>
    <w:rsid w:val="000F6E27"/>
    <w:rsid w:val="000F7124"/>
    <w:rsid w:val="000F7681"/>
    <w:rsid w:val="000F768F"/>
    <w:rsid w:val="000F79F5"/>
    <w:rsid w:val="000F7AF3"/>
    <w:rsid w:val="00100133"/>
    <w:rsid w:val="001007D9"/>
    <w:rsid w:val="0010084C"/>
    <w:rsid w:val="00101844"/>
    <w:rsid w:val="0010364E"/>
    <w:rsid w:val="00103DCE"/>
    <w:rsid w:val="0010429E"/>
    <w:rsid w:val="001058D4"/>
    <w:rsid w:val="00106D0B"/>
    <w:rsid w:val="0011019D"/>
    <w:rsid w:val="00112741"/>
    <w:rsid w:val="001135AD"/>
    <w:rsid w:val="001142D0"/>
    <w:rsid w:val="001154DF"/>
    <w:rsid w:val="001156DC"/>
    <w:rsid w:val="00116D02"/>
    <w:rsid w:val="00122D54"/>
    <w:rsid w:val="00123380"/>
    <w:rsid w:val="001243E8"/>
    <w:rsid w:val="0012475C"/>
    <w:rsid w:val="0012491D"/>
    <w:rsid w:val="00124B3F"/>
    <w:rsid w:val="001250C6"/>
    <w:rsid w:val="00125FE1"/>
    <w:rsid w:val="00126491"/>
    <w:rsid w:val="001276CE"/>
    <w:rsid w:val="00127A5D"/>
    <w:rsid w:val="001305ED"/>
    <w:rsid w:val="0013095F"/>
    <w:rsid w:val="00130A5C"/>
    <w:rsid w:val="00131D17"/>
    <w:rsid w:val="001321FF"/>
    <w:rsid w:val="001324D3"/>
    <w:rsid w:val="00132D4D"/>
    <w:rsid w:val="00133616"/>
    <w:rsid w:val="001337C7"/>
    <w:rsid w:val="0013443C"/>
    <w:rsid w:val="00134D7A"/>
    <w:rsid w:val="00134E1E"/>
    <w:rsid w:val="001359C3"/>
    <w:rsid w:val="00136958"/>
    <w:rsid w:val="00136D39"/>
    <w:rsid w:val="00137445"/>
    <w:rsid w:val="00140262"/>
    <w:rsid w:val="00140A7F"/>
    <w:rsid w:val="00140D80"/>
    <w:rsid w:val="001414CC"/>
    <w:rsid w:val="00141BBB"/>
    <w:rsid w:val="001434B5"/>
    <w:rsid w:val="00145437"/>
    <w:rsid w:val="001457AA"/>
    <w:rsid w:val="00146238"/>
    <w:rsid w:val="00150665"/>
    <w:rsid w:val="00151B56"/>
    <w:rsid w:val="00155B9B"/>
    <w:rsid w:val="0015613C"/>
    <w:rsid w:val="00160413"/>
    <w:rsid w:val="00160756"/>
    <w:rsid w:val="00160F03"/>
    <w:rsid w:val="00160F5C"/>
    <w:rsid w:val="001610C3"/>
    <w:rsid w:val="00161423"/>
    <w:rsid w:val="00161751"/>
    <w:rsid w:val="001618A5"/>
    <w:rsid w:val="00162E9C"/>
    <w:rsid w:val="001635D5"/>
    <w:rsid w:val="001643BC"/>
    <w:rsid w:val="00165196"/>
    <w:rsid w:val="00165D9E"/>
    <w:rsid w:val="00166395"/>
    <w:rsid w:val="00166719"/>
    <w:rsid w:val="001706F4"/>
    <w:rsid w:val="00170BFD"/>
    <w:rsid w:val="00171216"/>
    <w:rsid w:val="00172E68"/>
    <w:rsid w:val="001733FB"/>
    <w:rsid w:val="00173667"/>
    <w:rsid w:val="0017548A"/>
    <w:rsid w:val="00175C5F"/>
    <w:rsid w:val="00176744"/>
    <w:rsid w:val="00177438"/>
    <w:rsid w:val="00182DE1"/>
    <w:rsid w:val="0018384F"/>
    <w:rsid w:val="0018391D"/>
    <w:rsid w:val="00183B93"/>
    <w:rsid w:val="00184C8B"/>
    <w:rsid w:val="00186D82"/>
    <w:rsid w:val="0018767F"/>
    <w:rsid w:val="00190ADA"/>
    <w:rsid w:val="001918A0"/>
    <w:rsid w:val="001918D9"/>
    <w:rsid w:val="00192558"/>
    <w:rsid w:val="0019306E"/>
    <w:rsid w:val="00193801"/>
    <w:rsid w:val="00193BDF"/>
    <w:rsid w:val="0019441E"/>
    <w:rsid w:val="00194D09"/>
    <w:rsid w:val="001962C1"/>
    <w:rsid w:val="001962D0"/>
    <w:rsid w:val="00196E40"/>
    <w:rsid w:val="0019727F"/>
    <w:rsid w:val="001978A0"/>
    <w:rsid w:val="001A0B43"/>
    <w:rsid w:val="001A0F01"/>
    <w:rsid w:val="001A1868"/>
    <w:rsid w:val="001A2A98"/>
    <w:rsid w:val="001A2D87"/>
    <w:rsid w:val="001A2DCA"/>
    <w:rsid w:val="001A36EE"/>
    <w:rsid w:val="001A4260"/>
    <w:rsid w:val="001A4E85"/>
    <w:rsid w:val="001A4F70"/>
    <w:rsid w:val="001A505F"/>
    <w:rsid w:val="001A51CC"/>
    <w:rsid w:val="001A54EE"/>
    <w:rsid w:val="001A5527"/>
    <w:rsid w:val="001A5A06"/>
    <w:rsid w:val="001A622D"/>
    <w:rsid w:val="001A696F"/>
    <w:rsid w:val="001A6975"/>
    <w:rsid w:val="001A6C07"/>
    <w:rsid w:val="001A7539"/>
    <w:rsid w:val="001B08D7"/>
    <w:rsid w:val="001B0B13"/>
    <w:rsid w:val="001B0D64"/>
    <w:rsid w:val="001B0FC6"/>
    <w:rsid w:val="001B121F"/>
    <w:rsid w:val="001B25F4"/>
    <w:rsid w:val="001B5A4F"/>
    <w:rsid w:val="001B5E53"/>
    <w:rsid w:val="001B6173"/>
    <w:rsid w:val="001B6C0A"/>
    <w:rsid w:val="001B73AE"/>
    <w:rsid w:val="001B7674"/>
    <w:rsid w:val="001B7712"/>
    <w:rsid w:val="001B785B"/>
    <w:rsid w:val="001B7927"/>
    <w:rsid w:val="001B7E83"/>
    <w:rsid w:val="001C194C"/>
    <w:rsid w:val="001C19D9"/>
    <w:rsid w:val="001C2AAA"/>
    <w:rsid w:val="001C2D5B"/>
    <w:rsid w:val="001C30F4"/>
    <w:rsid w:val="001C34AD"/>
    <w:rsid w:val="001C370D"/>
    <w:rsid w:val="001C392D"/>
    <w:rsid w:val="001C39B1"/>
    <w:rsid w:val="001C47AE"/>
    <w:rsid w:val="001C4DEF"/>
    <w:rsid w:val="001C52F1"/>
    <w:rsid w:val="001C7574"/>
    <w:rsid w:val="001D04DE"/>
    <w:rsid w:val="001D085B"/>
    <w:rsid w:val="001D0B8F"/>
    <w:rsid w:val="001D0CAE"/>
    <w:rsid w:val="001D0E53"/>
    <w:rsid w:val="001D1CD1"/>
    <w:rsid w:val="001D1D41"/>
    <w:rsid w:val="001D1F6B"/>
    <w:rsid w:val="001D257A"/>
    <w:rsid w:val="001D2807"/>
    <w:rsid w:val="001D3A0A"/>
    <w:rsid w:val="001D404B"/>
    <w:rsid w:val="001D4A81"/>
    <w:rsid w:val="001D52D1"/>
    <w:rsid w:val="001D5BD6"/>
    <w:rsid w:val="001D609B"/>
    <w:rsid w:val="001D6104"/>
    <w:rsid w:val="001D6C0F"/>
    <w:rsid w:val="001D6DC6"/>
    <w:rsid w:val="001D7CEC"/>
    <w:rsid w:val="001D7E5E"/>
    <w:rsid w:val="001E1020"/>
    <w:rsid w:val="001E11AC"/>
    <w:rsid w:val="001E171C"/>
    <w:rsid w:val="001E22B6"/>
    <w:rsid w:val="001E3281"/>
    <w:rsid w:val="001E334E"/>
    <w:rsid w:val="001E3CEC"/>
    <w:rsid w:val="001E519B"/>
    <w:rsid w:val="001E5452"/>
    <w:rsid w:val="001E6C3A"/>
    <w:rsid w:val="001E79B4"/>
    <w:rsid w:val="001E7A90"/>
    <w:rsid w:val="001F07CA"/>
    <w:rsid w:val="001F0A42"/>
    <w:rsid w:val="001F11CB"/>
    <w:rsid w:val="001F2094"/>
    <w:rsid w:val="001F24D3"/>
    <w:rsid w:val="001F32F5"/>
    <w:rsid w:val="001F38F4"/>
    <w:rsid w:val="001F3C93"/>
    <w:rsid w:val="001F414C"/>
    <w:rsid w:val="001F43E7"/>
    <w:rsid w:val="001F45A2"/>
    <w:rsid w:val="001F4A93"/>
    <w:rsid w:val="001F5D75"/>
    <w:rsid w:val="001F61AB"/>
    <w:rsid w:val="001F6953"/>
    <w:rsid w:val="001F73A9"/>
    <w:rsid w:val="001F7428"/>
    <w:rsid w:val="00200BA3"/>
    <w:rsid w:val="00200C8E"/>
    <w:rsid w:val="0020139B"/>
    <w:rsid w:val="0020232E"/>
    <w:rsid w:val="002027A3"/>
    <w:rsid w:val="00203372"/>
    <w:rsid w:val="0020348A"/>
    <w:rsid w:val="0020440C"/>
    <w:rsid w:val="002046F8"/>
    <w:rsid w:val="00205A00"/>
    <w:rsid w:val="00205E9B"/>
    <w:rsid w:val="002060B4"/>
    <w:rsid w:val="0020628E"/>
    <w:rsid w:val="00206DD7"/>
    <w:rsid w:val="00210273"/>
    <w:rsid w:val="002107F5"/>
    <w:rsid w:val="00211471"/>
    <w:rsid w:val="002115A6"/>
    <w:rsid w:val="002118D7"/>
    <w:rsid w:val="0021214E"/>
    <w:rsid w:val="0021245F"/>
    <w:rsid w:val="00213634"/>
    <w:rsid w:val="00213FA4"/>
    <w:rsid w:val="00214845"/>
    <w:rsid w:val="002155D8"/>
    <w:rsid w:val="0021577E"/>
    <w:rsid w:val="002158E5"/>
    <w:rsid w:val="002160B1"/>
    <w:rsid w:val="0021677C"/>
    <w:rsid w:val="00216EDD"/>
    <w:rsid w:val="0021750C"/>
    <w:rsid w:val="00217B6F"/>
    <w:rsid w:val="0022000F"/>
    <w:rsid w:val="0022046C"/>
    <w:rsid w:val="0022062A"/>
    <w:rsid w:val="0022123B"/>
    <w:rsid w:val="002212FD"/>
    <w:rsid w:val="00221BD4"/>
    <w:rsid w:val="00221F97"/>
    <w:rsid w:val="002230FB"/>
    <w:rsid w:val="00223544"/>
    <w:rsid w:val="00223DDC"/>
    <w:rsid w:val="00224AE0"/>
    <w:rsid w:val="00225630"/>
    <w:rsid w:val="002264E4"/>
    <w:rsid w:val="002267DC"/>
    <w:rsid w:val="002268EE"/>
    <w:rsid w:val="00226A7F"/>
    <w:rsid w:val="00227589"/>
    <w:rsid w:val="002304B4"/>
    <w:rsid w:val="0023068E"/>
    <w:rsid w:val="002327B6"/>
    <w:rsid w:val="00232830"/>
    <w:rsid w:val="00232E68"/>
    <w:rsid w:val="00233907"/>
    <w:rsid w:val="002339DE"/>
    <w:rsid w:val="00233A97"/>
    <w:rsid w:val="00233B13"/>
    <w:rsid w:val="00233D55"/>
    <w:rsid w:val="0023413A"/>
    <w:rsid w:val="00234826"/>
    <w:rsid w:val="0023605D"/>
    <w:rsid w:val="00236833"/>
    <w:rsid w:val="002369B1"/>
    <w:rsid w:val="00236CF0"/>
    <w:rsid w:val="0024063F"/>
    <w:rsid w:val="00240680"/>
    <w:rsid w:val="002417B9"/>
    <w:rsid w:val="00243145"/>
    <w:rsid w:val="00243177"/>
    <w:rsid w:val="00243908"/>
    <w:rsid w:val="002446E3"/>
    <w:rsid w:val="002450BD"/>
    <w:rsid w:val="002451AA"/>
    <w:rsid w:val="002454A1"/>
    <w:rsid w:val="00245D10"/>
    <w:rsid w:val="00247F02"/>
    <w:rsid w:val="002503FE"/>
    <w:rsid w:val="00250FFD"/>
    <w:rsid w:val="002517A9"/>
    <w:rsid w:val="002520A8"/>
    <w:rsid w:val="00253880"/>
    <w:rsid w:val="00253B03"/>
    <w:rsid w:val="00253D90"/>
    <w:rsid w:val="00253E81"/>
    <w:rsid w:val="0025439A"/>
    <w:rsid w:val="002543CF"/>
    <w:rsid w:val="00254A26"/>
    <w:rsid w:val="0025509A"/>
    <w:rsid w:val="00256185"/>
    <w:rsid w:val="002566BC"/>
    <w:rsid w:val="00256AB6"/>
    <w:rsid w:val="00256D64"/>
    <w:rsid w:val="002577F5"/>
    <w:rsid w:val="00260432"/>
    <w:rsid w:val="002604F0"/>
    <w:rsid w:val="00263D83"/>
    <w:rsid w:val="00264940"/>
    <w:rsid w:val="00265ECC"/>
    <w:rsid w:val="00266054"/>
    <w:rsid w:val="00266539"/>
    <w:rsid w:val="00266DE4"/>
    <w:rsid w:val="00267F62"/>
    <w:rsid w:val="00270F8F"/>
    <w:rsid w:val="00270FF8"/>
    <w:rsid w:val="002712E8"/>
    <w:rsid w:val="002717F5"/>
    <w:rsid w:val="00271E4B"/>
    <w:rsid w:val="00272F13"/>
    <w:rsid w:val="0027365A"/>
    <w:rsid w:val="002739BA"/>
    <w:rsid w:val="0027468A"/>
    <w:rsid w:val="00274971"/>
    <w:rsid w:val="00274DCE"/>
    <w:rsid w:val="00274EC9"/>
    <w:rsid w:val="002759BC"/>
    <w:rsid w:val="0027643D"/>
    <w:rsid w:val="00276A4B"/>
    <w:rsid w:val="00276DFE"/>
    <w:rsid w:val="002772B1"/>
    <w:rsid w:val="002817DE"/>
    <w:rsid w:val="00281CE1"/>
    <w:rsid w:val="00282CF4"/>
    <w:rsid w:val="00282FAF"/>
    <w:rsid w:val="00283722"/>
    <w:rsid w:val="00283E98"/>
    <w:rsid w:val="00284098"/>
    <w:rsid w:val="0028427D"/>
    <w:rsid w:val="002849D6"/>
    <w:rsid w:val="00287594"/>
    <w:rsid w:val="00291326"/>
    <w:rsid w:val="00291465"/>
    <w:rsid w:val="00291511"/>
    <w:rsid w:val="00291F6D"/>
    <w:rsid w:val="0029265F"/>
    <w:rsid w:val="00292705"/>
    <w:rsid w:val="00292C2A"/>
    <w:rsid w:val="00292C4E"/>
    <w:rsid w:val="00293A7C"/>
    <w:rsid w:val="00294317"/>
    <w:rsid w:val="0029571B"/>
    <w:rsid w:val="002958A1"/>
    <w:rsid w:val="002959AC"/>
    <w:rsid w:val="00295AB0"/>
    <w:rsid w:val="002962B3"/>
    <w:rsid w:val="00296CA0"/>
    <w:rsid w:val="00297334"/>
    <w:rsid w:val="002A00CD"/>
    <w:rsid w:val="002A1801"/>
    <w:rsid w:val="002A1A15"/>
    <w:rsid w:val="002A3CA6"/>
    <w:rsid w:val="002A4098"/>
    <w:rsid w:val="002A5B86"/>
    <w:rsid w:val="002A61B9"/>
    <w:rsid w:val="002A6325"/>
    <w:rsid w:val="002A685F"/>
    <w:rsid w:val="002B082D"/>
    <w:rsid w:val="002B0E24"/>
    <w:rsid w:val="002B22DB"/>
    <w:rsid w:val="002B393D"/>
    <w:rsid w:val="002B3D78"/>
    <w:rsid w:val="002B3D79"/>
    <w:rsid w:val="002B51A5"/>
    <w:rsid w:val="002B6EE3"/>
    <w:rsid w:val="002B7A0A"/>
    <w:rsid w:val="002B7EEF"/>
    <w:rsid w:val="002C2100"/>
    <w:rsid w:val="002C2EC0"/>
    <w:rsid w:val="002C36A9"/>
    <w:rsid w:val="002C41E9"/>
    <w:rsid w:val="002C549B"/>
    <w:rsid w:val="002C5A95"/>
    <w:rsid w:val="002C5B6B"/>
    <w:rsid w:val="002C6CDD"/>
    <w:rsid w:val="002C74EA"/>
    <w:rsid w:val="002C75CA"/>
    <w:rsid w:val="002C780F"/>
    <w:rsid w:val="002C7A4C"/>
    <w:rsid w:val="002C7A8B"/>
    <w:rsid w:val="002C7B69"/>
    <w:rsid w:val="002C7D3A"/>
    <w:rsid w:val="002D0902"/>
    <w:rsid w:val="002D0F7C"/>
    <w:rsid w:val="002D2103"/>
    <w:rsid w:val="002D45AB"/>
    <w:rsid w:val="002D520E"/>
    <w:rsid w:val="002D531A"/>
    <w:rsid w:val="002D719F"/>
    <w:rsid w:val="002D7B8E"/>
    <w:rsid w:val="002E0251"/>
    <w:rsid w:val="002E1069"/>
    <w:rsid w:val="002E147A"/>
    <w:rsid w:val="002E1E19"/>
    <w:rsid w:val="002E1F69"/>
    <w:rsid w:val="002E40EB"/>
    <w:rsid w:val="002E40FD"/>
    <w:rsid w:val="002E4451"/>
    <w:rsid w:val="002E4B13"/>
    <w:rsid w:val="002E6529"/>
    <w:rsid w:val="002F1096"/>
    <w:rsid w:val="002F1129"/>
    <w:rsid w:val="002F13B2"/>
    <w:rsid w:val="002F2C1A"/>
    <w:rsid w:val="002F33FB"/>
    <w:rsid w:val="002F37A1"/>
    <w:rsid w:val="002F3BBB"/>
    <w:rsid w:val="002F43CA"/>
    <w:rsid w:val="002F4A74"/>
    <w:rsid w:val="002F4CC1"/>
    <w:rsid w:val="002F59C6"/>
    <w:rsid w:val="00300886"/>
    <w:rsid w:val="0030137D"/>
    <w:rsid w:val="00301979"/>
    <w:rsid w:val="00302E2C"/>
    <w:rsid w:val="00302E4A"/>
    <w:rsid w:val="003034DC"/>
    <w:rsid w:val="00304A6D"/>
    <w:rsid w:val="0030502A"/>
    <w:rsid w:val="00306324"/>
    <w:rsid w:val="0030771A"/>
    <w:rsid w:val="0031128A"/>
    <w:rsid w:val="0031210F"/>
    <w:rsid w:val="003143BC"/>
    <w:rsid w:val="00314F59"/>
    <w:rsid w:val="00314FBB"/>
    <w:rsid w:val="003160E4"/>
    <w:rsid w:val="003173CE"/>
    <w:rsid w:val="00321B1A"/>
    <w:rsid w:val="00322444"/>
    <w:rsid w:val="003224A9"/>
    <w:rsid w:val="003229EB"/>
    <w:rsid w:val="00322B92"/>
    <w:rsid w:val="0032349A"/>
    <w:rsid w:val="003238E0"/>
    <w:rsid w:val="00324006"/>
    <w:rsid w:val="00324140"/>
    <w:rsid w:val="0032430C"/>
    <w:rsid w:val="003245A1"/>
    <w:rsid w:val="003250E7"/>
    <w:rsid w:val="003256BD"/>
    <w:rsid w:val="003267DF"/>
    <w:rsid w:val="0032688C"/>
    <w:rsid w:val="00326F4F"/>
    <w:rsid w:val="003278B8"/>
    <w:rsid w:val="00327CB7"/>
    <w:rsid w:val="003310A0"/>
    <w:rsid w:val="00332322"/>
    <w:rsid w:val="00334056"/>
    <w:rsid w:val="00334184"/>
    <w:rsid w:val="00334BE2"/>
    <w:rsid w:val="00335FF3"/>
    <w:rsid w:val="00336539"/>
    <w:rsid w:val="003366F5"/>
    <w:rsid w:val="00336899"/>
    <w:rsid w:val="00337D84"/>
    <w:rsid w:val="0034005C"/>
    <w:rsid w:val="003402A0"/>
    <w:rsid w:val="0034105C"/>
    <w:rsid w:val="003412B8"/>
    <w:rsid w:val="0034149C"/>
    <w:rsid w:val="003419C7"/>
    <w:rsid w:val="00341DEB"/>
    <w:rsid w:val="003423C6"/>
    <w:rsid w:val="00342B3D"/>
    <w:rsid w:val="00342E1A"/>
    <w:rsid w:val="003434DD"/>
    <w:rsid w:val="00344466"/>
    <w:rsid w:val="003444E4"/>
    <w:rsid w:val="00344B1E"/>
    <w:rsid w:val="00344D80"/>
    <w:rsid w:val="003451A3"/>
    <w:rsid w:val="00345BF9"/>
    <w:rsid w:val="00347388"/>
    <w:rsid w:val="0034784C"/>
    <w:rsid w:val="003518C9"/>
    <w:rsid w:val="0035225B"/>
    <w:rsid w:val="00353E11"/>
    <w:rsid w:val="0035517C"/>
    <w:rsid w:val="00355236"/>
    <w:rsid w:val="00355CE6"/>
    <w:rsid w:val="00356136"/>
    <w:rsid w:val="00356459"/>
    <w:rsid w:val="003564B1"/>
    <w:rsid w:val="0035651F"/>
    <w:rsid w:val="003565FD"/>
    <w:rsid w:val="0035664D"/>
    <w:rsid w:val="00356A9E"/>
    <w:rsid w:val="00357008"/>
    <w:rsid w:val="003577D3"/>
    <w:rsid w:val="0036003E"/>
    <w:rsid w:val="00360F49"/>
    <w:rsid w:val="00360FBF"/>
    <w:rsid w:val="00361D25"/>
    <w:rsid w:val="00362A06"/>
    <w:rsid w:val="00363432"/>
    <w:rsid w:val="003636EB"/>
    <w:rsid w:val="00363A3E"/>
    <w:rsid w:val="00363BD7"/>
    <w:rsid w:val="0036440E"/>
    <w:rsid w:val="003660D3"/>
    <w:rsid w:val="00366614"/>
    <w:rsid w:val="00366752"/>
    <w:rsid w:val="00366D93"/>
    <w:rsid w:val="0037002B"/>
    <w:rsid w:val="0037045D"/>
    <w:rsid w:val="00370D2B"/>
    <w:rsid w:val="00370E5F"/>
    <w:rsid w:val="003728FC"/>
    <w:rsid w:val="00372A52"/>
    <w:rsid w:val="00372E29"/>
    <w:rsid w:val="00373900"/>
    <w:rsid w:val="00373A3B"/>
    <w:rsid w:val="003740F8"/>
    <w:rsid w:val="003744D1"/>
    <w:rsid w:val="003753CE"/>
    <w:rsid w:val="003759E5"/>
    <w:rsid w:val="00375B68"/>
    <w:rsid w:val="00375E63"/>
    <w:rsid w:val="00376DBC"/>
    <w:rsid w:val="00377F83"/>
    <w:rsid w:val="00381E07"/>
    <w:rsid w:val="00382054"/>
    <w:rsid w:val="00382E4D"/>
    <w:rsid w:val="00383CF8"/>
    <w:rsid w:val="00384B4E"/>
    <w:rsid w:val="00384FA0"/>
    <w:rsid w:val="00385122"/>
    <w:rsid w:val="00385985"/>
    <w:rsid w:val="00385F87"/>
    <w:rsid w:val="00385FC0"/>
    <w:rsid w:val="003865A1"/>
    <w:rsid w:val="003872A3"/>
    <w:rsid w:val="00387774"/>
    <w:rsid w:val="00387FE4"/>
    <w:rsid w:val="00390B78"/>
    <w:rsid w:val="00390C01"/>
    <w:rsid w:val="00390F6D"/>
    <w:rsid w:val="003914B4"/>
    <w:rsid w:val="003916AE"/>
    <w:rsid w:val="00391898"/>
    <w:rsid w:val="00391A09"/>
    <w:rsid w:val="00392816"/>
    <w:rsid w:val="003930F2"/>
    <w:rsid w:val="003955E5"/>
    <w:rsid w:val="00396055"/>
    <w:rsid w:val="00396D7B"/>
    <w:rsid w:val="00396F4F"/>
    <w:rsid w:val="003A062C"/>
    <w:rsid w:val="003A15A5"/>
    <w:rsid w:val="003A1786"/>
    <w:rsid w:val="003A1FB2"/>
    <w:rsid w:val="003A2C3D"/>
    <w:rsid w:val="003A3AD3"/>
    <w:rsid w:val="003A4DC3"/>
    <w:rsid w:val="003A537C"/>
    <w:rsid w:val="003A5CE1"/>
    <w:rsid w:val="003A6153"/>
    <w:rsid w:val="003A68C4"/>
    <w:rsid w:val="003A6A00"/>
    <w:rsid w:val="003A704E"/>
    <w:rsid w:val="003B0D0E"/>
    <w:rsid w:val="003B11DC"/>
    <w:rsid w:val="003B184B"/>
    <w:rsid w:val="003B1A58"/>
    <w:rsid w:val="003B1EAA"/>
    <w:rsid w:val="003B1FEF"/>
    <w:rsid w:val="003B28C6"/>
    <w:rsid w:val="003B42BA"/>
    <w:rsid w:val="003B5F1E"/>
    <w:rsid w:val="003B5FC0"/>
    <w:rsid w:val="003B733E"/>
    <w:rsid w:val="003B75C6"/>
    <w:rsid w:val="003B7B72"/>
    <w:rsid w:val="003C0F74"/>
    <w:rsid w:val="003C181F"/>
    <w:rsid w:val="003C2836"/>
    <w:rsid w:val="003C3A21"/>
    <w:rsid w:val="003C3EF0"/>
    <w:rsid w:val="003C3F8B"/>
    <w:rsid w:val="003C4A3C"/>
    <w:rsid w:val="003C4A4E"/>
    <w:rsid w:val="003C4CC8"/>
    <w:rsid w:val="003C62B8"/>
    <w:rsid w:val="003C638E"/>
    <w:rsid w:val="003C6F1B"/>
    <w:rsid w:val="003C77D0"/>
    <w:rsid w:val="003C77D7"/>
    <w:rsid w:val="003C78E9"/>
    <w:rsid w:val="003D0EC2"/>
    <w:rsid w:val="003D1597"/>
    <w:rsid w:val="003D18AB"/>
    <w:rsid w:val="003D1B62"/>
    <w:rsid w:val="003D225F"/>
    <w:rsid w:val="003D27F1"/>
    <w:rsid w:val="003D33AB"/>
    <w:rsid w:val="003D3A49"/>
    <w:rsid w:val="003D3B9E"/>
    <w:rsid w:val="003D4A8A"/>
    <w:rsid w:val="003D4DFA"/>
    <w:rsid w:val="003D69E1"/>
    <w:rsid w:val="003D6BA8"/>
    <w:rsid w:val="003D74AB"/>
    <w:rsid w:val="003D7662"/>
    <w:rsid w:val="003D7B44"/>
    <w:rsid w:val="003E1450"/>
    <w:rsid w:val="003E15CE"/>
    <w:rsid w:val="003E1688"/>
    <w:rsid w:val="003E2826"/>
    <w:rsid w:val="003E3643"/>
    <w:rsid w:val="003E4803"/>
    <w:rsid w:val="003E4BA3"/>
    <w:rsid w:val="003E4FFF"/>
    <w:rsid w:val="003E63AB"/>
    <w:rsid w:val="003E77A2"/>
    <w:rsid w:val="003F0601"/>
    <w:rsid w:val="003F1080"/>
    <w:rsid w:val="003F177F"/>
    <w:rsid w:val="003F17AD"/>
    <w:rsid w:val="003F1A34"/>
    <w:rsid w:val="003F1F84"/>
    <w:rsid w:val="003F32C3"/>
    <w:rsid w:val="003F766A"/>
    <w:rsid w:val="00400ECE"/>
    <w:rsid w:val="00401519"/>
    <w:rsid w:val="00401A06"/>
    <w:rsid w:val="004022B9"/>
    <w:rsid w:val="004026F8"/>
    <w:rsid w:val="00403313"/>
    <w:rsid w:val="00404BB1"/>
    <w:rsid w:val="00404D31"/>
    <w:rsid w:val="004059A4"/>
    <w:rsid w:val="00407570"/>
    <w:rsid w:val="00407594"/>
    <w:rsid w:val="004105A7"/>
    <w:rsid w:val="004115C4"/>
    <w:rsid w:val="00412088"/>
    <w:rsid w:val="00412E04"/>
    <w:rsid w:val="00412EC2"/>
    <w:rsid w:val="00413AD9"/>
    <w:rsid w:val="0041450C"/>
    <w:rsid w:val="0041452F"/>
    <w:rsid w:val="00415AF2"/>
    <w:rsid w:val="00417AAE"/>
    <w:rsid w:val="00417CC4"/>
    <w:rsid w:val="0042035B"/>
    <w:rsid w:val="00421A99"/>
    <w:rsid w:val="00422FAA"/>
    <w:rsid w:val="004241FF"/>
    <w:rsid w:val="0042478A"/>
    <w:rsid w:val="004254EF"/>
    <w:rsid w:val="00425B64"/>
    <w:rsid w:val="004267C8"/>
    <w:rsid w:val="00426B56"/>
    <w:rsid w:val="0042731C"/>
    <w:rsid w:val="00430EAD"/>
    <w:rsid w:val="00430ECA"/>
    <w:rsid w:val="0043188E"/>
    <w:rsid w:val="00432630"/>
    <w:rsid w:val="00433CA6"/>
    <w:rsid w:val="00433E03"/>
    <w:rsid w:val="00434EAA"/>
    <w:rsid w:val="00435135"/>
    <w:rsid w:val="00437AC9"/>
    <w:rsid w:val="00437C06"/>
    <w:rsid w:val="0044106F"/>
    <w:rsid w:val="004411E1"/>
    <w:rsid w:val="00441BD7"/>
    <w:rsid w:val="00442E3F"/>
    <w:rsid w:val="00443F7E"/>
    <w:rsid w:val="00444002"/>
    <w:rsid w:val="0044470E"/>
    <w:rsid w:val="00444AF3"/>
    <w:rsid w:val="004453B0"/>
    <w:rsid w:val="004454E7"/>
    <w:rsid w:val="00445D27"/>
    <w:rsid w:val="00447122"/>
    <w:rsid w:val="004520F2"/>
    <w:rsid w:val="00452123"/>
    <w:rsid w:val="00452464"/>
    <w:rsid w:val="00453F85"/>
    <w:rsid w:val="004546B1"/>
    <w:rsid w:val="004546EB"/>
    <w:rsid w:val="00454A75"/>
    <w:rsid w:val="00454B49"/>
    <w:rsid w:val="00454BEF"/>
    <w:rsid w:val="00455108"/>
    <w:rsid w:val="004559C6"/>
    <w:rsid w:val="00456C8C"/>
    <w:rsid w:val="004575C3"/>
    <w:rsid w:val="0045782F"/>
    <w:rsid w:val="00457C15"/>
    <w:rsid w:val="0046026B"/>
    <w:rsid w:val="00460AC8"/>
    <w:rsid w:val="004615B7"/>
    <w:rsid w:val="0046254F"/>
    <w:rsid w:val="00462625"/>
    <w:rsid w:val="0046318F"/>
    <w:rsid w:val="004644D8"/>
    <w:rsid w:val="00464718"/>
    <w:rsid w:val="00464DC2"/>
    <w:rsid w:val="00464DC6"/>
    <w:rsid w:val="004656E0"/>
    <w:rsid w:val="004662C9"/>
    <w:rsid w:val="00466485"/>
    <w:rsid w:val="004664E5"/>
    <w:rsid w:val="0046682F"/>
    <w:rsid w:val="004708CE"/>
    <w:rsid w:val="00471339"/>
    <w:rsid w:val="0047165C"/>
    <w:rsid w:val="0047167D"/>
    <w:rsid w:val="00471F88"/>
    <w:rsid w:val="0047335A"/>
    <w:rsid w:val="00473BE6"/>
    <w:rsid w:val="004741DA"/>
    <w:rsid w:val="00474476"/>
    <w:rsid w:val="00474598"/>
    <w:rsid w:val="00474A85"/>
    <w:rsid w:val="0047593D"/>
    <w:rsid w:val="00475EAB"/>
    <w:rsid w:val="004769E3"/>
    <w:rsid w:val="00476DB6"/>
    <w:rsid w:val="004778E6"/>
    <w:rsid w:val="00477E26"/>
    <w:rsid w:val="004802E5"/>
    <w:rsid w:val="004812BB"/>
    <w:rsid w:val="00482ACE"/>
    <w:rsid w:val="00483669"/>
    <w:rsid w:val="00483889"/>
    <w:rsid w:val="00483CDB"/>
    <w:rsid w:val="004846DC"/>
    <w:rsid w:val="00484B71"/>
    <w:rsid w:val="00485A5A"/>
    <w:rsid w:val="0048665F"/>
    <w:rsid w:val="0048690E"/>
    <w:rsid w:val="00486EEE"/>
    <w:rsid w:val="0048735A"/>
    <w:rsid w:val="00487AC9"/>
    <w:rsid w:val="00487E16"/>
    <w:rsid w:val="004908A3"/>
    <w:rsid w:val="0049247A"/>
    <w:rsid w:val="0049255E"/>
    <w:rsid w:val="00492657"/>
    <w:rsid w:val="004934FD"/>
    <w:rsid w:val="004937CA"/>
    <w:rsid w:val="004942A9"/>
    <w:rsid w:val="00494777"/>
    <w:rsid w:val="00494909"/>
    <w:rsid w:val="00494A61"/>
    <w:rsid w:val="00494D6E"/>
    <w:rsid w:val="004952DB"/>
    <w:rsid w:val="0049612C"/>
    <w:rsid w:val="00496C68"/>
    <w:rsid w:val="00496E43"/>
    <w:rsid w:val="004978D6"/>
    <w:rsid w:val="00497F5F"/>
    <w:rsid w:val="004A01AE"/>
    <w:rsid w:val="004A0978"/>
    <w:rsid w:val="004A103A"/>
    <w:rsid w:val="004A177A"/>
    <w:rsid w:val="004A1C93"/>
    <w:rsid w:val="004A3C0A"/>
    <w:rsid w:val="004A5CEE"/>
    <w:rsid w:val="004A61DD"/>
    <w:rsid w:val="004A68A2"/>
    <w:rsid w:val="004A7190"/>
    <w:rsid w:val="004A732D"/>
    <w:rsid w:val="004A7456"/>
    <w:rsid w:val="004A7BC5"/>
    <w:rsid w:val="004B05D9"/>
    <w:rsid w:val="004B06EF"/>
    <w:rsid w:val="004B0875"/>
    <w:rsid w:val="004B19E8"/>
    <w:rsid w:val="004B1D1D"/>
    <w:rsid w:val="004B2339"/>
    <w:rsid w:val="004B25D7"/>
    <w:rsid w:val="004B3536"/>
    <w:rsid w:val="004B406F"/>
    <w:rsid w:val="004B4794"/>
    <w:rsid w:val="004B4C1D"/>
    <w:rsid w:val="004B54FD"/>
    <w:rsid w:val="004B559F"/>
    <w:rsid w:val="004B57F6"/>
    <w:rsid w:val="004B676F"/>
    <w:rsid w:val="004B6858"/>
    <w:rsid w:val="004B6CD5"/>
    <w:rsid w:val="004B748C"/>
    <w:rsid w:val="004B77CC"/>
    <w:rsid w:val="004B7A5E"/>
    <w:rsid w:val="004B7D27"/>
    <w:rsid w:val="004B7F81"/>
    <w:rsid w:val="004C1D6A"/>
    <w:rsid w:val="004C2069"/>
    <w:rsid w:val="004C28B6"/>
    <w:rsid w:val="004C34A5"/>
    <w:rsid w:val="004C4053"/>
    <w:rsid w:val="004C419D"/>
    <w:rsid w:val="004C41DB"/>
    <w:rsid w:val="004C4458"/>
    <w:rsid w:val="004C4F50"/>
    <w:rsid w:val="004C5A60"/>
    <w:rsid w:val="004C5C89"/>
    <w:rsid w:val="004C687E"/>
    <w:rsid w:val="004C6A6C"/>
    <w:rsid w:val="004C7070"/>
    <w:rsid w:val="004D057C"/>
    <w:rsid w:val="004D05CE"/>
    <w:rsid w:val="004D2C09"/>
    <w:rsid w:val="004D3F4E"/>
    <w:rsid w:val="004D5B9A"/>
    <w:rsid w:val="004D6146"/>
    <w:rsid w:val="004D666C"/>
    <w:rsid w:val="004D688C"/>
    <w:rsid w:val="004D6952"/>
    <w:rsid w:val="004E0426"/>
    <w:rsid w:val="004E0F96"/>
    <w:rsid w:val="004E1302"/>
    <w:rsid w:val="004E18DA"/>
    <w:rsid w:val="004E1B00"/>
    <w:rsid w:val="004E27B6"/>
    <w:rsid w:val="004E3F3C"/>
    <w:rsid w:val="004E43D2"/>
    <w:rsid w:val="004E4D1A"/>
    <w:rsid w:val="004E4FC7"/>
    <w:rsid w:val="004E53F5"/>
    <w:rsid w:val="004E5E41"/>
    <w:rsid w:val="004E6832"/>
    <w:rsid w:val="004E740B"/>
    <w:rsid w:val="004F0A35"/>
    <w:rsid w:val="004F0DEB"/>
    <w:rsid w:val="004F0E01"/>
    <w:rsid w:val="004F1CF3"/>
    <w:rsid w:val="004F340D"/>
    <w:rsid w:val="004F47DB"/>
    <w:rsid w:val="004F4B28"/>
    <w:rsid w:val="004F587D"/>
    <w:rsid w:val="004F6242"/>
    <w:rsid w:val="004F6259"/>
    <w:rsid w:val="004F6AFC"/>
    <w:rsid w:val="004F6E9F"/>
    <w:rsid w:val="004F7408"/>
    <w:rsid w:val="00500A8E"/>
    <w:rsid w:val="00502CFF"/>
    <w:rsid w:val="00502F3A"/>
    <w:rsid w:val="00502F53"/>
    <w:rsid w:val="00502FEF"/>
    <w:rsid w:val="00502FF7"/>
    <w:rsid w:val="00503429"/>
    <w:rsid w:val="00504B19"/>
    <w:rsid w:val="00505D58"/>
    <w:rsid w:val="0050724D"/>
    <w:rsid w:val="00507B2B"/>
    <w:rsid w:val="00507EB6"/>
    <w:rsid w:val="00510491"/>
    <w:rsid w:val="00510D7F"/>
    <w:rsid w:val="005112F8"/>
    <w:rsid w:val="00512238"/>
    <w:rsid w:val="00512470"/>
    <w:rsid w:val="00512519"/>
    <w:rsid w:val="00512606"/>
    <w:rsid w:val="00512C78"/>
    <w:rsid w:val="005133FC"/>
    <w:rsid w:val="0051391E"/>
    <w:rsid w:val="00513D78"/>
    <w:rsid w:val="005151D5"/>
    <w:rsid w:val="00515EC8"/>
    <w:rsid w:val="00515F09"/>
    <w:rsid w:val="0051605B"/>
    <w:rsid w:val="005165B1"/>
    <w:rsid w:val="00517188"/>
    <w:rsid w:val="00520972"/>
    <w:rsid w:val="00520F0E"/>
    <w:rsid w:val="00521C27"/>
    <w:rsid w:val="00522061"/>
    <w:rsid w:val="00522115"/>
    <w:rsid w:val="0052239E"/>
    <w:rsid w:val="005223B7"/>
    <w:rsid w:val="0052246E"/>
    <w:rsid w:val="0052377F"/>
    <w:rsid w:val="005248C7"/>
    <w:rsid w:val="0052519C"/>
    <w:rsid w:val="005257A9"/>
    <w:rsid w:val="005259E1"/>
    <w:rsid w:val="00525A80"/>
    <w:rsid w:val="00525C02"/>
    <w:rsid w:val="00526452"/>
    <w:rsid w:val="00526586"/>
    <w:rsid w:val="00526D79"/>
    <w:rsid w:val="00527613"/>
    <w:rsid w:val="00527768"/>
    <w:rsid w:val="00527A18"/>
    <w:rsid w:val="00531243"/>
    <w:rsid w:val="00531294"/>
    <w:rsid w:val="00531D95"/>
    <w:rsid w:val="00531F63"/>
    <w:rsid w:val="00533A23"/>
    <w:rsid w:val="00534D42"/>
    <w:rsid w:val="00535A63"/>
    <w:rsid w:val="00536093"/>
    <w:rsid w:val="00536773"/>
    <w:rsid w:val="00536D32"/>
    <w:rsid w:val="005407F2"/>
    <w:rsid w:val="00541A76"/>
    <w:rsid w:val="00541D00"/>
    <w:rsid w:val="00542908"/>
    <w:rsid w:val="005430D5"/>
    <w:rsid w:val="00544072"/>
    <w:rsid w:val="00544B13"/>
    <w:rsid w:val="00544FB8"/>
    <w:rsid w:val="005462AD"/>
    <w:rsid w:val="00546340"/>
    <w:rsid w:val="00546AA2"/>
    <w:rsid w:val="00547DD1"/>
    <w:rsid w:val="00547E73"/>
    <w:rsid w:val="0055019E"/>
    <w:rsid w:val="00551194"/>
    <w:rsid w:val="00551380"/>
    <w:rsid w:val="00553561"/>
    <w:rsid w:val="00555013"/>
    <w:rsid w:val="005559F4"/>
    <w:rsid w:val="00555D7F"/>
    <w:rsid w:val="0055641C"/>
    <w:rsid w:val="00560173"/>
    <w:rsid w:val="00560245"/>
    <w:rsid w:val="005605D9"/>
    <w:rsid w:val="00560EA3"/>
    <w:rsid w:val="00560EAB"/>
    <w:rsid w:val="00562180"/>
    <w:rsid w:val="005627C2"/>
    <w:rsid w:val="00563909"/>
    <w:rsid w:val="00563AAF"/>
    <w:rsid w:val="00563FED"/>
    <w:rsid w:val="005641E5"/>
    <w:rsid w:val="005653E8"/>
    <w:rsid w:val="005656CA"/>
    <w:rsid w:val="005657D3"/>
    <w:rsid w:val="005658DD"/>
    <w:rsid w:val="00566985"/>
    <w:rsid w:val="00567201"/>
    <w:rsid w:val="00567252"/>
    <w:rsid w:val="005675A1"/>
    <w:rsid w:val="00567730"/>
    <w:rsid w:val="005709B9"/>
    <w:rsid w:val="00570AF7"/>
    <w:rsid w:val="00570DDB"/>
    <w:rsid w:val="005726FD"/>
    <w:rsid w:val="0057295B"/>
    <w:rsid w:val="00572BFC"/>
    <w:rsid w:val="00573B2E"/>
    <w:rsid w:val="00574377"/>
    <w:rsid w:val="005746DD"/>
    <w:rsid w:val="0057506D"/>
    <w:rsid w:val="00576589"/>
    <w:rsid w:val="00576B20"/>
    <w:rsid w:val="00576FBE"/>
    <w:rsid w:val="0057726B"/>
    <w:rsid w:val="0057778F"/>
    <w:rsid w:val="00577FB0"/>
    <w:rsid w:val="005801CE"/>
    <w:rsid w:val="005802E4"/>
    <w:rsid w:val="00580AC1"/>
    <w:rsid w:val="00580B45"/>
    <w:rsid w:val="0058109C"/>
    <w:rsid w:val="00581661"/>
    <w:rsid w:val="005816DF"/>
    <w:rsid w:val="00582B00"/>
    <w:rsid w:val="005831DA"/>
    <w:rsid w:val="005833AE"/>
    <w:rsid w:val="00584199"/>
    <w:rsid w:val="00584C21"/>
    <w:rsid w:val="005858B2"/>
    <w:rsid w:val="00585F1A"/>
    <w:rsid w:val="00585F44"/>
    <w:rsid w:val="00586FBD"/>
    <w:rsid w:val="00587040"/>
    <w:rsid w:val="005911E1"/>
    <w:rsid w:val="0059274B"/>
    <w:rsid w:val="00593132"/>
    <w:rsid w:val="005937A0"/>
    <w:rsid w:val="00593A9D"/>
    <w:rsid w:val="00593B4E"/>
    <w:rsid w:val="005945BE"/>
    <w:rsid w:val="00594F92"/>
    <w:rsid w:val="005950C3"/>
    <w:rsid w:val="005952AB"/>
    <w:rsid w:val="005957E6"/>
    <w:rsid w:val="00596820"/>
    <w:rsid w:val="00596981"/>
    <w:rsid w:val="00596E3E"/>
    <w:rsid w:val="0059735A"/>
    <w:rsid w:val="005A0D9F"/>
    <w:rsid w:val="005A157A"/>
    <w:rsid w:val="005A1F16"/>
    <w:rsid w:val="005A244B"/>
    <w:rsid w:val="005A2595"/>
    <w:rsid w:val="005A3399"/>
    <w:rsid w:val="005A4A30"/>
    <w:rsid w:val="005A6003"/>
    <w:rsid w:val="005A6889"/>
    <w:rsid w:val="005B0230"/>
    <w:rsid w:val="005B05EF"/>
    <w:rsid w:val="005B0775"/>
    <w:rsid w:val="005B16F1"/>
    <w:rsid w:val="005B190C"/>
    <w:rsid w:val="005B1B08"/>
    <w:rsid w:val="005B2C48"/>
    <w:rsid w:val="005B2FE5"/>
    <w:rsid w:val="005B3CFD"/>
    <w:rsid w:val="005B3E53"/>
    <w:rsid w:val="005B45E9"/>
    <w:rsid w:val="005B4A9E"/>
    <w:rsid w:val="005B54D5"/>
    <w:rsid w:val="005B58F7"/>
    <w:rsid w:val="005B601A"/>
    <w:rsid w:val="005B610A"/>
    <w:rsid w:val="005B612C"/>
    <w:rsid w:val="005B66A7"/>
    <w:rsid w:val="005B700C"/>
    <w:rsid w:val="005B743D"/>
    <w:rsid w:val="005B7708"/>
    <w:rsid w:val="005C03D5"/>
    <w:rsid w:val="005C03F0"/>
    <w:rsid w:val="005C0FE0"/>
    <w:rsid w:val="005C10DC"/>
    <w:rsid w:val="005C116A"/>
    <w:rsid w:val="005C2B52"/>
    <w:rsid w:val="005C2DBF"/>
    <w:rsid w:val="005C2F2D"/>
    <w:rsid w:val="005C35D0"/>
    <w:rsid w:val="005C3BB3"/>
    <w:rsid w:val="005C4461"/>
    <w:rsid w:val="005C4EE8"/>
    <w:rsid w:val="005C4F4D"/>
    <w:rsid w:val="005C5166"/>
    <w:rsid w:val="005C65D9"/>
    <w:rsid w:val="005C7FFD"/>
    <w:rsid w:val="005D04FE"/>
    <w:rsid w:val="005D0A48"/>
    <w:rsid w:val="005D20AA"/>
    <w:rsid w:val="005D276C"/>
    <w:rsid w:val="005D3B49"/>
    <w:rsid w:val="005D555D"/>
    <w:rsid w:val="005D6051"/>
    <w:rsid w:val="005D64DB"/>
    <w:rsid w:val="005D6970"/>
    <w:rsid w:val="005D799D"/>
    <w:rsid w:val="005D7CD6"/>
    <w:rsid w:val="005E00CD"/>
    <w:rsid w:val="005E071F"/>
    <w:rsid w:val="005E249D"/>
    <w:rsid w:val="005E2A5E"/>
    <w:rsid w:val="005E2B5E"/>
    <w:rsid w:val="005E35E3"/>
    <w:rsid w:val="005E3904"/>
    <w:rsid w:val="005E44A2"/>
    <w:rsid w:val="005E4894"/>
    <w:rsid w:val="005E53A2"/>
    <w:rsid w:val="005E54B3"/>
    <w:rsid w:val="005E55D7"/>
    <w:rsid w:val="005E77B9"/>
    <w:rsid w:val="005E7FD0"/>
    <w:rsid w:val="005F0BEC"/>
    <w:rsid w:val="005F1570"/>
    <w:rsid w:val="005F21D3"/>
    <w:rsid w:val="005F2922"/>
    <w:rsid w:val="005F3D4A"/>
    <w:rsid w:val="005F4BB6"/>
    <w:rsid w:val="005F5C07"/>
    <w:rsid w:val="005F5E2A"/>
    <w:rsid w:val="005F738E"/>
    <w:rsid w:val="005F7521"/>
    <w:rsid w:val="005F7AB0"/>
    <w:rsid w:val="005F7C57"/>
    <w:rsid w:val="0060014B"/>
    <w:rsid w:val="00600990"/>
    <w:rsid w:val="00601B90"/>
    <w:rsid w:val="0060254A"/>
    <w:rsid w:val="006034A6"/>
    <w:rsid w:val="00603A89"/>
    <w:rsid w:val="00603ADE"/>
    <w:rsid w:val="006043C2"/>
    <w:rsid w:val="0060497E"/>
    <w:rsid w:val="00604EA6"/>
    <w:rsid w:val="0060666A"/>
    <w:rsid w:val="00606DC4"/>
    <w:rsid w:val="00607132"/>
    <w:rsid w:val="00607CFC"/>
    <w:rsid w:val="00607F6F"/>
    <w:rsid w:val="00610779"/>
    <w:rsid w:val="006109D2"/>
    <w:rsid w:val="006109D8"/>
    <w:rsid w:val="00610BF3"/>
    <w:rsid w:val="00610D10"/>
    <w:rsid w:val="0061193E"/>
    <w:rsid w:val="00611E68"/>
    <w:rsid w:val="00612CEB"/>
    <w:rsid w:val="00612D25"/>
    <w:rsid w:val="00613E43"/>
    <w:rsid w:val="00613FA5"/>
    <w:rsid w:val="006147F2"/>
    <w:rsid w:val="00615402"/>
    <w:rsid w:val="00615D80"/>
    <w:rsid w:val="006172E9"/>
    <w:rsid w:val="006177E1"/>
    <w:rsid w:val="006224AE"/>
    <w:rsid w:val="00622B90"/>
    <w:rsid w:val="00622D37"/>
    <w:rsid w:val="00624089"/>
    <w:rsid w:val="00625B84"/>
    <w:rsid w:val="00626126"/>
    <w:rsid w:val="00627231"/>
    <w:rsid w:val="0062724B"/>
    <w:rsid w:val="0063058C"/>
    <w:rsid w:val="006311EC"/>
    <w:rsid w:val="00632011"/>
    <w:rsid w:val="00632368"/>
    <w:rsid w:val="00632CAA"/>
    <w:rsid w:val="00635A81"/>
    <w:rsid w:val="006363D9"/>
    <w:rsid w:val="00637593"/>
    <w:rsid w:val="006377DF"/>
    <w:rsid w:val="006379D4"/>
    <w:rsid w:val="00637AFB"/>
    <w:rsid w:val="0064010E"/>
    <w:rsid w:val="00640CAA"/>
    <w:rsid w:val="00640E24"/>
    <w:rsid w:val="00641494"/>
    <w:rsid w:val="00641A18"/>
    <w:rsid w:val="00641AB1"/>
    <w:rsid w:val="006425A8"/>
    <w:rsid w:val="006425B3"/>
    <w:rsid w:val="00643203"/>
    <w:rsid w:val="0064360E"/>
    <w:rsid w:val="00644595"/>
    <w:rsid w:val="00644860"/>
    <w:rsid w:val="00644E07"/>
    <w:rsid w:val="00644E2C"/>
    <w:rsid w:val="00644F63"/>
    <w:rsid w:val="00645244"/>
    <w:rsid w:val="00647682"/>
    <w:rsid w:val="00647891"/>
    <w:rsid w:val="00647ECD"/>
    <w:rsid w:val="006518CA"/>
    <w:rsid w:val="00651D99"/>
    <w:rsid w:val="00652081"/>
    <w:rsid w:val="0065390B"/>
    <w:rsid w:val="00653E30"/>
    <w:rsid w:val="00654AE3"/>
    <w:rsid w:val="00654C7E"/>
    <w:rsid w:val="00654CEA"/>
    <w:rsid w:val="00660487"/>
    <w:rsid w:val="00660FC9"/>
    <w:rsid w:val="0066141D"/>
    <w:rsid w:val="006614A0"/>
    <w:rsid w:val="006619B1"/>
    <w:rsid w:val="00661E24"/>
    <w:rsid w:val="00661F55"/>
    <w:rsid w:val="0066226A"/>
    <w:rsid w:val="00662E26"/>
    <w:rsid w:val="0066306F"/>
    <w:rsid w:val="00663F8D"/>
    <w:rsid w:val="006649D8"/>
    <w:rsid w:val="00665005"/>
    <w:rsid w:val="00666253"/>
    <w:rsid w:val="00666ED7"/>
    <w:rsid w:val="006670CF"/>
    <w:rsid w:val="00667BB2"/>
    <w:rsid w:val="0067066E"/>
    <w:rsid w:val="0067082F"/>
    <w:rsid w:val="00670D15"/>
    <w:rsid w:val="00670E9B"/>
    <w:rsid w:val="0067147F"/>
    <w:rsid w:val="006719F1"/>
    <w:rsid w:val="00671E17"/>
    <w:rsid w:val="00671FA2"/>
    <w:rsid w:val="00672467"/>
    <w:rsid w:val="006727CC"/>
    <w:rsid w:val="006738D1"/>
    <w:rsid w:val="006744ED"/>
    <w:rsid w:val="0067453F"/>
    <w:rsid w:val="00674C3F"/>
    <w:rsid w:val="00674CE8"/>
    <w:rsid w:val="00674E4E"/>
    <w:rsid w:val="00674E95"/>
    <w:rsid w:val="00675B45"/>
    <w:rsid w:val="006761DD"/>
    <w:rsid w:val="00676E75"/>
    <w:rsid w:val="0067797B"/>
    <w:rsid w:val="00677C5B"/>
    <w:rsid w:val="00677F76"/>
    <w:rsid w:val="00677F9A"/>
    <w:rsid w:val="006804B6"/>
    <w:rsid w:val="00680A30"/>
    <w:rsid w:val="00680BF5"/>
    <w:rsid w:val="0068148B"/>
    <w:rsid w:val="006824BC"/>
    <w:rsid w:val="00682C4B"/>
    <w:rsid w:val="0068334B"/>
    <w:rsid w:val="00683AA6"/>
    <w:rsid w:val="00684DA3"/>
    <w:rsid w:val="006857A5"/>
    <w:rsid w:val="00686231"/>
    <w:rsid w:val="006874E0"/>
    <w:rsid w:val="0069003E"/>
    <w:rsid w:val="0069018C"/>
    <w:rsid w:val="006901CC"/>
    <w:rsid w:val="00690343"/>
    <w:rsid w:val="006907C1"/>
    <w:rsid w:val="00690C4C"/>
    <w:rsid w:val="00691603"/>
    <w:rsid w:val="00691878"/>
    <w:rsid w:val="006929E7"/>
    <w:rsid w:val="00692EE1"/>
    <w:rsid w:val="00693094"/>
    <w:rsid w:val="0069310A"/>
    <w:rsid w:val="0069350F"/>
    <w:rsid w:val="006939E2"/>
    <w:rsid w:val="00694593"/>
    <w:rsid w:val="00695AEE"/>
    <w:rsid w:val="006963D6"/>
    <w:rsid w:val="006964CC"/>
    <w:rsid w:val="00696CA1"/>
    <w:rsid w:val="00697319"/>
    <w:rsid w:val="00697432"/>
    <w:rsid w:val="00697A40"/>
    <w:rsid w:val="006A0AA7"/>
    <w:rsid w:val="006A0D3F"/>
    <w:rsid w:val="006A1D47"/>
    <w:rsid w:val="006A213D"/>
    <w:rsid w:val="006A23CF"/>
    <w:rsid w:val="006A35D1"/>
    <w:rsid w:val="006A3C03"/>
    <w:rsid w:val="006A470B"/>
    <w:rsid w:val="006A47D2"/>
    <w:rsid w:val="006A4E4F"/>
    <w:rsid w:val="006A5418"/>
    <w:rsid w:val="006A5888"/>
    <w:rsid w:val="006A5E7C"/>
    <w:rsid w:val="006A5F73"/>
    <w:rsid w:val="006A6081"/>
    <w:rsid w:val="006A6F88"/>
    <w:rsid w:val="006A70AD"/>
    <w:rsid w:val="006A7983"/>
    <w:rsid w:val="006B0104"/>
    <w:rsid w:val="006B0DA9"/>
    <w:rsid w:val="006B2756"/>
    <w:rsid w:val="006B2AEF"/>
    <w:rsid w:val="006B2FAD"/>
    <w:rsid w:val="006B3082"/>
    <w:rsid w:val="006B3235"/>
    <w:rsid w:val="006B433F"/>
    <w:rsid w:val="006B48A5"/>
    <w:rsid w:val="006B4CC8"/>
    <w:rsid w:val="006B551C"/>
    <w:rsid w:val="006B59DD"/>
    <w:rsid w:val="006B6020"/>
    <w:rsid w:val="006B654F"/>
    <w:rsid w:val="006B6BA0"/>
    <w:rsid w:val="006B7269"/>
    <w:rsid w:val="006B7ABB"/>
    <w:rsid w:val="006C0D8C"/>
    <w:rsid w:val="006C11E7"/>
    <w:rsid w:val="006C2A06"/>
    <w:rsid w:val="006C2D78"/>
    <w:rsid w:val="006C2E13"/>
    <w:rsid w:val="006C3323"/>
    <w:rsid w:val="006C33CE"/>
    <w:rsid w:val="006C35BE"/>
    <w:rsid w:val="006C4807"/>
    <w:rsid w:val="006C53D6"/>
    <w:rsid w:val="006C565F"/>
    <w:rsid w:val="006C6730"/>
    <w:rsid w:val="006C6B0D"/>
    <w:rsid w:val="006C6EBD"/>
    <w:rsid w:val="006C7625"/>
    <w:rsid w:val="006D16EA"/>
    <w:rsid w:val="006D21F3"/>
    <w:rsid w:val="006D2767"/>
    <w:rsid w:val="006D2AE9"/>
    <w:rsid w:val="006D5130"/>
    <w:rsid w:val="006D6F41"/>
    <w:rsid w:val="006D77B9"/>
    <w:rsid w:val="006D7E61"/>
    <w:rsid w:val="006E09FC"/>
    <w:rsid w:val="006E0BEE"/>
    <w:rsid w:val="006E18E7"/>
    <w:rsid w:val="006E19BA"/>
    <w:rsid w:val="006E1E3A"/>
    <w:rsid w:val="006E2365"/>
    <w:rsid w:val="006E2445"/>
    <w:rsid w:val="006E2797"/>
    <w:rsid w:val="006E3C89"/>
    <w:rsid w:val="006E58E7"/>
    <w:rsid w:val="006E6C51"/>
    <w:rsid w:val="006E7339"/>
    <w:rsid w:val="006E75C4"/>
    <w:rsid w:val="006F01D7"/>
    <w:rsid w:val="006F1692"/>
    <w:rsid w:val="006F180E"/>
    <w:rsid w:val="006F1E56"/>
    <w:rsid w:val="006F28CF"/>
    <w:rsid w:val="006F2B44"/>
    <w:rsid w:val="006F2BEF"/>
    <w:rsid w:val="006F4B27"/>
    <w:rsid w:val="006F508D"/>
    <w:rsid w:val="006F5967"/>
    <w:rsid w:val="007002B3"/>
    <w:rsid w:val="00700A2D"/>
    <w:rsid w:val="00700B32"/>
    <w:rsid w:val="00700B3A"/>
    <w:rsid w:val="00703F73"/>
    <w:rsid w:val="007041B1"/>
    <w:rsid w:val="0070547A"/>
    <w:rsid w:val="00705CA3"/>
    <w:rsid w:val="007064FA"/>
    <w:rsid w:val="00706A60"/>
    <w:rsid w:val="007076F7"/>
    <w:rsid w:val="00707E2B"/>
    <w:rsid w:val="00707E60"/>
    <w:rsid w:val="00711166"/>
    <w:rsid w:val="007121C6"/>
    <w:rsid w:val="00712324"/>
    <w:rsid w:val="00713C1D"/>
    <w:rsid w:val="00714969"/>
    <w:rsid w:val="00714FA3"/>
    <w:rsid w:val="00715AB6"/>
    <w:rsid w:val="007169EE"/>
    <w:rsid w:val="00716A24"/>
    <w:rsid w:val="00716B01"/>
    <w:rsid w:val="007175DE"/>
    <w:rsid w:val="00717C21"/>
    <w:rsid w:val="00717DB7"/>
    <w:rsid w:val="00720638"/>
    <w:rsid w:val="00720EFF"/>
    <w:rsid w:val="00721494"/>
    <w:rsid w:val="00721A59"/>
    <w:rsid w:val="00722070"/>
    <w:rsid w:val="0072256E"/>
    <w:rsid w:val="0072315C"/>
    <w:rsid w:val="00723825"/>
    <w:rsid w:val="00723A0F"/>
    <w:rsid w:val="00724AC5"/>
    <w:rsid w:val="00724C05"/>
    <w:rsid w:val="007262DA"/>
    <w:rsid w:val="00726714"/>
    <w:rsid w:val="00730B9B"/>
    <w:rsid w:val="00730BBB"/>
    <w:rsid w:val="007313C1"/>
    <w:rsid w:val="0073172F"/>
    <w:rsid w:val="00731E54"/>
    <w:rsid w:val="00732A3C"/>
    <w:rsid w:val="00732C04"/>
    <w:rsid w:val="00733457"/>
    <w:rsid w:val="0073381A"/>
    <w:rsid w:val="00735449"/>
    <w:rsid w:val="00735872"/>
    <w:rsid w:val="00735BCC"/>
    <w:rsid w:val="00736F99"/>
    <w:rsid w:val="007379CB"/>
    <w:rsid w:val="00742A46"/>
    <w:rsid w:val="0074304C"/>
    <w:rsid w:val="007442A9"/>
    <w:rsid w:val="0074593F"/>
    <w:rsid w:val="00745F99"/>
    <w:rsid w:val="007468C5"/>
    <w:rsid w:val="00746DAF"/>
    <w:rsid w:val="00747E75"/>
    <w:rsid w:val="00751808"/>
    <w:rsid w:val="00751F9E"/>
    <w:rsid w:val="007522AF"/>
    <w:rsid w:val="00752C66"/>
    <w:rsid w:val="00752EF3"/>
    <w:rsid w:val="00753456"/>
    <w:rsid w:val="0075403B"/>
    <w:rsid w:val="007545FB"/>
    <w:rsid w:val="00754700"/>
    <w:rsid w:val="00754A81"/>
    <w:rsid w:val="00755D38"/>
    <w:rsid w:val="00755D7F"/>
    <w:rsid w:val="0075669E"/>
    <w:rsid w:val="00757117"/>
    <w:rsid w:val="0075722C"/>
    <w:rsid w:val="00760E33"/>
    <w:rsid w:val="00761FB5"/>
    <w:rsid w:val="00762FE9"/>
    <w:rsid w:val="0076303F"/>
    <w:rsid w:val="0076336D"/>
    <w:rsid w:val="00763880"/>
    <w:rsid w:val="0076393F"/>
    <w:rsid w:val="00763C3E"/>
    <w:rsid w:val="00764D25"/>
    <w:rsid w:val="007652FC"/>
    <w:rsid w:val="00765590"/>
    <w:rsid w:val="00765BC9"/>
    <w:rsid w:val="007662E0"/>
    <w:rsid w:val="00766D93"/>
    <w:rsid w:val="0076759D"/>
    <w:rsid w:val="00770119"/>
    <w:rsid w:val="007701E2"/>
    <w:rsid w:val="007706D1"/>
    <w:rsid w:val="00770F20"/>
    <w:rsid w:val="00771702"/>
    <w:rsid w:val="00771C3A"/>
    <w:rsid w:val="00772699"/>
    <w:rsid w:val="007730F1"/>
    <w:rsid w:val="007731D9"/>
    <w:rsid w:val="00773257"/>
    <w:rsid w:val="007739A2"/>
    <w:rsid w:val="00773DAF"/>
    <w:rsid w:val="007740AA"/>
    <w:rsid w:val="007746BA"/>
    <w:rsid w:val="00774E91"/>
    <w:rsid w:val="0077515C"/>
    <w:rsid w:val="00776B91"/>
    <w:rsid w:val="00776CDA"/>
    <w:rsid w:val="0077751E"/>
    <w:rsid w:val="0078021F"/>
    <w:rsid w:val="007802A5"/>
    <w:rsid w:val="0078045C"/>
    <w:rsid w:val="00780BBA"/>
    <w:rsid w:val="00781627"/>
    <w:rsid w:val="00781B23"/>
    <w:rsid w:val="00782101"/>
    <w:rsid w:val="007821D7"/>
    <w:rsid w:val="00782B61"/>
    <w:rsid w:val="00783B34"/>
    <w:rsid w:val="007843BD"/>
    <w:rsid w:val="00785038"/>
    <w:rsid w:val="00786407"/>
    <w:rsid w:val="00786649"/>
    <w:rsid w:val="00786B69"/>
    <w:rsid w:val="00786FA1"/>
    <w:rsid w:val="007874D7"/>
    <w:rsid w:val="007878B6"/>
    <w:rsid w:val="00787C09"/>
    <w:rsid w:val="00790F51"/>
    <w:rsid w:val="007910D1"/>
    <w:rsid w:val="00791788"/>
    <w:rsid w:val="00791C7A"/>
    <w:rsid w:val="007925FC"/>
    <w:rsid w:val="0079335B"/>
    <w:rsid w:val="007935EB"/>
    <w:rsid w:val="007937C2"/>
    <w:rsid w:val="0079395A"/>
    <w:rsid w:val="007949F6"/>
    <w:rsid w:val="00795880"/>
    <w:rsid w:val="00795D30"/>
    <w:rsid w:val="007978AC"/>
    <w:rsid w:val="00797A64"/>
    <w:rsid w:val="00797F15"/>
    <w:rsid w:val="007A0EBD"/>
    <w:rsid w:val="007A1481"/>
    <w:rsid w:val="007A3ADB"/>
    <w:rsid w:val="007A40C3"/>
    <w:rsid w:val="007A45FB"/>
    <w:rsid w:val="007A6191"/>
    <w:rsid w:val="007A6559"/>
    <w:rsid w:val="007A679D"/>
    <w:rsid w:val="007A748F"/>
    <w:rsid w:val="007A7A83"/>
    <w:rsid w:val="007B0C19"/>
    <w:rsid w:val="007B1A82"/>
    <w:rsid w:val="007B2ACE"/>
    <w:rsid w:val="007B2C85"/>
    <w:rsid w:val="007B2E63"/>
    <w:rsid w:val="007B2FBF"/>
    <w:rsid w:val="007B363F"/>
    <w:rsid w:val="007B3C1C"/>
    <w:rsid w:val="007B3C43"/>
    <w:rsid w:val="007B3F95"/>
    <w:rsid w:val="007B4044"/>
    <w:rsid w:val="007B439C"/>
    <w:rsid w:val="007B4D9A"/>
    <w:rsid w:val="007B4DD3"/>
    <w:rsid w:val="007B56B9"/>
    <w:rsid w:val="007B5992"/>
    <w:rsid w:val="007B59FF"/>
    <w:rsid w:val="007B6879"/>
    <w:rsid w:val="007B6953"/>
    <w:rsid w:val="007B70E3"/>
    <w:rsid w:val="007B72C8"/>
    <w:rsid w:val="007B741D"/>
    <w:rsid w:val="007B7447"/>
    <w:rsid w:val="007B791F"/>
    <w:rsid w:val="007B7B2B"/>
    <w:rsid w:val="007C0E0F"/>
    <w:rsid w:val="007C2069"/>
    <w:rsid w:val="007C214E"/>
    <w:rsid w:val="007C2860"/>
    <w:rsid w:val="007C28A0"/>
    <w:rsid w:val="007C2942"/>
    <w:rsid w:val="007C34BD"/>
    <w:rsid w:val="007C4871"/>
    <w:rsid w:val="007C5610"/>
    <w:rsid w:val="007C5B65"/>
    <w:rsid w:val="007C61DD"/>
    <w:rsid w:val="007C710A"/>
    <w:rsid w:val="007C74A1"/>
    <w:rsid w:val="007C78DF"/>
    <w:rsid w:val="007C7E88"/>
    <w:rsid w:val="007D0E1D"/>
    <w:rsid w:val="007D14BA"/>
    <w:rsid w:val="007D2DC3"/>
    <w:rsid w:val="007D4333"/>
    <w:rsid w:val="007D5B8D"/>
    <w:rsid w:val="007D600D"/>
    <w:rsid w:val="007D6189"/>
    <w:rsid w:val="007D6C74"/>
    <w:rsid w:val="007D7935"/>
    <w:rsid w:val="007D7AB4"/>
    <w:rsid w:val="007D7E22"/>
    <w:rsid w:val="007E11F3"/>
    <w:rsid w:val="007E1257"/>
    <w:rsid w:val="007E2D25"/>
    <w:rsid w:val="007E376D"/>
    <w:rsid w:val="007E38C1"/>
    <w:rsid w:val="007E470E"/>
    <w:rsid w:val="007E4A38"/>
    <w:rsid w:val="007E4E4A"/>
    <w:rsid w:val="007E548F"/>
    <w:rsid w:val="007E654F"/>
    <w:rsid w:val="007F1CB0"/>
    <w:rsid w:val="007F25FF"/>
    <w:rsid w:val="007F2F7B"/>
    <w:rsid w:val="007F358D"/>
    <w:rsid w:val="007F44D2"/>
    <w:rsid w:val="007F4B06"/>
    <w:rsid w:val="007F5F25"/>
    <w:rsid w:val="007F65AE"/>
    <w:rsid w:val="007F6C54"/>
    <w:rsid w:val="007F7D13"/>
    <w:rsid w:val="00801B36"/>
    <w:rsid w:val="0080490C"/>
    <w:rsid w:val="00804BB0"/>
    <w:rsid w:val="00805ACD"/>
    <w:rsid w:val="008101EA"/>
    <w:rsid w:val="008109E5"/>
    <w:rsid w:val="00810A7E"/>
    <w:rsid w:val="00810E08"/>
    <w:rsid w:val="008139A4"/>
    <w:rsid w:val="008143F6"/>
    <w:rsid w:val="00814471"/>
    <w:rsid w:val="008145CD"/>
    <w:rsid w:val="00814922"/>
    <w:rsid w:val="00814DC9"/>
    <w:rsid w:val="00814F29"/>
    <w:rsid w:val="008159B5"/>
    <w:rsid w:val="00816B28"/>
    <w:rsid w:val="008175EA"/>
    <w:rsid w:val="00817CFA"/>
    <w:rsid w:val="0082030D"/>
    <w:rsid w:val="00821C03"/>
    <w:rsid w:val="00822281"/>
    <w:rsid w:val="00823594"/>
    <w:rsid w:val="00823FBB"/>
    <w:rsid w:val="0082428B"/>
    <w:rsid w:val="00824B12"/>
    <w:rsid w:val="00825471"/>
    <w:rsid w:val="008259BD"/>
    <w:rsid w:val="0082650C"/>
    <w:rsid w:val="00826746"/>
    <w:rsid w:val="00826FA9"/>
    <w:rsid w:val="00827F65"/>
    <w:rsid w:val="00830D43"/>
    <w:rsid w:val="00831147"/>
    <w:rsid w:val="00831D0C"/>
    <w:rsid w:val="00831E81"/>
    <w:rsid w:val="00832249"/>
    <w:rsid w:val="00832893"/>
    <w:rsid w:val="00832F5B"/>
    <w:rsid w:val="00832F6F"/>
    <w:rsid w:val="00834390"/>
    <w:rsid w:val="008344C9"/>
    <w:rsid w:val="00834B1D"/>
    <w:rsid w:val="00835867"/>
    <w:rsid w:val="00835DD9"/>
    <w:rsid w:val="00836CDF"/>
    <w:rsid w:val="008376CB"/>
    <w:rsid w:val="00837D23"/>
    <w:rsid w:val="00840A60"/>
    <w:rsid w:val="0084130B"/>
    <w:rsid w:val="008415D8"/>
    <w:rsid w:val="00841C5E"/>
    <w:rsid w:val="00841DF9"/>
    <w:rsid w:val="00842525"/>
    <w:rsid w:val="00843DE4"/>
    <w:rsid w:val="00843F6F"/>
    <w:rsid w:val="00844244"/>
    <w:rsid w:val="00845925"/>
    <w:rsid w:val="00845AAD"/>
    <w:rsid w:val="008463E5"/>
    <w:rsid w:val="00850279"/>
    <w:rsid w:val="008510D9"/>
    <w:rsid w:val="008510E9"/>
    <w:rsid w:val="00851DB8"/>
    <w:rsid w:val="00852B92"/>
    <w:rsid w:val="008535E3"/>
    <w:rsid w:val="008538DE"/>
    <w:rsid w:val="00853D72"/>
    <w:rsid w:val="008542C3"/>
    <w:rsid w:val="00854987"/>
    <w:rsid w:val="008549E0"/>
    <w:rsid w:val="00854E56"/>
    <w:rsid w:val="008556F0"/>
    <w:rsid w:val="008559CF"/>
    <w:rsid w:val="00855E54"/>
    <w:rsid w:val="00855F82"/>
    <w:rsid w:val="00856210"/>
    <w:rsid w:val="008563AD"/>
    <w:rsid w:val="0085676E"/>
    <w:rsid w:val="00856CC8"/>
    <w:rsid w:val="00856E83"/>
    <w:rsid w:val="008611CD"/>
    <w:rsid w:val="00862003"/>
    <w:rsid w:val="00862F4E"/>
    <w:rsid w:val="0086332B"/>
    <w:rsid w:val="00863ECC"/>
    <w:rsid w:val="00863F46"/>
    <w:rsid w:val="00864787"/>
    <w:rsid w:val="00864F56"/>
    <w:rsid w:val="00866060"/>
    <w:rsid w:val="00866512"/>
    <w:rsid w:val="00866658"/>
    <w:rsid w:val="00866D52"/>
    <w:rsid w:val="008676D7"/>
    <w:rsid w:val="00867B9F"/>
    <w:rsid w:val="00867C87"/>
    <w:rsid w:val="00870824"/>
    <w:rsid w:val="00870AF6"/>
    <w:rsid w:val="00871B13"/>
    <w:rsid w:val="00872320"/>
    <w:rsid w:val="00872804"/>
    <w:rsid w:val="00873255"/>
    <w:rsid w:val="00874E38"/>
    <w:rsid w:val="00875434"/>
    <w:rsid w:val="008758A8"/>
    <w:rsid w:val="0087686C"/>
    <w:rsid w:val="0087749A"/>
    <w:rsid w:val="00880CFC"/>
    <w:rsid w:val="00880DFC"/>
    <w:rsid w:val="00882F35"/>
    <w:rsid w:val="00882F79"/>
    <w:rsid w:val="00883413"/>
    <w:rsid w:val="008867ED"/>
    <w:rsid w:val="00886E16"/>
    <w:rsid w:val="00887026"/>
    <w:rsid w:val="0088736D"/>
    <w:rsid w:val="008876C3"/>
    <w:rsid w:val="00891288"/>
    <w:rsid w:val="0089164D"/>
    <w:rsid w:val="0089195F"/>
    <w:rsid w:val="0089251C"/>
    <w:rsid w:val="008931B3"/>
    <w:rsid w:val="00893880"/>
    <w:rsid w:val="008938BE"/>
    <w:rsid w:val="00894C4C"/>
    <w:rsid w:val="00894CEE"/>
    <w:rsid w:val="00895D5E"/>
    <w:rsid w:val="00895D81"/>
    <w:rsid w:val="00896DAB"/>
    <w:rsid w:val="008973A5"/>
    <w:rsid w:val="008A02DD"/>
    <w:rsid w:val="008A0AFF"/>
    <w:rsid w:val="008A15F9"/>
    <w:rsid w:val="008A201D"/>
    <w:rsid w:val="008A20AF"/>
    <w:rsid w:val="008A21CF"/>
    <w:rsid w:val="008A22A8"/>
    <w:rsid w:val="008A3AEE"/>
    <w:rsid w:val="008A3B81"/>
    <w:rsid w:val="008A3DBE"/>
    <w:rsid w:val="008A3FFE"/>
    <w:rsid w:val="008A47BE"/>
    <w:rsid w:val="008A5DF6"/>
    <w:rsid w:val="008A6977"/>
    <w:rsid w:val="008A73FE"/>
    <w:rsid w:val="008A7870"/>
    <w:rsid w:val="008A7991"/>
    <w:rsid w:val="008A7C2C"/>
    <w:rsid w:val="008B00A5"/>
    <w:rsid w:val="008B0BB1"/>
    <w:rsid w:val="008B0FBF"/>
    <w:rsid w:val="008B1643"/>
    <w:rsid w:val="008B166E"/>
    <w:rsid w:val="008B16CE"/>
    <w:rsid w:val="008B1F8A"/>
    <w:rsid w:val="008B2064"/>
    <w:rsid w:val="008B229E"/>
    <w:rsid w:val="008B3247"/>
    <w:rsid w:val="008B3D76"/>
    <w:rsid w:val="008B42E0"/>
    <w:rsid w:val="008B462A"/>
    <w:rsid w:val="008B495C"/>
    <w:rsid w:val="008B4D78"/>
    <w:rsid w:val="008B53A6"/>
    <w:rsid w:val="008B5D9D"/>
    <w:rsid w:val="008B5F08"/>
    <w:rsid w:val="008B620B"/>
    <w:rsid w:val="008B7562"/>
    <w:rsid w:val="008B7958"/>
    <w:rsid w:val="008C1A92"/>
    <w:rsid w:val="008C1BD3"/>
    <w:rsid w:val="008C2172"/>
    <w:rsid w:val="008C2962"/>
    <w:rsid w:val="008C2C44"/>
    <w:rsid w:val="008C36BB"/>
    <w:rsid w:val="008C3816"/>
    <w:rsid w:val="008C3FD6"/>
    <w:rsid w:val="008C4080"/>
    <w:rsid w:val="008C52F8"/>
    <w:rsid w:val="008C56BF"/>
    <w:rsid w:val="008C5ADA"/>
    <w:rsid w:val="008C626A"/>
    <w:rsid w:val="008C776D"/>
    <w:rsid w:val="008D0166"/>
    <w:rsid w:val="008D0E3E"/>
    <w:rsid w:val="008D1090"/>
    <w:rsid w:val="008D1EE3"/>
    <w:rsid w:val="008D1FC8"/>
    <w:rsid w:val="008D268E"/>
    <w:rsid w:val="008D2C25"/>
    <w:rsid w:val="008D3632"/>
    <w:rsid w:val="008D4F47"/>
    <w:rsid w:val="008D6BF9"/>
    <w:rsid w:val="008D710C"/>
    <w:rsid w:val="008D78E1"/>
    <w:rsid w:val="008D7C96"/>
    <w:rsid w:val="008E003D"/>
    <w:rsid w:val="008E0796"/>
    <w:rsid w:val="008E27F1"/>
    <w:rsid w:val="008E2A72"/>
    <w:rsid w:val="008E326F"/>
    <w:rsid w:val="008E3451"/>
    <w:rsid w:val="008E5719"/>
    <w:rsid w:val="008E58A3"/>
    <w:rsid w:val="008E6714"/>
    <w:rsid w:val="008E6779"/>
    <w:rsid w:val="008E78DA"/>
    <w:rsid w:val="008F064A"/>
    <w:rsid w:val="008F0E5C"/>
    <w:rsid w:val="008F1986"/>
    <w:rsid w:val="008F1E44"/>
    <w:rsid w:val="008F243C"/>
    <w:rsid w:val="008F3320"/>
    <w:rsid w:val="008F4167"/>
    <w:rsid w:val="008F4532"/>
    <w:rsid w:val="008F460B"/>
    <w:rsid w:val="008F5513"/>
    <w:rsid w:val="008F5A74"/>
    <w:rsid w:val="008F5A76"/>
    <w:rsid w:val="008F6292"/>
    <w:rsid w:val="008F6355"/>
    <w:rsid w:val="008F70F3"/>
    <w:rsid w:val="008F7C9C"/>
    <w:rsid w:val="009001C8"/>
    <w:rsid w:val="00901CCB"/>
    <w:rsid w:val="00902058"/>
    <w:rsid w:val="0090258C"/>
    <w:rsid w:val="009026B5"/>
    <w:rsid w:val="009051C7"/>
    <w:rsid w:val="00905379"/>
    <w:rsid w:val="00905409"/>
    <w:rsid w:val="0090594F"/>
    <w:rsid w:val="00905D52"/>
    <w:rsid w:val="009067F5"/>
    <w:rsid w:val="00906B6F"/>
    <w:rsid w:val="00906CE0"/>
    <w:rsid w:val="00911554"/>
    <w:rsid w:val="009117C9"/>
    <w:rsid w:val="00913528"/>
    <w:rsid w:val="009135AB"/>
    <w:rsid w:val="00913B98"/>
    <w:rsid w:val="00914087"/>
    <w:rsid w:val="0091427D"/>
    <w:rsid w:val="0091437B"/>
    <w:rsid w:val="00914FA9"/>
    <w:rsid w:val="00915B98"/>
    <w:rsid w:val="009166B6"/>
    <w:rsid w:val="00917368"/>
    <w:rsid w:val="0091739B"/>
    <w:rsid w:val="0091753A"/>
    <w:rsid w:val="00917C68"/>
    <w:rsid w:val="009202B6"/>
    <w:rsid w:val="00920973"/>
    <w:rsid w:val="00920BDB"/>
    <w:rsid w:val="00920EEC"/>
    <w:rsid w:val="009218E2"/>
    <w:rsid w:val="00921CE5"/>
    <w:rsid w:val="009227B5"/>
    <w:rsid w:val="009228E0"/>
    <w:rsid w:val="00922CC5"/>
    <w:rsid w:val="00922CDC"/>
    <w:rsid w:val="00924AF1"/>
    <w:rsid w:val="00925683"/>
    <w:rsid w:val="0092592D"/>
    <w:rsid w:val="0092730E"/>
    <w:rsid w:val="009273AF"/>
    <w:rsid w:val="00927606"/>
    <w:rsid w:val="0093209B"/>
    <w:rsid w:val="0093224A"/>
    <w:rsid w:val="00932830"/>
    <w:rsid w:val="0093341D"/>
    <w:rsid w:val="00933F15"/>
    <w:rsid w:val="009342DA"/>
    <w:rsid w:val="00935110"/>
    <w:rsid w:val="00935FDB"/>
    <w:rsid w:val="00936318"/>
    <w:rsid w:val="00936814"/>
    <w:rsid w:val="00936AAC"/>
    <w:rsid w:val="00940126"/>
    <w:rsid w:val="00942472"/>
    <w:rsid w:val="00943BB2"/>
    <w:rsid w:val="00944247"/>
    <w:rsid w:val="00944914"/>
    <w:rsid w:val="00944F10"/>
    <w:rsid w:val="009459D5"/>
    <w:rsid w:val="00946B22"/>
    <w:rsid w:val="00946F9B"/>
    <w:rsid w:val="00947B8E"/>
    <w:rsid w:val="009500D0"/>
    <w:rsid w:val="0095034F"/>
    <w:rsid w:val="009508D7"/>
    <w:rsid w:val="00950EB1"/>
    <w:rsid w:val="00951856"/>
    <w:rsid w:val="009519C4"/>
    <w:rsid w:val="00951DF5"/>
    <w:rsid w:val="00952068"/>
    <w:rsid w:val="009526B1"/>
    <w:rsid w:val="00952E89"/>
    <w:rsid w:val="0095310E"/>
    <w:rsid w:val="009535C0"/>
    <w:rsid w:val="00953D62"/>
    <w:rsid w:val="00954A78"/>
    <w:rsid w:val="00955442"/>
    <w:rsid w:val="009564CD"/>
    <w:rsid w:val="009574FF"/>
    <w:rsid w:val="00957DEB"/>
    <w:rsid w:val="00960353"/>
    <w:rsid w:val="00960B12"/>
    <w:rsid w:val="00960E5D"/>
    <w:rsid w:val="0096120D"/>
    <w:rsid w:val="00961B1A"/>
    <w:rsid w:val="009631BC"/>
    <w:rsid w:val="00963530"/>
    <w:rsid w:val="0096362F"/>
    <w:rsid w:val="009638EF"/>
    <w:rsid w:val="00963998"/>
    <w:rsid w:val="00963E8B"/>
    <w:rsid w:val="009641F4"/>
    <w:rsid w:val="00964B88"/>
    <w:rsid w:val="00964C77"/>
    <w:rsid w:val="00964E42"/>
    <w:rsid w:val="00966F17"/>
    <w:rsid w:val="009678D2"/>
    <w:rsid w:val="00967D95"/>
    <w:rsid w:val="00970B01"/>
    <w:rsid w:val="00970D2A"/>
    <w:rsid w:val="00970DDC"/>
    <w:rsid w:val="009710EB"/>
    <w:rsid w:val="00971709"/>
    <w:rsid w:val="00971BC0"/>
    <w:rsid w:val="00971BFB"/>
    <w:rsid w:val="00971EF7"/>
    <w:rsid w:val="009721DE"/>
    <w:rsid w:val="00972BCA"/>
    <w:rsid w:val="00973F92"/>
    <w:rsid w:val="00974E13"/>
    <w:rsid w:val="0097562B"/>
    <w:rsid w:val="00975AE4"/>
    <w:rsid w:val="00976040"/>
    <w:rsid w:val="00976B01"/>
    <w:rsid w:val="00976B54"/>
    <w:rsid w:val="00976E5A"/>
    <w:rsid w:val="00977385"/>
    <w:rsid w:val="009800D1"/>
    <w:rsid w:val="009814A6"/>
    <w:rsid w:val="00981D55"/>
    <w:rsid w:val="00981EA8"/>
    <w:rsid w:val="009822C7"/>
    <w:rsid w:val="00983146"/>
    <w:rsid w:val="00983CCB"/>
    <w:rsid w:val="009847CD"/>
    <w:rsid w:val="009859F5"/>
    <w:rsid w:val="00987DE6"/>
    <w:rsid w:val="009903ED"/>
    <w:rsid w:val="009904A6"/>
    <w:rsid w:val="00990946"/>
    <w:rsid w:val="00992406"/>
    <w:rsid w:val="009927C1"/>
    <w:rsid w:val="00992873"/>
    <w:rsid w:val="00992E26"/>
    <w:rsid w:val="009931B5"/>
    <w:rsid w:val="0099334D"/>
    <w:rsid w:val="00993423"/>
    <w:rsid w:val="009949D1"/>
    <w:rsid w:val="00994A13"/>
    <w:rsid w:val="0099500C"/>
    <w:rsid w:val="009951E5"/>
    <w:rsid w:val="00995ABA"/>
    <w:rsid w:val="00996E42"/>
    <w:rsid w:val="009A063E"/>
    <w:rsid w:val="009A0A89"/>
    <w:rsid w:val="009A0CD0"/>
    <w:rsid w:val="009A161C"/>
    <w:rsid w:val="009A17F3"/>
    <w:rsid w:val="009A2507"/>
    <w:rsid w:val="009A2760"/>
    <w:rsid w:val="009A2F93"/>
    <w:rsid w:val="009A2FE0"/>
    <w:rsid w:val="009A404A"/>
    <w:rsid w:val="009A40AD"/>
    <w:rsid w:val="009A42FB"/>
    <w:rsid w:val="009A50B0"/>
    <w:rsid w:val="009A5BF3"/>
    <w:rsid w:val="009A6A60"/>
    <w:rsid w:val="009A6DE8"/>
    <w:rsid w:val="009A77C6"/>
    <w:rsid w:val="009B192F"/>
    <w:rsid w:val="009B1E42"/>
    <w:rsid w:val="009B24D6"/>
    <w:rsid w:val="009B3149"/>
    <w:rsid w:val="009B3505"/>
    <w:rsid w:val="009B3D64"/>
    <w:rsid w:val="009B42C5"/>
    <w:rsid w:val="009B5040"/>
    <w:rsid w:val="009B54E3"/>
    <w:rsid w:val="009B5E9F"/>
    <w:rsid w:val="009B63C4"/>
    <w:rsid w:val="009B7DA0"/>
    <w:rsid w:val="009C0D39"/>
    <w:rsid w:val="009C187A"/>
    <w:rsid w:val="009C1986"/>
    <w:rsid w:val="009C3125"/>
    <w:rsid w:val="009C31A2"/>
    <w:rsid w:val="009C35B4"/>
    <w:rsid w:val="009C38EB"/>
    <w:rsid w:val="009C45EC"/>
    <w:rsid w:val="009C4D8A"/>
    <w:rsid w:val="009C5B0E"/>
    <w:rsid w:val="009C648A"/>
    <w:rsid w:val="009C6587"/>
    <w:rsid w:val="009C6A56"/>
    <w:rsid w:val="009C79A7"/>
    <w:rsid w:val="009C7BA7"/>
    <w:rsid w:val="009C7F15"/>
    <w:rsid w:val="009D2B28"/>
    <w:rsid w:val="009D3A7C"/>
    <w:rsid w:val="009D3C74"/>
    <w:rsid w:val="009D4FC5"/>
    <w:rsid w:val="009D5094"/>
    <w:rsid w:val="009D5CDF"/>
    <w:rsid w:val="009D6463"/>
    <w:rsid w:val="009D65A6"/>
    <w:rsid w:val="009D774F"/>
    <w:rsid w:val="009D7AB6"/>
    <w:rsid w:val="009E055F"/>
    <w:rsid w:val="009E118A"/>
    <w:rsid w:val="009E1859"/>
    <w:rsid w:val="009E1F9F"/>
    <w:rsid w:val="009E3835"/>
    <w:rsid w:val="009E4023"/>
    <w:rsid w:val="009E4232"/>
    <w:rsid w:val="009E4344"/>
    <w:rsid w:val="009E503C"/>
    <w:rsid w:val="009E5EF8"/>
    <w:rsid w:val="009E5FEA"/>
    <w:rsid w:val="009E6D69"/>
    <w:rsid w:val="009E7B93"/>
    <w:rsid w:val="009F04B2"/>
    <w:rsid w:val="009F18E4"/>
    <w:rsid w:val="009F1C55"/>
    <w:rsid w:val="009F1DCC"/>
    <w:rsid w:val="009F2F21"/>
    <w:rsid w:val="009F5802"/>
    <w:rsid w:val="009F6674"/>
    <w:rsid w:val="009F6A0D"/>
    <w:rsid w:val="009F788A"/>
    <w:rsid w:val="00A00260"/>
    <w:rsid w:val="00A003ED"/>
    <w:rsid w:val="00A007D1"/>
    <w:rsid w:val="00A00F18"/>
    <w:rsid w:val="00A00F61"/>
    <w:rsid w:val="00A01DF7"/>
    <w:rsid w:val="00A02212"/>
    <w:rsid w:val="00A038DB"/>
    <w:rsid w:val="00A03DC0"/>
    <w:rsid w:val="00A040EC"/>
    <w:rsid w:val="00A05404"/>
    <w:rsid w:val="00A05856"/>
    <w:rsid w:val="00A05CCA"/>
    <w:rsid w:val="00A06693"/>
    <w:rsid w:val="00A07807"/>
    <w:rsid w:val="00A07A84"/>
    <w:rsid w:val="00A1013E"/>
    <w:rsid w:val="00A10A08"/>
    <w:rsid w:val="00A10A3F"/>
    <w:rsid w:val="00A10B62"/>
    <w:rsid w:val="00A10E29"/>
    <w:rsid w:val="00A111DD"/>
    <w:rsid w:val="00A11A6E"/>
    <w:rsid w:val="00A11AC7"/>
    <w:rsid w:val="00A11E2A"/>
    <w:rsid w:val="00A126B4"/>
    <w:rsid w:val="00A1290D"/>
    <w:rsid w:val="00A12CE5"/>
    <w:rsid w:val="00A1307D"/>
    <w:rsid w:val="00A13B69"/>
    <w:rsid w:val="00A14759"/>
    <w:rsid w:val="00A149E3"/>
    <w:rsid w:val="00A14A24"/>
    <w:rsid w:val="00A15469"/>
    <w:rsid w:val="00A15837"/>
    <w:rsid w:val="00A15BBA"/>
    <w:rsid w:val="00A15E31"/>
    <w:rsid w:val="00A1689D"/>
    <w:rsid w:val="00A2113A"/>
    <w:rsid w:val="00A2149A"/>
    <w:rsid w:val="00A21D6C"/>
    <w:rsid w:val="00A23AB7"/>
    <w:rsid w:val="00A24353"/>
    <w:rsid w:val="00A2487A"/>
    <w:rsid w:val="00A24968"/>
    <w:rsid w:val="00A2498F"/>
    <w:rsid w:val="00A24D4C"/>
    <w:rsid w:val="00A24F54"/>
    <w:rsid w:val="00A254F4"/>
    <w:rsid w:val="00A25790"/>
    <w:rsid w:val="00A25A15"/>
    <w:rsid w:val="00A263EC"/>
    <w:rsid w:val="00A266AC"/>
    <w:rsid w:val="00A267E1"/>
    <w:rsid w:val="00A27FE6"/>
    <w:rsid w:val="00A31024"/>
    <w:rsid w:val="00A31B16"/>
    <w:rsid w:val="00A31F3F"/>
    <w:rsid w:val="00A32332"/>
    <w:rsid w:val="00A325D6"/>
    <w:rsid w:val="00A33A2E"/>
    <w:rsid w:val="00A33EF4"/>
    <w:rsid w:val="00A34545"/>
    <w:rsid w:val="00A346C8"/>
    <w:rsid w:val="00A36222"/>
    <w:rsid w:val="00A36C28"/>
    <w:rsid w:val="00A41E31"/>
    <w:rsid w:val="00A42037"/>
    <w:rsid w:val="00A42479"/>
    <w:rsid w:val="00A43AED"/>
    <w:rsid w:val="00A44393"/>
    <w:rsid w:val="00A457A4"/>
    <w:rsid w:val="00A457D2"/>
    <w:rsid w:val="00A460C7"/>
    <w:rsid w:val="00A46CDD"/>
    <w:rsid w:val="00A472C3"/>
    <w:rsid w:val="00A50856"/>
    <w:rsid w:val="00A51B06"/>
    <w:rsid w:val="00A524BD"/>
    <w:rsid w:val="00A524FB"/>
    <w:rsid w:val="00A54152"/>
    <w:rsid w:val="00A54673"/>
    <w:rsid w:val="00A54C40"/>
    <w:rsid w:val="00A559A6"/>
    <w:rsid w:val="00A55DFD"/>
    <w:rsid w:val="00A56251"/>
    <w:rsid w:val="00A56FF4"/>
    <w:rsid w:val="00A60A75"/>
    <w:rsid w:val="00A626EB"/>
    <w:rsid w:val="00A629E4"/>
    <w:rsid w:val="00A62E1C"/>
    <w:rsid w:val="00A631F6"/>
    <w:rsid w:val="00A631F9"/>
    <w:rsid w:val="00A63281"/>
    <w:rsid w:val="00A63381"/>
    <w:rsid w:val="00A634F8"/>
    <w:rsid w:val="00A63B1C"/>
    <w:rsid w:val="00A63BAA"/>
    <w:rsid w:val="00A63E4D"/>
    <w:rsid w:val="00A64753"/>
    <w:rsid w:val="00A67E45"/>
    <w:rsid w:val="00A67F19"/>
    <w:rsid w:val="00A70ECA"/>
    <w:rsid w:val="00A711E5"/>
    <w:rsid w:val="00A715F9"/>
    <w:rsid w:val="00A71A01"/>
    <w:rsid w:val="00A72A9D"/>
    <w:rsid w:val="00A72ECF"/>
    <w:rsid w:val="00A73E4B"/>
    <w:rsid w:val="00A7495C"/>
    <w:rsid w:val="00A75A71"/>
    <w:rsid w:val="00A76291"/>
    <w:rsid w:val="00A7677F"/>
    <w:rsid w:val="00A77559"/>
    <w:rsid w:val="00A77C61"/>
    <w:rsid w:val="00A77D8E"/>
    <w:rsid w:val="00A803EC"/>
    <w:rsid w:val="00A80A1D"/>
    <w:rsid w:val="00A81C96"/>
    <w:rsid w:val="00A826BB"/>
    <w:rsid w:val="00A82ABE"/>
    <w:rsid w:val="00A83820"/>
    <w:rsid w:val="00A85291"/>
    <w:rsid w:val="00A8589D"/>
    <w:rsid w:val="00A85CC0"/>
    <w:rsid w:val="00A91696"/>
    <w:rsid w:val="00A918AE"/>
    <w:rsid w:val="00A92A66"/>
    <w:rsid w:val="00A92C81"/>
    <w:rsid w:val="00A93BB3"/>
    <w:rsid w:val="00A94277"/>
    <w:rsid w:val="00A9456B"/>
    <w:rsid w:val="00A94D67"/>
    <w:rsid w:val="00A95BE4"/>
    <w:rsid w:val="00A95C21"/>
    <w:rsid w:val="00A95D24"/>
    <w:rsid w:val="00A961D9"/>
    <w:rsid w:val="00A96507"/>
    <w:rsid w:val="00A966E6"/>
    <w:rsid w:val="00A968C8"/>
    <w:rsid w:val="00AA01ED"/>
    <w:rsid w:val="00AA0FC5"/>
    <w:rsid w:val="00AA2ECE"/>
    <w:rsid w:val="00AA3F74"/>
    <w:rsid w:val="00AA4317"/>
    <w:rsid w:val="00AA5EAD"/>
    <w:rsid w:val="00AA6066"/>
    <w:rsid w:val="00AA6783"/>
    <w:rsid w:val="00AB05BE"/>
    <w:rsid w:val="00AB15CD"/>
    <w:rsid w:val="00AB2F7C"/>
    <w:rsid w:val="00AB310D"/>
    <w:rsid w:val="00AB3B36"/>
    <w:rsid w:val="00AB58DE"/>
    <w:rsid w:val="00AC019F"/>
    <w:rsid w:val="00AC0F1E"/>
    <w:rsid w:val="00AC43BA"/>
    <w:rsid w:val="00AC4C93"/>
    <w:rsid w:val="00AC6288"/>
    <w:rsid w:val="00AC6303"/>
    <w:rsid w:val="00AC691A"/>
    <w:rsid w:val="00AD16AF"/>
    <w:rsid w:val="00AD19CA"/>
    <w:rsid w:val="00AD1ADD"/>
    <w:rsid w:val="00AD1B94"/>
    <w:rsid w:val="00AD350F"/>
    <w:rsid w:val="00AD35EB"/>
    <w:rsid w:val="00AD4314"/>
    <w:rsid w:val="00AD4773"/>
    <w:rsid w:val="00AD4AC0"/>
    <w:rsid w:val="00AD4E63"/>
    <w:rsid w:val="00AD524B"/>
    <w:rsid w:val="00AD6CA3"/>
    <w:rsid w:val="00AD7218"/>
    <w:rsid w:val="00AD7307"/>
    <w:rsid w:val="00AD7C24"/>
    <w:rsid w:val="00AD7F7E"/>
    <w:rsid w:val="00AE0CE5"/>
    <w:rsid w:val="00AE13CC"/>
    <w:rsid w:val="00AE14A3"/>
    <w:rsid w:val="00AE1FD4"/>
    <w:rsid w:val="00AE23AB"/>
    <w:rsid w:val="00AE2918"/>
    <w:rsid w:val="00AE390E"/>
    <w:rsid w:val="00AE4049"/>
    <w:rsid w:val="00AE46A3"/>
    <w:rsid w:val="00AE4C85"/>
    <w:rsid w:val="00AE4FBD"/>
    <w:rsid w:val="00AE668E"/>
    <w:rsid w:val="00AE66F7"/>
    <w:rsid w:val="00AE6A97"/>
    <w:rsid w:val="00AE6C08"/>
    <w:rsid w:val="00AF0084"/>
    <w:rsid w:val="00AF0B12"/>
    <w:rsid w:val="00AF101C"/>
    <w:rsid w:val="00AF1523"/>
    <w:rsid w:val="00AF1D12"/>
    <w:rsid w:val="00AF2486"/>
    <w:rsid w:val="00AF2C81"/>
    <w:rsid w:val="00AF41C0"/>
    <w:rsid w:val="00AF435A"/>
    <w:rsid w:val="00AF576D"/>
    <w:rsid w:val="00AF5B94"/>
    <w:rsid w:val="00AF5CDE"/>
    <w:rsid w:val="00B000CC"/>
    <w:rsid w:val="00B00307"/>
    <w:rsid w:val="00B024D4"/>
    <w:rsid w:val="00B02887"/>
    <w:rsid w:val="00B039E0"/>
    <w:rsid w:val="00B03C08"/>
    <w:rsid w:val="00B04226"/>
    <w:rsid w:val="00B044B0"/>
    <w:rsid w:val="00B04D37"/>
    <w:rsid w:val="00B05168"/>
    <w:rsid w:val="00B05563"/>
    <w:rsid w:val="00B05F33"/>
    <w:rsid w:val="00B06E37"/>
    <w:rsid w:val="00B102BA"/>
    <w:rsid w:val="00B1107F"/>
    <w:rsid w:val="00B114A9"/>
    <w:rsid w:val="00B12549"/>
    <w:rsid w:val="00B12859"/>
    <w:rsid w:val="00B12860"/>
    <w:rsid w:val="00B13240"/>
    <w:rsid w:val="00B14090"/>
    <w:rsid w:val="00B142A5"/>
    <w:rsid w:val="00B1434B"/>
    <w:rsid w:val="00B144B2"/>
    <w:rsid w:val="00B14940"/>
    <w:rsid w:val="00B1540F"/>
    <w:rsid w:val="00B15CFF"/>
    <w:rsid w:val="00B165EF"/>
    <w:rsid w:val="00B215B6"/>
    <w:rsid w:val="00B21987"/>
    <w:rsid w:val="00B2274A"/>
    <w:rsid w:val="00B23189"/>
    <w:rsid w:val="00B231C6"/>
    <w:rsid w:val="00B242C6"/>
    <w:rsid w:val="00B2485F"/>
    <w:rsid w:val="00B248C8"/>
    <w:rsid w:val="00B24C4E"/>
    <w:rsid w:val="00B25F22"/>
    <w:rsid w:val="00B26A0D"/>
    <w:rsid w:val="00B26E25"/>
    <w:rsid w:val="00B2752C"/>
    <w:rsid w:val="00B304A2"/>
    <w:rsid w:val="00B30575"/>
    <w:rsid w:val="00B307A7"/>
    <w:rsid w:val="00B31BFE"/>
    <w:rsid w:val="00B32021"/>
    <w:rsid w:val="00B32AAA"/>
    <w:rsid w:val="00B33C9D"/>
    <w:rsid w:val="00B33F11"/>
    <w:rsid w:val="00B345BF"/>
    <w:rsid w:val="00B347FA"/>
    <w:rsid w:val="00B348B1"/>
    <w:rsid w:val="00B34945"/>
    <w:rsid w:val="00B34E3A"/>
    <w:rsid w:val="00B37142"/>
    <w:rsid w:val="00B372A3"/>
    <w:rsid w:val="00B37BF3"/>
    <w:rsid w:val="00B404D3"/>
    <w:rsid w:val="00B40CD1"/>
    <w:rsid w:val="00B40F7E"/>
    <w:rsid w:val="00B41831"/>
    <w:rsid w:val="00B41D70"/>
    <w:rsid w:val="00B4216C"/>
    <w:rsid w:val="00B424C1"/>
    <w:rsid w:val="00B42DA3"/>
    <w:rsid w:val="00B43798"/>
    <w:rsid w:val="00B43EA6"/>
    <w:rsid w:val="00B440AE"/>
    <w:rsid w:val="00B449EC"/>
    <w:rsid w:val="00B456B6"/>
    <w:rsid w:val="00B45864"/>
    <w:rsid w:val="00B45CBF"/>
    <w:rsid w:val="00B468F6"/>
    <w:rsid w:val="00B46930"/>
    <w:rsid w:val="00B46DBA"/>
    <w:rsid w:val="00B47E14"/>
    <w:rsid w:val="00B5163D"/>
    <w:rsid w:val="00B5171C"/>
    <w:rsid w:val="00B51ACA"/>
    <w:rsid w:val="00B534C7"/>
    <w:rsid w:val="00B53D91"/>
    <w:rsid w:val="00B54E47"/>
    <w:rsid w:val="00B55A96"/>
    <w:rsid w:val="00B563E1"/>
    <w:rsid w:val="00B5682C"/>
    <w:rsid w:val="00B60CD1"/>
    <w:rsid w:val="00B610F5"/>
    <w:rsid w:val="00B613C8"/>
    <w:rsid w:val="00B614EB"/>
    <w:rsid w:val="00B619AB"/>
    <w:rsid w:val="00B6242C"/>
    <w:rsid w:val="00B62AB8"/>
    <w:rsid w:val="00B63B9B"/>
    <w:rsid w:val="00B6423B"/>
    <w:rsid w:val="00B6465F"/>
    <w:rsid w:val="00B64CF8"/>
    <w:rsid w:val="00B65003"/>
    <w:rsid w:val="00B6516E"/>
    <w:rsid w:val="00B65E10"/>
    <w:rsid w:val="00B66907"/>
    <w:rsid w:val="00B67485"/>
    <w:rsid w:val="00B71032"/>
    <w:rsid w:val="00B71888"/>
    <w:rsid w:val="00B72A34"/>
    <w:rsid w:val="00B730B4"/>
    <w:rsid w:val="00B73881"/>
    <w:rsid w:val="00B73E4C"/>
    <w:rsid w:val="00B74CA2"/>
    <w:rsid w:val="00B759AE"/>
    <w:rsid w:val="00B75FBF"/>
    <w:rsid w:val="00B764D4"/>
    <w:rsid w:val="00B76CB3"/>
    <w:rsid w:val="00B77D77"/>
    <w:rsid w:val="00B8098D"/>
    <w:rsid w:val="00B81C40"/>
    <w:rsid w:val="00B81F61"/>
    <w:rsid w:val="00B83CD9"/>
    <w:rsid w:val="00B83F62"/>
    <w:rsid w:val="00B840E6"/>
    <w:rsid w:val="00B8482D"/>
    <w:rsid w:val="00B84CFF"/>
    <w:rsid w:val="00B8571C"/>
    <w:rsid w:val="00B87347"/>
    <w:rsid w:val="00B876A1"/>
    <w:rsid w:val="00B876F5"/>
    <w:rsid w:val="00B87945"/>
    <w:rsid w:val="00B87BC2"/>
    <w:rsid w:val="00B905D5"/>
    <w:rsid w:val="00B920F3"/>
    <w:rsid w:val="00B92DDE"/>
    <w:rsid w:val="00B93059"/>
    <w:rsid w:val="00B933C5"/>
    <w:rsid w:val="00B93F45"/>
    <w:rsid w:val="00B94096"/>
    <w:rsid w:val="00B946C3"/>
    <w:rsid w:val="00B946E7"/>
    <w:rsid w:val="00B94F10"/>
    <w:rsid w:val="00B957B6"/>
    <w:rsid w:val="00B9661F"/>
    <w:rsid w:val="00B9728F"/>
    <w:rsid w:val="00B9795D"/>
    <w:rsid w:val="00B97B4A"/>
    <w:rsid w:val="00B97B8D"/>
    <w:rsid w:val="00BA085D"/>
    <w:rsid w:val="00BA08F5"/>
    <w:rsid w:val="00BA0FAE"/>
    <w:rsid w:val="00BA11B2"/>
    <w:rsid w:val="00BA1EB0"/>
    <w:rsid w:val="00BA2429"/>
    <w:rsid w:val="00BA24C0"/>
    <w:rsid w:val="00BA2A45"/>
    <w:rsid w:val="00BA2FBE"/>
    <w:rsid w:val="00BA3215"/>
    <w:rsid w:val="00BA4547"/>
    <w:rsid w:val="00BA5074"/>
    <w:rsid w:val="00BA5747"/>
    <w:rsid w:val="00BA6FA1"/>
    <w:rsid w:val="00BB0F6E"/>
    <w:rsid w:val="00BB2618"/>
    <w:rsid w:val="00BB33D8"/>
    <w:rsid w:val="00BB3D51"/>
    <w:rsid w:val="00BB4506"/>
    <w:rsid w:val="00BB4647"/>
    <w:rsid w:val="00BB48A8"/>
    <w:rsid w:val="00BB5801"/>
    <w:rsid w:val="00BB78C1"/>
    <w:rsid w:val="00BB7994"/>
    <w:rsid w:val="00BB7BE7"/>
    <w:rsid w:val="00BB7D5F"/>
    <w:rsid w:val="00BC0C0E"/>
    <w:rsid w:val="00BC0FE7"/>
    <w:rsid w:val="00BC1DD9"/>
    <w:rsid w:val="00BC24C7"/>
    <w:rsid w:val="00BC3035"/>
    <w:rsid w:val="00BC303A"/>
    <w:rsid w:val="00BC3B7F"/>
    <w:rsid w:val="00BC44A9"/>
    <w:rsid w:val="00BC4867"/>
    <w:rsid w:val="00BC48A8"/>
    <w:rsid w:val="00BC53FE"/>
    <w:rsid w:val="00BC6461"/>
    <w:rsid w:val="00BC660B"/>
    <w:rsid w:val="00BC6CBB"/>
    <w:rsid w:val="00BC75EC"/>
    <w:rsid w:val="00BC7F42"/>
    <w:rsid w:val="00BD0C35"/>
    <w:rsid w:val="00BD1ACE"/>
    <w:rsid w:val="00BD2A51"/>
    <w:rsid w:val="00BD2CC5"/>
    <w:rsid w:val="00BD2D4E"/>
    <w:rsid w:val="00BD38AD"/>
    <w:rsid w:val="00BD571D"/>
    <w:rsid w:val="00BD5835"/>
    <w:rsid w:val="00BD6095"/>
    <w:rsid w:val="00BD6A8F"/>
    <w:rsid w:val="00BD6BD0"/>
    <w:rsid w:val="00BD7AD3"/>
    <w:rsid w:val="00BE0266"/>
    <w:rsid w:val="00BE0847"/>
    <w:rsid w:val="00BE1AF9"/>
    <w:rsid w:val="00BE1E0E"/>
    <w:rsid w:val="00BE1E2B"/>
    <w:rsid w:val="00BE1FD5"/>
    <w:rsid w:val="00BE2E8F"/>
    <w:rsid w:val="00BE3E79"/>
    <w:rsid w:val="00BE40FE"/>
    <w:rsid w:val="00BE4E3C"/>
    <w:rsid w:val="00BE6B62"/>
    <w:rsid w:val="00BE6F3A"/>
    <w:rsid w:val="00BE7F7B"/>
    <w:rsid w:val="00BF004F"/>
    <w:rsid w:val="00BF0B37"/>
    <w:rsid w:val="00BF2F00"/>
    <w:rsid w:val="00BF3364"/>
    <w:rsid w:val="00BF35EF"/>
    <w:rsid w:val="00BF3619"/>
    <w:rsid w:val="00BF41F1"/>
    <w:rsid w:val="00BF484D"/>
    <w:rsid w:val="00BF5773"/>
    <w:rsid w:val="00BF597F"/>
    <w:rsid w:val="00BF5D98"/>
    <w:rsid w:val="00BF799D"/>
    <w:rsid w:val="00BF7F18"/>
    <w:rsid w:val="00C00632"/>
    <w:rsid w:val="00C016C4"/>
    <w:rsid w:val="00C01984"/>
    <w:rsid w:val="00C01BF2"/>
    <w:rsid w:val="00C01E61"/>
    <w:rsid w:val="00C023E5"/>
    <w:rsid w:val="00C0273B"/>
    <w:rsid w:val="00C04045"/>
    <w:rsid w:val="00C0550C"/>
    <w:rsid w:val="00C05A81"/>
    <w:rsid w:val="00C05B48"/>
    <w:rsid w:val="00C05C4D"/>
    <w:rsid w:val="00C068B0"/>
    <w:rsid w:val="00C10EC2"/>
    <w:rsid w:val="00C1127B"/>
    <w:rsid w:val="00C112BF"/>
    <w:rsid w:val="00C14007"/>
    <w:rsid w:val="00C16015"/>
    <w:rsid w:val="00C164D3"/>
    <w:rsid w:val="00C164E5"/>
    <w:rsid w:val="00C166D9"/>
    <w:rsid w:val="00C169FB"/>
    <w:rsid w:val="00C16F8E"/>
    <w:rsid w:val="00C17699"/>
    <w:rsid w:val="00C20317"/>
    <w:rsid w:val="00C20900"/>
    <w:rsid w:val="00C20F4A"/>
    <w:rsid w:val="00C219DC"/>
    <w:rsid w:val="00C21F39"/>
    <w:rsid w:val="00C22562"/>
    <w:rsid w:val="00C242D3"/>
    <w:rsid w:val="00C24592"/>
    <w:rsid w:val="00C25EC0"/>
    <w:rsid w:val="00C2632D"/>
    <w:rsid w:val="00C2651A"/>
    <w:rsid w:val="00C26CA3"/>
    <w:rsid w:val="00C27638"/>
    <w:rsid w:val="00C27FAC"/>
    <w:rsid w:val="00C30835"/>
    <w:rsid w:val="00C311C5"/>
    <w:rsid w:val="00C31A0A"/>
    <w:rsid w:val="00C31CF7"/>
    <w:rsid w:val="00C31DB0"/>
    <w:rsid w:val="00C327FD"/>
    <w:rsid w:val="00C32881"/>
    <w:rsid w:val="00C330B7"/>
    <w:rsid w:val="00C3361F"/>
    <w:rsid w:val="00C33A4D"/>
    <w:rsid w:val="00C33EE8"/>
    <w:rsid w:val="00C34348"/>
    <w:rsid w:val="00C351D4"/>
    <w:rsid w:val="00C35AD4"/>
    <w:rsid w:val="00C36362"/>
    <w:rsid w:val="00C36AFC"/>
    <w:rsid w:val="00C371ED"/>
    <w:rsid w:val="00C37420"/>
    <w:rsid w:val="00C37473"/>
    <w:rsid w:val="00C4121C"/>
    <w:rsid w:val="00C41884"/>
    <w:rsid w:val="00C42EB3"/>
    <w:rsid w:val="00C43C7C"/>
    <w:rsid w:val="00C44805"/>
    <w:rsid w:val="00C44B1F"/>
    <w:rsid w:val="00C44E27"/>
    <w:rsid w:val="00C46591"/>
    <w:rsid w:val="00C47AFF"/>
    <w:rsid w:val="00C508EF"/>
    <w:rsid w:val="00C52A35"/>
    <w:rsid w:val="00C52D11"/>
    <w:rsid w:val="00C53B52"/>
    <w:rsid w:val="00C53D1B"/>
    <w:rsid w:val="00C5474C"/>
    <w:rsid w:val="00C568EB"/>
    <w:rsid w:val="00C57763"/>
    <w:rsid w:val="00C5776C"/>
    <w:rsid w:val="00C603C2"/>
    <w:rsid w:val="00C607A2"/>
    <w:rsid w:val="00C607A4"/>
    <w:rsid w:val="00C60985"/>
    <w:rsid w:val="00C61039"/>
    <w:rsid w:val="00C61724"/>
    <w:rsid w:val="00C62D46"/>
    <w:rsid w:val="00C62F57"/>
    <w:rsid w:val="00C62FE5"/>
    <w:rsid w:val="00C6352D"/>
    <w:rsid w:val="00C63AF9"/>
    <w:rsid w:val="00C63C52"/>
    <w:rsid w:val="00C63FB9"/>
    <w:rsid w:val="00C6409A"/>
    <w:rsid w:val="00C65583"/>
    <w:rsid w:val="00C6636F"/>
    <w:rsid w:val="00C67809"/>
    <w:rsid w:val="00C67B82"/>
    <w:rsid w:val="00C67C5E"/>
    <w:rsid w:val="00C67E17"/>
    <w:rsid w:val="00C70276"/>
    <w:rsid w:val="00C70E93"/>
    <w:rsid w:val="00C7129C"/>
    <w:rsid w:val="00C727B5"/>
    <w:rsid w:val="00C72B1D"/>
    <w:rsid w:val="00C72F35"/>
    <w:rsid w:val="00C73569"/>
    <w:rsid w:val="00C748E9"/>
    <w:rsid w:val="00C75438"/>
    <w:rsid w:val="00C75E29"/>
    <w:rsid w:val="00C76538"/>
    <w:rsid w:val="00C8052F"/>
    <w:rsid w:val="00C80BE9"/>
    <w:rsid w:val="00C81B81"/>
    <w:rsid w:val="00C81E42"/>
    <w:rsid w:val="00C849C6"/>
    <w:rsid w:val="00C84CA3"/>
    <w:rsid w:val="00C84D2A"/>
    <w:rsid w:val="00C85D74"/>
    <w:rsid w:val="00C860C8"/>
    <w:rsid w:val="00C866BE"/>
    <w:rsid w:val="00C869FF"/>
    <w:rsid w:val="00C877A2"/>
    <w:rsid w:val="00C90E39"/>
    <w:rsid w:val="00C90F83"/>
    <w:rsid w:val="00C911F5"/>
    <w:rsid w:val="00C917A1"/>
    <w:rsid w:val="00C924B3"/>
    <w:rsid w:val="00C933D1"/>
    <w:rsid w:val="00C93740"/>
    <w:rsid w:val="00C95F8F"/>
    <w:rsid w:val="00C966AE"/>
    <w:rsid w:val="00C96789"/>
    <w:rsid w:val="00C977D0"/>
    <w:rsid w:val="00C97B1F"/>
    <w:rsid w:val="00CA06C9"/>
    <w:rsid w:val="00CA0906"/>
    <w:rsid w:val="00CA1200"/>
    <w:rsid w:val="00CA24E0"/>
    <w:rsid w:val="00CA2606"/>
    <w:rsid w:val="00CA276C"/>
    <w:rsid w:val="00CA2E6E"/>
    <w:rsid w:val="00CA2EC7"/>
    <w:rsid w:val="00CA3133"/>
    <w:rsid w:val="00CA3784"/>
    <w:rsid w:val="00CA41C2"/>
    <w:rsid w:val="00CA4721"/>
    <w:rsid w:val="00CA554A"/>
    <w:rsid w:val="00CA5BF6"/>
    <w:rsid w:val="00CA5C6B"/>
    <w:rsid w:val="00CA6816"/>
    <w:rsid w:val="00CA6A28"/>
    <w:rsid w:val="00CA73B8"/>
    <w:rsid w:val="00CB00D4"/>
    <w:rsid w:val="00CB1B98"/>
    <w:rsid w:val="00CB252D"/>
    <w:rsid w:val="00CB36D0"/>
    <w:rsid w:val="00CB4070"/>
    <w:rsid w:val="00CB502C"/>
    <w:rsid w:val="00CB5369"/>
    <w:rsid w:val="00CB5423"/>
    <w:rsid w:val="00CB551B"/>
    <w:rsid w:val="00CB5D8F"/>
    <w:rsid w:val="00CB66B6"/>
    <w:rsid w:val="00CB68CD"/>
    <w:rsid w:val="00CC02A1"/>
    <w:rsid w:val="00CC087B"/>
    <w:rsid w:val="00CC12B3"/>
    <w:rsid w:val="00CC2C91"/>
    <w:rsid w:val="00CC51B8"/>
    <w:rsid w:val="00CC598E"/>
    <w:rsid w:val="00CC6BF4"/>
    <w:rsid w:val="00CC7CA0"/>
    <w:rsid w:val="00CC7E14"/>
    <w:rsid w:val="00CD0723"/>
    <w:rsid w:val="00CD0DF3"/>
    <w:rsid w:val="00CD1195"/>
    <w:rsid w:val="00CD1E72"/>
    <w:rsid w:val="00CD30CF"/>
    <w:rsid w:val="00CD433C"/>
    <w:rsid w:val="00CD4F70"/>
    <w:rsid w:val="00CD5B27"/>
    <w:rsid w:val="00CD6A59"/>
    <w:rsid w:val="00CD797D"/>
    <w:rsid w:val="00CD7D02"/>
    <w:rsid w:val="00CE0865"/>
    <w:rsid w:val="00CE12CD"/>
    <w:rsid w:val="00CE22B9"/>
    <w:rsid w:val="00CE22F7"/>
    <w:rsid w:val="00CE25C6"/>
    <w:rsid w:val="00CE3C34"/>
    <w:rsid w:val="00CE467B"/>
    <w:rsid w:val="00CE478F"/>
    <w:rsid w:val="00CE49E0"/>
    <w:rsid w:val="00CE4E2D"/>
    <w:rsid w:val="00CE5F28"/>
    <w:rsid w:val="00CE6916"/>
    <w:rsid w:val="00CE7B8A"/>
    <w:rsid w:val="00CF0121"/>
    <w:rsid w:val="00CF0228"/>
    <w:rsid w:val="00CF0374"/>
    <w:rsid w:val="00CF0BDC"/>
    <w:rsid w:val="00CF29CA"/>
    <w:rsid w:val="00CF2C64"/>
    <w:rsid w:val="00CF397B"/>
    <w:rsid w:val="00CF3C84"/>
    <w:rsid w:val="00CF48C1"/>
    <w:rsid w:val="00CF50B0"/>
    <w:rsid w:val="00CF5991"/>
    <w:rsid w:val="00CF60D8"/>
    <w:rsid w:val="00CF6F52"/>
    <w:rsid w:val="00CF70EA"/>
    <w:rsid w:val="00CF733F"/>
    <w:rsid w:val="00CF74E5"/>
    <w:rsid w:val="00D001ED"/>
    <w:rsid w:val="00D0094B"/>
    <w:rsid w:val="00D01286"/>
    <w:rsid w:val="00D02558"/>
    <w:rsid w:val="00D02A4F"/>
    <w:rsid w:val="00D0304F"/>
    <w:rsid w:val="00D030FF"/>
    <w:rsid w:val="00D03575"/>
    <w:rsid w:val="00D03A2E"/>
    <w:rsid w:val="00D0415A"/>
    <w:rsid w:val="00D047CD"/>
    <w:rsid w:val="00D04923"/>
    <w:rsid w:val="00D052FB"/>
    <w:rsid w:val="00D07B23"/>
    <w:rsid w:val="00D10129"/>
    <w:rsid w:val="00D1089F"/>
    <w:rsid w:val="00D10E40"/>
    <w:rsid w:val="00D11EB1"/>
    <w:rsid w:val="00D1226B"/>
    <w:rsid w:val="00D1271F"/>
    <w:rsid w:val="00D134D2"/>
    <w:rsid w:val="00D13C5D"/>
    <w:rsid w:val="00D13F99"/>
    <w:rsid w:val="00D1498F"/>
    <w:rsid w:val="00D16D13"/>
    <w:rsid w:val="00D17356"/>
    <w:rsid w:val="00D21213"/>
    <w:rsid w:val="00D216F2"/>
    <w:rsid w:val="00D21903"/>
    <w:rsid w:val="00D21C41"/>
    <w:rsid w:val="00D2247E"/>
    <w:rsid w:val="00D22D31"/>
    <w:rsid w:val="00D23303"/>
    <w:rsid w:val="00D235B1"/>
    <w:rsid w:val="00D2401A"/>
    <w:rsid w:val="00D24523"/>
    <w:rsid w:val="00D264CF"/>
    <w:rsid w:val="00D26A06"/>
    <w:rsid w:val="00D276DD"/>
    <w:rsid w:val="00D31C4B"/>
    <w:rsid w:val="00D34103"/>
    <w:rsid w:val="00D35294"/>
    <w:rsid w:val="00D35A8F"/>
    <w:rsid w:val="00D35D98"/>
    <w:rsid w:val="00D36141"/>
    <w:rsid w:val="00D3689F"/>
    <w:rsid w:val="00D4064A"/>
    <w:rsid w:val="00D41381"/>
    <w:rsid w:val="00D41576"/>
    <w:rsid w:val="00D4165A"/>
    <w:rsid w:val="00D42817"/>
    <w:rsid w:val="00D42F7F"/>
    <w:rsid w:val="00D43A5D"/>
    <w:rsid w:val="00D4423B"/>
    <w:rsid w:val="00D44705"/>
    <w:rsid w:val="00D4618D"/>
    <w:rsid w:val="00D462A3"/>
    <w:rsid w:val="00D46487"/>
    <w:rsid w:val="00D46ADF"/>
    <w:rsid w:val="00D46CAC"/>
    <w:rsid w:val="00D47E33"/>
    <w:rsid w:val="00D47EEE"/>
    <w:rsid w:val="00D47F88"/>
    <w:rsid w:val="00D5013F"/>
    <w:rsid w:val="00D50593"/>
    <w:rsid w:val="00D50BBF"/>
    <w:rsid w:val="00D50BC6"/>
    <w:rsid w:val="00D51562"/>
    <w:rsid w:val="00D51E34"/>
    <w:rsid w:val="00D5297E"/>
    <w:rsid w:val="00D52E4F"/>
    <w:rsid w:val="00D5342C"/>
    <w:rsid w:val="00D53C06"/>
    <w:rsid w:val="00D5532B"/>
    <w:rsid w:val="00D56AFB"/>
    <w:rsid w:val="00D57558"/>
    <w:rsid w:val="00D57E1C"/>
    <w:rsid w:val="00D60305"/>
    <w:rsid w:val="00D6081D"/>
    <w:rsid w:val="00D60ADD"/>
    <w:rsid w:val="00D613F5"/>
    <w:rsid w:val="00D620A5"/>
    <w:rsid w:val="00D622DF"/>
    <w:rsid w:val="00D63411"/>
    <w:rsid w:val="00D634B0"/>
    <w:rsid w:val="00D63A93"/>
    <w:rsid w:val="00D63D3B"/>
    <w:rsid w:val="00D64057"/>
    <w:rsid w:val="00D6560D"/>
    <w:rsid w:val="00D66B4D"/>
    <w:rsid w:val="00D70E1A"/>
    <w:rsid w:val="00D7320A"/>
    <w:rsid w:val="00D73549"/>
    <w:rsid w:val="00D73C7B"/>
    <w:rsid w:val="00D73CDF"/>
    <w:rsid w:val="00D73E0F"/>
    <w:rsid w:val="00D743B3"/>
    <w:rsid w:val="00D74649"/>
    <w:rsid w:val="00D749AE"/>
    <w:rsid w:val="00D74AB1"/>
    <w:rsid w:val="00D7514E"/>
    <w:rsid w:val="00D756CD"/>
    <w:rsid w:val="00D75D9F"/>
    <w:rsid w:val="00D770BE"/>
    <w:rsid w:val="00D80A00"/>
    <w:rsid w:val="00D80D76"/>
    <w:rsid w:val="00D8138A"/>
    <w:rsid w:val="00D82010"/>
    <w:rsid w:val="00D82913"/>
    <w:rsid w:val="00D83F0C"/>
    <w:rsid w:val="00D848B7"/>
    <w:rsid w:val="00D84AC0"/>
    <w:rsid w:val="00D84B34"/>
    <w:rsid w:val="00D85699"/>
    <w:rsid w:val="00D859B0"/>
    <w:rsid w:val="00D86C79"/>
    <w:rsid w:val="00D86C88"/>
    <w:rsid w:val="00D87281"/>
    <w:rsid w:val="00D87B43"/>
    <w:rsid w:val="00D87F14"/>
    <w:rsid w:val="00D90222"/>
    <w:rsid w:val="00D90FF4"/>
    <w:rsid w:val="00D91D64"/>
    <w:rsid w:val="00D92189"/>
    <w:rsid w:val="00D93C50"/>
    <w:rsid w:val="00D940AF"/>
    <w:rsid w:val="00D94164"/>
    <w:rsid w:val="00D94954"/>
    <w:rsid w:val="00D94D7A"/>
    <w:rsid w:val="00D9544E"/>
    <w:rsid w:val="00D96C47"/>
    <w:rsid w:val="00D96FE0"/>
    <w:rsid w:val="00D97886"/>
    <w:rsid w:val="00DA01CA"/>
    <w:rsid w:val="00DA046B"/>
    <w:rsid w:val="00DA185E"/>
    <w:rsid w:val="00DA2FF6"/>
    <w:rsid w:val="00DA38E6"/>
    <w:rsid w:val="00DA3A37"/>
    <w:rsid w:val="00DA48F5"/>
    <w:rsid w:val="00DA6120"/>
    <w:rsid w:val="00DA6380"/>
    <w:rsid w:val="00DA64E2"/>
    <w:rsid w:val="00DA65E1"/>
    <w:rsid w:val="00DA6C13"/>
    <w:rsid w:val="00DA7108"/>
    <w:rsid w:val="00DA7C16"/>
    <w:rsid w:val="00DA7D98"/>
    <w:rsid w:val="00DB08FC"/>
    <w:rsid w:val="00DB0EB1"/>
    <w:rsid w:val="00DB1848"/>
    <w:rsid w:val="00DB24EA"/>
    <w:rsid w:val="00DB29FF"/>
    <w:rsid w:val="00DB30B2"/>
    <w:rsid w:val="00DB373F"/>
    <w:rsid w:val="00DB3750"/>
    <w:rsid w:val="00DB45C5"/>
    <w:rsid w:val="00DB4610"/>
    <w:rsid w:val="00DB5416"/>
    <w:rsid w:val="00DB59D7"/>
    <w:rsid w:val="00DB5B26"/>
    <w:rsid w:val="00DB657A"/>
    <w:rsid w:val="00DB65E4"/>
    <w:rsid w:val="00DB6AAE"/>
    <w:rsid w:val="00DB79FF"/>
    <w:rsid w:val="00DB7E06"/>
    <w:rsid w:val="00DC0206"/>
    <w:rsid w:val="00DC1E22"/>
    <w:rsid w:val="00DC237B"/>
    <w:rsid w:val="00DC2ADC"/>
    <w:rsid w:val="00DC2BC2"/>
    <w:rsid w:val="00DC338C"/>
    <w:rsid w:val="00DC385E"/>
    <w:rsid w:val="00DC42E3"/>
    <w:rsid w:val="00DC4975"/>
    <w:rsid w:val="00DC5DF0"/>
    <w:rsid w:val="00DC6F06"/>
    <w:rsid w:val="00DC77A5"/>
    <w:rsid w:val="00DD017E"/>
    <w:rsid w:val="00DD0C8C"/>
    <w:rsid w:val="00DD20B9"/>
    <w:rsid w:val="00DD2430"/>
    <w:rsid w:val="00DD2494"/>
    <w:rsid w:val="00DD2928"/>
    <w:rsid w:val="00DD3D78"/>
    <w:rsid w:val="00DD488E"/>
    <w:rsid w:val="00DD5D7B"/>
    <w:rsid w:val="00DD7724"/>
    <w:rsid w:val="00DD7871"/>
    <w:rsid w:val="00DE0755"/>
    <w:rsid w:val="00DE106E"/>
    <w:rsid w:val="00DE1146"/>
    <w:rsid w:val="00DE14D0"/>
    <w:rsid w:val="00DE1642"/>
    <w:rsid w:val="00DE1841"/>
    <w:rsid w:val="00DE1C9B"/>
    <w:rsid w:val="00DE2278"/>
    <w:rsid w:val="00DE2FFE"/>
    <w:rsid w:val="00DE3516"/>
    <w:rsid w:val="00DE612D"/>
    <w:rsid w:val="00DE6B52"/>
    <w:rsid w:val="00DE702C"/>
    <w:rsid w:val="00DE735D"/>
    <w:rsid w:val="00DE7704"/>
    <w:rsid w:val="00DE78AC"/>
    <w:rsid w:val="00DF0D88"/>
    <w:rsid w:val="00DF1BE6"/>
    <w:rsid w:val="00DF1F9C"/>
    <w:rsid w:val="00DF2264"/>
    <w:rsid w:val="00DF240F"/>
    <w:rsid w:val="00DF31BA"/>
    <w:rsid w:val="00DF3DB7"/>
    <w:rsid w:val="00DF45FC"/>
    <w:rsid w:val="00DF4DF7"/>
    <w:rsid w:val="00DF4FFD"/>
    <w:rsid w:val="00DF5616"/>
    <w:rsid w:val="00DF5D5D"/>
    <w:rsid w:val="00DF5DB0"/>
    <w:rsid w:val="00DF68D4"/>
    <w:rsid w:val="00DF7147"/>
    <w:rsid w:val="00DF751B"/>
    <w:rsid w:val="00DF767D"/>
    <w:rsid w:val="00DF7836"/>
    <w:rsid w:val="00E00347"/>
    <w:rsid w:val="00E01364"/>
    <w:rsid w:val="00E01BE5"/>
    <w:rsid w:val="00E03CB4"/>
    <w:rsid w:val="00E049E8"/>
    <w:rsid w:val="00E05C9D"/>
    <w:rsid w:val="00E063A7"/>
    <w:rsid w:val="00E06752"/>
    <w:rsid w:val="00E1004C"/>
    <w:rsid w:val="00E1025E"/>
    <w:rsid w:val="00E10E20"/>
    <w:rsid w:val="00E10E84"/>
    <w:rsid w:val="00E12355"/>
    <w:rsid w:val="00E12372"/>
    <w:rsid w:val="00E12A1A"/>
    <w:rsid w:val="00E133C5"/>
    <w:rsid w:val="00E13862"/>
    <w:rsid w:val="00E13884"/>
    <w:rsid w:val="00E13CB4"/>
    <w:rsid w:val="00E143A2"/>
    <w:rsid w:val="00E14BC4"/>
    <w:rsid w:val="00E150A7"/>
    <w:rsid w:val="00E150C4"/>
    <w:rsid w:val="00E15C94"/>
    <w:rsid w:val="00E17788"/>
    <w:rsid w:val="00E17990"/>
    <w:rsid w:val="00E179FC"/>
    <w:rsid w:val="00E17B30"/>
    <w:rsid w:val="00E17DE3"/>
    <w:rsid w:val="00E21108"/>
    <w:rsid w:val="00E214EC"/>
    <w:rsid w:val="00E21B7E"/>
    <w:rsid w:val="00E221DF"/>
    <w:rsid w:val="00E22747"/>
    <w:rsid w:val="00E23233"/>
    <w:rsid w:val="00E23B83"/>
    <w:rsid w:val="00E24060"/>
    <w:rsid w:val="00E25504"/>
    <w:rsid w:val="00E256F5"/>
    <w:rsid w:val="00E260E9"/>
    <w:rsid w:val="00E273B3"/>
    <w:rsid w:val="00E31159"/>
    <w:rsid w:val="00E31979"/>
    <w:rsid w:val="00E325BE"/>
    <w:rsid w:val="00E33B6E"/>
    <w:rsid w:val="00E33CA7"/>
    <w:rsid w:val="00E344C5"/>
    <w:rsid w:val="00E34A88"/>
    <w:rsid w:val="00E35AFA"/>
    <w:rsid w:val="00E35DAA"/>
    <w:rsid w:val="00E36272"/>
    <w:rsid w:val="00E36B1E"/>
    <w:rsid w:val="00E36C47"/>
    <w:rsid w:val="00E37BE7"/>
    <w:rsid w:val="00E4023C"/>
    <w:rsid w:val="00E412A8"/>
    <w:rsid w:val="00E41715"/>
    <w:rsid w:val="00E41782"/>
    <w:rsid w:val="00E420C7"/>
    <w:rsid w:val="00E429D6"/>
    <w:rsid w:val="00E431BC"/>
    <w:rsid w:val="00E43909"/>
    <w:rsid w:val="00E44FB0"/>
    <w:rsid w:val="00E453EA"/>
    <w:rsid w:val="00E4548D"/>
    <w:rsid w:val="00E4557E"/>
    <w:rsid w:val="00E46D21"/>
    <w:rsid w:val="00E50837"/>
    <w:rsid w:val="00E50A70"/>
    <w:rsid w:val="00E51CB6"/>
    <w:rsid w:val="00E521D1"/>
    <w:rsid w:val="00E52481"/>
    <w:rsid w:val="00E534B9"/>
    <w:rsid w:val="00E5376C"/>
    <w:rsid w:val="00E538C6"/>
    <w:rsid w:val="00E53BEB"/>
    <w:rsid w:val="00E54183"/>
    <w:rsid w:val="00E55390"/>
    <w:rsid w:val="00E60D45"/>
    <w:rsid w:val="00E61DA8"/>
    <w:rsid w:val="00E625FC"/>
    <w:rsid w:val="00E632C1"/>
    <w:rsid w:val="00E641FA"/>
    <w:rsid w:val="00E65638"/>
    <w:rsid w:val="00E6598D"/>
    <w:rsid w:val="00E6610F"/>
    <w:rsid w:val="00E665BE"/>
    <w:rsid w:val="00E6677A"/>
    <w:rsid w:val="00E66A64"/>
    <w:rsid w:val="00E66BB2"/>
    <w:rsid w:val="00E67369"/>
    <w:rsid w:val="00E673BB"/>
    <w:rsid w:val="00E6752B"/>
    <w:rsid w:val="00E70035"/>
    <w:rsid w:val="00E7007F"/>
    <w:rsid w:val="00E71330"/>
    <w:rsid w:val="00E7152F"/>
    <w:rsid w:val="00E71B48"/>
    <w:rsid w:val="00E7237C"/>
    <w:rsid w:val="00E727A0"/>
    <w:rsid w:val="00E73C42"/>
    <w:rsid w:val="00E741A8"/>
    <w:rsid w:val="00E74C0D"/>
    <w:rsid w:val="00E74CDF"/>
    <w:rsid w:val="00E75770"/>
    <w:rsid w:val="00E76F64"/>
    <w:rsid w:val="00E8095E"/>
    <w:rsid w:val="00E8116B"/>
    <w:rsid w:val="00E81234"/>
    <w:rsid w:val="00E8243E"/>
    <w:rsid w:val="00E845F2"/>
    <w:rsid w:val="00E8523D"/>
    <w:rsid w:val="00E85C7C"/>
    <w:rsid w:val="00E85CAA"/>
    <w:rsid w:val="00E86585"/>
    <w:rsid w:val="00E867E7"/>
    <w:rsid w:val="00E86C5B"/>
    <w:rsid w:val="00E87310"/>
    <w:rsid w:val="00E90016"/>
    <w:rsid w:val="00E91558"/>
    <w:rsid w:val="00E92650"/>
    <w:rsid w:val="00E92B60"/>
    <w:rsid w:val="00E92D8B"/>
    <w:rsid w:val="00E939EE"/>
    <w:rsid w:val="00E93FA5"/>
    <w:rsid w:val="00E9403F"/>
    <w:rsid w:val="00E9459B"/>
    <w:rsid w:val="00E94787"/>
    <w:rsid w:val="00E95A2C"/>
    <w:rsid w:val="00E95AFF"/>
    <w:rsid w:val="00E966CB"/>
    <w:rsid w:val="00E96847"/>
    <w:rsid w:val="00E97EAC"/>
    <w:rsid w:val="00EA0524"/>
    <w:rsid w:val="00EA0651"/>
    <w:rsid w:val="00EA0E88"/>
    <w:rsid w:val="00EA0F5E"/>
    <w:rsid w:val="00EA1E3C"/>
    <w:rsid w:val="00EA1EC3"/>
    <w:rsid w:val="00EA1F79"/>
    <w:rsid w:val="00EA343F"/>
    <w:rsid w:val="00EA35A5"/>
    <w:rsid w:val="00EA4A3F"/>
    <w:rsid w:val="00EA4B95"/>
    <w:rsid w:val="00EA4BA7"/>
    <w:rsid w:val="00EA4C3F"/>
    <w:rsid w:val="00EA4D07"/>
    <w:rsid w:val="00EA4D17"/>
    <w:rsid w:val="00EA4DA7"/>
    <w:rsid w:val="00EA7225"/>
    <w:rsid w:val="00EA7899"/>
    <w:rsid w:val="00EB002A"/>
    <w:rsid w:val="00EB0D39"/>
    <w:rsid w:val="00EB103B"/>
    <w:rsid w:val="00EB2346"/>
    <w:rsid w:val="00EB2BC0"/>
    <w:rsid w:val="00EB3294"/>
    <w:rsid w:val="00EB32FA"/>
    <w:rsid w:val="00EB3972"/>
    <w:rsid w:val="00EB3F1E"/>
    <w:rsid w:val="00EB4B83"/>
    <w:rsid w:val="00EB4D03"/>
    <w:rsid w:val="00EB5096"/>
    <w:rsid w:val="00EB5B90"/>
    <w:rsid w:val="00EB7933"/>
    <w:rsid w:val="00EC0796"/>
    <w:rsid w:val="00EC11AE"/>
    <w:rsid w:val="00EC17C6"/>
    <w:rsid w:val="00EC17FB"/>
    <w:rsid w:val="00EC21EF"/>
    <w:rsid w:val="00EC387B"/>
    <w:rsid w:val="00EC3A44"/>
    <w:rsid w:val="00EC4893"/>
    <w:rsid w:val="00EC5D4A"/>
    <w:rsid w:val="00EC61BF"/>
    <w:rsid w:val="00EC6A81"/>
    <w:rsid w:val="00EC6BBF"/>
    <w:rsid w:val="00EC6F9D"/>
    <w:rsid w:val="00EC700C"/>
    <w:rsid w:val="00EC7BB8"/>
    <w:rsid w:val="00ED0223"/>
    <w:rsid w:val="00ED04A5"/>
    <w:rsid w:val="00ED0708"/>
    <w:rsid w:val="00ED0EFB"/>
    <w:rsid w:val="00ED1EE5"/>
    <w:rsid w:val="00ED240B"/>
    <w:rsid w:val="00ED283A"/>
    <w:rsid w:val="00ED308C"/>
    <w:rsid w:val="00ED4843"/>
    <w:rsid w:val="00ED48EA"/>
    <w:rsid w:val="00ED49BC"/>
    <w:rsid w:val="00ED4A1B"/>
    <w:rsid w:val="00ED4EC0"/>
    <w:rsid w:val="00ED65ED"/>
    <w:rsid w:val="00ED6A1D"/>
    <w:rsid w:val="00ED7A7C"/>
    <w:rsid w:val="00EE1805"/>
    <w:rsid w:val="00EE1D1D"/>
    <w:rsid w:val="00EE30E0"/>
    <w:rsid w:val="00EE39B8"/>
    <w:rsid w:val="00EE4EAE"/>
    <w:rsid w:val="00EE53A6"/>
    <w:rsid w:val="00EE5996"/>
    <w:rsid w:val="00EE59F6"/>
    <w:rsid w:val="00EE74B3"/>
    <w:rsid w:val="00EF0E0E"/>
    <w:rsid w:val="00EF16C8"/>
    <w:rsid w:val="00EF1C64"/>
    <w:rsid w:val="00EF282B"/>
    <w:rsid w:val="00EF2CF6"/>
    <w:rsid w:val="00EF30C6"/>
    <w:rsid w:val="00EF3F03"/>
    <w:rsid w:val="00EF4195"/>
    <w:rsid w:val="00EF4717"/>
    <w:rsid w:val="00EF4F2A"/>
    <w:rsid w:val="00EF56AA"/>
    <w:rsid w:val="00EF5C4C"/>
    <w:rsid w:val="00EF604E"/>
    <w:rsid w:val="00EF63F0"/>
    <w:rsid w:val="00EF6971"/>
    <w:rsid w:val="00EF77E5"/>
    <w:rsid w:val="00EF7B4B"/>
    <w:rsid w:val="00EF7B7A"/>
    <w:rsid w:val="00F00B18"/>
    <w:rsid w:val="00F00E1F"/>
    <w:rsid w:val="00F01826"/>
    <w:rsid w:val="00F02659"/>
    <w:rsid w:val="00F032BE"/>
    <w:rsid w:val="00F0353E"/>
    <w:rsid w:val="00F04B96"/>
    <w:rsid w:val="00F05017"/>
    <w:rsid w:val="00F058E5"/>
    <w:rsid w:val="00F05933"/>
    <w:rsid w:val="00F0633D"/>
    <w:rsid w:val="00F06728"/>
    <w:rsid w:val="00F06E41"/>
    <w:rsid w:val="00F07696"/>
    <w:rsid w:val="00F07B6F"/>
    <w:rsid w:val="00F100C7"/>
    <w:rsid w:val="00F100ED"/>
    <w:rsid w:val="00F11A39"/>
    <w:rsid w:val="00F127D1"/>
    <w:rsid w:val="00F12E5D"/>
    <w:rsid w:val="00F12E81"/>
    <w:rsid w:val="00F13137"/>
    <w:rsid w:val="00F143F6"/>
    <w:rsid w:val="00F14AC6"/>
    <w:rsid w:val="00F14B35"/>
    <w:rsid w:val="00F14C33"/>
    <w:rsid w:val="00F1553D"/>
    <w:rsid w:val="00F161BC"/>
    <w:rsid w:val="00F16235"/>
    <w:rsid w:val="00F1646D"/>
    <w:rsid w:val="00F16760"/>
    <w:rsid w:val="00F20957"/>
    <w:rsid w:val="00F20C17"/>
    <w:rsid w:val="00F211A0"/>
    <w:rsid w:val="00F217ED"/>
    <w:rsid w:val="00F21823"/>
    <w:rsid w:val="00F219AF"/>
    <w:rsid w:val="00F21BD8"/>
    <w:rsid w:val="00F21C45"/>
    <w:rsid w:val="00F21FB7"/>
    <w:rsid w:val="00F22542"/>
    <w:rsid w:val="00F23802"/>
    <w:rsid w:val="00F244D0"/>
    <w:rsid w:val="00F25525"/>
    <w:rsid w:val="00F257CD"/>
    <w:rsid w:val="00F261D5"/>
    <w:rsid w:val="00F279E4"/>
    <w:rsid w:val="00F309BA"/>
    <w:rsid w:val="00F3118D"/>
    <w:rsid w:val="00F3187C"/>
    <w:rsid w:val="00F323F6"/>
    <w:rsid w:val="00F33858"/>
    <w:rsid w:val="00F33EFC"/>
    <w:rsid w:val="00F34238"/>
    <w:rsid w:val="00F3456D"/>
    <w:rsid w:val="00F354BB"/>
    <w:rsid w:val="00F35D2E"/>
    <w:rsid w:val="00F36B9C"/>
    <w:rsid w:val="00F36E7D"/>
    <w:rsid w:val="00F4003F"/>
    <w:rsid w:val="00F402DA"/>
    <w:rsid w:val="00F403E6"/>
    <w:rsid w:val="00F40559"/>
    <w:rsid w:val="00F4152C"/>
    <w:rsid w:val="00F42B3D"/>
    <w:rsid w:val="00F42E38"/>
    <w:rsid w:val="00F43367"/>
    <w:rsid w:val="00F43E2B"/>
    <w:rsid w:val="00F44E33"/>
    <w:rsid w:val="00F453DC"/>
    <w:rsid w:val="00F454CC"/>
    <w:rsid w:val="00F456EB"/>
    <w:rsid w:val="00F46C17"/>
    <w:rsid w:val="00F50485"/>
    <w:rsid w:val="00F50DE2"/>
    <w:rsid w:val="00F51628"/>
    <w:rsid w:val="00F51FA7"/>
    <w:rsid w:val="00F53214"/>
    <w:rsid w:val="00F532BF"/>
    <w:rsid w:val="00F54285"/>
    <w:rsid w:val="00F549C6"/>
    <w:rsid w:val="00F54B42"/>
    <w:rsid w:val="00F54D7D"/>
    <w:rsid w:val="00F55B96"/>
    <w:rsid w:val="00F5745E"/>
    <w:rsid w:val="00F57D28"/>
    <w:rsid w:val="00F605CF"/>
    <w:rsid w:val="00F6084C"/>
    <w:rsid w:val="00F614DC"/>
    <w:rsid w:val="00F61E14"/>
    <w:rsid w:val="00F651D9"/>
    <w:rsid w:val="00F65269"/>
    <w:rsid w:val="00F66D19"/>
    <w:rsid w:val="00F67CAE"/>
    <w:rsid w:val="00F709D8"/>
    <w:rsid w:val="00F717CD"/>
    <w:rsid w:val="00F71DFB"/>
    <w:rsid w:val="00F72569"/>
    <w:rsid w:val="00F7532E"/>
    <w:rsid w:val="00F757B8"/>
    <w:rsid w:val="00F759E4"/>
    <w:rsid w:val="00F76014"/>
    <w:rsid w:val="00F76226"/>
    <w:rsid w:val="00F76543"/>
    <w:rsid w:val="00F769C5"/>
    <w:rsid w:val="00F77276"/>
    <w:rsid w:val="00F8067E"/>
    <w:rsid w:val="00F807D8"/>
    <w:rsid w:val="00F84BAC"/>
    <w:rsid w:val="00F84D5C"/>
    <w:rsid w:val="00F867E1"/>
    <w:rsid w:val="00F86B98"/>
    <w:rsid w:val="00F9126F"/>
    <w:rsid w:val="00F913C0"/>
    <w:rsid w:val="00F91923"/>
    <w:rsid w:val="00F91F5B"/>
    <w:rsid w:val="00F927B7"/>
    <w:rsid w:val="00F92A65"/>
    <w:rsid w:val="00F94EDF"/>
    <w:rsid w:val="00F94FB8"/>
    <w:rsid w:val="00F95016"/>
    <w:rsid w:val="00F955B7"/>
    <w:rsid w:val="00F9583B"/>
    <w:rsid w:val="00F9603A"/>
    <w:rsid w:val="00F96275"/>
    <w:rsid w:val="00F968B9"/>
    <w:rsid w:val="00F96DE3"/>
    <w:rsid w:val="00F97A28"/>
    <w:rsid w:val="00F97E7F"/>
    <w:rsid w:val="00FA130D"/>
    <w:rsid w:val="00FA1441"/>
    <w:rsid w:val="00FA21AE"/>
    <w:rsid w:val="00FA29D1"/>
    <w:rsid w:val="00FA2B9C"/>
    <w:rsid w:val="00FA2D33"/>
    <w:rsid w:val="00FA2F75"/>
    <w:rsid w:val="00FA3A66"/>
    <w:rsid w:val="00FA3D3F"/>
    <w:rsid w:val="00FA44CE"/>
    <w:rsid w:val="00FA47B3"/>
    <w:rsid w:val="00FA6022"/>
    <w:rsid w:val="00FA6638"/>
    <w:rsid w:val="00FA6CB2"/>
    <w:rsid w:val="00FA75F1"/>
    <w:rsid w:val="00FB19C5"/>
    <w:rsid w:val="00FB2851"/>
    <w:rsid w:val="00FB396E"/>
    <w:rsid w:val="00FB5051"/>
    <w:rsid w:val="00FB5DBF"/>
    <w:rsid w:val="00FB7A15"/>
    <w:rsid w:val="00FB7B03"/>
    <w:rsid w:val="00FC01D8"/>
    <w:rsid w:val="00FC0441"/>
    <w:rsid w:val="00FC2538"/>
    <w:rsid w:val="00FC2CF9"/>
    <w:rsid w:val="00FC2EAA"/>
    <w:rsid w:val="00FC3F0D"/>
    <w:rsid w:val="00FC4403"/>
    <w:rsid w:val="00FC6C10"/>
    <w:rsid w:val="00FC71C2"/>
    <w:rsid w:val="00FC7F84"/>
    <w:rsid w:val="00FD00CB"/>
    <w:rsid w:val="00FD030D"/>
    <w:rsid w:val="00FD0314"/>
    <w:rsid w:val="00FD03E3"/>
    <w:rsid w:val="00FD1412"/>
    <w:rsid w:val="00FD1C80"/>
    <w:rsid w:val="00FD23AF"/>
    <w:rsid w:val="00FD3C27"/>
    <w:rsid w:val="00FD421F"/>
    <w:rsid w:val="00FD425F"/>
    <w:rsid w:val="00FD4498"/>
    <w:rsid w:val="00FD5806"/>
    <w:rsid w:val="00FD58CE"/>
    <w:rsid w:val="00FD6128"/>
    <w:rsid w:val="00FD66AC"/>
    <w:rsid w:val="00FD68ED"/>
    <w:rsid w:val="00FD7906"/>
    <w:rsid w:val="00FE04B2"/>
    <w:rsid w:val="00FE0654"/>
    <w:rsid w:val="00FE07FB"/>
    <w:rsid w:val="00FE0865"/>
    <w:rsid w:val="00FE1443"/>
    <w:rsid w:val="00FE1932"/>
    <w:rsid w:val="00FE249B"/>
    <w:rsid w:val="00FE4787"/>
    <w:rsid w:val="00FE4F10"/>
    <w:rsid w:val="00FE580C"/>
    <w:rsid w:val="00FE591D"/>
    <w:rsid w:val="00FE5BE2"/>
    <w:rsid w:val="00FE63FF"/>
    <w:rsid w:val="00FE738A"/>
    <w:rsid w:val="00FF07D8"/>
    <w:rsid w:val="00FF133D"/>
    <w:rsid w:val="00FF2992"/>
    <w:rsid w:val="00FF29DC"/>
    <w:rsid w:val="00FF2FF9"/>
    <w:rsid w:val="00FF3C3F"/>
    <w:rsid w:val="00FF438F"/>
    <w:rsid w:val="00FF4722"/>
    <w:rsid w:val="00FF4DD9"/>
    <w:rsid w:val="00FF4F7F"/>
    <w:rsid w:val="00FF5141"/>
    <w:rsid w:val="00FF54A6"/>
    <w:rsid w:val="00FF5A05"/>
    <w:rsid w:val="00FF601A"/>
    <w:rsid w:val="00FF661D"/>
    <w:rsid w:val="00FF74CC"/>
    <w:rsid w:val="00FF7F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9C2F0"/>
  <w15:docId w15:val="{8E4F2BB2-A5EC-4093-BD1D-40419BDD0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480"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07B6F"/>
    <w:pPr>
      <w:ind w:firstLine="720"/>
      <w:contextualSpacing/>
      <w:jc w:val="both"/>
      <w:outlineLvl w:val="0"/>
    </w:pPr>
    <w:rPr>
      <w:rFonts w:cstheme="majorBidi"/>
    </w:rPr>
  </w:style>
  <w:style w:type="paragraph" w:styleId="Heading1">
    <w:name w:val="heading 1"/>
    <w:basedOn w:val="Normal"/>
    <w:next w:val="Normal"/>
    <w:link w:val="Heading1Char"/>
    <w:uiPriority w:val="9"/>
    <w:qFormat/>
    <w:rsid w:val="00040F3B"/>
    <w:pPr>
      <w:jc w:val="center"/>
    </w:pPr>
    <w:rPr>
      <w:rFonts w:asciiTheme="majorBidi" w:hAnsiTheme="majorBidi"/>
      <w:b/>
      <w:bCs/>
    </w:rPr>
  </w:style>
  <w:style w:type="paragraph" w:styleId="Heading2">
    <w:name w:val="heading 2"/>
    <w:basedOn w:val="Normal"/>
    <w:next w:val="Normal"/>
    <w:link w:val="Heading2Char"/>
    <w:uiPriority w:val="9"/>
    <w:unhideWhenUsed/>
    <w:qFormat/>
    <w:rsid w:val="00040F3B"/>
    <w:pPr>
      <w:ind w:firstLine="0"/>
      <w:jc w:val="left"/>
      <w:outlineLvl w:val="1"/>
    </w:pPr>
    <w:rPr>
      <w:rFonts w:asciiTheme="majorBidi" w:hAnsiTheme="majorBidi"/>
      <w:b/>
      <w:bCs/>
    </w:rPr>
  </w:style>
  <w:style w:type="paragraph" w:styleId="Heading3">
    <w:name w:val="heading 3"/>
    <w:basedOn w:val="Normal"/>
    <w:next w:val="Normal"/>
    <w:link w:val="Heading3Char"/>
    <w:uiPriority w:val="9"/>
    <w:unhideWhenUsed/>
    <w:qFormat/>
    <w:rsid w:val="00BB7D5F"/>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6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6A1D"/>
    <w:rPr>
      <w:rFonts w:ascii="Segoe UI" w:hAnsi="Segoe UI" w:cs="Segoe UI"/>
      <w:sz w:val="18"/>
      <w:szCs w:val="18"/>
    </w:rPr>
  </w:style>
  <w:style w:type="character" w:styleId="CommentReference">
    <w:name w:val="annotation reference"/>
    <w:basedOn w:val="DefaultParagraphFont"/>
    <w:uiPriority w:val="99"/>
    <w:semiHidden/>
    <w:unhideWhenUsed/>
    <w:rsid w:val="009067F5"/>
    <w:rPr>
      <w:sz w:val="16"/>
      <w:szCs w:val="16"/>
    </w:rPr>
  </w:style>
  <w:style w:type="paragraph" w:styleId="CommentText">
    <w:name w:val="annotation text"/>
    <w:basedOn w:val="Normal"/>
    <w:link w:val="CommentTextChar"/>
    <w:uiPriority w:val="99"/>
    <w:semiHidden/>
    <w:unhideWhenUsed/>
    <w:rsid w:val="009067F5"/>
    <w:pPr>
      <w:spacing w:line="240" w:lineRule="auto"/>
    </w:pPr>
    <w:rPr>
      <w:sz w:val="20"/>
      <w:szCs w:val="20"/>
    </w:rPr>
  </w:style>
  <w:style w:type="character" w:customStyle="1" w:styleId="CommentTextChar">
    <w:name w:val="Comment Text Char"/>
    <w:basedOn w:val="DefaultParagraphFont"/>
    <w:link w:val="CommentText"/>
    <w:uiPriority w:val="99"/>
    <w:semiHidden/>
    <w:rsid w:val="009067F5"/>
    <w:rPr>
      <w:sz w:val="20"/>
      <w:szCs w:val="20"/>
    </w:rPr>
  </w:style>
  <w:style w:type="paragraph" w:styleId="CommentSubject">
    <w:name w:val="annotation subject"/>
    <w:basedOn w:val="CommentText"/>
    <w:next w:val="CommentText"/>
    <w:link w:val="CommentSubjectChar"/>
    <w:uiPriority w:val="99"/>
    <w:semiHidden/>
    <w:unhideWhenUsed/>
    <w:rsid w:val="009067F5"/>
    <w:rPr>
      <w:b/>
      <w:bCs/>
    </w:rPr>
  </w:style>
  <w:style w:type="character" w:customStyle="1" w:styleId="CommentSubjectChar">
    <w:name w:val="Comment Subject Char"/>
    <w:basedOn w:val="CommentTextChar"/>
    <w:link w:val="CommentSubject"/>
    <w:uiPriority w:val="99"/>
    <w:semiHidden/>
    <w:rsid w:val="009067F5"/>
    <w:rPr>
      <w:b/>
      <w:bCs/>
      <w:sz w:val="20"/>
      <w:szCs w:val="20"/>
    </w:rPr>
  </w:style>
  <w:style w:type="paragraph" w:styleId="FootnoteText">
    <w:name w:val="footnote text"/>
    <w:basedOn w:val="Normal"/>
    <w:link w:val="FootnoteTextChar"/>
    <w:uiPriority w:val="99"/>
    <w:unhideWhenUsed/>
    <w:rsid w:val="00B946E7"/>
    <w:pPr>
      <w:spacing w:after="0" w:line="240" w:lineRule="auto"/>
    </w:pPr>
    <w:rPr>
      <w:sz w:val="20"/>
      <w:szCs w:val="20"/>
    </w:rPr>
  </w:style>
  <w:style w:type="character" w:customStyle="1" w:styleId="FootnoteTextChar">
    <w:name w:val="Footnote Text Char"/>
    <w:basedOn w:val="DefaultParagraphFont"/>
    <w:link w:val="FootnoteText"/>
    <w:uiPriority w:val="99"/>
    <w:rsid w:val="00B946E7"/>
    <w:rPr>
      <w:sz w:val="20"/>
      <w:szCs w:val="20"/>
    </w:rPr>
  </w:style>
  <w:style w:type="character" w:styleId="FootnoteReference">
    <w:name w:val="footnote reference"/>
    <w:basedOn w:val="DefaultParagraphFont"/>
    <w:uiPriority w:val="99"/>
    <w:semiHidden/>
    <w:unhideWhenUsed/>
    <w:rsid w:val="00B946E7"/>
    <w:rPr>
      <w:vertAlign w:val="superscript"/>
    </w:rPr>
  </w:style>
  <w:style w:type="table" w:styleId="TableGrid">
    <w:name w:val="Table Grid"/>
    <w:basedOn w:val="TableNormal"/>
    <w:uiPriority w:val="39"/>
    <w:rsid w:val="00DB541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13F99"/>
    <w:pPr>
      <w:spacing w:after="0" w:line="240" w:lineRule="auto"/>
    </w:pPr>
  </w:style>
  <w:style w:type="character" w:styleId="PlaceholderText">
    <w:name w:val="Placeholder Text"/>
    <w:basedOn w:val="DefaultParagraphFont"/>
    <w:uiPriority w:val="99"/>
    <w:semiHidden/>
    <w:rsid w:val="008A47BE"/>
    <w:rPr>
      <w:color w:val="808080"/>
    </w:rPr>
  </w:style>
  <w:style w:type="paragraph" w:styleId="NormalWeb">
    <w:name w:val="Normal (Web)"/>
    <w:basedOn w:val="Normal"/>
    <w:uiPriority w:val="99"/>
    <w:unhideWhenUsed/>
    <w:rsid w:val="00BF799D"/>
    <w:pPr>
      <w:spacing w:before="100" w:beforeAutospacing="1" w:after="100" w:afterAutospacing="1" w:line="240" w:lineRule="auto"/>
    </w:pPr>
    <w:rPr>
      <w:rFonts w:eastAsiaTheme="minorEastAsia"/>
    </w:rPr>
  </w:style>
  <w:style w:type="paragraph" w:styleId="Header">
    <w:name w:val="header"/>
    <w:basedOn w:val="Normal"/>
    <w:link w:val="HeaderChar"/>
    <w:uiPriority w:val="99"/>
    <w:unhideWhenUsed/>
    <w:rsid w:val="00212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45F"/>
  </w:style>
  <w:style w:type="paragraph" w:styleId="Footer">
    <w:name w:val="footer"/>
    <w:basedOn w:val="Normal"/>
    <w:link w:val="FooterChar"/>
    <w:uiPriority w:val="99"/>
    <w:unhideWhenUsed/>
    <w:rsid w:val="00212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45F"/>
  </w:style>
  <w:style w:type="paragraph" w:styleId="ListParagraph">
    <w:name w:val="List Paragraph"/>
    <w:basedOn w:val="Normal"/>
    <w:uiPriority w:val="34"/>
    <w:qFormat/>
    <w:rsid w:val="00946F9B"/>
    <w:pPr>
      <w:ind w:left="720"/>
    </w:pPr>
  </w:style>
  <w:style w:type="character" w:styleId="Hyperlink">
    <w:name w:val="Hyperlink"/>
    <w:basedOn w:val="DefaultParagraphFont"/>
    <w:uiPriority w:val="99"/>
    <w:unhideWhenUsed/>
    <w:rsid w:val="003930F2"/>
    <w:rPr>
      <w:color w:val="0563C1" w:themeColor="hyperlink"/>
      <w:u w:val="single"/>
    </w:rPr>
  </w:style>
  <w:style w:type="paragraph" w:customStyle="1" w:styleId="text-align-center">
    <w:name w:val="text-align-center"/>
    <w:basedOn w:val="Normal"/>
    <w:rsid w:val="008F0E5C"/>
    <w:pPr>
      <w:spacing w:before="100" w:beforeAutospacing="1" w:after="100" w:afterAutospacing="1" w:line="240" w:lineRule="auto"/>
    </w:pPr>
    <w:rPr>
      <w:rFonts w:eastAsia="Times New Roman"/>
    </w:rPr>
  </w:style>
  <w:style w:type="character" w:customStyle="1" w:styleId="UnresolvedMention1">
    <w:name w:val="Unresolved Mention1"/>
    <w:basedOn w:val="DefaultParagraphFont"/>
    <w:uiPriority w:val="99"/>
    <w:semiHidden/>
    <w:unhideWhenUsed/>
    <w:rsid w:val="00717DB7"/>
    <w:rPr>
      <w:color w:val="808080"/>
      <w:shd w:val="clear" w:color="auto" w:fill="E6E6E6"/>
    </w:rPr>
  </w:style>
  <w:style w:type="character" w:customStyle="1" w:styleId="Heading1Char">
    <w:name w:val="Heading 1 Char"/>
    <w:basedOn w:val="DefaultParagraphFont"/>
    <w:link w:val="Heading1"/>
    <w:uiPriority w:val="9"/>
    <w:rsid w:val="00040F3B"/>
    <w:rPr>
      <w:rFonts w:asciiTheme="majorBidi" w:hAnsiTheme="majorBidi" w:cstheme="majorBidi"/>
      <w:b/>
      <w:bCs/>
    </w:rPr>
  </w:style>
  <w:style w:type="character" w:customStyle="1" w:styleId="Heading2Char">
    <w:name w:val="Heading 2 Char"/>
    <w:basedOn w:val="DefaultParagraphFont"/>
    <w:link w:val="Heading2"/>
    <w:uiPriority w:val="9"/>
    <w:rsid w:val="00040F3B"/>
    <w:rPr>
      <w:rFonts w:asciiTheme="majorBidi" w:hAnsiTheme="majorBidi" w:cstheme="majorBidi"/>
      <w:b/>
      <w:bCs/>
    </w:rPr>
  </w:style>
  <w:style w:type="character" w:customStyle="1" w:styleId="Heading3Char">
    <w:name w:val="Heading 3 Char"/>
    <w:basedOn w:val="DefaultParagraphFont"/>
    <w:link w:val="Heading3"/>
    <w:uiPriority w:val="9"/>
    <w:rsid w:val="00BB7D5F"/>
    <w:rPr>
      <w:rFonts w:cstheme="majorBidi"/>
      <w:b/>
      <w:bCs/>
    </w:rPr>
  </w:style>
  <w:style w:type="paragraph" w:styleId="NoSpacing">
    <w:name w:val="No Spacing"/>
    <w:basedOn w:val="Normal"/>
    <w:uiPriority w:val="1"/>
    <w:rsid w:val="00BB7D5F"/>
  </w:style>
  <w:style w:type="paragraph" w:customStyle="1" w:styleId="Normal1">
    <w:name w:val="Normal1"/>
    <w:basedOn w:val="Normal"/>
    <w:link w:val="normalChar"/>
    <w:qFormat/>
    <w:rsid w:val="00F07B6F"/>
    <w:pPr>
      <w:outlineLvl w:val="9"/>
    </w:pPr>
  </w:style>
  <w:style w:type="character" w:customStyle="1" w:styleId="normalChar">
    <w:name w:val="normal Char"/>
    <w:basedOn w:val="DefaultParagraphFont"/>
    <w:link w:val="Normal1"/>
    <w:rsid w:val="00F07B6F"/>
    <w:rPr>
      <w:rFonts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3948">
      <w:bodyDiv w:val="1"/>
      <w:marLeft w:val="0"/>
      <w:marRight w:val="0"/>
      <w:marTop w:val="0"/>
      <w:marBottom w:val="0"/>
      <w:divBdr>
        <w:top w:val="none" w:sz="0" w:space="0" w:color="auto"/>
        <w:left w:val="none" w:sz="0" w:space="0" w:color="auto"/>
        <w:bottom w:val="none" w:sz="0" w:space="0" w:color="auto"/>
        <w:right w:val="none" w:sz="0" w:space="0" w:color="auto"/>
      </w:divBdr>
    </w:div>
    <w:div w:id="26687238">
      <w:bodyDiv w:val="1"/>
      <w:marLeft w:val="0"/>
      <w:marRight w:val="0"/>
      <w:marTop w:val="0"/>
      <w:marBottom w:val="0"/>
      <w:divBdr>
        <w:top w:val="none" w:sz="0" w:space="0" w:color="auto"/>
        <w:left w:val="none" w:sz="0" w:space="0" w:color="auto"/>
        <w:bottom w:val="none" w:sz="0" w:space="0" w:color="auto"/>
        <w:right w:val="none" w:sz="0" w:space="0" w:color="auto"/>
      </w:divBdr>
    </w:div>
    <w:div w:id="85157391">
      <w:bodyDiv w:val="1"/>
      <w:marLeft w:val="0"/>
      <w:marRight w:val="0"/>
      <w:marTop w:val="0"/>
      <w:marBottom w:val="0"/>
      <w:divBdr>
        <w:top w:val="none" w:sz="0" w:space="0" w:color="auto"/>
        <w:left w:val="none" w:sz="0" w:space="0" w:color="auto"/>
        <w:bottom w:val="none" w:sz="0" w:space="0" w:color="auto"/>
        <w:right w:val="none" w:sz="0" w:space="0" w:color="auto"/>
      </w:divBdr>
    </w:div>
    <w:div w:id="88891465">
      <w:bodyDiv w:val="1"/>
      <w:marLeft w:val="0"/>
      <w:marRight w:val="0"/>
      <w:marTop w:val="0"/>
      <w:marBottom w:val="0"/>
      <w:divBdr>
        <w:top w:val="none" w:sz="0" w:space="0" w:color="auto"/>
        <w:left w:val="none" w:sz="0" w:space="0" w:color="auto"/>
        <w:bottom w:val="none" w:sz="0" w:space="0" w:color="auto"/>
        <w:right w:val="none" w:sz="0" w:space="0" w:color="auto"/>
      </w:divBdr>
    </w:div>
    <w:div w:id="91244005">
      <w:bodyDiv w:val="1"/>
      <w:marLeft w:val="0"/>
      <w:marRight w:val="0"/>
      <w:marTop w:val="0"/>
      <w:marBottom w:val="0"/>
      <w:divBdr>
        <w:top w:val="none" w:sz="0" w:space="0" w:color="auto"/>
        <w:left w:val="none" w:sz="0" w:space="0" w:color="auto"/>
        <w:bottom w:val="none" w:sz="0" w:space="0" w:color="auto"/>
        <w:right w:val="none" w:sz="0" w:space="0" w:color="auto"/>
      </w:divBdr>
      <w:divsChild>
        <w:div w:id="1197037564">
          <w:marLeft w:val="0"/>
          <w:marRight w:val="0"/>
          <w:marTop w:val="0"/>
          <w:marBottom w:val="0"/>
          <w:divBdr>
            <w:top w:val="none" w:sz="0" w:space="0" w:color="auto"/>
            <w:left w:val="none" w:sz="0" w:space="0" w:color="auto"/>
            <w:bottom w:val="none" w:sz="0" w:space="0" w:color="auto"/>
            <w:right w:val="none" w:sz="0" w:space="0" w:color="auto"/>
          </w:divBdr>
        </w:div>
      </w:divsChild>
    </w:div>
    <w:div w:id="114563557">
      <w:bodyDiv w:val="1"/>
      <w:marLeft w:val="0"/>
      <w:marRight w:val="0"/>
      <w:marTop w:val="0"/>
      <w:marBottom w:val="0"/>
      <w:divBdr>
        <w:top w:val="none" w:sz="0" w:space="0" w:color="auto"/>
        <w:left w:val="none" w:sz="0" w:space="0" w:color="auto"/>
        <w:bottom w:val="none" w:sz="0" w:space="0" w:color="auto"/>
        <w:right w:val="none" w:sz="0" w:space="0" w:color="auto"/>
      </w:divBdr>
    </w:div>
    <w:div w:id="156263538">
      <w:bodyDiv w:val="1"/>
      <w:marLeft w:val="0"/>
      <w:marRight w:val="0"/>
      <w:marTop w:val="0"/>
      <w:marBottom w:val="0"/>
      <w:divBdr>
        <w:top w:val="none" w:sz="0" w:space="0" w:color="auto"/>
        <w:left w:val="none" w:sz="0" w:space="0" w:color="auto"/>
        <w:bottom w:val="none" w:sz="0" w:space="0" w:color="auto"/>
        <w:right w:val="none" w:sz="0" w:space="0" w:color="auto"/>
      </w:divBdr>
    </w:div>
    <w:div w:id="171644929">
      <w:bodyDiv w:val="1"/>
      <w:marLeft w:val="0"/>
      <w:marRight w:val="0"/>
      <w:marTop w:val="0"/>
      <w:marBottom w:val="0"/>
      <w:divBdr>
        <w:top w:val="none" w:sz="0" w:space="0" w:color="auto"/>
        <w:left w:val="none" w:sz="0" w:space="0" w:color="auto"/>
        <w:bottom w:val="none" w:sz="0" w:space="0" w:color="auto"/>
        <w:right w:val="none" w:sz="0" w:space="0" w:color="auto"/>
      </w:divBdr>
    </w:div>
    <w:div w:id="197596368">
      <w:bodyDiv w:val="1"/>
      <w:marLeft w:val="0"/>
      <w:marRight w:val="0"/>
      <w:marTop w:val="0"/>
      <w:marBottom w:val="0"/>
      <w:divBdr>
        <w:top w:val="none" w:sz="0" w:space="0" w:color="auto"/>
        <w:left w:val="none" w:sz="0" w:space="0" w:color="auto"/>
        <w:bottom w:val="none" w:sz="0" w:space="0" w:color="auto"/>
        <w:right w:val="none" w:sz="0" w:space="0" w:color="auto"/>
      </w:divBdr>
    </w:div>
    <w:div w:id="341862706">
      <w:bodyDiv w:val="1"/>
      <w:marLeft w:val="0"/>
      <w:marRight w:val="0"/>
      <w:marTop w:val="0"/>
      <w:marBottom w:val="0"/>
      <w:divBdr>
        <w:top w:val="none" w:sz="0" w:space="0" w:color="auto"/>
        <w:left w:val="none" w:sz="0" w:space="0" w:color="auto"/>
        <w:bottom w:val="none" w:sz="0" w:space="0" w:color="auto"/>
        <w:right w:val="none" w:sz="0" w:space="0" w:color="auto"/>
      </w:divBdr>
    </w:div>
    <w:div w:id="342710562">
      <w:bodyDiv w:val="1"/>
      <w:marLeft w:val="0"/>
      <w:marRight w:val="0"/>
      <w:marTop w:val="0"/>
      <w:marBottom w:val="0"/>
      <w:divBdr>
        <w:top w:val="none" w:sz="0" w:space="0" w:color="auto"/>
        <w:left w:val="none" w:sz="0" w:space="0" w:color="auto"/>
        <w:bottom w:val="none" w:sz="0" w:space="0" w:color="auto"/>
        <w:right w:val="none" w:sz="0" w:space="0" w:color="auto"/>
      </w:divBdr>
    </w:div>
    <w:div w:id="398481748">
      <w:bodyDiv w:val="1"/>
      <w:marLeft w:val="0"/>
      <w:marRight w:val="0"/>
      <w:marTop w:val="0"/>
      <w:marBottom w:val="0"/>
      <w:divBdr>
        <w:top w:val="none" w:sz="0" w:space="0" w:color="auto"/>
        <w:left w:val="none" w:sz="0" w:space="0" w:color="auto"/>
        <w:bottom w:val="none" w:sz="0" w:space="0" w:color="auto"/>
        <w:right w:val="none" w:sz="0" w:space="0" w:color="auto"/>
      </w:divBdr>
    </w:div>
    <w:div w:id="434592420">
      <w:bodyDiv w:val="1"/>
      <w:marLeft w:val="0"/>
      <w:marRight w:val="0"/>
      <w:marTop w:val="0"/>
      <w:marBottom w:val="0"/>
      <w:divBdr>
        <w:top w:val="none" w:sz="0" w:space="0" w:color="auto"/>
        <w:left w:val="none" w:sz="0" w:space="0" w:color="auto"/>
        <w:bottom w:val="none" w:sz="0" w:space="0" w:color="auto"/>
        <w:right w:val="none" w:sz="0" w:space="0" w:color="auto"/>
      </w:divBdr>
    </w:div>
    <w:div w:id="491218083">
      <w:bodyDiv w:val="1"/>
      <w:marLeft w:val="0"/>
      <w:marRight w:val="0"/>
      <w:marTop w:val="0"/>
      <w:marBottom w:val="0"/>
      <w:divBdr>
        <w:top w:val="none" w:sz="0" w:space="0" w:color="auto"/>
        <w:left w:val="none" w:sz="0" w:space="0" w:color="auto"/>
        <w:bottom w:val="none" w:sz="0" w:space="0" w:color="auto"/>
        <w:right w:val="none" w:sz="0" w:space="0" w:color="auto"/>
      </w:divBdr>
    </w:div>
    <w:div w:id="554202333">
      <w:bodyDiv w:val="1"/>
      <w:marLeft w:val="0"/>
      <w:marRight w:val="0"/>
      <w:marTop w:val="0"/>
      <w:marBottom w:val="0"/>
      <w:divBdr>
        <w:top w:val="none" w:sz="0" w:space="0" w:color="auto"/>
        <w:left w:val="none" w:sz="0" w:space="0" w:color="auto"/>
        <w:bottom w:val="none" w:sz="0" w:space="0" w:color="auto"/>
        <w:right w:val="none" w:sz="0" w:space="0" w:color="auto"/>
      </w:divBdr>
    </w:div>
    <w:div w:id="620308987">
      <w:bodyDiv w:val="1"/>
      <w:marLeft w:val="0"/>
      <w:marRight w:val="0"/>
      <w:marTop w:val="0"/>
      <w:marBottom w:val="0"/>
      <w:divBdr>
        <w:top w:val="none" w:sz="0" w:space="0" w:color="auto"/>
        <w:left w:val="none" w:sz="0" w:space="0" w:color="auto"/>
        <w:bottom w:val="none" w:sz="0" w:space="0" w:color="auto"/>
        <w:right w:val="none" w:sz="0" w:space="0" w:color="auto"/>
      </w:divBdr>
    </w:div>
    <w:div w:id="647441816">
      <w:bodyDiv w:val="1"/>
      <w:marLeft w:val="0"/>
      <w:marRight w:val="0"/>
      <w:marTop w:val="0"/>
      <w:marBottom w:val="0"/>
      <w:divBdr>
        <w:top w:val="none" w:sz="0" w:space="0" w:color="auto"/>
        <w:left w:val="none" w:sz="0" w:space="0" w:color="auto"/>
        <w:bottom w:val="none" w:sz="0" w:space="0" w:color="auto"/>
        <w:right w:val="none" w:sz="0" w:space="0" w:color="auto"/>
      </w:divBdr>
      <w:divsChild>
        <w:div w:id="1090808003">
          <w:marLeft w:val="547"/>
          <w:marRight w:val="0"/>
          <w:marTop w:val="0"/>
          <w:marBottom w:val="0"/>
          <w:divBdr>
            <w:top w:val="none" w:sz="0" w:space="0" w:color="auto"/>
            <w:left w:val="none" w:sz="0" w:space="0" w:color="auto"/>
            <w:bottom w:val="none" w:sz="0" w:space="0" w:color="auto"/>
            <w:right w:val="none" w:sz="0" w:space="0" w:color="auto"/>
          </w:divBdr>
        </w:div>
      </w:divsChild>
    </w:div>
    <w:div w:id="655836429">
      <w:bodyDiv w:val="1"/>
      <w:marLeft w:val="0"/>
      <w:marRight w:val="0"/>
      <w:marTop w:val="0"/>
      <w:marBottom w:val="0"/>
      <w:divBdr>
        <w:top w:val="none" w:sz="0" w:space="0" w:color="auto"/>
        <w:left w:val="none" w:sz="0" w:space="0" w:color="auto"/>
        <w:bottom w:val="none" w:sz="0" w:space="0" w:color="auto"/>
        <w:right w:val="none" w:sz="0" w:space="0" w:color="auto"/>
      </w:divBdr>
    </w:div>
    <w:div w:id="655838298">
      <w:bodyDiv w:val="1"/>
      <w:marLeft w:val="0"/>
      <w:marRight w:val="0"/>
      <w:marTop w:val="0"/>
      <w:marBottom w:val="0"/>
      <w:divBdr>
        <w:top w:val="none" w:sz="0" w:space="0" w:color="auto"/>
        <w:left w:val="none" w:sz="0" w:space="0" w:color="auto"/>
        <w:bottom w:val="none" w:sz="0" w:space="0" w:color="auto"/>
        <w:right w:val="none" w:sz="0" w:space="0" w:color="auto"/>
      </w:divBdr>
    </w:div>
    <w:div w:id="706028877">
      <w:bodyDiv w:val="1"/>
      <w:marLeft w:val="0"/>
      <w:marRight w:val="0"/>
      <w:marTop w:val="0"/>
      <w:marBottom w:val="0"/>
      <w:divBdr>
        <w:top w:val="none" w:sz="0" w:space="0" w:color="auto"/>
        <w:left w:val="none" w:sz="0" w:space="0" w:color="auto"/>
        <w:bottom w:val="none" w:sz="0" w:space="0" w:color="auto"/>
        <w:right w:val="none" w:sz="0" w:space="0" w:color="auto"/>
      </w:divBdr>
    </w:div>
    <w:div w:id="715932929">
      <w:bodyDiv w:val="1"/>
      <w:marLeft w:val="0"/>
      <w:marRight w:val="0"/>
      <w:marTop w:val="0"/>
      <w:marBottom w:val="0"/>
      <w:divBdr>
        <w:top w:val="none" w:sz="0" w:space="0" w:color="auto"/>
        <w:left w:val="none" w:sz="0" w:space="0" w:color="auto"/>
        <w:bottom w:val="none" w:sz="0" w:space="0" w:color="auto"/>
        <w:right w:val="none" w:sz="0" w:space="0" w:color="auto"/>
      </w:divBdr>
    </w:div>
    <w:div w:id="726027681">
      <w:bodyDiv w:val="1"/>
      <w:marLeft w:val="0"/>
      <w:marRight w:val="0"/>
      <w:marTop w:val="0"/>
      <w:marBottom w:val="0"/>
      <w:divBdr>
        <w:top w:val="none" w:sz="0" w:space="0" w:color="auto"/>
        <w:left w:val="none" w:sz="0" w:space="0" w:color="auto"/>
        <w:bottom w:val="none" w:sz="0" w:space="0" w:color="auto"/>
        <w:right w:val="none" w:sz="0" w:space="0" w:color="auto"/>
      </w:divBdr>
      <w:divsChild>
        <w:div w:id="1196692099">
          <w:marLeft w:val="547"/>
          <w:marRight w:val="0"/>
          <w:marTop w:val="0"/>
          <w:marBottom w:val="0"/>
          <w:divBdr>
            <w:top w:val="none" w:sz="0" w:space="0" w:color="auto"/>
            <w:left w:val="none" w:sz="0" w:space="0" w:color="auto"/>
            <w:bottom w:val="none" w:sz="0" w:space="0" w:color="auto"/>
            <w:right w:val="none" w:sz="0" w:space="0" w:color="auto"/>
          </w:divBdr>
        </w:div>
      </w:divsChild>
    </w:div>
    <w:div w:id="795947156">
      <w:bodyDiv w:val="1"/>
      <w:marLeft w:val="0"/>
      <w:marRight w:val="0"/>
      <w:marTop w:val="0"/>
      <w:marBottom w:val="0"/>
      <w:divBdr>
        <w:top w:val="none" w:sz="0" w:space="0" w:color="auto"/>
        <w:left w:val="none" w:sz="0" w:space="0" w:color="auto"/>
        <w:bottom w:val="none" w:sz="0" w:space="0" w:color="auto"/>
        <w:right w:val="none" w:sz="0" w:space="0" w:color="auto"/>
      </w:divBdr>
      <w:divsChild>
        <w:div w:id="1905136292">
          <w:marLeft w:val="547"/>
          <w:marRight w:val="0"/>
          <w:marTop w:val="0"/>
          <w:marBottom w:val="0"/>
          <w:divBdr>
            <w:top w:val="none" w:sz="0" w:space="0" w:color="auto"/>
            <w:left w:val="none" w:sz="0" w:space="0" w:color="auto"/>
            <w:bottom w:val="none" w:sz="0" w:space="0" w:color="auto"/>
            <w:right w:val="none" w:sz="0" w:space="0" w:color="auto"/>
          </w:divBdr>
        </w:div>
      </w:divsChild>
    </w:div>
    <w:div w:id="837384018">
      <w:bodyDiv w:val="1"/>
      <w:marLeft w:val="0"/>
      <w:marRight w:val="0"/>
      <w:marTop w:val="0"/>
      <w:marBottom w:val="0"/>
      <w:divBdr>
        <w:top w:val="none" w:sz="0" w:space="0" w:color="auto"/>
        <w:left w:val="none" w:sz="0" w:space="0" w:color="auto"/>
        <w:bottom w:val="none" w:sz="0" w:space="0" w:color="auto"/>
        <w:right w:val="none" w:sz="0" w:space="0" w:color="auto"/>
      </w:divBdr>
    </w:div>
    <w:div w:id="887452424">
      <w:bodyDiv w:val="1"/>
      <w:marLeft w:val="0"/>
      <w:marRight w:val="0"/>
      <w:marTop w:val="0"/>
      <w:marBottom w:val="0"/>
      <w:divBdr>
        <w:top w:val="none" w:sz="0" w:space="0" w:color="auto"/>
        <w:left w:val="none" w:sz="0" w:space="0" w:color="auto"/>
        <w:bottom w:val="none" w:sz="0" w:space="0" w:color="auto"/>
        <w:right w:val="none" w:sz="0" w:space="0" w:color="auto"/>
      </w:divBdr>
    </w:div>
    <w:div w:id="952631389">
      <w:bodyDiv w:val="1"/>
      <w:marLeft w:val="0"/>
      <w:marRight w:val="0"/>
      <w:marTop w:val="0"/>
      <w:marBottom w:val="0"/>
      <w:divBdr>
        <w:top w:val="none" w:sz="0" w:space="0" w:color="auto"/>
        <w:left w:val="none" w:sz="0" w:space="0" w:color="auto"/>
        <w:bottom w:val="none" w:sz="0" w:space="0" w:color="auto"/>
        <w:right w:val="none" w:sz="0" w:space="0" w:color="auto"/>
      </w:divBdr>
      <w:divsChild>
        <w:div w:id="1623654885">
          <w:marLeft w:val="0"/>
          <w:marRight w:val="0"/>
          <w:marTop w:val="0"/>
          <w:marBottom w:val="0"/>
          <w:divBdr>
            <w:top w:val="none" w:sz="0" w:space="0" w:color="auto"/>
            <w:left w:val="none" w:sz="0" w:space="0" w:color="auto"/>
            <w:bottom w:val="none" w:sz="0" w:space="0" w:color="auto"/>
            <w:right w:val="none" w:sz="0" w:space="0" w:color="auto"/>
          </w:divBdr>
        </w:div>
      </w:divsChild>
    </w:div>
    <w:div w:id="965426895">
      <w:bodyDiv w:val="1"/>
      <w:marLeft w:val="0"/>
      <w:marRight w:val="0"/>
      <w:marTop w:val="0"/>
      <w:marBottom w:val="0"/>
      <w:divBdr>
        <w:top w:val="none" w:sz="0" w:space="0" w:color="auto"/>
        <w:left w:val="none" w:sz="0" w:space="0" w:color="auto"/>
        <w:bottom w:val="none" w:sz="0" w:space="0" w:color="auto"/>
        <w:right w:val="none" w:sz="0" w:space="0" w:color="auto"/>
      </w:divBdr>
    </w:div>
    <w:div w:id="1024749083">
      <w:bodyDiv w:val="1"/>
      <w:marLeft w:val="0"/>
      <w:marRight w:val="0"/>
      <w:marTop w:val="0"/>
      <w:marBottom w:val="0"/>
      <w:divBdr>
        <w:top w:val="none" w:sz="0" w:space="0" w:color="auto"/>
        <w:left w:val="none" w:sz="0" w:space="0" w:color="auto"/>
        <w:bottom w:val="none" w:sz="0" w:space="0" w:color="auto"/>
        <w:right w:val="none" w:sz="0" w:space="0" w:color="auto"/>
      </w:divBdr>
    </w:div>
    <w:div w:id="1068187571">
      <w:bodyDiv w:val="1"/>
      <w:marLeft w:val="0"/>
      <w:marRight w:val="0"/>
      <w:marTop w:val="0"/>
      <w:marBottom w:val="0"/>
      <w:divBdr>
        <w:top w:val="none" w:sz="0" w:space="0" w:color="auto"/>
        <w:left w:val="none" w:sz="0" w:space="0" w:color="auto"/>
        <w:bottom w:val="none" w:sz="0" w:space="0" w:color="auto"/>
        <w:right w:val="none" w:sz="0" w:space="0" w:color="auto"/>
      </w:divBdr>
    </w:div>
    <w:div w:id="1093475220">
      <w:bodyDiv w:val="1"/>
      <w:marLeft w:val="0"/>
      <w:marRight w:val="0"/>
      <w:marTop w:val="0"/>
      <w:marBottom w:val="0"/>
      <w:divBdr>
        <w:top w:val="none" w:sz="0" w:space="0" w:color="auto"/>
        <w:left w:val="none" w:sz="0" w:space="0" w:color="auto"/>
        <w:bottom w:val="none" w:sz="0" w:space="0" w:color="auto"/>
        <w:right w:val="none" w:sz="0" w:space="0" w:color="auto"/>
      </w:divBdr>
    </w:div>
    <w:div w:id="1094933490">
      <w:bodyDiv w:val="1"/>
      <w:marLeft w:val="0"/>
      <w:marRight w:val="0"/>
      <w:marTop w:val="0"/>
      <w:marBottom w:val="0"/>
      <w:divBdr>
        <w:top w:val="none" w:sz="0" w:space="0" w:color="auto"/>
        <w:left w:val="none" w:sz="0" w:space="0" w:color="auto"/>
        <w:bottom w:val="none" w:sz="0" w:space="0" w:color="auto"/>
        <w:right w:val="none" w:sz="0" w:space="0" w:color="auto"/>
      </w:divBdr>
    </w:div>
    <w:div w:id="1103265174">
      <w:bodyDiv w:val="1"/>
      <w:marLeft w:val="0"/>
      <w:marRight w:val="0"/>
      <w:marTop w:val="0"/>
      <w:marBottom w:val="0"/>
      <w:divBdr>
        <w:top w:val="none" w:sz="0" w:space="0" w:color="auto"/>
        <w:left w:val="none" w:sz="0" w:space="0" w:color="auto"/>
        <w:bottom w:val="none" w:sz="0" w:space="0" w:color="auto"/>
        <w:right w:val="none" w:sz="0" w:space="0" w:color="auto"/>
      </w:divBdr>
    </w:div>
    <w:div w:id="1115101092">
      <w:bodyDiv w:val="1"/>
      <w:marLeft w:val="0"/>
      <w:marRight w:val="0"/>
      <w:marTop w:val="0"/>
      <w:marBottom w:val="0"/>
      <w:divBdr>
        <w:top w:val="none" w:sz="0" w:space="0" w:color="auto"/>
        <w:left w:val="none" w:sz="0" w:space="0" w:color="auto"/>
        <w:bottom w:val="none" w:sz="0" w:space="0" w:color="auto"/>
        <w:right w:val="none" w:sz="0" w:space="0" w:color="auto"/>
      </w:divBdr>
    </w:div>
    <w:div w:id="1137837055">
      <w:bodyDiv w:val="1"/>
      <w:marLeft w:val="0"/>
      <w:marRight w:val="0"/>
      <w:marTop w:val="0"/>
      <w:marBottom w:val="0"/>
      <w:divBdr>
        <w:top w:val="none" w:sz="0" w:space="0" w:color="auto"/>
        <w:left w:val="none" w:sz="0" w:space="0" w:color="auto"/>
        <w:bottom w:val="none" w:sz="0" w:space="0" w:color="auto"/>
        <w:right w:val="none" w:sz="0" w:space="0" w:color="auto"/>
      </w:divBdr>
    </w:div>
    <w:div w:id="1146552939">
      <w:bodyDiv w:val="1"/>
      <w:marLeft w:val="0"/>
      <w:marRight w:val="0"/>
      <w:marTop w:val="0"/>
      <w:marBottom w:val="0"/>
      <w:divBdr>
        <w:top w:val="none" w:sz="0" w:space="0" w:color="auto"/>
        <w:left w:val="none" w:sz="0" w:space="0" w:color="auto"/>
        <w:bottom w:val="none" w:sz="0" w:space="0" w:color="auto"/>
        <w:right w:val="none" w:sz="0" w:space="0" w:color="auto"/>
      </w:divBdr>
    </w:div>
    <w:div w:id="1203635029">
      <w:bodyDiv w:val="1"/>
      <w:marLeft w:val="0"/>
      <w:marRight w:val="0"/>
      <w:marTop w:val="0"/>
      <w:marBottom w:val="0"/>
      <w:divBdr>
        <w:top w:val="none" w:sz="0" w:space="0" w:color="auto"/>
        <w:left w:val="none" w:sz="0" w:space="0" w:color="auto"/>
        <w:bottom w:val="none" w:sz="0" w:space="0" w:color="auto"/>
        <w:right w:val="none" w:sz="0" w:space="0" w:color="auto"/>
      </w:divBdr>
    </w:div>
    <w:div w:id="1207184734">
      <w:bodyDiv w:val="1"/>
      <w:marLeft w:val="0"/>
      <w:marRight w:val="0"/>
      <w:marTop w:val="0"/>
      <w:marBottom w:val="0"/>
      <w:divBdr>
        <w:top w:val="none" w:sz="0" w:space="0" w:color="auto"/>
        <w:left w:val="none" w:sz="0" w:space="0" w:color="auto"/>
        <w:bottom w:val="none" w:sz="0" w:space="0" w:color="auto"/>
        <w:right w:val="none" w:sz="0" w:space="0" w:color="auto"/>
      </w:divBdr>
    </w:div>
    <w:div w:id="1218207518">
      <w:bodyDiv w:val="1"/>
      <w:marLeft w:val="0"/>
      <w:marRight w:val="0"/>
      <w:marTop w:val="0"/>
      <w:marBottom w:val="0"/>
      <w:divBdr>
        <w:top w:val="none" w:sz="0" w:space="0" w:color="auto"/>
        <w:left w:val="none" w:sz="0" w:space="0" w:color="auto"/>
        <w:bottom w:val="none" w:sz="0" w:space="0" w:color="auto"/>
        <w:right w:val="none" w:sz="0" w:space="0" w:color="auto"/>
      </w:divBdr>
    </w:div>
    <w:div w:id="1245453203">
      <w:bodyDiv w:val="1"/>
      <w:marLeft w:val="0"/>
      <w:marRight w:val="0"/>
      <w:marTop w:val="0"/>
      <w:marBottom w:val="0"/>
      <w:divBdr>
        <w:top w:val="none" w:sz="0" w:space="0" w:color="auto"/>
        <w:left w:val="none" w:sz="0" w:space="0" w:color="auto"/>
        <w:bottom w:val="none" w:sz="0" w:space="0" w:color="auto"/>
        <w:right w:val="none" w:sz="0" w:space="0" w:color="auto"/>
      </w:divBdr>
      <w:divsChild>
        <w:div w:id="2093887853">
          <w:marLeft w:val="547"/>
          <w:marRight w:val="0"/>
          <w:marTop w:val="0"/>
          <w:marBottom w:val="0"/>
          <w:divBdr>
            <w:top w:val="none" w:sz="0" w:space="0" w:color="auto"/>
            <w:left w:val="none" w:sz="0" w:space="0" w:color="auto"/>
            <w:bottom w:val="none" w:sz="0" w:space="0" w:color="auto"/>
            <w:right w:val="none" w:sz="0" w:space="0" w:color="auto"/>
          </w:divBdr>
        </w:div>
      </w:divsChild>
    </w:div>
    <w:div w:id="1275863429">
      <w:bodyDiv w:val="1"/>
      <w:marLeft w:val="0"/>
      <w:marRight w:val="0"/>
      <w:marTop w:val="0"/>
      <w:marBottom w:val="0"/>
      <w:divBdr>
        <w:top w:val="none" w:sz="0" w:space="0" w:color="auto"/>
        <w:left w:val="none" w:sz="0" w:space="0" w:color="auto"/>
        <w:bottom w:val="none" w:sz="0" w:space="0" w:color="auto"/>
        <w:right w:val="none" w:sz="0" w:space="0" w:color="auto"/>
      </w:divBdr>
      <w:divsChild>
        <w:div w:id="147720528">
          <w:marLeft w:val="547"/>
          <w:marRight w:val="0"/>
          <w:marTop w:val="0"/>
          <w:marBottom w:val="0"/>
          <w:divBdr>
            <w:top w:val="none" w:sz="0" w:space="0" w:color="auto"/>
            <w:left w:val="none" w:sz="0" w:space="0" w:color="auto"/>
            <w:bottom w:val="none" w:sz="0" w:space="0" w:color="auto"/>
            <w:right w:val="none" w:sz="0" w:space="0" w:color="auto"/>
          </w:divBdr>
        </w:div>
      </w:divsChild>
    </w:div>
    <w:div w:id="1298023688">
      <w:bodyDiv w:val="1"/>
      <w:marLeft w:val="0"/>
      <w:marRight w:val="0"/>
      <w:marTop w:val="0"/>
      <w:marBottom w:val="0"/>
      <w:divBdr>
        <w:top w:val="none" w:sz="0" w:space="0" w:color="auto"/>
        <w:left w:val="none" w:sz="0" w:space="0" w:color="auto"/>
        <w:bottom w:val="none" w:sz="0" w:space="0" w:color="auto"/>
        <w:right w:val="none" w:sz="0" w:space="0" w:color="auto"/>
      </w:divBdr>
      <w:divsChild>
        <w:div w:id="1071729438">
          <w:marLeft w:val="547"/>
          <w:marRight w:val="0"/>
          <w:marTop w:val="0"/>
          <w:marBottom w:val="0"/>
          <w:divBdr>
            <w:top w:val="none" w:sz="0" w:space="0" w:color="auto"/>
            <w:left w:val="none" w:sz="0" w:space="0" w:color="auto"/>
            <w:bottom w:val="none" w:sz="0" w:space="0" w:color="auto"/>
            <w:right w:val="none" w:sz="0" w:space="0" w:color="auto"/>
          </w:divBdr>
        </w:div>
      </w:divsChild>
    </w:div>
    <w:div w:id="1345790257">
      <w:bodyDiv w:val="1"/>
      <w:marLeft w:val="0"/>
      <w:marRight w:val="0"/>
      <w:marTop w:val="0"/>
      <w:marBottom w:val="0"/>
      <w:divBdr>
        <w:top w:val="none" w:sz="0" w:space="0" w:color="auto"/>
        <w:left w:val="none" w:sz="0" w:space="0" w:color="auto"/>
        <w:bottom w:val="none" w:sz="0" w:space="0" w:color="auto"/>
        <w:right w:val="none" w:sz="0" w:space="0" w:color="auto"/>
      </w:divBdr>
    </w:div>
    <w:div w:id="1411081469">
      <w:bodyDiv w:val="1"/>
      <w:marLeft w:val="0"/>
      <w:marRight w:val="0"/>
      <w:marTop w:val="0"/>
      <w:marBottom w:val="0"/>
      <w:divBdr>
        <w:top w:val="none" w:sz="0" w:space="0" w:color="auto"/>
        <w:left w:val="none" w:sz="0" w:space="0" w:color="auto"/>
        <w:bottom w:val="none" w:sz="0" w:space="0" w:color="auto"/>
        <w:right w:val="none" w:sz="0" w:space="0" w:color="auto"/>
      </w:divBdr>
    </w:div>
    <w:div w:id="1452750090">
      <w:bodyDiv w:val="1"/>
      <w:marLeft w:val="0"/>
      <w:marRight w:val="0"/>
      <w:marTop w:val="0"/>
      <w:marBottom w:val="0"/>
      <w:divBdr>
        <w:top w:val="none" w:sz="0" w:space="0" w:color="auto"/>
        <w:left w:val="none" w:sz="0" w:space="0" w:color="auto"/>
        <w:bottom w:val="none" w:sz="0" w:space="0" w:color="auto"/>
        <w:right w:val="none" w:sz="0" w:space="0" w:color="auto"/>
      </w:divBdr>
    </w:div>
    <w:div w:id="1507592188">
      <w:bodyDiv w:val="1"/>
      <w:marLeft w:val="0"/>
      <w:marRight w:val="0"/>
      <w:marTop w:val="0"/>
      <w:marBottom w:val="0"/>
      <w:divBdr>
        <w:top w:val="none" w:sz="0" w:space="0" w:color="auto"/>
        <w:left w:val="none" w:sz="0" w:space="0" w:color="auto"/>
        <w:bottom w:val="none" w:sz="0" w:space="0" w:color="auto"/>
        <w:right w:val="none" w:sz="0" w:space="0" w:color="auto"/>
      </w:divBdr>
    </w:div>
    <w:div w:id="1577087527">
      <w:bodyDiv w:val="1"/>
      <w:marLeft w:val="0"/>
      <w:marRight w:val="0"/>
      <w:marTop w:val="0"/>
      <w:marBottom w:val="0"/>
      <w:divBdr>
        <w:top w:val="none" w:sz="0" w:space="0" w:color="auto"/>
        <w:left w:val="none" w:sz="0" w:space="0" w:color="auto"/>
        <w:bottom w:val="none" w:sz="0" w:space="0" w:color="auto"/>
        <w:right w:val="none" w:sz="0" w:space="0" w:color="auto"/>
      </w:divBdr>
    </w:div>
    <w:div w:id="1649822641">
      <w:bodyDiv w:val="1"/>
      <w:marLeft w:val="0"/>
      <w:marRight w:val="0"/>
      <w:marTop w:val="0"/>
      <w:marBottom w:val="0"/>
      <w:divBdr>
        <w:top w:val="none" w:sz="0" w:space="0" w:color="auto"/>
        <w:left w:val="none" w:sz="0" w:space="0" w:color="auto"/>
        <w:bottom w:val="none" w:sz="0" w:space="0" w:color="auto"/>
        <w:right w:val="none" w:sz="0" w:space="0" w:color="auto"/>
      </w:divBdr>
    </w:div>
    <w:div w:id="1686249468">
      <w:bodyDiv w:val="1"/>
      <w:marLeft w:val="0"/>
      <w:marRight w:val="0"/>
      <w:marTop w:val="0"/>
      <w:marBottom w:val="0"/>
      <w:divBdr>
        <w:top w:val="none" w:sz="0" w:space="0" w:color="auto"/>
        <w:left w:val="none" w:sz="0" w:space="0" w:color="auto"/>
        <w:bottom w:val="none" w:sz="0" w:space="0" w:color="auto"/>
        <w:right w:val="none" w:sz="0" w:space="0" w:color="auto"/>
      </w:divBdr>
    </w:div>
    <w:div w:id="1694072714">
      <w:bodyDiv w:val="1"/>
      <w:marLeft w:val="0"/>
      <w:marRight w:val="0"/>
      <w:marTop w:val="0"/>
      <w:marBottom w:val="0"/>
      <w:divBdr>
        <w:top w:val="none" w:sz="0" w:space="0" w:color="auto"/>
        <w:left w:val="none" w:sz="0" w:space="0" w:color="auto"/>
        <w:bottom w:val="none" w:sz="0" w:space="0" w:color="auto"/>
        <w:right w:val="none" w:sz="0" w:space="0" w:color="auto"/>
      </w:divBdr>
    </w:div>
    <w:div w:id="1700467833">
      <w:bodyDiv w:val="1"/>
      <w:marLeft w:val="0"/>
      <w:marRight w:val="0"/>
      <w:marTop w:val="0"/>
      <w:marBottom w:val="0"/>
      <w:divBdr>
        <w:top w:val="none" w:sz="0" w:space="0" w:color="auto"/>
        <w:left w:val="none" w:sz="0" w:space="0" w:color="auto"/>
        <w:bottom w:val="none" w:sz="0" w:space="0" w:color="auto"/>
        <w:right w:val="none" w:sz="0" w:space="0" w:color="auto"/>
      </w:divBdr>
    </w:div>
    <w:div w:id="1737320306">
      <w:bodyDiv w:val="1"/>
      <w:marLeft w:val="0"/>
      <w:marRight w:val="0"/>
      <w:marTop w:val="0"/>
      <w:marBottom w:val="0"/>
      <w:divBdr>
        <w:top w:val="none" w:sz="0" w:space="0" w:color="auto"/>
        <w:left w:val="none" w:sz="0" w:space="0" w:color="auto"/>
        <w:bottom w:val="none" w:sz="0" w:space="0" w:color="auto"/>
        <w:right w:val="none" w:sz="0" w:space="0" w:color="auto"/>
      </w:divBdr>
      <w:divsChild>
        <w:div w:id="628441932">
          <w:marLeft w:val="547"/>
          <w:marRight w:val="0"/>
          <w:marTop w:val="0"/>
          <w:marBottom w:val="0"/>
          <w:divBdr>
            <w:top w:val="none" w:sz="0" w:space="0" w:color="auto"/>
            <w:left w:val="none" w:sz="0" w:space="0" w:color="auto"/>
            <w:bottom w:val="none" w:sz="0" w:space="0" w:color="auto"/>
            <w:right w:val="none" w:sz="0" w:space="0" w:color="auto"/>
          </w:divBdr>
        </w:div>
      </w:divsChild>
    </w:div>
    <w:div w:id="1766262575">
      <w:bodyDiv w:val="1"/>
      <w:marLeft w:val="0"/>
      <w:marRight w:val="0"/>
      <w:marTop w:val="0"/>
      <w:marBottom w:val="0"/>
      <w:divBdr>
        <w:top w:val="none" w:sz="0" w:space="0" w:color="auto"/>
        <w:left w:val="none" w:sz="0" w:space="0" w:color="auto"/>
        <w:bottom w:val="none" w:sz="0" w:space="0" w:color="auto"/>
        <w:right w:val="none" w:sz="0" w:space="0" w:color="auto"/>
      </w:divBdr>
    </w:div>
    <w:div w:id="1772238029">
      <w:bodyDiv w:val="1"/>
      <w:marLeft w:val="0"/>
      <w:marRight w:val="0"/>
      <w:marTop w:val="0"/>
      <w:marBottom w:val="0"/>
      <w:divBdr>
        <w:top w:val="none" w:sz="0" w:space="0" w:color="auto"/>
        <w:left w:val="none" w:sz="0" w:space="0" w:color="auto"/>
        <w:bottom w:val="none" w:sz="0" w:space="0" w:color="auto"/>
        <w:right w:val="none" w:sz="0" w:space="0" w:color="auto"/>
      </w:divBdr>
    </w:div>
    <w:div w:id="1774087206">
      <w:bodyDiv w:val="1"/>
      <w:marLeft w:val="0"/>
      <w:marRight w:val="0"/>
      <w:marTop w:val="0"/>
      <w:marBottom w:val="0"/>
      <w:divBdr>
        <w:top w:val="none" w:sz="0" w:space="0" w:color="auto"/>
        <w:left w:val="none" w:sz="0" w:space="0" w:color="auto"/>
        <w:bottom w:val="none" w:sz="0" w:space="0" w:color="auto"/>
        <w:right w:val="none" w:sz="0" w:space="0" w:color="auto"/>
      </w:divBdr>
    </w:div>
    <w:div w:id="1824270006">
      <w:bodyDiv w:val="1"/>
      <w:marLeft w:val="0"/>
      <w:marRight w:val="0"/>
      <w:marTop w:val="0"/>
      <w:marBottom w:val="0"/>
      <w:divBdr>
        <w:top w:val="none" w:sz="0" w:space="0" w:color="auto"/>
        <w:left w:val="none" w:sz="0" w:space="0" w:color="auto"/>
        <w:bottom w:val="none" w:sz="0" w:space="0" w:color="auto"/>
        <w:right w:val="none" w:sz="0" w:space="0" w:color="auto"/>
      </w:divBdr>
    </w:div>
    <w:div w:id="1869836171">
      <w:bodyDiv w:val="1"/>
      <w:marLeft w:val="0"/>
      <w:marRight w:val="0"/>
      <w:marTop w:val="0"/>
      <w:marBottom w:val="0"/>
      <w:divBdr>
        <w:top w:val="none" w:sz="0" w:space="0" w:color="auto"/>
        <w:left w:val="none" w:sz="0" w:space="0" w:color="auto"/>
        <w:bottom w:val="none" w:sz="0" w:space="0" w:color="auto"/>
        <w:right w:val="none" w:sz="0" w:space="0" w:color="auto"/>
      </w:divBdr>
    </w:div>
    <w:div w:id="2019378939">
      <w:bodyDiv w:val="1"/>
      <w:marLeft w:val="0"/>
      <w:marRight w:val="0"/>
      <w:marTop w:val="0"/>
      <w:marBottom w:val="0"/>
      <w:divBdr>
        <w:top w:val="none" w:sz="0" w:space="0" w:color="auto"/>
        <w:left w:val="none" w:sz="0" w:space="0" w:color="auto"/>
        <w:bottom w:val="none" w:sz="0" w:space="0" w:color="auto"/>
        <w:right w:val="none" w:sz="0" w:space="0" w:color="auto"/>
      </w:divBdr>
    </w:div>
    <w:div w:id="209531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ernstein@psy.haifa.ac.il" TargetMode="Externa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0E56A-4D90-444B-BA85-FD63CE4FF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57</Pages>
  <Words>139676</Words>
  <Characters>796157</Characters>
  <Application>Microsoft Office Word</Application>
  <DocSecurity>0</DocSecurity>
  <Lines>6634</Lines>
  <Paragraphs>1867</Paragraphs>
  <ScaleCrop>false</ScaleCrop>
  <HeadingPairs>
    <vt:vector size="2" baseType="variant">
      <vt:variant>
        <vt:lpstr>Title</vt:lpstr>
      </vt:variant>
      <vt:variant>
        <vt:i4>1</vt:i4>
      </vt:variant>
    </vt:vector>
  </HeadingPairs>
  <TitlesOfParts>
    <vt:vector size="1" baseType="lpstr">
      <vt:lpstr>_</vt:lpstr>
    </vt:vector>
  </TitlesOfParts>
  <Company/>
  <LinksUpToDate>false</LinksUpToDate>
  <CharactersWithSpaces>933966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
  <dc:creator>Lab</dc:creator>
  <cp:keywords/>
  <dc:description/>
  <cp:lastModifiedBy>יפתח עמיר</cp:lastModifiedBy>
  <cp:revision>5</cp:revision>
  <cp:lastPrinted>2018-12-24T11:56:00Z</cp:lastPrinted>
  <dcterms:created xsi:type="dcterms:W3CDTF">2020-01-05T08:19:00Z</dcterms:created>
  <dcterms:modified xsi:type="dcterms:W3CDTF">2020-01-05T08:44:00Z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user:5923d960e4b0f1047d57e27b</vt:lpwstr>
  </property>
  <property fmtid="{D5CDD505-2E9C-101B-9397-08002B2CF9AE}" pid="3" name="WnCSubscriberId">
    <vt:lpwstr>0</vt:lpwstr>
  </property>
  <property fmtid="{D5CDD505-2E9C-101B-9397-08002B2CF9AE}" pid="4" name="WnCOutputStyleId">
    <vt:lpwstr>1669</vt:lpwstr>
  </property>
  <property fmtid="{D5CDD505-2E9C-101B-9397-08002B2CF9AE}" pid="5" name="RWProductId">
    <vt:lpwstr>Flow</vt:lpwstr>
  </property>
  <property fmtid="{D5CDD505-2E9C-101B-9397-08002B2CF9AE}" pid="6" name="WnC4Folder">
    <vt:lpwstr>Documents///Amir et al_InternalExternal_Manuscript_CPS_8 JAN 2018</vt:lpwstr>
  </property>
  <property fmtid="{D5CDD505-2E9C-101B-9397-08002B2CF9AE}" pid="7" name="Mendeley Document_1">
    <vt:lpwstr>True</vt:lpwstr>
  </property>
  <property fmtid="{D5CDD505-2E9C-101B-9397-08002B2CF9AE}" pid="8" name="Mendeley Unique User Id_1">
    <vt:lpwstr>12f6ee64-702c-3133-a2c3-15f7692ba47f</vt:lpwstr>
  </property>
  <property fmtid="{D5CDD505-2E9C-101B-9397-08002B2CF9AE}" pid="9" name="Mendeley Citation Style_1">
    <vt:lpwstr>http://www.zotero.org/styles/apa</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